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7C5A0EB0" w14:textId="77777777" w:rsidR="00552298" w:rsidRPr="00DD125C" w:rsidRDefault="004C4360" w:rsidP="008565C7">
      <w:pPr>
        <w:pStyle w:val="1"/>
        <w:ind w:start="12pt"/>
      </w:pPr>
      <w:r w:rsidRPr="00DD125C">
        <w:t>摘要</w:t>
      </w:r>
    </w:p>
    <w:p w14:paraId="25F27E89" w14:textId="77777777" w:rsidR="004C4360" w:rsidRPr="00235EB0" w:rsidRDefault="000234E3" w:rsidP="008565C7">
      <w:pPr>
        <w:pStyle w:val="1"/>
        <w:ind w:start="12pt"/>
      </w:pPr>
      <w:bookmarkStart w:id="0" w:name="_Toc5548"/>
      <w:bookmarkStart w:id="1" w:name="_Toc459665146"/>
      <w:bookmarkStart w:id="2" w:name="_Toc459666046"/>
      <w:bookmarkStart w:id="3" w:name="_Toc27942"/>
      <w:bookmarkStart w:id="4" w:name="_Toc459666117"/>
      <w:bookmarkStart w:id="5" w:name="_Toc467076384"/>
      <w:r>
        <w:br w:type="page"/>
      </w:r>
      <w:r w:rsidR="004C4360" w:rsidRPr="00235EB0">
        <w:lastRenderedPageBreak/>
        <w:t>ABSTRACT</w:t>
      </w:r>
      <w:bookmarkEnd w:id="0"/>
      <w:bookmarkEnd w:id="1"/>
      <w:bookmarkEnd w:id="2"/>
      <w:bookmarkEnd w:id="3"/>
      <w:bookmarkEnd w:id="4"/>
      <w:bookmarkEnd w:id="5"/>
    </w:p>
    <w:p w14:paraId="62ED0657" w14:textId="77777777" w:rsidR="004C4360" w:rsidRDefault="000234E3" w:rsidP="00E91A3B">
      <w:pPr>
        <w:pStyle w:val="a6"/>
        <w:ind w:firstLine="32.15pt"/>
      </w:pPr>
      <w:r>
        <w:br w:type="page"/>
      </w:r>
      <w:r w:rsidR="004C4360">
        <w:rPr>
          <w:rFonts w:hint="eastAsia"/>
        </w:rPr>
        <w:lastRenderedPageBreak/>
        <w:t>目录</w:t>
      </w:r>
    </w:p>
    <w:p w14:paraId="3A1916C4" w14:textId="77777777" w:rsidR="00814C2F" w:rsidRDefault="00814C2F" w:rsidP="00DD125C">
      <w:pPr>
        <w:pStyle w:val="a"/>
        <w:ind w:start="69.75pt"/>
        <w:sectPr w:rsidR="00814C2F" w:rsidSect="00213572">
          <w:headerReference w:type="even" r:id="rId8"/>
          <w:headerReference w:type="default" r:id="rId9"/>
          <w:footerReference w:type="even" r:id="rId10"/>
          <w:footerReference w:type="default" r:id="rId11"/>
          <w:headerReference w:type="first" r:id="rId12"/>
          <w:footerReference w:type="first" r:id="rId13"/>
          <w:pgSz w:w="595.30pt" w:h="841.90pt"/>
          <w:pgMar w:top="72pt" w:right="90pt" w:bottom="72pt" w:left="90pt" w:header="42.55pt" w:footer="49.60pt" w:gutter="0pt"/>
          <w:pgNumType w:fmt="upperRoman" w:chapStyle="1"/>
          <w:cols w:space="21.25pt"/>
          <w:docGrid w:type="lines" w:linePitch="312"/>
        </w:sectPr>
      </w:pPr>
    </w:p>
    <w:p w14:paraId="6F8B2AE7" w14:textId="77777777" w:rsidR="004C4360" w:rsidRDefault="004C4360" w:rsidP="00A847BB">
      <w:pPr>
        <w:pStyle w:val="1"/>
        <w:numPr>
          <w:ilvl w:val="0"/>
          <w:numId w:val="1"/>
        </w:numPr>
        <w:ind w:start="12pt" w:firstLine="0pt"/>
      </w:pPr>
      <w:r>
        <w:rPr>
          <w:rFonts w:hint="eastAsia"/>
        </w:rPr>
        <w:lastRenderedPageBreak/>
        <w:t>引言</w:t>
      </w:r>
    </w:p>
    <w:p w14:paraId="48F9C79E" w14:textId="77777777" w:rsidR="00A35743" w:rsidRPr="007341F7" w:rsidRDefault="00073140" w:rsidP="007341F7">
      <w:pPr>
        <w:pStyle w:val="2"/>
      </w:pPr>
      <w:r w:rsidRPr="007341F7">
        <w:t xml:space="preserve">1.1 </w:t>
      </w:r>
      <w:r w:rsidR="00784B52" w:rsidRPr="007341F7">
        <w:t>研究背景及意义</w:t>
      </w:r>
    </w:p>
    <w:p w14:paraId="316BE139" w14:textId="77777777" w:rsidR="005267C1" w:rsidRDefault="00D94175" w:rsidP="00BF7FAC">
      <w:pPr>
        <w:ind w:firstLine="24pt"/>
        <w:rPr>
          <w:rFonts w:hint="eastAsia"/>
        </w:rPr>
      </w:pPr>
      <w:r w:rsidRPr="00B26223">
        <w:rPr>
          <w:rFonts w:hint="eastAsia"/>
        </w:rPr>
        <w:t>自动</w:t>
      </w:r>
      <w:r w:rsidR="003E6277">
        <w:t>售货机是一种继超市、便利店之后</w:t>
      </w:r>
      <w:r w:rsidRPr="00B26223">
        <w:t>的</w:t>
      </w:r>
      <w:r w:rsidRPr="00B26223">
        <w:rPr>
          <w:rFonts w:hint="eastAsia"/>
        </w:rPr>
        <w:t>又</w:t>
      </w:r>
      <w:r w:rsidRPr="00B26223">
        <w:t>一种</w:t>
      </w:r>
      <w:r w:rsidRPr="00B26223">
        <w:rPr>
          <w:rFonts w:hint="eastAsia"/>
        </w:rPr>
        <w:t>全新</w:t>
      </w:r>
      <w:r w:rsidRPr="00B26223">
        <w:t>的商业</w:t>
      </w:r>
      <w:r w:rsidRPr="00B26223">
        <w:rPr>
          <w:rFonts w:hint="eastAsia"/>
        </w:rPr>
        <w:t>零售</w:t>
      </w:r>
      <w:r w:rsidRPr="00B26223">
        <w:t>模式</w:t>
      </w:r>
      <w:r w:rsidRPr="00B26223">
        <w:rPr>
          <w:rFonts w:hint="eastAsia"/>
        </w:rPr>
        <w:t>。</w:t>
      </w:r>
      <w:r w:rsidR="00F90E05">
        <w:rPr>
          <w:rFonts w:hint="eastAsia"/>
        </w:rPr>
        <w:t>像阿里推出的无人超市一般，自动售货机</w:t>
      </w:r>
      <w:r w:rsidR="00114A11">
        <w:rPr>
          <w:rFonts w:hint="eastAsia"/>
        </w:rPr>
        <w:t>是</w:t>
      </w:r>
      <w:r w:rsidR="00F90E05">
        <w:rPr>
          <w:rFonts w:hint="eastAsia"/>
        </w:rPr>
        <w:t>更加小型、便捷的无人超市，是</w:t>
      </w:r>
      <w:r w:rsidR="00114A11">
        <w:rPr>
          <w:rFonts w:hint="eastAsia"/>
        </w:rPr>
        <w:t>自助购物的终端，</w:t>
      </w:r>
      <w:r w:rsidR="00430634">
        <w:rPr>
          <w:rFonts w:hint="eastAsia"/>
        </w:rPr>
        <w:t>商家</w:t>
      </w:r>
      <w:r w:rsidR="00E76C79">
        <w:rPr>
          <w:rFonts w:hint="eastAsia"/>
        </w:rPr>
        <w:t>经过调研与考察</w:t>
      </w:r>
      <w:r w:rsidR="00430634">
        <w:rPr>
          <w:rFonts w:hint="eastAsia"/>
        </w:rPr>
        <w:t>将其</w:t>
      </w:r>
      <w:r w:rsidR="00114A11">
        <w:rPr>
          <w:rFonts w:hint="eastAsia"/>
        </w:rPr>
        <w:t>单独放置在客流量较大的场所，如商场、地铁站和学校等地。</w:t>
      </w:r>
      <w:r w:rsidR="004740B6">
        <w:rPr>
          <w:rFonts w:hint="eastAsia"/>
        </w:rPr>
        <w:t>自动售货机与传统便利店、无人超市、网上购物等各自代表着不同角色的销售模式。</w:t>
      </w:r>
      <w:commentRangeStart w:id="6"/>
      <w:r w:rsidRPr="00B26223">
        <w:rPr>
          <w:rFonts w:hint="eastAsia"/>
        </w:rPr>
        <w:t>2</w:t>
      </w:r>
      <w:r w:rsidRPr="00B26223">
        <w:t>0</w:t>
      </w:r>
      <w:r w:rsidRPr="00B26223">
        <w:rPr>
          <w:rFonts w:hint="eastAsia"/>
        </w:rPr>
        <w:t>世纪</w:t>
      </w:r>
      <w:r w:rsidRPr="00B26223">
        <w:rPr>
          <w:rFonts w:hint="eastAsia"/>
        </w:rPr>
        <w:t>70</w:t>
      </w:r>
      <w:r w:rsidRPr="00B26223">
        <w:rPr>
          <w:rFonts w:hint="eastAsia"/>
        </w:rPr>
        <w:t>年代起</w:t>
      </w:r>
      <w:r w:rsidR="00275C12">
        <w:rPr>
          <w:rFonts w:hint="eastAsia"/>
        </w:rPr>
        <w:t>，自动售货机</w:t>
      </w:r>
      <w:r w:rsidR="00DE3A71">
        <w:rPr>
          <w:rFonts w:hint="eastAsia"/>
        </w:rPr>
        <w:t>零售业</w:t>
      </w:r>
      <w:r w:rsidRPr="00B26223">
        <w:t>在欧美国</w:t>
      </w:r>
      <w:r w:rsidRPr="00B26223">
        <w:rPr>
          <w:rFonts w:hint="eastAsia"/>
        </w:rPr>
        <w:t>家</w:t>
      </w:r>
      <w:r w:rsidRPr="00B26223">
        <w:t>和日本</w:t>
      </w:r>
      <w:r w:rsidR="00C92109">
        <w:t>等地</w:t>
      </w:r>
      <w:r w:rsidRPr="00B26223">
        <w:t>发展起来，因其</w:t>
      </w:r>
      <w:r w:rsidRPr="00B26223">
        <w:rPr>
          <w:rFonts w:hint="eastAsia"/>
        </w:rPr>
        <w:t>不受地域</w:t>
      </w:r>
      <w:r w:rsidRPr="00B26223">
        <w:t>的限制，</w:t>
      </w:r>
      <w:r w:rsidRPr="00B26223">
        <w:rPr>
          <w:rFonts w:hint="eastAsia"/>
        </w:rPr>
        <w:t>占地</w:t>
      </w:r>
      <w:r w:rsidRPr="00B26223">
        <w:t>面积较小，</w:t>
      </w:r>
      <w:r w:rsidRPr="00B26223">
        <w:rPr>
          <w:rFonts w:hint="eastAsia"/>
        </w:rPr>
        <w:t>无需</w:t>
      </w:r>
      <w:r w:rsidRPr="00B26223">
        <w:t>专人盯守</w:t>
      </w:r>
      <w:r w:rsidRPr="00B26223">
        <w:rPr>
          <w:rFonts w:hint="eastAsia"/>
        </w:rPr>
        <w:t>、</w:t>
      </w:r>
      <w:r w:rsidRPr="00B26223">
        <w:t>省人工、省成本</w:t>
      </w:r>
      <w:r w:rsidRPr="00B26223">
        <w:rPr>
          <w:rFonts w:hint="eastAsia"/>
        </w:rPr>
        <w:t>且</w:t>
      </w:r>
      <w:r w:rsidRPr="00B26223">
        <w:rPr>
          <w:rFonts w:hint="eastAsia"/>
        </w:rPr>
        <w:t>24</w:t>
      </w:r>
      <w:r w:rsidRPr="00B26223">
        <w:rPr>
          <w:rFonts w:hint="eastAsia"/>
        </w:rPr>
        <w:t>小时不停机服务</w:t>
      </w:r>
      <w:r w:rsidR="00053D17">
        <w:t>，</w:t>
      </w:r>
      <w:r w:rsidRPr="00B26223">
        <w:t>而被称为</w:t>
      </w:r>
      <w:r w:rsidRPr="00B26223">
        <w:rPr>
          <w:rFonts w:hint="eastAsia"/>
        </w:rPr>
        <w:t>24</w:t>
      </w:r>
      <w:r w:rsidRPr="00B26223">
        <w:rPr>
          <w:rFonts w:hint="eastAsia"/>
        </w:rPr>
        <w:t>小时</w:t>
      </w:r>
      <w:r w:rsidRPr="00B26223">
        <w:t>营业的微型超市。</w:t>
      </w:r>
      <w:commentRangeEnd w:id="6"/>
      <w:r w:rsidR="00A34397">
        <w:rPr>
          <w:rStyle w:val="a9"/>
        </w:rPr>
        <w:commentReference w:id="6"/>
      </w:r>
      <w:r w:rsidR="005267C1">
        <w:t>自动售货机在很多发达国家的发展非常迅猛</w:t>
      </w:r>
      <w:r w:rsidR="005267C1">
        <w:rPr>
          <w:rFonts w:hint="eastAsia"/>
        </w:rPr>
        <w:t>，</w:t>
      </w:r>
      <w:r w:rsidR="005267C1">
        <w:t>在日本</w:t>
      </w:r>
      <w:r w:rsidR="005267C1">
        <w:rPr>
          <w:rFonts w:hint="eastAsia"/>
        </w:rPr>
        <w:t>一些自动售货机甚至普及到田间地头等客流量不大的地区。</w:t>
      </w:r>
    </w:p>
    <w:p w14:paraId="12AC25F8" w14:textId="77777777" w:rsidR="001B0042" w:rsidRPr="001B0042" w:rsidRDefault="00C41EF8" w:rsidP="00BF7FAC">
      <w:pPr>
        <w:ind w:firstLine="24pt"/>
        <w:rPr>
          <w:rFonts w:hint="eastAsia"/>
        </w:rPr>
      </w:pPr>
      <w:commentRangeStart w:id="7"/>
      <w:r>
        <w:t>我国自</w:t>
      </w:r>
      <w:r w:rsidR="0095392C">
        <w:t>引入自动售货机以来</w:t>
      </w:r>
      <w:r w:rsidR="0095392C">
        <w:rPr>
          <w:rFonts w:hint="eastAsia"/>
        </w:rPr>
        <w:t>，</w:t>
      </w:r>
      <w:r>
        <w:rPr>
          <w:rFonts w:hint="eastAsia"/>
        </w:rPr>
        <w:t>这种新型的销售方式就得到了广大消费者的喜好</w:t>
      </w:r>
      <w:r w:rsidR="00F50892">
        <w:rPr>
          <w:rFonts w:hint="eastAsia"/>
        </w:rPr>
        <w:t>。</w:t>
      </w:r>
      <w:r w:rsidR="00053D17">
        <w:rPr>
          <w:rFonts w:hint="eastAsia"/>
        </w:rPr>
        <w:t>1</w:t>
      </w:r>
      <w:commentRangeEnd w:id="7"/>
      <w:r w:rsidR="00B53512">
        <w:rPr>
          <w:rStyle w:val="a9"/>
        </w:rPr>
        <w:commentReference w:id="7"/>
      </w:r>
      <w:r w:rsidR="00053D17">
        <w:t>9</w:t>
      </w:r>
      <w:r w:rsidR="00053D17">
        <w:t>世纪末</w:t>
      </w:r>
      <w:r w:rsidR="00053D17">
        <w:rPr>
          <w:rFonts w:hint="eastAsia"/>
        </w:rPr>
        <w:t>20</w:t>
      </w:r>
      <w:r w:rsidR="00053D17">
        <w:rPr>
          <w:rFonts w:hint="eastAsia"/>
        </w:rPr>
        <w:t>世纪初，</w:t>
      </w:r>
      <w:r w:rsidR="00053D17">
        <w:t>我国经济逐步发展</w:t>
      </w:r>
      <w:r w:rsidR="00053D17">
        <w:rPr>
          <w:rFonts w:hint="eastAsia"/>
        </w:rPr>
        <w:t>，人口大量的涌入城市，能够随时随地的购买到当即需求的产品，正满足人们当下的需求。</w:t>
      </w:r>
      <w:r w:rsidR="00F50892">
        <w:rPr>
          <w:rFonts w:hint="eastAsia"/>
        </w:rPr>
        <w:t>随着消费者需求的增长</w:t>
      </w:r>
      <w:r w:rsidR="00307963">
        <w:rPr>
          <w:rFonts w:hint="eastAsia"/>
        </w:rPr>
        <w:t>以及售货机行业的发展</w:t>
      </w:r>
      <w:r w:rsidR="00F50892">
        <w:rPr>
          <w:rFonts w:hint="eastAsia"/>
        </w:rPr>
        <w:t>，自动售货机中商品的销售种类也逐渐多元化，由传统概念的“饮料机”发展为可以售卖零食、咖啡、面膜、药品等</w:t>
      </w:r>
      <w:r w:rsidR="00E626D0">
        <w:rPr>
          <w:rFonts w:hint="eastAsia"/>
        </w:rPr>
        <w:t>众多商品的</w:t>
      </w:r>
      <w:r w:rsidR="00F50892">
        <w:rPr>
          <w:rFonts w:hint="eastAsia"/>
        </w:rPr>
        <w:t>“小百货</w:t>
      </w:r>
      <w:r w:rsidR="00897BA6">
        <w:rPr>
          <w:rFonts w:hint="eastAsia"/>
        </w:rPr>
        <w:t>机器</w:t>
      </w:r>
      <w:r w:rsidR="00F50892">
        <w:rPr>
          <w:rFonts w:hint="eastAsia"/>
        </w:rPr>
        <w:t>”。</w:t>
      </w:r>
    </w:p>
    <w:p w14:paraId="713961E6" w14:textId="77777777" w:rsidR="00114A11" w:rsidRDefault="006B4586" w:rsidP="00114A11">
      <w:pPr>
        <w:ind w:firstLine="24pt"/>
      </w:pPr>
      <w:r>
        <w:rPr>
          <w:rFonts w:hint="eastAsia"/>
        </w:rPr>
        <w:t>然而自动售货机引入我国之后并未像互联网、电子商务一样得到迅猛发展</w:t>
      </w:r>
      <w:r w:rsidR="008E50C0">
        <w:rPr>
          <w:rFonts w:hint="eastAsia"/>
        </w:rPr>
        <w:t>，多</w:t>
      </w:r>
      <w:r w:rsidR="003E3995">
        <w:rPr>
          <w:rFonts w:hint="eastAsia"/>
        </w:rPr>
        <w:t>年来一直处于一种</w:t>
      </w:r>
      <w:r w:rsidR="009E2CA1">
        <w:rPr>
          <w:rFonts w:hint="eastAsia"/>
        </w:rPr>
        <w:t>不温不火</w:t>
      </w:r>
      <w:r w:rsidR="006F65CD">
        <w:rPr>
          <w:rFonts w:hint="eastAsia"/>
        </w:rPr>
        <w:t>的状态</w:t>
      </w:r>
      <w:r w:rsidR="006424B9">
        <w:rPr>
          <w:rFonts w:hint="eastAsia"/>
        </w:rPr>
        <w:t>，以至于</w:t>
      </w:r>
      <w:r w:rsidR="000D68AC">
        <w:rPr>
          <w:rFonts w:hint="eastAsia"/>
        </w:rPr>
        <w:t>很多人</w:t>
      </w:r>
      <w:r w:rsidR="006F65CD">
        <w:rPr>
          <w:rFonts w:hint="eastAsia"/>
        </w:rPr>
        <w:t>提到</w:t>
      </w:r>
      <w:r w:rsidR="006424B9">
        <w:rPr>
          <w:rFonts w:hint="eastAsia"/>
        </w:rPr>
        <w:t>自动售货机</w:t>
      </w:r>
      <w:r w:rsidR="006F65CD">
        <w:rPr>
          <w:rFonts w:hint="eastAsia"/>
        </w:rPr>
        <w:t>便把它归结为传统行业。</w:t>
      </w:r>
      <w:r w:rsidR="006C06ED">
        <w:rPr>
          <w:rFonts w:hint="eastAsia"/>
        </w:rPr>
        <w:t>造成这种现象的原因有很多：首先，人力物力成本的提高，让售货机零售业的投放成本和运维成本逐渐增高，利润越来越微薄；其次，信息社会的迅猛发展，让已习惯高度信息化的生活的消费者难以再适应传统的售货机销售出渠道</w:t>
      </w:r>
      <w:r w:rsidR="00BF7FAC">
        <w:rPr>
          <w:rFonts w:hint="eastAsia"/>
        </w:rPr>
        <w:t>；</w:t>
      </w:r>
      <w:r w:rsidR="00691D6B">
        <w:rPr>
          <w:rFonts w:hint="eastAsia"/>
        </w:rPr>
        <w:t>接着</w:t>
      </w:r>
      <w:r w:rsidR="00BF7FAC">
        <w:rPr>
          <w:rFonts w:hint="eastAsia"/>
        </w:rPr>
        <w:t>，自动售货机售卖模式多年来并未得到很大提升，传统的投币式已让很多没有足够零钱却急需商品的消费者头疼不已</w:t>
      </w:r>
      <w:r w:rsidR="00691D6B">
        <w:rPr>
          <w:rFonts w:hint="eastAsia"/>
        </w:rPr>
        <w:t>；最后，</w:t>
      </w:r>
      <w:r w:rsidR="008B0DA5">
        <w:rPr>
          <w:rFonts w:hint="eastAsia"/>
        </w:rPr>
        <w:t>很多传统自动售货机并未实现实时数据同步，管理员并不能实时的清楚售货机货道内的信息，以及每种商品的销售情况，这也给售货机的发展带来阻碍。</w:t>
      </w:r>
    </w:p>
    <w:p w14:paraId="416DA758" w14:textId="77777777" w:rsidR="00377751" w:rsidRDefault="00114A11" w:rsidP="00B338E3">
      <w:pPr>
        <w:ind w:firstLine="24pt"/>
      </w:pPr>
      <w:r>
        <w:t>面对自动售货机的发展的众多问题</w:t>
      </w:r>
      <w:r>
        <w:rPr>
          <w:rFonts w:hint="eastAsia"/>
        </w:rPr>
        <w:t>，</w:t>
      </w:r>
      <w:r w:rsidR="00B338E3">
        <w:rPr>
          <w:rFonts w:hint="eastAsia"/>
        </w:rPr>
        <w:t>自动售货行业并未因此萎靡不振，而是另辟蹊径，将自动售货机和这一传统行业和新时期的新兴技术、新型销售方式进</w:t>
      </w:r>
      <w:r w:rsidR="00B338E3">
        <w:rPr>
          <w:rFonts w:hint="eastAsia"/>
        </w:rPr>
        <w:lastRenderedPageBreak/>
        <w:t>行结合，自动售货机行业的发展逐渐进入井喷期</w:t>
      </w:r>
      <w:r w:rsidR="0068260E">
        <w:rPr>
          <w:rFonts w:hint="eastAsia"/>
        </w:rPr>
        <w:t>。</w:t>
      </w:r>
      <w:r w:rsidR="00C22F02">
        <w:rPr>
          <w:rFonts w:hint="eastAsia"/>
        </w:rPr>
        <w:t>随着互联网技术的发展，传统售货机的交互模式已经显得尤为落后，</w:t>
      </w:r>
      <w:commentRangeStart w:id="8"/>
      <w:r w:rsidR="00C22F02">
        <w:rPr>
          <w:rFonts w:hint="eastAsia"/>
        </w:rPr>
        <w:t>因而自动售货机将传统的仅仅可以使用投币和刷卡的购物方式增加为可以使用微信、支付宝、银联等移动方式进行支付</w:t>
      </w:r>
      <w:r w:rsidR="00570DAA">
        <w:rPr>
          <w:rFonts w:hint="eastAsia"/>
        </w:rPr>
        <w:t>。</w:t>
      </w:r>
      <w:commentRangeEnd w:id="8"/>
      <w:r w:rsidR="00FD5D75">
        <w:rPr>
          <w:rStyle w:val="a9"/>
        </w:rPr>
        <w:commentReference w:id="8"/>
      </w:r>
      <w:r w:rsidR="00570DAA">
        <w:rPr>
          <w:rFonts w:hint="eastAsia"/>
        </w:rPr>
        <w:t>多元的支付方式不仅方便了消费者，还省去了每天清点现金的麻烦，更为节省人力。</w:t>
      </w:r>
      <w:r w:rsidR="00AB1BF6">
        <w:rPr>
          <w:rFonts w:hint="eastAsia"/>
        </w:rPr>
        <w:t>同时在售货机上新增一个显示器，用于显示优惠信息、商品支付信息</w:t>
      </w:r>
      <w:r w:rsidR="00C942F9">
        <w:rPr>
          <w:rFonts w:hint="eastAsia"/>
        </w:rPr>
        <w:t>、广告信息</w:t>
      </w:r>
      <w:r w:rsidR="00AB1BF6">
        <w:rPr>
          <w:rFonts w:hint="eastAsia"/>
        </w:rPr>
        <w:t>等信息</w:t>
      </w:r>
      <w:r w:rsidR="00355C4E">
        <w:rPr>
          <w:rFonts w:hint="eastAsia"/>
        </w:rPr>
        <w:t>，</w:t>
      </w:r>
      <w:r w:rsidR="00C942F9">
        <w:rPr>
          <w:rFonts w:hint="eastAsia"/>
        </w:rPr>
        <w:t>不仅增强了购物的人机交互性，还增加了一项新的赢利点</w:t>
      </w:r>
      <w:r w:rsidR="00355C4E">
        <w:rPr>
          <w:rFonts w:hint="eastAsia"/>
        </w:rPr>
        <w:t>。</w:t>
      </w:r>
      <w:r w:rsidR="00570DAA">
        <w:rPr>
          <w:rFonts w:hint="eastAsia"/>
        </w:rPr>
        <w:t>这些新型的售货机模式结合了互联网的优势，将售货机行业再次拉回销售业的大竞争之中。</w:t>
      </w:r>
    </w:p>
    <w:p w14:paraId="26B9BF4D" w14:textId="77777777" w:rsidR="00995079" w:rsidRDefault="00930ADA" w:rsidP="00B338E3">
      <w:pPr>
        <w:ind w:firstLine="24pt"/>
      </w:pPr>
      <w:r>
        <w:rPr>
          <w:rFonts w:hint="eastAsia"/>
        </w:rPr>
        <w:t>截至目前</w:t>
      </w:r>
      <w:r w:rsidR="00F1050B">
        <w:rPr>
          <w:rFonts w:hint="eastAsia"/>
        </w:rPr>
        <w:t>，已经有多家自动售货机厂商使用这种模式，将售货机和互联网相结合，构造新的赢利点和优势。然而对于一些中小型售货机厂商和售货运营商来说，公司规模较小，没有规模的软件开发和软件运维团队，要想使用新型的售货机就要通过外包公司或者其他渠道购买自动售货机管理系统。</w:t>
      </w:r>
      <w:commentRangeStart w:id="9"/>
      <w:r w:rsidR="00742520">
        <w:rPr>
          <w:rFonts w:hint="eastAsia"/>
        </w:rPr>
        <w:t>后期对于系统的运维需要购置机器和人工，这也是一项不小的开支。</w:t>
      </w:r>
      <w:r w:rsidR="0006391B">
        <w:rPr>
          <w:rFonts w:hint="eastAsia"/>
        </w:rPr>
        <w:t>因而开发一套能够将售货机行业商家既能使用新型的软件系统，又能节省开销的软件系统，就显得尤为重要。</w:t>
      </w:r>
      <w:commentRangeEnd w:id="9"/>
      <w:r w:rsidR="00C315E6">
        <w:rPr>
          <w:rStyle w:val="a9"/>
        </w:rPr>
        <w:commentReference w:id="9"/>
      </w:r>
    </w:p>
    <w:p w14:paraId="3EECA8C4" w14:textId="77777777" w:rsidR="00F20742" w:rsidRPr="00B26223" w:rsidRDefault="00864D2D" w:rsidP="00B338E3">
      <w:pPr>
        <w:ind w:firstLine="24pt"/>
        <w:rPr>
          <w:rFonts w:hint="eastAsia"/>
        </w:rPr>
      </w:pPr>
      <w:r>
        <w:rPr>
          <w:rFonts w:hint="eastAsia"/>
        </w:rPr>
        <w:t>SaaS(</w:t>
      </w:r>
      <w:r>
        <w:t>Software-as-a-Service</w:t>
      </w:r>
      <w:r>
        <w:rPr>
          <w:rFonts w:hint="eastAsia"/>
        </w:rPr>
        <w:t>)</w:t>
      </w:r>
      <w:r w:rsidR="004B476E">
        <w:t>是互联网技术的一种全新的软件应用模式</w:t>
      </w:r>
      <w:r w:rsidR="004B476E">
        <w:rPr>
          <w:rFonts w:hint="eastAsia"/>
        </w:rPr>
        <w:t>，</w:t>
      </w:r>
      <w:r w:rsidR="004B476E">
        <w:t>是软件即服务的简称</w:t>
      </w:r>
      <w:r w:rsidR="004B476E">
        <w:rPr>
          <w:rFonts w:hint="eastAsia"/>
        </w:rPr>
        <w:t>，</w:t>
      </w:r>
      <w:r w:rsidR="003C71D3">
        <w:rPr>
          <w:rFonts w:hint="eastAsia"/>
        </w:rPr>
        <w:t>这种模式下将软件部署在服务提供方的服务器，同时软件服务商提供软件的开发、软件运维、数据管理等服务。</w:t>
      </w:r>
      <w:r w:rsidR="00B113E0">
        <w:rPr>
          <w:rFonts w:hint="eastAsia"/>
        </w:rPr>
        <w:t>SaaS</w:t>
      </w:r>
      <w:r w:rsidR="005A2FAC">
        <w:rPr>
          <w:rFonts w:hint="eastAsia"/>
        </w:rPr>
        <w:t>允许用户按需支付软件的租用费用，而不需要关注软件的开发和运维，用户通过互联网使用软件，多个用户共享一套软件。这种模式极大地提高了软件的复用率、减少了软件开发的成本，对自动售货机行业来说，能够减少软件开发的成本和开销，能够帮助售货机更好的面对成本、效率的挑战。</w:t>
      </w:r>
    </w:p>
    <w:p w14:paraId="18133F19" w14:textId="77777777" w:rsidR="00556BEB" w:rsidRPr="007341F7" w:rsidRDefault="00556BEB" w:rsidP="007341F7">
      <w:pPr>
        <w:pStyle w:val="2"/>
      </w:pPr>
      <w:r w:rsidRPr="007341F7">
        <w:rPr>
          <w:rFonts w:hint="eastAsia"/>
        </w:rPr>
        <w:t>1.2</w:t>
      </w:r>
      <w:r w:rsidR="00CD254B" w:rsidRPr="007341F7">
        <w:t xml:space="preserve"> </w:t>
      </w:r>
      <w:r w:rsidRPr="007341F7">
        <w:rPr>
          <w:rFonts w:hint="eastAsia"/>
        </w:rPr>
        <w:t>研究现状</w:t>
      </w:r>
    </w:p>
    <w:p w14:paraId="35685808" w14:textId="77777777" w:rsidR="00D94175" w:rsidRDefault="00D94175" w:rsidP="00D94175">
      <w:pPr>
        <w:ind w:firstLine="24pt"/>
      </w:pPr>
      <w:r w:rsidRPr="00B26223">
        <w:rPr>
          <w:rFonts w:hint="eastAsia"/>
        </w:rPr>
        <w:t>随着国内</w:t>
      </w:r>
      <w:r w:rsidRPr="00B26223">
        <w:t>人力物</w:t>
      </w:r>
      <w:r w:rsidRPr="00B26223">
        <w:rPr>
          <w:rFonts w:hint="eastAsia"/>
        </w:rPr>
        <w:t>力</w:t>
      </w:r>
      <w:r w:rsidRPr="00B26223">
        <w:t>和劳动成本的增加，</w:t>
      </w:r>
      <w:r w:rsidRPr="00B26223">
        <w:rPr>
          <w:rFonts w:hint="eastAsia"/>
        </w:rPr>
        <w:t>城市化</w:t>
      </w:r>
      <w:r w:rsidRPr="00B26223">
        <w:t>发展</w:t>
      </w:r>
      <w:r w:rsidRPr="00B26223">
        <w:rPr>
          <w:rFonts w:hint="eastAsia"/>
        </w:rPr>
        <w:t>、</w:t>
      </w:r>
      <w:r w:rsidRPr="00B26223">
        <w:t>自动售货机的改良以及支付方式的发展，</w:t>
      </w:r>
      <w:r w:rsidRPr="00B26223">
        <w:rPr>
          <w:rFonts w:hint="eastAsia"/>
        </w:rPr>
        <w:t>自动</w:t>
      </w:r>
      <w:r w:rsidRPr="00B26223">
        <w:t>售货机迎来了一</w:t>
      </w:r>
      <w:r w:rsidRPr="00B26223">
        <w:rPr>
          <w:rFonts w:hint="eastAsia"/>
        </w:rPr>
        <w:t>次发展</w:t>
      </w:r>
      <w:r w:rsidRPr="00B26223">
        <w:t>的井喷期</w:t>
      </w:r>
      <w:r w:rsidRPr="00B26223">
        <w:rPr>
          <w:rFonts w:hint="eastAsia"/>
        </w:rPr>
        <w:t>，整个</w:t>
      </w:r>
      <w:r w:rsidRPr="00B26223">
        <w:t>行业都在</w:t>
      </w:r>
      <w:r w:rsidRPr="00B26223">
        <w:rPr>
          <w:rFonts w:hint="eastAsia"/>
        </w:rPr>
        <w:t>改</w:t>
      </w:r>
      <w:r w:rsidRPr="00B26223">
        <w:t>善售货机的发展状态</w:t>
      </w:r>
      <w:r w:rsidRPr="00B26223">
        <w:rPr>
          <w:rFonts w:hint="eastAsia"/>
        </w:rPr>
        <w:t>，</w:t>
      </w:r>
      <w:r w:rsidRPr="00B26223">
        <w:t>售货机制造商逐步优化硬件，售货机系统开发逐步</w:t>
      </w:r>
      <w:r w:rsidRPr="00B26223">
        <w:rPr>
          <w:rFonts w:hint="eastAsia"/>
        </w:rPr>
        <w:t>更新</w:t>
      </w:r>
      <w:r w:rsidRPr="00B26223">
        <w:t>，</w:t>
      </w:r>
      <w:r w:rsidRPr="00B26223">
        <w:rPr>
          <w:rFonts w:hint="eastAsia"/>
        </w:rPr>
        <w:t>整个</w:t>
      </w:r>
      <w:r w:rsidRPr="00B26223">
        <w:t>自动</w:t>
      </w:r>
      <w:r w:rsidRPr="00B26223">
        <w:rPr>
          <w:rFonts w:hint="eastAsia"/>
        </w:rPr>
        <w:t>售货</w:t>
      </w:r>
      <w:r w:rsidRPr="00B26223">
        <w:t>的行业都在</w:t>
      </w:r>
      <w:r w:rsidRPr="00B26223">
        <w:rPr>
          <w:rFonts w:hint="eastAsia"/>
        </w:rPr>
        <w:t>大步</w:t>
      </w:r>
      <w:r w:rsidRPr="00B26223">
        <w:t>的发展。</w:t>
      </w:r>
      <w:r w:rsidRPr="00B26223">
        <w:rPr>
          <w:rFonts w:hint="eastAsia"/>
        </w:rPr>
        <w:t>而造成</w:t>
      </w:r>
      <w:r w:rsidRPr="00B26223">
        <w:t>这</w:t>
      </w:r>
      <w:r w:rsidRPr="00B26223">
        <w:rPr>
          <w:rFonts w:hint="eastAsia"/>
        </w:rPr>
        <w:t>一</w:t>
      </w:r>
      <w:r w:rsidRPr="00B26223">
        <w:t>现象的</w:t>
      </w:r>
      <w:r w:rsidRPr="00B26223">
        <w:rPr>
          <w:rFonts w:hint="eastAsia"/>
        </w:rPr>
        <w:t>原因</w:t>
      </w:r>
      <w:r w:rsidRPr="00B26223">
        <w:t>离不开国内互联网技术的发展。</w:t>
      </w:r>
    </w:p>
    <w:p w14:paraId="7F05FC5A" w14:textId="77777777" w:rsidR="00D94175" w:rsidRDefault="00263E9C" w:rsidP="00F50BC0">
      <w:pPr>
        <w:ind w:firstLineChars="83" w:firstLine="9.95pt"/>
      </w:pPr>
      <w:r>
        <w:tab/>
      </w:r>
      <w:r w:rsidR="00487E3B">
        <w:t>自动售货机作为一种共享性质的</w:t>
      </w:r>
      <w:r w:rsidR="00271053">
        <w:rPr>
          <w:rFonts w:hint="eastAsia"/>
        </w:rPr>
        <w:t>销售媒介，</w:t>
      </w:r>
      <w:r w:rsidR="00DE5AEE">
        <w:rPr>
          <w:rFonts w:hint="eastAsia"/>
        </w:rPr>
        <w:t>在欧美和日本等国家和地区的发</w:t>
      </w:r>
      <w:r w:rsidR="00DE5AEE">
        <w:rPr>
          <w:rFonts w:hint="eastAsia"/>
        </w:rPr>
        <w:lastRenderedPageBreak/>
        <w:t>展相对成熟，</w:t>
      </w:r>
      <w:r w:rsidR="00E566A1">
        <w:rPr>
          <w:rFonts w:hint="eastAsia"/>
        </w:rPr>
        <w:t>我国自引入自动售货机以来，售货机保有量已从</w:t>
      </w:r>
      <w:r w:rsidR="00E566A1">
        <w:rPr>
          <w:rFonts w:hint="eastAsia"/>
        </w:rPr>
        <w:t>2004</w:t>
      </w:r>
      <w:r w:rsidR="00E566A1">
        <w:rPr>
          <w:rFonts w:hint="eastAsia"/>
        </w:rPr>
        <w:t>年的</w:t>
      </w:r>
      <w:r w:rsidR="00E566A1">
        <w:rPr>
          <w:rFonts w:hint="eastAsia"/>
        </w:rPr>
        <w:t>3</w:t>
      </w:r>
      <w:r w:rsidR="00E566A1">
        <w:rPr>
          <w:rFonts w:hint="eastAsia"/>
        </w:rPr>
        <w:t>万台</w:t>
      </w:r>
      <w:r w:rsidR="00E566A1" w:rsidRPr="00F50BC0">
        <w:rPr>
          <w:rFonts w:hint="eastAsia"/>
        </w:rPr>
        <w:t>增长为</w:t>
      </w:r>
      <w:r w:rsidR="00E566A1" w:rsidRPr="00F50BC0">
        <w:rPr>
          <w:rFonts w:hint="eastAsia"/>
        </w:rPr>
        <w:t>2015</w:t>
      </w:r>
      <w:r w:rsidR="00E566A1" w:rsidRPr="00F50BC0">
        <w:rPr>
          <w:rFonts w:hint="eastAsia"/>
        </w:rPr>
        <w:t>年的</w:t>
      </w:r>
      <w:r w:rsidR="00E566A1" w:rsidRPr="00F50BC0">
        <w:rPr>
          <w:rFonts w:hint="eastAsia"/>
        </w:rPr>
        <w:t>50.5</w:t>
      </w:r>
      <w:r w:rsidR="00E566A1" w:rsidRPr="00F50BC0">
        <w:rPr>
          <w:rFonts w:hint="eastAsia"/>
        </w:rPr>
        <w:t>万台。初期的自动售货机仅仅是引入国外的运营方式、售卖品类、软硬件技术，独立创新的东西甚少，这也造成我国自动售货机行业的发展被各方面掣肘。</w:t>
      </w:r>
      <w:r w:rsidR="00BC2F7A" w:rsidRPr="00F50BC0">
        <w:rPr>
          <w:rFonts w:hint="eastAsia"/>
        </w:rPr>
        <w:t>随着国内技术的逐渐成熟，自动售货机行业集中进行新型自动售货机的开发，首先提供一套供自动售货机运营商使用的后台管理系统，该系统用于运营商的用户管理、机器管理、货道管理、订单管理等信息</w:t>
      </w:r>
      <w:r w:rsidR="00A371D5" w:rsidRPr="00F50BC0">
        <w:rPr>
          <w:rFonts w:hint="eastAsia"/>
        </w:rPr>
        <w:t>；</w:t>
      </w:r>
      <w:commentRangeStart w:id="10"/>
      <w:r w:rsidR="00A371D5" w:rsidRPr="00F50BC0">
        <w:rPr>
          <w:rFonts w:hint="eastAsia"/>
        </w:rPr>
        <w:t>其次在售货机终端提供一套可操作的显示屏，用以提供支付宝、微信、银联等移动支付界面</w:t>
      </w:r>
      <w:commentRangeEnd w:id="10"/>
      <w:r w:rsidR="00B6095B">
        <w:rPr>
          <w:rStyle w:val="a9"/>
        </w:rPr>
        <w:commentReference w:id="10"/>
      </w:r>
      <w:r w:rsidR="00A371D5" w:rsidRPr="00F50BC0">
        <w:rPr>
          <w:rFonts w:hint="eastAsia"/>
        </w:rPr>
        <w:t>。</w:t>
      </w:r>
      <w:r w:rsidR="00FE60E3" w:rsidRPr="00F50BC0">
        <w:rPr>
          <w:rFonts w:hint="eastAsia"/>
        </w:rPr>
        <w:t>后台管理系统和售货机终端系统的结合使用</w:t>
      </w:r>
      <w:r w:rsidR="00E00BA5" w:rsidRPr="00F50BC0">
        <w:rPr>
          <w:rFonts w:hint="eastAsia"/>
        </w:rPr>
        <w:t>，</w:t>
      </w:r>
      <w:r w:rsidR="003072E9" w:rsidRPr="00F50BC0">
        <w:rPr>
          <w:rFonts w:hint="eastAsia"/>
        </w:rPr>
        <w:t>一方面提高了消费者够买商品的便利性，另一方面也方便了运营商对售货机及商品的管理。</w:t>
      </w:r>
    </w:p>
    <w:p w14:paraId="23AEF38C" w14:textId="77777777" w:rsidR="005D74EF" w:rsidRDefault="005068D4" w:rsidP="00F50BC0">
      <w:pPr>
        <w:ind w:firstLine="24pt"/>
      </w:pPr>
      <w:commentRangeStart w:id="11"/>
      <w:r>
        <w:rPr>
          <w:rFonts w:hint="eastAsia"/>
        </w:rPr>
        <w:t>新型自动售货机与互联网和</w:t>
      </w:r>
      <w:r>
        <w:rPr>
          <w:rFonts w:hint="eastAsia"/>
        </w:rPr>
        <w:t>4G</w:t>
      </w:r>
      <w:r>
        <w:rPr>
          <w:rFonts w:hint="eastAsia"/>
        </w:rPr>
        <w:t>网络相结合</w:t>
      </w:r>
      <w:commentRangeEnd w:id="11"/>
      <w:r w:rsidR="00D47610">
        <w:rPr>
          <w:rStyle w:val="a9"/>
        </w:rPr>
        <w:commentReference w:id="11"/>
      </w:r>
      <w:r>
        <w:rPr>
          <w:rFonts w:hint="eastAsia"/>
        </w:rPr>
        <w:t>，改变了产品的新颖度和支付手段，同时售货机空闲时可在显示屏上播放广告，增加额外赢利点，这次的改造是售货机行业的一个时代性的</w:t>
      </w:r>
      <w:r w:rsidR="00BB7E49">
        <w:rPr>
          <w:rFonts w:hint="eastAsia"/>
        </w:rPr>
        <w:t>伟大</w:t>
      </w:r>
      <w:r>
        <w:rPr>
          <w:rFonts w:hint="eastAsia"/>
        </w:rPr>
        <w:t>变革。</w:t>
      </w:r>
      <w:r w:rsidR="003E6D0B">
        <w:rPr>
          <w:rFonts w:hint="eastAsia"/>
        </w:rPr>
        <w:t>仅仅几年的时间，现今，地铁站、学校、机场等地随处可见这种新型的自动售货机，旧式售货机已慢慢退出投放。</w:t>
      </w:r>
      <w:r w:rsidR="00585D32">
        <w:rPr>
          <w:rFonts w:hint="eastAsia"/>
        </w:rPr>
        <w:t>体验新型售货机后会发现，一种自动售货机使用全屏的方式，</w:t>
      </w:r>
      <w:commentRangeStart w:id="12"/>
      <w:r w:rsidR="00585D32">
        <w:rPr>
          <w:rFonts w:hint="eastAsia"/>
        </w:rPr>
        <w:t>提供一个包含位置的二维码，</w:t>
      </w:r>
      <w:commentRangeEnd w:id="12"/>
      <w:r w:rsidR="00D232E9">
        <w:rPr>
          <w:rStyle w:val="a9"/>
        </w:rPr>
        <w:commentReference w:id="12"/>
      </w:r>
      <w:r w:rsidR="00585D32">
        <w:rPr>
          <w:rFonts w:hint="eastAsia"/>
        </w:rPr>
        <w:t>用户扫描码后在手机端进行选货，之后进行微信支付，售货机自动出货，但其取消了原先的投币式，仅仅提供微信支付接口，支付类型单一</w:t>
      </w:r>
      <w:r w:rsidR="00ED0FEC">
        <w:rPr>
          <w:rFonts w:hint="eastAsia"/>
        </w:rPr>
        <w:t>；另一种自动售货机使用小屏幕显示商品列表，用户选货后进行支付购买。</w:t>
      </w:r>
      <w:r w:rsidR="003144FD">
        <w:rPr>
          <w:rFonts w:hint="eastAsia"/>
        </w:rPr>
        <w:t>各种新型售货机系统如雨后春笋迅速产生和成长，在增进竞争力的同时，也造成了自动售货机行业发张良莠不齐的现状。</w:t>
      </w:r>
    </w:p>
    <w:p w14:paraId="09C1F63D" w14:textId="77777777" w:rsidR="00F50BC0" w:rsidRPr="00D94175" w:rsidRDefault="005D74EF" w:rsidP="00F50BC0">
      <w:pPr>
        <w:ind w:firstLine="24pt"/>
        <w:rPr>
          <w:rFonts w:hint="eastAsia"/>
        </w:rPr>
      </w:pPr>
      <w:r>
        <w:rPr>
          <w:rFonts w:hint="eastAsia"/>
        </w:rPr>
        <w:t>无论是哪种新型售货机，都给消费者带来了新的体验和便利，然而对于售货机商家来说，在</w:t>
      </w:r>
      <w:r w:rsidR="009E7C16">
        <w:rPr>
          <w:rFonts w:hint="eastAsia"/>
        </w:rPr>
        <w:t>保证消费者</w:t>
      </w:r>
      <w:r>
        <w:rPr>
          <w:rFonts w:hint="eastAsia"/>
        </w:rPr>
        <w:t>体验</w:t>
      </w:r>
      <w:r w:rsidR="00DF23B4">
        <w:rPr>
          <w:rFonts w:hint="eastAsia"/>
        </w:rPr>
        <w:t>最优化</w:t>
      </w:r>
      <w:r>
        <w:rPr>
          <w:rFonts w:hint="eastAsia"/>
        </w:rPr>
        <w:t>的前提之下还要保障商家的盈利最大化</w:t>
      </w:r>
      <w:r w:rsidR="001278CC">
        <w:rPr>
          <w:rFonts w:hint="eastAsia"/>
        </w:rPr>
        <w:t>。投放一台自动售货机，</w:t>
      </w:r>
      <w:r w:rsidR="00AB73EF">
        <w:rPr>
          <w:rFonts w:hint="eastAsia"/>
        </w:rPr>
        <w:t>初期</w:t>
      </w:r>
      <w:r w:rsidR="001278CC">
        <w:rPr>
          <w:rFonts w:hint="eastAsia"/>
        </w:rPr>
        <w:t>要考虑售货机的购置或生产资金、占地租金、人工雇佣等非技术成本</w:t>
      </w:r>
      <w:r w:rsidR="00D255F9">
        <w:rPr>
          <w:rFonts w:hint="eastAsia"/>
        </w:rPr>
        <w:t>，</w:t>
      </w:r>
      <w:r w:rsidR="00AB73EF">
        <w:rPr>
          <w:rFonts w:hint="eastAsia"/>
        </w:rPr>
        <w:t>现今又要考虑新型软件的购置成本。</w:t>
      </w:r>
      <w:commentRangeStart w:id="13"/>
      <w:r w:rsidR="00B85A3F">
        <w:rPr>
          <w:rFonts w:hint="eastAsia"/>
        </w:rPr>
        <w:t>软件的开发、部署和维护需要聘请专业的技术团队</w:t>
      </w:r>
      <w:r w:rsidR="003144FD">
        <w:rPr>
          <w:rFonts w:hint="eastAsia"/>
        </w:rPr>
        <w:t>，而对于中小型的公司来说，这无疑是一项额外的大笔开销，</w:t>
      </w:r>
      <w:commentRangeEnd w:id="13"/>
      <w:r w:rsidR="006F7567">
        <w:rPr>
          <w:rStyle w:val="a9"/>
        </w:rPr>
        <w:commentReference w:id="13"/>
      </w:r>
      <w:r w:rsidR="003144FD">
        <w:rPr>
          <w:rFonts w:hint="eastAsia"/>
        </w:rPr>
        <w:t>虽然新型软件</w:t>
      </w:r>
      <w:r w:rsidR="00A8032E">
        <w:rPr>
          <w:rFonts w:hint="eastAsia"/>
        </w:rPr>
        <w:t>能够吸引消费者，增强在同行业中的竞争优势，但开销也令一些公司望而却步。</w:t>
      </w:r>
    </w:p>
    <w:p w14:paraId="7110345C" w14:textId="77777777" w:rsidR="00556BEB" w:rsidRPr="007341F7" w:rsidRDefault="00556BEB" w:rsidP="007341F7">
      <w:pPr>
        <w:pStyle w:val="2"/>
      </w:pPr>
      <w:r w:rsidRPr="007341F7">
        <w:rPr>
          <w:rFonts w:hint="eastAsia"/>
        </w:rPr>
        <w:t>1</w:t>
      </w:r>
      <w:r w:rsidRPr="007341F7">
        <w:t>.3</w:t>
      </w:r>
      <w:r w:rsidR="00CD254B" w:rsidRPr="007341F7">
        <w:t xml:space="preserve"> </w:t>
      </w:r>
      <w:r w:rsidRPr="007341F7">
        <w:t>主要研究内容</w:t>
      </w:r>
    </w:p>
    <w:p w14:paraId="15B5A217" w14:textId="77777777" w:rsidR="000633DB" w:rsidRPr="000633DB" w:rsidRDefault="0047657A" w:rsidP="000633DB">
      <w:pPr>
        <w:ind w:firstLine="24pt"/>
        <w:rPr>
          <w:rFonts w:hint="eastAsia"/>
        </w:rPr>
      </w:pPr>
      <w:r>
        <w:rPr>
          <w:rFonts w:hint="eastAsia"/>
        </w:rPr>
        <w:t>基于现今自动售货机行业发展良莠不齐、支付手段单一、新型软件价格高昂</w:t>
      </w:r>
      <w:r>
        <w:rPr>
          <w:rFonts w:hint="eastAsia"/>
        </w:rPr>
        <w:lastRenderedPageBreak/>
        <w:t>等问题，提出基于</w:t>
      </w:r>
      <w:r>
        <w:rPr>
          <w:rFonts w:hint="eastAsia"/>
        </w:rPr>
        <w:t>SaaS</w:t>
      </w:r>
      <w:r>
        <w:rPr>
          <w:rFonts w:hint="eastAsia"/>
        </w:rPr>
        <w:t>模式的自动售货机</w:t>
      </w:r>
      <w:r w:rsidR="00DF2119">
        <w:rPr>
          <w:rFonts w:hint="eastAsia"/>
        </w:rPr>
        <w:t>云平台的新型方案。</w:t>
      </w:r>
      <w:r w:rsidR="00F703C1">
        <w:rPr>
          <w:rFonts w:hint="eastAsia"/>
        </w:rPr>
        <w:t>基于</w:t>
      </w:r>
      <w:r w:rsidR="00F703C1">
        <w:rPr>
          <w:rFonts w:hint="eastAsia"/>
        </w:rPr>
        <w:t>SaaS</w:t>
      </w:r>
      <w:r w:rsidR="00F703C1">
        <w:t>模式的自动售货机平台将软件部署在软件提供商的</w:t>
      </w:r>
      <w:r w:rsidR="002425A5">
        <w:t>服务器和平台</w:t>
      </w:r>
      <w:r w:rsidR="002425A5">
        <w:rPr>
          <w:rFonts w:hint="eastAsia"/>
        </w:rPr>
        <w:t>，</w:t>
      </w:r>
      <w:r w:rsidR="002425A5">
        <w:t>有软件提供商提供软件的开发和运维</w:t>
      </w:r>
      <w:r w:rsidR="002425A5">
        <w:rPr>
          <w:rFonts w:hint="eastAsia"/>
        </w:rPr>
        <w:t>。</w:t>
      </w:r>
      <w:r w:rsidR="00DB561B">
        <w:rPr>
          <w:rFonts w:hint="eastAsia"/>
        </w:rPr>
        <w:t>软件提供商搜集、调研自动售货机行业的软件需求，根据对其需求的分析设计出一套能覆盖自动售货机需求和功能的软件运行云平台。该平台采用一对多的交付方式</w:t>
      </w:r>
      <w:r w:rsidR="00333275">
        <w:rPr>
          <w:rFonts w:hint="eastAsia"/>
        </w:rPr>
        <w:t>，一套软件可供多家商</w:t>
      </w:r>
      <w:r w:rsidR="00DB561B">
        <w:rPr>
          <w:rFonts w:hint="eastAsia"/>
        </w:rPr>
        <w:t>户使用，软件使用者可以像租户一样，根据一定的规则缴纳租金，租用所需求的软件服务</w:t>
      </w:r>
      <w:r w:rsidR="00095A6C">
        <w:rPr>
          <w:rFonts w:hint="eastAsia"/>
        </w:rPr>
        <w:t>。</w:t>
      </w:r>
      <w:r w:rsidR="00B2289B">
        <w:rPr>
          <w:rFonts w:hint="eastAsia"/>
        </w:rPr>
        <w:t>这种多用户共享的软件服务极大地降低了软件开发和软件维护的成本，用户将其使用的功能完全托付给开发商，不需要考虑软件的开发、维护和升级，这种模式的软件服务大大降低了自动售货机公司的运营成本，同时也省去了公司聘请专业软件人员的费用，对于亟待升级售货机系统的公司来说意义深远。</w:t>
      </w:r>
    </w:p>
    <w:p w14:paraId="7417F8C9" w14:textId="77777777" w:rsidR="00556BEB" w:rsidRPr="007341F7" w:rsidRDefault="00556BEB" w:rsidP="007341F7">
      <w:pPr>
        <w:pStyle w:val="2"/>
      </w:pPr>
      <w:r w:rsidRPr="007341F7">
        <w:rPr>
          <w:rFonts w:hint="eastAsia"/>
        </w:rPr>
        <w:t>1.4</w:t>
      </w:r>
      <w:r w:rsidR="00CD254B" w:rsidRPr="007341F7">
        <w:t xml:space="preserve"> </w:t>
      </w:r>
      <w:r w:rsidRPr="007341F7">
        <w:rPr>
          <w:rFonts w:hint="eastAsia"/>
        </w:rPr>
        <w:t>本文结构</w:t>
      </w:r>
    </w:p>
    <w:p w14:paraId="56B02C35" w14:textId="77777777" w:rsidR="00FB1953" w:rsidRDefault="00FB1953" w:rsidP="00FB1953">
      <w:pPr>
        <w:ind w:firstLine="24pt"/>
      </w:pPr>
      <w:r>
        <w:t>本文</w:t>
      </w:r>
      <w:r w:rsidR="003D3460">
        <w:t>分为以下几个章节进行介绍</w:t>
      </w:r>
      <w:r>
        <w:rPr>
          <w:rFonts w:hint="eastAsia"/>
        </w:rPr>
        <w:t>：</w:t>
      </w:r>
    </w:p>
    <w:p w14:paraId="3F9CCA64" w14:textId="77777777" w:rsidR="00FB1953" w:rsidRDefault="00FB1953" w:rsidP="00FB1953">
      <w:pPr>
        <w:numPr>
          <w:ilvl w:val="0"/>
          <w:numId w:val="3"/>
        </w:numPr>
        <w:ind w:firstLineChars="0"/>
      </w:pPr>
      <w:r>
        <w:rPr>
          <w:rFonts w:hint="eastAsia"/>
        </w:rPr>
        <w:t>引言。主要对论文的研究背景以意义进行介绍，对论文的研究现状和主要研究内容进行分析。</w:t>
      </w:r>
    </w:p>
    <w:p w14:paraId="7D0D2FB2" w14:textId="77777777" w:rsidR="00FB1953" w:rsidRDefault="00D964FF" w:rsidP="00FB1953">
      <w:pPr>
        <w:numPr>
          <w:ilvl w:val="0"/>
          <w:numId w:val="3"/>
        </w:numPr>
        <w:ind w:firstLineChars="0"/>
      </w:pPr>
      <w:r>
        <w:rPr>
          <w:rFonts w:hint="eastAsia"/>
        </w:rPr>
        <w:t>相关技术概括。主要介绍了</w:t>
      </w:r>
      <w:r>
        <w:rPr>
          <w:rFonts w:hint="eastAsia"/>
        </w:rPr>
        <w:t>J2EE</w:t>
      </w:r>
      <w:r>
        <w:rPr>
          <w:rFonts w:hint="eastAsia"/>
        </w:rPr>
        <w:t>体系结构、</w:t>
      </w:r>
      <w:r>
        <w:rPr>
          <w:rFonts w:hint="eastAsia"/>
        </w:rPr>
        <w:t>SSM</w:t>
      </w:r>
      <w:r>
        <w:rPr>
          <w:rFonts w:hint="eastAsia"/>
        </w:rPr>
        <w:t>框架、</w:t>
      </w:r>
      <w:r>
        <w:rPr>
          <w:rFonts w:hint="eastAsia"/>
        </w:rPr>
        <w:t>SaaS</w:t>
      </w:r>
      <w:r>
        <w:rPr>
          <w:rFonts w:hint="eastAsia"/>
        </w:rPr>
        <w:t>、</w:t>
      </w:r>
      <w:r>
        <w:rPr>
          <w:rFonts w:hint="eastAsia"/>
        </w:rPr>
        <w:t>Android</w:t>
      </w:r>
      <w:r>
        <w:rPr>
          <w:rFonts w:hint="eastAsia"/>
        </w:rPr>
        <w:t>和其他相关技术。</w:t>
      </w:r>
    </w:p>
    <w:p w14:paraId="7DEBC9E7" w14:textId="77777777" w:rsidR="00D964FF" w:rsidRDefault="00D964FF" w:rsidP="00FB1953">
      <w:pPr>
        <w:numPr>
          <w:ilvl w:val="0"/>
          <w:numId w:val="3"/>
        </w:numPr>
        <w:ind w:firstLineChars="0"/>
      </w:pPr>
      <w:r>
        <w:t>需求分析</w:t>
      </w:r>
      <w:r>
        <w:rPr>
          <w:rFonts w:hint="eastAsia"/>
        </w:rPr>
        <w:t>。</w:t>
      </w:r>
      <w:r>
        <w:t>主要介绍该系统的需求分析</w:t>
      </w:r>
      <w:r>
        <w:rPr>
          <w:rFonts w:hint="eastAsia"/>
        </w:rPr>
        <w:t>、</w:t>
      </w:r>
      <w:r>
        <w:t>设计和数据库设计</w:t>
      </w:r>
      <w:r w:rsidR="005C62C4">
        <w:rPr>
          <w:rFonts w:hint="eastAsia"/>
        </w:rPr>
        <w:t>。</w:t>
      </w:r>
      <w:r w:rsidR="008B775C">
        <w:rPr>
          <w:rFonts w:hint="eastAsia"/>
        </w:rPr>
        <w:t>需求分析从两个方面进行，一个为</w:t>
      </w:r>
      <w:r w:rsidR="008B775C">
        <w:rPr>
          <w:rFonts w:hint="eastAsia"/>
        </w:rPr>
        <w:t>SaaS</w:t>
      </w:r>
      <w:r w:rsidR="008B775C">
        <w:rPr>
          <w:rFonts w:hint="eastAsia"/>
        </w:rPr>
        <w:t>平台端，一个为</w:t>
      </w:r>
      <w:r w:rsidR="008B775C">
        <w:rPr>
          <w:rFonts w:hint="eastAsia"/>
        </w:rPr>
        <w:t>Android</w:t>
      </w:r>
      <w:r w:rsidR="008B775C">
        <w:rPr>
          <w:rFonts w:hint="eastAsia"/>
        </w:rPr>
        <w:t>端。</w:t>
      </w:r>
      <w:r w:rsidR="005C62C4">
        <w:rPr>
          <w:rFonts w:hint="eastAsia"/>
        </w:rPr>
        <w:t>画出数据库</w:t>
      </w:r>
      <w:r w:rsidR="005C62C4">
        <w:rPr>
          <w:rFonts w:hint="eastAsia"/>
        </w:rPr>
        <w:t>E-R</w:t>
      </w:r>
      <w:r w:rsidR="005C62C4">
        <w:rPr>
          <w:rFonts w:hint="eastAsia"/>
        </w:rPr>
        <w:t>图</w:t>
      </w:r>
      <w:r w:rsidR="00904750">
        <w:rPr>
          <w:rFonts w:hint="eastAsia"/>
        </w:rPr>
        <w:t>及用例图</w:t>
      </w:r>
      <w:r w:rsidR="005C62C4">
        <w:rPr>
          <w:rFonts w:hint="eastAsia"/>
        </w:rPr>
        <w:t>。</w:t>
      </w:r>
    </w:p>
    <w:p w14:paraId="59ADA810" w14:textId="77777777" w:rsidR="005C62C4" w:rsidRDefault="005C62C4" w:rsidP="00FB1953">
      <w:pPr>
        <w:numPr>
          <w:ilvl w:val="0"/>
          <w:numId w:val="3"/>
        </w:numPr>
        <w:ind w:firstLineChars="0"/>
      </w:pPr>
      <w:r>
        <w:t>系统设计</w:t>
      </w:r>
      <w:r w:rsidR="0027062C">
        <w:t>与实现</w:t>
      </w:r>
      <w:r w:rsidR="00B21165">
        <w:rPr>
          <w:rFonts w:hint="eastAsia"/>
        </w:rPr>
        <w:t>。</w:t>
      </w:r>
      <w:r w:rsidR="0027062C">
        <w:rPr>
          <w:rFonts w:hint="eastAsia"/>
        </w:rPr>
        <w:t>系统设计与实现分为两个部分，一个部分为</w:t>
      </w:r>
      <w:r w:rsidR="0027062C">
        <w:rPr>
          <w:rFonts w:hint="eastAsia"/>
        </w:rPr>
        <w:t>SaaS</w:t>
      </w:r>
      <w:r w:rsidR="0027062C">
        <w:t>模式平台端</w:t>
      </w:r>
      <w:r w:rsidR="0027062C">
        <w:rPr>
          <w:rFonts w:hint="eastAsia"/>
        </w:rPr>
        <w:t>，</w:t>
      </w:r>
      <w:r w:rsidR="0027062C">
        <w:t>一个为安卓端</w:t>
      </w:r>
      <w:r w:rsidR="007A67EA">
        <w:rPr>
          <w:rFonts w:hint="eastAsia"/>
        </w:rPr>
        <w:t>。</w:t>
      </w:r>
      <w:r w:rsidR="004D6804">
        <w:rPr>
          <w:rFonts w:hint="eastAsia"/>
        </w:rPr>
        <w:t>主要介绍了系统的整体架构，对系统的各个层次进行阐述，并画出</w:t>
      </w:r>
      <w:r w:rsidR="00103E86">
        <w:rPr>
          <w:rFonts w:hint="eastAsia"/>
        </w:rPr>
        <w:t>时序图。</w:t>
      </w:r>
    </w:p>
    <w:p w14:paraId="76156578" w14:textId="77777777" w:rsidR="004D6804" w:rsidRDefault="004D6804" w:rsidP="00FB1953">
      <w:pPr>
        <w:numPr>
          <w:ilvl w:val="0"/>
          <w:numId w:val="3"/>
        </w:numPr>
        <w:ind w:firstLineChars="0"/>
      </w:pPr>
      <w:r>
        <w:t>测试与评估</w:t>
      </w:r>
      <w:r w:rsidR="00966528">
        <w:rPr>
          <w:rFonts w:hint="eastAsia"/>
        </w:rPr>
        <w:t>。对系统进行测试，以保证软件质量。</w:t>
      </w:r>
    </w:p>
    <w:p w14:paraId="2DE2AFDF" w14:textId="77777777" w:rsidR="00966528" w:rsidRPr="00FB1953" w:rsidRDefault="00966528" w:rsidP="00FB1953">
      <w:pPr>
        <w:numPr>
          <w:ilvl w:val="0"/>
          <w:numId w:val="3"/>
        </w:numPr>
        <w:ind w:firstLineChars="0"/>
        <w:rPr>
          <w:rFonts w:hint="eastAsia"/>
        </w:rPr>
      </w:pPr>
      <w:r>
        <w:t>总结与展望</w:t>
      </w:r>
      <w:r>
        <w:rPr>
          <w:rFonts w:hint="eastAsia"/>
        </w:rPr>
        <w:t>。</w:t>
      </w:r>
      <w:r>
        <w:t>介绍系统的功能和方法</w:t>
      </w:r>
      <w:r>
        <w:rPr>
          <w:rFonts w:hint="eastAsia"/>
        </w:rPr>
        <w:t>，提出进一步的展望。</w:t>
      </w:r>
    </w:p>
    <w:p w14:paraId="6C81BA7A" w14:textId="77777777" w:rsidR="00DF2557" w:rsidRDefault="00624FC3" w:rsidP="003D1EE1">
      <w:pPr>
        <w:pStyle w:val="1"/>
        <w:numPr>
          <w:ilvl w:val="0"/>
          <w:numId w:val="1"/>
        </w:numPr>
        <w:ind w:start="12pt" w:firstLine="0pt"/>
      </w:pPr>
      <w:r>
        <w:br w:type="page"/>
      </w:r>
      <w:r w:rsidR="004C4360" w:rsidRPr="00FB1953">
        <w:rPr>
          <w:rFonts w:hint="eastAsia"/>
        </w:rPr>
        <w:lastRenderedPageBreak/>
        <w:t>相关技术概括</w:t>
      </w:r>
    </w:p>
    <w:p w14:paraId="47DBCA90" w14:textId="77777777" w:rsidR="00DF2557" w:rsidRPr="00DF2557" w:rsidRDefault="00DF2557" w:rsidP="00DF2557">
      <w:pPr>
        <w:ind w:firstLine="24pt"/>
        <w:rPr>
          <w:rFonts w:hint="eastAsia"/>
        </w:rPr>
      </w:pPr>
      <w:r>
        <w:t>本章主要对文中涉及的技术和概念进行阐述</w:t>
      </w:r>
      <w:r>
        <w:rPr>
          <w:rFonts w:hint="eastAsia"/>
        </w:rPr>
        <w:t>，</w:t>
      </w:r>
      <w:r>
        <w:t>主要介绍了</w:t>
      </w:r>
      <w:r>
        <w:rPr>
          <w:rFonts w:hint="eastAsia"/>
        </w:rPr>
        <w:t>SaaS</w:t>
      </w:r>
      <w:r>
        <w:rPr>
          <w:rFonts w:hint="eastAsia"/>
        </w:rPr>
        <w:t>模式，</w:t>
      </w:r>
      <w:r w:rsidR="004B4985">
        <w:rPr>
          <w:rFonts w:hint="eastAsia"/>
        </w:rPr>
        <w:t>与</w:t>
      </w:r>
      <w:r w:rsidR="004B4985">
        <w:rPr>
          <w:rFonts w:hint="eastAsia"/>
        </w:rPr>
        <w:t>SaaS</w:t>
      </w:r>
      <w:r w:rsidR="004B4985">
        <w:t>模式相关的多租户技术</w:t>
      </w:r>
      <w:r w:rsidR="004B4985">
        <w:rPr>
          <w:rFonts w:hint="eastAsia"/>
        </w:rPr>
        <w:t>，</w:t>
      </w:r>
      <w:r w:rsidR="004B4985">
        <w:t>多租户技术中使用的数据库存储模式</w:t>
      </w:r>
      <w:r>
        <w:rPr>
          <w:rFonts w:hint="eastAsia"/>
        </w:rPr>
        <w:t>，</w:t>
      </w:r>
      <w:r>
        <w:rPr>
          <w:rFonts w:hint="eastAsia"/>
        </w:rPr>
        <w:t>Spring</w:t>
      </w:r>
      <w:r>
        <w:rPr>
          <w:rFonts w:hint="eastAsia"/>
        </w:rPr>
        <w:t>技术和</w:t>
      </w:r>
      <w:r>
        <w:rPr>
          <w:rFonts w:hint="eastAsia"/>
        </w:rPr>
        <w:t>SpringMVC</w:t>
      </w:r>
      <w:r>
        <w:rPr>
          <w:rFonts w:hint="eastAsia"/>
        </w:rPr>
        <w:t>技术</w:t>
      </w:r>
      <w:r w:rsidR="004C1B70">
        <w:rPr>
          <w:rFonts w:hint="eastAsia"/>
        </w:rPr>
        <w:t>，</w:t>
      </w:r>
      <w:r w:rsidR="004C1B70">
        <w:rPr>
          <w:rFonts w:hint="eastAsia"/>
        </w:rPr>
        <w:t xml:space="preserve"> </w:t>
      </w:r>
      <w:r>
        <w:rPr>
          <w:rFonts w:hint="eastAsia"/>
        </w:rPr>
        <w:t>Mybatis</w:t>
      </w:r>
      <w:r>
        <w:rPr>
          <w:rFonts w:hint="eastAsia"/>
        </w:rPr>
        <w:t>框架</w:t>
      </w:r>
      <w:r w:rsidR="004C1B70">
        <w:rPr>
          <w:rFonts w:hint="eastAsia"/>
        </w:rPr>
        <w:t>，</w:t>
      </w:r>
      <w:r>
        <w:rPr>
          <w:rFonts w:hint="eastAsia"/>
        </w:rPr>
        <w:t>Mybatis</w:t>
      </w:r>
      <w:r>
        <w:rPr>
          <w:rFonts w:hint="eastAsia"/>
        </w:rPr>
        <w:t>框架和</w:t>
      </w:r>
      <w:r>
        <w:rPr>
          <w:rFonts w:hint="eastAsia"/>
        </w:rPr>
        <w:t>Hibernate</w:t>
      </w:r>
      <w:r>
        <w:rPr>
          <w:rFonts w:hint="eastAsia"/>
        </w:rPr>
        <w:t>框架的比较，以及</w:t>
      </w:r>
      <w:r>
        <w:rPr>
          <w:rFonts w:hint="eastAsia"/>
        </w:rPr>
        <w:t>Android</w:t>
      </w:r>
      <w:r>
        <w:rPr>
          <w:rFonts w:hint="eastAsia"/>
        </w:rPr>
        <w:t>技术等内容</w:t>
      </w:r>
      <w:r w:rsidR="00EE0A85">
        <w:rPr>
          <w:rFonts w:hint="eastAsia"/>
        </w:rPr>
        <w:t>。</w:t>
      </w:r>
    </w:p>
    <w:p w14:paraId="55F6D40C" w14:textId="77777777" w:rsidR="00EE578F" w:rsidRDefault="0061519F" w:rsidP="007341F7">
      <w:pPr>
        <w:pStyle w:val="2"/>
      </w:pPr>
      <w:r w:rsidRPr="007341F7">
        <w:rPr>
          <w:rFonts w:hint="eastAsia"/>
        </w:rPr>
        <w:t>2.1</w:t>
      </w:r>
      <w:r w:rsidR="007E155D" w:rsidRPr="007341F7">
        <w:t xml:space="preserve"> </w:t>
      </w:r>
      <w:r w:rsidR="00357F58" w:rsidRPr="007341F7">
        <w:t>Saa</w:t>
      </w:r>
      <w:r w:rsidR="00D47004" w:rsidRPr="007341F7">
        <w:t>S</w:t>
      </w:r>
      <w:r w:rsidR="00357F58" w:rsidRPr="007341F7">
        <w:t>模式介绍</w:t>
      </w:r>
    </w:p>
    <w:p w14:paraId="7931B31D" w14:textId="77777777" w:rsidR="00CA4F58" w:rsidRPr="007341F7" w:rsidRDefault="00CA4F58" w:rsidP="00CA4F58">
      <w:pPr>
        <w:ind w:firstLine="24pt"/>
        <w:rPr>
          <w:rFonts w:hint="eastAsia"/>
        </w:rPr>
      </w:pPr>
      <w:commentRangeStart w:id="14"/>
      <w:r>
        <w:rPr>
          <w:rFonts w:hint="eastAsia"/>
        </w:rPr>
        <w:t>Saa</w:t>
      </w:r>
      <w:r>
        <w:t>S</w:t>
      </w:r>
      <w:r>
        <w:t>是</w:t>
      </w:r>
      <w:r w:rsidRPr="00C83B52">
        <w:t>Software</w:t>
      </w:r>
      <w:r>
        <w:t>-as-a-Service</w:t>
      </w:r>
      <w:r>
        <w:t>的简称，是</w:t>
      </w:r>
      <w:r>
        <w:rPr>
          <w:rFonts w:hint="eastAsia"/>
        </w:rPr>
        <w:t>IBM</w:t>
      </w:r>
      <w:r>
        <w:rPr>
          <w:rFonts w:hint="eastAsia"/>
        </w:rPr>
        <w:t>提出的一种新型软件交付服务。</w:t>
      </w:r>
      <w:commentRangeEnd w:id="14"/>
      <w:r w:rsidR="00350702">
        <w:rPr>
          <w:rStyle w:val="a9"/>
        </w:rPr>
        <w:commentReference w:id="14"/>
      </w:r>
      <w:commentRangeStart w:id="15"/>
      <w:r>
        <w:rPr>
          <w:rFonts w:hint="eastAsia"/>
        </w:rPr>
        <w:t>SaaS</w:t>
      </w:r>
      <w:r>
        <w:t>服务往往和多租户技术同行</w:t>
      </w:r>
      <w:r>
        <w:rPr>
          <w:rFonts w:hint="eastAsia"/>
        </w:rPr>
        <w:t>，</w:t>
      </w:r>
      <w:r>
        <w:t>多租户技术的核心思想为</w:t>
      </w:r>
      <w:r>
        <w:rPr>
          <w:rFonts w:hint="eastAsia"/>
        </w:rPr>
        <w:t>SaaS</w:t>
      </w:r>
      <w:r>
        <w:t>软件服务提供数据隔离的</w:t>
      </w:r>
      <w:r w:rsidR="009A7519">
        <w:t>思路</w:t>
      </w:r>
      <w:r w:rsidR="005023C0">
        <w:t>和方法</w:t>
      </w:r>
      <w:r>
        <w:rPr>
          <w:rFonts w:hint="eastAsia"/>
        </w:rPr>
        <w:t>。</w:t>
      </w:r>
      <w:commentRangeEnd w:id="15"/>
      <w:r w:rsidR="007D4FA3">
        <w:rPr>
          <w:rStyle w:val="a9"/>
        </w:rPr>
        <w:commentReference w:id="15"/>
      </w:r>
    </w:p>
    <w:p w14:paraId="02B148D0" w14:textId="77777777" w:rsidR="00095242" w:rsidRDefault="00095242" w:rsidP="001D6672">
      <w:pPr>
        <w:pStyle w:val="3"/>
      </w:pPr>
      <w:r>
        <w:rPr>
          <w:rFonts w:hint="eastAsia"/>
        </w:rPr>
        <w:t xml:space="preserve">2.1.1 </w:t>
      </w:r>
      <w:r>
        <w:rPr>
          <w:rFonts w:hint="eastAsia"/>
        </w:rPr>
        <w:t>多租户技术</w:t>
      </w:r>
    </w:p>
    <w:p w14:paraId="66430EFB" w14:textId="77777777" w:rsidR="00B236DC" w:rsidRDefault="00B236DC" w:rsidP="00B236DC">
      <w:pPr>
        <w:ind w:firstLine="24pt"/>
      </w:pPr>
      <w:commentRangeStart w:id="16"/>
      <w:r>
        <w:t>多租户技术</w:t>
      </w:r>
      <w:r>
        <w:rPr>
          <w:rFonts w:hint="eastAsia"/>
        </w:rPr>
        <w:t>（</w:t>
      </w:r>
      <w:r w:rsidR="004D2EF0">
        <w:rPr>
          <w:rFonts w:ascii="Arial" w:hAnsi="Arial" w:cs="Arial"/>
          <w:color w:val="333333"/>
          <w:sz w:val="21"/>
          <w:szCs w:val="21"/>
          <w:shd w:val="clear" w:color="auto" w:fill="FFFFFF"/>
        </w:rPr>
        <w:t>multi-tenancy technology</w:t>
      </w:r>
      <w:r w:rsidR="004D2EF0">
        <w:rPr>
          <w:rFonts w:hint="eastAsia"/>
        </w:rPr>
        <w:t>）</w:t>
      </w:r>
      <w:r>
        <w:t>是</w:t>
      </w:r>
      <w:r w:rsidR="00811100">
        <w:rPr>
          <w:rFonts w:hint="eastAsia"/>
        </w:rPr>
        <w:t>一种软件架构技术，是旨在实现一种多个企业用户公用一套软件服务，</w:t>
      </w:r>
      <w:commentRangeEnd w:id="16"/>
      <w:r w:rsidR="00434652">
        <w:rPr>
          <w:rStyle w:val="a9"/>
        </w:rPr>
        <w:commentReference w:id="16"/>
      </w:r>
      <w:r w:rsidR="00811100">
        <w:rPr>
          <w:rFonts w:hint="eastAsia"/>
        </w:rPr>
        <w:t>与此同时能保证各个用户之间的数据实现隔离。</w:t>
      </w:r>
      <w:r w:rsidR="00C123E8">
        <w:rPr>
          <w:rFonts w:hint="eastAsia"/>
        </w:rPr>
        <w:t>多租户技术是</w:t>
      </w:r>
      <w:r w:rsidR="00C123E8">
        <w:rPr>
          <w:rFonts w:hint="eastAsia"/>
        </w:rPr>
        <w:t>SaaS</w:t>
      </w:r>
      <w:r w:rsidR="00C123E8">
        <w:t>模式开发的一项重要技术</w:t>
      </w:r>
      <w:r w:rsidR="00C123E8">
        <w:rPr>
          <w:rFonts w:hint="eastAsia"/>
        </w:rPr>
        <w:t>，</w:t>
      </w:r>
      <w:r w:rsidR="00C123E8">
        <w:t>是</w:t>
      </w:r>
      <w:r w:rsidR="00C123E8">
        <w:rPr>
          <w:rFonts w:hint="eastAsia"/>
        </w:rPr>
        <w:t>SaaS</w:t>
      </w:r>
      <w:r w:rsidR="00C123E8">
        <w:t>软件服务区别去其他服务的一个显著性标识</w:t>
      </w:r>
      <w:r w:rsidR="00C123E8">
        <w:rPr>
          <w:rFonts w:hint="eastAsia"/>
        </w:rPr>
        <w:t>。</w:t>
      </w:r>
      <w:r w:rsidR="00EA5AD0">
        <w:rPr>
          <w:rFonts w:hint="eastAsia"/>
        </w:rPr>
        <w:t>是</w:t>
      </w:r>
      <w:r w:rsidR="00EA5AD0">
        <w:rPr>
          <w:rFonts w:hint="eastAsia"/>
        </w:rPr>
        <w:t>SaaS</w:t>
      </w:r>
      <w:r w:rsidR="00EA5AD0">
        <w:t>软件服务数据层的重要技术</w:t>
      </w:r>
      <w:r w:rsidR="00EA5AD0">
        <w:rPr>
          <w:rFonts w:hint="eastAsia"/>
        </w:rPr>
        <w:t>，是</w:t>
      </w:r>
      <w:r w:rsidR="00EC477B">
        <w:rPr>
          <w:rFonts w:hint="eastAsia"/>
        </w:rPr>
        <w:t>实现多用户</w:t>
      </w:r>
      <w:r w:rsidR="00EA5AD0">
        <w:t>软件的设计的</w:t>
      </w:r>
      <w:r w:rsidR="00EC477B">
        <w:t>成功</w:t>
      </w:r>
      <w:r w:rsidR="00A773A7">
        <w:t>基础技术之一</w:t>
      </w:r>
      <w:r w:rsidR="00EA5AD0">
        <w:rPr>
          <w:rFonts w:hint="eastAsia"/>
        </w:rPr>
        <w:t>。</w:t>
      </w:r>
    </w:p>
    <w:p w14:paraId="35A28E99" w14:textId="77777777" w:rsidR="00D572D8" w:rsidRDefault="00D572D8" w:rsidP="00B236DC">
      <w:pPr>
        <w:ind w:firstLine="24pt"/>
      </w:pPr>
      <w:commentRangeStart w:id="17"/>
      <w:r>
        <w:t>传统的软件技术</w:t>
      </w:r>
      <w:r>
        <w:rPr>
          <w:rFonts w:hint="eastAsia"/>
        </w:rPr>
        <w:t>中软件使用者和软件是严格的一对一模式，而多租户架构下的软件模式给不同的租户分配相应的权限，每个租户仅可在相应的权限范围内使用软件提供的服务。</w:t>
      </w:r>
      <w:commentRangeEnd w:id="17"/>
      <w:r w:rsidR="003010E6">
        <w:rPr>
          <w:rStyle w:val="a9"/>
        </w:rPr>
        <w:commentReference w:id="17"/>
      </w:r>
    </w:p>
    <w:p w14:paraId="38456524" w14:textId="77777777" w:rsidR="002F33F2" w:rsidRPr="00D572D8" w:rsidRDefault="002F33F2" w:rsidP="00B236DC">
      <w:pPr>
        <w:ind w:firstLine="24pt"/>
        <w:rPr>
          <w:rFonts w:hint="eastAsia"/>
        </w:rPr>
      </w:pPr>
      <w:commentRangeStart w:id="18"/>
      <w:r>
        <w:t>多租户架构在数据存储方面一般分为三种</w:t>
      </w:r>
      <w:r>
        <w:rPr>
          <w:rFonts w:hint="eastAsia"/>
        </w:rPr>
        <w:t>：</w:t>
      </w:r>
      <w:r>
        <w:t>独立数据库</w:t>
      </w:r>
      <w:r>
        <w:rPr>
          <w:rFonts w:hint="eastAsia"/>
        </w:rPr>
        <w:t>、</w:t>
      </w:r>
      <w:r>
        <w:t>共享数据库</w:t>
      </w:r>
      <w:r>
        <w:rPr>
          <w:rFonts w:hint="eastAsia"/>
        </w:rPr>
        <w:t>，</w:t>
      </w:r>
      <w:r>
        <w:t>独立</w:t>
      </w:r>
      <w:r>
        <w:rPr>
          <w:rFonts w:hint="eastAsia"/>
        </w:rPr>
        <w:t>sch</w:t>
      </w:r>
      <w:r>
        <w:t>e</w:t>
      </w:r>
      <w:r>
        <w:rPr>
          <w:rFonts w:hint="eastAsia"/>
        </w:rPr>
        <w:t>ma</w:t>
      </w:r>
      <w:r>
        <w:rPr>
          <w:rFonts w:hint="eastAsia"/>
        </w:rPr>
        <w:t>、</w:t>
      </w:r>
      <w:r>
        <w:t>共享数据库</w:t>
      </w:r>
      <w:r>
        <w:rPr>
          <w:rFonts w:hint="eastAsia"/>
        </w:rPr>
        <w:t>，</w:t>
      </w:r>
      <w:r>
        <w:t>共享</w:t>
      </w:r>
      <w:r>
        <w:rPr>
          <w:rFonts w:hint="eastAsia"/>
        </w:rPr>
        <w:t>schema</w:t>
      </w:r>
      <w:r>
        <w:rPr>
          <w:rFonts w:hint="eastAsia"/>
        </w:rPr>
        <w:t>。</w:t>
      </w:r>
      <w:commentRangeEnd w:id="18"/>
      <w:r w:rsidR="00233652">
        <w:rPr>
          <w:rStyle w:val="a9"/>
        </w:rPr>
        <w:commentReference w:id="18"/>
      </w:r>
      <w:r w:rsidR="00F97227">
        <w:rPr>
          <w:rFonts w:hint="eastAsia"/>
        </w:rPr>
        <w:t>多组户数据存储的类型一般根据用户的特性进行选择，具体的类型选择要通过实时考察，以使资源利用最大化。对于数据安全性和隔离性要求极为严格，且能够负担起高昂成本性质的用户，一般采用第一种类型的存储结构，使用独立的数据库，完成数据的绝对隔离。对于数据的安全性及隔离性有要求但并没有要求绝对隔离时，可使用第二种共享数据库，其使用各自的</w:t>
      </w:r>
      <w:r w:rsidR="00F97227">
        <w:rPr>
          <w:rFonts w:hint="eastAsia"/>
        </w:rPr>
        <w:t>schema</w:t>
      </w:r>
      <w:r w:rsidR="00F97227">
        <w:t>进行数据的隔离和区分</w:t>
      </w:r>
      <w:r w:rsidR="00F97227">
        <w:rPr>
          <w:rFonts w:hint="eastAsia"/>
        </w:rPr>
        <w:t>。</w:t>
      </w:r>
      <w:r w:rsidR="00F97227">
        <w:t>对于数据信息敏感性不高</w:t>
      </w:r>
      <w:r w:rsidR="00F97227">
        <w:rPr>
          <w:rFonts w:hint="eastAsia"/>
        </w:rPr>
        <w:t>，</w:t>
      </w:r>
      <w:r w:rsidR="00F97227">
        <w:t>且用户想通过最小的开销完成数据的管理</w:t>
      </w:r>
      <w:r w:rsidR="00F97227">
        <w:rPr>
          <w:rFonts w:hint="eastAsia"/>
        </w:rPr>
        <w:t>，</w:t>
      </w:r>
      <w:r w:rsidR="00F97227">
        <w:t>可使用第三种模式的共享数据库</w:t>
      </w:r>
      <w:r w:rsidR="00F97227">
        <w:rPr>
          <w:rFonts w:hint="eastAsia"/>
        </w:rPr>
        <w:t>，</w:t>
      </w:r>
      <w:r w:rsidR="00F97227">
        <w:t>这种共享数</w:t>
      </w:r>
      <w:r w:rsidR="00F97227">
        <w:lastRenderedPageBreak/>
        <w:t>据库使用相同的数据库</w:t>
      </w:r>
      <w:r w:rsidR="00F97227">
        <w:rPr>
          <w:rFonts w:hint="eastAsia"/>
        </w:rPr>
        <w:t>、</w:t>
      </w:r>
      <w:r w:rsidR="00F97227">
        <w:t>schema</w:t>
      </w:r>
      <w:r w:rsidR="00F97227">
        <w:t>和数据库表</w:t>
      </w:r>
      <w:r w:rsidR="00F97227">
        <w:rPr>
          <w:rFonts w:hint="eastAsia"/>
        </w:rPr>
        <w:t>，</w:t>
      </w:r>
      <w:r w:rsidR="00F97227">
        <w:t>表中通过特定的标识对租户进行区分</w:t>
      </w:r>
      <w:r w:rsidR="00F97227">
        <w:rPr>
          <w:rFonts w:hint="eastAsia"/>
        </w:rPr>
        <w:t>来实现数据的隔离。</w:t>
      </w:r>
      <w:r w:rsidR="001945ED">
        <w:rPr>
          <w:rFonts w:hint="eastAsia"/>
        </w:rPr>
        <w:t>中小型企业且数据敏感度不高的用户往往采用第三种数据库存储模式，用最少的资金和最便利的开发模式实现信息化。</w:t>
      </w:r>
    </w:p>
    <w:p w14:paraId="5945DC96" w14:textId="77777777" w:rsidR="001D6672" w:rsidRDefault="00095242" w:rsidP="001D6672">
      <w:pPr>
        <w:pStyle w:val="3"/>
      </w:pPr>
      <w:r>
        <w:rPr>
          <w:rFonts w:hint="eastAsia"/>
        </w:rPr>
        <w:t>2.1.2</w:t>
      </w:r>
      <w:r w:rsidR="001D6672">
        <w:t xml:space="preserve"> SaaS</w:t>
      </w:r>
      <w:r w:rsidR="001D6672">
        <w:t>概述</w:t>
      </w:r>
    </w:p>
    <w:p w14:paraId="682C3D68" w14:textId="77777777" w:rsidR="00745854" w:rsidRDefault="00D428B7" w:rsidP="00250117">
      <w:pPr>
        <w:ind w:firstLine="24pt"/>
        <w:rPr>
          <w:rFonts w:hint="eastAsia"/>
        </w:rPr>
      </w:pPr>
      <w:r>
        <w:rPr>
          <w:rFonts w:hint="eastAsia"/>
        </w:rPr>
        <w:t>SaaS</w:t>
      </w:r>
      <w:r>
        <w:rPr>
          <w:rFonts w:hint="eastAsia"/>
        </w:rPr>
        <w:t>是一种基于互联网的新型软件模式，其主要思想是软件服务商进行通过采集用户需求进行软件的开发、测试，开发方将软件</w:t>
      </w:r>
      <w:r w:rsidR="00AC16DA">
        <w:rPr>
          <w:rFonts w:hint="eastAsia"/>
        </w:rPr>
        <w:t>统一</w:t>
      </w:r>
      <w:r>
        <w:rPr>
          <w:rFonts w:hint="eastAsia"/>
        </w:rPr>
        <w:t>部署到自己的服务器上，为用户提供服务器，软件服务和共享数据库。</w:t>
      </w:r>
      <w:r w:rsidR="00A42A19">
        <w:rPr>
          <w:rFonts w:hint="eastAsia"/>
        </w:rPr>
        <w:t>除此之外，软件服务商还提供软件</w:t>
      </w:r>
      <w:r w:rsidR="003227BB">
        <w:rPr>
          <w:rFonts w:hint="eastAsia"/>
        </w:rPr>
        <w:t>和数据层的维护。</w:t>
      </w:r>
      <w:r w:rsidR="00687C0F">
        <w:rPr>
          <w:rFonts w:hint="eastAsia"/>
        </w:rPr>
        <w:t>用户可以根据自己的需求，按照一定的</w:t>
      </w:r>
      <w:r w:rsidR="001439F1">
        <w:rPr>
          <w:rFonts w:hint="eastAsia"/>
        </w:rPr>
        <w:t>收费</w:t>
      </w:r>
      <w:r w:rsidR="00687C0F">
        <w:rPr>
          <w:rFonts w:hint="eastAsia"/>
        </w:rPr>
        <w:t>规则（</w:t>
      </w:r>
      <w:r w:rsidR="00687C0F">
        <w:t>规则可以为服务的多少或者服务的时限等</w:t>
      </w:r>
      <w:r w:rsidR="00687C0F">
        <w:rPr>
          <w:rFonts w:hint="eastAsia"/>
        </w:rPr>
        <w:t>）向软件服务商购买</w:t>
      </w:r>
      <w:r w:rsidR="00687C0F">
        <w:rPr>
          <w:rFonts w:hint="eastAsia"/>
        </w:rPr>
        <w:t>SaaS</w:t>
      </w:r>
      <w:r w:rsidR="00687C0F">
        <w:t>软件服务</w:t>
      </w:r>
      <w:r w:rsidR="00687C0F">
        <w:rPr>
          <w:rFonts w:hint="eastAsia"/>
        </w:rPr>
        <w:t>，</w:t>
      </w:r>
      <w:r w:rsidR="00FB78BB">
        <w:rPr>
          <w:rFonts w:hint="eastAsia"/>
        </w:rPr>
        <w:t>并通过</w:t>
      </w:r>
      <w:r w:rsidR="00FB78BB">
        <w:rPr>
          <w:rFonts w:hint="eastAsia"/>
        </w:rPr>
        <w:t>Internet</w:t>
      </w:r>
      <w:r w:rsidR="00FB78BB">
        <w:rPr>
          <w:rFonts w:hint="eastAsia"/>
        </w:rPr>
        <w:t>网络使用所购买的软件服务</w:t>
      </w:r>
      <w:r w:rsidR="004A5856">
        <w:rPr>
          <w:rFonts w:hint="eastAsia"/>
        </w:rPr>
        <w:t>。</w:t>
      </w:r>
      <w:r w:rsidR="00607837">
        <w:rPr>
          <w:rFonts w:hint="eastAsia"/>
        </w:rPr>
        <w:t>这种软件服务方式的运营类似于云服务器，用户只需缴纳一定空间和一定年限的租金便可以使用服务器，而不需再购买昂贵的服务器。</w:t>
      </w:r>
    </w:p>
    <w:p w14:paraId="043CB399" w14:textId="77777777" w:rsidR="004A4FE6" w:rsidRDefault="00A850FC" w:rsidP="004A4FE6">
      <w:pPr>
        <w:ind w:firstLine="24pt"/>
      </w:pPr>
      <w:commentRangeStart w:id="19"/>
      <w:r>
        <w:rPr>
          <w:rFonts w:hint="eastAsia"/>
        </w:rPr>
        <w:t>Saa</w:t>
      </w:r>
      <w:r>
        <w:t>S</w:t>
      </w:r>
      <w:r>
        <w:t>的软件服务对租户采用一对多的运营模式</w:t>
      </w:r>
      <w:r>
        <w:rPr>
          <w:rFonts w:hint="eastAsia"/>
        </w:rPr>
        <w:t>，软件</w:t>
      </w:r>
      <w:r w:rsidR="00EE098E">
        <w:rPr>
          <w:rFonts w:hint="eastAsia"/>
        </w:rPr>
        <w:t>服务商通过采集用户的需求，进行系统的设计和分析，系统开发完善后</w:t>
      </w:r>
      <w:r w:rsidR="00FB60AC">
        <w:rPr>
          <w:rFonts w:hint="eastAsia"/>
        </w:rPr>
        <w:t>可</w:t>
      </w:r>
      <w:r w:rsidR="00733337">
        <w:rPr>
          <w:rFonts w:hint="eastAsia"/>
        </w:rPr>
        <w:t>通过直接访问互联网的方式</w:t>
      </w:r>
      <w:r w:rsidR="00EE098E">
        <w:rPr>
          <w:rFonts w:hint="eastAsia"/>
        </w:rPr>
        <w:t>供多家用户使用。</w:t>
      </w:r>
      <w:commentRangeEnd w:id="19"/>
      <w:r w:rsidR="00392BA9">
        <w:rPr>
          <w:rStyle w:val="a9"/>
        </w:rPr>
        <w:commentReference w:id="19"/>
      </w:r>
      <w:r>
        <w:t>用户缴纳的</w:t>
      </w:r>
      <w:r>
        <w:t>SaaS</w:t>
      </w:r>
      <w:r>
        <w:t>软件服务的费用往往包含了软件的开发</w:t>
      </w:r>
      <w:r>
        <w:rPr>
          <w:rFonts w:hint="eastAsia"/>
        </w:rPr>
        <w:t>费用，软件的运维费用以及软件的许可证等。共享的软件服务将单个用户进行软件开发和运维的成本分摊到各个租户的租金中，使原本让公司负重累累的软件开发费用变得低廉。</w:t>
      </w:r>
      <w:r w:rsidR="00FB60AC">
        <w:rPr>
          <w:rFonts w:hint="eastAsia"/>
        </w:rPr>
        <w:t>这种多重租赁的软件模式非常适用于软件技术部门不完善的中小型企业，是其实现价格低廉的信息化的一种重要的途径。</w:t>
      </w:r>
    </w:p>
    <w:p w14:paraId="27C2AEE1" w14:textId="77777777" w:rsidR="003E49C1" w:rsidRDefault="003E49C1" w:rsidP="004A4FE6">
      <w:pPr>
        <w:ind w:firstLine="24pt"/>
        <w:rPr>
          <w:rFonts w:hint="eastAsia"/>
        </w:rPr>
      </w:pPr>
      <w:r>
        <w:rPr>
          <w:rFonts w:hint="eastAsia"/>
        </w:rPr>
        <w:t>如图</w:t>
      </w:r>
      <w:r>
        <w:t>，为</w:t>
      </w:r>
      <w:r>
        <w:rPr>
          <w:rFonts w:hint="eastAsia"/>
        </w:rPr>
        <w:t>S</w:t>
      </w:r>
      <w:r>
        <w:t>aaS</w:t>
      </w:r>
      <w:r>
        <w:t>多组户</w:t>
      </w:r>
      <w:r>
        <w:rPr>
          <w:rFonts w:hint="eastAsia"/>
        </w:rPr>
        <w:t>软件服务</w:t>
      </w:r>
      <w:r>
        <w:t>的架构</w:t>
      </w:r>
      <w:r>
        <w:rPr>
          <w:rFonts w:hint="eastAsia"/>
        </w:rPr>
        <w:t>。</w:t>
      </w:r>
    </w:p>
    <w:p w14:paraId="72BBAD5A" w14:textId="2E526965" w:rsidR="008109F4" w:rsidRDefault="00D44252" w:rsidP="004A4FE6">
      <w:pPr>
        <w:ind w:firstLine="24pt"/>
      </w:pPr>
      <w:r>
        <w:rPr>
          <w:noProof/>
        </w:rPr>
        <w:drawing>
          <wp:inline distT="0" distB="0" distL="0" distR="0" wp14:anchorId="0DEFD6B4" wp14:editId="32DB9E3D">
            <wp:extent cx="4751705" cy="2567940"/>
            <wp:effectExtent l="0" t="0" r="1270" b="0"/>
            <wp:docPr id="62" name="画布 5"/>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60" name="Picture 6" descr="未命名文件"/>
                      <pic:cNvPicPr>
                        <a:picLocks noChangeAspect="1" noChangeArrowheads="1"/>
                      </pic:cNvPicPr>
                    </pic:nvPicPr>
                    <pic:blipFill>
                      <a:blip r:embed="rId16">
                        <a:extLst>
                          <a:ext uri="{28A0092B-C50C-407E-A947-70E740481C1C}">
                            <a14:useLocalDpi xmlns:a14="http://schemas.microsoft.com/office/drawing/2010/main" val="0"/>
                          </a:ext>
                        </a:extLst>
                      </a:blip>
                      <a:srcRect t="12.488%" b="8.366%"/>
                      <a:stretch>
                        <a:fillRect/>
                      </a:stretch>
                    </pic:blipFill>
                    <pic:spPr bwMode="auto">
                      <a:xfrm>
                        <a:off x="814705" y="0"/>
                        <a:ext cx="3081655" cy="221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61" name="Text Box 8"/>
                    <wp:cNvSpPr txBox="1">
                      <a:spLocks noChangeArrowheads="1"/>
                    </wp:cNvSpPr>
                    <wp:spPr bwMode="auto">
                      <a:xfrm>
                        <a:off x="574675" y="2209800"/>
                        <a:ext cx="369633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2DD5CDD" w14:textId="77777777" w:rsidR="009D5B3A" w:rsidRPr="00D644AB" w:rsidRDefault="009D5B3A" w:rsidP="00D644AB">
                          <w:pPr>
                            <w:pStyle w:val="ad"/>
                          </w:pPr>
                          <w:r w:rsidRPr="00D644AB">
                            <w:rPr>
                              <w:rFonts w:hint="eastAsia"/>
                            </w:rPr>
                            <w:t>图</w:t>
                          </w:r>
                          <w:r w:rsidRPr="00D644AB">
                            <w:rPr>
                              <w:rFonts w:hint="eastAsia"/>
                            </w:rPr>
                            <w:t>2-1 SaaS</w:t>
                          </w:r>
                          <w:r w:rsidRPr="00D644AB">
                            <w:t xml:space="preserve"> Multi-Tenant Server</w:t>
                          </w:r>
                          <w:r w:rsidRPr="00D644AB">
                            <w:t>架构</w:t>
                          </w:r>
                        </w:p>
                      </wne:txbxContent>
                    </wp:txbx>
                    <wp:bodyPr rot="0" vert="horz" wrap="square" lIns="91440" tIns="45720" rIns="91440" bIns="45720" anchor="t" anchorCtr="0" upright="1">
                      <a:noAutofit/>
                    </wp:bodyPr>
                  </wp:wsp>
                </wp:wpc>
              </a:graphicData>
            </a:graphic>
          </wp:inline>
        </w:drawing>
      </w:r>
    </w:p>
    <w:p w14:paraId="24F637B4" w14:textId="77777777" w:rsidR="00AA51BA" w:rsidRDefault="00AA51BA" w:rsidP="004A4FE6">
      <w:pPr>
        <w:ind w:firstLine="24pt"/>
        <w:rPr>
          <w:rFonts w:hint="eastAsia"/>
        </w:rPr>
      </w:pPr>
      <w:r>
        <w:lastRenderedPageBreak/>
        <w:t>SaaS</w:t>
      </w:r>
      <w:r>
        <w:t>多租户软件服务架构第一层为</w:t>
      </w:r>
      <w:r w:rsidR="00E952AE">
        <w:t>基础层</w:t>
      </w:r>
      <w:r w:rsidR="00E952AE">
        <w:rPr>
          <w:rFonts w:hint="eastAsia"/>
        </w:rPr>
        <w:t>，</w:t>
      </w:r>
      <w:r w:rsidR="00E952AE">
        <w:t>一般为服务器或云服务器</w:t>
      </w:r>
      <w:r w:rsidR="00E952AE">
        <w:rPr>
          <w:rFonts w:hint="eastAsia"/>
        </w:rPr>
        <w:t>，</w:t>
      </w:r>
      <w:r w:rsidR="00E952AE">
        <w:t>第二层为数据库层</w:t>
      </w:r>
      <w:r w:rsidR="00E952AE">
        <w:rPr>
          <w:rFonts w:hint="eastAsia"/>
        </w:rPr>
        <w:t>，</w:t>
      </w:r>
      <w:r w:rsidR="00E952AE">
        <w:t>第三层为</w:t>
      </w:r>
      <w:r w:rsidR="00E952AE">
        <w:rPr>
          <w:rFonts w:hint="eastAsia"/>
        </w:rPr>
        <w:t>SaaS</w:t>
      </w:r>
      <w:r w:rsidR="00E952AE">
        <w:t>多租户服务</w:t>
      </w:r>
      <w:r w:rsidR="00E952AE">
        <w:rPr>
          <w:rFonts w:hint="eastAsia"/>
        </w:rPr>
        <w:t>，</w:t>
      </w:r>
      <w:r w:rsidR="00E952AE">
        <w:t>第四层为</w:t>
      </w:r>
      <w:r w:rsidR="000E4D03">
        <w:t>应用层</w:t>
      </w:r>
      <w:r w:rsidR="000E4D03">
        <w:rPr>
          <w:rFonts w:hint="eastAsia"/>
        </w:rPr>
        <w:t>，</w:t>
      </w:r>
      <w:r w:rsidR="000E4D03">
        <w:t>其上为各个租户</w:t>
      </w:r>
      <w:r w:rsidR="000E4D03">
        <w:rPr>
          <w:rFonts w:hint="eastAsia"/>
        </w:rPr>
        <w:t>。</w:t>
      </w:r>
      <w:r w:rsidR="00F0094F">
        <w:rPr>
          <w:rFonts w:hint="eastAsia"/>
        </w:rPr>
        <w:t>SaaS</w:t>
      </w:r>
      <w:r w:rsidR="00F0094F">
        <w:t>服务商进行</w:t>
      </w:r>
      <w:r w:rsidR="00F0094F">
        <w:rPr>
          <w:rFonts w:hint="eastAsia"/>
        </w:rPr>
        <w:t>软件的开发和数据的维护，并为租户提供初始的用户名和密码，</w:t>
      </w:r>
      <w:r w:rsidR="00F0094F">
        <w:rPr>
          <w:rFonts w:hint="eastAsia"/>
        </w:rPr>
        <w:t>SaaS</w:t>
      </w:r>
      <w:r w:rsidR="00F0094F">
        <w:rPr>
          <w:rFonts w:hint="eastAsia"/>
        </w:rPr>
        <w:t>服务商系统管理员对</w:t>
      </w:r>
      <w:r w:rsidR="00981C1D">
        <w:rPr>
          <w:rFonts w:hint="eastAsia"/>
        </w:rPr>
        <w:t>各个租户进行管理。租户租用服务后具有其公司或组织的最高权限，</w:t>
      </w:r>
      <w:r w:rsidR="00B143F2">
        <w:rPr>
          <w:rFonts w:hint="eastAsia"/>
        </w:rPr>
        <w:t>在内部，租户最高管理员</w:t>
      </w:r>
      <w:r w:rsidR="00981C1D">
        <w:rPr>
          <w:rFonts w:hint="eastAsia"/>
        </w:rPr>
        <w:t>可以添加自己的子管理用户和分组，租户对租用的服务有绝对的最高权限，不同租户相互独立，互不干扰。</w:t>
      </w:r>
      <w:r w:rsidR="00DE2E61">
        <w:rPr>
          <w:rFonts w:hint="eastAsia"/>
        </w:rPr>
        <w:t>SaaS</w:t>
      </w:r>
      <w:r w:rsidR="00DE2E61">
        <w:rPr>
          <w:rFonts w:hint="eastAsia"/>
        </w:rPr>
        <w:t>服务商系统管理员仅仅对租户最高权限管理员进行管理，并不干涉系统使用方内部的</w:t>
      </w:r>
      <w:r w:rsidR="00821445">
        <w:rPr>
          <w:rFonts w:hint="eastAsia"/>
        </w:rPr>
        <w:t>管理和层次结构。</w:t>
      </w:r>
    </w:p>
    <w:p w14:paraId="14C3BE59" w14:textId="77777777" w:rsidR="00377B0D" w:rsidRDefault="00357F58" w:rsidP="00377B0D">
      <w:pPr>
        <w:pStyle w:val="2"/>
      </w:pPr>
      <w:r w:rsidRPr="007341F7">
        <w:rPr>
          <w:rFonts w:hint="eastAsia"/>
        </w:rPr>
        <w:t>2.2</w:t>
      </w:r>
      <w:r w:rsidR="007E155D" w:rsidRPr="007341F7">
        <w:t xml:space="preserve"> </w:t>
      </w:r>
      <w:r w:rsidRPr="007341F7">
        <w:rPr>
          <w:rFonts w:hint="eastAsia"/>
        </w:rPr>
        <w:t>SSM</w:t>
      </w:r>
      <w:r w:rsidR="000E4E48" w:rsidRPr="007341F7">
        <w:rPr>
          <w:rFonts w:hint="eastAsia"/>
        </w:rPr>
        <w:t>框架</w:t>
      </w:r>
    </w:p>
    <w:p w14:paraId="346A1A86" w14:textId="77777777" w:rsidR="00377B0D" w:rsidRDefault="00094A2B" w:rsidP="00377B0D">
      <w:pPr>
        <w:ind w:firstLine="24pt"/>
        <w:rPr>
          <w:rFonts w:hint="eastAsia"/>
        </w:rPr>
      </w:pPr>
      <w:r>
        <w:rPr>
          <w:rFonts w:hint="eastAsia"/>
        </w:rPr>
        <w:t>SSM</w:t>
      </w:r>
      <w:r>
        <w:rPr>
          <w:rFonts w:hint="eastAsia"/>
        </w:rPr>
        <w:t>框架即</w:t>
      </w:r>
      <w:r>
        <w:rPr>
          <w:rFonts w:hint="eastAsia"/>
        </w:rPr>
        <w:t>Spring</w:t>
      </w:r>
      <w:r w:rsidR="00297965">
        <w:t xml:space="preserve"> </w:t>
      </w:r>
      <w:r>
        <w:rPr>
          <w:rFonts w:hint="eastAsia"/>
        </w:rPr>
        <w:t>+</w:t>
      </w:r>
      <w:r w:rsidR="00297965">
        <w:t xml:space="preserve"> </w:t>
      </w:r>
      <w:r>
        <w:t>SpringMVC</w:t>
      </w:r>
      <w:r w:rsidR="00297965">
        <w:t xml:space="preserve"> </w:t>
      </w:r>
      <w:r>
        <w:rPr>
          <w:rFonts w:hint="eastAsia"/>
        </w:rPr>
        <w:t>+</w:t>
      </w:r>
      <w:r w:rsidR="00297965">
        <w:t xml:space="preserve"> </w:t>
      </w:r>
      <w:r>
        <w:t>M</w:t>
      </w:r>
      <w:r w:rsidR="007E06EA">
        <w:t>yB</w:t>
      </w:r>
      <w:r>
        <w:t>atis</w:t>
      </w:r>
      <w:r>
        <w:t>框架的整合</w:t>
      </w:r>
      <w:r w:rsidR="000E347D">
        <w:rPr>
          <w:rFonts w:hint="eastAsia"/>
        </w:rPr>
        <w:t>。</w:t>
      </w:r>
      <w:r w:rsidR="00996F10">
        <w:rPr>
          <w:rFonts w:hint="eastAsia"/>
        </w:rPr>
        <w:t>框架整合了</w:t>
      </w:r>
      <w:r w:rsidR="00996F10">
        <w:rPr>
          <w:rFonts w:hint="eastAsia"/>
        </w:rPr>
        <w:t>Spring</w:t>
      </w:r>
      <w:r w:rsidR="00996F10">
        <w:rPr>
          <w:rFonts w:hint="eastAsia"/>
        </w:rPr>
        <w:t>、</w:t>
      </w:r>
      <w:r w:rsidR="00996F10">
        <w:rPr>
          <w:rFonts w:hint="eastAsia"/>
        </w:rPr>
        <w:t>Spring</w:t>
      </w:r>
      <w:r w:rsidR="00996F10">
        <w:t>MVC</w:t>
      </w:r>
      <w:r w:rsidR="00996F10">
        <w:rPr>
          <w:rFonts w:hint="eastAsia"/>
        </w:rPr>
        <w:t>和</w:t>
      </w:r>
      <w:r w:rsidR="007E06EA">
        <w:t>MyBatis</w:t>
      </w:r>
      <w:r w:rsidR="00996F10">
        <w:rPr>
          <w:rFonts w:hint="eastAsia"/>
        </w:rPr>
        <w:t>，通过</w:t>
      </w:r>
      <w:r w:rsidR="00996F10">
        <w:rPr>
          <w:rFonts w:hint="eastAsia"/>
        </w:rPr>
        <w:t>xml</w:t>
      </w:r>
      <w:r w:rsidR="00996F10">
        <w:rPr>
          <w:rFonts w:hint="eastAsia"/>
        </w:rPr>
        <w:t>配置文件进行数据库连接池配置，事务管理和注解的配置等内容。</w:t>
      </w:r>
      <w:r w:rsidR="0018092F">
        <w:rPr>
          <w:rFonts w:hint="eastAsia"/>
        </w:rPr>
        <w:t>通过</w:t>
      </w:r>
      <w:r w:rsidR="0018092F">
        <w:rPr>
          <w:rFonts w:hint="eastAsia"/>
        </w:rPr>
        <w:t>Spring</w:t>
      </w:r>
      <w:r w:rsidR="0018092F">
        <w:rPr>
          <w:rFonts w:hint="eastAsia"/>
        </w:rPr>
        <w:t>管理业务逻辑层，通过</w:t>
      </w:r>
      <w:r w:rsidR="007E06EA">
        <w:t>MyBatis</w:t>
      </w:r>
      <w:r w:rsidR="0018092F">
        <w:rPr>
          <w:rFonts w:hint="eastAsia"/>
        </w:rPr>
        <w:t>管理</w:t>
      </w:r>
      <w:r w:rsidR="00DB52A8">
        <w:rPr>
          <w:rFonts w:hint="eastAsia"/>
        </w:rPr>
        <w:t>持久层，</w:t>
      </w:r>
      <w:r w:rsidR="00DB52A8">
        <w:rPr>
          <w:rFonts w:hint="eastAsia"/>
        </w:rPr>
        <w:t>SpringMVC</w:t>
      </w:r>
      <w:r w:rsidR="00DB52A8">
        <w:rPr>
          <w:rFonts w:hint="eastAsia"/>
        </w:rPr>
        <w:t>实现表现层。</w:t>
      </w:r>
    </w:p>
    <w:p w14:paraId="65885760" w14:textId="77777777" w:rsidR="001D6672" w:rsidRDefault="001D6672" w:rsidP="00277AAA">
      <w:pPr>
        <w:pStyle w:val="3"/>
      </w:pPr>
      <w:r w:rsidRPr="001D6672">
        <w:rPr>
          <w:rFonts w:hint="eastAsia"/>
        </w:rPr>
        <w:t>2.2.1</w:t>
      </w:r>
      <w:r w:rsidR="00525631">
        <w:t xml:space="preserve"> </w:t>
      </w:r>
      <w:r w:rsidR="000E4E48">
        <w:t>Spring</w:t>
      </w:r>
      <w:r w:rsidR="000E4E48">
        <w:t>框架和</w:t>
      </w:r>
      <w:r w:rsidR="000E4E48">
        <w:rPr>
          <w:rFonts w:hint="eastAsia"/>
        </w:rPr>
        <w:t>SpringMVC</w:t>
      </w:r>
    </w:p>
    <w:p w14:paraId="3A8CEFC4" w14:textId="77777777" w:rsidR="00515466" w:rsidRDefault="005F024C" w:rsidP="005F024C">
      <w:pPr>
        <w:ind w:firstLine="24pt"/>
      </w:pPr>
      <w:commentRangeStart w:id="20"/>
      <w:r>
        <w:t>Spring</w:t>
      </w:r>
      <w:r>
        <w:t>框架</w:t>
      </w:r>
      <w:r w:rsidR="00C230FB">
        <w:t>是</w:t>
      </w:r>
      <w:r>
        <w:t>为解决</w:t>
      </w:r>
      <w:r>
        <w:t>Java SE/EE</w:t>
      </w:r>
      <w:r>
        <w:t>企业</w:t>
      </w:r>
      <w:r w:rsidR="00B1713E">
        <w:t>级</w:t>
      </w:r>
      <w:r>
        <w:t>应用程序复杂性而创建的一种开源框架</w:t>
      </w:r>
      <w:r w:rsidR="00CB03A6">
        <w:rPr>
          <w:rFonts w:hint="eastAsia"/>
        </w:rPr>
        <w:t>，</w:t>
      </w:r>
      <w:r w:rsidR="00DA6112">
        <w:t>以</w:t>
      </w:r>
      <w:r w:rsidR="00DA6112">
        <w:rPr>
          <w:rFonts w:hint="eastAsia"/>
        </w:rPr>
        <w:t>IoC</w:t>
      </w:r>
      <w:r w:rsidR="00DA6112">
        <w:rPr>
          <w:rFonts w:hint="eastAsia"/>
        </w:rPr>
        <w:t>（控制反转）和</w:t>
      </w:r>
      <w:r w:rsidR="00DA6112">
        <w:rPr>
          <w:rFonts w:hint="eastAsia"/>
        </w:rPr>
        <w:t>AOP</w:t>
      </w:r>
      <w:r w:rsidR="00DA6112">
        <w:rPr>
          <w:rFonts w:hint="eastAsia"/>
        </w:rPr>
        <w:t>（面向切面编程）为内核</w:t>
      </w:r>
      <w:r w:rsidR="008E5AB6">
        <w:rPr>
          <w:rFonts w:hint="eastAsia"/>
        </w:rPr>
        <w:t>，是一种轻量级的容器框架</w:t>
      </w:r>
      <w:r w:rsidR="00DA6112">
        <w:rPr>
          <w:rFonts w:hint="eastAsia"/>
        </w:rPr>
        <w:t>。</w:t>
      </w:r>
      <w:commentRangeEnd w:id="20"/>
      <w:r w:rsidR="0017409F">
        <w:rPr>
          <w:rStyle w:val="a9"/>
        </w:rPr>
        <w:commentReference w:id="20"/>
      </w:r>
      <w:r w:rsidR="00D1022E">
        <w:rPr>
          <w:rFonts w:hint="eastAsia"/>
        </w:rPr>
        <w:t>Spring</w:t>
      </w:r>
      <w:r w:rsidR="00D1022E">
        <w:rPr>
          <w:rFonts w:hint="eastAsia"/>
        </w:rPr>
        <w:t>使用基本的</w:t>
      </w:r>
      <w:r w:rsidR="00D1022E">
        <w:rPr>
          <w:rFonts w:hint="eastAsia"/>
        </w:rPr>
        <w:t>Java</w:t>
      </w:r>
      <w:r w:rsidR="00D1022E">
        <w:t>Bean</w:t>
      </w:r>
      <w:r w:rsidR="00D1022E">
        <w:t>来</w:t>
      </w:r>
      <w:r w:rsidR="00743E65">
        <w:t>代替重量级的</w:t>
      </w:r>
      <w:r w:rsidR="00743E65">
        <w:rPr>
          <w:rFonts w:hint="eastAsia"/>
        </w:rPr>
        <w:t>EJB</w:t>
      </w:r>
      <w:r w:rsidR="00743E65">
        <w:rPr>
          <w:rFonts w:hint="eastAsia"/>
        </w:rPr>
        <w:t>框架，使用</w:t>
      </w:r>
      <w:r w:rsidR="00743E65">
        <w:rPr>
          <w:rFonts w:hint="eastAsia"/>
        </w:rPr>
        <w:t>Spring</w:t>
      </w:r>
      <w:r w:rsidR="00743E65">
        <w:rPr>
          <w:rFonts w:hint="eastAsia"/>
        </w:rPr>
        <w:t>后，项目中的</w:t>
      </w:r>
      <w:r w:rsidR="00743E65">
        <w:rPr>
          <w:rFonts w:hint="eastAsia"/>
        </w:rPr>
        <w:t>EJB</w:t>
      </w:r>
      <w:r w:rsidR="00743E65">
        <w:rPr>
          <w:rFonts w:hint="eastAsia"/>
        </w:rPr>
        <w:t>仍可继续使用。</w:t>
      </w:r>
      <w:r w:rsidR="00AD33CC">
        <w:rPr>
          <w:rFonts w:hint="eastAsia"/>
        </w:rPr>
        <w:t>Spring</w:t>
      </w:r>
      <w:r w:rsidR="00AD33CC">
        <w:rPr>
          <w:rFonts w:hint="eastAsia"/>
        </w:rPr>
        <w:t>的缔造者</w:t>
      </w:r>
      <w:r w:rsidR="00AD33CC">
        <w:rPr>
          <w:rFonts w:hint="eastAsia"/>
        </w:rPr>
        <w:t>Rod</w:t>
      </w:r>
      <w:r w:rsidR="00AD33CC">
        <w:t xml:space="preserve"> Johnson</w:t>
      </w:r>
      <w:r w:rsidR="00AD33CC">
        <w:t>摈弃了</w:t>
      </w:r>
      <w:r w:rsidR="00AD33CC">
        <w:rPr>
          <w:rFonts w:hint="eastAsia"/>
        </w:rPr>
        <w:t>Java</w:t>
      </w:r>
      <w:r w:rsidR="00AD33CC">
        <w:t xml:space="preserve"> EE</w:t>
      </w:r>
      <w:r w:rsidR="00AD33CC">
        <w:t>框架复杂</w:t>
      </w:r>
      <w:r w:rsidR="00AD33CC">
        <w:rPr>
          <w:rFonts w:hint="eastAsia"/>
        </w:rPr>
        <w:t>、低效的缺陷，赋予了</w:t>
      </w:r>
      <w:r w:rsidR="00AD33CC">
        <w:rPr>
          <w:rFonts w:hint="eastAsia"/>
        </w:rPr>
        <w:t>Spring</w:t>
      </w:r>
      <w:r w:rsidR="00AD33CC">
        <w:t>框架更加灵巧</w:t>
      </w:r>
      <w:r w:rsidR="00AD33CC">
        <w:rPr>
          <w:rFonts w:hint="eastAsia"/>
        </w:rPr>
        <w:t>、易于开发、测试和部署的特性</w:t>
      </w:r>
      <w:r w:rsidR="00FD2229">
        <w:rPr>
          <w:rFonts w:hint="eastAsia"/>
        </w:rPr>
        <w:t>。</w:t>
      </w:r>
      <w:r w:rsidR="00FD2229">
        <w:rPr>
          <w:rFonts w:hint="eastAsia"/>
        </w:rPr>
        <w:t>Spring</w:t>
      </w:r>
      <w:r w:rsidR="00FD2229">
        <w:t>框架给开发人员带来了很大的便利</w:t>
      </w:r>
      <w:r w:rsidR="00B64EEA">
        <w:rPr>
          <w:rFonts w:hint="eastAsia"/>
        </w:rPr>
        <w:t>，</w:t>
      </w:r>
      <w:r w:rsidR="00B64EEA">
        <w:t>众多优点使其得到广泛应用</w:t>
      </w:r>
      <w:r w:rsidR="00B64EEA">
        <w:rPr>
          <w:rFonts w:hint="eastAsia"/>
        </w:rPr>
        <w:t>。</w:t>
      </w:r>
    </w:p>
    <w:p w14:paraId="4BD70FA3" w14:textId="77777777" w:rsidR="005F024C" w:rsidRDefault="008937B9" w:rsidP="005F024C">
      <w:pPr>
        <w:ind w:firstLine="24pt"/>
      </w:pPr>
      <w:r>
        <w:rPr>
          <w:rFonts w:hint="eastAsia"/>
        </w:rPr>
        <w:t>Spring</w:t>
      </w:r>
      <w:r>
        <w:rPr>
          <w:rFonts w:hint="eastAsia"/>
        </w:rPr>
        <w:t>框架</w:t>
      </w:r>
      <w:r w:rsidR="00FD2229">
        <w:t>方便了解耦</w:t>
      </w:r>
      <w:r>
        <w:rPr>
          <w:rFonts w:hint="eastAsia"/>
        </w:rPr>
        <w:t>，</w:t>
      </w:r>
      <w:r>
        <w:t>可控制对象间的依赖关系</w:t>
      </w:r>
      <w:r>
        <w:rPr>
          <w:rFonts w:hint="eastAsia"/>
        </w:rPr>
        <w:t>，</w:t>
      </w:r>
      <w:r>
        <w:t>避免程序的过度耦合</w:t>
      </w:r>
      <w:r>
        <w:rPr>
          <w:rFonts w:hint="eastAsia"/>
        </w:rPr>
        <w:t>。</w:t>
      </w:r>
      <w:r w:rsidR="00FD2229">
        <w:t>提供了更加简易</w:t>
      </w:r>
      <w:r w:rsidR="00FD2229">
        <w:rPr>
          <w:rFonts w:hint="eastAsia"/>
        </w:rPr>
        <w:t>的开发</w:t>
      </w:r>
      <w:r w:rsidR="007B4BCA">
        <w:rPr>
          <w:rFonts w:hint="eastAsia"/>
        </w:rPr>
        <w:t>，</w:t>
      </w:r>
      <w:r w:rsidR="007B4BCA">
        <w:rPr>
          <w:rFonts w:hint="eastAsia"/>
        </w:rPr>
        <w:t>Spring</w:t>
      </w:r>
      <w:r w:rsidR="007B4BCA">
        <w:rPr>
          <w:rFonts w:hint="eastAsia"/>
        </w:rPr>
        <w:t>提供了用于测试的模块，可通过简单的注解实现单元测试等其他测试，用户可以随时进行测试，儿不用担心启动整个庞大的程序。</w:t>
      </w:r>
      <w:r w:rsidR="00251D94">
        <w:rPr>
          <w:rFonts w:hint="eastAsia"/>
        </w:rPr>
        <w:t>Spring</w:t>
      </w:r>
      <w:r w:rsidR="00251D94">
        <w:t>也</w:t>
      </w:r>
      <w:r w:rsidR="00FD2229">
        <w:rPr>
          <w:rFonts w:hint="eastAsia"/>
        </w:rPr>
        <w:t>提供声明式事务的支持，</w:t>
      </w:r>
      <w:r w:rsidR="00251D94">
        <w:rPr>
          <w:rFonts w:hint="eastAsia"/>
        </w:rPr>
        <w:t>能够灵活的控制事务管理。</w:t>
      </w:r>
      <w:r w:rsidR="00251D94">
        <w:rPr>
          <w:rFonts w:hint="eastAsia"/>
        </w:rPr>
        <w:t>Spring</w:t>
      </w:r>
      <w:r w:rsidR="00251D94">
        <w:rPr>
          <w:rFonts w:hint="eastAsia"/>
        </w:rPr>
        <w:t>框架也可以和其他优秀框架进行良好的集成，如</w:t>
      </w:r>
      <w:r w:rsidR="00251D94">
        <w:rPr>
          <w:rFonts w:hint="eastAsia"/>
        </w:rPr>
        <w:t>Struts</w:t>
      </w:r>
      <w:r w:rsidR="00251D94">
        <w:t>2</w:t>
      </w:r>
      <w:r w:rsidR="00251D94">
        <w:rPr>
          <w:rFonts w:hint="eastAsia"/>
        </w:rPr>
        <w:t>、</w:t>
      </w:r>
      <w:r w:rsidR="00251D94">
        <w:rPr>
          <w:rFonts w:hint="eastAsia"/>
        </w:rPr>
        <w:t>Hibernate</w:t>
      </w:r>
      <w:r w:rsidR="00251D94">
        <w:t>和</w:t>
      </w:r>
      <w:r w:rsidR="004930FC">
        <w:t>MyBatis</w:t>
      </w:r>
      <w:r w:rsidR="00251D94">
        <w:rPr>
          <w:rFonts w:hint="eastAsia"/>
        </w:rPr>
        <w:t>框架等</w:t>
      </w:r>
      <w:r w:rsidR="00C8205E">
        <w:rPr>
          <w:rFonts w:hint="eastAsia"/>
        </w:rPr>
        <w:t>。</w:t>
      </w:r>
    </w:p>
    <w:p w14:paraId="147FCD77" w14:textId="77777777" w:rsidR="00467D3C" w:rsidRDefault="00467D3C" w:rsidP="005F024C">
      <w:pPr>
        <w:ind w:firstLine="24pt"/>
      </w:pPr>
      <w:r>
        <w:rPr>
          <w:rFonts w:hint="eastAsia"/>
        </w:rPr>
        <w:t>Spring</w:t>
      </w:r>
      <w:r w:rsidR="002810E8">
        <w:rPr>
          <w:rFonts w:hint="eastAsia"/>
        </w:rPr>
        <w:t>框架</w:t>
      </w:r>
      <w:r w:rsidR="003F2D4B">
        <w:rPr>
          <w:rFonts w:hint="eastAsia"/>
        </w:rPr>
        <w:t>为</w:t>
      </w:r>
      <w:r w:rsidR="003F2D4B">
        <w:rPr>
          <w:rFonts w:hint="eastAsia"/>
        </w:rPr>
        <w:t>Java</w:t>
      </w:r>
      <w:r w:rsidR="003F2D4B">
        <w:t>开大提供了综合</w:t>
      </w:r>
      <w:r w:rsidR="003F2D4B">
        <w:rPr>
          <w:rFonts w:hint="eastAsia"/>
        </w:rPr>
        <w:t>、</w:t>
      </w:r>
      <w:r w:rsidR="003F2D4B">
        <w:t>广泛的平台</w:t>
      </w:r>
      <w:r w:rsidR="003F2D4B">
        <w:rPr>
          <w:rFonts w:hint="eastAsia"/>
        </w:rPr>
        <w:t>，</w:t>
      </w:r>
      <w:r w:rsidR="003F2D4B">
        <w:t>帮助开发者更简洁</w:t>
      </w:r>
      <w:r w:rsidR="003F2D4B">
        <w:rPr>
          <w:rFonts w:hint="eastAsia"/>
        </w:rPr>
        <w:t>、专注的开发应用程序。现今已经集成了</w:t>
      </w:r>
      <w:r w:rsidR="003F2D4B">
        <w:rPr>
          <w:rFonts w:hint="eastAsia"/>
        </w:rPr>
        <w:t>20</w:t>
      </w:r>
      <w:r w:rsidR="003F2D4B">
        <w:rPr>
          <w:rFonts w:hint="eastAsia"/>
        </w:rPr>
        <w:t>多个模块，</w:t>
      </w:r>
      <w:r w:rsidR="00837C58">
        <w:rPr>
          <w:rFonts w:hint="eastAsia"/>
        </w:rPr>
        <w:t>由七个模块组成，</w:t>
      </w:r>
      <w:r w:rsidR="00D138A9">
        <w:rPr>
          <w:rFonts w:hint="eastAsia"/>
        </w:rPr>
        <w:t>其每个模块</w:t>
      </w:r>
      <w:r w:rsidR="00D138A9">
        <w:rPr>
          <w:rFonts w:hint="eastAsia"/>
        </w:rPr>
        <w:lastRenderedPageBreak/>
        <w:t>都可以单独存在，也可以多个联合实现</w:t>
      </w:r>
      <w:r w:rsidR="00553F63">
        <w:rPr>
          <w:rFonts w:hint="eastAsia"/>
        </w:rPr>
        <w:t>，这七个模块提供了企业级开发的包括持久层、业务层和展示层的所有支持</w:t>
      </w:r>
      <w:r w:rsidR="00D138A9">
        <w:rPr>
          <w:rFonts w:hint="eastAsia"/>
        </w:rPr>
        <w:t>。</w:t>
      </w:r>
      <w:r w:rsidR="004406BF">
        <w:rPr>
          <w:rFonts w:hint="eastAsia"/>
        </w:rPr>
        <w:t>Spring</w:t>
      </w:r>
      <w:r w:rsidR="004406BF">
        <w:rPr>
          <w:rFonts w:hint="eastAsia"/>
        </w:rPr>
        <w:t>构建在核心容器上</w:t>
      </w:r>
      <w:r w:rsidR="00867BFA">
        <w:rPr>
          <w:rFonts w:hint="eastAsia"/>
        </w:rPr>
        <w:t>，其</w:t>
      </w:r>
      <w:r w:rsidR="003F2D4B">
        <w:rPr>
          <w:rFonts w:hint="eastAsia"/>
        </w:rPr>
        <w:t>主要分布如下图所示：</w:t>
      </w:r>
    </w:p>
    <w:p w14:paraId="05F9FB44" w14:textId="024E68E1" w:rsidR="003F2D4B" w:rsidRPr="003F2D4B" w:rsidRDefault="00D44252" w:rsidP="003F2D4B">
      <w:pPr>
        <w:ind w:firstLineChars="0" w:firstLine="0pt"/>
        <w:rPr>
          <w:rFonts w:hint="eastAsia"/>
        </w:rPr>
      </w:pPr>
      <w:r>
        <w:rPr>
          <w:noProof/>
        </w:rPr>
        <w:drawing>
          <wp:inline distT="0" distB="0" distL="0" distR="0" wp14:anchorId="098EEB43" wp14:editId="3BAD4C21">
            <wp:extent cx="5550535" cy="3918585"/>
            <wp:effectExtent l="0" t="0" r="2540" b="0"/>
            <wp:docPr id="59" name="画布 12"/>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57" name="Picture 13" descr="7178f37egw1etwb5nakx1j20k00f0dh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93739" y="0"/>
                        <a:ext cx="4768904" cy="3424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58" name="Text Box 14"/>
                    <wp:cNvSpPr txBox="1">
                      <a:spLocks noChangeArrowheads="1"/>
                    </wp:cNvSpPr>
                    <wp:spPr bwMode="auto">
                      <a:xfrm>
                        <a:off x="493739" y="3424732"/>
                        <a:ext cx="4718358" cy="419848"/>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0FA6E1DB" w14:textId="77777777" w:rsidR="009D5B3A" w:rsidRDefault="009D5B3A" w:rsidP="003F2D4B">
                          <w:pPr>
                            <w:ind w:firstLine="24pt"/>
                            <w:jc w:val="center"/>
                          </w:pPr>
                          <w:r>
                            <w:t>图</w:t>
                          </w:r>
                          <w:r>
                            <w:rPr>
                              <w:rFonts w:hint="eastAsia"/>
                            </w:rPr>
                            <w:t>2.2</w:t>
                          </w:r>
                          <w:r>
                            <w:t xml:space="preserve"> Spring</w:t>
                          </w:r>
                          <w:r>
                            <w:rPr>
                              <w:rFonts w:hint="eastAsia"/>
                            </w:rPr>
                            <w:t>框架</w:t>
                          </w:r>
                          <w:r>
                            <w:t>组件图</w:t>
                          </w:r>
                        </w:p>
                      </wne:txbxContent>
                    </wp:txbx>
                    <wp:bodyPr rot="0" vert="horz" wrap="square" lIns="91440" tIns="45720" rIns="91440" bIns="45720" anchor="t" anchorCtr="0" upright="1">
                      <a:noAutofit/>
                    </wp:bodyPr>
                  </wp:wsp>
                </wp:wpc>
              </a:graphicData>
            </a:graphic>
          </wp:inline>
        </w:drawing>
      </w:r>
    </w:p>
    <w:p w14:paraId="6229198C" w14:textId="77777777" w:rsidR="00D04F5C" w:rsidRDefault="008A72EA" w:rsidP="005F024C">
      <w:pPr>
        <w:ind w:firstLine="24pt"/>
      </w:pPr>
      <w:r>
        <w:rPr>
          <w:rFonts w:hint="eastAsia"/>
        </w:rPr>
        <w:t>Spring</w:t>
      </w:r>
      <w:r>
        <w:rPr>
          <w:rFonts w:hint="eastAsia"/>
        </w:rPr>
        <w:t>的核心容器有四个，包括</w:t>
      </w:r>
      <w:r>
        <w:rPr>
          <w:rFonts w:hint="eastAsia"/>
        </w:rPr>
        <w:t>Bean</w:t>
      </w:r>
      <w:r>
        <w:t>s</w:t>
      </w:r>
      <w:r>
        <w:rPr>
          <w:rFonts w:hint="eastAsia"/>
        </w:rPr>
        <w:t>、</w:t>
      </w:r>
      <w:r>
        <w:rPr>
          <w:rFonts w:hint="eastAsia"/>
        </w:rPr>
        <w:t>C</w:t>
      </w:r>
      <w:r>
        <w:t>ore</w:t>
      </w:r>
      <w:r>
        <w:rPr>
          <w:rFonts w:hint="eastAsia"/>
        </w:rPr>
        <w:t>、</w:t>
      </w:r>
      <w:r>
        <w:t>Context</w:t>
      </w:r>
      <w:r>
        <w:t>和</w:t>
      </w:r>
      <w:r>
        <w:t>SpEL</w:t>
      </w:r>
      <w:r w:rsidR="00824485">
        <w:rPr>
          <w:rFonts w:hint="eastAsia"/>
        </w:rPr>
        <w:t>，</w:t>
      </w:r>
      <w:r w:rsidR="00824485">
        <w:t>核心容器构建了</w:t>
      </w:r>
      <w:r w:rsidR="00824485">
        <w:rPr>
          <w:rFonts w:hint="eastAsia"/>
        </w:rPr>
        <w:t>Spring</w:t>
      </w:r>
      <w:r w:rsidR="00824485">
        <w:rPr>
          <w:rFonts w:hint="eastAsia"/>
        </w:rPr>
        <w:t>的基础架构</w:t>
      </w:r>
      <w:r w:rsidR="00FC4276">
        <w:rPr>
          <w:rFonts w:hint="eastAsia"/>
        </w:rPr>
        <w:t>，提供了框架的基础功能</w:t>
      </w:r>
      <w:r w:rsidR="00824485">
        <w:rPr>
          <w:rFonts w:hint="eastAsia"/>
        </w:rPr>
        <w:t>。</w:t>
      </w:r>
      <w:r w:rsidR="00FC4276">
        <w:rPr>
          <w:rFonts w:hint="eastAsia"/>
        </w:rPr>
        <w:t>它实现了</w:t>
      </w:r>
      <w:r w:rsidR="00FC4276">
        <w:rPr>
          <w:rFonts w:hint="eastAsia"/>
        </w:rPr>
        <w:t>Io</w:t>
      </w:r>
      <w:r w:rsidR="00FC4276">
        <w:t>C</w:t>
      </w:r>
      <w:r w:rsidR="00FC4276">
        <w:t>模式</w:t>
      </w:r>
      <w:r w:rsidR="00F442DA">
        <w:rPr>
          <w:rFonts w:hint="eastAsia"/>
        </w:rPr>
        <w:t>，</w:t>
      </w:r>
      <w:r w:rsidR="00F442DA">
        <w:rPr>
          <w:rFonts w:hint="eastAsia"/>
        </w:rPr>
        <w:t xml:space="preserve"> </w:t>
      </w:r>
      <w:commentRangeStart w:id="21"/>
      <w:r w:rsidR="00F442DA">
        <w:rPr>
          <w:rFonts w:hint="eastAsia"/>
        </w:rPr>
        <w:t>IoC</w:t>
      </w:r>
      <w:r w:rsidR="00F442DA">
        <w:t>是</w:t>
      </w:r>
      <w:r w:rsidR="00F442DA">
        <w:rPr>
          <w:rFonts w:hint="eastAsia"/>
        </w:rPr>
        <w:t>Inverse</w:t>
      </w:r>
      <w:r w:rsidR="00F442DA">
        <w:t xml:space="preserve"> of Control</w:t>
      </w:r>
      <w:r w:rsidR="00F442DA">
        <w:t>的缩写</w:t>
      </w:r>
      <w:r w:rsidR="00ED1DEF">
        <w:rPr>
          <w:rFonts w:hint="eastAsia"/>
        </w:rPr>
        <w:t>，</w:t>
      </w:r>
      <w:r w:rsidR="0001788F">
        <w:rPr>
          <w:rFonts w:hint="eastAsia"/>
        </w:rPr>
        <w:t>在框架中表示控制反转，</w:t>
      </w:r>
      <w:r w:rsidR="00B065E9">
        <w:rPr>
          <w:rFonts w:hint="eastAsia"/>
        </w:rPr>
        <w:t>它将类之间的依赖关系从代</w:t>
      </w:r>
      <w:commentRangeEnd w:id="21"/>
      <w:r w:rsidR="007C23FA">
        <w:rPr>
          <w:rStyle w:val="a9"/>
        </w:rPr>
        <w:commentReference w:id="21"/>
      </w:r>
      <w:r w:rsidR="00B065E9">
        <w:rPr>
          <w:rFonts w:hint="eastAsia"/>
        </w:rPr>
        <w:t>码中脱离开来，将某一接口的具体实现类的选择控制权从调用类移除，移交给第三方裁决，降低了类与类之间的以来关系，促进了松耦合。</w:t>
      </w:r>
      <w:r w:rsidR="00C56FA0">
        <w:rPr>
          <w:rFonts w:hint="eastAsia"/>
        </w:rPr>
        <w:t>控制反转将程序之间的关系完全交由容器控制，</w:t>
      </w:r>
      <w:r w:rsidR="00C56FA0">
        <w:rPr>
          <w:rFonts w:hint="eastAsia"/>
        </w:rPr>
        <w:t>Java</w:t>
      </w:r>
      <w:r w:rsidR="00C56FA0">
        <w:t>的垃圾回收机制使用户不用考虑对象的销毁</w:t>
      </w:r>
      <w:r w:rsidR="00C56FA0">
        <w:rPr>
          <w:rFonts w:hint="eastAsia"/>
        </w:rPr>
        <w:t>，</w:t>
      </w:r>
      <w:r w:rsidR="00C56FA0">
        <w:rPr>
          <w:rFonts w:hint="eastAsia"/>
        </w:rPr>
        <w:t>Io</w:t>
      </w:r>
      <w:r w:rsidR="00C56FA0">
        <w:t>C</w:t>
      </w:r>
      <w:r w:rsidR="00C56FA0">
        <w:t>使</w:t>
      </w:r>
      <w:r w:rsidR="00C56FA0">
        <w:rPr>
          <w:rFonts w:hint="eastAsia"/>
        </w:rPr>
        <w:t>用户不用关心对象的创建和销毁，想要更换一个对象时只需修改极少的内容，实现了对象的热插拔。</w:t>
      </w:r>
    </w:p>
    <w:p w14:paraId="5DC5F263" w14:textId="77777777" w:rsidR="001A67AA" w:rsidRPr="00B13A7F" w:rsidRDefault="001A67AA" w:rsidP="005F024C">
      <w:pPr>
        <w:ind w:firstLine="24pt"/>
        <w:rPr>
          <w:rFonts w:hint="eastAsia"/>
        </w:rPr>
      </w:pPr>
      <w:r>
        <w:rPr>
          <w:rFonts w:hint="eastAsia"/>
        </w:rPr>
        <w:t>Spring</w:t>
      </w:r>
      <w:r>
        <w:rPr>
          <w:rFonts w:hint="eastAsia"/>
        </w:rPr>
        <w:t>的另一个重要特性是</w:t>
      </w:r>
      <w:r w:rsidR="00C93A01">
        <w:rPr>
          <w:rFonts w:hint="eastAsia"/>
        </w:rPr>
        <w:t>A</w:t>
      </w:r>
      <w:r w:rsidR="00C93A01">
        <w:t>OP</w:t>
      </w:r>
      <w:r w:rsidR="00C93A01">
        <w:rPr>
          <w:rFonts w:hint="eastAsia"/>
        </w:rPr>
        <w:t>（面向切面编程）</w:t>
      </w:r>
      <w:r>
        <w:rPr>
          <w:rFonts w:hint="eastAsia"/>
        </w:rPr>
        <w:t>，它是</w:t>
      </w:r>
      <w:r>
        <w:rPr>
          <w:rFonts w:hint="eastAsia"/>
        </w:rPr>
        <w:t>Aspe</w:t>
      </w:r>
      <w:r>
        <w:t>c</w:t>
      </w:r>
      <w:r>
        <w:rPr>
          <w:rFonts w:hint="eastAsia"/>
        </w:rPr>
        <w:t>t</w:t>
      </w:r>
      <w:r>
        <w:t>-Oriented Programming</w:t>
      </w:r>
      <w:r w:rsidR="00C93A01">
        <w:t>的简称</w:t>
      </w:r>
      <w:r w:rsidR="00C93A01">
        <w:rPr>
          <w:rFonts w:hint="eastAsia"/>
        </w:rPr>
        <w:t>，</w:t>
      </w:r>
      <w:r w:rsidR="00BC1F38">
        <w:rPr>
          <w:rFonts w:hint="eastAsia"/>
        </w:rPr>
        <w:t>AOP</w:t>
      </w:r>
      <w:r w:rsidR="00BC1F38">
        <w:rPr>
          <w:rFonts w:hint="eastAsia"/>
        </w:rPr>
        <w:t>是一种设计思想，任何符合</w:t>
      </w:r>
      <w:r w:rsidR="00BC1F38">
        <w:rPr>
          <w:rFonts w:hint="eastAsia"/>
        </w:rPr>
        <w:t>AOP</w:t>
      </w:r>
      <w:r w:rsidR="00BC1F38">
        <w:rPr>
          <w:rFonts w:hint="eastAsia"/>
        </w:rPr>
        <w:t>思想的技术实现都可以被称作</w:t>
      </w:r>
      <w:r w:rsidR="00BC1F38">
        <w:rPr>
          <w:rFonts w:hint="eastAsia"/>
        </w:rPr>
        <w:t>AOP</w:t>
      </w:r>
      <w:r w:rsidR="00BC1F38">
        <w:rPr>
          <w:rFonts w:hint="eastAsia"/>
        </w:rPr>
        <w:t>。</w:t>
      </w:r>
      <w:r w:rsidR="00B13A7F">
        <w:t>A</w:t>
      </w:r>
      <w:r w:rsidR="00B13A7F">
        <w:rPr>
          <w:rFonts w:hint="eastAsia"/>
        </w:rPr>
        <w:t>OP</w:t>
      </w:r>
      <w:r w:rsidR="00B13A7F">
        <w:rPr>
          <w:rFonts w:hint="eastAsia"/>
        </w:rPr>
        <w:t>是面向对象编程的一种补充，面向对象编程在类似事务处理、日志管理、异常管理等方面的会产生大量不利维护且复用效果差的代码。</w:t>
      </w:r>
      <w:commentRangeStart w:id="22"/>
      <w:r w:rsidR="00DC2F94">
        <w:rPr>
          <w:rFonts w:hint="eastAsia"/>
        </w:rPr>
        <w:t>AOP</w:t>
      </w:r>
      <w:r w:rsidR="008C1A33">
        <w:rPr>
          <w:rFonts w:hint="eastAsia"/>
        </w:rPr>
        <w:t>把软件分为核心关注点和横切关注点两个部分，</w:t>
      </w:r>
      <w:r w:rsidR="00DC2F94">
        <w:rPr>
          <w:rFonts w:hint="eastAsia"/>
        </w:rPr>
        <w:t>将技术的实现代码和业务进行分</w:t>
      </w:r>
      <w:r w:rsidR="00DC2F94">
        <w:rPr>
          <w:rFonts w:hint="eastAsia"/>
        </w:rPr>
        <w:lastRenderedPageBreak/>
        <w:t>离，能够有效降低代码的耦合性，利于维护和复用</w:t>
      </w:r>
      <w:r w:rsidR="00247F36">
        <w:rPr>
          <w:rFonts w:hint="eastAsia"/>
        </w:rPr>
        <w:t>。</w:t>
      </w:r>
      <w:commentRangeEnd w:id="22"/>
      <w:r w:rsidR="006D3B25">
        <w:rPr>
          <w:rStyle w:val="a9"/>
        </w:rPr>
        <w:commentReference w:id="22"/>
      </w:r>
    </w:p>
    <w:p w14:paraId="0DF0BAB3" w14:textId="77777777" w:rsidR="009E47B5" w:rsidRDefault="00862D7D" w:rsidP="005F024C">
      <w:pPr>
        <w:ind w:firstLine="24pt"/>
      </w:pPr>
      <w:r>
        <w:rPr>
          <w:rFonts w:hint="eastAsia"/>
        </w:rPr>
        <w:t>DAO</w:t>
      </w:r>
      <w:r>
        <w:rPr>
          <w:rFonts w:hint="eastAsia"/>
        </w:rPr>
        <w:t>模块将数据库处理的逻辑代码和数据库连接相分离，使得数据访问层的结构清晰，耦合度低。</w:t>
      </w:r>
    </w:p>
    <w:p w14:paraId="67372CBB" w14:textId="77777777" w:rsidR="00CA298C" w:rsidRDefault="00CA298C" w:rsidP="005F024C">
      <w:pPr>
        <w:ind w:firstLine="24pt"/>
      </w:pPr>
      <w:r>
        <w:t>此外</w:t>
      </w:r>
      <w:r>
        <w:rPr>
          <w:rFonts w:hint="eastAsia"/>
        </w:rPr>
        <w:t>Spring</w:t>
      </w:r>
      <w:r>
        <w:rPr>
          <w:rFonts w:hint="eastAsia"/>
        </w:rPr>
        <w:t>还提供了基于</w:t>
      </w:r>
      <w:r>
        <w:rPr>
          <w:rFonts w:hint="eastAsia"/>
        </w:rPr>
        <w:t>Junit</w:t>
      </w:r>
      <w:r>
        <w:t>4</w:t>
      </w:r>
      <w:r>
        <w:t>的</w:t>
      </w:r>
      <w:r>
        <w:rPr>
          <w:rFonts w:hint="eastAsia"/>
        </w:rPr>
        <w:t>Spring</w:t>
      </w:r>
      <w:r>
        <w:rPr>
          <w:rFonts w:hint="eastAsia"/>
        </w:rPr>
        <w:t>测试框架，通过</w:t>
      </w:r>
      <w:r>
        <w:rPr>
          <w:rFonts w:hint="eastAsia"/>
        </w:rPr>
        <w:t>@</w:t>
      </w:r>
      <w:r>
        <w:t>RunWith</w:t>
      </w:r>
      <w:r>
        <w:t>注解执行</w:t>
      </w:r>
      <w:r>
        <w:rPr>
          <w:rFonts w:hint="eastAsia"/>
        </w:rPr>
        <w:t>Spring</w:t>
      </w:r>
      <w:r>
        <w:rPr>
          <w:rFonts w:hint="eastAsia"/>
        </w:rPr>
        <w:t>的测试</w:t>
      </w:r>
      <w:r w:rsidR="00BD6194">
        <w:rPr>
          <w:rFonts w:hint="eastAsia"/>
        </w:rPr>
        <w:t>运行器。</w:t>
      </w:r>
    </w:p>
    <w:p w14:paraId="4ABBFB9E" w14:textId="77777777" w:rsidR="00C02067" w:rsidRDefault="006902F4" w:rsidP="005F024C">
      <w:pPr>
        <w:ind w:firstLine="24pt"/>
      </w:pPr>
      <w:r>
        <w:rPr>
          <w:rFonts w:hint="eastAsia"/>
        </w:rPr>
        <w:t>SpringMVC</w:t>
      </w:r>
      <w:r w:rsidR="007D5B22">
        <w:t>是</w:t>
      </w:r>
      <w:r w:rsidR="007D5B22">
        <w:rPr>
          <w:rFonts w:hint="eastAsia"/>
        </w:rPr>
        <w:t>Spring</w:t>
      </w:r>
      <w:r w:rsidR="004B32B4">
        <w:t>框架</w:t>
      </w:r>
      <w:r w:rsidR="007D5B22">
        <w:rPr>
          <w:rFonts w:hint="eastAsia"/>
        </w:rPr>
        <w:t>的后续</w:t>
      </w:r>
      <w:r w:rsidR="001C1D4C">
        <w:rPr>
          <w:rFonts w:hint="eastAsia"/>
        </w:rPr>
        <w:t>产品</w:t>
      </w:r>
      <w:r w:rsidR="007D5B22">
        <w:rPr>
          <w:rFonts w:hint="eastAsia"/>
        </w:rPr>
        <w:t>，</w:t>
      </w:r>
      <w:r w:rsidR="001C1D4C">
        <w:rPr>
          <w:rFonts w:hint="eastAsia"/>
        </w:rPr>
        <w:t>是一种基于</w:t>
      </w:r>
      <w:r w:rsidR="001C1D4C">
        <w:rPr>
          <w:rFonts w:hint="eastAsia"/>
        </w:rPr>
        <w:t>MVC</w:t>
      </w:r>
      <w:r w:rsidR="004B32B4">
        <w:rPr>
          <w:rFonts w:hint="eastAsia"/>
        </w:rPr>
        <w:t>三层</w:t>
      </w:r>
      <w:r w:rsidR="001C1D4C">
        <w:rPr>
          <w:rFonts w:hint="eastAsia"/>
        </w:rPr>
        <w:t>模式的</w:t>
      </w:r>
      <w:r w:rsidR="001C1D4C">
        <w:rPr>
          <w:rFonts w:hint="eastAsia"/>
        </w:rPr>
        <w:t>web</w:t>
      </w:r>
      <w:r w:rsidR="001C1D4C">
        <w:rPr>
          <w:rFonts w:hint="eastAsia"/>
        </w:rPr>
        <w:t>框架。</w:t>
      </w:r>
      <w:r w:rsidR="00134ADF">
        <w:rPr>
          <w:rFonts w:hint="eastAsia"/>
        </w:rPr>
        <w:t>Spring</w:t>
      </w:r>
      <w:r w:rsidR="006E0292">
        <w:t>MVC</w:t>
      </w:r>
      <w:r w:rsidR="00134ADF">
        <w:rPr>
          <w:rFonts w:hint="eastAsia"/>
        </w:rPr>
        <w:t>使用注解通过简单的</w:t>
      </w:r>
      <w:r w:rsidR="00134ADF">
        <w:rPr>
          <w:rFonts w:hint="eastAsia"/>
        </w:rPr>
        <w:t>POJO</w:t>
      </w:r>
      <w:r w:rsidR="00134ADF">
        <w:rPr>
          <w:rFonts w:hint="eastAsia"/>
        </w:rPr>
        <w:t>类作为控制器进行请求</w:t>
      </w:r>
      <w:r w:rsidR="006E0292">
        <w:rPr>
          <w:rFonts w:hint="eastAsia"/>
        </w:rPr>
        <w:t>的处理，</w:t>
      </w:r>
      <w:r w:rsidR="00C02067">
        <w:t>下图为</w:t>
      </w:r>
      <w:r w:rsidR="00C02067">
        <w:rPr>
          <w:rFonts w:hint="eastAsia"/>
        </w:rPr>
        <w:t>SpringMVC</w:t>
      </w:r>
      <w:r w:rsidR="00C02067">
        <w:t>的框架模型</w:t>
      </w:r>
      <w:r w:rsidR="00C02067">
        <w:rPr>
          <w:rFonts w:hint="eastAsia"/>
        </w:rPr>
        <w:t>。</w:t>
      </w:r>
    </w:p>
    <w:p w14:paraId="28B0B5A4" w14:textId="35E69874" w:rsidR="00C02067" w:rsidRDefault="00D44252" w:rsidP="005F024C">
      <w:pPr>
        <w:ind w:firstLine="24pt"/>
        <w:rPr>
          <w:rFonts w:hint="eastAsia"/>
        </w:rPr>
      </w:pPr>
      <w:r>
        <w:rPr>
          <w:noProof/>
        </w:rPr>
        <w:drawing>
          <wp:inline distT="0" distB="0" distL="0" distR="0" wp14:anchorId="2CFE666B" wp14:editId="08AB7CFD">
            <wp:extent cx="5337810" cy="3837305"/>
            <wp:effectExtent l="0" t="0" r="0" b="0"/>
            <wp:docPr id="56" name="画布 16"/>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53" name="Picture 18" descr="d52a2834349b033b7515ed6b16ce36d3d439bde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2230" y="405045"/>
                        <a:ext cx="5273349" cy="2766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55" name="Text Box 19"/>
                    <wp:cNvSpPr txBox="1">
                      <a:spLocks noChangeArrowheads="1"/>
                    </wp:cNvSpPr>
                    <wp:spPr bwMode="auto">
                      <a:xfrm>
                        <a:off x="618240" y="3339972"/>
                        <a:ext cx="4307167" cy="420426"/>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B143273" w14:textId="77777777" w:rsidR="009D5B3A" w:rsidRDefault="009D5B3A" w:rsidP="002840E4">
                          <w:pPr>
                            <w:ind w:firstLine="24pt"/>
                            <w:jc w:val="center"/>
                            <w:rPr>
                              <w:rFonts w:hint="eastAsia"/>
                            </w:rPr>
                          </w:pPr>
                          <w:r>
                            <w:t>图</w:t>
                          </w:r>
                          <w:r>
                            <w:t>2.3 SpringMVC</w:t>
                          </w:r>
                          <w:r>
                            <w:t>框架模型图</w:t>
                          </w:r>
                        </w:p>
                      </wne:txbxContent>
                    </wp:txbx>
                    <wp:bodyPr rot="0" vert="horz" wrap="square" lIns="91440" tIns="45720" rIns="91440" bIns="45720" anchor="t" anchorCtr="0" upright="1">
                      <a:noAutofit/>
                    </wp:bodyPr>
                  </wp:wsp>
                </wp:wpc>
              </a:graphicData>
            </a:graphic>
          </wp:inline>
        </w:drawing>
      </w:r>
    </w:p>
    <w:p w14:paraId="1E3514DE" w14:textId="77777777" w:rsidR="0049181E" w:rsidRDefault="0081176D" w:rsidP="0049181E">
      <w:pPr>
        <w:ind w:firstLine="24pt"/>
        <w:rPr>
          <w:rFonts w:hint="eastAsia"/>
        </w:rPr>
      </w:pPr>
      <w:r>
        <w:rPr>
          <w:rFonts w:hint="eastAsia"/>
        </w:rPr>
        <w:t>SpringMVC</w:t>
      </w:r>
      <w:r>
        <w:rPr>
          <w:rFonts w:hint="eastAsia"/>
        </w:rPr>
        <w:t>围绕</w:t>
      </w:r>
      <w:r>
        <w:rPr>
          <w:rFonts w:hint="eastAsia"/>
        </w:rPr>
        <w:t>DispatcherServlet</w:t>
      </w:r>
      <w:r>
        <w:rPr>
          <w:rFonts w:hint="eastAsia"/>
        </w:rPr>
        <w:t>展开，他负责将请求发送到和是的处理程序，使用视图返回最终的结果。它</w:t>
      </w:r>
      <w:r w:rsidR="00B630B2">
        <w:t>通过</w:t>
      </w:r>
      <w:r w:rsidR="00B630B2" w:rsidRPr="00B630B2">
        <w:t>@Controller</w:t>
      </w:r>
      <w:r w:rsidR="00B630B2">
        <w:t>将普通</w:t>
      </w:r>
      <w:r w:rsidR="00B630B2">
        <w:rPr>
          <w:rFonts w:hint="eastAsia"/>
        </w:rPr>
        <w:t>POJO</w:t>
      </w:r>
      <w:r w:rsidR="00B630B2">
        <w:rPr>
          <w:rFonts w:hint="eastAsia"/>
        </w:rPr>
        <w:t>类作为请求转发和处理的</w:t>
      </w:r>
      <w:r w:rsidR="00B630B2">
        <w:rPr>
          <w:rFonts w:hint="eastAsia"/>
        </w:rPr>
        <w:t>Action</w:t>
      </w:r>
      <w:r w:rsidR="00B630B2">
        <w:t>类</w:t>
      </w:r>
      <w:r w:rsidR="00B630B2">
        <w:rPr>
          <w:rFonts w:hint="eastAsia"/>
        </w:rPr>
        <w:t>，在方法上使用</w:t>
      </w:r>
      <w:r w:rsidR="00B630B2" w:rsidRPr="00B630B2">
        <w:t>@RequestMapping</w:t>
      </w:r>
      <w:r w:rsidR="00B630B2">
        <w:t>注解实现类似于</w:t>
      </w:r>
      <w:r w:rsidR="00B630B2">
        <w:rPr>
          <w:rFonts w:hint="eastAsia"/>
        </w:rPr>
        <w:t>REST</w:t>
      </w:r>
      <w:r w:rsidR="00B630B2">
        <w:rPr>
          <w:rFonts w:hint="eastAsia"/>
        </w:rPr>
        <w:t>的</w:t>
      </w:r>
      <w:r w:rsidR="00B630B2">
        <w:rPr>
          <w:rFonts w:hint="eastAsia"/>
        </w:rPr>
        <w:t>URL</w:t>
      </w:r>
      <w:r w:rsidR="00B630B2">
        <w:rPr>
          <w:rFonts w:hint="eastAsia"/>
        </w:rPr>
        <w:t>请求</w:t>
      </w:r>
      <w:r w:rsidR="007A7473">
        <w:rPr>
          <w:rFonts w:hint="eastAsia"/>
        </w:rPr>
        <w:t>。</w:t>
      </w:r>
      <w:r w:rsidR="00DE4C92">
        <w:rPr>
          <w:rFonts w:hint="eastAsia"/>
        </w:rPr>
        <w:t>这种通过注解的方式实现类似于</w:t>
      </w:r>
      <w:r w:rsidR="00DE4C92">
        <w:rPr>
          <w:rFonts w:hint="eastAsia"/>
        </w:rPr>
        <w:t>REST</w:t>
      </w:r>
      <w:r w:rsidR="00DE4C92">
        <w:rPr>
          <w:rFonts w:hint="eastAsia"/>
        </w:rPr>
        <w:t>的</w:t>
      </w:r>
      <w:r w:rsidR="00DE4C92">
        <w:rPr>
          <w:rFonts w:hint="eastAsia"/>
        </w:rPr>
        <w:t>URL</w:t>
      </w:r>
      <w:r w:rsidR="00DE4C92">
        <w:rPr>
          <w:rFonts w:hint="eastAsia"/>
        </w:rPr>
        <w:t>请求的功能是</w:t>
      </w:r>
      <w:r w:rsidR="00DE4C92">
        <w:rPr>
          <w:rFonts w:hint="eastAsia"/>
        </w:rPr>
        <w:t>SpringMVC</w:t>
      </w:r>
      <w:r w:rsidR="00DE4C92">
        <w:t>区别与其他框架的优势之一</w:t>
      </w:r>
      <w:r w:rsidR="00DE4C92">
        <w:rPr>
          <w:rFonts w:hint="eastAsia"/>
        </w:rPr>
        <w:t>，</w:t>
      </w:r>
      <w:r w:rsidR="00DE4C92">
        <w:t>也是</w:t>
      </w:r>
      <w:r w:rsidR="00DE4C92">
        <w:rPr>
          <w:rFonts w:hint="eastAsia"/>
        </w:rPr>
        <w:t>本文</w:t>
      </w:r>
      <w:r w:rsidR="003800E8">
        <w:t>摈弃</w:t>
      </w:r>
      <w:r w:rsidR="00DE4C92">
        <w:rPr>
          <w:rFonts w:hint="eastAsia"/>
        </w:rPr>
        <w:t>Struts</w:t>
      </w:r>
      <w:r w:rsidR="00DE4C92">
        <w:t>2</w:t>
      </w:r>
      <w:r w:rsidR="00DE4C92">
        <w:t>而选用</w:t>
      </w:r>
      <w:r w:rsidR="00DE4C92">
        <w:rPr>
          <w:rFonts w:hint="eastAsia"/>
        </w:rPr>
        <w:t>SpringMVC</w:t>
      </w:r>
      <w:r w:rsidR="00DE4C92">
        <w:t>的原因之一</w:t>
      </w:r>
      <w:r w:rsidR="00DE4C92">
        <w:rPr>
          <w:rFonts w:hint="eastAsia"/>
        </w:rPr>
        <w:t>。</w:t>
      </w:r>
      <w:r w:rsidR="0049181E">
        <w:rPr>
          <w:rFonts w:hint="eastAsia"/>
        </w:rPr>
        <w:t>SpringMVC</w:t>
      </w:r>
      <w:r w:rsidR="0049181E">
        <w:t>使用注解的方式实现方法的注入</w:t>
      </w:r>
      <w:r w:rsidR="0049181E">
        <w:rPr>
          <w:rFonts w:hint="eastAsia"/>
        </w:rPr>
        <w:t>，不需要手动去创建对象，使用注解的方式实现数据的转发，尽量减少了</w:t>
      </w:r>
      <w:r w:rsidR="0049181E">
        <w:rPr>
          <w:rFonts w:hint="eastAsia"/>
        </w:rPr>
        <w:t>xml</w:t>
      </w:r>
      <w:r w:rsidR="0049181E">
        <w:rPr>
          <w:rFonts w:hint="eastAsia"/>
        </w:rPr>
        <w:t>配置文件的使用</w:t>
      </w:r>
      <w:r w:rsidR="00F84116">
        <w:rPr>
          <w:rFonts w:hint="eastAsia"/>
        </w:rPr>
        <w:t>。</w:t>
      </w:r>
      <w:r w:rsidR="0022502D">
        <w:rPr>
          <w:rFonts w:hint="eastAsia"/>
        </w:rPr>
        <w:t>SpringMVC</w:t>
      </w:r>
      <w:r w:rsidR="0022502D">
        <w:rPr>
          <w:rFonts w:hint="eastAsia"/>
        </w:rPr>
        <w:t>集成了所有</w:t>
      </w:r>
      <w:r w:rsidR="0022502D">
        <w:rPr>
          <w:rFonts w:hint="eastAsia"/>
        </w:rPr>
        <w:t>Spring</w:t>
      </w:r>
      <w:r w:rsidR="0022502D">
        <w:rPr>
          <w:rFonts w:hint="eastAsia"/>
        </w:rPr>
        <w:t>的优点，将企业级开发变得更加简洁。</w:t>
      </w:r>
    </w:p>
    <w:p w14:paraId="756E5CA4" w14:textId="77777777" w:rsidR="001D6672" w:rsidRDefault="001D6672" w:rsidP="001D6672">
      <w:pPr>
        <w:pStyle w:val="3"/>
      </w:pPr>
      <w:r>
        <w:rPr>
          <w:rFonts w:hint="eastAsia"/>
        </w:rPr>
        <w:lastRenderedPageBreak/>
        <w:t>2.2.</w:t>
      </w:r>
      <w:r w:rsidR="00525631">
        <w:t>2</w:t>
      </w:r>
      <w:r w:rsidR="00D52304">
        <w:t xml:space="preserve"> Mybatis</w:t>
      </w:r>
      <w:r w:rsidR="00D52304">
        <w:t>框架</w:t>
      </w:r>
    </w:p>
    <w:p w14:paraId="25E4F12C" w14:textId="77777777" w:rsidR="00DE2DF2" w:rsidRDefault="000E0B0C" w:rsidP="00E55DA8">
      <w:pPr>
        <w:ind w:firstLine="24pt"/>
      </w:pPr>
      <w:commentRangeStart w:id="23"/>
      <w:r>
        <w:rPr>
          <w:rFonts w:hint="eastAsia"/>
        </w:rPr>
        <w:t>MyBatis</w:t>
      </w:r>
      <w:r>
        <w:rPr>
          <w:rFonts w:hint="eastAsia"/>
        </w:rPr>
        <w:t>是</w:t>
      </w:r>
      <w:r w:rsidR="005C3F49">
        <w:rPr>
          <w:rFonts w:hint="eastAsia"/>
        </w:rPr>
        <w:t>apache</w:t>
      </w:r>
      <w:r>
        <w:rPr>
          <w:rFonts w:hint="eastAsia"/>
        </w:rPr>
        <w:t>的一个开源项目，其前身是</w:t>
      </w:r>
      <w:r>
        <w:rPr>
          <w:rFonts w:hint="eastAsia"/>
        </w:rPr>
        <w:t>i</w:t>
      </w:r>
      <w:r>
        <w:t>BATIS</w:t>
      </w:r>
      <w:r>
        <w:rPr>
          <w:rFonts w:hint="eastAsia"/>
        </w:rPr>
        <w:t>，</w:t>
      </w:r>
      <w:r>
        <w:t>是一个数据访问层框架</w:t>
      </w:r>
      <w:r>
        <w:rPr>
          <w:rFonts w:hint="eastAsia"/>
        </w:rPr>
        <w:t>。</w:t>
      </w:r>
      <w:commentRangeEnd w:id="23"/>
      <w:r w:rsidR="0006326B">
        <w:rPr>
          <w:rStyle w:val="a9"/>
        </w:rPr>
        <w:commentReference w:id="23"/>
      </w:r>
      <w:commentRangeStart w:id="24"/>
      <w:r w:rsidR="0064145A">
        <w:rPr>
          <w:rFonts w:hint="eastAsia"/>
        </w:rPr>
        <w:t>MyBatis</w:t>
      </w:r>
      <w:r w:rsidR="0064145A">
        <w:rPr>
          <w:rFonts w:hint="eastAsia"/>
        </w:rPr>
        <w:t>支持定制化</w:t>
      </w:r>
      <w:r w:rsidR="0064145A">
        <w:rPr>
          <w:rFonts w:hint="eastAsia"/>
        </w:rPr>
        <w:t>SQL</w:t>
      </w:r>
      <w:r w:rsidR="0064145A">
        <w:rPr>
          <w:rFonts w:hint="eastAsia"/>
        </w:rPr>
        <w:t>语句、存储过程以及高级映射，可使用注解或</w:t>
      </w:r>
      <w:r w:rsidR="0064145A">
        <w:rPr>
          <w:rFonts w:hint="eastAsia"/>
        </w:rPr>
        <w:t>xml</w:t>
      </w:r>
      <w:r w:rsidR="00E55DA8">
        <w:rPr>
          <w:rFonts w:hint="eastAsia"/>
        </w:rPr>
        <w:t>配置文件进行配置，</w:t>
      </w:r>
      <w:r w:rsidR="00E55DA8">
        <w:t>将接口和</w:t>
      </w:r>
      <w:r w:rsidR="00E55DA8" w:rsidRPr="00E55DA8">
        <w:t>POJO</w:t>
      </w:r>
      <w:r w:rsidR="00E55DA8">
        <w:t>类</w:t>
      </w:r>
      <w:r w:rsidR="00E55DA8" w:rsidRPr="00E55DA8">
        <w:t>映射成数据库中的记录</w:t>
      </w:r>
      <w:commentRangeEnd w:id="24"/>
      <w:r w:rsidR="00F94D70">
        <w:rPr>
          <w:rStyle w:val="a9"/>
        </w:rPr>
        <w:commentReference w:id="24"/>
      </w:r>
      <w:r w:rsidR="00E55DA8" w:rsidRPr="00E55DA8">
        <w:t>。</w:t>
      </w:r>
      <w:r w:rsidR="00524EB6">
        <w:rPr>
          <w:rFonts w:hint="eastAsia"/>
        </w:rPr>
        <w:t>MyBatis</w:t>
      </w:r>
      <w:r w:rsidR="00524EB6">
        <w:t>根据配置文件创建</w:t>
      </w:r>
      <w:r w:rsidR="00524EB6">
        <w:rPr>
          <w:rFonts w:hint="eastAsia"/>
        </w:rPr>
        <w:t>Sql</w:t>
      </w:r>
      <w:r w:rsidR="00524EB6">
        <w:t>SessionFactory</w:t>
      </w:r>
      <w:r w:rsidR="00524EB6">
        <w:rPr>
          <w:rFonts w:hint="eastAsia"/>
        </w:rPr>
        <w:t>，</w:t>
      </w:r>
      <w:r w:rsidR="00524EB6">
        <w:rPr>
          <w:rFonts w:hint="eastAsia"/>
        </w:rPr>
        <w:t>Sql</w:t>
      </w:r>
      <w:r w:rsidR="00524EB6">
        <w:t>SessionFactory</w:t>
      </w:r>
      <w:r w:rsidR="00524EB6">
        <w:t>根据</w:t>
      </w:r>
      <w:r w:rsidR="00524EB6">
        <w:rPr>
          <w:rFonts w:hint="eastAsia"/>
        </w:rPr>
        <w:t>注解或者配置文件中的配置来获取</w:t>
      </w:r>
      <w:r w:rsidR="00524EB6">
        <w:rPr>
          <w:rFonts w:hint="eastAsia"/>
        </w:rPr>
        <w:t>SqlSession</w:t>
      </w:r>
      <w:r w:rsidR="00524EB6">
        <w:rPr>
          <w:rFonts w:hint="eastAsia"/>
        </w:rPr>
        <w:t>，</w:t>
      </w:r>
      <w:r w:rsidR="00524EB6">
        <w:t>根据其中包含的</w:t>
      </w:r>
      <w:r w:rsidR="00524EB6">
        <w:t>sql</w:t>
      </w:r>
      <w:r w:rsidR="00524EB6">
        <w:t>执行所需要的方法</w:t>
      </w:r>
      <w:r w:rsidR="00524EB6">
        <w:rPr>
          <w:rFonts w:hint="eastAsia"/>
        </w:rPr>
        <w:t>，</w:t>
      </w:r>
      <w:r w:rsidR="00524EB6">
        <w:t>然后进行数据的</w:t>
      </w:r>
      <w:r w:rsidR="00524EB6">
        <w:rPr>
          <w:rFonts w:hint="eastAsia"/>
        </w:rPr>
        <w:t>sql</w:t>
      </w:r>
      <w:r w:rsidR="00524EB6">
        <w:rPr>
          <w:rFonts w:hint="eastAsia"/>
        </w:rPr>
        <w:t>操作等，最后关闭</w:t>
      </w:r>
      <w:r w:rsidR="00524EB6">
        <w:rPr>
          <w:rFonts w:hint="eastAsia"/>
        </w:rPr>
        <w:t>SqlSession</w:t>
      </w:r>
      <w:r w:rsidR="00524EB6">
        <w:rPr>
          <w:rFonts w:hint="eastAsia"/>
        </w:rPr>
        <w:t>。</w:t>
      </w:r>
    </w:p>
    <w:p w14:paraId="5B04E68C" w14:textId="50D4160C" w:rsidR="009B7B39" w:rsidRDefault="00D44252" w:rsidP="002E2F7A">
      <w:pPr>
        <w:ind w:firstLine="24pt"/>
      </w:pPr>
      <w:r>
        <w:rPr>
          <w:rFonts w:hint="eastAsia"/>
          <w:noProof/>
        </w:rPr>
        <w:drawing>
          <wp:anchor distT="0" distB="0" distL="114300" distR="114300" simplePos="0" relativeHeight="251644416" behindDoc="0" locked="0" layoutInCell="1" allowOverlap="1" wp14:anchorId="79925213" wp14:editId="57EA4133">
            <wp:simplePos x="0" y="0"/>
            <wp:positionH relativeFrom="column">
              <wp:posOffset>-73660</wp:posOffset>
            </wp:positionH>
            <wp:positionV relativeFrom="paragraph">
              <wp:posOffset>374650</wp:posOffset>
            </wp:positionV>
            <wp:extent cx="5518785" cy="3726180"/>
            <wp:effectExtent l="2540" t="635" r="3175" b="0"/>
            <wp:wrapTopAndBottom/>
            <wp:docPr id="52" name="画布 24"/>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50" name="Picture 25" descr="MyBat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32080"/>
                        <a:ext cx="5518785" cy="3035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51" name="Text Box 26"/>
                    <wp:cNvSpPr txBox="1">
                      <a:spLocks noChangeArrowheads="1"/>
                    </wp:cNvSpPr>
                    <wp:spPr bwMode="auto">
                      <a:xfrm>
                        <a:off x="95250" y="3230880"/>
                        <a:ext cx="516382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3D05AC5" w14:textId="77777777" w:rsidR="009D5B3A" w:rsidRDefault="009D5B3A" w:rsidP="002E2F7A">
                          <w:pPr>
                            <w:ind w:firstLine="24pt"/>
                            <w:jc w:val="center"/>
                          </w:pPr>
                          <w:r>
                            <w:t>图</w:t>
                          </w:r>
                          <w:r>
                            <w:rPr>
                              <w:rFonts w:hint="eastAsia"/>
                            </w:rPr>
                            <w:t>2.</w:t>
                          </w:r>
                          <w:r>
                            <w:t>4  MyBatis</w:t>
                          </w:r>
                          <w:r>
                            <w:t>架构图</w:t>
                          </w:r>
                        </w:p>
                      </wne:txbxContent>
                    </wp:txbx>
                    <wp:bodyPr rot="0" vert="horz" wrap="square" lIns="91440" tIns="45720" rIns="91440" bIns="45720" anchor="t" anchorCtr="0" upright="1">
                      <a:noAutofit/>
                    </wp:bodyPr>
                  </wp:wsp>
                </wp:wpc>
              </a:graphicData>
            </a:graphic>
            <wp14:sizeRelH relativeFrom="page">
              <wp14:pctWidth>0%</wp14:pctWidth>
            </wp14:sizeRelH>
            <wp14:sizeRelV relativeFrom="page">
              <wp14:pctHeight>0%</wp14:pctHeight>
            </wp14:sizeRelV>
          </wp:anchor>
        </w:drawing>
      </w:r>
      <w:r w:rsidR="002E2F7A">
        <w:rPr>
          <w:rFonts w:hint="eastAsia"/>
        </w:rPr>
        <w:t>MyBatis</w:t>
      </w:r>
      <w:r w:rsidR="002E2F7A">
        <w:rPr>
          <w:rFonts w:hint="eastAsia"/>
        </w:rPr>
        <w:t>架构图如下：</w:t>
      </w:r>
    </w:p>
    <w:p w14:paraId="660D6039" w14:textId="77777777" w:rsidR="00680AE1" w:rsidRDefault="00845183" w:rsidP="00845183">
      <w:pPr>
        <w:ind w:firstLine="24pt"/>
      </w:pPr>
      <w:r>
        <w:rPr>
          <w:rFonts w:hint="eastAsia"/>
        </w:rPr>
        <w:t>MyBatis</w:t>
      </w:r>
      <w:r>
        <w:rPr>
          <w:rFonts w:hint="eastAsia"/>
        </w:rPr>
        <w:t>框架可分为三层：接口层、数据处理层、基础支撑层</w:t>
      </w:r>
      <w:r w:rsidR="003908DE">
        <w:rPr>
          <w:rFonts w:hint="eastAsia"/>
        </w:rPr>
        <w:t>。</w:t>
      </w:r>
    </w:p>
    <w:p w14:paraId="2A3162F8" w14:textId="77777777" w:rsidR="00845183" w:rsidRDefault="003908DE" w:rsidP="00845183">
      <w:pPr>
        <w:ind w:firstLine="24pt"/>
      </w:pPr>
      <w:r>
        <w:rPr>
          <w:rFonts w:hint="eastAsia"/>
        </w:rPr>
        <w:t>接口层提供和数据库的交互方式，</w:t>
      </w:r>
      <w:r>
        <w:rPr>
          <w:rFonts w:hint="eastAsia"/>
        </w:rPr>
        <w:t>MyBatis</w:t>
      </w:r>
      <w:r>
        <w:rPr>
          <w:rFonts w:hint="eastAsia"/>
        </w:rPr>
        <w:t>可使用传统的</w:t>
      </w:r>
      <w:r>
        <w:rPr>
          <w:rFonts w:hint="eastAsia"/>
        </w:rPr>
        <w:t>MyBatis</w:t>
      </w:r>
      <w:r>
        <w:rPr>
          <w:rFonts w:hint="eastAsia"/>
        </w:rPr>
        <w:t>提供的</w:t>
      </w:r>
      <w:r>
        <w:rPr>
          <w:rFonts w:hint="eastAsia"/>
        </w:rPr>
        <w:t>API</w:t>
      </w:r>
      <w:r w:rsidR="000A4A0B">
        <w:rPr>
          <w:rFonts w:hint="eastAsia"/>
        </w:rPr>
        <w:t>或者使用</w:t>
      </w:r>
      <w:r w:rsidR="000A4A0B">
        <w:rPr>
          <w:rFonts w:hint="eastAsia"/>
        </w:rPr>
        <w:t>Mapper</w:t>
      </w:r>
      <w:r w:rsidR="000A4A0B">
        <w:rPr>
          <w:rFonts w:hint="eastAsia"/>
        </w:rPr>
        <w:t>接口两种方式和数据库进行交互。</w:t>
      </w:r>
      <w:r w:rsidR="000F0F2A">
        <w:rPr>
          <w:rFonts w:hint="eastAsia"/>
        </w:rPr>
        <w:t>MyBatis</w:t>
      </w:r>
      <w:r w:rsidR="000F0F2A">
        <w:rPr>
          <w:rFonts w:hint="eastAsia"/>
        </w:rPr>
        <w:t>提供了非常简单且方便的</w:t>
      </w:r>
      <w:r w:rsidR="000F0F2A">
        <w:rPr>
          <w:rFonts w:hint="eastAsia"/>
        </w:rPr>
        <w:t>API</w:t>
      </w:r>
      <w:r w:rsidR="000F0F2A">
        <w:rPr>
          <w:rFonts w:hint="eastAsia"/>
        </w:rPr>
        <w:t>，能够提供给用户实现增删改查的数据库操作，使用</w:t>
      </w:r>
      <w:r w:rsidR="000F0F2A">
        <w:rPr>
          <w:rFonts w:hint="eastAsia"/>
        </w:rPr>
        <w:t>Mapper</w:t>
      </w:r>
      <w:r w:rsidR="000F0F2A">
        <w:rPr>
          <w:rFonts w:hint="eastAsia"/>
        </w:rPr>
        <w:t>接口这种调用方式满足了面向接口编程的需要。</w:t>
      </w:r>
    </w:p>
    <w:p w14:paraId="43AE8C06" w14:textId="77777777" w:rsidR="00E86E0F" w:rsidRDefault="00E86E0F" w:rsidP="00845183">
      <w:pPr>
        <w:ind w:firstLine="24pt"/>
      </w:pPr>
      <w:r>
        <w:t>数据处理层是</w:t>
      </w:r>
      <w:r>
        <w:rPr>
          <w:rFonts w:hint="eastAsia"/>
        </w:rPr>
        <w:t>MyBatis</w:t>
      </w:r>
      <w:r>
        <w:t>的核心</w:t>
      </w:r>
      <w:r>
        <w:rPr>
          <w:rFonts w:hint="eastAsia"/>
        </w:rPr>
        <w:t>，</w:t>
      </w:r>
      <w:r>
        <w:t>通过传入参数构建动态</w:t>
      </w:r>
      <w:r>
        <w:t>SQL</w:t>
      </w:r>
      <w:r>
        <w:t>语句</w:t>
      </w:r>
      <w:r>
        <w:rPr>
          <w:rFonts w:hint="eastAsia"/>
        </w:rPr>
        <w:t>，</w:t>
      </w:r>
      <w:r>
        <w:rPr>
          <w:rFonts w:hint="eastAsia"/>
        </w:rPr>
        <w:t>MyBatis</w:t>
      </w:r>
      <w:r>
        <w:t>通过传入的参数值</w:t>
      </w:r>
      <w:r>
        <w:rPr>
          <w:rFonts w:hint="eastAsia"/>
        </w:rPr>
        <w:t>进行动态的构建</w:t>
      </w:r>
      <w:r>
        <w:rPr>
          <w:rFonts w:hint="eastAsia"/>
        </w:rPr>
        <w:t>SQL</w:t>
      </w:r>
      <w:r>
        <w:rPr>
          <w:rFonts w:hint="eastAsia"/>
        </w:rPr>
        <w:t>语句，使得</w:t>
      </w:r>
      <w:r>
        <w:rPr>
          <w:rFonts w:hint="eastAsia"/>
        </w:rPr>
        <w:t>MyBatis</w:t>
      </w:r>
      <w:r>
        <w:rPr>
          <w:rFonts w:hint="eastAsia"/>
        </w:rPr>
        <w:t>有很抢的拓展性和灵活性。</w:t>
      </w:r>
      <w:r w:rsidR="00F12BA5">
        <w:rPr>
          <w:rFonts w:hint="eastAsia"/>
        </w:rPr>
        <w:t>SQL</w:t>
      </w:r>
      <w:r w:rsidR="00F12BA5">
        <w:rPr>
          <w:rFonts w:hint="eastAsia"/>
        </w:rPr>
        <w:t>语句生成之后，</w:t>
      </w:r>
      <w:r w:rsidR="00F12BA5">
        <w:rPr>
          <w:rFonts w:hint="eastAsia"/>
        </w:rPr>
        <w:t>MyBatis</w:t>
      </w:r>
      <w:r w:rsidR="00F12BA5">
        <w:rPr>
          <w:rFonts w:hint="eastAsia"/>
        </w:rPr>
        <w:t>执行</w:t>
      </w:r>
      <w:r w:rsidR="00F12BA5">
        <w:rPr>
          <w:rFonts w:hint="eastAsia"/>
        </w:rPr>
        <w:t>SQL</w:t>
      </w:r>
      <w:r w:rsidR="00F12BA5">
        <w:rPr>
          <w:rFonts w:hint="eastAsia"/>
        </w:rPr>
        <w:t>语句，并肩返回的结果集转换为</w:t>
      </w:r>
      <w:r w:rsidR="00F12BA5">
        <w:rPr>
          <w:rFonts w:hint="eastAsia"/>
        </w:rPr>
        <w:t>List</w:t>
      </w:r>
      <w:r w:rsidR="00F12BA5">
        <w:t>&lt;E&gt;</w:t>
      </w:r>
      <w:r w:rsidR="00F12BA5">
        <w:lastRenderedPageBreak/>
        <w:t>列表</w:t>
      </w:r>
      <w:r w:rsidR="00F12BA5">
        <w:rPr>
          <w:rFonts w:hint="eastAsia"/>
        </w:rPr>
        <w:t>。</w:t>
      </w:r>
    </w:p>
    <w:p w14:paraId="1A3EAA68" w14:textId="77777777" w:rsidR="00F12BA5" w:rsidRDefault="00F12BA5" w:rsidP="00845183">
      <w:pPr>
        <w:ind w:firstLine="24pt"/>
      </w:pPr>
      <w:r>
        <w:t>框架支撑层负责事务的管理</w:t>
      </w:r>
      <w:r>
        <w:rPr>
          <w:rFonts w:hint="eastAsia"/>
        </w:rPr>
        <w:t>、</w:t>
      </w:r>
      <w:r>
        <w:t>连接池的管理</w:t>
      </w:r>
      <w:r>
        <w:rPr>
          <w:rFonts w:hint="eastAsia"/>
        </w:rPr>
        <w:t>、</w:t>
      </w:r>
      <w:r>
        <w:t>缓存以及</w:t>
      </w:r>
      <w:r>
        <w:rPr>
          <w:rFonts w:hint="eastAsia"/>
        </w:rPr>
        <w:t>SQL</w:t>
      </w:r>
      <w:r>
        <w:rPr>
          <w:rFonts w:hint="eastAsia"/>
        </w:rPr>
        <w:t>语句的配置。</w:t>
      </w:r>
    </w:p>
    <w:p w14:paraId="711C24A8" w14:textId="77777777" w:rsidR="003C48F6" w:rsidRPr="00E86E0F" w:rsidRDefault="003C48F6" w:rsidP="00845183">
      <w:pPr>
        <w:ind w:firstLine="24pt"/>
        <w:rPr>
          <w:rFonts w:hint="eastAsia"/>
        </w:rPr>
      </w:pPr>
      <w:commentRangeStart w:id="25"/>
      <w:r>
        <w:rPr>
          <w:rFonts w:hint="eastAsia"/>
        </w:rPr>
        <w:t>MyBatis</w:t>
      </w:r>
      <w:r>
        <w:rPr>
          <w:rFonts w:hint="eastAsia"/>
        </w:rPr>
        <w:t>和</w:t>
      </w:r>
      <w:r>
        <w:rPr>
          <w:rFonts w:hint="eastAsia"/>
        </w:rPr>
        <w:t>Spring</w:t>
      </w:r>
      <w:r w:rsidR="00D726A0">
        <w:rPr>
          <w:rFonts w:hint="eastAsia"/>
        </w:rPr>
        <w:t>框架可以很好的整合，通过</w:t>
      </w:r>
      <w:r w:rsidR="00D726A0">
        <w:rPr>
          <w:rFonts w:hint="eastAsia"/>
        </w:rPr>
        <w:t>Spring</w:t>
      </w:r>
      <w:r w:rsidR="00D726A0">
        <w:rPr>
          <w:rFonts w:hint="eastAsia"/>
        </w:rPr>
        <w:t>自动扫描装配</w:t>
      </w:r>
      <w:r w:rsidR="00D726A0">
        <w:rPr>
          <w:rFonts w:hint="eastAsia"/>
        </w:rPr>
        <w:t>dao</w:t>
      </w:r>
      <w:r w:rsidR="00D726A0">
        <w:rPr>
          <w:rFonts w:hint="eastAsia"/>
        </w:rPr>
        <w:t>，</w:t>
      </w:r>
      <w:r w:rsidR="00D726A0">
        <w:t>使用</w:t>
      </w:r>
      <w:r w:rsidR="00D726A0">
        <w:t>SQL</w:t>
      </w:r>
      <w:r w:rsidR="00D726A0">
        <w:t>构建器动态构造</w:t>
      </w:r>
      <w:r w:rsidR="00D726A0">
        <w:rPr>
          <w:rFonts w:hint="eastAsia"/>
        </w:rPr>
        <w:t>SQL</w:t>
      </w:r>
      <w:r w:rsidR="00D726A0">
        <w:rPr>
          <w:rFonts w:hint="eastAsia"/>
        </w:rPr>
        <w:t>语句。</w:t>
      </w:r>
      <w:commentRangeEnd w:id="25"/>
      <w:r w:rsidR="003C0147">
        <w:rPr>
          <w:rStyle w:val="a9"/>
        </w:rPr>
        <w:commentReference w:id="25"/>
      </w:r>
    </w:p>
    <w:p w14:paraId="5FB728CE" w14:textId="77777777" w:rsidR="00D52304" w:rsidRDefault="00525631" w:rsidP="00B96654">
      <w:pPr>
        <w:pStyle w:val="3"/>
        <w:jc w:val="both"/>
      </w:pPr>
      <w:r>
        <w:rPr>
          <w:rFonts w:hint="eastAsia"/>
        </w:rPr>
        <w:t>2.2.3</w:t>
      </w:r>
      <w:r w:rsidR="00D52304">
        <w:rPr>
          <w:rFonts w:hint="eastAsia"/>
        </w:rPr>
        <w:t xml:space="preserve"> </w:t>
      </w:r>
      <w:r>
        <w:t>Mybatis</w:t>
      </w:r>
      <w:r>
        <w:rPr>
          <w:rFonts w:hint="eastAsia"/>
        </w:rPr>
        <w:t>与</w:t>
      </w:r>
      <w:r w:rsidR="00D52304">
        <w:rPr>
          <w:rFonts w:hint="eastAsia"/>
        </w:rPr>
        <w:t>ibernate</w:t>
      </w:r>
      <w:r w:rsidR="00D52304">
        <w:t>框架</w:t>
      </w:r>
      <w:r>
        <w:t>比较</w:t>
      </w:r>
    </w:p>
    <w:p w14:paraId="10A556B5" w14:textId="77777777" w:rsidR="00B57866" w:rsidRDefault="00B57866" w:rsidP="00B57866">
      <w:pPr>
        <w:ind w:firstLine="24pt"/>
      </w:pPr>
      <w:commentRangeStart w:id="26"/>
      <w:r>
        <w:rPr>
          <w:rFonts w:hint="eastAsia"/>
        </w:rPr>
        <w:t>Hibernate</w:t>
      </w:r>
      <w:r>
        <w:rPr>
          <w:rFonts w:hint="eastAsia"/>
        </w:rPr>
        <w:t>也是当前较为流行的</w:t>
      </w:r>
      <w:r w:rsidR="000D1A86">
        <w:rPr>
          <w:rFonts w:hint="eastAsia"/>
        </w:rPr>
        <w:t>开源</w:t>
      </w:r>
      <w:r>
        <w:rPr>
          <w:rFonts w:hint="eastAsia"/>
        </w:rPr>
        <w:t>ORM</w:t>
      </w:r>
      <w:r>
        <w:rPr>
          <w:rFonts w:hint="eastAsia"/>
        </w:rPr>
        <w:t>框架之一，</w:t>
      </w:r>
      <w:r w:rsidR="009D7A6F">
        <w:rPr>
          <w:rFonts w:hint="eastAsia"/>
        </w:rPr>
        <w:t>提供了对</w:t>
      </w:r>
      <w:r w:rsidR="009D7A6F">
        <w:rPr>
          <w:rFonts w:hint="eastAsia"/>
        </w:rPr>
        <w:t>JDBC</w:t>
      </w:r>
      <w:r w:rsidR="009D7A6F">
        <w:rPr>
          <w:rFonts w:hint="eastAsia"/>
        </w:rPr>
        <w:t>的封装</w:t>
      </w:r>
      <w:r w:rsidR="002E1613">
        <w:rPr>
          <w:rFonts w:hint="eastAsia"/>
        </w:rPr>
        <w:t>。</w:t>
      </w:r>
      <w:commentRangeEnd w:id="26"/>
      <w:r w:rsidR="00E54E1F">
        <w:rPr>
          <w:rStyle w:val="a9"/>
        </w:rPr>
        <w:commentReference w:id="26"/>
      </w:r>
      <w:r w:rsidR="00E92329">
        <w:rPr>
          <w:rFonts w:hint="eastAsia"/>
        </w:rPr>
        <w:t>Hibernate</w:t>
      </w:r>
      <w:r w:rsidR="00E92329">
        <w:t>框架可以使用在任何需要使用</w:t>
      </w:r>
      <w:r w:rsidR="00E92329">
        <w:rPr>
          <w:rFonts w:hint="eastAsia"/>
        </w:rPr>
        <w:t>JDBC</w:t>
      </w:r>
      <w:r w:rsidR="00E92329">
        <w:rPr>
          <w:rFonts w:hint="eastAsia"/>
        </w:rPr>
        <w:t>的场景，能够通过配置文件或注解实现持久化类和数据库之间的映射</w:t>
      </w:r>
      <w:r w:rsidR="00E54E1F">
        <w:rPr>
          <w:rFonts w:hint="eastAsia"/>
        </w:rPr>
        <w:t>。</w:t>
      </w:r>
      <w:r w:rsidR="00E54E1F">
        <w:rPr>
          <w:rFonts w:hint="eastAsia"/>
        </w:rPr>
        <w:t>Hibernate</w:t>
      </w:r>
      <w:r w:rsidR="00E54E1F">
        <w:t>框架对</w:t>
      </w:r>
      <w:r w:rsidR="00E54E1F">
        <w:rPr>
          <w:rFonts w:hint="eastAsia"/>
        </w:rPr>
        <w:t>JDBC</w:t>
      </w:r>
      <w:r w:rsidR="00E54E1F">
        <w:rPr>
          <w:rFonts w:hint="eastAsia"/>
        </w:rPr>
        <w:t>操作进行封装，使开发人员从负责的数据库编码中解放出来，更加注重业务逻辑的编写，进而提高代码的开发效率。</w:t>
      </w:r>
    </w:p>
    <w:p w14:paraId="31FC1880" w14:textId="77777777" w:rsidR="00AC4519" w:rsidRDefault="00223FF9" w:rsidP="001A2D90">
      <w:pPr>
        <w:ind w:firstLine="24pt"/>
      </w:pPr>
      <w:r>
        <w:rPr>
          <w:rFonts w:hint="eastAsia"/>
        </w:rPr>
        <w:t>MyBatis</w:t>
      </w:r>
      <w:r>
        <w:rPr>
          <w:rFonts w:hint="eastAsia"/>
        </w:rPr>
        <w:t>和</w:t>
      </w:r>
      <w:r>
        <w:rPr>
          <w:rFonts w:hint="eastAsia"/>
        </w:rPr>
        <w:t>Hibernate</w:t>
      </w:r>
      <w:r>
        <w:rPr>
          <w:rFonts w:hint="eastAsia"/>
        </w:rPr>
        <w:t>都是优秀的关系型映射框架，都对数据库的操作做了更加简化的封装，将数据库操作变得简单起来</w:t>
      </w:r>
      <w:r w:rsidR="0053661C">
        <w:rPr>
          <w:rFonts w:hint="eastAsia"/>
        </w:rPr>
        <w:t>。</w:t>
      </w:r>
      <w:r w:rsidR="00AC4519">
        <w:rPr>
          <w:rFonts w:hint="eastAsia"/>
        </w:rPr>
        <w:t>而本文将选用</w:t>
      </w:r>
      <w:r w:rsidR="00AC4519">
        <w:rPr>
          <w:rFonts w:hint="eastAsia"/>
        </w:rPr>
        <w:t>MyBatis</w:t>
      </w:r>
      <w:r w:rsidR="00AC4519">
        <w:rPr>
          <w:rFonts w:hint="eastAsia"/>
        </w:rPr>
        <w:t>框架作为数据操作层的框架，主要是根据</w:t>
      </w:r>
      <w:r w:rsidR="00AC4519">
        <w:rPr>
          <w:rFonts w:hint="eastAsia"/>
        </w:rPr>
        <w:t>MyBatis</w:t>
      </w:r>
      <w:r w:rsidR="00AC4519">
        <w:rPr>
          <w:rFonts w:hint="eastAsia"/>
        </w:rPr>
        <w:t>和</w:t>
      </w:r>
      <w:r w:rsidR="00AC4519">
        <w:rPr>
          <w:rFonts w:hint="eastAsia"/>
        </w:rPr>
        <w:t>Hibernate</w:t>
      </w:r>
      <w:r w:rsidR="00AC4519">
        <w:rPr>
          <w:rFonts w:hint="eastAsia"/>
        </w:rPr>
        <w:t>这两大框架的适用类型和成本进行分析，</w:t>
      </w:r>
      <w:r w:rsidR="00152DFA">
        <w:rPr>
          <w:rFonts w:hint="eastAsia"/>
        </w:rPr>
        <w:t>主要分为以下几点</w:t>
      </w:r>
      <w:r w:rsidR="001A2D90">
        <w:rPr>
          <w:rFonts w:hint="eastAsia"/>
        </w:rPr>
        <w:t>：</w:t>
      </w:r>
    </w:p>
    <w:p w14:paraId="2F44A990" w14:textId="77777777" w:rsidR="001A2D90" w:rsidRDefault="00152DFA" w:rsidP="00C64379">
      <w:pPr>
        <w:numPr>
          <w:ilvl w:val="1"/>
          <w:numId w:val="5"/>
        </w:numPr>
        <w:ind w:firstLineChars="0"/>
      </w:pPr>
      <w:r>
        <w:rPr>
          <w:rFonts w:hint="eastAsia"/>
        </w:rPr>
        <w:t>MyBatis</w:t>
      </w:r>
      <w:r>
        <w:rPr>
          <w:rFonts w:hint="eastAsia"/>
        </w:rPr>
        <w:t>相对于</w:t>
      </w:r>
      <w:r>
        <w:rPr>
          <w:rFonts w:hint="eastAsia"/>
        </w:rPr>
        <w:t>Hibernate</w:t>
      </w:r>
      <w:r>
        <w:rPr>
          <w:rFonts w:hint="eastAsia"/>
        </w:rPr>
        <w:t>的全自动对象关系型映射，采用半自动的映射。</w:t>
      </w:r>
      <w:r>
        <w:rPr>
          <w:rFonts w:hint="eastAsia"/>
        </w:rPr>
        <w:t>MyBatis</w:t>
      </w:r>
      <w:r>
        <w:rPr>
          <w:rFonts w:hint="eastAsia"/>
        </w:rPr>
        <w:t>的</w:t>
      </w:r>
      <w:r>
        <w:rPr>
          <w:rFonts w:hint="eastAsia"/>
        </w:rPr>
        <w:t>SQL</w:t>
      </w:r>
      <w:r>
        <w:rPr>
          <w:rFonts w:hint="eastAsia"/>
        </w:rPr>
        <w:t>可根据需求进行定制，可通过配置文件手动编写</w:t>
      </w:r>
      <w:r>
        <w:rPr>
          <w:rFonts w:hint="eastAsia"/>
        </w:rPr>
        <w:t>SQL</w:t>
      </w:r>
      <w:r>
        <w:rPr>
          <w:rFonts w:hint="eastAsia"/>
        </w:rPr>
        <w:t>或使用注解</w:t>
      </w:r>
      <w:r w:rsidRPr="00152DFA">
        <w:t>@SelectProvider</w:t>
      </w:r>
      <w:r>
        <w:t>在</w:t>
      </w:r>
      <w:r>
        <w:rPr>
          <w:rFonts w:hint="eastAsia"/>
        </w:rPr>
        <w:t>普通</w:t>
      </w:r>
      <w:r>
        <w:rPr>
          <w:rFonts w:hint="eastAsia"/>
        </w:rPr>
        <w:t>POJO</w:t>
      </w:r>
      <w:r>
        <w:rPr>
          <w:rFonts w:hint="eastAsia"/>
        </w:rPr>
        <w:t>类中进行</w:t>
      </w:r>
      <w:r>
        <w:rPr>
          <w:rFonts w:hint="eastAsia"/>
        </w:rPr>
        <w:t>SQL</w:t>
      </w:r>
      <w:r>
        <w:rPr>
          <w:rFonts w:hint="eastAsia"/>
        </w:rPr>
        <w:t>的动态构建。</w:t>
      </w:r>
      <w:r>
        <w:rPr>
          <w:rFonts w:hint="eastAsia"/>
        </w:rPr>
        <w:t>MyBatis</w:t>
      </w:r>
      <w:r>
        <w:rPr>
          <w:rFonts w:hint="eastAsia"/>
        </w:rPr>
        <w:t>的这种定制化的</w:t>
      </w:r>
      <w:r>
        <w:rPr>
          <w:rFonts w:hint="eastAsia"/>
        </w:rPr>
        <w:t>SQL</w:t>
      </w:r>
      <w:r>
        <w:rPr>
          <w:rFonts w:hint="eastAsia"/>
        </w:rPr>
        <w:t>构建方法可以按照需求操作指定的字段，同时使用原生的</w:t>
      </w:r>
      <w:r>
        <w:rPr>
          <w:rFonts w:hint="eastAsia"/>
        </w:rPr>
        <w:t>SQL</w:t>
      </w:r>
      <w:r>
        <w:rPr>
          <w:rFonts w:hint="eastAsia"/>
        </w:rPr>
        <w:t>语句进行操作数据库较之</w:t>
      </w:r>
      <w:r>
        <w:rPr>
          <w:rFonts w:hint="eastAsia"/>
        </w:rPr>
        <w:t>Hibernate</w:t>
      </w:r>
      <w:r>
        <w:rPr>
          <w:rFonts w:hint="eastAsia"/>
        </w:rPr>
        <w:t>的</w:t>
      </w:r>
      <w:r>
        <w:rPr>
          <w:rFonts w:hint="eastAsia"/>
        </w:rPr>
        <w:t>HQL</w:t>
      </w:r>
      <w:r>
        <w:rPr>
          <w:rFonts w:hint="eastAsia"/>
        </w:rPr>
        <w:t>语言性能上更加优化，查询速度更快。</w:t>
      </w:r>
      <w:r w:rsidR="006636E1">
        <w:rPr>
          <w:rFonts w:hint="eastAsia"/>
        </w:rPr>
        <w:t>MyBatis</w:t>
      </w:r>
      <w:r w:rsidR="006636E1">
        <w:rPr>
          <w:rFonts w:hint="eastAsia"/>
        </w:rPr>
        <w:t>的自动构建的</w:t>
      </w:r>
      <w:r w:rsidR="006636E1">
        <w:rPr>
          <w:rFonts w:hint="eastAsia"/>
        </w:rPr>
        <w:t>SQL</w:t>
      </w:r>
      <w:r w:rsidR="006636E1">
        <w:rPr>
          <w:rFonts w:hint="eastAsia"/>
        </w:rPr>
        <w:t>语句灵活性和可控性更好。</w:t>
      </w:r>
    </w:p>
    <w:p w14:paraId="7829C297" w14:textId="77777777" w:rsidR="000F7576" w:rsidRDefault="000F7576" w:rsidP="00C64379">
      <w:pPr>
        <w:numPr>
          <w:ilvl w:val="1"/>
          <w:numId w:val="5"/>
        </w:numPr>
        <w:ind w:firstLineChars="0"/>
      </w:pPr>
      <w:r>
        <w:rPr>
          <w:rFonts w:hint="eastAsia"/>
        </w:rPr>
        <w:t>Hibernate</w:t>
      </w:r>
      <w:r>
        <w:rPr>
          <w:rFonts w:hint="eastAsia"/>
        </w:rPr>
        <w:t>对原生的</w:t>
      </w:r>
      <w:r>
        <w:rPr>
          <w:rFonts w:hint="eastAsia"/>
        </w:rPr>
        <w:t>JDBC</w:t>
      </w:r>
      <w:r>
        <w:rPr>
          <w:rFonts w:hint="eastAsia"/>
        </w:rPr>
        <w:t>进行了封装，而</w:t>
      </w:r>
      <w:r>
        <w:rPr>
          <w:rFonts w:hint="eastAsia"/>
        </w:rPr>
        <w:t>MyBatis</w:t>
      </w:r>
      <w:r>
        <w:rPr>
          <w:rFonts w:hint="eastAsia"/>
        </w:rPr>
        <w:t>是基于原生的</w:t>
      </w:r>
      <w:r>
        <w:rPr>
          <w:rFonts w:hint="eastAsia"/>
        </w:rPr>
        <w:t>JDBC</w:t>
      </w:r>
      <w:r>
        <w:rPr>
          <w:rFonts w:hint="eastAsia"/>
        </w:rPr>
        <w:t>，运行速度上</w:t>
      </w:r>
      <w:r>
        <w:rPr>
          <w:rFonts w:hint="eastAsia"/>
        </w:rPr>
        <w:t>MyBatis</w:t>
      </w:r>
      <w:r>
        <w:rPr>
          <w:rFonts w:hint="eastAsia"/>
        </w:rPr>
        <w:t>更有优势。</w:t>
      </w:r>
    </w:p>
    <w:p w14:paraId="751B0D6B" w14:textId="77777777" w:rsidR="00CE5D17" w:rsidRDefault="000F7576" w:rsidP="00CE5D17">
      <w:pPr>
        <w:numPr>
          <w:ilvl w:val="1"/>
          <w:numId w:val="5"/>
        </w:numPr>
        <w:ind w:firstLineChars="0"/>
      </w:pPr>
      <w:r>
        <w:rPr>
          <w:rFonts w:hint="eastAsia"/>
        </w:rPr>
        <w:t>MyBatis</w:t>
      </w:r>
      <w:r>
        <w:rPr>
          <w:rFonts w:hint="eastAsia"/>
        </w:rPr>
        <w:t>框架</w:t>
      </w:r>
      <w:r w:rsidR="00AB162E">
        <w:rPr>
          <w:rFonts w:hint="eastAsia"/>
        </w:rPr>
        <w:t>较之</w:t>
      </w:r>
      <w:r w:rsidR="00AB162E">
        <w:rPr>
          <w:rFonts w:hint="eastAsia"/>
        </w:rPr>
        <w:t>Hibernate</w:t>
      </w:r>
      <w:r w:rsidR="008F12CB">
        <w:rPr>
          <w:rFonts w:hint="eastAsia"/>
        </w:rPr>
        <w:t>框架</w:t>
      </w:r>
      <w:r w:rsidR="00AB162E">
        <w:rPr>
          <w:rFonts w:hint="eastAsia"/>
        </w:rPr>
        <w:t>入门简单，更易学习，学习成本也相对较低，</w:t>
      </w:r>
      <w:r w:rsidR="001E207E">
        <w:rPr>
          <w:rFonts w:hint="eastAsia"/>
        </w:rPr>
        <w:t>同时开发速度更快。</w:t>
      </w:r>
    </w:p>
    <w:p w14:paraId="29DEB7BC" w14:textId="77777777" w:rsidR="00CE5D17" w:rsidRPr="00B57866" w:rsidRDefault="00CE5D17" w:rsidP="00CE5D17">
      <w:pPr>
        <w:ind w:start="21pt" w:firstLineChars="0" w:firstLine="0pt"/>
        <w:rPr>
          <w:rFonts w:hint="eastAsia"/>
        </w:rPr>
      </w:pPr>
      <w:r>
        <w:t>虽然</w:t>
      </w:r>
      <w:r>
        <w:rPr>
          <w:rFonts w:hint="eastAsia"/>
        </w:rPr>
        <w:t>Hibernate</w:t>
      </w:r>
      <w:r>
        <w:rPr>
          <w:rFonts w:hint="eastAsia"/>
        </w:rPr>
        <w:t>框架也有很多的功能和特性的优点，但开发一项项目要根据实际情况和项目的实际适用性</w:t>
      </w:r>
      <w:r w:rsidR="00375F26">
        <w:rPr>
          <w:rFonts w:hint="eastAsia"/>
        </w:rPr>
        <w:t>和成本进行选择，</w:t>
      </w:r>
      <w:r>
        <w:rPr>
          <w:rFonts w:hint="eastAsia"/>
        </w:rPr>
        <w:t>所以本文选用了能够动态定制</w:t>
      </w:r>
      <w:r>
        <w:rPr>
          <w:rFonts w:hint="eastAsia"/>
        </w:rPr>
        <w:t>SQL</w:t>
      </w:r>
      <w:r>
        <w:rPr>
          <w:rFonts w:hint="eastAsia"/>
        </w:rPr>
        <w:t>语句的</w:t>
      </w:r>
      <w:r>
        <w:rPr>
          <w:rFonts w:hint="eastAsia"/>
        </w:rPr>
        <w:t>MyBatis</w:t>
      </w:r>
      <w:r>
        <w:rPr>
          <w:rFonts w:hint="eastAsia"/>
        </w:rPr>
        <w:t>框架</w:t>
      </w:r>
      <w:r w:rsidR="00117AEF">
        <w:rPr>
          <w:rFonts w:hint="eastAsia"/>
        </w:rPr>
        <w:t>进行开发，</w:t>
      </w:r>
      <w:commentRangeStart w:id="27"/>
      <w:r w:rsidR="00117AEF">
        <w:rPr>
          <w:rFonts w:hint="eastAsia"/>
        </w:rPr>
        <w:t>将其整合</w:t>
      </w:r>
      <w:r w:rsidR="00117AEF">
        <w:rPr>
          <w:rFonts w:hint="eastAsia"/>
        </w:rPr>
        <w:t>Spring</w:t>
      </w:r>
      <w:r w:rsidR="00117AEF">
        <w:rPr>
          <w:rFonts w:hint="eastAsia"/>
        </w:rPr>
        <w:t>、</w:t>
      </w:r>
      <w:r w:rsidR="00117AEF">
        <w:rPr>
          <w:rFonts w:hint="eastAsia"/>
        </w:rPr>
        <w:t>Spring</w:t>
      </w:r>
      <w:r w:rsidR="00117AEF">
        <w:t>MVC</w:t>
      </w:r>
      <w:r w:rsidR="00117AEF">
        <w:t>进行整</w:t>
      </w:r>
      <w:r w:rsidR="00117AEF">
        <w:lastRenderedPageBreak/>
        <w:t>个系统的</w:t>
      </w:r>
      <w:r w:rsidR="004D2776">
        <w:t>开发框架</w:t>
      </w:r>
      <w:r w:rsidR="002B0D5E">
        <w:rPr>
          <w:rFonts w:hint="eastAsia"/>
        </w:rPr>
        <w:t>。</w:t>
      </w:r>
      <w:commentRangeEnd w:id="27"/>
      <w:r w:rsidR="00E73CDD">
        <w:rPr>
          <w:rStyle w:val="a9"/>
        </w:rPr>
        <w:commentReference w:id="27"/>
      </w:r>
    </w:p>
    <w:p w14:paraId="603B767F" w14:textId="77777777" w:rsidR="006912D6" w:rsidRDefault="00CF2354" w:rsidP="007341F7">
      <w:pPr>
        <w:pStyle w:val="2"/>
      </w:pPr>
      <w:r w:rsidRPr="007341F7">
        <w:rPr>
          <w:rFonts w:hint="eastAsia"/>
        </w:rPr>
        <w:t xml:space="preserve">2.3 </w:t>
      </w:r>
      <w:r w:rsidR="00C8024B" w:rsidRPr="007341F7">
        <w:t>Android</w:t>
      </w:r>
      <w:r w:rsidR="00C8024B" w:rsidRPr="007341F7">
        <w:t>介绍</w:t>
      </w:r>
    </w:p>
    <w:p w14:paraId="643DBFC0" w14:textId="77777777" w:rsidR="00BE78EC" w:rsidRDefault="0089043E" w:rsidP="00BE78EC">
      <w:pPr>
        <w:ind w:firstLine="24pt"/>
      </w:pPr>
      <w:r>
        <w:rPr>
          <w:rFonts w:hint="eastAsia"/>
        </w:rPr>
        <w:t>Android</w:t>
      </w:r>
      <w:r>
        <w:rPr>
          <w:rFonts w:hint="eastAsia"/>
        </w:rPr>
        <w:t>是有</w:t>
      </w:r>
      <w:r>
        <w:rPr>
          <w:rFonts w:hint="eastAsia"/>
        </w:rPr>
        <w:t>Andy</w:t>
      </w:r>
      <w:r>
        <w:t xml:space="preserve"> Rubin</w:t>
      </w:r>
      <w:r>
        <w:t>开发的一款可用于手机</w:t>
      </w:r>
      <w:r>
        <w:rPr>
          <w:rFonts w:hint="eastAsia"/>
        </w:rPr>
        <w:t>、</w:t>
      </w:r>
      <w:r>
        <w:t>平板电脑</w:t>
      </w:r>
      <w:r w:rsidR="008E7980">
        <w:rPr>
          <w:rFonts w:hint="eastAsia"/>
        </w:rPr>
        <w:t>、电视、手表等设备</w:t>
      </w:r>
      <w:r>
        <w:t>的一款基于</w:t>
      </w:r>
      <w:r w:rsidR="00A72B66">
        <w:t>Linux</w:t>
      </w:r>
      <w:r>
        <w:rPr>
          <w:rFonts w:hint="eastAsia"/>
        </w:rPr>
        <w:t>的操作系统</w:t>
      </w:r>
      <w:r w:rsidR="0043262B">
        <w:rPr>
          <w:rFonts w:hint="eastAsia"/>
        </w:rPr>
        <w:t>，后被谷歌收购。</w:t>
      </w:r>
      <w:r w:rsidR="008E7980">
        <w:rPr>
          <w:rFonts w:hint="eastAsia"/>
        </w:rPr>
        <w:t>自</w:t>
      </w:r>
      <w:r w:rsidR="008E7980">
        <w:rPr>
          <w:rFonts w:hint="eastAsia"/>
        </w:rPr>
        <w:t>Android</w:t>
      </w:r>
      <w:r w:rsidR="008E7980">
        <w:rPr>
          <w:rFonts w:hint="eastAsia"/>
        </w:rPr>
        <w:t>问世以来，以一种迅猛的势头发展，</w:t>
      </w:r>
      <w:r w:rsidR="008E7980">
        <w:rPr>
          <w:rFonts w:hint="eastAsia"/>
        </w:rPr>
        <w:t>2011</w:t>
      </w:r>
      <w:r w:rsidR="008E7980">
        <w:rPr>
          <w:rFonts w:hint="eastAsia"/>
        </w:rPr>
        <w:t>年，</w:t>
      </w:r>
      <w:r w:rsidR="008E7980">
        <w:rPr>
          <w:rFonts w:hint="eastAsia"/>
        </w:rPr>
        <w:t>Android</w:t>
      </w:r>
      <w:r w:rsidR="008E7980">
        <w:rPr>
          <w:rFonts w:hint="eastAsia"/>
        </w:rPr>
        <w:t>首次超越了当时占比最高的</w:t>
      </w:r>
      <w:r w:rsidR="008E7980">
        <w:rPr>
          <w:rFonts w:hint="eastAsia"/>
        </w:rPr>
        <w:t>Symbian</w:t>
      </w:r>
      <w:r w:rsidR="008E7980">
        <w:rPr>
          <w:rFonts w:hint="eastAsia"/>
        </w:rPr>
        <w:t>系统，</w:t>
      </w:r>
      <w:r w:rsidR="008E7980">
        <w:rPr>
          <w:rFonts w:hint="eastAsia"/>
        </w:rPr>
        <w:t>2013</w:t>
      </w:r>
      <w:r w:rsidR="008E7980">
        <w:rPr>
          <w:rFonts w:hint="eastAsia"/>
        </w:rPr>
        <w:t>年，全国使用</w:t>
      </w:r>
      <w:r w:rsidR="008E7980">
        <w:rPr>
          <w:rFonts w:hint="eastAsia"/>
        </w:rPr>
        <w:t>Android</w:t>
      </w:r>
      <w:r w:rsidR="008E7980">
        <w:rPr>
          <w:rFonts w:hint="eastAsia"/>
        </w:rPr>
        <w:t>系统的设备</w:t>
      </w:r>
      <w:r w:rsidR="00E42FB0">
        <w:rPr>
          <w:rFonts w:hint="eastAsia"/>
        </w:rPr>
        <w:t>已</w:t>
      </w:r>
      <w:r w:rsidR="008E7980">
        <w:rPr>
          <w:rFonts w:hint="eastAsia"/>
        </w:rPr>
        <w:t>有</w:t>
      </w:r>
      <w:r w:rsidR="008E7980">
        <w:rPr>
          <w:rFonts w:hint="eastAsia"/>
        </w:rPr>
        <w:t>10</w:t>
      </w:r>
      <w:r w:rsidR="008E7980">
        <w:rPr>
          <w:rFonts w:hint="eastAsia"/>
        </w:rPr>
        <w:t>亿台之多。</w:t>
      </w:r>
      <w:r w:rsidR="008B317C">
        <w:rPr>
          <w:rFonts w:hint="eastAsia"/>
        </w:rPr>
        <w:t>Android</w:t>
      </w:r>
      <w:r w:rsidR="008B317C">
        <w:rPr>
          <w:rFonts w:hint="eastAsia"/>
        </w:rPr>
        <w:t>系统不仅提供了丰富的系统控件和</w:t>
      </w:r>
      <w:r w:rsidR="008B317C">
        <w:rPr>
          <w:rFonts w:hint="eastAsia"/>
        </w:rPr>
        <w:t>SQLite</w:t>
      </w:r>
      <w:r w:rsidR="008B317C">
        <w:rPr>
          <w:rFonts w:hint="eastAsia"/>
        </w:rPr>
        <w:t>这一自带的数据库，还提供了系统自带的日志工具类</w:t>
      </w:r>
      <w:r w:rsidR="008B317C">
        <w:rPr>
          <w:rFonts w:hint="eastAsia"/>
        </w:rPr>
        <w:t>Log</w:t>
      </w:r>
      <w:r w:rsidR="008B317C">
        <w:rPr>
          <w:rFonts w:hint="eastAsia"/>
        </w:rPr>
        <w:t>，不需任何配置就可以在代码中使用</w:t>
      </w:r>
      <w:r w:rsidR="008B317C">
        <w:rPr>
          <w:rFonts w:hint="eastAsia"/>
        </w:rPr>
        <w:t>Log</w:t>
      </w:r>
      <w:r w:rsidR="008B317C">
        <w:t>.**()</w:t>
      </w:r>
      <w:r w:rsidR="008B317C">
        <w:t>进行日志的打印</w:t>
      </w:r>
      <w:r w:rsidR="008B317C">
        <w:rPr>
          <w:rFonts w:hint="eastAsia"/>
        </w:rPr>
        <w:t>。</w:t>
      </w:r>
    </w:p>
    <w:p w14:paraId="2FF20BE2" w14:textId="77777777" w:rsidR="0027736A" w:rsidRDefault="0027736A" w:rsidP="00BE78EC">
      <w:pPr>
        <w:ind w:firstLine="24pt"/>
      </w:pPr>
      <w:r>
        <w:t>首先介绍</w:t>
      </w:r>
      <w:r>
        <w:rPr>
          <w:rFonts w:hint="eastAsia"/>
        </w:rPr>
        <w:t>Android</w:t>
      </w:r>
      <w:r>
        <w:rPr>
          <w:rFonts w:hint="eastAsia"/>
        </w:rPr>
        <w:t>的体系结构：</w:t>
      </w:r>
    </w:p>
    <w:p w14:paraId="73BE9C7D" w14:textId="3E27A794" w:rsidR="0027736A" w:rsidRDefault="00D44252" w:rsidP="0027736A">
      <w:pPr>
        <w:ind w:firstLineChars="0" w:firstLine="0pt"/>
        <w:rPr>
          <w:rFonts w:hint="eastAsia"/>
        </w:rPr>
      </w:pPr>
      <w:r>
        <w:rPr>
          <w:noProof/>
        </w:rPr>
        <w:drawing>
          <wp:inline distT="0" distB="0" distL="0" distR="0" wp14:anchorId="7D63A786" wp14:editId="04D6C3F1">
            <wp:extent cx="5577840" cy="4045585"/>
            <wp:effectExtent l="0" t="0" r="3810" b="0"/>
            <wp:docPr id="49" name="画布 30"/>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47" name="Picture 31" descr="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3597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48" name="Text Box 32"/>
                    <wp:cNvSpPr txBox="1">
                      <a:spLocks noChangeArrowheads="1"/>
                    </wp:cNvSpPr>
                    <wp:spPr bwMode="auto">
                      <a:xfrm>
                        <a:off x="530225" y="3614420"/>
                        <a:ext cx="4462145" cy="32194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D8EF2D5" w14:textId="77777777" w:rsidR="009D5B3A" w:rsidRDefault="009D5B3A" w:rsidP="0027736A">
                          <w:pPr>
                            <w:ind w:firstLine="24pt"/>
                            <w:jc w:val="center"/>
                          </w:pPr>
                          <w:r>
                            <w:t>图</w:t>
                          </w:r>
                          <w:r>
                            <w:rPr>
                              <w:rFonts w:hint="eastAsia"/>
                            </w:rPr>
                            <w:t>2.5 Android</w:t>
                          </w:r>
                          <w:r>
                            <w:rPr>
                              <w:rFonts w:hint="eastAsia"/>
                            </w:rPr>
                            <w:t>系统体系结构</w:t>
                          </w:r>
                        </w:p>
                      </wne:txbxContent>
                    </wp:txbx>
                    <wp:bodyPr rot="0" vert="horz" wrap="square" lIns="91440" tIns="45720" rIns="91440" bIns="45720" anchor="t" anchorCtr="0" upright="1">
                      <a:noAutofit/>
                    </wp:bodyPr>
                  </wp:wsp>
                </wp:wpc>
              </a:graphicData>
            </a:graphic>
          </wp:inline>
        </w:drawing>
      </w:r>
    </w:p>
    <w:p w14:paraId="72865ADF" w14:textId="77777777" w:rsidR="001F2D6F" w:rsidRDefault="00434DC2" w:rsidP="00BE78EC">
      <w:pPr>
        <w:ind w:firstLine="24pt"/>
      </w:pPr>
      <w:r>
        <w:rPr>
          <w:rFonts w:hint="eastAsia"/>
        </w:rPr>
        <w:t>从图中可以看出，</w:t>
      </w:r>
      <w:commentRangeStart w:id="28"/>
      <w:r w:rsidR="001F2D6F">
        <w:rPr>
          <w:rFonts w:hint="eastAsia"/>
        </w:rPr>
        <w:t>Android</w:t>
      </w:r>
      <w:r w:rsidR="001F2D6F">
        <w:rPr>
          <w:rFonts w:hint="eastAsia"/>
        </w:rPr>
        <w:t>的系统架构分为四层，从下到上分为</w:t>
      </w:r>
      <w:r w:rsidR="001F2D6F">
        <w:rPr>
          <w:rFonts w:hint="eastAsia"/>
        </w:rPr>
        <w:t>Linux</w:t>
      </w:r>
      <w:r w:rsidR="001F2D6F">
        <w:t>内核层</w:t>
      </w:r>
      <w:r w:rsidR="001F2D6F">
        <w:rPr>
          <w:rFonts w:hint="eastAsia"/>
        </w:rPr>
        <w:t>、</w:t>
      </w:r>
      <w:r w:rsidR="001F2D6F">
        <w:t>系统运行层</w:t>
      </w:r>
      <w:r w:rsidR="001F2D6F">
        <w:rPr>
          <w:rFonts w:hint="eastAsia"/>
        </w:rPr>
        <w:t>、</w:t>
      </w:r>
      <w:r w:rsidR="001F2D6F">
        <w:t>应用框架层和应用层</w:t>
      </w:r>
      <w:r w:rsidR="00C976DC">
        <w:rPr>
          <w:rFonts w:hint="eastAsia"/>
        </w:rPr>
        <w:t>。</w:t>
      </w:r>
      <w:commentRangeEnd w:id="28"/>
      <w:r w:rsidR="005D63BB">
        <w:rPr>
          <w:rStyle w:val="a9"/>
        </w:rPr>
        <w:commentReference w:id="28"/>
      </w:r>
      <w:r w:rsidR="005D63BB">
        <w:rPr>
          <w:rFonts w:hint="eastAsia"/>
        </w:rPr>
        <w:t>Linux</w:t>
      </w:r>
      <w:r w:rsidR="005D63BB">
        <w:rPr>
          <w:rFonts w:hint="eastAsia"/>
        </w:rPr>
        <w:t>内核层为</w:t>
      </w:r>
      <w:r w:rsidR="005D63BB">
        <w:rPr>
          <w:rFonts w:hint="eastAsia"/>
        </w:rPr>
        <w:t>Android</w:t>
      </w:r>
      <w:r w:rsidR="005D63BB">
        <w:rPr>
          <w:rFonts w:hint="eastAsia"/>
        </w:rPr>
        <w:t>设备提供了底层驱动</w:t>
      </w:r>
      <w:r w:rsidR="00484F38">
        <w:rPr>
          <w:rFonts w:hint="eastAsia"/>
        </w:rPr>
        <w:t>，如</w:t>
      </w:r>
      <w:r w:rsidR="00484F38">
        <w:rPr>
          <w:rFonts w:hint="eastAsia"/>
        </w:rPr>
        <w:t>USB Driver</w:t>
      </w:r>
      <w:r w:rsidR="00484F38">
        <w:rPr>
          <w:rFonts w:hint="eastAsia"/>
        </w:rPr>
        <w:t>、</w:t>
      </w:r>
      <w:r w:rsidR="00484F38">
        <w:rPr>
          <w:rFonts w:hint="eastAsia"/>
        </w:rPr>
        <w:t>WIFI Driver</w:t>
      </w:r>
      <w:r w:rsidR="00484F38">
        <w:t>等</w:t>
      </w:r>
      <w:r w:rsidR="005D63BB">
        <w:rPr>
          <w:rFonts w:hint="eastAsia"/>
        </w:rPr>
        <w:t>；系统运行层提供了</w:t>
      </w:r>
      <w:r w:rsidR="005D63BB">
        <w:rPr>
          <w:rFonts w:hint="eastAsia"/>
        </w:rPr>
        <w:t>Android</w:t>
      </w:r>
      <w:r w:rsidR="005D63BB">
        <w:rPr>
          <w:rFonts w:hint="eastAsia"/>
        </w:rPr>
        <w:t>开发过程中的主要特性支持，如该层中提供了</w:t>
      </w:r>
      <w:r w:rsidR="005D63BB">
        <w:rPr>
          <w:rFonts w:hint="eastAsia"/>
        </w:rPr>
        <w:t>Android</w:t>
      </w:r>
      <w:r w:rsidR="005D63BB">
        <w:rPr>
          <w:rFonts w:hint="eastAsia"/>
        </w:rPr>
        <w:t>的内置数据库</w:t>
      </w:r>
      <w:r w:rsidR="005D63BB">
        <w:rPr>
          <w:rFonts w:hint="eastAsia"/>
        </w:rPr>
        <w:t>SQLite</w:t>
      </w:r>
      <w:r w:rsidR="00993663">
        <w:rPr>
          <w:rFonts w:hint="eastAsia"/>
        </w:rPr>
        <w:t>、</w:t>
      </w:r>
      <w:r w:rsidR="005D63BB">
        <w:rPr>
          <w:rFonts w:hint="eastAsia"/>
        </w:rPr>
        <w:t>Android</w:t>
      </w:r>
      <w:r w:rsidR="005D63BB">
        <w:t>的</w:t>
      </w:r>
      <w:r w:rsidR="005D63BB">
        <w:rPr>
          <w:rFonts w:hint="eastAsia"/>
        </w:rPr>
        <w:t>2D</w:t>
      </w:r>
      <w:r w:rsidR="005D63BB">
        <w:rPr>
          <w:rFonts w:hint="eastAsia"/>
        </w:rPr>
        <w:t>图形引擎</w:t>
      </w:r>
      <w:r w:rsidR="005D63BB">
        <w:rPr>
          <w:rFonts w:hint="eastAsia"/>
        </w:rPr>
        <w:t>SGL</w:t>
      </w:r>
      <w:r w:rsidR="005D63BB">
        <w:rPr>
          <w:rFonts w:hint="eastAsia"/>
        </w:rPr>
        <w:t>等，同时</w:t>
      </w:r>
      <w:r w:rsidR="00EC6BC4">
        <w:rPr>
          <w:rFonts w:hint="eastAsia"/>
        </w:rPr>
        <w:t>该</w:t>
      </w:r>
      <w:r w:rsidR="005D63BB">
        <w:rPr>
          <w:rFonts w:hint="eastAsia"/>
        </w:rPr>
        <w:t>层还提供一些核心的运行时的库，这允许用户使用</w:t>
      </w:r>
      <w:r w:rsidR="005D63BB">
        <w:rPr>
          <w:rFonts w:hint="eastAsia"/>
        </w:rPr>
        <w:t>Java</w:t>
      </w:r>
      <w:r w:rsidR="005D63BB">
        <w:rPr>
          <w:rFonts w:hint="eastAsia"/>
        </w:rPr>
        <w:lastRenderedPageBreak/>
        <w:t>语言进行开发；</w:t>
      </w:r>
      <w:r w:rsidR="000F20E6">
        <w:rPr>
          <w:rFonts w:hint="eastAsia"/>
        </w:rPr>
        <w:t>应用框架层提供大量的</w:t>
      </w:r>
      <w:r w:rsidR="000F20E6">
        <w:rPr>
          <w:rFonts w:hint="eastAsia"/>
        </w:rPr>
        <w:t>API</w:t>
      </w:r>
      <w:r w:rsidR="0050439B">
        <w:rPr>
          <w:rFonts w:hint="eastAsia"/>
        </w:rPr>
        <w:t>，比如开发时常用的</w:t>
      </w:r>
      <w:r w:rsidR="0050439B">
        <w:rPr>
          <w:rFonts w:hint="eastAsia"/>
        </w:rPr>
        <w:t>Activity Manager</w:t>
      </w:r>
      <w:r w:rsidR="0050439B">
        <w:rPr>
          <w:rFonts w:hint="eastAsia"/>
        </w:rPr>
        <w:t>、</w:t>
      </w:r>
      <w:r w:rsidR="0050439B">
        <w:rPr>
          <w:rFonts w:hint="eastAsia"/>
        </w:rPr>
        <w:t>Content</w:t>
      </w:r>
      <w:r w:rsidR="0050439B">
        <w:t xml:space="preserve"> Providers</w:t>
      </w:r>
      <w:r w:rsidR="0050439B">
        <w:t>等</w:t>
      </w:r>
      <w:r w:rsidR="000F20E6">
        <w:rPr>
          <w:rFonts w:hint="eastAsia"/>
        </w:rPr>
        <w:t>；应用层提供核心应用程序，</w:t>
      </w:r>
      <w:r w:rsidR="00AD7357">
        <w:rPr>
          <w:rFonts w:hint="eastAsia"/>
        </w:rPr>
        <w:t>我们所有开发的应用都要安装在这一层，</w:t>
      </w:r>
      <w:r w:rsidR="000F20E6">
        <w:rPr>
          <w:rFonts w:hint="eastAsia"/>
        </w:rPr>
        <w:t>如</w:t>
      </w:r>
      <w:r w:rsidR="00AD7357">
        <w:rPr>
          <w:rFonts w:hint="eastAsia"/>
        </w:rPr>
        <w:t>系统自带的</w:t>
      </w:r>
      <w:r w:rsidR="000F20E6">
        <w:rPr>
          <w:rFonts w:hint="eastAsia"/>
        </w:rPr>
        <w:t>联系人</w:t>
      </w:r>
      <w:r w:rsidR="00AD7357">
        <w:rPr>
          <w:rFonts w:hint="eastAsia"/>
        </w:rPr>
        <w:t>、日历，还有我们自己开发的应用等</w:t>
      </w:r>
      <w:r w:rsidR="000F20E6">
        <w:rPr>
          <w:rFonts w:hint="eastAsia"/>
        </w:rPr>
        <w:t>。</w:t>
      </w:r>
    </w:p>
    <w:p w14:paraId="275919C5" w14:textId="77777777" w:rsidR="002A7F57" w:rsidRDefault="00731E3B" w:rsidP="00BE78EC">
      <w:pPr>
        <w:ind w:firstLine="24pt"/>
      </w:pPr>
      <w:commentRangeStart w:id="29"/>
      <w:r>
        <w:rPr>
          <w:rFonts w:hint="eastAsia"/>
        </w:rPr>
        <w:t>Android</w:t>
      </w:r>
      <w:r>
        <w:t>开发有四大组件</w:t>
      </w:r>
      <w:r>
        <w:rPr>
          <w:rFonts w:hint="eastAsia"/>
        </w:rPr>
        <w:t>，</w:t>
      </w:r>
      <w:r>
        <w:t>分别是活动</w:t>
      </w:r>
      <w:r>
        <w:rPr>
          <w:rFonts w:hint="eastAsia"/>
        </w:rPr>
        <w:t>（</w:t>
      </w:r>
      <w:r>
        <w:rPr>
          <w:rFonts w:hint="eastAsia"/>
        </w:rPr>
        <w:t>Activity</w:t>
      </w:r>
      <w:r>
        <w:rPr>
          <w:rFonts w:hint="eastAsia"/>
        </w:rPr>
        <w:t>）、服务（</w:t>
      </w:r>
      <w:r>
        <w:rPr>
          <w:rFonts w:hint="eastAsia"/>
        </w:rPr>
        <w:t>Service</w:t>
      </w:r>
      <w:r>
        <w:rPr>
          <w:rFonts w:hint="eastAsia"/>
        </w:rPr>
        <w:t>）、广播接收器（</w:t>
      </w:r>
      <w:r w:rsidR="00CD4F55" w:rsidRPr="00F8218A">
        <w:t>Broadcast</w:t>
      </w:r>
      <w:r w:rsidR="00A92BEE">
        <w:t xml:space="preserve"> </w:t>
      </w:r>
      <w:r w:rsidR="00CD4F55" w:rsidRPr="00F8218A">
        <w:t>Receiver</w:t>
      </w:r>
      <w:r>
        <w:rPr>
          <w:rFonts w:hint="eastAsia"/>
        </w:rPr>
        <w:t>）和内容提供器（</w:t>
      </w:r>
      <w:hyperlink r:id="rId21" w:tgtFrame="_blank" w:history="1">
        <w:r w:rsidR="00F8218A" w:rsidRPr="00F8218A">
          <w:t>Content Provider</w:t>
        </w:r>
      </w:hyperlink>
      <w:r>
        <w:rPr>
          <w:rFonts w:hint="eastAsia"/>
        </w:rPr>
        <w:t>）。</w:t>
      </w:r>
      <w:commentRangeEnd w:id="29"/>
      <w:r w:rsidR="004A2F9F">
        <w:rPr>
          <w:rStyle w:val="a9"/>
        </w:rPr>
        <w:commentReference w:id="29"/>
      </w:r>
    </w:p>
    <w:p w14:paraId="203E5EAE" w14:textId="77777777" w:rsidR="00BA2422" w:rsidRDefault="00312B59" w:rsidP="00BE78EC">
      <w:pPr>
        <w:ind w:firstLine="24pt"/>
      </w:pPr>
      <w:r>
        <w:rPr>
          <w:rFonts w:hint="eastAsia"/>
        </w:rPr>
        <w:t>Activity</w:t>
      </w:r>
      <w:r>
        <w:rPr>
          <w:rFonts w:hint="eastAsia"/>
        </w:rPr>
        <w:t>是</w:t>
      </w:r>
      <w:r w:rsidR="00916938">
        <w:rPr>
          <w:rFonts w:hint="eastAsia"/>
        </w:rPr>
        <w:t>Android</w:t>
      </w:r>
      <w:r w:rsidR="00916938">
        <w:rPr>
          <w:rFonts w:hint="eastAsia"/>
        </w:rPr>
        <w:t>开发的基础，所有用户界面和组件都运行在活动之中，它提供一个窗口，</w:t>
      </w:r>
      <w:r w:rsidR="00A40CA7">
        <w:rPr>
          <w:rFonts w:hint="eastAsia"/>
        </w:rPr>
        <w:t>提供给用户进行和应用进行交互</w:t>
      </w:r>
      <w:r w:rsidR="002E0861">
        <w:rPr>
          <w:rFonts w:hint="eastAsia"/>
        </w:rPr>
        <w:t>，</w:t>
      </w:r>
      <w:r>
        <w:rPr>
          <w:rFonts w:hint="eastAsia"/>
        </w:rPr>
        <w:t>Activity</w:t>
      </w:r>
      <w:r w:rsidR="00A40CA7">
        <w:rPr>
          <w:rFonts w:hint="eastAsia"/>
        </w:rPr>
        <w:t>的效果类似于</w:t>
      </w:r>
      <w:r w:rsidR="00A40CA7">
        <w:rPr>
          <w:rFonts w:hint="eastAsia"/>
        </w:rPr>
        <w:t>web</w:t>
      </w:r>
      <w:r w:rsidR="00A40CA7">
        <w:rPr>
          <w:rFonts w:hint="eastAsia"/>
        </w:rPr>
        <w:t>应用中的网页，一个</w:t>
      </w:r>
      <w:r w:rsidR="00A40CA7">
        <w:rPr>
          <w:rFonts w:hint="eastAsia"/>
        </w:rPr>
        <w:t>Android</w:t>
      </w:r>
      <w:r w:rsidR="00A40CA7">
        <w:t>应用由多个</w:t>
      </w:r>
      <w:r w:rsidR="000C4DE4">
        <w:rPr>
          <w:rFonts w:hint="eastAsia"/>
        </w:rPr>
        <w:t>Activity</w:t>
      </w:r>
      <w:r w:rsidR="00A40CA7">
        <w:rPr>
          <w:rFonts w:hint="eastAsia"/>
        </w:rPr>
        <w:t>组成</w:t>
      </w:r>
      <w:r w:rsidR="00DB1F6F">
        <w:rPr>
          <w:rFonts w:hint="eastAsia"/>
        </w:rPr>
        <w:t>。</w:t>
      </w:r>
      <w:r w:rsidR="002E0861">
        <w:rPr>
          <w:rFonts w:hint="eastAsia"/>
        </w:rPr>
        <w:t>一个</w:t>
      </w:r>
      <w:r w:rsidR="002E0861">
        <w:rPr>
          <w:rFonts w:hint="eastAsia"/>
        </w:rPr>
        <w:t>Activity</w:t>
      </w:r>
      <w:r w:rsidR="002E0861">
        <w:rPr>
          <w:rFonts w:hint="eastAsia"/>
        </w:rPr>
        <w:t>的生命周期中有四个状态，其中</w:t>
      </w:r>
      <w:r w:rsidR="002E0861">
        <w:rPr>
          <w:rFonts w:hint="eastAsia"/>
        </w:rPr>
        <w:t>Activity</w:t>
      </w:r>
      <w:r w:rsidR="002E0861">
        <w:rPr>
          <w:rFonts w:hint="eastAsia"/>
        </w:rPr>
        <w:t>类中有</w:t>
      </w:r>
      <w:r w:rsidR="002E0861">
        <w:rPr>
          <w:rFonts w:hint="eastAsia"/>
        </w:rPr>
        <w:t>7</w:t>
      </w:r>
      <w:r w:rsidR="002E0861">
        <w:rPr>
          <w:rFonts w:hint="eastAsia"/>
        </w:rPr>
        <w:t>个回调方法，覆盖了其生命周期的每一个环节。</w:t>
      </w:r>
    </w:p>
    <w:p w14:paraId="13C2F0F6" w14:textId="77777777" w:rsidR="002E0861" w:rsidRDefault="002E0861" w:rsidP="00BE78EC">
      <w:pPr>
        <w:ind w:firstLine="24pt"/>
      </w:pPr>
      <w:r>
        <w:t>图为</w:t>
      </w:r>
      <w:r>
        <w:rPr>
          <w:rFonts w:hint="eastAsia"/>
        </w:rPr>
        <w:t>Activity</w:t>
      </w:r>
      <w:r>
        <w:rPr>
          <w:rFonts w:hint="eastAsia"/>
        </w:rPr>
        <w:t>的生命周期</w:t>
      </w:r>
      <w:r w:rsidR="00752D13">
        <w:rPr>
          <w:rFonts w:hint="eastAsia"/>
        </w:rPr>
        <w:t>：</w:t>
      </w:r>
    </w:p>
    <w:p w14:paraId="38A2C63D" w14:textId="6EF7F3F7" w:rsidR="00752D13" w:rsidRPr="00752D13" w:rsidRDefault="00D44252" w:rsidP="00752D13">
      <w:pPr>
        <w:ind w:firstLineChars="0" w:firstLine="0pt"/>
        <w:rPr>
          <w:rFonts w:eastAsia="：" w:hint="eastAsia"/>
        </w:rPr>
      </w:pPr>
      <w:r>
        <w:rPr>
          <w:rFonts w:eastAsia="："/>
          <w:noProof/>
        </w:rPr>
        <w:drawing>
          <wp:inline distT="0" distB="0" distL="0" distR="0" wp14:anchorId="7ADFB36F" wp14:editId="6B4FC9A7">
            <wp:extent cx="5779135" cy="4478020"/>
            <wp:effectExtent l="0" t="0" r="2540" b="635"/>
            <wp:docPr id="46" name="画布 36"/>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44" name="Picture 37" descr="activity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1160" cy="3780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45" name="Text Box 38"/>
                    <wp:cNvSpPr txBox="1">
                      <a:spLocks noChangeArrowheads="1"/>
                    </wp:cNvSpPr>
                    <wp:spPr bwMode="auto">
                      <a:xfrm>
                        <a:off x="118745" y="3985260"/>
                        <a:ext cx="549529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6134759" w14:textId="77777777" w:rsidR="009D5B3A" w:rsidRDefault="009D5B3A" w:rsidP="00752D13">
                          <w:pPr>
                            <w:ind w:firstLine="24pt"/>
                            <w:jc w:val="center"/>
                            <w:rPr>
                              <w:rFonts w:hint="eastAsia"/>
                            </w:rPr>
                          </w:pPr>
                          <w:r>
                            <w:t>图</w:t>
                          </w:r>
                          <w:r>
                            <w:rPr>
                              <w:rFonts w:hint="eastAsia"/>
                            </w:rPr>
                            <w:t>2.6 Activity</w:t>
                          </w:r>
                          <w:r>
                            <w:t>生命周期图解</w:t>
                          </w:r>
                        </w:p>
                      </wne:txbxContent>
                    </wp:txbx>
                    <wp:bodyPr rot="0" vert="horz" wrap="square" lIns="91440" tIns="45720" rIns="91440" bIns="45720" anchor="t" anchorCtr="0" upright="1">
                      <a:noAutofit/>
                    </wp:bodyPr>
                  </wp:wsp>
                </wp:wpc>
              </a:graphicData>
            </a:graphic>
          </wp:inline>
        </w:drawing>
      </w:r>
    </w:p>
    <w:p w14:paraId="579BE6D4" w14:textId="77777777" w:rsidR="00B5587A" w:rsidRDefault="000A69CC" w:rsidP="007B3BD3">
      <w:pPr>
        <w:ind w:firstLine="24pt"/>
      </w:pPr>
      <w:commentRangeStart w:id="30"/>
      <w:r>
        <w:rPr>
          <w:rFonts w:hint="eastAsia"/>
        </w:rPr>
        <w:t>Service</w:t>
      </w:r>
      <w:r w:rsidR="00175A27">
        <w:rPr>
          <w:rFonts w:hint="eastAsia"/>
        </w:rPr>
        <w:t>是安卓四大组件中的一个重要的内容，</w:t>
      </w:r>
      <w:r w:rsidR="00624342">
        <w:rPr>
          <w:rFonts w:hint="eastAsia"/>
        </w:rPr>
        <w:t>主要用于实现不需要和用户交互的长期运行的工作，一般为后台默默的执行者，它不需要任何交互界面</w:t>
      </w:r>
      <w:commentRangeEnd w:id="30"/>
      <w:r w:rsidR="003A4447">
        <w:rPr>
          <w:rStyle w:val="a9"/>
        </w:rPr>
        <w:commentReference w:id="30"/>
      </w:r>
      <w:r w:rsidR="00624342">
        <w:rPr>
          <w:rFonts w:hint="eastAsia"/>
        </w:rPr>
        <w:t>，可以让服务一直后台运行，以满足用户需求</w:t>
      </w:r>
      <w:r w:rsidR="009B6F11">
        <w:rPr>
          <w:rFonts w:hint="eastAsia"/>
        </w:rPr>
        <w:t>。只有当用户进程被</w:t>
      </w:r>
      <w:r w:rsidR="009B6F11">
        <w:rPr>
          <w:rFonts w:hint="eastAsia"/>
        </w:rPr>
        <w:t>Kill</w:t>
      </w:r>
      <w:r w:rsidR="009B6F11">
        <w:rPr>
          <w:rFonts w:hint="eastAsia"/>
        </w:rPr>
        <w:t>时，相应的服</w:t>
      </w:r>
      <w:r w:rsidR="009B6F11">
        <w:rPr>
          <w:rFonts w:hint="eastAsia"/>
        </w:rPr>
        <w:lastRenderedPageBreak/>
        <w:t>务才会中止运行。</w:t>
      </w:r>
      <w:r w:rsidR="0004657B">
        <w:rPr>
          <w:rFonts w:hint="eastAsia"/>
        </w:rPr>
        <w:t>Service</w:t>
      </w:r>
      <w:r w:rsidR="0004657B">
        <w:rPr>
          <w:rFonts w:hint="eastAsia"/>
        </w:rPr>
        <w:t>可以应用在多个场景，如后台运行的音乐播放器，</w:t>
      </w:r>
      <w:r w:rsidR="00845641">
        <w:rPr>
          <w:rFonts w:hint="eastAsia"/>
        </w:rPr>
        <w:t>后台地图导航等都是使用了</w:t>
      </w:r>
      <w:r w:rsidR="00C478D9">
        <w:rPr>
          <w:rFonts w:hint="eastAsia"/>
        </w:rPr>
        <w:t>Service</w:t>
      </w:r>
      <w:r w:rsidR="00845641">
        <w:rPr>
          <w:rFonts w:hint="eastAsia"/>
        </w:rPr>
        <w:t>的特性。</w:t>
      </w:r>
      <w:r w:rsidR="009B6F11">
        <w:rPr>
          <w:rFonts w:hint="eastAsia"/>
        </w:rPr>
        <w:t>开启</w:t>
      </w:r>
      <w:r w:rsidR="00C478D9">
        <w:rPr>
          <w:rFonts w:hint="eastAsia"/>
        </w:rPr>
        <w:t>Service</w:t>
      </w:r>
      <w:r w:rsidR="009B6F11">
        <w:rPr>
          <w:rFonts w:hint="eastAsia"/>
        </w:rPr>
        <w:t>有两种方式，一种是</w:t>
      </w:r>
      <w:r w:rsidR="009B6F11">
        <w:rPr>
          <w:rFonts w:hint="eastAsia"/>
        </w:rPr>
        <w:t>start</w:t>
      </w:r>
      <w:r w:rsidR="009B6F11">
        <w:t>Service()</w:t>
      </w:r>
      <w:r w:rsidR="009B6F11">
        <w:rPr>
          <w:rFonts w:hint="eastAsia"/>
        </w:rPr>
        <w:t>，</w:t>
      </w:r>
      <w:r w:rsidR="009B6F11">
        <w:t>另一种是</w:t>
      </w:r>
      <w:r w:rsidR="009B6F11">
        <w:t>bindService()</w:t>
      </w:r>
      <w:r w:rsidR="00845641">
        <w:rPr>
          <w:rFonts w:hint="eastAsia"/>
        </w:rPr>
        <w:t>。</w:t>
      </w:r>
    </w:p>
    <w:p w14:paraId="12F33699" w14:textId="77777777" w:rsidR="00B40740" w:rsidRDefault="00676004" w:rsidP="007B3BD3">
      <w:pPr>
        <w:ind w:firstLine="24pt"/>
      </w:pPr>
      <w:r w:rsidRPr="00F8218A">
        <w:t>Broadcast</w:t>
      </w:r>
      <w:r>
        <w:t xml:space="preserve"> </w:t>
      </w:r>
      <w:r w:rsidRPr="00F8218A">
        <w:t>Receiver</w:t>
      </w:r>
      <w:r w:rsidR="00B40740">
        <w:rPr>
          <w:rFonts w:hint="eastAsia"/>
        </w:rPr>
        <w:t>应用在程序之间，可在各个程序中间和程序之间传播信息，</w:t>
      </w:r>
      <w:r w:rsidR="006254AF">
        <w:rPr>
          <w:rFonts w:hint="eastAsia"/>
        </w:rPr>
        <w:t>可以使用广播接收器这一组件实现各个程序之间信息的交互。</w:t>
      </w:r>
      <w:r w:rsidR="00CD6C11">
        <w:rPr>
          <w:rFonts w:hint="eastAsia"/>
        </w:rPr>
        <w:t>Android</w:t>
      </w:r>
      <w:r w:rsidR="00CD6C11">
        <w:rPr>
          <w:rFonts w:hint="eastAsia"/>
        </w:rPr>
        <w:t>可以在程序之间实现广播的发送和</w:t>
      </w:r>
      <w:r w:rsidR="00C20E97">
        <w:rPr>
          <w:rFonts w:hint="eastAsia"/>
        </w:rPr>
        <w:t>接收</w:t>
      </w:r>
      <w:r w:rsidR="00462771">
        <w:rPr>
          <w:rFonts w:hint="eastAsia"/>
        </w:rPr>
        <w:t>。</w:t>
      </w:r>
      <w:r w:rsidR="00D139ED">
        <w:rPr>
          <w:rFonts w:hint="eastAsia"/>
        </w:rPr>
        <w:t>广播接收器也未提供任何可供交互的用户界面，用户不能对其进行显式的操作。</w:t>
      </w:r>
      <w:r w:rsidR="003478E8">
        <w:rPr>
          <w:rFonts w:hint="eastAsia"/>
        </w:rPr>
        <w:t>广播接收器是一个全局的接收器，能够对系统全局的广播消息进行监听。</w:t>
      </w:r>
      <w:r>
        <w:rPr>
          <w:rFonts w:hint="eastAsia"/>
        </w:rPr>
        <w:t>应用程序发出广播的</w:t>
      </w:r>
      <w:r>
        <w:rPr>
          <w:rFonts w:hint="eastAsia"/>
        </w:rPr>
        <w:t>Intent</w:t>
      </w:r>
      <w:r>
        <w:t>后</w:t>
      </w:r>
      <w:r>
        <w:rPr>
          <w:rFonts w:hint="eastAsia"/>
        </w:rPr>
        <w:t>，</w:t>
      </w:r>
      <w:r>
        <w:t>任何匹配该</w:t>
      </w:r>
      <w:r>
        <w:rPr>
          <w:rFonts w:hint="eastAsia"/>
        </w:rPr>
        <w:t>Intent</w:t>
      </w:r>
      <w:r>
        <w:rPr>
          <w:rFonts w:hint="eastAsia"/>
        </w:rPr>
        <w:t>的广播接收器都可以被启动，这也是能在程序间传播消息的重要原因。</w:t>
      </w:r>
    </w:p>
    <w:commentRangeStart w:id="31"/>
    <w:p w14:paraId="17824E6C" w14:textId="77777777" w:rsidR="00676004" w:rsidRPr="0070251E" w:rsidRDefault="00423894" w:rsidP="007B3BD3">
      <w:pPr>
        <w:ind w:firstLine="24pt"/>
        <w:rPr>
          <w:rFonts w:hint="eastAsia"/>
        </w:rPr>
      </w:pPr>
      <w:r>
        <w:fldChar w:fldCharType="begin"/>
      </w:r>
      <w:r>
        <w:instrText xml:space="preserve"> HYPERLINK "http://baike.baidu.com/item/Content%20Provider" \t "_blank" </w:instrText>
      </w:r>
      <w:r>
        <w:fldChar w:fldCharType="separate"/>
      </w:r>
      <w:r w:rsidRPr="00F8218A">
        <w:t>Content Provider</w:t>
      </w:r>
      <w:r>
        <w:fldChar w:fldCharType="end"/>
      </w:r>
      <w:commentRangeEnd w:id="31"/>
      <w:r w:rsidR="004A2F9F">
        <w:rPr>
          <w:rStyle w:val="a9"/>
        </w:rPr>
        <w:commentReference w:id="31"/>
      </w:r>
      <w:r w:rsidR="00A21672">
        <w:t>可以实现程序间的共享</w:t>
      </w:r>
      <w:r w:rsidR="002E77FB">
        <w:rPr>
          <w:rFonts w:hint="eastAsia"/>
        </w:rPr>
        <w:t>，</w:t>
      </w:r>
      <w:r w:rsidR="002E77FB">
        <w:t>主要用于对外共享数据</w:t>
      </w:r>
      <w:r w:rsidR="002E77FB">
        <w:rPr>
          <w:rFonts w:hint="eastAsia"/>
        </w:rPr>
        <w:t>。</w:t>
      </w:r>
      <w:r w:rsidR="002E77FB">
        <w:rPr>
          <w:rFonts w:hint="eastAsia"/>
        </w:rPr>
        <w:t>Content</w:t>
      </w:r>
      <w:r w:rsidR="002E77FB">
        <w:t xml:space="preserve"> Provider</w:t>
      </w:r>
      <w:r w:rsidR="008344BA">
        <w:t>一般提供一个接口供用户存储或使用数据</w:t>
      </w:r>
      <w:r w:rsidR="008344BA">
        <w:rPr>
          <w:rFonts w:hint="eastAsia"/>
        </w:rPr>
        <w:t>，</w:t>
      </w:r>
      <w:r w:rsidR="008344BA">
        <w:t>它对底层进行了抽象</w:t>
      </w:r>
      <w:r w:rsidR="008344BA">
        <w:rPr>
          <w:rFonts w:hint="eastAsia"/>
        </w:rPr>
        <w:t>和封装个，即使在开发过程中更换数据库，</w:t>
      </w:r>
      <w:r w:rsidR="008344BA">
        <w:rPr>
          <w:rFonts w:hint="eastAsia"/>
        </w:rPr>
        <w:t>Content</w:t>
      </w:r>
      <w:r w:rsidR="008344BA">
        <w:t xml:space="preserve"> Provider</w:t>
      </w:r>
      <w:r w:rsidR="008344BA">
        <w:t>仍然不会影响上层的使用</w:t>
      </w:r>
      <w:r w:rsidR="008344BA">
        <w:rPr>
          <w:rFonts w:hint="eastAsia"/>
        </w:rPr>
        <w:t>。</w:t>
      </w:r>
    </w:p>
    <w:p w14:paraId="7D07399B" w14:textId="77777777" w:rsidR="004C4360" w:rsidRDefault="00C325C7" w:rsidP="00A42CFD">
      <w:pPr>
        <w:pStyle w:val="1"/>
        <w:numPr>
          <w:ilvl w:val="0"/>
          <w:numId w:val="1"/>
        </w:numPr>
        <w:ind w:start="12pt" w:firstLine="0pt"/>
        <w:jc w:val="both"/>
      </w:pPr>
      <w:r>
        <w:br w:type="page"/>
      </w:r>
      <w:r w:rsidR="004C4360">
        <w:lastRenderedPageBreak/>
        <w:t>需求分析</w:t>
      </w:r>
      <w:r w:rsidR="00382644">
        <w:t>与系统</w:t>
      </w:r>
      <w:r w:rsidR="001356B6">
        <w:t>设计</w:t>
      </w:r>
    </w:p>
    <w:p w14:paraId="1939EE3D" w14:textId="77777777" w:rsidR="005928BF" w:rsidRDefault="00E95184" w:rsidP="00E816CC">
      <w:pPr>
        <w:ind w:firstLine="24pt"/>
      </w:pPr>
      <w:r w:rsidRPr="00E95184">
        <w:rPr>
          <w:rFonts w:hint="eastAsia"/>
        </w:rPr>
        <w:t>基于</w:t>
      </w:r>
      <w:r w:rsidRPr="00E95184">
        <w:rPr>
          <w:rFonts w:hint="eastAsia"/>
        </w:rPr>
        <w:t>SaaS</w:t>
      </w:r>
      <w:r w:rsidRPr="00E95184">
        <w:rPr>
          <w:rFonts w:hint="eastAsia"/>
        </w:rPr>
        <w:t>模式的自动售货机云平台系统分为后台云管理系统和终端系统两大模块。后台管理系统分为自动售货机厂商和运营商模块，终端系统分为操作员终端和自动售货机终端两大模块。本章将从这两大模块，四个部分进行需求分析和总体设计</w:t>
      </w:r>
      <w:r>
        <w:rPr>
          <w:rFonts w:hint="eastAsia"/>
        </w:rPr>
        <w:t>。</w:t>
      </w:r>
    </w:p>
    <w:p w14:paraId="5E75689C" w14:textId="77777777" w:rsidR="005928BF" w:rsidRDefault="005367AF" w:rsidP="00E453B8">
      <w:pPr>
        <w:pStyle w:val="2"/>
      </w:pPr>
      <w:r w:rsidRPr="005928BF">
        <w:rPr>
          <w:rFonts w:hint="eastAsia"/>
        </w:rPr>
        <w:t xml:space="preserve">3.1 </w:t>
      </w:r>
      <w:r w:rsidRPr="005928BF">
        <w:rPr>
          <w:rFonts w:hint="eastAsia"/>
        </w:rPr>
        <w:t>课题研究目标</w:t>
      </w:r>
    </w:p>
    <w:p w14:paraId="593B0954" w14:textId="77777777" w:rsidR="00BB1BBA" w:rsidRDefault="00446D98" w:rsidP="009A375F">
      <w:pPr>
        <w:ind w:firstLine="24pt"/>
      </w:pPr>
      <w:r>
        <w:rPr>
          <w:rFonts w:hint="eastAsia"/>
        </w:rPr>
        <w:t>基于</w:t>
      </w:r>
      <w:r>
        <w:rPr>
          <w:rFonts w:hint="eastAsia"/>
        </w:rPr>
        <w:t>SaaS</w:t>
      </w:r>
      <w:r>
        <w:rPr>
          <w:rFonts w:hint="eastAsia"/>
        </w:rPr>
        <w:t>模式的自动售货机云平台主要研究目标是运用</w:t>
      </w:r>
      <w:r>
        <w:rPr>
          <w:rFonts w:hint="eastAsia"/>
        </w:rPr>
        <w:t>SSM</w:t>
      </w:r>
      <w:r>
        <w:rPr>
          <w:rFonts w:hint="eastAsia"/>
        </w:rPr>
        <w:t>框架和</w:t>
      </w:r>
      <w:r>
        <w:rPr>
          <w:rFonts w:hint="eastAsia"/>
        </w:rPr>
        <w:t>SaaS</w:t>
      </w:r>
      <w:r>
        <w:rPr>
          <w:rFonts w:hint="eastAsia"/>
        </w:rPr>
        <w:t>模式的思想，设计和实现一套能够供多租户（多个自动售货机运营商或厂商）通过直接访问互联网的方式就能够使用的管理系统。</w:t>
      </w:r>
    </w:p>
    <w:p w14:paraId="48E1C17E" w14:textId="77777777" w:rsidR="009A375F" w:rsidRDefault="00E558A1" w:rsidP="009A375F">
      <w:pPr>
        <w:ind w:firstLine="24pt"/>
      </w:pPr>
      <w:r>
        <w:rPr>
          <w:rFonts w:hint="eastAsia"/>
        </w:rPr>
        <w:t>系统后台管理系统分为两大模块，分别是自动售货机厂商和自动售货机运营商，自动售货机厂商为售货机生产者，售货机厂家可将自己生产的售货机进行增删改查的基础管理，也可将售货机卖给合作的售货机运营商。售货机中还包含用户管理、运营商管理、售货机类型管理等。</w:t>
      </w:r>
      <w:r w:rsidR="004F036A">
        <w:rPr>
          <w:rFonts w:hint="eastAsia"/>
        </w:rPr>
        <w:t>售货机运营商为自动售货机的购买者或者租户，运营商主要对售货机进行使用，通过售货机售卖商品和进行其他销售性活动。运营商主要有用户管理、售货机管理、库存管理、商品管理、财务管理等模块。</w:t>
      </w:r>
    </w:p>
    <w:p w14:paraId="17C8E0C8" w14:textId="77777777" w:rsidR="00DF5B61" w:rsidRDefault="00BB1BBA" w:rsidP="00DF5B61">
      <w:pPr>
        <w:ind w:firstLine="24pt"/>
      </w:pPr>
      <w:r>
        <w:t>系统的</w:t>
      </w:r>
      <w:r>
        <w:rPr>
          <w:rFonts w:hint="eastAsia"/>
        </w:rPr>
        <w:t>Android</w:t>
      </w:r>
      <w:r>
        <w:rPr>
          <w:rFonts w:hint="eastAsia"/>
        </w:rPr>
        <w:t>终端分为两大模块，</w:t>
      </w:r>
      <w:r w:rsidR="00E734B3">
        <w:rPr>
          <w:rFonts w:hint="eastAsia"/>
        </w:rPr>
        <w:t>分别是操作员（售货机上货员工）</w:t>
      </w:r>
      <w:r w:rsidR="00DE01A6">
        <w:rPr>
          <w:rFonts w:hint="eastAsia"/>
        </w:rPr>
        <w:t>客户端</w:t>
      </w:r>
      <w:r w:rsidR="00E734B3">
        <w:rPr>
          <w:rFonts w:hint="eastAsia"/>
        </w:rPr>
        <w:t>和自动售货机终端。操作员终端主要进行售货机的查询和售货机货道商品的更新操作</w:t>
      </w:r>
      <w:r w:rsidR="00A4494A">
        <w:rPr>
          <w:rFonts w:hint="eastAsia"/>
        </w:rPr>
        <w:t>，</w:t>
      </w:r>
      <w:r w:rsidR="00BC2583">
        <w:rPr>
          <w:rFonts w:hint="eastAsia"/>
        </w:rPr>
        <w:t>操作员客户端通过和后台服务器上的信息进行交互获取要查询的售货机的货道</w:t>
      </w:r>
      <w:r w:rsidR="003C50FB">
        <w:rPr>
          <w:rFonts w:hint="eastAsia"/>
        </w:rPr>
        <w:t>状况</w:t>
      </w:r>
      <w:r w:rsidR="00BC2583">
        <w:rPr>
          <w:rFonts w:hint="eastAsia"/>
        </w:rPr>
        <w:t>。</w:t>
      </w:r>
      <w:r w:rsidR="00A4494A">
        <w:rPr>
          <w:rFonts w:hint="eastAsia"/>
        </w:rPr>
        <w:t>旨在为操作员提供一个可随时随地都可以进行售货机查询和货道更新的</w:t>
      </w:r>
      <w:r w:rsidR="00A4494A">
        <w:rPr>
          <w:rFonts w:hint="eastAsia"/>
        </w:rPr>
        <w:t>Android</w:t>
      </w:r>
      <w:r w:rsidR="00A4494A">
        <w:rPr>
          <w:rFonts w:hint="eastAsia"/>
        </w:rPr>
        <w:t>客户端，免去了人工记录的麻烦。</w:t>
      </w:r>
      <w:r w:rsidR="00DD6945">
        <w:rPr>
          <w:rFonts w:hint="eastAsia"/>
        </w:rPr>
        <w:t>售货机终端主要是完成自动售货机的售货工作，可以为用户提供支付宝、微信以及银联二维码的支付方式进行支付。</w:t>
      </w:r>
    </w:p>
    <w:p w14:paraId="1064229D" w14:textId="77777777" w:rsidR="005928BF" w:rsidRDefault="002C182A" w:rsidP="00DF5B61">
      <w:pPr>
        <w:pStyle w:val="2"/>
      </w:pPr>
      <w:r>
        <w:rPr>
          <w:rFonts w:hint="eastAsia"/>
        </w:rPr>
        <w:t>3.2</w:t>
      </w:r>
      <w:r w:rsidR="00C46891">
        <w:t xml:space="preserve"> </w:t>
      </w:r>
      <w:r w:rsidR="00C46891">
        <w:t>用例分析</w:t>
      </w:r>
    </w:p>
    <w:p w14:paraId="6C909F39" w14:textId="77777777" w:rsidR="00DF5B61" w:rsidRPr="00EB2026" w:rsidRDefault="00EB2026" w:rsidP="00DF5B61">
      <w:pPr>
        <w:ind w:firstLine="24pt"/>
        <w:rPr>
          <w:rFonts w:hint="eastAsia"/>
        </w:rPr>
      </w:pPr>
      <w:commentRangeStart w:id="32"/>
      <w:r>
        <w:rPr>
          <w:rFonts w:hint="eastAsia"/>
        </w:rPr>
        <w:t>用例图是用来描述系统某个功能单元的一种</w:t>
      </w:r>
      <w:r>
        <w:rPr>
          <w:rFonts w:hint="eastAsia"/>
        </w:rPr>
        <w:t>UML</w:t>
      </w:r>
      <w:r>
        <w:rPr>
          <w:rFonts w:hint="eastAsia"/>
        </w:rPr>
        <w:t>模型描述图</w:t>
      </w:r>
      <w:commentRangeEnd w:id="32"/>
      <w:r w:rsidR="00E86AF1">
        <w:rPr>
          <w:rStyle w:val="a9"/>
        </w:rPr>
        <w:commentReference w:id="32"/>
      </w:r>
      <w:r w:rsidR="00E86AF1">
        <w:rPr>
          <w:rFonts w:hint="eastAsia"/>
        </w:rPr>
        <w:t>，用于描述基</w:t>
      </w:r>
      <w:r w:rsidR="00E86AF1">
        <w:rPr>
          <w:rFonts w:hint="eastAsia"/>
        </w:rPr>
        <w:lastRenderedPageBreak/>
        <w:t>本流程之间的“使用者”</w:t>
      </w:r>
      <w:r w:rsidR="004065DF">
        <w:rPr>
          <w:rFonts w:hint="eastAsia"/>
        </w:rPr>
        <w:t>关系，</w:t>
      </w:r>
      <w:r w:rsidR="001118FE">
        <w:rPr>
          <w:rFonts w:hint="eastAsia"/>
        </w:rPr>
        <w:t>进而</w:t>
      </w:r>
      <w:r w:rsidR="004065DF">
        <w:rPr>
          <w:rFonts w:hint="eastAsia"/>
        </w:rPr>
        <w:t>可视化的表示系统的需求。</w:t>
      </w:r>
      <w:r w:rsidR="00102DF1">
        <w:rPr>
          <w:rFonts w:hint="eastAsia"/>
        </w:rPr>
        <w:t>本节将从系统管理员、运营商及厂商等几个方面描述系统的参与者及用例之间动态关系。</w:t>
      </w:r>
    </w:p>
    <w:p w14:paraId="033944C6" w14:textId="77777777" w:rsidR="006B110A" w:rsidRDefault="00C46891" w:rsidP="00E453B8">
      <w:pPr>
        <w:pStyle w:val="3"/>
      </w:pPr>
      <w:r>
        <w:rPr>
          <w:rFonts w:hint="eastAsia"/>
        </w:rPr>
        <w:t>3.2.1 SaaS</w:t>
      </w:r>
      <w:r>
        <w:t>云平台</w:t>
      </w:r>
      <w:r w:rsidR="00925E63">
        <w:t>用例分析</w:t>
      </w:r>
    </w:p>
    <w:p w14:paraId="4710052B" w14:textId="77777777" w:rsidR="00AF70A0" w:rsidRPr="00AF70A0" w:rsidRDefault="00AF70A0" w:rsidP="00AF70A0">
      <w:pPr>
        <w:ind w:firstLine="24pt"/>
        <w:rPr>
          <w:rFonts w:hint="eastAsia"/>
        </w:rPr>
      </w:pPr>
      <w:r>
        <w:rPr>
          <w:rFonts w:hint="eastAsia"/>
        </w:rPr>
        <w:t>SaaS</w:t>
      </w:r>
      <w:r>
        <w:t>云平台管理系统根据用户种类可以分为系统管理员</w:t>
      </w:r>
      <w:r>
        <w:rPr>
          <w:rFonts w:hint="eastAsia"/>
        </w:rPr>
        <w:t>、</w:t>
      </w:r>
      <w:r>
        <w:t>运营商和厂商三种</w:t>
      </w:r>
      <w:r>
        <w:rPr>
          <w:rFonts w:hint="eastAsia"/>
        </w:rPr>
        <w:t>，</w:t>
      </w:r>
      <w:r>
        <w:t>各个种类的用户中有包含各自的角色和权限</w:t>
      </w:r>
      <w:r>
        <w:rPr>
          <w:rFonts w:hint="eastAsia"/>
        </w:rPr>
        <w:t>。系统管理员为该</w:t>
      </w:r>
      <w:r>
        <w:rPr>
          <w:rFonts w:hint="eastAsia"/>
        </w:rPr>
        <w:t>SaaS</w:t>
      </w:r>
      <w:r>
        <w:t>系统的提供商</w:t>
      </w:r>
      <w:r>
        <w:rPr>
          <w:rFonts w:hint="eastAsia"/>
        </w:rPr>
        <w:t>，</w:t>
      </w:r>
      <w:r>
        <w:t>具有最高权限</w:t>
      </w:r>
      <w:r>
        <w:rPr>
          <w:rFonts w:hint="eastAsia"/>
        </w:rPr>
        <w:t>，</w:t>
      </w:r>
      <w:r>
        <w:t>可以管理厂商和运营商</w:t>
      </w:r>
      <w:r>
        <w:rPr>
          <w:rFonts w:hint="eastAsia"/>
        </w:rPr>
        <w:t>；运营商是</w:t>
      </w:r>
      <w:r>
        <w:rPr>
          <w:rFonts w:hint="eastAsia"/>
        </w:rPr>
        <w:t>SaaS</w:t>
      </w:r>
      <w:r>
        <w:rPr>
          <w:rFonts w:hint="eastAsia"/>
        </w:rPr>
        <w:t>系统的租用者，可以对其内部进行定制和管理；厂商也是</w:t>
      </w:r>
      <w:r>
        <w:rPr>
          <w:rFonts w:hint="eastAsia"/>
        </w:rPr>
        <w:t>SaaS</w:t>
      </w:r>
      <w:r>
        <w:rPr>
          <w:rFonts w:hint="eastAsia"/>
        </w:rPr>
        <w:t>系统的租用者，可以对售货机等信息进行管理。</w:t>
      </w:r>
      <w:r w:rsidR="00DB4A5C">
        <w:rPr>
          <w:rFonts w:hint="eastAsia"/>
        </w:rPr>
        <w:t xml:space="preserve">  </w:t>
      </w:r>
    </w:p>
    <w:p w14:paraId="4CA32707" w14:textId="77777777" w:rsidR="00610850" w:rsidRDefault="00925E63" w:rsidP="009610A4">
      <w:pPr>
        <w:pStyle w:val="4"/>
        <w:ind w:firstLine="24.10pt"/>
      </w:pPr>
      <w:r>
        <w:rPr>
          <w:rFonts w:hint="eastAsia"/>
        </w:rPr>
        <w:t>3.2.1.1</w:t>
      </w:r>
      <w:r>
        <w:t xml:space="preserve"> </w:t>
      </w:r>
      <w:r>
        <w:t>系统管理员</w:t>
      </w:r>
    </w:p>
    <w:p w14:paraId="2A1D114F" w14:textId="77777777" w:rsidR="00EF6E45" w:rsidRDefault="00A6777E" w:rsidP="00A6777E">
      <w:pPr>
        <w:ind w:firstLine="24pt"/>
        <w:rPr>
          <w:rFonts w:hint="eastAsia"/>
        </w:rPr>
      </w:pPr>
      <w:r>
        <w:t>系统管理员是该平台的提供商</w:t>
      </w:r>
      <w:r>
        <w:rPr>
          <w:rFonts w:hint="eastAsia"/>
        </w:rPr>
        <w:t>，</w:t>
      </w:r>
      <w:r w:rsidR="00626127">
        <w:t>拥有系统的最高权限</w:t>
      </w:r>
      <w:r w:rsidR="00626127">
        <w:rPr>
          <w:rFonts w:hint="eastAsia"/>
        </w:rPr>
        <w:t>。基于</w:t>
      </w:r>
      <w:r w:rsidR="00626127">
        <w:rPr>
          <w:rFonts w:hint="eastAsia"/>
        </w:rPr>
        <w:t>SaaS</w:t>
      </w:r>
      <w:r w:rsidR="00626127">
        <w:rPr>
          <w:rFonts w:hint="eastAsia"/>
        </w:rPr>
        <w:t>的售货机云平台是由第三方</w:t>
      </w:r>
      <w:r w:rsidR="00E42160">
        <w:rPr>
          <w:rFonts w:hint="eastAsia"/>
        </w:rPr>
        <w:t>提供商提供，用户通过互联网</w:t>
      </w:r>
      <w:r w:rsidR="005C76F4">
        <w:rPr>
          <w:rFonts w:hint="eastAsia"/>
        </w:rPr>
        <w:t>根据需求</w:t>
      </w:r>
      <w:r w:rsidR="00E42160">
        <w:rPr>
          <w:rFonts w:hint="eastAsia"/>
        </w:rPr>
        <w:t>进行租用</w:t>
      </w:r>
      <w:r w:rsidR="005C76F4">
        <w:rPr>
          <w:rFonts w:hint="eastAsia"/>
        </w:rPr>
        <w:t>。</w:t>
      </w:r>
      <w:r w:rsidR="001A04D2">
        <w:rPr>
          <w:rFonts w:hint="eastAsia"/>
        </w:rPr>
        <w:t>系统管理员为</w:t>
      </w:r>
      <w:r w:rsidR="008B3B3A">
        <w:rPr>
          <w:rFonts w:hint="eastAsia"/>
        </w:rPr>
        <w:t>系统的一级用户，需要对系统的租用规则进行定义和管理，对处于第二级的商户进行管理。</w:t>
      </w:r>
      <w:r w:rsidR="00FB61BE">
        <w:rPr>
          <w:rFonts w:hint="eastAsia"/>
        </w:rPr>
        <w:t>如图，为第一级</w:t>
      </w:r>
      <w:r w:rsidR="00EF6E45">
        <w:rPr>
          <w:rFonts w:hint="eastAsia"/>
        </w:rPr>
        <w:t>系统管理员的用例图。</w:t>
      </w:r>
    </w:p>
    <w:p w14:paraId="382DCE67" w14:textId="06A52FA6" w:rsidR="00E23D14" w:rsidRDefault="00D44252" w:rsidP="00A6777E">
      <w:pPr>
        <w:ind w:firstLine="24pt"/>
      </w:pPr>
      <w:r>
        <w:rPr>
          <w:noProof/>
        </w:rPr>
        <w:drawing>
          <wp:inline distT="0" distB="0" distL="0" distR="0" wp14:anchorId="0A1FE1C2" wp14:editId="0BA9A82B">
            <wp:extent cx="4759960" cy="3362960"/>
            <wp:effectExtent l="0" t="0" r="2540" b="1270"/>
            <wp:docPr id="43" name="画布 42"/>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41" name="Text Box 50"/>
                    <wp:cNvSpPr txBox="1">
                      <a:spLocks noChangeArrowheads="1"/>
                    </wp:cNvSpPr>
                    <wp:spPr bwMode="auto">
                      <a:xfrm>
                        <a:off x="78105" y="2853055"/>
                        <a:ext cx="4498340" cy="31115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4AB65F6" w14:textId="77777777" w:rsidR="009D5B3A" w:rsidRDefault="009D5B3A" w:rsidP="000B4007">
                          <w:pPr>
                            <w:ind w:firstLine="24pt"/>
                            <w:jc w:val="center"/>
                          </w:pPr>
                          <w:r>
                            <w:t>图</w:t>
                          </w:r>
                          <w:r>
                            <w:rPr>
                              <w:rFonts w:hint="eastAsia"/>
                            </w:rPr>
                            <w:t xml:space="preserve">3.1 </w:t>
                          </w:r>
                          <w:r>
                            <w:rPr>
                              <w:rFonts w:hint="eastAsia"/>
                            </w:rPr>
                            <w:t>系统管理员用例图</w:t>
                          </w:r>
                        </w:p>
                      </wne:txbxContent>
                    </wp:txbx>
                    <wp:bodyPr rot="0" vert="horz" wrap="square" lIns="91440" tIns="45720" rIns="91440" bIns="45720" anchor="t" anchorCtr="0" upright="1">
                      <a:noAutofit/>
                    </wp:bodyPr>
                  </wp:wsp>
                  <pic:pic xmlns:pic="http://purl.oclc.org/ooxml/drawingml/picture">
                    <pic:nvPicPr>
                      <pic:cNvPr id="42" name="Picture 75" descr="自动售货机管理员"/>
                      <pic:cNvPicPr>
                        <a:picLocks noChangeAspect="1" noChangeArrowheads="1"/>
                      </pic:cNvPicPr>
                    </pic:nvPicPr>
                    <pic:blipFill>
                      <a:blip r:embed="rId23">
                        <a:extLst>
                          <a:ext uri="{28A0092B-C50C-407E-A947-70E740481C1C}">
                            <a14:useLocalDpi xmlns:a14="http://schemas.microsoft.com/office/drawing/2010/main" val="0"/>
                          </a:ext>
                        </a:extLst>
                      </a:blip>
                      <a:srcRect l="6.398%" t="13.058%" r="3.592%" b="5.843%"/>
                      <a:stretch>
                        <a:fillRect/>
                      </a:stretch>
                    </pic:blipFill>
                    <pic:spPr bwMode="auto">
                      <a:xfrm>
                        <a:off x="159385" y="111760"/>
                        <a:ext cx="4409440" cy="270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pc>
              </a:graphicData>
            </a:graphic>
          </wp:inline>
        </w:drawing>
      </w:r>
    </w:p>
    <w:p w14:paraId="505422EE" w14:textId="77777777" w:rsidR="00CF777D" w:rsidRPr="00A6777E" w:rsidRDefault="00544646" w:rsidP="00CF777D">
      <w:pPr>
        <w:ind w:firstLine="24pt"/>
        <w:rPr>
          <w:rFonts w:hint="eastAsia"/>
        </w:rPr>
      </w:pPr>
      <w:r>
        <w:rPr>
          <w:rFonts w:hint="eastAsia"/>
        </w:rPr>
        <w:t>系统管理员</w:t>
      </w:r>
      <w:r w:rsidR="00EB3C42">
        <w:rPr>
          <w:rFonts w:hint="eastAsia"/>
        </w:rPr>
        <w:t>为本系统提供商</w:t>
      </w:r>
      <w:r w:rsidR="00984E2A">
        <w:rPr>
          <w:rFonts w:hint="eastAsia"/>
        </w:rPr>
        <w:t>具有的用户属性，系统管理员主要负责角色信息管理、权限管理、用户管理、租金定制、租户订单管理、商家管理等业务。</w:t>
      </w:r>
      <w:r w:rsidR="00941F00">
        <w:rPr>
          <w:rFonts w:hint="eastAsia"/>
        </w:rPr>
        <w:t>系统管理员是系统开发时就需要进行初始化的用户，包含账户名和密码，以及角色所</w:t>
      </w:r>
      <w:r w:rsidR="00941F00">
        <w:rPr>
          <w:rFonts w:hint="eastAsia"/>
        </w:rPr>
        <w:lastRenderedPageBreak/>
        <w:t>属类别。</w:t>
      </w:r>
      <w:r w:rsidR="0093683B">
        <w:rPr>
          <w:rFonts w:hint="eastAsia"/>
        </w:rPr>
        <w:t>系统管理员角色管理包含了权限管理这一业务，每个权限代码代表拥有该权限的用户的活动范围。角色由权限构成，一个角色可以包含一到多个权限，角色和权限的关系为一对多</w:t>
      </w:r>
      <w:r w:rsidR="009F098B">
        <w:rPr>
          <w:rFonts w:hint="eastAsia"/>
        </w:rPr>
        <w:t>，系统管理员可对用户角色进行管理。</w:t>
      </w:r>
      <w:r w:rsidR="00624C8E">
        <w:rPr>
          <w:rFonts w:hint="eastAsia"/>
        </w:rPr>
        <w:t>系统管理员还需对该</w:t>
      </w:r>
      <w:r w:rsidR="00624C8E">
        <w:rPr>
          <w:rFonts w:hint="eastAsia"/>
        </w:rPr>
        <w:t>SaaS</w:t>
      </w:r>
      <w:r w:rsidR="00624C8E">
        <w:t>平台的租用规则进行定制</w:t>
      </w:r>
      <w:r w:rsidR="00624C8E">
        <w:rPr>
          <w:rFonts w:hint="eastAsia"/>
        </w:rPr>
        <w:t>，租用规则由</w:t>
      </w:r>
      <w:r w:rsidR="00121C60">
        <w:rPr>
          <w:rFonts w:hint="eastAsia"/>
        </w:rPr>
        <w:t>租用时</w:t>
      </w:r>
      <w:r w:rsidR="00624C8E">
        <w:rPr>
          <w:rFonts w:hint="eastAsia"/>
        </w:rPr>
        <w:t>限和租用售货机台数决定，</w:t>
      </w:r>
      <w:r w:rsidR="00121C60">
        <w:rPr>
          <w:rFonts w:hint="eastAsia"/>
        </w:rPr>
        <w:t>按照时限可以分为</w:t>
      </w:r>
      <w:r w:rsidR="00121C60">
        <w:rPr>
          <w:rFonts w:hint="eastAsia"/>
        </w:rPr>
        <w:t>15</w:t>
      </w:r>
      <w:r w:rsidR="00121C60">
        <w:rPr>
          <w:rFonts w:hint="eastAsia"/>
        </w:rPr>
        <w:t>天、</w:t>
      </w:r>
      <w:r w:rsidR="00121C60">
        <w:rPr>
          <w:rFonts w:hint="eastAsia"/>
        </w:rPr>
        <w:t>1</w:t>
      </w:r>
      <w:r w:rsidR="00121C60">
        <w:rPr>
          <w:rFonts w:hint="eastAsia"/>
        </w:rPr>
        <w:t>个月、</w:t>
      </w:r>
      <w:r w:rsidR="00121C60">
        <w:rPr>
          <w:rFonts w:hint="eastAsia"/>
        </w:rPr>
        <w:t>3</w:t>
      </w:r>
      <w:r w:rsidR="00121C60">
        <w:rPr>
          <w:rFonts w:hint="eastAsia"/>
        </w:rPr>
        <w:t>个月和</w:t>
      </w:r>
      <w:r w:rsidR="00121C60">
        <w:rPr>
          <w:rFonts w:hint="eastAsia"/>
        </w:rPr>
        <w:t>1</w:t>
      </w:r>
      <w:r w:rsidR="00121C60">
        <w:rPr>
          <w:rFonts w:hint="eastAsia"/>
        </w:rPr>
        <w:t>年等几个</w:t>
      </w:r>
      <w:r w:rsidR="00191FBB">
        <w:rPr>
          <w:rFonts w:hint="eastAsia"/>
        </w:rPr>
        <w:t>时间</w:t>
      </w:r>
      <w:r w:rsidR="00121C60">
        <w:rPr>
          <w:rFonts w:hint="eastAsia"/>
        </w:rPr>
        <w:t>单位</w:t>
      </w:r>
      <w:r w:rsidR="00333B5C">
        <w:rPr>
          <w:rFonts w:hint="eastAsia"/>
        </w:rPr>
        <w:t>，</w:t>
      </w:r>
      <w:r w:rsidR="00BC6E2F">
        <w:rPr>
          <w:rFonts w:hint="eastAsia"/>
        </w:rPr>
        <w:t>软件租用后系统会允许租户免费试用</w:t>
      </w:r>
      <w:r w:rsidR="00BC6E2F">
        <w:rPr>
          <w:rFonts w:hint="eastAsia"/>
        </w:rPr>
        <w:t>30</w:t>
      </w:r>
      <w:r w:rsidR="00BC6E2F">
        <w:rPr>
          <w:rFonts w:hint="eastAsia"/>
        </w:rPr>
        <w:t>天。</w:t>
      </w:r>
      <w:r w:rsidR="00D17C26">
        <w:rPr>
          <w:rFonts w:hint="eastAsia"/>
        </w:rPr>
        <w:t>商家进行定制购买后，会在后台生成一条</w:t>
      </w:r>
      <w:r w:rsidR="00994587">
        <w:rPr>
          <w:rFonts w:hint="eastAsia"/>
        </w:rPr>
        <w:t>租户订单信息，系统管理员可对租户订单信息进行管理。</w:t>
      </w:r>
      <w:r w:rsidR="0013662C">
        <w:rPr>
          <w:rFonts w:hint="eastAsia"/>
        </w:rPr>
        <w:t>自动售货机厂商和运营商都通过该平台进行软件租用，其属于系统管理员的下级用户，须遵守规约，受其管制。</w:t>
      </w:r>
    </w:p>
    <w:p w14:paraId="46CCD250" w14:textId="77777777" w:rsidR="00925E63" w:rsidRDefault="00AF70A0" w:rsidP="00E453B8">
      <w:pPr>
        <w:pStyle w:val="4"/>
        <w:ind w:firstLine="24.10pt"/>
      </w:pPr>
      <w:r>
        <w:rPr>
          <w:rFonts w:hint="eastAsia"/>
        </w:rPr>
        <w:t xml:space="preserve">3.2.1.2 </w:t>
      </w:r>
      <w:r>
        <w:rPr>
          <w:rFonts w:hint="eastAsia"/>
        </w:rPr>
        <w:t>运营商</w:t>
      </w:r>
      <w:r w:rsidR="0013662C">
        <w:rPr>
          <w:rFonts w:hint="eastAsia"/>
        </w:rPr>
        <w:t>用例分析</w:t>
      </w:r>
    </w:p>
    <w:p w14:paraId="3AAD1656" w14:textId="77777777" w:rsidR="0013662C" w:rsidRDefault="00D97D5A" w:rsidP="0013662C">
      <w:pPr>
        <w:ind w:firstLine="24pt"/>
      </w:pPr>
      <w:r>
        <w:rPr>
          <w:rFonts w:hint="eastAsia"/>
        </w:rPr>
        <w:t>售货机运营商是系统的主要用户之一，首先</w:t>
      </w:r>
      <w:r w:rsidR="00512AE3">
        <w:rPr>
          <w:rFonts w:hint="eastAsia"/>
        </w:rPr>
        <w:t>用户进入平台主页，平台主页下方提供购买软件入口，用</w:t>
      </w:r>
      <w:r>
        <w:rPr>
          <w:rFonts w:hint="eastAsia"/>
        </w:rPr>
        <w:t>户</w:t>
      </w:r>
      <w:r w:rsidR="00512AE3">
        <w:rPr>
          <w:rFonts w:hint="eastAsia"/>
        </w:rPr>
        <w:t>进入</w:t>
      </w:r>
      <w:r>
        <w:rPr>
          <w:rFonts w:hint="eastAsia"/>
        </w:rPr>
        <w:t>软件的租用</w:t>
      </w:r>
      <w:r w:rsidR="00BE0FFE">
        <w:rPr>
          <w:rFonts w:hint="eastAsia"/>
        </w:rPr>
        <w:t>页面</w:t>
      </w:r>
      <w:r>
        <w:rPr>
          <w:rFonts w:hint="eastAsia"/>
        </w:rPr>
        <w:t>，</w:t>
      </w:r>
      <w:r w:rsidR="00861C39">
        <w:rPr>
          <w:rFonts w:hint="eastAsia"/>
        </w:rPr>
        <w:t>租用时会根据用户提供的密码初始化该运营商的管理员账户和密码</w:t>
      </w:r>
      <w:r w:rsidR="00CB7477">
        <w:rPr>
          <w:rFonts w:hint="eastAsia"/>
        </w:rPr>
        <w:t>。软件租用成功后</w:t>
      </w:r>
      <w:r w:rsidR="00FE764D">
        <w:rPr>
          <w:rFonts w:hint="eastAsia"/>
        </w:rPr>
        <w:t>运营商管理员可添加自己的下级管理员并分配给不同的用户权限，不同的用户权责分明，共同管理租户系统。</w:t>
      </w:r>
    </w:p>
    <w:p w14:paraId="1D3EC1D4" w14:textId="77777777" w:rsidR="00E76A34" w:rsidRDefault="00E76A34" w:rsidP="0013662C">
      <w:pPr>
        <w:ind w:firstLine="24pt"/>
      </w:pPr>
      <w:r>
        <w:t>如图</w:t>
      </w:r>
      <w:r>
        <w:rPr>
          <w:rFonts w:hint="eastAsia"/>
        </w:rPr>
        <w:t>，</w:t>
      </w:r>
      <w:r>
        <w:t>为运营商商家的用例图</w:t>
      </w:r>
      <w:r>
        <w:rPr>
          <w:rFonts w:hint="eastAsia"/>
        </w:rPr>
        <w:t>。</w:t>
      </w:r>
    </w:p>
    <w:p w14:paraId="0B9E9AAA" w14:textId="61F8B201" w:rsidR="00F80DAC" w:rsidRDefault="00D44252" w:rsidP="00F80DAC">
      <w:pPr>
        <w:ind w:firstLineChars="0" w:firstLine="0pt"/>
      </w:pPr>
      <w:r>
        <w:rPr>
          <w:noProof/>
        </w:rPr>
        <w:drawing>
          <wp:inline distT="0" distB="0" distL="0" distR="0" wp14:anchorId="06E62625" wp14:editId="5BBC4D92">
            <wp:extent cx="5298440" cy="3717925"/>
            <wp:effectExtent l="0" t="0" r="0" b="1270"/>
            <wp:docPr id="54" name="画布 54"/>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39" name="Text Box 58"/>
                    <wp:cNvSpPr txBox="1">
                      <a:spLocks noChangeArrowheads="1"/>
                    </wp:cNvSpPr>
                    <wp:spPr bwMode="auto">
                      <a:xfrm>
                        <a:off x="237490" y="3307715"/>
                        <a:ext cx="476440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BBF52F2" w14:textId="77777777" w:rsidR="009D5B3A" w:rsidRDefault="009D5B3A" w:rsidP="00F80DAC">
                          <w:pPr>
                            <w:ind w:firstLine="24pt"/>
                            <w:jc w:val="center"/>
                          </w:pPr>
                          <w:r>
                            <w:t>图</w:t>
                          </w:r>
                          <w:r>
                            <w:rPr>
                              <w:rFonts w:hint="eastAsia"/>
                            </w:rPr>
                            <w:t>3.2</w:t>
                          </w:r>
                          <w:r>
                            <w:t xml:space="preserve"> </w:t>
                          </w:r>
                          <w:r>
                            <w:t>售货机运营商用例图</w:t>
                          </w:r>
                        </w:p>
                      </wne:txbxContent>
                    </wp:txbx>
                    <wp:bodyPr rot="0" vert="horz" wrap="square" lIns="91440" tIns="45720" rIns="91440" bIns="45720" anchor="t" anchorCtr="0" upright="1">
                      <a:noAutofit/>
                    </wp:bodyPr>
                  </wp:wsp>
                  <pic:pic xmlns:pic="http://purl.oclc.org/ooxml/drawingml/picture">
                    <pic:nvPicPr>
                      <pic:cNvPr id="40" name="Picture 67" descr="售货机运营商用例图"/>
                      <pic:cNvPicPr>
                        <a:picLocks noChangeAspect="1" noChangeArrowheads="1"/>
                      </pic:cNvPicPr>
                    </pic:nvPicPr>
                    <pic:blipFill>
                      <a:blip r:embed="rId24">
                        <a:extLst>
                          <a:ext uri="{28A0092B-C50C-407E-A947-70E740481C1C}">
                            <a14:useLocalDpi xmlns:a14="http://schemas.microsoft.com/office/drawing/2010/main" val="0"/>
                          </a:ext>
                        </a:extLst>
                      </a:blip>
                      <a:srcRect l="6.294%" t="10.88%" r="4.28%" b="6.358%"/>
                      <a:stretch>
                        <a:fillRect/>
                      </a:stretch>
                    </pic:blipFill>
                    <pic:spPr bwMode="auto">
                      <a:xfrm>
                        <a:off x="0" y="0"/>
                        <a:ext cx="5115560" cy="332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pc>
              </a:graphicData>
            </a:graphic>
          </wp:inline>
        </w:drawing>
      </w:r>
    </w:p>
    <w:p w14:paraId="5EA02B85" w14:textId="77777777" w:rsidR="00E129D8" w:rsidRDefault="00090DB8" w:rsidP="00090DB8">
      <w:pPr>
        <w:ind w:firstLine="24pt"/>
      </w:pPr>
      <w:r>
        <w:rPr>
          <w:rFonts w:hint="eastAsia"/>
        </w:rPr>
        <w:lastRenderedPageBreak/>
        <w:t>售货机运营商是</w:t>
      </w:r>
      <w:r w:rsidR="00C64224">
        <w:rPr>
          <w:rFonts w:hint="eastAsia"/>
        </w:rPr>
        <w:t>该</w:t>
      </w:r>
      <w:r w:rsidR="00C64224">
        <w:rPr>
          <w:rFonts w:hint="eastAsia"/>
        </w:rPr>
        <w:t>SaaS</w:t>
      </w:r>
      <w:r w:rsidR="00C64224">
        <w:rPr>
          <w:rFonts w:hint="eastAsia"/>
        </w:rPr>
        <w:t>平台的</w:t>
      </w:r>
      <w:r w:rsidR="00A505C1">
        <w:rPr>
          <w:rFonts w:hint="eastAsia"/>
        </w:rPr>
        <w:t>用户种类之一</w:t>
      </w:r>
      <w:r w:rsidR="00A461CD">
        <w:rPr>
          <w:rFonts w:hint="eastAsia"/>
        </w:rPr>
        <w:t>，</w:t>
      </w:r>
      <w:r w:rsidR="00020F38">
        <w:rPr>
          <w:rFonts w:hint="eastAsia"/>
        </w:rPr>
        <w:t>主要进行售货机售货过程中的各个业务的管理。</w:t>
      </w:r>
      <w:r w:rsidR="00B805B7">
        <w:rPr>
          <w:rFonts w:hint="eastAsia"/>
        </w:rPr>
        <w:t>从图中可以看出，一个运营商内的用户种类分为五种，分别为：售货机运营商、用户组管理员、操作员、库存管理员和财务管理员。</w:t>
      </w:r>
      <w:r w:rsidR="000C15E4">
        <w:rPr>
          <w:rFonts w:hint="eastAsia"/>
        </w:rPr>
        <w:t>售货机运营商管理员</w:t>
      </w:r>
      <w:r w:rsidR="00C05DB1">
        <w:rPr>
          <w:rFonts w:hint="eastAsia"/>
        </w:rPr>
        <w:t>为运营商商家的一级用户，可以管理系统的所有操作</w:t>
      </w:r>
      <w:r w:rsidR="0060335B">
        <w:rPr>
          <w:rFonts w:hint="eastAsia"/>
        </w:rPr>
        <w:t>，用户管理员、操作员、库存管理员和财务管理员为运营商的二级用户，每个类型的用户有其对应的权限，用户需根据自己的权限管理系统。</w:t>
      </w:r>
    </w:p>
    <w:p w14:paraId="41B27D42" w14:textId="77777777" w:rsidR="004B6283" w:rsidRDefault="00F50076" w:rsidP="00090DB8">
      <w:pPr>
        <w:ind w:firstLine="24pt"/>
      </w:pPr>
      <w:r>
        <w:t>售货机运营商</w:t>
      </w:r>
      <w:r w:rsidR="00F8623C">
        <w:t>管理员</w:t>
      </w:r>
      <w:r>
        <w:t>主要有以下几种功能</w:t>
      </w:r>
      <w:r>
        <w:rPr>
          <w:rFonts w:hint="eastAsia"/>
        </w:rPr>
        <w:t>：</w:t>
      </w:r>
      <w:r>
        <w:t>SaaS</w:t>
      </w:r>
      <w:r>
        <w:t>平台租用</w:t>
      </w:r>
      <w:r>
        <w:rPr>
          <w:rFonts w:hint="eastAsia"/>
        </w:rPr>
        <w:t>、</w:t>
      </w:r>
      <w:r>
        <w:t>缴纳租金</w:t>
      </w:r>
      <w:r>
        <w:rPr>
          <w:rFonts w:hint="eastAsia"/>
        </w:rPr>
        <w:t>、</w:t>
      </w:r>
      <w:r>
        <w:t>角色管理</w:t>
      </w:r>
      <w:r w:rsidR="00C60B6A">
        <w:rPr>
          <w:rFonts w:hint="eastAsia"/>
        </w:rPr>
        <w:t>、</w:t>
      </w:r>
      <w:r>
        <w:t>用户管理</w:t>
      </w:r>
      <w:r w:rsidR="00C60B6A">
        <w:t>和售货机管理</w:t>
      </w:r>
      <w:r w:rsidR="00447E40">
        <w:rPr>
          <w:rFonts w:hint="eastAsia"/>
        </w:rPr>
        <w:t>等。</w:t>
      </w:r>
      <w:r w:rsidR="00421255">
        <w:rPr>
          <w:rFonts w:hint="eastAsia"/>
        </w:rPr>
        <w:t>售货机运营商首先通过页面进行软件系统的租用，根据不同的时限支付相应金额的租金，</w:t>
      </w:r>
      <w:r w:rsidR="009A7573">
        <w:rPr>
          <w:rFonts w:hint="eastAsia"/>
        </w:rPr>
        <w:t>之后运营商管理员根据初始化的账户名和密码登录进软件系统，不同的运营商之间相互隔离</w:t>
      </w:r>
      <w:r w:rsidR="003D1AEE">
        <w:rPr>
          <w:rFonts w:hint="eastAsia"/>
        </w:rPr>
        <w:t>。</w:t>
      </w:r>
      <w:r w:rsidR="00DA45C6">
        <w:rPr>
          <w:rFonts w:hint="eastAsia"/>
        </w:rPr>
        <w:t>运营商管理员可以查看系统支持的用户角色，以及每个角色所包含的用户权限，当管理员添加下级用户时，可根据需求</w:t>
      </w:r>
      <w:r w:rsidR="00EF5CBE">
        <w:rPr>
          <w:rFonts w:hint="eastAsia"/>
        </w:rPr>
        <w:t>为</w:t>
      </w:r>
      <w:r w:rsidR="00DA45C6">
        <w:rPr>
          <w:rFonts w:hint="eastAsia"/>
        </w:rPr>
        <w:t>用户分配用户角色</w:t>
      </w:r>
      <w:r w:rsidR="00815FDD">
        <w:rPr>
          <w:rFonts w:hint="eastAsia"/>
        </w:rPr>
        <w:t>。</w:t>
      </w:r>
      <w:r w:rsidR="0045407D">
        <w:rPr>
          <w:rFonts w:hint="eastAsia"/>
        </w:rPr>
        <w:t>为方便</w:t>
      </w:r>
      <w:r w:rsidR="00815FDD">
        <w:rPr>
          <w:rFonts w:hint="eastAsia"/>
        </w:rPr>
        <w:t>管理，管理员可创建用户组，为每个用户组分配用户组管理员，每个用户组下包含多个普通操作员，负责自动售货机的管理。</w:t>
      </w:r>
      <w:r w:rsidR="004B6283">
        <w:rPr>
          <w:rFonts w:hint="eastAsia"/>
        </w:rPr>
        <w:t>管理员可进行售货机的查询、添加和删除，可按售货机地址将售货机进行分组，同时还可将具有相同商品和容量的货道进行分组，进而统一管理，减少工作量。</w:t>
      </w:r>
    </w:p>
    <w:p w14:paraId="777C350D" w14:textId="77777777" w:rsidR="00EF7342" w:rsidRDefault="00EF7342" w:rsidP="00090DB8">
      <w:pPr>
        <w:ind w:firstLine="24pt"/>
      </w:pPr>
      <w:r>
        <w:t>运营商操作员</w:t>
      </w:r>
      <w:r w:rsidR="0017005F">
        <w:t>主要有以下几种功能</w:t>
      </w:r>
      <w:r w:rsidR="0017005F">
        <w:rPr>
          <w:rFonts w:hint="eastAsia"/>
        </w:rPr>
        <w:t>：</w:t>
      </w:r>
      <w:r w:rsidR="00DD5562">
        <w:rPr>
          <w:rFonts w:hint="eastAsia"/>
        </w:rPr>
        <w:t>售货机管理、售货机货道管理、售货机上货、上缴营业额等。</w:t>
      </w:r>
      <w:r w:rsidR="00476B84">
        <w:rPr>
          <w:rFonts w:hint="eastAsia"/>
        </w:rPr>
        <w:t>运营商</w:t>
      </w:r>
      <w:r w:rsidR="005B5742">
        <w:rPr>
          <w:rFonts w:hint="eastAsia"/>
        </w:rPr>
        <w:t>操作员</w:t>
      </w:r>
      <w:r w:rsidR="000B2820">
        <w:rPr>
          <w:rFonts w:hint="eastAsia"/>
        </w:rPr>
        <w:t>是售货机运营的</w:t>
      </w:r>
      <w:r w:rsidR="00103903">
        <w:rPr>
          <w:rFonts w:hint="eastAsia"/>
        </w:rPr>
        <w:t>重要</w:t>
      </w:r>
      <w:r w:rsidR="00135423">
        <w:rPr>
          <w:rFonts w:hint="eastAsia"/>
        </w:rPr>
        <w:t>用户</w:t>
      </w:r>
      <w:r w:rsidR="00103903">
        <w:rPr>
          <w:rFonts w:hint="eastAsia"/>
        </w:rPr>
        <w:t>角色之一，它承担着售货机各个货道的上货、更新和管理等操作。</w:t>
      </w:r>
      <w:r w:rsidR="004C2572">
        <w:rPr>
          <w:rFonts w:hint="eastAsia"/>
        </w:rPr>
        <w:t>运营商操作员可登陆该平台系统查看所管理的售货机列表</w:t>
      </w:r>
      <w:r w:rsidR="00633B92">
        <w:rPr>
          <w:rFonts w:hint="eastAsia"/>
        </w:rPr>
        <w:t>并查看售货机详细信息</w:t>
      </w:r>
      <w:r w:rsidR="004C2572">
        <w:rPr>
          <w:rFonts w:hint="eastAsia"/>
        </w:rPr>
        <w:t>，点击某售货机可查看售货机中货道的列表，每个货道列表列出了当前货架上的商品</w:t>
      </w:r>
      <w:r w:rsidR="000D0584">
        <w:rPr>
          <w:rFonts w:hint="eastAsia"/>
        </w:rPr>
        <w:t>、</w:t>
      </w:r>
      <w:r w:rsidR="004C2572">
        <w:rPr>
          <w:rFonts w:hint="eastAsia"/>
        </w:rPr>
        <w:t>商品数量</w:t>
      </w:r>
      <w:r w:rsidR="000D0584">
        <w:rPr>
          <w:rFonts w:hint="eastAsia"/>
        </w:rPr>
        <w:t>和额定存货量等货道信息</w:t>
      </w:r>
      <w:r w:rsidR="00167CCF">
        <w:rPr>
          <w:rFonts w:hint="eastAsia"/>
        </w:rPr>
        <w:t>。</w:t>
      </w:r>
      <w:r w:rsidR="00FC2483">
        <w:rPr>
          <w:rFonts w:hint="eastAsia"/>
        </w:rPr>
        <w:t>除此种查看方式外，该平台还提供了单独的售货机货道信息管理页面，操作员在查询条件中输入售货机信息，点击查询按钮便可列出该售货机的所有货道信息。</w:t>
      </w:r>
      <w:r w:rsidR="00D722A4">
        <w:rPr>
          <w:rFonts w:hint="eastAsia"/>
        </w:rPr>
        <w:t>运营商操作员上货时可进行上货量的提交，这将在下文操作员客户端的需求分析中进行描述。</w:t>
      </w:r>
    </w:p>
    <w:p w14:paraId="730C1906" w14:textId="77777777" w:rsidR="002F22C0" w:rsidRDefault="002F22C0" w:rsidP="00090DB8">
      <w:pPr>
        <w:ind w:firstLine="24pt"/>
      </w:pPr>
      <w:r>
        <w:t>用户组管理员</w:t>
      </w:r>
      <w:r w:rsidR="00651845">
        <w:t>是操作员的上级用户</w:t>
      </w:r>
      <w:r w:rsidR="00651845">
        <w:rPr>
          <w:rFonts w:hint="eastAsia"/>
        </w:rPr>
        <w:t>，</w:t>
      </w:r>
      <w:r w:rsidR="00651845">
        <w:t>它拥有操作员的所有权限</w:t>
      </w:r>
      <w:r w:rsidR="00651845">
        <w:rPr>
          <w:rFonts w:hint="eastAsia"/>
        </w:rPr>
        <w:t>。用户组管理员是为方便将众多管理员分组管理而设置，</w:t>
      </w:r>
      <w:r w:rsidR="00AB233A">
        <w:rPr>
          <w:rFonts w:hint="eastAsia"/>
        </w:rPr>
        <w:t>每个用户组管理员可以管理一定数量的用户</w:t>
      </w:r>
      <w:r w:rsidR="00577FD1">
        <w:rPr>
          <w:rFonts w:hint="eastAsia"/>
        </w:rPr>
        <w:t>，可以进行组员的查询、添加和移除等操作。</w:t>
      </w:r>
    </w:p>
    <w:p w14:paraId="3228EB33" w14:textId="77777777" w:rsidR="00021A60" w:rsidRDefault="00021A60" w:rsidP="00090DB8">
      <w:pPr>
        <w:ind w:firstLine="24pt"/>
      </w:pPr>
      <w:r>
        <w:t>库存管理员</w:t>
      </w:r>
      <w:r w:rsidR="001934FA">
        <w:rPr>
          <w:rFonts w:hint="eastAsia"/>
        </w:rPr>
        <w:t>的职责</w:t>
      </w:r>
      <w:r>
        <w:t>主要分为</w:t>
      </w:r>
      <w:r w:rsidR="001934FA">
        <w:t>两块时</w:t>
      </w:r>
      <w:r>
        <w:rPr>
          <w:rFonts w:hint="eastAsia"/>
        </w:rPr>
        <w:t>：一是商品管理、二是库存管理。</w:t>
      </w:r>
      <w:r w:rsidR="005C7B64">
        <w:rPr>
          <w:rFonts w:hint="eastAsia"/>
        </w:rPr>
        <w:t>库存管</w:t>
      </w:r>
      <w:r w:rsidR="005C7B64">
        <w:rPr>
          <w:rFonts w:hint="eastAsia"/>
        </w:rPr>
        <w:lastRenderedPageBreak/>
        <w:t>理员进入商品管理页面可对运营商商家的商品进行商品添加、商品更新、商品删除和商品查询等工作</w:t>
      </w:r>
      <w:r w:rsidR="00721FF4">
        <w:rPr>
          <w:rFonts w:hint="eastAsia"/>
        </w:rPr>
        <w:t>。</w:t>
      </w:r>
      <w:r w:rsidR="009D27E5">
        <w:rPr>
          <w:rFonts w:hint="eastAsia"/>
        </w:rPr>
        <w:t>库存管理分为以下几个主要菜单选项：出库信息查询，主要对商品的出库信息进行查询和搜索；</w:t>
      </w:r>
      <w:r w:rsidR="001A268F">
        <w:rPr>
          <w:rFonts w:hint="eastAsia"/>
        </w:rPr>
        <w:t>仓库出货，主要为操作员提供货物支持和</w:t>
      </w:r>
      <w:r w:rsidR="00066B8B">
        <w:rPr>
          <w:rFonts w:hint="eastAsia"/>
        </w:rPr>
        <w:t>出货记录工作；</w:t>
      </w:r>
      <w:r w:rsidR="00D85099">
        <w:rPr>
          <w:rFonts w:hint="eastAsia"/>
        </w:rPr>
        <w:t>商品入库，当商品库存发生变化时需要管理员进行实时更新</w:t>
      </w:r>
      <w:r w:rsidR="00A6205D">
        <w:rPr>
          <w:rFonts w:hint="eastAsia"/>
        </w:rPr>
        <w:t>；清单打印，由系统根据商品的出库情况统计出一定时段的商品出库信息表，管理员可对该页面的出库信息进行打印。</w:t>
      </w:r>
    </w:p>
    <w:p w14:paraId="66D3CC48" w14:textId="77777777" w:rsidR="0016629F" w:rsidRPr="0013662C" w:rsidRDefault="0016629F" w:rsidP="00090DB8">
      <w:pPr>
        <w:ind w:firstLine="24pt"/>
        <w:rPr>
          <w:rFonts w:hint="eastAsia"/>
        </w:rPr>
      </w:pPr>
      <w:r>
        <w:t>财务管理员主要对运营商的营业额进行管理</w:t>
      </w:r>
      <w:r>
        <w:rPr>
          <w:rFonts w:hint="eastAsia"/>
        </w:rPr>
        <w:t>，</w:t>
      </w:r>
      <w:r w:rsidR="00E42347">
        <w:rPr>
          <w:rFonts w:hint="eastAsia"/>
        </w:rPr>
        <w:t>用于</w:t>
      </w:r>
      <w:r w:rsidR="00FA7196">
        <w:rPr>
          <w:rFonts w:hint="eastAsia"/>
        </w:rPr>
        <w:t>查询订单记录以及对营业额进行统计</w:t>
      </w:r>
      <w:r w:rsidR="00E31A84">
        <w:rPr>
          <w:rFonts w:hint="eastAsia"/>
        </w:rPr>
        <w:t>和清算。</w:t>
      </w:r>
    </w:p>
    <w:p w14:paraId="6650CE4E" w14:textId="77777777" w:rsidR="00925E63" w:rsidRDefault="00925E63" w:rsidP="00E453B8">
      <w:pPr>
        <w:pStyle w:val="4"/>
        <w:ind w:firstLine="24.10pt"/>
      </w:pPr>
      <w:r>
        <w:rPr>
          <w:rFonts w:hint="eastAsia"/>
        </w:rPr>
        <w:t xml:space="preserve">3.2.1.3 </w:t>
      </w:r>
      <w:r w:rsidR="001E772E">
        <w:rPr>
          <w:rFonts w:hint="eastAsia"/>
        </w:rPr>
        <w:t>厂商用例图</w:t>
      </w:r>
      <w:r w:rsidR="00CE5BA3">
        <w:rPr>
          <w:rFonts w:hint="eastAsia"/>
        </w:rPr>
        <w:t>分析</w:t>
      </w:r>
    </w:p>
    <w:p w14:paraId="4507729B" w14:textId="77777777" w:rsidR="00C465B4" w:rsidRDefault="00C465B4" w:rsidP="00C465B4">
      <w:pPr>
        <w:ind w:firstLine="24pt"/>
      </w:pPr>
      <w:r>
        <w:rPr>
          <w:rFonts w:hint="eastAsia"/>
        </w:rPr>
        <w:t>该</w:t>
      </w:r>
      <w:r>
        <w:rPr>
          <w:rFonts w:hint="eastAsia"/>
        </w:rPr>
        <w:t>SaaS</w:t>
      </w:r>
      <w:r>
        <w:rPr>
          <w:rFonts w:hint="eastAsia"/>
        </w:rPr>
        <w:t>云平台不仅为售货机运营商提供了使用接口，还未售货机厂商提供了</w:t>
      </w:r>
      <w:r w:rsidR="00AA4411">
        <w:rPr>
          <w:rFonts w:hint="eastAsia"/>
        </w:rPr>
        <w:t>软件使用的服务。</w:t>
      </w:r>
      <w:r w:rsidR="00624C5F">
        <w:rPr>
          <w:rFonts w:hint="eastAsia"/>
        </w:rPr>
        <w:t>售货机厂商是该平台的用户之一，</w:t>
      </w:r>
      <w:r w:rsidR="00236D92">
        <w:rPr>
          <w:rFonts w:hint="eastAsia"/>
        </w:rPr>
        <w:t>厂商通过平台的购买页面对软件进行租用，之后独立进行厂商内部的运营和管理。</w:t>
      </w:r>
      <w:r w:rsidR="00EE13A9">
        <w:rPr>
          <w:rFonts w:hint="eastAsia"/>
        </w:rPr>
        <w:t>与自动售货机运营商一样，售货机厂商也处于该</w:t>
      </w:r>
      <w:r w:rsidR="00EE13A9">
        <w:rPr>
          <w:rFonts w:hint="eastAsia"/>
        </w:rPr>
        <w:t>SaaS</w:t>
      </w:r>
      <w:r w:rsidR="00EE13A9">
        <w:rPr>
          <w:rFonts w:hint="eastAsia"/>
        </w:rPr>
        <w:t>云平台的第二级，是系统管理员的下级用户。</w:t>
      </w:r>
      <w:r w:rsidR="00C93150">
        <w:rPr>
          <w:rFonts w:hint="eastAsia"/>
        </w:rPr>
        <w:t>各个厂商之间相互隔离，分别进行软件的使用和系统的管理。</w:t>
      </w:r>
    </w:p>
    <w:p w14:paraId="49C49034" w14:textId="77777777" w:rsidR="00C93150" w:rsidRDefault="00C93150" w:rsidP="00C465B4">
      <w:pPr>
        <w:ind w:firstLine="24pt"/>
      </w:pPr>
      <w:r>
        <w:t>如图</w:t>
      </w:r>
      <w:r>
        <w:rPr>
          <w:rFonts w:hint="eastAsia"/>
        </w:rPr>
        <w:t>，</w:t>
      </w:r>
      <w:r>
        <w:t>为厂商商家</w:t>
      </w:r>
      <w:r w:rsidR="0065405A">
        <w:t>用例图</w:t>
      </w:r>
      <w:r w:rsidR="0065405A">
        <w:rPr>
          <w:rFonts w:hint="eastAsia"/>
        </w:rPr>
        <w:t>。</w:t>
      </w:r>
    </w:p>
    <w:p w14:paraId="14DD0A50" w14:textId="10A2A309" w:rsidR="009843D1" w:rsidRDefault="00D44252" w:rsidP="00C465B4">
      <w:pPr>
        <w:ind w:firstLine="24pt"/>
      </w:pPr>
      <w:r>
        <w:rPr>
          <w:noProof/>
        </w:rPr>
        <w:drawing>
          <wp:inline distT="0" distB="0" distL="0" distR="0" wp14:anchorId="55A69AF4" wp14:editId="0172152A">
            <wp:extent cx="4888230" cy="3971290"/>
            <wp:effectExtent l="0" t="0" r="0" b="3175"/>
            <wp:docPr id="69" name="画布 69"/>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37" name="Text Box 70"/>
                    <wp:cNvSpPr txBox="1">
                      <a:spLocks noChangeArrowheads="1"/>
                    </wp:cNvSpPr>
                    <wp:spPr bwMode="auto">
                      <a:xfrm>
                        <a:off x="52705" y="3491230"/>
                        <a:ext cx="4764405" cy="32893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B0B400F" w14:textId="77777777" w:rsidR="009D5B3A" w:rsidRDefault="009D5B3A" w:rsidP="002C34E0">
                          <w:pPr>
                            <w:ind w:firstLine="24pt"/>
                            <w:jc w:val="center"/>
                          </w:pPr>
                          <w:r>
                            <w:t>图</w:t>
                          </w:r>
                          <w:r>
                            <w:rPr>
                              <w:rFonts w:hint="eastAsia"/>
                            </w:rPr>
                            <w:t>3.3</w:t>
                          </w:r>
                          <w:r>
                            <w:t xml:space="preserve"> </w:t>
                          </w:r>
                          <w:r>
                            <w:t>售货机厂商用例图</w:t>
                          </w:r>
                        </w:p>
                      </wne:txbxContent>
                    </wp:txbx>
                    <wp:bodyPr rot="0" vert="horz" wrap="square" lIns="91440" tIns="45720" rIns="91440" bIns="45720" anchor="t" anchorCtr="0" upright="1">
                      <a:noAutofit/>
                    </wp:bodyPr>
                  </wp:wsp>
                  <pic:pic xmlns:pic="http://purl.oclc.org/ooxml/drawingml/picture">
                    <pic:nvPicPr>
                      <pic:cNvPr id="38" name="Picture 72" descr="售货机厂商用例图"/>
                      <pic:cNvPicPr>
                        <a:picLocks noChangeAspect="1" noChangeArrowheads="1"/>
                      </pic:cNvPicPr>
                    </pic:nvPicPr>
                    <pic:blipFill>
                      <a:blip r:embed="rId25">
                        <a:extLst>
                          <a:ext uri="{28A0092B-C50C-407E-A947-70E740481C1C}">
                            <a14:useLocalDpi xmlns:a14="http://schemas.microsoft.com/office/drawing/2010/main" val="0"/>
                          </a:ext>
                        </a:extLst>
                      </a:blip>
                      <a:srcRect l="5.725%" t="9.674%" r="3.47%" b="-4.094%"/>
                      <a:stretch>
                        <a:fillRect/>
                      </a:stretch>
                    </pic:blipFill>
                    <pic:spPr bwMode="auto">
                      <a:xfrm>
                        <a:off x="52705" y="8255"/>
                        <a:ext cx="4835525" cy="348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pc>
              </a:graphicData>
            </a:graphic>
          </wp:inline>
        </w:drawing>
      </w:r>
    </w:p>
    <w:p w14:paraId="7EE1565B" w14:textId="77777777" w:rsidR="009037FD" w:rsidRDefault="00530725" w:rsidP="00C465B4">
      <w:pPr>
        <w:ind w:firstLine="24pt"/>
      </w:pPr>
      <w:r>
        <w:rPr>
          <w:rFonts w:hint="eastAsia"/>
        </w:rPr>
        <w:lastRenderedPageBreak/>
        <w:t>售货机厂商是售货机的提供者，和运营商一样，售货机厂商需要通过首页的租用入口进行软件平台使用权的租用，</w:t>
      </w:r>
      <w:r w:rsidR="001B1A15">
        <w:rPr>
          <w:rFonts w:hint="eastAsia"/>
        </w:rPr>
        <w:t>软件租用成功后，厂商管理员可在添加其他管理员一同进行系统的管理。</w:t>
      </w:r>
    </w:p>
    <w:p w14:paraId="25BAE336" w14:textId="77777777" w:rsidR="00F43C0F" w:rsidRPr="00C465B4" w:rsidRDefault="00F43C0F" w:rsidP="00C465B4">
      <w:pPr>
        <w:ind w:firstLine="24pt"/>
        <w:rPr>
          <w:rFonts w:hint="eastAsia"/>
        </w:rPr>
      </w:pPr>
      <w:r>
        <w:t>售货机厂商因业务复杂度低</w:t>
      </w:r>
      <w:r>
        <w:rPr>
          <w:rFonts w:hint="eastAsia"/>
        </w:rPr>
        <w:t>，所以其用户角色复杂度较低，一般分为厂商管理员和财务管理员两种。</w:t>
      </w:r>
      <w:r w:rsidR="006D2695">
        <w:rPr>
          <w:rFonts w:hint="eastAsia"/>
        </w:rPr>
        <w:t>厂商管理员拥有厂商商家内部系统的最高权限，是厂商的一级用户</w:t>
      </w:r>
      <w:r w:rsidR="004463B2">
        <w:rPr>
          <w:rFonts w:hint="eastAsia"/>
        </w:rPr>
        <w:t>，可进行用户的角色查询、</w:t>
      </w:r>
      <w:r w:rsidR="003102E7">
        <w:rPr>
          <w:rFonts w:hint="eastAsia"/>
        </w:rPr>
        <w:t>用户管理。</w:t>
      </w:r>
      <w:r w:rsidR="009A5B23">
        <w:rPr>
          <w:rFonts w:hint="eastAsia"/>
        </w:rPr>
        <w:t>厂商管理员可根据需求添加用户，并为用户分配相应的用户角色，不同的角色负责相应的权限范围。</w:t>
      </w:r>
      <w:r w:rsidR="00AB350E">
        <w:rPr>
          <w:rFonts w:hint="eastAsia"/>
        </w:rPr>
        <w:t>首先，</w:t>
      </w:r>
      <w:r w:rsidR="00C1247C">
        <w:rPr>
          <w:rFonts w:hint="eastAsia"/>
        </w:rPr>
        <w:t>每个厂商都有其合作的运营商，管理员进入运营商管理菜单可查看当前合作的运营商，点击添加运营商按钮可以添加新的合作运营商。</w:t>
      </w:r>
      <w:r w:rsidR="006F534B">
        <w:rPr>
          <w:rFonts w:hint="eastAsia"/>
        </w:rPr>
        <w:t>然后</w:t>
      </w:r>
      <w:r w:rsidR="00356E9D">
        <w:rPr>
          <w:rFonts w:hint="eastAsia"/>
        </w:rPr>
        <w:t>，管理员需对售货机贩卖类型进行定义，</w:t>
      </w:r>
      <w:r w:rsidR="00E851F9">
        <w:rPr>
          <w:rFonts w:hint="eastAsia"/>
        </w:rPr>
        <w:t>售货机贩卖类型一般分为饮料机、食品机等类型</w:t>
      </w:r>
      <w:r w:rsidR="00F02F7F">
        <w:rPr>
          <w:rFonts w:hint="eastAsia"/>
        </w:rPr>
        <w:t>，管理员可对贩卖类型进行增删改查</w:t>
      </w:r>
      <w:r w:rsidR="00356E9D">
        <w:rPr>
          <w:rFonts w:hint="eastAsia"/>
        </w:rPr>
        <w:t>。</w:t>
      </w:r>
      <w:r w:rsidR="006F534B">
        <w:rPr>
          <w:rFonts w:hint="eastAsia"/>
        </w:rPr>
        <w:t>最后</w:t>
      </w:r>
      <w:r w:rsidR="009107F5">
        <w:rPr>
          <w:rFonts w:hint="eastAsia"/>
        </w:rPr>
        <w:t>，管理员需要进行售货机的信息维护，可对售货机进行添加、修改、删除和查询，添加售货机时还需对其货道进行定义，将其与自动售货机真是货道数量相匹配</w:t>
      </w:r>
      <w:r w:rsidR="00D10FE5">
        <w:rPr>
          <w:rFonts w:hint="eastAsia"/>
        </w:rPr>
        <w:t>，维护</w:t>
      </w:r>
      <w:r w:rsidR="0035326A">
        <w:rPr>
          <w:rFonts w:hint="eastAsia"/>
        </w:rPr>
        <w:t>售货机售价及租用价格</w:t>
      </w:r>
      <w:r w:rsidR="00596264">
        <w:rPr>
          <w:rFonts w:hint="eastAsia"/>
        </w:rPr>
        <w:t>。</w:t>
      </w:r>
      <w:r w:rsidR="006F534B">
        <w:rPr>
          <w:rFonts w:hint="eastAsia"/>
        </w:rPr>
        <w:t>厂商管理员</w:t>
      </w:r>
      <w:r w:rsidR="00D10FE5">
        <w:rPr>
          <w:rFonts w:hint="eastAsia"/>
        </w:rPr>
        <w:t>还设有二级用户财务管理员，可对</w:t>
      </w:r>
      <w:r w:rsidR="005C52C7">
        <w:rPr>
          <w:rFonts w:hint="eastAsia"/>
        </w:rPr>
        <w:t>售货机</w:t>
      </w:r>
      <w:r w:rsidR="006272B1">
        <w:rPr>
          <w:rFonts w:hint="eastAsia"/>
        </w:rPr>
        <w:t>售出</w:t>
      </w:r>
      <w:r w:rsidR="005C52C7">
        <w:rPr>
          <w:rFonts w:hint="eastAsia"/>
        </w:rPr>
        <w:t>或租用订单进行统计和查询。</w:t>
      </w:r>
    </w:p>
    <w:p w14:paraId="0DAB55BA" w14:textId="77777777" w:rsidR="00925E63" w:rsidRDefault="00925E63" w:rsidP="00E453B8">
      <w:pPr>
        <w:pStyle w:val="3"/>
      </w:pPr>
      <w:r>
        <w:t>3.2.2 Android</w:t>
      </w:r>
      <w:r>
        <w:t>终端用例分析</w:t>
      </w:r>
    </w:p>
    <w:p w14:paraId="01048283" w14:textId="77777777" w:rsidR="0091485D" w:rsidRPr="0091485D" w:rsidRDefault="00307BF4" w:rsidP="0091485D">
      <w:pPr>
        <w:ind w:firstLine="24pt"/>
        <w:rPr>
          <w:rFonts w:hint="eastAsia"/>
        </w:rPr>
      </w:pPr>
      <w:r>
        <w:rPr>
          <w:rFonts w:hint="eastAsia"/>
        </w:rPr>
        <w:t>除自动售货机</w:t>
      </w:r>
      <w:r>
        <w:rPr>
          <w:rFonts w:hint="eastAsia"/>
        </w:rPr>
        <w:t>SaaS</w:t>
      </w:r>
      <w:r>
        <w:rPr>
          <w:rFonts w:hint="eastAsia"/>
        </w:rPr>
        <w:t>云平台外，与之配合使用的还有自动售货机的</w:t>
      </w:r>
      <w:r>
        <w:rPr>
          <w:rFonts w:hint="eastAsia"/>
        </w:rPr>
        <w:t>Android</w:t>
      </w:r>
      <w:r>
        <w:rPr>
          <w:rFonts w:hint="eastAsia"/>
        </w:rPr>
        <w:t>终端系统。终端系统分为两类，一类是移动终端，供运营商操作员使用，操作员可随时随地进行终端的的登录和使用</w:t>
      </w:r>
      <w:r w:rsidR="00132661">
        <w:rPr>
          <w:rFonts w:hint="eastAsia"/>
        </w:rPr>
        <w:t>；另一类是售货机</w:t>
      </w:r>
      <w:r w:rsidR="00132661">
        <w:rPr>
          <w:rFonts w:hint="eastAsia"/>
        </w:rPr>
        <w:t>Android</w:t>
      </w:r>
      <w:r w:rsidR="00132661">
        <w:rPr>
          <w:rFonts w:hint="eastAsia"/>
        </w:rPr>
        <w:t>终端，供消费者使用，消费者可通过售货机终端进行商品的购买操作</w:t>
      </w:r>
      <w:r w:rsidR="00E719EB">
        <w:rPr>
          <w:rFonts w:hint="eastAsia"/>
        </w:rPr>
        <w:t>。</w:t>
      </w:r>
    </w:p>
    <w:p w14:paraId="250F8913" w14:textId="77777777" w:rsidR="00925E63" w:rsidRDefault="00925E63" w:rsidP="00E453B8">
      <w:pPr>
        <w:pStyle w:val="4"/>
        <w:ind w:firstLine="24.10pt"/>
      </w:pPr>
      <w:r>
        <w:rPr>
          <w:rFonts w:hint="eastAsia"/>
        </w:rPr>
        <w:t xml:space="preserve">3.2.2.1 </w:t>
      </w:r>
      <w:r>
        <w:rPr>
          <w:rFonts w:hint="eastAsia"/>
        </w:rPr>
        <w:t>操作员客户端</w:t>
      </w:r>
    </w:p>
    <w:p w14:paraId="600A5B31" w14:textId="77777777" w:rsidR="00C12AE4" w:rsidRDefault="006F7A17" w:rsidP="00C12AE4">
      <w:pPr>
        <w:ind w:firstLine="24pt"/>
      </w:pPr>
      <w:r>
        <w:rPr>
          <w:rFonts w:hint="eastAsia"/>
        </w:rPr>
        <w:t>操作员客户端供运营商操作员及其运营商系统内的上级管理员使用</w:t>
      </w:r>
      <w:r w:rsidR="007649B9">
        <w:rPr>
          <w:rFonts w:hint="eastAsia"/>
        </w:rPr>
        <w:t>，操作员通过用户名和密码进行登录</w:t>
      </w:r>
      <w:r w:rsidR="00CF2FAB">
        <w:rPr>
          <w:rFonts w:hint="eastAsia"/>
        </w:rPr>
        <w:t>，系统验证成功后进入个人页面。</w:t>
      </w:r>
      <w:r w:rsidR="00A776E2">
        <w:rPr>
          <w:rFonts w:hint="eastAsia"/>
        </w:rPr>
        <w:t>个人页面有五个选项菜单，分别</w:t>
      </w:r>
      <w:r w:rsidR="00094454">
        <w:rPr>
          <w:rFonts w:hint="eastAsia"/>
        </w:rPr>
        <w:t>是</w:t>
      </w:r>
      <w:r w:rsidR="00A776E2">
        <w:rPr>
          <w:rFonts w:hint="eastAsia"/>
        </w:rPr>
        <w:t>机器列表、更新货道、查看个人信息、</w:t>
      </w:r>
      <w:r w:rsidR="00094454">
        <w:rPr>
          <w:rFonts w:hint="eastAsia"/>
        </w:rPr>
        <w:t>查看</w:t>
      </w:r>
      <w:r w:rsidR="00A776E2">
        <w:rPr>
          <w:rFonts w:hint="eastAsia"/>
        </w:rPr>
        <w:t>库存、退出登录和检测更新等。</w:t>
      </w:r>
    </w:p>
    <w:p w14:paraId="08596279" w14:textId="77777777" w:rsidR="00E349A4" w:rsidRDefault="008F41F4" w:rsidP="00C12AE4">
      <w:pPr>
        <w:ind w:firstLine="24pt"/>
      </w:pPr>
      <w:r>
        <w:rPr>
          <w:rFonts w:hint="eastAsia"/>
        </w:rPr>
        <w:t>如图，为</w:t>
      </w:r>
      <w:r w:rsidR="002074B1">
        <w:rPr>
          <w:rFonts w:hint="eastAsia"/>
        </w:rPr>
        <w:t>运营商</w:t>
      </w:r>
      <w:r>
        <w:rPr>
          <w:rFonts w:hint="eastAsia"/>
        </w:rPr>
        <w:t>操作员客户端用例图。</w:t>
      </w:r>
    </w:p>
    <w:p w14:paraId="68237AE5" w14:textId="4270C0F0" w:rsidR="00EC7641" w:rsidRDefault="00D44252" w:rsidP="00EC7641">
      <w:pPr>
        <w:ind w:firstLineChars="0" w:firstLine="0pt"/>
      </w:pPr>
      <w:r>
        <w:rPr>
          <w:noProof/>
        </w:rPr>
        <w:lastRenderedPageBreak/>
        <w:drawing>
          <wp:inline distT="0" distB="0" distL="0" distR="0" wp14:anchorId="7AD08401" wp14:editId="4C2855CF">
            <wp:extent cx="5272405" cy="3390900"/>
            <wp:effectExtent l="0" t="3810" r="4445" b="0"/>
            <wp:docPr id="79" name="画布 79"/>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35" name="Text Box 81"/>
                    <wp:cNvSpPr txBox="1">
                      <a:spLocks noChangeArrowheads="1"/>
                    </wp:cNvSpPr>
                    <wp:spPr bwMode="auto">
                      <a:xfrm>
                        <a:off x="264795" y="2880995"/>
                        <a:ext cx="47434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EFC25F2" w14:textId="77777777" w:rsidR="009D5B3A" w:rsidRDefault="009D5B3A" w:rsidP="00EC7641">
                          <w:pPr>
                            <w:ind w:firstLine="24pt"/>
                            <w:jc w:val="center"/>
                          </w:pPr>
                          <w:r>
                            <w:t>图</w:t>
                          </w:r>
                          <w:r>
                            <w:rPr>
                              <w:rFonts w:hint="eastAsia"/>
                            </w:rPr>
                            <w:t xml:space="preserve">3.4 </w:t>
                          </w:r>
                          <w:r>
                            <w:rPr>
                              <w:rFonts w:hint="eastAsia"/>
                            </w:rPr>
                            <w:t>运营商操作员终端用例图</w:t>
                          </w:r>
                        </w:p>
                      </wne:txbxContent>
                    </wp:txbx>
                    <wp:bodyPr rot="0" vert="horz" wrap="square" lIns="91440" tIns="45720" rIns="91440" bIns="45720" anchor="t" anchorCtr="0" upright="1">
                      <a:noAutofit/>
                    </wp:bodyPr>
                  </wp:wsp>
                  <pic:pic xmlns:pic="http://purl.oclc.org/ooxml/drawingml/picture">
                    <pic:nvPicPr>
                      <pic:cNvPr id="36" name="Picture 82" descr="操作员用例图"/>
                      <pic:cNvPicPr>
                        <a:picLocks noChangeAspect="1" noChangeArrowheads="1"/>
                      </pic:cNvPicPr>
                    </pic:nvPicPr>
                    <pic:blipFill>
                      <a:blip r:embed="rId26">
                        <a:extLst>
                          <a:ext uri="{28A0092B-C50C-407E-A947-70E740481C1C}">
                            <a14:useLocalDpi xmlns:a14="http://schemas.microsoft.com/office/drawing/2010/main" val="0"/>
                          </a:ext>
                        </a:extLst>
                      </a:blip>
                      <a:srcRect l="7.23%" t="11.967%" r="4.242%"/>
                      <a:stretch>
                        <a:fillRect/>
                      </a:stretch>
                    </pic:blipFill>
                    <pic:spPr bwMode="auto">
                      <a:xfrm>
                        <a:off x="381000" y="78105"/>
                        <a:ext cx="4665345" cy="267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pc>
              </a:graphicData>
            </a:graphic>
          </wp:inline>
        </w:drawing>
      </w:r>
    </w:p>
    <w:p w14:paraId="342E9336" w14:textId="77777777" w:rsidR="006114E9" w:rsidRPr="009953F2" w:rsidRDefault="006114E9" w:rsidP="006114E9">
      <w:pPr>
        <w:ind w:firstLine="24pt"/>
        <w:rPr>
          <w:rFonts w:hint="eastAsia"/>
        </w:rPr>
      </w:pPr>
      <w:r>
        <w:rPr>
          <w:rFonts w:hint="eastAsia"/>
        </w:rPr>
        <w:t>运营商操作员终端主要服务对象为操作员，当操作员对某售货机货道进行上货后，可以查询当前售货机，并定位到上货的货道，根据具体的货道信息、上货商品编号、</w:t>
      </w:r>
      <w:r w:rsidRPr="00DA662B">
        <w:rPr>
          <w:rFonts w:hint="eastAsia"/>
        </w:rPr>
        <w:t>上货商品数量进行货道的更新</w:t>
      </w:r>
      <w:r w:rsidR="00C60BE1">
        <w:rPr>
          <w:rFonts w:hint="eastAsia"/>
        </w:rPr>
        <w:t>，</w:t>
      </w:r>
      <w:r w:rsidR="00425DC1">
        <w:rPr>
          <w:rFonts w:hint="eastAsia"/>
        </w:rPr>
        <w:t>更新货道后该操作员的个人库存也相</w:t>
      </w:r>
      <w:r w:rsidR="00425DC1" w:rsidRPr="009953F2">
        <w:rPr>
          <w:rFonts w:hint="eastAsia"/>
        </w:rPr>
        <w:t>应进行更新</w:t>
      </w:r>
      <w:r w:rsidR="004223A7" w:rsidRPr="009953F2">
        <w:rPr>
          <w:rFonts w:hint="eastAsia"/>
        </w:rPr>
        <w:t>。</w:t>
      </w:r>
      <w:r w:rsidR="004435E4" w:rsidRPr="009953F2">
        <w:rPr>
          <w:rFonts w:hint="eastAsia"/>
        </w:rPr>
        <w:t>此外，用户可通过检测更新选项对当前终端系统版本进行下载更新</w:t>
      </w:r>
      <w:r w:rsidR="0047331F" w:rsidRPr="009953F2">
        <w:rPr>
          <w:rFonts w:hint="eastAsia"/>
        </w:rPr>
        <w:t>。</w:t>
      </w:r>
    </w:p>
    <w:p w14:paraId="79D2474B" w14:textId="77777777" w:rsidR="00925E63" w:rsidRPr="009953F2" w:rsidRDefault="00925E63" w:rsidP="00E453B8">
      <w:pPr>
        <w:pStyle w:val="4"/>
        <w:ind w:firstLine="24.10pt"/>
        <w:rPr>
          <w:color w:val="auto"/>
        </w:rPr>
      </w:pPr>
      <w:r w:rsidRPr="009953F2">
        <w:rPr>
          <w:rFonts w:hint="eastAsia"/>
          <w:color w:val="auto"/>
        </w:rPr>
        <w:t xml:space="preserve">3.2.2.2 </w:t>
      </w:r>
      <w:r w:rsidRPr="009953F2">
        <w:rPr>
          <w:rFonts w:hint="eastAsia"/>
          <w:color w:val="auto"/>
        </w:rPr>
        <w:t>售货机终端</w:t>
      </w:r>
      <w:r w:rsidR="009953F2" w:rsidRPr="009953F2">
        <w:rPr>
          <w:rFonts w:hint="eastAsia"/>
          <w:color w:val="auto"/>
        </w:rPr>
        <w:t xml:space="preserve"> </w:t>
      </w:r>
    </w:p>
    <w:p w14:paraId="13060FCB" w14:textId="77777777" w:rsidR="008D074D" w:rsidRPr="009953F2" w:rsidRDefault="004B188C" w:rsidP="008D074D">
      <w:pPr>
        <w:ind w:firstLine="24pt"/>
        <w:rPr>
          <w:rFonts w:hint="eastAsia"/>
        </w:rPr>
      </w:pPr>
      <w:r w:rsidRPr="009953F2">
        <w:t>自动售货机终端提供了一种基于</w:t>
      </w:r>
      <w:r w:rsidRPr="009953F2">
        <w:rPr>
          <w:rFonts w:hint="eastAsia"/>
        </w:rPr>
        <w:t>Android</w:t>
      </w:r>
      <w:r w:rsidRPr="009953F2">
        <w:rPr>
          <w:rFonts w:hint="eastAsia"/>
        </w:rPr>
        <w:t>平板开发的新型终端系统，</w:t>
      </w:r>
      <w:r w:rsidR="0029191F" w:rsidRPr="009953F2">
        <w:rPr>
          <w:rFonts w:hint="eastAsia"/>
        </w:rPr>
        <w:t>该终端系统作为自动售货机运营的技术支持</w:t>
      </w:r>
      <w:r w:rsidR="009953F2" w:rsidRPr="009953F2">
        <w:rPr>
          <w:rFonts w:hint="eastAsia"/>
        </w:rPr>
        <w:t>，</w:t>
      </w:r>
      <w:r w:rsidR="00537243" w:rsidRPr="009953F2">
        <w:rPr>
          <w:rFonts w:hint="eastAsia"/>
        </w:rPr>
        <w:t>为自动售货机的正常运行而服务</w:t>
      </w:r>
      <w:r w:rsidR="009953F2" w:rsidRPr="009953F2">
        <w:rPr>
          <w:rFonts w:hint="eastAsia"/>
        </w:rPr>
        <w:t>。</w:t>
      </w:r>
      <w:r w:rsidR="00E24D5B">
        <w:rPr>
          <w:rFonts w:hint="eastAsia"/>
        </w:rPr>
        <w:t>终端系统为消费者提供选货的交互界面，消费者在页面中进行选货，选货成功后生成支付的订单，消费者进行订单的支付，支付成功后，系统通知售货机出货</w:t>
      </w:r>
      <w:r w:rsidR="00C6762B">
        <w:rPr>
          <w:rFonts w:hint="eastAsia"/>
        </w:rPr>
        <w:t>。</w:t>
      </w:r>
      <w:r w:rsidR="00FF778A">
        <w:rPr>
          <w:rFonts w:hint="eastAsia"/>
        </w:rPr>
        <w:t>消费者除选择购物外，还可进行商品的赠送。在商品支付页面可选则购买或者赠送，若为商品赠送则生成一个</w:t>
      </w:r>
      <w:r w:rsidR="00671EC3">
        <w:rPr>
          <w:rFonts w:hint="eastAsia"/>
        </w:rPr>
        <w:t>赠品码，凭借赠品码可在任意一台售货机上选取同等价格的商品。</w:t>
      </w:r>
      <w:r w:rsidR="008D074D">
        <w:rPr>
          <w:rFonts w:hint="eastAsia"/>
        </w:rPr>
        <w:t>消费者使用自动售货机终端完成一次购买的行为，终端的优良的人机交互、易操作性以及方便性是给消费者带来良好体验的几大因素。</w:t>
      </w:r>
    </w:p>
    <w:p w14:paraId="6A98A8D9" w14:textId="77777777" w:rsidR="00496412" w:rsidRDefault="00496412" w:rsidP="004B188C">
      <w:pPr>
        <w:ind w:firstLine="24pt"/>
      </w:pPr>
      <w:r>
        <w:t>如图</w:t>
      </w:r>
      <w:r>
        <w:rPr>
          <w:rFonts w:hint="eastAsia"/>
        </w:rPr>
        <w:t>，</w:t>
      </w:r>
      <w:r>
        <w:t>为自动售货机终端</w:t>
      </w:r>
      <w:r w:rsidR="00515561">
        <w:t>消费者</w:t>
      </w:r>
      <w:r>
        <w:t>用例图</w:t>
      </w:r>
      <w:r>
        <w:rPr>
          <w:rFonts w:hint="eastAsia"/>
        </w:rPr>
        <w:t>：</w:t>
      </w:r>
    </w:p>
    <w:p w14:paraId="7D927F52" w14:textId="2A0CFF1A" w:rsidR="00496412" w:rsidRDefault="00D44252" w:rsidP="00971AB7">
      <w:pPr>
        <w:ind w:firstLineChars="0" w:firstLine="0pt"/>
      </w:pPr>
      <w:r>
        <w:rPr>
          <w:noProof/>
        </w:rPr>
        <w:lastRenderedPageBreak/>
        <w:drawing>
          <wp:inline distT="0" distB="0" distL="0" distR="0" wp14:anchorId="3AB6A115" wp14:editId="7CF6FB20">
            <wp:extent cx="5274310" cy="3164840"/>
            <wp:effectExtent l="0" t="3810" r="2540" b="3175"/>
            <wp:docPr id="165" name="画布 165"/>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33" name="Picture 166" descr="售货机终端"/>
                      <pic:cNvPicPr>
                        <a:picLocks noChangeAspect="1" noChangeArrowheads="1"/>
                      </pic:cNvPicPr>
                    </pic:nvPicPr>
                    <pic:blipFill>
                      <a:blip r:embed="rId27">
                        <a:extLst>
                          <a:ext uri="{28A0092B-C50C-407E-A947-70E740481C1C}">
                            <a14:useLocalDpi xmlns:a14="http://schemas.microsoft.com/office/drawing/2010/main" val="0"/>
                          </a:ext>
                        </a:extLst>
                      </a:blip>
                      <a:srcRect l="8.102%" t="10.072%" r="6.528%" b="6.262%"/>
                      <a:stretch>
                        <a:fillRect/>
                      </a:stretch>
                    </pic:blipFill>
                    <pic:spPr bwMode="auto">
                      <a:xfrm>
                        <a:off x="885645" y="0"/>
                        <a:ext cx="3076681" cy="2274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34" name="Text Box 167"/>
                    <wp:cNvSpPr txBox="1">
                      <a:spLocks noChangeArrowheads="1"/>
                    </wp:cNvSpPr>
                    <wp:spPr bwMode="auto">
                      <a:xfrm>
                        <a:off x="350888" y="2541396"/>
                        <a:ext cx="4743949" cy="419048"/>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E8D7D49" w14:textId="77777777" w:rsidR="009D5B3A" w:rsidRDefault="009D5B3A" w:rsidP="00971AB7">
                          <w:pPr>
                            <w:ind w:firstLine="24pt"/>
                            <w:jc w:val="center"/>
                          </w:pPr>
                          <w:r>
                            <w:t>图</w:t>
                          </w:r>
                          <w:r>
                            <w:rPr>
                              <w:rFonts w:hint="eastAsia"/>
                            </w:rPr>
                            <w:t xml:space="preserve">3.5 </w:t>
                          </w:r>
                          <w:r>
                            <w:rPr>
                              <w:rFonts w:hint="eastAsia"/>
                            </w:rPr>
                            <w:t>自动售货机终端消费者用例图</w:t>
                          </w:r>
                        </w:p>
                      </wne:txbxContent>
                    </wp:txbx>
                    <wp:bodyPr rot="0" vert="horz" wrap="square" lIns="91440" tIns="45720" rIns="91440" bIns="45720" anchor="t" anchorCtr="0" upright="1">
                      <a:noAutofit/>
                    </wp:bodyPr>
                  </wp:wsp>
                </wp:wpc>
              </a:graphicData>
            </a:graphic>
          </wp:inline>
        </w:drawing>
      </w:r>
    </w:p>
    <w:p w14:paraId="782B5B9B" w14:textId="77777777" w:rsidR="00885388" w:rsidRDefault="00C46891" w:rsidP="00E453B8">
      <w:pPr>
        <w:pStyle w:val="2"/>
        <w:rPr>
          <w:rFonts w:hint="eastAsia"/>
        </w:rPr>
      </w:pPr>
      <w:r>
        <w:rPr>
          <w:rFonts w:hint="eastAsia"/>
        </w:rPr>
        <w:t xml:space="preserve">3.3 </w:t>
      </w:r>
      <w:r>
        <w:rPr>
          <w:rFonts w:hint="eastAsia"/>
        </w:rPr>
        <w:t>需求分析</w:t>
      </w:r>
    </w:p>
    <w:p w14:paraId="32663C06" w14:textId="77777777" w:rsidR="009B04CF" w:rsidRDefault="00A4683B" w:rsidP="00E453B8">
      <w:pPr>
        <w:pStyle w:val="3"/>
      </w:pPr>
      <w:r>
        <w:rPr>
          <w:rFonts w:hint="eastAsia"/>
        </w:rPr>
        <w:t xml:space="preserve">3.3.1 </w:t>
      </w:r>
      <w:r>
        <w:t>SaaS</w:t>
      </w:r>
      <w:r>
        <w:t>云平台需求分析</w:t>
      </w:r>
    </w:p>
    <w:p w14:paraId="17198F9E" w14:textId="77777777" w:rsidR="00CF6B86" w:rsidRDefault="009B04CF" w:rsidP="00CF6B86">
      <w:pPr>
        <w:ind w:firstLine="24pt"/>
      </w:pPr>
      <w:r>
        <w:rPr>
          <w:rFonts w:hint="eastAsia"/>
        </w:rPr>
        <w:t>SaaS</w:t>
      </w:r>
      <w:r>
        <w:rPr>
          <w:rFonts w:hint="eastAsia"/>
        </w:rPr>
        <w:t>云平台有</w:t>
      </w:r>
      <w:r w:rsidR="00885388">
        <w:rPr>
          <w:rFonts w:hint="eastAsia"/>
        </w:rPr>
        <w:t>三部</w:t>
      </w:r>
      <w:r>
        <w:rPr>
          <w:rFonts w:hint="eastAsia"/>
        </w:rPr>
        <w:t>分组成，分别是</w:t>
      </w:r>
      <w:r w:rsidR="00093BBD">
        <w:rPr>
          <w:rFonts w:hint="eastAsia"/>
        </w:rPr>
        <w:t>系统管理员、</w:t>
      </w:r>
      <w:r>
        <w:rPr>
          <w:rFonts w:hint="eastAsia"/>
        </w:rPr>
        <w:t>自动售货机运营商管理平台和自动售货机厂商平台。</w:t>
      </w:r>
      <w:r w:rsidR="00122AEA">
        <w:rPr>
          <w:rFonts w:hint="eastAsia"/>
        </w:rPr>
        <w:t>SaaS</w:t>
      </w:r>
      <w:r w:rsidR="00122AEA">
        <w:rPr>
          <w:rFonts w:hint="eastAsia"/>
        </w:rPr>
        <w:t>云平台</w:t>
      </w:r>
      <w:r w:rsidR="00EC785C">
        <w:rPr>
          <w:rFonts w:hint="eastAsia"/>
        </w:rPr>
        <w:t>提供后台管理系统，可供多个商家使用</w:t>
      </w:r>
      <w:r w:rsidR="003E7FD1">
        <w:rPr>
          <w:rFonts w:hint="eastAsia"/>
        </w:rPr>
        <w:t>，用户可通过网页访问的方式使用系统</w:t>
      </w:r>
      <w:r w:rsidR="00900DF6">
        <w:rPr>
          <w:rFonts w:hint="eastAsia"/>
        </w:rPr>
        <w:t>。</w:t>
      </w:r>
      <w:r w:rsidR="00F20DCA">
        <w:rPr>
          <w:rFonts w:hint="eastAsia"/>
        </w:rPr>
        <w:t>系统管理员主要进行系统</w:t>
      </w:r>
      <w:r w:rsidR="0052471E">
        <w:rPr>
          <w:rFonts w:hint="eastAsia"/>
        </w:rPr>
        <w:t>权限管理、</w:t>
      </w:r>
      <w:r w:rsidR="00F20DCA">
        <w:rPr>
          <w:rFonts w:hint="eastAsia"/>
        </w:rPr>
        <w:t>用户管理、租赁管理、定价管理等。</w:t>
      </w:r>
      <w:r w:rsidR="00C6777D">
        <w:rPr>
          <w:rFonts w:hint="eastAsia"/>
        </w:rPr>
        <w:t>运营商端管理系统主要进行售货机日常销售</w:t>
      </w:r>
      <w:r w:rsidR="00B13BB3">
        <w:rPr>
          <w:rFonts w:hint="eastAsia"/>
        </w:rPr>
        <w:t>以及维护售货机销售和后续活动的管理，</w:t>
      </w:r>
      <w:r w:rsidR="00CF6B86">
        <w:rPr>
          <w:rFonts w:hint="eastAsia"/>
        </w:rPr>
        <w:t>包括用户管理、售货机管理、货道管理、商品管理、订单管理等</w:t>
      </w:r>
      <w:r w:rsidR="00F66681">
        <w:rPr>
          <w:rFonts w:hint="eastAsia"/>
        </w:rPr>
        <w:t>，各个管理员角色分别拥有不同的权限，负责其相应的管理区域</w:t>
      </w:r>
      <w:r w:rsidR="00CF6B86">
        <w:rPr>
          <w:rFonts w:hint="eastAsia"/>
        </w:rPr>
        <w:t>。</w:t>
      </w:r>
      <w:r w:rsidR="00A534D6">
        <w:rPr>
          <w:rFonts w:hint="eastAsia"/>
        </w:rPr>
        <w:t>运营商端管理系统提供自动售货机终端需要的货道信息和商品信息，售货机根据后端信息进行商品交易，并将交易记录存回后台管理系统。</w:t>
      </w:r>
      <w:r w:rsidR="00CF6B86">
        <w:t>厂商端管理系统主要进行售货机的销售及管理</w:t>
      </w:r>
      <w:r w:rsidR="00CF6B86">
        <w:rPr>
          <w:rFonts w:hint="eastAsia"/>
        </w:rPr>
        <w:t>，</w:t>
      </w:r>
      <w:r w:rsidR="008309AD">
        <w:rPr>
          <w:rFonts w:hint="eastAsia"/>
        </w:rPr>
        <w:t>售货机</w:t>
      </w:r>
      <w:r w:rsidR="00D041CF">
        <w:rPr>
          <w:rFonts w:hint="eastAsia"/>
        </w:rPr>
        <w:t>信息管理、货道管理、合作商家管理等。</w:t>
      </w:r>
    </w:p>
    <w:p w14:paraId="4AA76748" w14:textId="77777777" w:rsidR="00FA45AE" w:rsidRDefault="00FA45AE" w:rsidP="00CF6B86">
      <w:pPr>
        <w:ind w:firstLine="24pt"/>
      </w:pPr>
      <w:r>
        <w:t>SaaS</w:t>
      </w:r>
      <w:r>
        <w:t>平台的用户分为系统管理员</w:t>
      </w:r>
      <w:r>
        <w:rPr>
          <w:rFonts w:hint="eastAsia"/>
        </w:rPr>
        <w:t>、</w:t>
      </w:r>
      <w:r>
        <w:t>运营商管理员</w:t>
      </w:r>
      <w:r>
        <w:rPr>
          <w:rFonts w:hint="eastAsia"/>
        </w:rPr>
        <w:t>、</w:t>
      </w:r>
      <w:r>
        <w:t>厂商管理员几种</w:t>
      </w:r>
      <w:r>
        <w:rPr>
          <w:rFonts w:hint="eastAsia"/>
        </w:rPr>
        <w:t>，</w:t>
      </w:r>
      <w:r>
        <w:t>为更好的描述各个管理员之间的关系</w:t>
      </w:r>
      <w:r>
        <w:rPr>
          <w:rFonts w:hint="eastAsia"/>
        </w:rPr>
        <w:t>，</w:t>
      </w:r>
      <w:r>
        <w:t>下图给出用户</w:t>
      </w:r>
      <w:r w:rsidR="003B370C">
        <w:t>的组织结</w:t>
      </w:r>
      <w:r>
        <w:t>构图</w:t>
      </w:r>
      <w:r>
        <w:rPr>
          <w:rFonts w:hint="eastAsia"/>
        </w:rPr>
        <w:t>：</w:t>
      </w:r>
    </w:p>
    <w:p w14:paraId="1332088E" w14:textId="72227E8F" w:rsidR="00FA45AE" w:rsidRPr="003B370C" w:rsidRDefault="00D44252" w:rsidP="00CF6B86">
      <w:pPr>
        <w:ind w:firstLine="24pt"/>
        <w:rPr>
          <w:rFonts w:hint="eastAsia"/>
        </w:rPr>
      </w:pPr>
      <w:r>
        <w:rPr>
          <w:noProof/>
        </w:rPr>
        <w:lastRenderedPageBreak/>
        <w:drawing>
          <wp:inline distT="0" distB="0" distL="0" distR="0" wp14:anchorId="5CCD7BFB" wp14:editId="118D3B24">
            <wp:extent cx="5325745" cy="3622040"/>
            <wp:effectExtent l="0" t="0" r="0" b="1905"/>
            <wp:docPr id="84" name="画布 84"/>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31" name="Picture 87" descr="用户组织结构图"/>
                      <pic:cNvPicPr>
                        <a:picLocks noChangeAspect="1" noChangeArrowheads="1"/>
                      </pic:cNvPicPr>
                    </pic:nvPicPr>
                    <pic:blipFill>
                      <a:blip r:embed="rId28">
                        <a:extLst>
                          <a:ext uri="{28A0092B-C50C-407E-A947-70E740481C1C}">
                            <a14:useLocalDpi xmlns:a14="http://schemas.microsoft.com/office/drawing/2010/main" val="0"/>
                          </a:ext>
                        </a:extLst>
                      </a:blip>
                      <a:srcRect l="5.545%" t="7.976%" r="3.171%" b="4.445%"/>
                      <a:stretch>
                        <a:fillRect/>
                      </a:stretch>
                    </pic:blipFill>
                    <pic:spPr bwMode="auto">
                      <a:xfrm>
                        <a:off x="62865" y="66040"/>
                        <a:ext cx="5245100" cy="3041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32" name="Text Box 85"/>
                    <wp:cNvSpPr txBox="1">
                      <a:spLocks noChangeArrowheads="1"/>
                    </wp:cNvSpPr>
                    <wp:spPr bwMode="auto">
                      <a:xfrm>
                        <a:off x="436880" y="3173730"/>
                        <a:ext cx="4425315" cy="43497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C1050A7" w14:textId="77777777" w:rsidR="009D5B3A" w:rsidRDefault="009D5B3A" w:rsidP="003B370C">
                          <w:pPr>
                            <w:ind w:firstLine="24pt"/>
                            <w:jc w:val="center"/>
                          </w:pPr>
                          <w:r>
                            <w:t>图</w:t>
                          </w:r>
                          <w:r>
                            <w:rPr>
                              <w:rFonts w:hint="eastAsia"/>
                            </w:rPr>
                            <w:t xml:space="preserve"> 3.6 </w:t>
                          </w:r>
                          <w:r>
                            <w:rPr>
                              <w:rFonts w:hint="eastAsia"/>
                            </w:rPr>
                            <w:t>系统用户组织结构图</w:t>
                          </w:r>
                        </w:p>
                      </wne:txbxContent>
                    </wp:txbx>
                    <wp:bodyPr rot="0" vert="horz" wrap="square" lIns="91440" tIns="45720" rIns="91440" bIns="45720" anchor="t" anchorCtr="0" upright="1">
                      <a:noAutofit/>
                    </wp:bodyPr>
                  </wp:wsp>
                </wp:wpc>
              </a:graphicData>
            </a:graphic>
          </wp:inline>
        </w:drawing>
      </w:r>
    </w:p>
    <w:p w14:paraId="017EE96F" w14:textId="77777777" w:rsidR="004B710C" w:rsidRDefault="004B710C" w:rsidP="004B710C">
      <w:pPr>
        <w:pStyle w:val="4"/>
        <w:ind w:firstLine="24.10pt"/>
      </w:pPr>
      <w:r>
        <w:rPr>
          <w:rFonts w:hint="eastAsia"/>
        </w:rPr>
        <w:t>3.3.1.</w:t>
      </w:r>
      <w:r>
        <w:t>1</w:t>
      </w:r>
      <w:r>
        <w:rPr>
          <w:rFonts w:hint="eastAsia"/>
        </w:rPr>
        <w:t xml:space="preserve"> </w:t>
      </w:r>
      <w:r>
        <w:rPr>
          <w:rFonts w:hint="eastAsia"/>
        </w:rPr>
        <w:t>系统管理员需求分析</w:t>
      </w:r>
    </w:p>
    <w:p w14:paraId="7CCE037D" w14:textId="77777777" w:rsidR="00813EAE" w:rsidRDefault="007F44E2" w:rsidP="00467409">
      <w:pPr>
        <w:numPr>
          <w:ilvl w:val="1"/>
          <w:numId w:val="9"/>
        </w:numPr>
        <w:ind w:firstLineChars="0"/>
      </w:pPr>
      <w:r>
        <w:t>用户角色管理</w:t>
      </w:r>
      <w:r>
        <w:rPr>
          <w:rFonts w:hint="eastAsia"/>
        </w:rPr>
        <w:t>：</w:t>
      </w:r>
    </w:p>
    <w:p w14:paraId="0668CD26" w14:textId="77777777" w:rsidR="0064090F" w:rsidRDefault="007269E6" w:rsidP="00813EAE">
      <w:pPr>
        <w:ind w:start="42pt" w:firstLineChars="0" w:firstLine="21pt"/>
      </w:pPr>
      <w:r>
        <w:rPr>
          <w:rFonts w:hint="eastAsia"/>
        </w:rPr>
        <w:t>用户角色包括用户的权限管理和用户角色管理，</w:t>
      </w:r>
      <w:r w:rsidR="00011BB5">
        <w:rPr>
          <w:rFonts w:hint="eastAsia"/>
        </w:rPr>
        <w:t>不同的权限对应不同的操作范围，每个用户角色可以包含多个用户权限</w:t>
      </w:r>
      <w:r w:rsidR="008C4661">
        <w:rPr>
          <w:rFonts w:hint="eastAsia"/>
        </w:rPr>
        <w:t>。</w:t>
      </w:r>
      <w:r w:rsidR="005D1515">
        <w:rPr>
          <w:rFonts w:hint="eastAsia"/>
        </w:rPr>
        <w:t>用户权限包括权限名称、权限编号、权限描述、权限所属类型，权限所属类型分为三种：系统管理员、运营商、厂商，</w:t>
      </w:r>
      <w:r w:rsidR="00F35FBD">
        <w:rPr>
          <w:rFonts w:hint="eastAsia"/>
        </w:rPr>
        <w:t>在数据库中</w:t>
      </w:r>
      <w:r w:rsidR="005D1515">
        <w:rPr>
          <w:rFonts w:hint="eastAsia"/>
        </w:rPr>
        <w:t>分别用</w:t>
      </w:r>
      <w:r w:rsidR="005D1515">
        <w:rPr>
          <w:rFonts w:hint="eastAsia"/>
        </w:rPr>
        <w:t>0</w:t>
      </w:r>
      <w:r w:rsidR="005D1515">
        <w:rPr>
          <w:rFonts w:hint="eastAsia"/>
        </w:rPr>
        <w:t>、</w:t>
      </w:r>
      <w:r w:rsidR="005D1515">
        <w:rPr>
          <w:rFonts w:hint="eastAsia"/>
        </w:rPr>
        <w:t>1</w:t>
      </w:r>
      <w:r w:rsidR="005D1515">
        <w:rPr>
          <w:rFonts w:hint="eastAsia"/>
        </w:rPr>
        <w:t>、</w:t>
      </w:r>
      <w:r w:rsidR="005D1515">
        <w:rPr>
          <w:rFonts w:hint="eastAsia"/>
        </w:rPr>
        <w:t>2</w:t>
      </w:r>
      <w:r w:rsidR="005D1515">
        <w:rPr>
          <w:rFonts w:hint="eastAsia"/>
        </w:rPr>
        <w:t>进行标识。</w:t>
      </w:r>
      <w:r w:rsidR="00A119B0">
        <w:rPr>
          <w:rFonts w:hint="eastAsia"/>
        </w:rPr>
        <w:t>系统管理员可进行权限的查询，</w:t>
      </w:r>
      <w:r w:rsidR="00E516E3">
        <w:rPr>
          <w:rFonts w:hint="eastAsia"/>
        </w:rPr>
        <w:t>对用户角色进行增删改查操作</w:t>
      </w:r>
      <w:r w:rsidR="00A119B0">
        <w:rPr>
          <w:rFonts w:hint="eastAsia"/>
        </w:rPr>
        <w:t>，添加、修改、删除用户角色中包含的权限。</w:t>
      </w:r>
    </w:p>
    <w:p w14:paraId="7D92D7AF" w14:textId="77777777" w:rsidR="007F44E2" w:rsidRDefault="007F44E2" w:rsidP="00467409">
      <w:pPr>
        <w:numPr>
          <w:ilvl w:val="1"/>
          <w:numId w:val="9"/>
        </w:numPr>
        <w:ind w:firstLineChars="0"/>
      </w:pPr>
      <w:r>
        <w:rPr>
          <w:rFonts w:hint="eastAsia"/>
        </w:rPr>
        <w:t>租金信息管理：</w:t>
      </w:r>
    </w:p>
    <w:p w14:paraId="05694D36" w14:textId="77777777" w:rsidR="00837826" w:rsidRDefault="00C969EF" w:rsidP="0078771E">
      <w:pPr>
        <w:ind w:start="42pt" w:firstLineChars="0" w:firstLine="21pt"/>
        <w:rPr>
          <w:rFonts w:hint="eastAsia"/>
        </w:rPr>
      </w:pPr>
      <w:r>
        <w:rPr>
          <w:rFonts w:hint="eastAsia"/>
        </w:rPr>
        <w:t>系统管理员需对</w:t>
      </w:r>
      <w:r>
        <w:rPr>
          <w:rFonts w:hint="eastAsia"/>
        </w:rPr>
        <w:t>SaaS</w:t>
      </w:r>
      <w:r>
        <w:t>系统的</w:t>
      </w:r>
      <w:r w:rsidR="00DC05AD">
        <w:t>租用规则</w:t>
      </w:r>
      <w:r>
        <w:t>进行定制</w:t>
      </w:r>
      <w:r>
        <w:rPr>
          <w:rFonts w:hint="eastAsia"/>
        </w:rPr>
        <w:t>，</w:t>
      </w:r>
      <w:r w:rsidR="0078771E">
        <w:rPr>
          <w:rFonts w:hint="eastAsia"/>
        </w:rPr>
        <w:t>管理员定制</w:t>
      </w:r>
      <w:r w:rsidR="00F86009">
        <w:rPr>
          <w:rFonts w:hint="eastAsia"/>
        </w:rPr>
        <w:t>规则如下：</w:t>
      </w:r>
      <w:r w:rsidR="00F12528">
        <w:rPr>
          <w:rFonts w:hint="eastAsia"/>
        </w:rPr>
        <w:t>若用户第一次使用系统，可免费使用</w:t>
      </w:r>
      <w:r w:rsidR="00F12528">
        <w:rPr>
          <w:rFonts w:hint="eastAsia"/>
        </w:rPr>
        <w:t>30</w:t>
      </w:r>
      <w:r w:rsidR="00F12528">
        <w:rPr>
          <w:rFonts w:hint="eastAsia"/>
        </w:rPr>
        <w:t>天，</w:t>
      </w:r>
      <w:r w:rsidR="00F12528">
        <w:rPr>
          <w:rFonts w:hint="eastAsia"/>
        </w:rPr>
        <w:t>30</w:t>
      </w:r>
      <w:r w:rsidR="00F12528">
        <w:rPr>
          <w:rFonts w:hint="eastAsia"/>
        </w:rPr>
        <w:t>天之内可以使用系统所有功能，用于给用户一个租用前的免费体验期</w:t>
      </w:r>
      <w:r w:rsidR="009704AE">
        <w:rPr>
          <w:rFonts w:hint="eastAsia"/>
        </w:rPr>
        <w:t>；</w:t>
      </w:r>
      <w:r w:rsidR="009704AE">
        <w:rPr>
          <w:rFonts w:hint="eastAsia"/>
        </w:rPr>
        <w:t>30</w:t>
      </w:r>
      <w:r w:rsidR="009704AE">
        <w:rPr>
          <w:rFonts w:hint="eastAsia"/>
        </w:rPr>
        <w:t>天试用期结束后，将在商家的数据库表中做标记，标识已使用过试用机会，不能再次免费使用；</w:t>
      </w:r>
      <w:commentRangeStart w:id="33"/>
      <w:r w:rsidR="00CF33FC">
        <w:rPr>
          <w:rFonts w:hint="eastAsia"/>
        </w:rPr>
        <w:t>管理员制定规则，给出</w:t>
      </w:r>
      <w:r w:rsidR="00D51C89">
        <w:rPr>
          <w:rFonts w:hint="eastAsia"/>
        </w:rPr>
        <w:t>每月的租用费用，若租用</w:t>
      </w:r>
      <w:r w:rsidR="00D9104F">
        <w:rPr>
          <w:rFonts w:hint="eastAsia"/>
        </w:rPr>
        <w:t>期</w:t>
      </w:r>
      <w:r w:rsidR="00D51C89">
        <w:rPr>
          <w:rFonts w:hint="eastAsia"/>
        </w:rPr>
        <w:t>达到一年，则将给出</w:t>
      </w:r>
      <w:r w:rsidR="00D51C89">
        <w:rPr>
          <w:rFonts w:hint="eastAsia"/>
        </w:rPr>
        <w:t>85</w:t>
      </w:r>
      <w:r w:rsidR="00D51C89">
        <w:rPr>
          <w:rFonts w:hint="eastAsia"/>
        </w:rPr>
        <w:t>折优惠，达到两年给出</w:t>
      </w:r>
      <w:r w:rsidR="00D51C89">
        <w:rPr>
          <w:rFonts w:hint="eastAsia"/>
        </w:rPr>
        <w:t>75</w:t>
      </w:r>
      <w:r w:rsidR="00D51C89">
        <w:rPr>
          <w:rFonts w:hint="eastAsia"/>
        </w:rPr>
        <w:t>折优惠，达到三年给出</w:t>
      </w:r>
      <w:r w:rsidR="00D51C89">
        <w:rPr>
          <w:rFonts w:hint="eastAsia"/>
        </w:rPr>
        <w:t>65</w:t>
      </w:r>
      <w:r w:rsidR="00D51C89">
        <w:rPr>
          <w:rFonts w:hint="eastAsia"/>
        </w:rPr>
        <w:t>折优惠</w:t>
      </w:r>
      <w:r w:rsidR="00CF33FC">
        <w:rPr>
          <w:rFonts w:hint="eastAsia"/>
        </w:rPr>
        <w:t>，</w:t>
      </w:r>
      <w:r w:rsidR="00CF0543">
        <w:rPr>
          <w:rFonts w:hint="eastAsia"/>
        </w:rPr>
        <w:t>用户在系统页面中可成倍</w:t>
      </w:r>
      <w:r w:rsidR="00331BD2">
        <w:rPr>
          <w:rFonts w:hint="eastAsia"/>
        </w:rPr>
        <w:t>购买</w:t>
      </w:r>
      <w:r w:rsidR="00D51C89">
        <w:rPr>
          <w:rFonts w:hint="eastAsia"/>
        </w:rPr>
        <w:t>租用</w:t>
      </w:r>
      <w:r w:rsidR="00331BD2">
        <w:rPr>
          <w:rFonts w:hint="eastAsia"/>
        </w:rPr>
        <w:t>时间。</w:t>
      </w:r>
      <w:commentRangeEnd w:id="33"/>
      <w:r w:rsidR="00B646B8">
        <w:rPr>
          <w:rStyle w:val="a9"/>
        </w:rPr>
        <w:commentReference w:id="33"/>
      </w:r>
      <w:r w:rsidR="00F6734C">
        <w:rPr>
          <w:rFonts w:hint="eastAsia"/>
        </w:rPr>
        <w:t>租用成功后系统将租用订单存</w:t>
      </w:r>
      <w:r w:rsidR="00F6734C">
        <w:rPr>
          <w:rFonts w:hint="eastAsia"/>
        </w:rPr>
        <w:lastRenderedPageBreak/>
        <w:t>储到数据库中，系统管理员可进行查看。</w:t>
      </w:r>
      <w:r w:rsidR="00786A9A">
        <w:rPr>
          <w:rFonts w:hint="eastAsia"/>
        </w:rPr>
        <w:t>若商户租用期限到达，将给出租用到期的提示。</w:t>
      </w:r>
    </w:p>
    <w:p w14:paraId="33C3D52D" w14:textId="77777777" w:rsidR="007F44E2" w:rsidRDefault="0081534E" w:rsidP="00467409">
      <w:pPr>
        <w:numPr>
          <w:ilvl w:val="1"/>
          <w:numId w:val="9"/>
        </w:numPr>
        <w:ind w:firstLineChars="0"/>
      </w:pPr>
      <w:r>
        <w:rPr>
          <w:rFonts w:hint="eastAsia"/>
        </w:rPr>
        <w:t>商家</w:t>
      </w:r>
      <w:r w:rsidR="007F44E2">
        <w:rPr>
          <w:rFonts w:hint="eastAsia"/>
        </w:rPr>
        <w:t>管理：</w:t>
      </w:r>
    </w:p>
    <w:p w14:paraId="7AD600E7" w14:textId="77777777" w:rsidR="0081534E" w:rsidRPr="0064090F" w:rsidRDefault="0081534E" w:rsidP="0092138D">
      <w:pPr>
        <w:ind w:start="42pt" w:firstLineChars="0" w:firstLine="21pt"/>
        <w:rPr>
          <w:rFonts w:hint="eastAsia"/>
        </w:rPr>
      </w:pPr>
      <w:r>
        <w:t>商家是系统管理员所对应的</w:t>
      </w:r>
      <w:r>
        <w:rPr>
          <w:rFonts w:hint="eastAsia"/>
        </w:rPr>
        <w:t>“用户”，商家通过注册页面选择合适的租用期限和租用台数，进行商户的注册和租金缴纳。</w:t>
      </w:r>
      <w:r w:rsidR="00EA08A7">
        <w:rPr>
          <w:rFonts w:hint="eastAsia"/>
        </w:rPr>
        <w:t>系统管理员可查看已注册租用的商户。</w:t>
      </w:r>
    </w:p>
    <w:p w14:paraId="7EED8AC9" w14:textId="77777777" w:rsidR="00ED4DFD" w:rsidRDefault="00ED4DFD" w:rsidP="000E2405">
      <w:pPr>
        <w:pStyle w:val="4"/>
        <w:ind w:firstLine="24.10pt"/>
      </w:pPr>
      <w:r>
        <w:rPr>
          <w:rFonts w:hint="eastAsia"/>
        </w:rPr>
        <w:t>3.3.1.</w:t>
      </w:r>
      <w:r w:rsidR="004B710C">
        <w:t>2</w:t>
      </w:r>
      <w:r>
        <w:rPr>
          <w:rFonts w:hint="eastAsia"/>
        </w:rPr>
        <w:t xml:space="preserve"> </w:t>
      </w:r>
      <w:r w:rsidR="00F57DD6">
        <w:rPr>
          <w:rFonts w:hint="eastAsia"/>
        </w:rPr>
        <w:t>运营商端管理系统需求分析</w:t>
      </w:r>
    </w:p>
    <w:p w14:paraId="79F23E5F" w14:textId="77777777" w:rsidR="007B58E4" w:rsidRDefault="008C787F" w:rsidP="008C787F">
      <w:pPr>
        <w:ind w:firstLine="24pt"/>
      </w:pPr>
      <w:r>
        <w:rPr>
          <w:rFonts w:hint="eastAsia"/>
        </w:rPr>
        <w:t>运营商通过商家租用界面进行系统的租用和商户的创建进行使用该系统，主要功能如下：</w:t>
      </w:r>
    </w:p>
    <w:p w14:paraId="5D4FBE5E" w14:textId="77777777" w:rsidR="00D33768" w:rsidRDefault="008C787F" w:rsidP="008C787F">
      <w:pPr>
        <w:numPr>
          <w:ilvl w:val="1"/>
          <w:numId w:val="9"/>
        </w:numPr>
        <w:ind w:firstLineChars="0"/>
      </w:pPr>
      <w:r>
        <w:t>平台租用</w:t>
      </w:r>
      <w:r>
        <w:rPr>
          <w:rFonts w:hint="eastAsia"/>
        </w:rPr>
        <w:t>：</w:t>
      </w:r>
    </w:p>
    <w:p w14:paraId="5746FFBA" w14:textId="77777777" w:rsidR="008C787F" w:rsidRDefault="002F3A7B" w:rsidP="00D33768">
      <w:pPr>
        <w:ind w:start="42pt" w:firstLineChars="0" w:firstLine="21pt"/>
      </w:pPr>
      <w:r>
        <w:rPr>
          <w:rFonts w:hint="eastAsia"/>
        </w:rPr>
        <w:t>运营商</w:t>
      </w:r>
      <w:r>
        <w:t>初次使用系统</w:t>
      </w:r>
      <w:r>
        <w:rPr>
          <w:rFonts w:hint="eastAsia"/>
        </w:rPr>
        <w:t>，</w:t>
      </w:r>
      <w:r w:rsidR="00C8689A">
        <w:rPr>
          <w:rFonts w:hint="eastAsia"/>
        </w:rPr>
        <w:t>首先进行系统的租赁和租金的缴纳</w:t>
      </w:r>
      <w:r w:rsidR="007D71C3">
        <w:rPr>
          <w:rFonts w:hint="eastAsia"/>
        </w:rPr>
        <w:t>，进行该操作时会给商家分配一个初始的管理员账号和密码</w:t>
      </w:r>
      <w:r w:rsidR="006164B2">
        <w:rPr>
          <w:rFonts w:hint="eastAsia"/>
        </w:rPr>
        <w:t>，</w:t>
      </w:r>
      <w:commentRangeStart w:id="34"/>
      <w:r w:rsidR="00060CF3">
        <w:rPr>
          <w:rFonts w:hint="eastAsia"/>
        </w:rPr>
        <w:t>租赁成功后跳转登录界面进行登录</w:t>
      </w:r>
      <w:r w:rsidR="00CB4ED6">
        <w:rPr>
          <w:rFonts w:hint="eastAsia"/>
        </w:rPr>
        <w:t>。第一次使用系统可免费试用</w:t>
      </w:r>
      <w:r w:rsidR="000036EE">
        <w:rPr>
          <w:rFonts w:hint="eastAsia"/>
        </w:rPr>
        <w:t>30</w:t>
      </w:r>
      <w:r w:rsidR="000036EE">
        <w:rPr>
          <w:rFonts w:hint="eastAsia"/>
        </w:rPr>
        <w:t>天，</w:t>
      </w:r>
      <w:r w:rsidR="00DA6312">
        <w:rPr>
          <w:rFonts w:hint="eastAsia"/>
        </w:rPr>
        <w:t>商家信息表中记录租用的开始时间和结束时间，租用到期后需续费才能再次使用</w:t>
      </w:r>
      <w:r w:rsidR="00060CF3">
        <w:rPr>
          <w:rFonts w:hint="eastAsia"/>
        </w:rPr>
        <w:t>。</w:t>
      </w:r>
      <w:commentRangeEnd w:id="34"/>
      <w:r w:rsidR="008F1582">
        <w:rPr>
          <w:rStyle w:val="a9"/>
        </w:rPr>
        <w:commentReference w:id="34"/>
      </w:r>
    </w:p>
    <w:p w14:paraId="59CD6BC5" w14:textId="77777777" w:rsidR="00D33768" w:rsidRDefault="008C787F" w:rsidP="008C787F">
      <w:pPr>
        <w:numPr>
          <w:ilvl w:val="1"/>
          <w:numId w:val="9"/>
        </w:numPr>
        <w:ind w:firstLineChars="0"/>
      </w:pPr>
      <w:r>
        <w:t>用户登录</w:t>
      </w:r>
      <w:r>
        <w:rPr>
          <w:rFonts w:hint="eastAsia"/>
        </w:rPr>
        <w:t>/</w:t>
      </w:r>
      <w:r w:rsidR="00A17F70">
        <w:rPr>
          <w:rFonts w:hint="eastAsia"/>
        </w:rPr>
        <w:t>注册：</w:t>
      </w:r>
    </w:p>
    <w:p w14:paraId="38AC3F4E" w14:textId="77777777" w:rsidR="008C787F" w:rsidRDefault="004D46ED" w:rsidP="00D33768">
      <w:pPr>
        <w:ind w:start="42pt" w:firstLineChars="0" w:firstLine="21pt"/>
      </w:pPr>
      <w:r>
        <w:rPr>
          <w:rFonts w:hint="eastAsia"/>
        </w:rPr>
        <w:t>用户通过浏览器进入登录入口，输入公司编号、用户名和密码进行登录，三项缺一不可。</w:t>
      </w:r>
      <w:r w:rsidR="00B10848">
        <w:rPr>
          <w:rFonts w:hint="eastAsia"/>
        </w:rPr>
        <w:t>系统根据用户输入的信息进行匹配，</w:t>
      </w:r>
      <w:r w:rsidR="007A1D63">
        <w:rPr>
          <w:rFonts w:hint="eastAsia"/>
        </w:rPr>
        <w:t>验证商家租用时间是否到期，</w:t>
      </w:r>
      <w:r w:rsidR="00B10848">
        <w:rPr>
          <w:rFonts w:hint="eastAsia"/>
        </w:rPr>
        <w:t>验证通过后，进入其对应的商家</w:t>
      </w:r>
      <w:r w:rsidR="003E7DC6">
        <w:rPr>
          <w:rFonts w:hint="eastAsia"/>
        </w:rPr>
        <w:t>及权限范围内的</w:t>
      </w:r>
      <w:r w:rsidR="00B10848">
        <w:rPr>
          <w:rFonts w:hint="eastAsia"/>
        </w:rPr>
        <w:t>页面。</w:t>
      </w:r>
      <w:r w:rsidR="0098368A">
        <w:rPr>
          <w:rFonts w:hint="eastAsia"/>
        </w:rPr>
        <w:t>新的用户由管理员进行添加注册，并提供初始密码。</w:t>
      </w:r>
    </w:p>
    <w:p w14:paraId="43056BE7" w14:textId="77777777" w:rsidR="00D33768" w:rsidRDefault="008C787F" w:rsidP="008C787F">
      <w:pPr>
        <w:numPr>
          <w:ilvl w:val="1"/>
          <w:numId w:val="9"/>
        </w:numPr>
        <w:ind w:firstLineChars="0"/>
      </w:pPr>
      <w:r>
        <w:t>用户管理</w:t>
      </w:r>
      <w:r>
        <w:rPr>
          <w:rFonts w:hint="eastAsia"/>
        </w:rPr>
        <w:t>：</w:t>
      </w:r>
    </w:p>
    <w:p w14:paraId="42094B38" w14:textId="77777777" w:rsidR="00C82C05" w:rsidRDefault="00792410" w:rsidP="00D33768">
      <w:pPr>
        <w:ind w:start="42pt" w:firstLineChars="0" w:firstLine="21pt"/>
      </w:pPr>
      <w:r>
        <w:rPr>
          <w:rFonts w:hint="eastAsia"/>
        </w:rPr>
        <w:t>用户管理分为用户信息管理、用户组管理、角色管理三项。</w:t>
      </w:r>
      <w:r w:rsidR="006018F2">
        <w:rPr>
          <w:rFonts w:hint="eastAsia"/>
        </w:rPr>
        <w:t>系统管理员和用户组管理员可</w:t>
      </w:r>
      <w:r w:rsidR="00EB65BC">
        <w:rPr>
          <w:rFonts w:hint="eastAsia"/>
        </w:rPr>
        <w:t>添加新的用户、</w:t>
      </w:r>
      <w:r w:rsidR="006018F2">
        <w:rPr>
          <w:rFonts w:hint="eastAsia"/>
        </w:rPr>
        <w:t>查看组内用户的用户信息</w:t>
      </w:r>
      <w:r w:rsidR="00EB65BC">
        <w:rPr>
          <w:rFonts w:hint="eastAsia"/>
        </w:rPr>
        <w:t>、修改用户信息、修改用户角色等</w:t>
      </w:r>
      <w:r w:rsidR="00007C4C">
        <w:rPr>
          <w:rFonts w:hint="eastAsia"/>
        </w:rPr>
        <w:t>。</w:t>
      </w:r>
      <w:r w:rsidR="006A7BCC">
        <w:rPr>
          <w:rFonts w:hint="eastAsia"/>
        </w:rPr>
        <w:t>管理员可创建用户组，为每个用户组设置一个组管理员，由组管理员对组内成员进行管理。</w:t>
      </w:r>
      <w:r w:rsidR="001B47A4">
        <w:rPr>
          <w:rFonts w:hint="eastAsia"/>
        </w:rPr>
        <w:t>此外，普通操作员不具有用户管理的权限。</w:t>
      </w:r>
      <w:r w:rsidR="00EB6A89">
        <w:rPr>
          <w:rFonts w:hint="eastAsia"/>
        </w:rPr>
        <w:t>管理员可查看平台提供的角色信息，以及每个角色所包含的用户权限</w:t>
      </w:r>
      <w:r w:rsidR="00F4438B">
        <w:rPr>
          <w:rFonts w:hint="eastAsia"/>
        </w:rPr>
        <w:t>，因自动售货机运营商所需管理员角色相对固定，所以系统管理员对用户角色进行管理，并为运营商提供固定的角色分类</w:t>
      </w:r>
      <w:r w:rsidR="00994045">
        <w:rPr>
          <w:rFonts w:hint="eastAsia"/>
        </w:rPr>
        <w:t>供管理员</w:t>
      </w:r>
      <w:r w:rsidR="00F4438B">
        <w:rPr>
          <w:rFonts w:hint="eastAsia"/>
        </w:rPr>
        <w:t>选择。</w:t>
      </w:r>
    </w:p>
    <w:p w14:paraId="79977610" w14:textId="77777777" w:rsidR="00D7677E" w:rsidRDefault="00DB1F35" w:rsidP="00D7677E">
      <w:pPr>
        <w:numPr>
          <w:ilvl w:val="1"/>
          <w:numId w:val="9"/>
        </w:numPr>
        <w:ind w:firstLineChars="0"/>
      </w:pPr>
      <w:r>
        <w:rPr>
          <w:rFonts w:hint="eastAsia"/>
        </w:rPr>
        <w:lastRenderedPageBreak/>
        <w:t>售货机管理</w:t>
      </w:r>
      <w:r w:rsidR="00A007F3">
        <w:rPr>
          <w:rFonts w:hint="eastAsia"/>
        </w:rPr>
        <w:t>：</w:t>
      </w:r>
    </w:p>
    <w:p w14:paraId="42993208" w14:textId="77777777" w:rsidR="00B1703B" w:rsidRDefault="00D7677E" w:rsidP="00D7677E">
      <w:pPr>
        <w:ind w:start="42pt" w:firstLineChars="0" w:firstLine="21pt"/>
      </w:pPr>
      <w:r>
        <w:t>售货机管理分为售货机管理</w:t>
      </w:r>
      <w:r>
        <w:rPr>
          <w:rFonts w:hint="eastAsia"/>
        </w:rPr>
        <w:t>、</w:t>
      </w:r>
      <w:r>
        <w:t>分组管理</w:t>
      </w:r>
      <w:r>
        <w:rPr>
          <w:rFonts w:hint="eastAsia"/>
        </w:rPr>
        <w:t>、</w:t>
      </w:r>
      <w:r>
        <w:t>货道组管理</w:t>
      </w:r>
      <w:r>
        <w:rPr>
          <w:rFonts w:hint="eastAsia"/>
        </w:rPr>
        <w:t>、货道管理四个部分。</w:t>
      </w:r>
    </w:p>
    <w:p w14:paraId="0A213E3E" w14:textId="77777777" w:rsidR="008C787F" w:rsidRDefault="00113B4E" w:rsidP="00B1703B">
      <w:pPr>
        <w:ind w:start="42pt" w:firstLineChars="0" w:firstLine="21pt"/>
      </w:pPr>
      <w:r>
        <w:rPr>
          <w:rFonts w:hint="eastAsia"/>
        </w:rPr>
        <w:t>管理员可对售货机进行添加、查询、更新、</w:t>
      </w:r>
      <w:r w:rsidR="005E04E5">
        <w:rPr>
          <w:rFonts w:hint="eastAsia"/>
        </w:rPr>
        <w:t>删除、</w:t>
      </w:r>
      <w:r>
        <w:rPr>
          <w:rFonts w:hint="eastAsia"/>
        </w:rPr>
        <w:t>分配操作员等操作，管理员可通过输入售货机铭牌号、设备主板、是否分配、售货机类型等信息查询匹配的售货机列表。</w:t>
      </w:r>
      <w:r w:rsidR="006A241D">
        <w:rPr>
          <w:rFonts w:hint="eastAsia"/>
        </w:rPr>
        <w:t>管理员</w:t>
      </w:r>
      <w:r w:rsidR="0005512F">
        <w:rPr>
          <w:rFonts w:hint="eastAsia"/>
        </w:rPr>
        <w:t>点击</w:t>
      </w:r>
      <w:r w:rsidR="00B1703B">
        <w:rPr>
          <w:rFonts w:hint="eastAsia"/>
        </w:rPr>
        <w:t>添加售货机按钮后弹出添加信息的模态框，填写售货机信息进行添加，并添加售货机对应的货道</w:t>
      </w:r>
      <w:r w:rsidR="00865C17">
        <w:rPr>
          <w:rFonts w:hint="eastAsia"/>
        </w:rPr>
        <w:t>；</w:t>
      </w:r>
      <w:r w:rsidR="00B1703B">
        <w:rPr>
          <w:rFonts w:hint="eastAsia"/>
        </w:rPr>
        <w:t>点击</w:t>
      </w:r>
      <w:r w:rsidR="0005512F">
        <w:rPr>
          <w:rFonts w:hint="eastAsia"/>
        </w:rPr>
        <w:t>详情按钮，查看售货机详细信息及货道列表，点击更新按钮，更新售货机信息，点击分配按钮，为售货机分配操作员。</w:t>
      </w:r>
    </w:p>
    <w:p w14:paraId="385D8220" w14:textId="77777777" w:rsidR="007F55DD" w:rsidRDefault="007F55DD" w:rsidP="00B1703B">
      <w:pPr>
        <w:ind w:start="42pt" w:firstLineChars="0" w:firstLine="21pt"/>
      </w:pPr>
      <w:r>
        <w:t>管理员可</w:t>
      </w:r>
      <w:r w:rsidR="00A10D3B">
        <w:t>对售货机组进行添加</w:t>
      </w:r>
      <w:r w:rsidR="00A10D3B">
        <w:rPr>
          <w:rFonts w:hint="eastAsia"/>
        </w:rPr>
        <w:t>、修改、更新、分配和删除操作。</w:t>
      </w:r>
      <w:r w:rsidR="00AB0795">
        <w:rPr>
          <w:rFonts w:hint="eastAsia"/>
        </w:rPr>
        <w:t>点击添加售货机组按钮，弹出模态框，管理员填写售货机组信息后进行提交，添加一个新的分组</w:t>
      </w:r>
      <w:r w:rsidR="00A10D3B">
        <w:rPr>
          <w:rFonts w:hint="eastAsia"/>
        </w:rPr>
        <w:t>；点击详情按钮进行售货机组信息查看；点击更新信息按钮可对售货机组信息进行更新；点击分配按钮，可将售货机内所有售货机分配给选定的操作员，若组内售货机已被分配，</w:t>
      </w:r>
      <w:commentRangeStart w:id="35"/>
      <w:r w:rsidR="00A10D3B">
        <w:rPr>
          <w:rFonts w:hint="eastAsia"/>
        </w:rPr>
        <w:t>则只分配未分配的售货机</w:t>
      </w:r>
      <w:commentRangeEnd w:id="35"/>
      <w:r w:rsidR="00A10D3B">
        <w:rPr>
          <w:rStyle w:val="a9"/>
        </w:rPr>
        <w:commentReference w:id="35"/>
      </w:r>
      <w:r w:rsidR="00A43AB1">
        <w:rPr>
          <w:rFonts w:hint="eastAsia"/>
        </w:rPr>
        <w:t>；点击删除按钮，则删除该售货机组。</w:t>
      </w:r>
    </w:p>
    <w:p w14:paraId="7655E8E7" w14:textId="77777777" w:rsidR="00691E83" w:rsidRDefault="00691E83" w:rsidP="00B1703B">
      <w:pPr>
        <w:ind w:start="42pt" w:firstLineChars="0" w:firstLine="21pt"/>
      </w:pPr>
      <w:r>
        <w:t>管理员添加售货机</w:t>
      </w:r>
      <w:r w:rsidR="00E93EEF">
        <w:t>的同时也</w:t>
      </w:r>
      <w:r>
        <w:t>完善售货机内的货道信息</w:t>
      </w:r>
      <w:r w:rsidR="00AF5640">
        <w:rPr>
          <w:rFonts w:hint="eastAsia"/>
        </w:rPr>
        <w:t>，</w:t>
      </w:r>
      <w:r w:rsidR="00E93EEF">
        <w:rPr>
          <w:rFonts w:hint="eastAsia"/>
        </w:rPr>
        <w:t>管理员可在货道管理界面进行售货机货道的查询，</w:t>
      </w:r>
      <w:r w:rsidR="001D6D1C">
        <w:rPr>
          <w:rFonts w:hint="eastAsia"/>
        </w:rPr>
        <w:t>页面提供了售货机铭牌号、货道编号、商品编号等查询条件。</w:t>
      </w:r>
    </w:p>
    <w:p w14:paraId="58D4D99B" w14:textId="77777777" w:rsidR="00FE2FB9" w:rsidRDefault="00FE2FB9" w:rsidP="00B1703B">
      <w:pPr>
        <w:ind w:start="42pt" w:firstLineChars="0" w:firstLine="21pt"/>
        <w:rPr>
          <w:rFonts w:hint="eastAsia"/>
        </w:rPr>
      </w:pPr>
      <w:r>
        <w:t>每个货道对应着一个售货机</w:t>
      </w:r>
      <w:r>
        <w:rPr>
          <w:rFonts w:hint="eastAsia"/>
        </w:rPr>
        <w:t>，</w:t>
      </w:r>
      <w:r>
        <w:t>货道信息存储了该货道的容货量</w:t>
      </w:r>
      <w:r>
        <w:rPr>
          <w:rFonts w:hint="eastAsia"/>
        </w:rPr>
        <w:t>、</w:t>
      </w:r>
      <w:r>
        <w:t>当前库存量</w:t>
      </w:r>
      <w:r>
        <w:rPr>
          <w:rFonts w:hint="eastAsia"/>
        </w:rPr>
        <w:t>、销售的商品等信息。</w:t>
      </w:r>
      <w:r w:rsidR="00C446D7">
        <w:rPr>
          <w:rFonts w:hint="eastAsia"/>
        </w:rPr>
        <w:t>对于销售相同商品的货道可以将其添加至一个货道组，方便了管理员进行批量操作。</w:t>
      </w:r>
    </w:p>
    <w:p w14:paraId="78ACFA87" w14:textId="77777777" w:rsidR="002A6ED8" w:rsidRDefault="002A6ED8" w:rsidP="002A6ED8">
      <w:pPr>
        <w:numPr>
          <w:ilvl w:val="1"/>
          <w:numId w:val="9"/>
        </w:numPr>
        <w:ind w:firstLineChars="0"/>
      </w:pPr>
      <w:r>
        <w:t>商品管理</w:t>
      </w:r>
      <w:r w:rsidR="00A007F3">
        <w:rPr>
          <w:rFonts w:hint="eastAsia"/>
        </w:rPr>
        <w:t>：</w:t>
      </w:r>
    </w:p>
    <w:p w14:paraId="1F140A7A" w14:textId="77777777" w:rsidR="00ED588E" w:rsidRDefault="00ED588E" w:rsidP="000B0201">
      <w:pPr>
        <w:ind w:start="42pt" w:firstLineChars="0" w:firstLine="21pt"/>
        <w:rPr>
          <w:rFonts w:hint="eastAsia"/>
        </w:rPr>
      </w:pPr>
      <w:r>
        <w:t>商品管理员进入商品管理页面</w:t>
      </w:r>
      <w:r>
        <w:rPr>
          <w:rFonts w:hint="eastAsia"/>
        </w:rPr>
        <w:t>，</w:t>
      </w:r>
      <w:r w:rsidR="00C200F1">
        <w:rPr>
          <w:rFonts w:hint="eastAsia"/>
        </w:rPr>
        <w:t>可对商品进行添加、修改、删除和查询</w:t>
      </w:r>
      <w:r w:rsidR="000B0201">
        <w:rPr>
          <w:rFonts w:hint="eastAsia"/>
        </w:rPr>
        <w:t>。</w:t>
      </w:r>
      <w:r w:rsidR="008A704F">
        <w:rPr>
          <w:rFonts w:hint="eastAsia"/>
        </w:rPr>
        <w:t>管理员点击添加商品按钮，弹出添加商品模态框，输入商品详细信息后点击保存即可；点击商品详情按钮，可产看商品的详细信息；点击更新商品按钮，进行商品信息的更新；点击删除商品，进行商品的删除。</w:t>
      </w:r>
    </w:p>
    <w:p w14:paraId="5EE2A07E" w14:textId="77777777" w:rsidR="002A6ED8" w:rsidRDefault="002A6ED8" w:rsidP="002A6ED8">
      <w:pPr>
        <w:numPr>
          <w:ilvl w:val="1"/>
          <w:numId w:val="9"/>
        </w:numPr>
        <w:ind w:firstLineChars="0"/>
      </w:pPr>
      <w:r>
        <w:t>库存管理</w:t>
      </w:r>
      <w:r w:rsidR="00A007F3">
        <w:rPr>
          <w:rFonts w:hint="eastAsia"/>
        </w:rPr>
        <w:t>：</w:t>
      </w:r>
    </w:p>
    <w:p w14:paraId="3733E820" w14:textId="77777777" w:rsidR="00917052" w:rsidRDefault="00917052" w:rsidP="00917052">
      <w:pPr>
        <w:ind w:start="42pt" w:firstLineChars="0" w:firstLine="21pt"/>
        <w:rPr>
          <w:rFonts w:hint="eastAsia"/>
        </w:rPr>
      </w:pPr>
      <w:r>
        <w:t>库存管理包括出库信息查询</w:t>
      </w:r>
      <w:r>
        <w:rPr>
          <w:rFonts w:hint="eastAsia"/>
        </w:rPr>
        <w:t>、</w:t>
      </w:r>
      <w:r>
        <w:t>仓库出货</w:t>
      </w:r>
      <w:r>
        <w:rPr>
          <w:rFonts w:hint="eastAsia"/>
        </w:rPr>
        <w:t>、</w:t>
      </w:r>
      <w:r w:rsidR="00505F5D">
        <w:rPr>
          <w:rFonts w:hint="eastAsia"/>
        </w:rPr>
        <w:t>商品调拨、</w:t>
      </w:r>
      <w:r>
        <w:t>清单打印等</w:t>
      </w:r>
      <w:r w:rsidR="00505F5D">
        <w:t>四</w:t>
      </w:r>
      <w:r w:rsidR="00505F5D">
        <w:lastRenderedPageBreak/>
        <w:t>个</w:t>
      </w:r>
      <w:r w:rsidR="00C55C34">
        <w:t>功能模块</w:t>
      </w:r>
      <w:r>
        <w:rPr>
          <w:rFonts w:hint="eastAsia"/>
        </w:rPr>
        <w:t>。</w:t>
      </w:r>
      <w:r w:rsidR="00A377A8">
        <w:rPr>
          <w:rFonts w:hint="eastAsia"/>
        </w:rPr>
        <w:t>操作员填写调拨单，请求仓库管理员为自己分配商品；仓库管理员查看调拨单，在出库页面中填写营业员编号、所选商品、出库数量、备注信息等进行商品的出库；</w:t>
      </w:r>
      <w:r w:rsidR="009C3559">
        <w:rPr>
          <w:rFonts w:hint="eastAsia"/>
        </w:rPr>
        <w:t>仓库管理员进入出库信息查询页面查看出库信息。</w:t>
      </w:r>
    </w:p>
    <w:p w14:paraId="5D5CF21C" w14:textId="77777777" w:rsidR="002A6ED8" w:rsidRDefault="002E7CE2" w:rsidP="002A6ED8">
      <w:pPr>
        <w:numPr>
          <w:ilvl w:val="1"/>
          <w:numId w:val="9"/>
        </w:numPr>
        <w:ind w:firstLineChars="0"/>
        <w:rPr>
          <w:rFonts w:hint="eastAsia"/>
        </w:rPr>
      </w:pPr>
      <w:r>
        <w:t>订单</w:t>
      </w:r>
      <w:r>
        <w:rPr>
          <w:rFonts w:hint="eastAsia"/>
        </w:rPr>
        <w:t>/</w:t>
      </w:r>
      <w:r w:rsidR="002A6ED8">
        <w:t>财务管理</w:t>
      </w:r>
      <w:r w:rsidR="00A007F3">
        <w:rPr>
          <w:rFonts w:hint="eastAsia"/>
        </w:rPr>
        <w:t>：</w:t>
      </w:r>
    </w:p>
    <w:p w14:paraId="51C0F7E2" w14:textId="77777777" w:rsidR="0024060C" w:rsidRPr="007B58E4" w:rsidRDefault="0051014E" w:rsidP="0051014E">
      <w:pPr>
        <w:ind w:start="42pt" w:firstLineChars="0" w:firstLine="21pt"/>
        <w:rPr>
          <w:rFonts w:hint="eastAsia"/>
        </w:rPr>
      </w:pPr>
      <w:r>
        <w:t>自动售货机终端工作过程中</w:t>
      </w:r>
      <w:r>
        <w:rPr>
          <w:rFonts w:hint="eastAsia"/>
        </w:rPr>
        <w:t>，</w:t>
      </w:r>
      <w:commentRangeStart w:id="36"/>
      <w:r>
        <w:t>每完成一笔订单就向后台发送一个</w:t>
      </w:r>
      <w:r>
        <w:t>post</w:t>
      </w:r>
      <w:r>
        <w:t>请求</w:t>
      </w:r>
      <w:r>
        <w:rPr>
          <w:rFonts w:hint="eastAsia"/>
        </w:rPr>
        <w:t>，</w:t>
      </w:r>
      <w:r>
        <w:t>将订单信息保存在数据库中</w:t>
      </w:r>
      <w:commentRangeEnd w:id="36"/>
      <w:r w:rsidRPr="0051014E">
        <w:commentReference w:id="36"/>
      </w:r>
      <w:r>
        <w:rPr>
          <w:rFonts w:hint="eastAsia"/>
        </w:rPr>
        <w:t>，</w:t>
      </w:r>
      <w:r>
        <w:t>管理员可通过页面查看自动售货机订单信息</w:t>
      </w:r>
      <w:r>
        <w:rPr>
          <w:rFonts w:hint="eastAsia"/>
        </w:rPr>
        <w:t>。</w:t>
      </w:r>
      <w:r w:rsidR="0024060C">
        <w:t>售货机完成交易信息后会向后台发送一条订单信息</w:t>
      </w:r>
      <w:r w:rsidR="0024060C">
        <w:rPr>
          <w:rFonts w:hint="eastAsia"/>
        </w:rPr>
        <w:t>，</w:t>
      </w:r>
      <w:r w:rsidR="00E60DFE">
        <w:rPr>
          <w:rFonts w:hint="eastAsia"/>
        </w:rPr>
        <w:t>订单信息中包含交易金额，财务管理员可统计每月的交易金额。</w:t>
      </w:r>
    </w:p>
    <w:p w14:paraId="72F27F87" w14:textId="77777777" w:rsidR="00F57DD6" w:rsidRDefault="00F57DD6" w:rsidP="000E2405">
      <w:pPr>
        <w:pStyle w:val="4"/>
        <w:ind w:firstLine="24.10pt"/>
      </w:pPr>
      <w:r>
        <w:rPr>
          <w:rFonts w:hint="eastAsia"/>
        </w:rPr>
        <w:t>3.3.1.</w:t>
      </w:r>
      <w:r w:rsidR="004B710C">
        <w:t>3</w:t>
      </w:r>
      <w:r>
        <w:rPr>
          <w:rFonts w:hint="eastAsia"/>
        </w:rPr>
        <w:t xml:space="preserve"> </w:t>
      </w:r>
      <w:r>
        <w:rPr>
          <w:rFonts w:hint="eastAsia"/>
        </w:rPr>
        <w:t>厂商端管理系统需求分析</w:t>
      </w:r>
    </w:p>
    <w:p w14:paraId="5C13437F" w14:textId="77777777" w:rsidR="00350E50" w:rsidRDefault="006C701B" w:rsidP="007053AA">
      <w:pPr>
        <w:numPr>
          <w:ilvl w:val="0"/>
          <w:numId w:val="10"/>
        </w:numPr>
        <w:ind w:firstLineChars="0"/>
      </w:pPr>
      <w:r>
        <w:rPr>
          <w:rFonts w:hint="eastAsia"/>
        </w:rPr>
        <w:t>平台租用：</w:t>
      </w:r>
    </w:p>
    <w:p w14:paraId="6A1136E0" w14:textId="77777777" w:rsidR="00DA6312" w:rsidRDefault="00A84998" w:rsidP="00350E50">
      <w:pPr>
        <w:ind w:start="45pt" w:firstLineChars="0" w:firstLine="18pt"/>
      </w:pPr>
      <w:r>
        <w:rPr>
          <w:rFonts w:hint="eastAsia"/>
        </w:rPr>
        <w:t>厂商初次使用系统需要对平台进行租用，</w:t>
      </w:r>
      <w:r w:rsidR="00CB4ED6">
        <w:rPr>
          <w:rFonts w:hint="eastAsia"/>
        </w:rPr>
        <w:t>商家交纳租金，并完成注册，在商家表中初始化</w:t>
      </w:r>
      <w:r w:rsidR="00832348">
        <w:rPr>
          <w:rFonts w:hint="eastAsia"/>
        </w:rPr>
        <w:t>起始时间，第一次使用系统同样可以获得</w:t>
      </w:r>
      <w:r w:rsidR="00832348">
        <w:rPr>
          <w:rFonts w:hint="eastAsia"/>
        </w:rPr>
        <w:t>30</w:t>
      </w:r>
      <w:r w:rsidR="00832348">
        <w:rPr>
          <w:rFonts w:hint="eastAsia"/>
        </w:rPr>
        <w:t>天的免费试用时间，</w:t>
      </w:r>
      <w:r w:rsidR="00FB41A3">
        <w:rPr>
          <w:rFonts w:hint="eastAsia"/>
        </w:rPr>
        <w:t>租用日期到期后进行续费可继续使用。</w:t>
      </w:r>
    </w:p>
    <w:p w14:paraId="3173241D" w14:textId="77777777" w:rsidR="00B56A8E" w:rsidRDefault="006C701B" w:rsidP="007053AA">
      <w:pPr>
        <w:numPr>
          <w:ilvl w:val="0"/>
          <w:numId w:val="10"/>
        </w:numPr>
        <w:ind w:firstLineChars="0"/>
      </w:pPr>
      <w:r>
        <w:t>用户登录</w:t>
      </w:r>
      <w:r w:rsidR="00580E4A">
        <w:rPr>
          <w:rFonts w:hint="eastAsia"/>
        </w:rPr>
        <w:t>/</w:t>
      </w:r>
      <w:r>
        <w:t>注册</w:t>
      </w:r>
      <w:r w:rsidR="00380BF8">
        <w:rPr>
          <w:rFonts w:hint="eastAsia"/>
        </w:rPr>
        <w:t>：</w:t>
      </w:r>
    </w:p>
    <w:p w14:paraId="293D463A" w14:textId="77777777" w:rsidR="006C701B" w:rsidRDefault="002428A4" w:rsidP="00B56A8E">
      <w:pPr>
        <w:ind w:start="45pt" w:firstLineChars="0" w:firstLine="18pt"/>
      </w:pPr>
      <w:r>
        <w:rPr>
          <w:rFonts w:hint="eastAsia"/>
        </w:rPr>
        <w:t>厂商租用平台成功后可进入登录入口进行系统的登录，</w:t>
      </w:r>
      <w:r w:rsidR="006213C6">
        <w:rPr>
          <w:rFonts w:hint="eastAsia"/>
        </w:rPr>
        <w:t>系统会根据输入的商家编号以及用户名和密码判断当前登录的商家类型，使其进入</w:t>
      </w:r>
      <w:r w:rsidR="00056AE1">
        <w:rPr>
          <w:rFonts w:hint="eastAsia"/>
        </w:rPr>
        <w:t>相应的菜单页面。</w:t>
      </w:r>
      <w:r w:rsidR="00F10799">
        <w:rPr>
          <w:rFonts w:hint="eastAsia"/>
        </w:rPr>
        <w:t>厂商管理员可以新增用户、修改用户信息、查询用户信息、删除用户等。</w:t>
      </w:r>
    </w:p>
    <w:p w14:paraId="2EBBE2CF" w14:textId="77777777" w:rsidR="00453F63" w:rsidRDefault="00453F63" w:rsidP="00453F63">
      <w:pPr>
        <w:numPr>
          <w:ilvl w:val="0"/>
          <w:numId w:val="10"/>
        </w:numPr>
        <w:ind w:firstLineChars="0"/>
      </w:pPr>
      <w:r>
        <w:t>用户管理</w:t>
      </w:r>
      <w:r>
        <w:rPr>
          <w:rFonts w:hint="eastAsia"/>
        </w:rPr>
        <w:t>：</w:t>
      </w:r>
    </w:p>
    <w:p w14:paraId="78F8DA77" w14:textId="77777777" w:rsidR="00453F63" w:rsidRDefault="000D0202" w:rsidP="00935D67">
      <w:pPr>
        <w:ind w:start="45pt" w:firstLineChars="0" w:firstLine="18pt"/>
        <w:rPr>
          <w:rFonts w:hint="eastAsia"/>
        </w:rPr>
      </w:pPr>
      <w:r>
        <w:rPr>
          <w:rFonts w:hint="eastAsia"/>
        </w:rPr>
        <w:t>厂商管理员可添加、更新、查询、删除用户，管理员单击添加管理员按钮，弹出用户信息模态框，管理员填写新的用户信息，点击保存用以新增用户</w:t>
      </w:r>
      <w:r w:rsidR="00935D67">
        <w:rPr>
          <w:rFonts w:hint="eastAsia"/>
        </w:rPr>
        <w:t>；点击详情按钮可查看用户详细信息；点击更新按钮，可进行用户的信息更新。</w:t>
      </w:r>
    </w:p>
    <w:p w14:paraId="7DE1FB11" w14:textId="77777777" w:rsidR="00580E4A" w:rsidRDefault="00580E4A" w:rsidP="007053AA">
      <w:pPr>
        <w:numPr>
          <w:ilvl w:val="0"/>
          <w:numId w:val="10"/>
        </w:numPr>
        <w:ind w:firstLineChars="0"/>
      </w:pPr>
      <w:r>
        <w:t>运营商管理</w:t>
      </w:r>
      <w:r>
        <w:rPr>
          <w:rFonts w:hint="eastAsia"/>
        </w:rPr>
        <w:t>：</w:t>
      </w:r>
    </w:p>
    <w:p w14:paraId="6169B47C" w14:textId="77777777" w:rsidR="00B71657" w:rsidRDefault="00B71657" w:rsidP="00034FF5">
      <w:pPr>
        <w:ind w:start="45pt" w:firstLineChars="0" w:firstLine="18pt"/>
      </w:pPr>
      <w:r>
        <w:t>每个售货机厂商都有一系列的合作运营商</w:t>
      </w:r>
      <w:r>
        <w:rPr>
          <w:rFonts w:hint="eastAsia"/>
        </w:rPr>
        <w:t>，</w:t>
      </w:r>
      <w:r w:rsidR="00B75798">
        <w:rPr>
          <w:rFonts w:hint="eastAsia"/>
        </w:rPr>
        <w:t>点击添加商家按钮，弹出一系列的商家列表，</w:t>
      </w:r>
      <w:r w:rsidR="00797B50">
        <w:rPr>
          <w:rFonts w:hint="eastAsia"/>
        </w:rPr>
        <w:t>管理员可点击列表前的复选框，选择要添加的商家。</w:t>
      </w:r>
      <w:r w:rsidR="00B36870">
        <w:rPr>
          <w:rFonts w:hint="eastAsia"/>
        </w:rPr>
        <w:t>除此之外，厂商管理员还可查看和删除相应的商家，表示不再将该</w:t>
      </w:r>
      <w:r w:rsidR="00B36870">
        <w:rPr>
          <w:rFonts w:hint="eastAsia"/>
        </w:rPr>
        <w:lastRenderedPageBreak/>
        <w:t>商家的信息显示在合作商家</w:t>
      </w:r>
      <w:r w:rsidR="00A9278A">
        <w:rPr>
          <w:rFonts w:hint="eastAsia"/>
        </w:rPr>
        <w:t>列表中。</w:t>
      </w:r>
    </w:p>
    <w:p w14:paraId="2F3DD5E2" w14:textId="77777777" w:rsidR="00D26FA2" w:rsidRDefault="00D26FA2" w:rsidP="00D26FA2">
      <w:pPr>
        <w:numPr>
          <w:ilvl w:val="0"/>
          <w:numId w:val="10"/>
        </w:numPr>
        <w:ind w:firstLineChars="0"/>
      </w:pPr>
      <w:r>
        <w:t>类型管理</w:t>
      </w:r>
      <w:r>
        <w:rPr>
          <w:rFonts w:hint="eastAsia"/>
        </w:rPr>
        <w:t>：</w:t>
      </w:r>
    </w:p>
    <w:p w14:paraId="72431AF6" w14:textId="77777777" w:rsidR="00D26FA2" w:rsidRDefault="00D26FA2" w:rsidP="007C7F5E">
      <w:pPr>
        <w:ind w:start="45pt" w:firstLineChars="0" w:firstLine="18pt"/>
        <w:rPr>
          <w:rFonts w:hint="eastAsia"/>
        </w:rPr>
      </w:pPr>
      <w:r>
        <w:t>类型管理页面主要对售货机的售货类型进行管理</w:t>
      </w:r>
      <w:r>
        <w:rPr>
          <w:rFonts w:hint="eastAsia"/>
        </w:rPr>
        <w:t>，</w:t>
      </w:r>
      <w:r>
        <w:t>每一台售货机生产时就已确定该售货机的特性</w:t>
      </w:r>
      <w:r>
        <w:rPr>
          <w:rFonts w:hint="eastAsia"/>
        </w:rPr>
        <w:t>，</w:t>
      </w:r>
      <w:r>
        <w:t>以及该售货机可以售卖的商品类型</w:t>
      </w:r>
      <w:r w:rsidR="007C7F5E">
        <w:rPr>
          <w:rFonts w:hint="eastAsia"/>
        </w:rPr>
        <w:t>。管理员进入类型管理页面可对售货机类型进行添加、修改、查询和删除等操作。</w:t>
      </w:r>
      <w:r w:rsidR="00A4729A">
        <w:rPr>
          <w:rFonts w:hint="eastAsia"/>
        </w:rPr>
        <w:t>售货机类型独立进行定义，当对售货机进行管理时，可将售货机与相应类型进行关联。</w:t>
      </w:r>
    </w:p>
    <w:p w14:paraId="136E43BC" w14:textId="77777777" w:rsidR="00D1563A" w:rsidRDefault="00580E4A" w:rsidP="00D1563A">
      <w:pPr>
        <w:numPr>
          <w:ilvl w:val="0"/>
          <w:numId w:val="10"/>
        </w:numPr>
        <w:ind w:firstLineChars="0"/>
      </w:pPr>
      <w:r>
        <w:t>售货机管理</w:t>
      </w:r>
      <w:r>
        <w:rPr>
          <w:rFonts w:hint="eastAsia"/>
        </w:rPr>
        <w:t>：</w:t>
      </w:r>
    </w:p>
    <w:p w14:paraId="08293A39" w14:textId="77777777" w:rsidR="005417A2" w:rsidRDefault="00D1563A" w:rsidP="00D1563A">
      <w:pPr>
        <w:ind w:start="45pt" w:firstLineChars="0" w:firstLine="18pt"/>
        <w:rPr>
          <w:rFonts w:hint="eastAsia"/>
        </w:rPr>
      </w:pPr>
      <w:r>
        <w:rPr>
          <w:rFonts w:hint="eastAsia"/>
        </w:rPr>
        <w:t>管理员对售货机信息进行管理，可对售货机进行添加、修改、删除、查询、售出等操作。管理员点击添加售货机按钮，弹出添加售货机模态框，填写售货机详细信息后点击保存进行提交，售货机详细信息包含售货机类型，页面将给出一个下拉列表，进行售货机类型的选择；售货机添加成功，点击详细信息按钮查看售货机详细信息，同时添加包括售货机货道编号、货道容量等内容的货道信息；点击更新按钮，进行售货机信息的更新；点击分配按钮，</w:t>
      </w:r>
      <w:r w:rsidR="00377C7B">
        <w:rPr>
          <w:rFonts w:hint="eastAsia"/>
        </w:rPr>
        <w:t>弹出运营商列表，选择某运营商</w:t>
      </w:r>
      <w:r>
        <w:rPr>
          <w:rFonts w:hint="eastAsia"/>
        </w:rPr>
        <w:t>将已完成交易的售货机信息分配给相应的商家；点击删除按钮进行售货机的删除。</w:t>
      </w:r>
    </w:p>
    <w:p w14:paraId="30AB55A7" w14:textId="77777777" w:rsidR="00580E4A" w:rsidRDefault="00580E4A" w:rsidP="007053AA">
      <w:pPr>
        <w:numPr>
          <w:ilvl w:val="0"/>
          <w:numId w:val="10"/>
        </w:numPr>
        <w:ind w:firstLineChars="0"/>
      </w:pPr>
      <w:r>
        <w:t>订单管理</w:t>
      </w:r>
      <w:r>
        <w:rPr>
          <w:rFonts w:hint="eastAsia"/>
        </w:rPr>
        <w:t>：</w:t>
      </w:r>
    </w:p>
    <w:p w14:paraId="3801C34E" w14:textId="77777777" w:rsidR="00377C7B" w:rsidRPr="00DA6312" w:rsidRDefault="00377C7B" w:rsidP="003925D7">
      <w:pPr>
        <w:ind w:start="45pt" w:firstLineChars="0" w:firstLine="18pt"/>
        <w:rPr>
          <w:rFonts w:hint="eastAsia"/>
        </w:rPr>
      </w:pPr>
      <w:r>
        <w:t>每台售货机分配给相应的运营商时</w:t>
      </w:r>
      <w:r w:rsidR="003925D7">
        <w:rPr>
          <w:rFonts w:hint="eastAsia"/>
        </w:rPr>
        <w:t>，</w:t>
      </w:r>
      <w:r w:rsidR="003925D7">
        <w:t>将在后台发送一个</w:t>
      </w:r>
      <w:r w:rsidR="003925D7">
        <w:t>post</w:t>
      </w:r>
      <w:r w:rsidR="003925D7">
        <w:t>请求</w:t>
      </w:r>
      <w:r w:rsidR="003925D7">
        <w:rPr>
          <w:rFonts w:hint="eastAsia"/>
        </w:rPr>
        <w:t>，</w:t>
      </w:r>
      <w:r w:rsidR="003925D7">
        <w:t>将售货机销售信息进行存储</w:t>
      </w:r>
      <w:r w:rsidR="003925D7">
        <w:rPr>
          <w:rFonts w:hint="eastAsia"/>
        </w:rPr>
        <w:t>，</w:t>
      </w:r>
      <w:r w:rsidR="003925D7">
        <w:t>管理员可进入订单管理页面查看售货机销售订单</w:t>
      </w:r>
      <w:r w:rsidR="003925D7">
        <w:rPr>
          <w:rFonts w:hint="eastAsia"/>
        </w:rPr>
        <w:t>。</w:t>
      </w:r>
    </w:p>
    <w:p w14:paraId="36AE66CC" w14:textId="77777777" w:rsidR="00CB509F" w:rsidRDefault="00A4683B" w:rsidP="00E453B8">
      <w:pPr>
        <w:pStyle w:val="3"/>
      </w:pPr>
      <w:r>
        <w:rPr>
          <w:rFonts w:hint="eastAsia"/>
        </w:rPr>
        <w:t>3.3.2 Android</w:t>
      </w:r>
      <w:r>
        <w:rPr>
          <w:rFonts w:hint="eastAsia"/>
        </w:rPr>
        <w:t>终端需求分析</w:t>
      </w:r>
    </w:p>
    <w:p w14:paraId="5BAA6352" w14:textId="77777777" w:rsidR="000E5BF9" w:rsidRDefault="000E5BF9" w:rsidP="00106FA6">
      <w:pPr>
        <w:ind w:firstLine="24pt"/>
        <w:jc w:val="start"/>
      </w:pPr>
      <w:r>
        <w:rPr>
          <w:rFonts w:hint="eastAsia"/>
        </w:rPr>
        <w:t>Android</w:t>
      </w:r>
      <w:r>
        <w:rPr>
          <w:rFonts w:hint="eastAsia"/>
        </w:rPr>
        <w:t>终端主要包含两个模块，分别是运营商操作员客户端和自动售货机售货客户端，</w:t>
      </w:r>
      <w:r w:rsidR="00737734">
        <w:rPr>
          <w:rFonts w:hint="eastAsia"/>
        </w:rPr>
        <w:t>它们的后台服务都在</w:t>
      </w:r>
      <w:r w:rsidR="00737734">
        <w:rPr>
          <w:rFonts w:hint="eastAsia"/>
        </w:rPr>
        <w:t>SaaS</w:t>
      </w:r>
      <w:r w:rsidR="00737734">
        <w:rPr>
          <w:rFonts w:hint="eastAsia"/>
        </w:rPr>
        <w:t>云平台中，</w:t>
      </w:r>
      <w:r w:rsidR="00E11783">
        <w:rPr>
          <w:rFonts w:hint="eastAsia"/>
        </w:rPr>
        <w:t>每一条操作都和后台系统进行连接。</w:t>
      </w:r>
    </w:p>
    <w:p w14:paraId="32B11802" w14:textId="77777777" w:rsidR="003A34BC" w:rsidRDefault="003A34BC" w:rsidP="003A34BC">
      <w:pPr>
        <w:pStyle w:val="4"/>
        <w:ind w:firstLine="24.10pt"/>
      </w:pPr>
      <w:r w:rsidRPr="003A34BC">
        <w:rPr>
          <w:rFonts w:hint="eastAsia"/>
        </w:rPr>
        <w:t>3.3.</w:t>
      </w:r>
      <w:r>
        <w:t>2.1</w:t>
      </w:r>
      <w:r w:rsidRPr="003A34BC">
        <w:rPr>
          <w:rFonts w:hint="eastAsia"/>
        </w:rPr>
        <w:t xml:space="preserve"> </w:t>
      </w:r>
      <w:r>
        <w:rPr>
          <w:rFonts w:hint="eastAsia"/>
        </w:rPr>
        <w:t>操作员客户端</w:t>
      </w:r>
      <w:r w:rsidR="006D62CC">
        <w:rPr>
          <w:rFonts w:hint="eastAsia"/>
        </w:rPr>
        <w:t>需求分析</w:t>
      </w:r>
    </w:p>
    <w:p w14:paraId="4EF2C8B0" w14:textId="77777777" w:rsidR="006D62CC" w:rsidRDefault="00734484" w:rsidP="006D62CC">
      <w:pPr>
        <w:ind w:firstLine="24pt"/>
      </w:pPr>
      <w:r>
        <w:rPr>
          <w:rFonts w:hint="eastAsia"/>
        </w:rPr>
        <w:t>操作员客户端是为自动售货机运营商开发的一套</w:t>
      </w:r>
      <w:r w:rsidR="00F63C31">
        <w:rPr>
          <w:rFonts w:hint="eastAsia"/>
        </w:rPr>
        <w:t>移动端应用，主要为方便操</w:t>
      </w:r>
      <w:r w:rsidR="00F63C31">
        <w:rPr>
          <w:rFonts w:hint="eastAsia"/>
        </w:rPr>
        <w:lastRenderedPageBreak/>
        <w:t>作员上货时进行货道更新和货物的统计。</w:t>
      </w:r>
    </w:p>
    <w:p w14:paraId="5309D81C" w14:textId="77777777" w:rsidR="0057357E" w:rsidRDefault="0057357E" w:rsidP="0057357E">
      <w:pPr>
        <w:numPr>
          <w:ilvl w:val="0"/>
          <w:numId w:val="10"/>
        </w:numPr>
        <w:ind w:firstLineChars="0"/>
      </w:pPr>
      <w:r>
        <w:t>用户登录</w:t>
      </w:r>
      <w:r>
        <w:rPr>
          <w:rFonts w:hint="eastAsia"/>
        </w:rPr>
        <w:t>：</w:t>
      </w:r>
    </w:p>
    <w:p w14:paraId="3BB491A6" w14:textId="77777777" w:rsidR="003C08CC" w:rsidRDefault="003C08CC" w:rsidP="00950947">
      <w:pPr>
        <w:ind w:start="45pt" w:firstLineChars="0" w:firstLine="18pt"/>
      </w:pPr>
      <w:r>
        <w:t>操作员客户端允许登录的用户类型有</w:t>
      </w:r>
      <w:r w:rsidR="00950947">
        <w:t>运营商管理员</w:t>
      </w:r>
      <w:r w:rsidR="00950947">
        <w:rPr>
          <w:rFonts w:hint="eastAsia"/>
        </w:rPr>
        <w:t>、</w:t>
      </w:r>
      <w:r w:rsidR="00950947">
        <w:t>组管理员</w:t>
      </w:r>
      <w:r w:rsidR="00950947">
        <w:rPr>
          <w:rFonts w:hint="eastAsia"/>
        </w:rPr>
        <w:t>和</w:t>
      </w:r>
      <w:r w:rsidR="00950947">
        <w:t>运营商操作员三种</w:t>
      </w:r>
      <w:r w:rsidR="00950947">
        <w:rPr>
          <w:rFonts w:hint="eastAsia"/>
        </w:rPr>
        <w:t>，</w:t>
      </w:r>
      <w:r w:rsidR="00950947">
        <w:t>不具有</w:t>
      </w:r>
      <w:r w:rsidR="00DD5167">
        <w:t>操作员角色的用户不能登录该系统</w:t>
      </w:r>
      <w:r w:rsidR="00903B35">
        <w:rPr>
          <w:rFonts w:hint="eastAsia"/>
        </w:rPr>
        <w:t>。用户输入商家编号、用户名和密码，客户端将信息发送到服务端，服务端进行用户身份验证后</w:t>
      </w:r>
      <w:r w:rsidR="003D1649">
        <w:rPr>
          <w:rFonts w:hint="eastAsia"/>
        </w:rPr>
        <w:t>跳转</w:t>
      </w:r>
      <w:r w:rsidR="003B0395">
        <w:rPr>
          <w:rFonts w:hint="eastAsia"/>
        </w:rPr>
        <w:t>至</w:t>
      </w:r>
      <w:r w:rsidR="003D1649">
        <w:rPr>
          <w:rFonts w:hint="eastAsia"/>
        </w:rPr>
        <w:t>客户端主页面。</w:t>
      </w:r>
    </w:p>
    <w:p w14:paraId="1944613A" w14:textId="77777777" w:rsidR="0057357E" w:rsidRDefault="0057357E" w:rsidP="0057357E">
      <w:pPr>
        <w:numPr>
          <w:ilvl w:val="0"/>
          <w:numId w:val="10"/>
        </w:numPr>
        <w:ind w:firstLineChars="0"/>
      </w:pPr>
      <w:r>
        <w:t>售货机查询</w:t>
      </w:r>
      <w:r>
        <w:rPr>
          <w:rFonts w:hint="eastAsia"/>
        </w:rPr>
        <w:t>：</w:t>
      </w:r>
    </w:p>
    <w:p w14:paraId="6F52B254" w14:textId="77777777" w:rsidR="008B07F2" w:rsidRDefault="008169FA" w:rsidP="00584E3F">
      <w:pPr>
        <w:ind w:start="45pt" w:firstLineChars="0" w:firstLine="18pt"/>
        <w:rPr>
          <w:rFonts w:hint="eastAsia"/>
        </w:rPr>
      </w:pPr>
      <w:r>
        <w:rPr>
          <w:rFonts w:hint="eastAsia"/>
        </w:rPr>
        <w:t>用户</w:t>
      </w:r>
      <w:r w:rsidR="00363157">
        <w:rPr>
          <w:rFonts w:hint="eastAsia"/>
        </w:rPr>
        <w:t>点击机器列表按钮，进入售货机列表</w:t>
      </w:r>
      <w:r w:rsidR="007E773A">
        <w:rPr>
          <w:rFonts w:hint="eastAsia"/>
        </w:rPr>
        <w:t>页面；点击售货机可查看售货机详细信息；点击售货机货道信息可查看售货机货道列表</w:t>
      </w:r>
      <w:r w:rsidR="00582469">
        <w:rPr>
          <w:rFonts w:hint="eastAsia"/>
        </w:rPr>
        <w:t>，查看当前货道库存量、销售商品、销售价格等信息</w:t>
      </w:r>
      <w:r w:rsidR="007E773A">
        <w:rPr>
          <w:rFonts w:hint="eastAsia"/>
        </w:rPr>
        <w:t>。</w:t>
      </w:r>
    </w:p>
    <w:p w14:paraId="52902C90" w14:textId="77777777" w:rsidR="00DD1673" w:rsidRDefault="0057357E" w:rsidP="00DD1673">
      <w:pPr>
        <w:numPr>
          <w:ilvl w:val="0"/>
          <w:numId w:val="10"/>
        </w:numPr>
        <w:ind w:firstLineChars="0"/>
      </w:pPr>
      <w:r>
        <w:t>货道管理</w:t>
      </w:r>
      <w:r>
        <w:rPr>
          <w:rFonts w:hint="eastAsia"/>
        </w:rPr>
        <w:t>：</w:t>
      </w:r>
    </w:p>
    <w:p w14:paraId="000A6775" w14:textId="77777777" w:rsidR="00337690" w:rsidRDefault="00337690" w:rsidP="000C33C6">
      <w:pPr>
        <w:ind w:start="45pt" w:firstLineChars="0" w:firstLine="18pt"/>
        <w:rPr>
          <w:rFonts w:hint="eastAsia"/>
        </w:rPr>
      </w:pPr>
      <w:r>
        <w:t>用户进入货道管理页面</w:t>
      </w:r>
      <w:r>
        <w:rPr>
          <w:rFonts w:hint="eastAsia"/>
        </w:rPr>
        <w:t>，</w:t>
      </w:r>
      <w:r w:rsidR="00EB5157">
        <w:rPr>
          <w:rFonts w:hint="eastAsia"/>
        </w:rPr>
        <w:t>用户可填写页面上的货道更新表单，填写售货机</w:t>
      </w:r>
      <w:r w:rsidR="00EB5157">
        <w:rPr>
          <w:rFonts w:hint="eastAsia"/>
        </w:rPr>
        <w:t>Id</w:t>
      </w:r>
      <w:r w:rsidR="00EB5157">
        <w:rPr>
          <w:rFonts w:hint="eastAsia"/>
        </w:rPr>
        <w:t>、</w:t>
      </w:r>
      <w:r w:rsidR="00EB5157">
        <w:t>货道编号</w:t>
      </w:r>
      <w:r w:rsidR="00EB5157">
        <w:rPr>
          <w:rFonts w:hint="eastAsia"/>
        </w:rPr>
        <w:t>、</w:t>
      </w:r>
      <w:r w:rsidR="00EB5157">
        <w:t>加货量</w:t>
      </w:r>
      <w:r w:rsidR="000C33C6">
        <w:rPr>
          <w:rFonts w:hint="eastAsia"/>
        </w:rPr>
        <w:t>等信息，安卓客户端</w:t>
      </w:r>
      <w:r w:rsidR="0001539E">
        <w:rPr>
          <w:rFonts w:hint="eastAsia"/>
        </w:rPr>
        <w:t>向</w:t>
      </w:r>
      <w:r w:rsidR="000C33C6">
        <w:rPr>
          <w:rFonts w:hint="eastAsia"/>
        </w:rPr>
        <w:t>后台服务端</w:t>
      </w:r>
      <w:r w:rsidR="0001539E">
        <w:rPr>
          <w:rFonts w:hint="eastAsia"/>
        </w:rPr>
        <w:t>发送一条</w:t>
      </w:r>
      <w:r w:rsidR="000C33C6">
        <w:rPr>
          <w:rFonts w:hint="eastAsia"/>
        </w:rPr>
        <w:t>post</w:t>
      </w:r>
      <w:r w:rsidR="000C33C6">
        <w:t>请求</w:t>
      </w:r>
      <w:r w:rsidR="000C33C6">
        <w:rPr>
          <w:rFonts w:hint="eastAsia"/>
        </w:rPr>
        <w:t>，</w:t>
      </w:r>
      <w:r w:rsidR="00235444">
        <w:rPr>
          <w:rFonts w:hint="eastAsia"/>
        </w:rPr>
        <w:t>将对应售货机的对应货道的加货量和现存量进行更新。</w:t>
      </w:r>
    </w:p>
    <w:p w14:paraId="2A2FB07F" w14:textId="77777777" w:rsidR="0064265E" w:rsidRDefault="0064265E" w:rsidP="00DD1673">
      <w:pPr>
        <w:numPr>
          <w:ilvl w:val="0"/>
          <w:numId w:val="10"/>
        </w:numPr>
        <w:ind w:firstLineChars="0"/>
      </w:pPr>
      <w:r>
        <w:rPr>
          <w:rFonts w:hint="eastAsia"/>
        </w:rPr>
        <w:t>版本更新：</w:t>
      </w:r>
    </w:p>
    <w:p w14:paraId="0292CC70" w14:textId="77777777" w:rsidR="00C461E1" w:rsidRDefault="00C461E1" w:rsidP="009C26AA">
      <w:pPr>
        <w:ind w:start="45pt" w:firstLineChars="0" w:firstLine="18pt"/>
        <w:rPr>
          <w:rFonts w:hint="eastAsia"/>
        </w:rPr>
      </w:pPr>
      <w:r>
        <w:rPr>
          <w:rFonts w:hint="eastAsia"/>
        </w:rPr>
        <w:t>操作员客户端首页提供版本更新的按钮，</w:t>
      </w:r>
      <w:r w:rsidR="00316D0D">
        <w:rPr>
          <w:rFonts w:hint="eastAsia"/>
        </w:rPr>
        <w:t>每当新版本完成</w:t>
      </w:r>
      <w:r w:rsidR="007B4FD6">
        <w:rPr>
          <w:rFonts w:hint="eastAsia"/>
        </w:rPr>
        <w:t>就在文件服务器上存放新的</w:t>
      </w:r>
      <w:r w:rsidR="007B4FD6">
        <w:rPr>
          <w:rFonts w:hint="eastAsia"/>
        </w:rPr>
        <w:t>apk</w:t>
      </w:r>
      <w:r w:rsidR="007B4FD6">
        <w:rPr>
          <w:rFonts w:hint="eastAsia"/>
        </w:rPr>
        <w:t>包和存有版本信息的配置文件。用户点击更新按钮，系统将自动检测是否存在新版本的</w:t>
      </w:r>
      <w:r w:rsidR="007B4FD6">
        <w:rPr>
          <w:rFonts w:hint="eastAsia"/>
        </w:rPr>
        <w:t>apk</w:t>
      </w:r>
      <w:r w:rsidR="007B4FD6">
        <w:rPr>
          <w:rFonts w:hint="eastAsia"/>
        </w:rPr>
        <w:t>文件，若已是最新版本则不进行更新，否则，下载新的版本文件并进行更新。</w:t>
      </w:r>
    </w:p>
    <w:p w14:paraId="54B98CB3" w14:textId="77777777" w:rsidR="003A34BC" w:rsidRDefault="006D62CC" w:rsidP="006D62CC">
      <w:pPr>
        <w:pStyle w:val="4"/>
        <w:ind w:firstLine="24.10pt"/>
        <w:rPr>
          <w:color w:val="FF0000"/>
        </w:rPr>
      </w:pPr>
      <w:r w:rsidRPr="00727B1C">
        <w:rPr>
          <w:rFonts w:hint="eastAsia"/>
          <w:color w:val="FF0000"/>
        </w:rPr>
        <w:t xml:space="preserve">3.3.2.2 </w:t>
      </w:r>
      <w:r w:rsidRPr="00727B1C">
        <w:rPr>
          <w:rFonts w:hint="eastAsia"/>
          <w:color w:val="FF0000"/>
        </w:rPr>
        <w:t>自动售货机终端需求分析</w:t>
      </w:r>
      <w:r w:rsidR="00C51339">
        <w:rPr>
          <w:rFonts w:hint="eastAsia"/>
          <w:color w:val="FF0000"/>
        </w:rPr>
        <w:t xml:space="preserve"> </w:t>
      </w:r>
    </w:p>
    <w:p w14:paraId="6D5788B7" w14:textId="77777777" w:rsidR="00D37868" w:rsidRDefault="00D37868" w:rsidP="00D37868">
      <w:pPr>
        <w:ind w:firstLine="24pt"/>
      </w:pPr>
      <w:r>
        <w:t>自动售货机终端为消费者提供购买的页面和购买服务</w:t>
      </w:r>
      <w:r>
        <w:rPr>
          <w:rFonts w:hint="eastAsia"/>
        </w:rPr>
        <w:t>。</w:t>
      </w:r>
    </w:p>
    <w:p w14:paraId="5224D595" w14:textId="77777777" w:rsidR="00F252C5" w:rsidRDefault="00D37868" w:rsidP="00F252C5">
      <w:pPr>
        <w:numPr>
          <w:ilvl w:val="0"/>
          <w:numId w:val="10"/>
        </w:numPr>
        <w:ind w:firstLineChars="0"/>
      </w:pPr>
      <w:r>
        <w:t>用户选货</w:t>
      </w:r>
      <w:r>
        <w:rPr>
          <w:rFonts w:hint="eastAsia"/>
        </w:rPr>
        <w:t>：</w:t>
      </w:r>
    </w:p>
    <w:p w14:paraId="6A228DC4" w14:textId="77777777" w:rsidR="00F252C5" w:rsidRDefault="00F252C5" w:rsidP="00F252C5">
      <w:pPr>
        <w:ind w:start="45pt" w:firstLineChars="0" w:firstLine="18pt"/>
      </w:pPr>
      <w:r>
        <w:t>用户进入选货页面</w:t>
      </w:r>
      <w:r>
        <w:rPr>
          <w:rFonts w:hint="eastAsia"/>
        </w:rPr>
        <w:t>，</w:t>
      </w:r>
      <w:r>
        <w:t>页面提供了商品的图片</w:t>
      </w:r>
      <w:r>
        <w:rPr>
          <w:rFonts w:hint="eastAsia"/>
        </w:rPr>
        <w:t>、</w:t>
      </w:r>
      <w:r>
        <w:t>价格</w:t>
      </w:r>
      <w:r>
        <w:rPr>
          <w:rFonts w:hint="eastAsia"/>
        </w:rPr>
        <w:t>以及是否有货，用户点击商品进行选货。</w:t>
      </w:r>
    </w:p>
    <w:p w14:paraId="4AA593D6" w14:textId="77777777" w:rsidR="00F252C5" w:rsidRDefault="00F252C5" w:rsidP="00F252C5">
      <w:pPr>
        <w:numPr>
          <w:ilvl w:val="0"/>
          <w:numId w:val="10"/>
        </w:numPr>
        <w:ind w:firstLineChars="0"/>
      </w:pPr>
      <w:r>
        <w:t>商品支付</w:t>
      </w:r>
      <w:r>
        <w:rPr>
          <w:rFonts w:hint="eastAsia"/>
        </w:rPr>
        <w:t>：</w:t>
      </w:r>
    </w:p>
    <w:p w14:paraId="4D254757" w14:textId="77777777" w:rsidR="0045597A" w:rsidRDefault="0045597A" w:rsidP="0045597A">
      <w:pPr>
        <w:ind w:start="45pt" w:firstLineChars="0" w:firstLine="18pt"/>
        <w:rPr>
          <w:rFonts w:hint="eastAsia"/>
        </w:rPr>
      </w:pPr>
      <w:r>
        <w:t>用户选货成功后</w:t>
      </w:r>
      <w:r>
        <w:rPr>
          <w:rFonts w:hint="eastAsia"/>
        </w:rPr>
        <w:t>，</w:t>
      </w:r>
      <w:r>
        <w:t>点击确认</w:t>
      </w:r>
      <w:r>
        <w:rPr>
          <w:rFonts w:hint="eastAsia"/>
        </w:rPr>
        <w:t>，</w:t>
      </w:r>
      <w:r>
        <w:t>会向第三方支付服务器发送商品支付信息</w:t>
      </w:r>
      <w:r>
        <w:rPr>
          <w:rFonts w:hint="eastAsia"/>
        </w:rPr>
        <w:t>，</w:t>
      </w:r>
      <w:r>
        <w:t>包括时间</w:t>
      </w:r>
      <w:r>
        <w:rPr>
          <w:rFonts w:hint="eastAsia"/>
        </w:rPr>
        <w:t>、</w:t>
      </w:r>
      <w:r>
        <w:t>价格</w:t>
      </w:r>
      <w:r>
        <w:rPr>
          <w:rFonts w:hint="eastAsia"/>
        </w:rPr>
        <w:t>、</w:t>
      </w:r>
      <w:r w:rsidR="004212CF">
        <w:rPr>
          <w:rFonts w:hint="eastAsia"/>
        </w:rPr>
        <w:t>货道、</w:t>
      </w:r>
      <w:r>
        <w:t>交易号等内容</w:t>
      </w:r>
      <w:r>
        <w:rPr>
          <w:rFonts w:hint="eastAsia"/>
        </w:rPr>
        <w:t>，</w:t>
      </w:r>
      <w:r>
        <w:t>后台处理成功后将支付的路径</w:t>
      </w:r>
      <w:r>
        <w:rPr>
          <w:rFonts w:hint="eastAsia"/>
        </w:rPr>
        <w:t>，用户可通过银联、支付宝和微信等进行支付。</w:t>
      </w:r>
    </w:p>
    <w:p w14:paraId="2A2EC334" w14:textId="77777777" w:rsidR="00F252C5" w:rsidRDefault="00F252C5" w:rsidP="00F252C5">
      <w:pPr>
        <w:numPr>
          <w:ilvl w:val="0"/>
          <w:numId w:val="10"/>
        </w:numPr>
        <w:ind w:firstLineChars="0"/>
      </w:pPr>
      <w:r>
        <w:lastRenderedPageBreak/>
        <w:t>售货机出货</w:t>
      </w:r>
      <w:r>
        <w:rPr>
          <w:rFonts w:hint="eastAsia"/>
        </w:rPr>
        <w:t>：</w:t>
      </w:r>
    </w:p>
    <w:p w14:paraId="5F035943" w14:textId="77777777" w:rsidR="0045597A" w:rsidRDefault="0045597A" w:rsidP="0045597A">
      <w:pPr>
        <w:ind w:start="45pt" w:firstLineChars="0" w:firstLine="18pt"/>
        <w:rPr>
          <w:rFonts w:hint="eastAsia"/>
        </w:rPr>
      </w:pPr>
      <w:r>
        <w:t>商品支付成功后</w:t>
      </w:r>
      <w:r>
        <w:rPr>
          <w:rFonts w:hint="eastAsia"/>
        </w:rPr>
        <w:t>，</w:t>
      </w:r>
      <w:r>
        <w:t>系统通知自动售货机</w:t>
      </w:r>
      <w:r w:rsidR="00FF6DD5">
        <w:t>被选商品的货道</w:t>
      </w:r>
      <w:r>
        <w:t>进行出货</w:t>
      </w:r>
      <w:r>
        <w:rPr>
          <w:rFonts w:hint="eastAsia"/>
        </w:rPr>
        <w:t>。</w:t>
      </w:r>
    </w:p>
    <w:p w14:paraId="1E844219" w14:textId="77777777" w:rsidR="00EE6DFB" w:rsidRDefault="00F252C5" w:rsidP="00EE6DFB">
      <w:pPr>
        <w:numPr>
          <w:ilvl w:val="0"/>
          <w:numId w:val="10"/>
        </w:numPr>
        <w:ind w:firstLineChars="0"/>
      </w:pPr>
      <w:r>
        <w:t>赠品服务</w:t>
      </w:r>
      <w:r>
        <w:rPr>
          <w:rFonts w:hint="eastAsia"/>
        </w:rPr>
        <w:t>：</w:t>
      </w:r>
    </w:p>
    <w:p w14:paraId="52E87BFE" w14:textId="77777777" w:rsidR="0045597A" w:rsidRDefault="0045597A" w:rsidP="00F460DA">
      <w:pPr>
        <w:ind w:start="45pt" w:firstLineChars="0" w:firstLine="18pt"/>
        <w:rPr>
          <w:rFonts w:hint="eastAsia"/>
        </w:rPr>
      </w:pPr>
      <w:r>
        <w:t>若支付是选择是赠品服务</w:t>
      </w:r>
      <w:r>
        <w:rPr>
          <w:rFonts w:hint="eastAsia"/>
        </w:rPr>
        <w:t>，</w:t>
      </w:r>
      <w:r>
        <w:t>则不通知售货机出货</w:t>
      </w:r>
      <w:r>
        <w:rPr>
          <w:rFonts w:hint="eastAsia"/>
        </w:rPr>
        <w:t>，</w:t>
      </w:r>
      <w:r w:rsidR="00F460DA">
        <w:rPr>
          <w:rFonts w:hint="eastAsia"/>
        </w:rPr>
        <w:t>生成一个赠品码。获取赠品码后，用户在任意一台售货机输入赠品码，即可获取同等价位的商品。</w:t>
      </w:r>
    </w:p>
    <w:p w14:paraId="3BE9A0FB" w14:textId="77777777" w:rsidR="005B0E1F" w:rsidRDefault="00EE6DFB" w:rsidP="005B0E1F">
      <w:pPr>
        <w:numPr>
          <w:ilvl w:val="0"/>
          <w:numId w:val="10"/>
        </w:numPr>
        <w:ind w:firstLineChars="0"/>
      </w:pPr>
      <w:r>
        <w:t>更新信息</w:t>
      </w:r>
      <w:r>
        <w:rPr>
          <w:rFonts w:hint="eastAsia"/>
        </w:rPr>
        <w:t>：</w:t>
      </w:r>
    </w:p>
    <w:p w14:paraId="0CD191A2" w14:textId="77777777" w:rsidR="00F460DA" w:rsidRPr="00D37868" w:rsidRDefault="00787ECB" w:rsidP="005B0E1F">
      <w:pPr>
        <w:ind w:start="45pt" w:firstLineChars="0" w:firstLine="18pt"/>
        <w:rPr>
          <w:rFonts w:hint="eastAsia"/>
        </w:rPr>
      </w:pPr>
      <w:r>
        <w:rPr>
          <w:rFonts w:hint="eastAsia"/>
        </w:rPr>
        <w:t>每次交易成功后，都需向后台发送一条交易记录，</w:t>
      </w:r>
      <w:r w:rsidR="00B5305E">
        <w:rPr>
          <w:rFonts w:hint="eastAsia"/>
        </w:rPr>
        <w:t>将交易记录插入售货机销售的订单表中，</w:t>
      </w:r>
      <w:r w:rsidR="005B0E1F">
        <w:rPr>
          <w:rFonts w:hint="eastAsia"/>
        </w:rPr>
        <w:t>同时记录支付的订单号和支付类型</w:t>
      </w:r>
      <w:r w:rsidR="00275251">
        <w:rPr>
          <w:rFonts w:hint="eastAsia"/>
        </w:rPr>
        <w:t>以便于统计</w:t>
      </w:r>
      <w:r w:rsidR="005B0E1F">
        <w:rPr>
          <w:rFonts w:hint="eastAsia"/>
        </w:rPr>
        <w:t>。</w:t>
      </w:r>
      <w:r w:rsidR="00FB7069">
        <w:rPr>
          <w:rFonts w:hint="eastAsia"/>
        </w:rPr>
        <w:t>对当前售货机的货道余量进行更新。</w:t>
      </w:r>
    </w:p>
    <w:p w14:paraId="5ECC9C29" w14:textId="77777777" w:rsidR="00CA2276" w:rsidRDefault="000142EE" w:rsidP="00E453B8">
      <w:pPr>
        <w:pStyle w:val="2"/>
      </w:pPr>
      <w:r>
        <w:rPr>
          <w:rFonts w:hint="eastAsia"/>
        </w:rPr>
        <w:t>3.</w:t>
      </w:r>
      <w:r>
        <w:t xml:space="preserve">4 </w:t>
      </w:r>
      <w:r>
        <w:t>系统功能结构图</w:t>
      </w:r>
    </w:p>
    <w:p w14:paraId="6A8FC674" w14:textId="77777777" w:rsidR="001F5EE1" w:rsidRDefault="00D23891" w:rsidP="001F5EE1">
      <w:pPr>
        <w:ind w:firstLine="24pt"/>
      </w:pPr>
      <w:r>
        <w:rPr>
          <w:rFonts w:hint="eastAsia"/>
        </w:rPr>
        <w:t>基于</w:t>
      </w:r>
      <w:r>
        <w:rPr>
          <w:rFonts w:hint="eastAsia"/>
        </w:rPr>
        <w:t>Saa</w:t>
      </w:r>
      <w:r>
        <w:t>S</w:t>
      </w:r>
      <w:r>
        <w:t>的自动售货机云平台分为三个模块</w:t>
      </w:r>
      <w:r>
        <w:rPr>
          <w:rFonts w:hint="eastAsia"/>
        </w:rPr>
        <w:t>：</w:t>
      </w:r>
      <w:r>
        <w:t>系统管理员模块</w:t>
      </w:r>
      <w:r>
        <w:rPr>
          <w:rFonts w:hint="eastAsia"/>
        </w:rPr>
        <w:t>、运营商模块、厂商模块，</w:t>
      </w:r>
      <w:r w:rsidR="00D15897">
        <w:rPr>
          <w:rFonts w:hint="eastAsia"/>
        </w:rPr>
        <w:t>其中系统管理员模块为系统的整体设计和基础模块，主要进行初始化、预定义和管理的功能。</w:t>
      </w:r>
      <w:r w:rsidR="00893B19">
        <w:rPr>
          <w:rFonts w:hint="eastAsia"/>
        </w:rPr>
        <w:t>运营商模块为系统的主要模块之一，运营商租用后可进行使用；厂商模块是售货机提供商所使用。</w:t>
      </w:r>
      <w:r w:rsidR="00677DB5">
        <w:rPr>
          <w:rFonts w:hint="eastAsia"/>
        </w:rPr>
        <w:t>根据其</w:t>
      </w:r>
      <w:r w:rsidR="006B399A">
        <w:rPr>
          <w:rFonts w:hint="eastAsia"/>
        </w:rPr>
        <w:t>运营商和厂商这两种</w:t>
      </w:r>
      <w:r w:rsidR="00677DB5">
        <w:rPr>
          <w:rFonts w:hint="eastAsia"/>
        </w:rPr>
        <w:t>租户类型</w:t>
      </w:r>
      <w:r w:rsidR="006B399A">
        <w:rPr>
          <w:rFonts w:hint="eastAsia"/>
        </w:rPr>
        <w:t>的不同</w:t>
      </w:r>
      <w:r w:rsidR="00677DB5">
        <w:rPr>
          <w:rFonts w:hint="eastAsia"/>
        </w:rPr>
        <w:t>进行系统的设计，下图为该平台的功能结构图：</w:t>
      </w:r>
    </w:p>
    <w:p w14:paraId="28BD501F" w14:textId="58420FC8" w:rsidR="00B750F2" w:rsidRDefault="00D44252" w:rsidP="00B750F2">
      <w:pPr>
        <w:ind w:firstLineChars="0" w:firstLine="0pt"/>
        <w:rPr>
          <w:rFonts w:hint="eastAsia"/>
        </w:rPr>
      </w:pPr>
      <w:r>
        <w:rPr>
          <w:noProof/>
        </w:rPr>
        <w:lastRenderedPageBreak/>
        <w:drawing>
          <wp:inline distT="0" distB="0" distL="0" distR="0" wp14:anchorId="5198D5AF" wp14:editId="1FF01428">
            <wp:extent cx="5991225" cy="5473700"/>
            <wp:effectExtent l="0" t="0" r="0" b="0"/>
            <wp:docPr id="93" name="画布 93"/>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29" name="Text Box 94"/>
                    <wp:cNvSpPr txBox="1">
                      <a:spLocks noChangeArrowheads="1"/>
                    </wp:cNvSpPr>
                    <wp:spPr bwMode="auto">
                      <a:xfrm>
                        <a:off x="747896" y="5056872"/>
                        <a:ext cx="4020032" cy="331118"/>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90D5366" w14:textId="77777777" w:rsidR="009D5B3A" w:rsidRDefault="009D5B3A" w:rsidP="00B750F2">
                          <w:pPr>
                            <w:ind w:firstLine="24pt"/>
                            <w:jc w:val="center"/>
                          </w:pPr>
                          <w:r>
                            <w:t>图</w:t>
                          </w:r>
                          <w:r>
                            <w:rPr>
                              <w:rFonts w:hint="eastAsia"/>
                            </w:rPr>
                            <w:t xml:space="preserve">3.7 </w:t>
                          </w:r>
                          <w:r>
                            <w:t>SaaS</w:t>
                          </w:r>
                          <w:r>
                            <w:t>平台功能结构图</w:t>
                          </w:r>
                        </w:p>
                      </wne:txbxContent>
                    </wp:txbx>
                    <wp:bodyPr rot="0" vert="horz" wrap="square" lIns="91440" tIns="45720" rIns="91440" bIns="45720" anchor="t" anchorCtr="0" upright="1">
                      <a:noAutofit/>
                    </wp:bodyPr>
                  </wp:wsp>
                  <pic:pic xmlns:pic="http://purl.oclc.org/ooxml/drawingml/picture">
                    <pic:nvPicPr>
                      <pic:cNvPr id="30" name="Picture 96" descr="组织结构图"/>
                      <pic:cNvPicPr>
                        <a:picLocks noChangeAspect="1" noChangeArrowheads="1"/>
                      </pic:cNvPicPr>
                    </pic:nvPicPr>
                    <pic:blipFill>
                      <a:blip r:embed="rId29">
                        <a:extLst>
                          <a:ext uri="{28A0092B-C50C-407E-A947-70E740481C1C}">
                            <a14:useLocalDpi xmlns:a14="http://schemas.microsoft.com/office/drawing/2010/main" val="0"/>
                          </a:ext>
                        </a:extLst>
                      </a:blip>
                      <a:srcRect l="4.088%" t="3.864%" r="1.387%"/>
                      <a:stretch>
                        <a:fillRect/>
                      </a:stretch>
                    </pic:blipFill>
                    <pic:spPr bwMode="auto">
                      <a:xfrm>
                        <a:off x="0" y="0"/>
                        <a:ext cx="5991225" cy="5056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pc>
              </a:graphicData>
            </a:graphic>
          </wp:inline>
        </w:drawing>
      </w:r>
    </w:p>
    <w:p w14:paraId="01B77208" w14:textId="77777777" w:rsidR="00DF7AB8" w:rsidRDefault="000142EE" w:rsidP="00E453B8">
      <w:pPr>
        <w:pStyle w:val="2"/>
      </w:pPr>
      <w:r>
        <w:rPr>
          <w:rFonts w:hint="eastAsia"/>
        </w:rPr>
        <w:t xml:space="preserve">3.5 </w:t>
      </w:r>
      <w:r>
        <w:rPr>
          <w:rFonts w:hint="eastAsia"/>
        </w:rPr>
        <w:t>数据库设计</w:t>
      </w:r>
    </w:p>
    <w:p w14:paraId="759E5C4B" w14:textId="77777777" w:rsidR="00DF7AB8" w:rsidRDefault="00DF7AB8" w:rsidP="00DF7AB8">
      <w:pPr>
        <w:ind w:firstLine="24pt"/>
        <w:rPr>
          <w:rFonts w:hint="eastAsia"/>
        </w:rPr>
      </w:pPr>
      <w:r>
        <w:t>详细的需求分析之后需要对</w:t>
      </w:r>
      <w:r w:rsidR="00A90494">
        <w:t>系统的数据库进行设计</w:t>
      </w:r>
      <w:r w:rsidR="00A90494">
        <w:rPr>
          <w:rFonts w:hint="eastAsia"/>
        </w:rPr>
        <w:t>，</w:t>
      </w:r>
      <w:r w:rsidR="002408AD">
        <w:rPr>
          <w:rFonts w:hint="eastAsia"/>
        </w:rPr>
        <w:t>数据库设计的好坏关系到平台最终的实现的好坏，是软件开发的基础。</w:t>
      </w:r>
      <w:r w:rsidR="00CD3887">
        <w:rPr>
          <w:rFonts w:hint="eastAsia"/>
        </w:rPr>
        <w:t>该平台的数据库将从以下几个方面进行分析和</w:t>
      </w:r>
      <w:r w:rsidR="00D01987">
        <w:rPr>
          <w:rFonts w:hint="eastAsia"/>
        </w:rPr>
        <w:t>设计，首先进行</w:t>
      </w:r>
      <w:r w:rsidR="00D01987">
        <w:rPr>
          <w:rFonts w:hint="eastAsia"/>
        </w:rPr>
        <w:t>SaaS</w:t>
      </w:r>
      <w:r w:rsidR="00D01987">
        <w:t>平台多租户模式的分析和设计</w:t>
      </w:r>
      <w:r w:rsidR="00D01987">
        <w:rPr>
          <w:rFonts w:hint="eastAsia"/>
        </w:rPr>
        <w:t>，</w:t>
      </w:r>
      <w:r w:rsidR="00D01987">
        <w:t>接着进行数据库的概念结构设计</w:t>
      </w:r>
      <w:r w:rsidR="00D01987">
        <w:rPr>
          <w:rFonts w:hint="eastAsia"/>
        </w:rPr>
        <w:t>，</w:t>
      </w:r>
      <w:r w:rsidR="00D01987">
        <w:t>然后进行数据库的逻辑设计</w:t>
      </w:r>
      <w:r w:rsidR="00AF386C">
        <w:rPr>
          <w:rFonts w:hint="eastAsia"/>
        </w:rPr>
        <w:t>和数据库表的设计。</w:t>
      </w:r>
    </w:p>
    <w:p w14:paraId="57479CB6" w14:textId="77777777" w:rsidR="008808BB" w:rsidRDefault="008808BB" w:rsidP="00E453B8">
      <w:pPr>
        <w:pStyle w:val="3"/>
      </w:pPr>
      <w:r>
        <w:rPr>
          <w:rFonts w:hint="eastAsia"/>
        </w:rPr>
        <w:t>3</w:t>
      </w:r>
      <w:r>
        <w:t xml:space="preserve">.5.1 </w:t>
      </w:r>
      <w:r>
        <w:t>数据库多租户设计模式的实现</w:t>
      </w:r>
      <w:r w:rsidR="00DF7AB8">
        <w:rPr>
          <w:rFonts w:hint="eastAsia"/>
        </w:rPr>
        <w:t xml:space="preserve">  </w:t>
      </w:r>
    </w:p>
    <w:p w14:paraId="7153DF6F" w14:textId="77777777" w:rsidR="008E4291" w:rsidRDefault="00C139E3" w:rsidP="008E4291">
      <w:pPr>
        <w:ind w:firstLine="24pt"/>
      </w:pPr>
      <w:r>
        <w:rPr>
          <w:rFonts w:hint="eastAsia"/>
        </w:rPr>
        <w:t>本文的</w:t>
      </w:r>
      <w:r w:rsidR="009B638F">
        <w:rPr>
          <w:rFonts w:hint="eastAsia"/>
        </w:rPr>
        <w:t>SaaS</w:t>
      </w:r>
      <w:r w:rsidR="009B638F">
        <w:t>云平台</w:t>
      </w:r>
      <w:r w:rsidR="00624A4D">
        <w:t>在</w:t>
      </w:r>
      <w:r w:rsidR="009B638F">
        <w:t>实现多个商家共享一套系统的同时</w:t>
      </w:r>
      <w:r w:rsidR="00624A4D">
        <w:t>将各商家间的业务进行隔离</w:t>
      </w:r>
      <w:r w:rsidR="00760003">
        <w:rPr>
          <w:rFonts w:hint="eastAsia"/>
        </w:rPr>
        <w:t>，主要得益于多租户技术</w:t>
      </w:r>
      <w:r w:rsidR="00587CFE">
        <w:rPr>
          <w:rFonts w:hint="eastAsia"/>
        </w:rPr>
        <w:t>的软件架构技术。</w:t>
      </w:r>
      <w:r w:rsidR="00A62306">
        <w:rPr>
          <w:rFonts w:hint="eastAsia"/>
        </w:rPr>
        <w:t>多租户和经常说到的多用户</w:t>
      </w:r>
      <w:r w:rsidR="00A62306">
        <w:rPr>
          <w:rFonts w:hint="eastAsia"/>
        </w:rPr>
        <w:lastRenderedPageBreak/>
        <w:t>概念有所不同，多用户是在一套系统上可以建立多个用户，供用户使用系统；</w:t>
      </w:r>
      <w:r w:rsidR="005328F3">
        <w:rPr>
          <w:rFonts w:hint="eastAsia"/>
        </w:rPr>
        <w:t>多租户是许多组织或商家使用一套平台系统，每个组织或商家</w:t>
      </w:r>
      <w:r w:rsidR="00F46D3D">
        <w:rPr>
          <w:rFonts w:hint="eastAsia"/>
        </w:rPr>
        <w:t>（即租户）</w:t>
      </w:r>
      <w:r w:rsidR="005328F3">
        <w:rPr>
          <w:rFonts w:hint="eastAsia"/>
        </w:rPr>
        <w:t>有其独立的业务空间，在各自的空间内可以创建多个用户，租户内的用户仅可访问</w:t>
      </w:r>
      <w:r w:rsidR="00204B04">
        <w:rPr>
          <w:rFonts w:hint="eastAsia"/>
        </w:rPr>
        <w:t>该组织或商家的数据</w:t>
      </w:r>
      <w:r w:rsidR="00C6437F">
        <w:rPr>
          <w:rFonts w:hint="eastAsia"/>
        </w:rPr>
        <w:t>。</w:t>
      </w:r>
    </w:p>
    <w:p w14:paraId="39AFA60D" w14:textId="77777777" w:rsidR="00BA6AD9" w:rsidRDefault="00AF25F6" w:rsidP="00BA6AD9">
      <w:pPr>
        <w:ind w:firstLine="24pt"/>
      </w:pPr>
      <w:r>
        <w:rPr>
          <w:rFonts w:hint="eastAsia"/>
        </w:rPr>
        <w:t>多租户</w:t>
      </w:r>
      <w:r w:rsidR="0054339B">
        <w:rPr>
          <w:rFonts w:hint="eastAsia"/>
        </w:rPr>
        <w:t>系统</w:t>
      </w:r>
      <w:r>
        <w:rPr>
          <w:rFonts w:hint="eastAsia"/>
        </w:rPr>
        <w:t>的实现方式</w:t>
      </w:r>
      <w:r w:rsidR="0054339B">
        <w:rPr>
          <w:rFonts w:hint="eastAsia"/>
        </w:rPr>
        <w:t>有多种，在选择使用哪种方式之前，要先从成本、安全性、隔离性、操作难易度和等多个方面进行考虑。</w:t>
      </w:r>
      <w:r w:rsidR="00BA6AD9">
        <w:rPr>
          <w:rFonts w:hint="eastAsia"/>
        </w:rPr>
        <w:t>多租户数据层的实现方式有以下几种：</w:t>
      </w:r>
    </w:p>
    <w:p w14:paraId="22821CF6" w14:textId="77777777" w:rsidR="00BA6AD9" w:rsidRDefault="00BA6AD9" w:rsidP="00BA6AD9">
      <w:pPr>
        <w:ind w:firstLine="24pt"/>
      </w:pPr>
      <w:r>
        <w:t>首先是最高级别的独立数据库</w:t>
      </w:r>
      <w:r>
        <w:rPr>
          <w:rFonts w:hint="eastAsia"/>
        </w:rPr>
        <w:t>，</w:t>
      </w:r>
      <w:r>
        <w:t>从本质上分析</w:t>
      </w:r>
      <w:r>
        <w:rPr>
          <w:rFonts w:hint="eastAsia"/>
        </w:rPr>
        <w:t>，</w:t>
      </w:r>
      <w:r>
        <w:t>独立数据库为每个</w:t>
      </w:r>
      <w:r w:rsidR="007F4E71">
        <w:rPr>
          <w:rFonts w:hint="eastAsia"/>
        </w:rPr>
        <w:t>租户</w:t>
      </w:r>
      <w:r>
        <w:t>创建一个数据库</w:t>
      </w:r>
      <w:r>
        <w:rPr>
          <w:rFonts w:hint="eastAsia"/>
        </w:rPr>
        <w:t>，数据的隔离性和安全性极好，但是成本却极高。</w:t>
      </w:r>
      <w:r w:rsidR="00DB6EB9">
        <w:rPr>
          <w:rFonts w:hint="eastAsia"/>
        </w:rPr>
        <w:t>独立数据库与传统的软件系统的数据库设计方式几乎一样，仅仅将软件部署在</w:t>
      </w:r>
      <w:r w:rsidR="00DB6EB9">
        <w:rPr>
          <w:rFonts w:hint="eastAsia"/>
        </w:rPr>
        <w:t>SaaS</w:t>
      </w:r>
      <w:r w:rsidR="00DB6EB9">
        <w:rPr>
          <w:rFonts w:hint="eastAsia"/>
        </w:rPr>
        <w:t>服务提供商</w:t>
      </w:r>
      <w:r w:rsidR="00093EE2">
        <w:rPr>
          <w:rFonts w:hint="eastAsia"/>
        </w:rPr>
        <w:t>，这种模式的数据实现方式虽然有极高的安全性和隔离性，但是却大大提高了开发和租用的成本，一般来说，</w:t>
      </w:r>
      <w:r w:rsidR="00093EE2">
        <w:rPr>
          <w:rFonts w:hint="eastAsia"/>
        </w:rPr>
        <w:t>SaaS</w:t>
      </w:r>
      <w:r w:rsidR="00093EE2">
        <w:rPr>
          <w:rFonts w:hint="eastAsia"/>
        </w:rPr>
        <w:t>云平台服务对象大多为中小型企业，这种高昂的成本的数据库设计方式显然被弃用。</w:t>
      </w:r>
    </w:p>
    <w:p w14:paraId="749DD3D8" w14:textId="77777777" w:rsidR="0090015A" w:rsidRDefault="0090015A" w:rsidP="00BA6AD9">
      <w:pPr>
        <w:ind w:firstLine="24pt"/>
      </w:pPr>
      <w:r>
        <w:t>其次是共享数据库</w:t>
      </w:r>
      <w:r w:rsidR="00211942">
        <w:rPr>
          <w:rFonts w:hint="eastAsia"/>
        </w:rPr>
        <w:t>、</w:t>
      </w:r>
      <w:r>
        <w:rPr>
          <w:rFonts w:hint="eastAsia"/>
        </w:rPr>
        <w:t>隔离数据架构，多个</w:t>
      </w:r>
      <w:r w:rsidR="007F4E71">
        <w:rPr>
          <w:rFonts w:hint="eastAsia"/>
        </w:rPr>
        <w:t>租户</w:t>
      </w:r>
      <w:r>
        <w:rPr>
          <w:rFonts w:hint="eastAsia"/>
        </w:rPr>
        <w:t>共享同一个数据库，每个</w:t>
      </w:r>
      <w:r w:rsidR="007F4E71">
        <w:rPr>
          <w:rFonts w:hint="eastAsia"/>
        </w:rPr>
        <w:t>租户</w:t>
      </w:r>
      <w:r>
        <w:rPr>
          <w:rFonts w:hint="eastAsia"/>
        </w:rPr>
        <w:t>独有一个</w:t>
      </w:r>
      <w:r>
        <w:rPr>
          <w:rFonts w:hint="eastAsia"/>
        </w:rPr>
        <w:t>Schema</w:t>
      </w:r>
      <w:r w:rsidR="00211942">
        <w:rPr>
          <w:rFonts w:hint="eastAsia"/>
        </w:rPr>
        <w:t>。这种模式的数据库设计使每个数据库可以支持更多的</w:t>
      </w:r>
      <w:r w:rsidR="007F4E71">
        <w:rPr>
          <w:rFonts w:hint="eastAsia"/>
        </w:rPr>
        <w:t>租户</w:t>
      </w:r>
      <w:r w:rsidR="00211942">
        <w:rPr>
          <w:rFonts w:hint="eastAsia"/>
        </w:rPr>
        <w:t>，但是若要跨租户统计数据则存在一定的困难。</w:t>
      </w:r>
    </w:p>
    <w:p w14:paraId="65D4F470" w14:textId="77777777" w:rsidR="00211942" w:rsidRDefault="00211942" w:rsidP="00BA6AD9">
      <w:pPr>
        <w:ind w:firstLine="24pt"/>
      </w:pPr>
      <w:r>
        <w:t>最后是共享数据库</w:t>
      </w:r>
      <w:r>
        <w:rPr>
          <w:rFonts w:hint="eastAsia"/>
        </w:rPr>
        <w:t>、共享数据架构的模式，所有</w:t>
      </w:r>
      <w:r w:rsidR="007F4E71">
        <w:rPr>
          <w:rFonts w:hint="eastAsia"/>
        </w:rPr>
        <w:t>租户</w:t>
      </w:r>
      <w:r>
        <w:rPr>
          <w:rFonts w:hint="eastAsia"/>
        </w:rPr>
        <w:t>使用同一个数据库、同一个</w:t>
      </w:r>
      <w:r>
        <w:rPr>
          <w:rFonts w:hint="eastAsia"/>
        </w:rPr>
        <w:t>Schema</w:t>
      </w:r>
      <w:r>
        <w:rPr>
          <w:rFonts w:hint="eastAsia"/>
        </w:rPr>
        <w:t>，</w:t>
      </w:r>
      <w:r>
        <w:t>在表中增加相应的</w:t>
      </w:r>
      <w:r>
        <w:t>TenantID</w:t>
      </w:r>
      <w:r>
        <w:t>进行数据的隔离</w:t>
      </w:r>
      <w:r>
        <w:rPr>
          <w:rFonts w:hint="eastAsia"/>
        </w:rPr>
        <w:t>。</w:t>
      </w:r>
      <w:r w:rsidR="007631BF">
        <w:rPr>
          <w:rFonts w:hint="eastAsia"/>
        </w:rPr>
        <w:t>从本质上说，这是一种安全性、隔离性最低，共享性最高的方案，</w:t>
      </w:r>
      <w:r w:rsidR="00DB7EF2">
        <w:rPr>
          <w:rFonts w:hint="eastAsia"/>
        </w:rPr>
        <w:t>但是却有最低的开发成本和最简便的操作方式</w:t>
      </w:r>
      <w:r w:rsidR="00AD11DE">
        <w:rPr>
          <w:rFonts w:hint="eastAsia"/>
        </w:rPr>
        <w:t>。</w:t>
      </w:r>
      <w:r w:rsidR="00F46D3D">
        <w:rPr>
          <w:rFonts w:hint="eastAsia"/>
        </w:rPr>
        <w:t>当</w:t>
      </w:r>
      <w:r w:rsidR="007D091F">
        <w:rPr>
          <w:rFonts w:hint="eastAsia"/>
        </w:rPr>
        <w:t>系统需要支持的</w:t>
      </w:r>
      <w:r w:rsidR="007F4E71">
        <w:rPr>
          <w:rFonts w:hint="eastAsia"/>
        </w:rPr>
        <w:t>租户越来越多时</w:t>
      </w:r>
      <w:r w:rsidR="007D091F">
        <w:rPr>
          <w:rFonts w:hint="eastAsia"/>
        </w:rPr>
        <w:t>，共享数据库低成本、高效的特性就显现出来了。</w:t>
      </w:r>
    </w:p>
    <w:p w14:paraId="35B246FA" w14:textId="77777777" w:rsidR="007D091F" w:rsidRPr="008E4291" w:rsidRDefault="0082615B" w:rsidP="00BA6AD9">
      <w:pPr>
        <w:ind w:firstLine="24pt"/>
        <w:rPr>
          <w:rFonts w:hint="eastAsia"/>
        </w:rPr>
      </w:pPr>
      <w:r>
        <w:rPr>
          <w:rFonts w:hint="eastAsia"/>
        </w:rPr>
        <w:t>综合上述三种多租户数据的设计模式，</w:t>
      </w:r>
      <w:r w:rsidR="009B1D48">
        <w:rPr>
          <w:rFonts w:hint="eastAsia"/>
        </w:rPr>
        <w:t>结合自动售货机行业的特性</w:t>
      </w:r>
      <w:r w:rsidR="00760A26">
        <w:rPr>
          <w:rFonts w:hint="eastAsia"/>
        </w:rPr>
        <w:t>进行分析</w:t>
      </w:r>
      <w:r w:rsidR="001E2D5D">
        <w:rPr>
          <w:rFonts w:hint="eastAsia"/>
        </w:rPr>
        <w:t>：</w:t>
      </w:r>
      <w:r w:rsidR="006805C7">
        <w:rPr>
          <w:rFonts w:hint="eastAsia"/>
        </w:rPr>
        <w:t>首先、</w:t>
      </w:r>
      <w:r w:rsidR="00760A26">
        <w:rPr>
          <w:rFonts w:hint="eastAsia"/>
        </w:rPr>
        <w:t>动售货机行业的业务相对较为统一，需要独立定制化的内容并不多</w:t>
      </w:r>
      <w:r w:rsidR="001E2D5D">
        <w:rPr>
          <w:rFonts w:hint="eastAsia"/>
        </w:rPr>
        <w:t>；</w:t>
      </w:r>
      <w:r w:rsidR="006805C7">
        <w:rPr>
          <w:rFonts w:hint="eastAsia"/>
        </w:rPr>
        <w:t>其次、</w:t>
      </w:r>
      <w:r w:rsidR="001E2D5D">
        <w:rPr>
          <w:rFonts w:hint="eastAsia"/>
        </w:rPr>
        <w:t>自动售货机行业一般更注重业务的发展和商品的销量，而软件系统仅作为一个辅助手段；</w:t>
      </w:r>
      <w:r w:rsidR="006805C7">
        <w:rPr>
          <w:rFonts w:hint="eastAsia"/>
        </w:rPr>
        <w:t>最后</w:t>
      </w:r>
      <w:r w:rsidR="001E2D5D">
        <w:rPr>
          <w:rFonts w:hint="eastAsia"/>
        </w:rPr>
        <w:t>、软件的开发希望最大限度的减少成本</w:t>
      </w:r>
      <w:r w:rsidR="0003373C">
        <w:rPr>
          <w:rFonts w:hint="eastAsia"/>
        </w:rPr>
        <w:t>。</w:t>
      </w:r>
      <w:r w:rsidR="006805C7">
        <w:rPr>
          <w:rFonts w:hint="eastAsia"/>
        </w:rPr>
        <w:t>通过各个方面的分析，</w:t>
      </w:r>
      <w:r w:rsidR="00885DF3">
        <w:rPr>
          <w:rFonts w:hint="eastAsia"/>
        </w:rPr>
        <w:t>该系统选用第三种多租户模式——共享数据库、共享数据架构模式</w:t>
      </w:r>
      <w:r w:rsidR="00AA27D9">
        <w:rPr>
          <w:rFonts w:hint="eastAsia"/>
        </w:rPr>
        <w:t>。</w:t>
      </w:r>
    </w:p>
    <w:p w14:paraId="1359B9F1" w14:textId="77777777" w:rsidR="000142EE" w:rsidRDefault="000142EE" w:rsidP="00E453B8">
      <w:pPr>
        <w:pStyle w:val="3"/>
      </w:pPr>
      <w:r>
        <w:rPr>
          <w:rFonts w:hint="eastAsia"/>
        </w:rPr>
        <w:t>3.5.</w:t>
      </w:r>
      <w:r w:rsidR="008808BB">
        <w:t>2</w:t>
      </w:r>
      <w:r>
        <w:rPr>
          <w:rFonts w:hint="eastAsia"/>
        </w:rPr>
        <w:t xml:space="preserve"> </w:t>
      </w:r>
      <w:r w:rsidR="006F460E">
        <w:rPr>
          <w:rFonts w:hint="eastAsia"/>
        </w:rPr>
        <w:t>数据库概念结构设计</w:t>
      </w:r>
    </w:p>
    <w:p w14:paraId="743F1336" w14:textId="77777777" w:rsidR="00DD12AE" w:rsidRDefault="00A57B08" w:rsidP="00DD12AE">
      <w:pPr>
        <w:ind w:firstLine="24pt"/>
      </w:pPr>
      <w:r>
        <w:rPr>
          <w:rFonts w:hint="eastAsia"/>
        </w:rPr>
        <w:t>确定了系统使用的数据库多租户架构，以及前面对系统的需求和功能的分</w:t>
      </w:r>
      <w:r>
        <w:rPr>
          <w:rFonts w:hint="eastAsia"/>
        </w:rPr>
        <w:lastRenderedPageBreak/>
        <w:t>析，</w:t>
      </w:r>
      <w:commentRangeStart w:id="37"/>
      <w:r>
        <w:rPr>
          <w:rFonts w:hint="eastAsia"/>
        </w:rPr>
        <w:t>提出了一个描述数据</w:t>
      </w:r>
      <w:r w:rsidR="004E77BE">
        <w:rPr>
          <w:rFonts w:hint="eastAsia"/>
        </w:rPr>
        <w:t>实体</w:t>
      </w:r>
      <w:r>
        <w:rPr>
          <w:rFonts w:hint="eastAsia"/>
        </w:rPr>
        <w:t>关系的数据模型</w:t>
      </w:r>
      <w:r w:rsidR="004E77BE">
        <w:rPr>
          <w:rFonts w:hint="eastAsia"/>
        </w:rPr>
        <w:t>，即</w:t>
      </w:r>
      <w:r w:rsidR="004E77BE">
        <w:rPr>
          <w:rFonts w:hint="eastAsia"/>
        </w:rPr>
        <w:t>E-R</w:t>
      </w:r>
      <w:r w:rsidR="004E77BE">
        <w:rPr>
          <w:rFonts w:hint="eastAsia"/>
        </w:rPr>
        <w:t>图</w:t>
      </w:r>
      <w:r w:rsidR="00E600DE">
        <w:rPr>
          <w:rFonts w:hint="eastAsia"/>
        </w:rPr>
        <w:t>（</w:t>
      </w:r>
      <w:r w:rsidR="00E600DE">
        <w:rPr>
          <w:rFonts w:ascii="Arial" w:hAnsi="Arial" w:cs="Arial"/>
          <w:color w:val="333333"/>
          <w:sz w:val="21"/>
          <w:szCs w:val="21"/>
          <w:shd w:val="clear" w:color="auto" w:fill="FFFFFF"/>
        </w:rPr>
        <w:t>Entity-Relationship Diagram</w:t>
      </w:r>
      <w:r w:rsidR="00E600DE">
        <w:rPr>
          <w:rFonts w:hint="eastAsia"/>
        </w:rPr>
        <w:t>）</w:t>
      </w:r>
      <w:commentRangeEnd w:id="37"/>
      <w:r w:rsidR="000B77D6">
        <w:rPr>
          <w:rStyle w:val="a9"/>
        </w:rPr>
        <w:commentReference w:id="37"/>
      </w:r>
      <w:r w:rsidR="001A47B4">
        <w:rPr>
          <w:rFonts w:hint="eastAsia"/>
        </w:rPr>
        <w:t>。</w:t>
      </w:r>
      <w:r w:rsidR="002E1049">
        <w:rPr>
          <w:rFonts w:hint="eastAsia"/>
        </w:rPr>
        <w:t>顾名思义，</w:t>
      </w:r>
      <w:r w:rsidR="002E1049">
        <w:rPr>
          <w:rFonts w:hint="eastAsia"/>
        </w:rPr>
        <w:t>E-R</w:t>
      </w:r>
      <w:r w:rsidR="002E1049">
        <w:rPr>
          <w:rFonts w:hint="eastAsia"/>
        </w:rPr>
        <w:t>图就是描述实体之间的关系，以及实体的属性</w:t>
      </w:r>
      <w:r w:rsidR="00E2511D">
        <w:rPr>
          <w:rFonts w:hint="eastAsia"/>
        </w:rPr>
        <w:t>。</w:t>
      </w:r>
      <w:r w:rsidR="006C02D1">
        <w:rPr>
          <w:rFonts w:hint="eastAsia"/>
        </w:rPr>
        <w:t>E-R</w:t>
      </w:r>
      <w:r w:rsidR="006C02D1">
        <w:rPr>
          <w:rFonts w:hint="eastAsia"/>
        </w:rPr>
        <w:t>图实体之间的关系分为</w:t>
      </w:r>
      <w:r w:rsidR="006C02D1">
        <w:rPr>
          <w:rFonts w:hint="eastAsia"/>
        </w:rPr>
        <w:t>1</w:t>
      </w:r>
      <w:r w:rsidR="006C02D1">
        <w:rPr>
          <w:rFonts w:hint="eastAsia"/>
        </w:rPr>
        <w:t>对</w:t>
      </w:r>
      <w:r w:rsidR="006C02D1">
        <w:rPr>
          <w:rFonts w:hint="eastAsia"/>
        </w:rPr>
        <w:t>1</w:t>
      </w:r>
      <w:r w:rsidR="006C02D1">
        <w:rPr>
          <w:rFonts w:hint="eastAsia"/>
        </w:rPr>
        <w:t>、</w:t>
      </w:r>
      <w:r w:rsidR="006C02D1">
        <w:rPr>
          <w:rFonts w:hint="eastAsia"/>
        </w:rPr>
        <w:t>1</w:t>
      </w:r>
      <w:r w:rsidR="006C02D1">
        <w:rPr>
          <w:rFonts w:hint="eastAsia"/>
        </w:rPr>
        <w:t>对多、多对对三种，</w:t>
      </w:r>
      <w:r w:rsidR="00365A9B">
        <w:rPr>
          <w:rFonts w:hint="eastAsia"/>
        </w:rPr>
        <w:t>通过这三种方式能够图形化的描述各个属性之间的关系</w:t>
      </w:r>
      <w:r w:rsidR="00E2511D">
        <w:rPr>
          <w:rFonts w:hint="eastAsia"/>
        </w:rPr>
        <w:t>。</w:t>
      </w:r>
      <w:r w:rsidR="00EA7DDB">
        <w:rPr>
          <w:rFonts w:hint="eastAsia"/>
        </w:rPr>
        <w:t xml:space="preserve"> </w:t>
      </w:r>
    </w:p>
    <w:p w14:paraId="32D0F574" w14:textId="57316945" w:rsidR="00D02C0B" w:rsidRDefault="00D44252" w:rsidP="00D02C0B">
      <w:pPr>
        <w:ind w:firstLineChars="0" w:firstLine="0pt"/>
      </w:pPr>
      <w:r>
        <w:rPr>
          <w:noProof/>
        </w:rPr>
        <w:drawing>
          <wp:inline distT="0" distB="0" distL="0" distR="0" wp14:anchorId="1999D311" wp14:editId="23F7096D">
            <wp:extent cx="5675630" cy="6752590"/>
            <wp:effectExtent l="0" t="0" r="1270" b="0"/>
            <wp:docPr id="105" name="画布 105"/>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27" name="Picture 106" descr="E-R图"/>
                      <pic:cNvPicPr>
                        <a:picLocks noChangeAspect="1" noChangeArrowheads="1"/>
                      </pic:cNvPicPr>
                    </pic:nvPicPr>
                    <pic:blipFill>
                      <a:blip r:embed="rId30">
                        <a:extLst>
                          <a:ext uri="{28A0092B-C50C-407E-A947-70E740481C1C}">
                            <a14:useLocalDpi xmlns:a14="http://schemas.microsoft.com/office/drawing/2010/main" val="0"/>
                          </a:ext>
                        </a:extLst>
                      </a:blip>
                      <a:srcRect l="21.289%" t="9.59%"/>
                      <a:stretch>
                        <a:fillRect/>
                      </a:stretch>
                    </pic:blipFill>
                    <pic:spPr bwMode="auto">
                      <a:xfrm>
                        <a:off x="0" y="0"/>
                        <a:ext cx="5675630" cy="611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28" name="Text Box 107"/>
                    <wp:cNvSpPr txBox="1">
                      <a:spLocks noChangeArrowheads="1"/>
                    </wp:cNvSpPr>
                    <wp:spPr bwMode="auto">
                      <a:xfrm>
                        <a:off x="584558" y="6110079"/>
                        <a:ext cx="4020116" cy="33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418FADB" w14:textId="77777777" w:rsidR="009D5B3A" w:rsidRDefault="009D5B3A" w:rsidP="00A41FF0">
                          <w:pPr>
                            <w:ind w:firstLine="24pt"/>
                            <w:jc w:val="center"/>
                          </w:pPr>
                          <w:r>
                            <w:t>图</w:t>
                          </w:r>
                          <w:r>
                            <w:rPr>
                              <w:rFonts w:hint="eastAsia"/>
                            </w:rPr>
                            <w:t>3.</w:t>
                          </w:r>
                          <w:r>
                            <w:t>7</w:t>
                          </w:r>
                          <w:r>
                            <w:rPr>
                              <w:rFonts w:hint="eastAsia"/>
                            </w:rPr>
                            <w:t xml:space="preserve"> </w:t>
                          </w:r>
                          <w:r>
                            <w:t>SaaS</w:t>
                          </w:r>
                          <w:r>
                            <w:t>平台</w:t>
                          </w:r>
                          <w:r>
                            <w:rPr>
                              <w:rFonts w:hint="eastAsia"/>
                            </w:rPr>
                            <w:t>E</w:t>
                          </w:r>
                          <w:r>
                            <w:t>-R</w:t>
                          </w:r>
                          <w:r>
                            <w:t>图</w:t>
                          </w:r>
                        </w:p>
                      </wne:txbxContent>
                    </wp:txbx>
                    <wp:bodyPr rot="0" vert="horz" wrap="square" lIns="91440" tIns="45720" rIns="91440" bIns="45720" anchor="t" anchorCtr="0" upright="1">
                      <a:noAutofit/>
                    </wp:bodyPr>
                  </wp:wsp>
                </wp:wpc>
              </a:graphicData>
            </a:graphic>
          </wp:inline>
        </w:drawing>
      </w:r>
    </w:p>
    <w:p w14:paraId="15654048" w14:textId="77777777" w:rsidR="0092268B" w:rsidRDefault="0092268B" w:rsidP="0092268B">
      <w:pPr>
        <w:ind w:firstLine="24pt"/>
        <w:rPr>
          <w:rFonts w:hint="eastAsia"/>
        </w:rPr>
      </w:pPr>
      <w:r>
        <w:t>图中</w:t>
      </w:r>
      <w:r w:rsidR="00456FBB">
        <w:t>描述</w:t>
      </w:r>
      <w:r>
        <w:t>了</w:t>
      </w:r>
      <w:r w:rsidR="00456FBB">
        <w:rPr>
          <w:rFonts w:hint="eastAsia"/>
        </w:rPr>
        <w:t>自动售货机</w:t>
      </w:r>
      <w:r w:rsidR="00456FBB">
        <w:tab/>
        <w:t>SaaS</w:t>
      </w:r>
      <w:r w:rsidR="00456FBB">
        <w:t>平台的</w:t>
      </w:r>
      <w:r w:rsidR="00456FBB">
        <w:rPr>
          <w:rFonts w:hint="eastAsia"/>
        </w:rPr>
        <w:t>E-R</w:t>
      </w:r>
      <w:r w:rsidR="00456FBB">
        <w:rPr>
          <w:rFonts w:hint="eastAsia"/>
        </w:rPr>
        <w:t>图</w:t>
      </w:r>
      <w:r w:rsidR="005E2EA3">
        <w:rPr>
          <w:rFonts w:hint="eastAsia"/>
        </w:rPr>
        <w:t>，并给出了实体的部分属性和实体与实体之间的关系。</w:t>
      </w:r>
    </w:p>
    <w:p w14:paraId="685FB52A" w14:textId="77777777" w:rsidR="008808BB" w:rsidRDefault="008808BB" w:rsidP="00E453B8">
      <w:pPr>
        <w:pStyle w:val="3"/>
      </w:pPr>
      <w:r>
        <w:rPr>
          <w:rFonts w:hint="eastAsia"/>
        </w:rPr>
        <w:lastRenderedPageBreak/>
        <w:t>3.5.</w:t>
      </w:r>
      <w:r>
        <w:t>3</w:t>
      </w:r>
      <w:r>
        <w:rPr>
          <w:rFonts w:hint="eastAsia"/>
        </w:rPr>
        <w:t xml:space="preserve"> </w:t>
      </w:r>
      <w:r>
        <w:rPr>
          <w:rFonts w:hint="eastAsia"/>
        </w:rPr>
        <w:t>数据库逻辑结构设计</w:t>
      </w:r>
      <w:r w:rsidR="009D12C8">
        <w:rPr>
          <w:rFonts w:hint="eastAsia"/>
        </w:rPr>
        <w:t xml:space="preserve"> </w:t>
      </w:r>
    </w:p>
    <w:p w14:paraId="3AB5F023" w14:textId="77777777" w:rsidR="009D12C8" w:rsidRDefault="001C7619" w:rsidP="009D12C8">
      <w:pPr>
        <w:ind w:firstLine="24pt"/>
      </w:pPr>
      <w:r>
        <w:rPr>
          <w:rFonts w:hint="eastAsia"/>
        </w:rPr>
        <w:t>上文中</w:t>
      </w:r>
      <w:r>
        <w:rPr>
          <w:rFonts w:hint="eastAsia"/>
        </w:rPr>
        <w:t>E-R</w:t>
      </w:r>
      <w:r w:rsidR="001D568C">
        <w:rPr>
          <w:rFonts w:hint="eastAsia"/>
        </w:rPr>
        <w:t>中给出了系统管理员、运营商管理员、厂商管理员、租金定价、与用户角色、租户、售货机、订单等多个</w:t>
      </w:r>
      <w:r w:rsidR="0078428E">
        <w:rPr>
          <w:rFonts w:hint="eastAsia"/>
        </w:rPr>
        <w:t>实体。通过其对数据库的概念设计，我们分析各个实体以及其间关系可以得出数据库的逻辑设计列表。</w:t>
      </w:r>
    </w:p>
    <w:p w14:paraId="70CA4D6C" w14:textId="77777777" w:rsidR="00CC1925" w:rsidRDefault="004C3118" w:rsidP="00D45493">
      <w:pPr>
        <w:ind w:firstLine="24pt"/>
      </w:pPr>
      <w:r>
        <w:t>将</w:t>
      </w:r>
      <w:r>
        <w:rPr>
          <w:rFonts w:hint="eastAsia"/>
        </w:rPr>
        <w:t>E-R</w:t>
      </w:r>
      <w:r>
        <w:rPr>
          <w:rFonts w:hint="eastAsia"/>
        </w:rPr>
        <w:t>图装换为关系模型，</w:t>
      </w:r>
      <w:r w:rsidR="00085BD1">
        <w:rPr>
          <w:rFonts w:hint="eastAsia"/>
        </w:rPr>
        <w:t>确定关系模式的属性和码</w:t>
      </w:r>
      <w:r w:rsidR="00F445EA">
        <w:rPr>
          <w:rFonts w:hint="eastAsia"/>
        </w:rPr>
        <w:t>，将实体的属性和实体之间的关系转换为关系模式</w:t>
      </w:r>
      <w:r w:rsidR="00CC1925">
        <w:rPr>
          <w:rFonts w:hint="eastAsia"/>
        </w:rPr>
        <w:t>，</w:t>
      </w:r>
      <w:r w:rsidR="00CC1925">
        <w:rPr>
          <w:rFonts w:hint="eastAsia"/>
        </w:rPr>
        <w:t>SaaS</w:t>
      </w:r>
      <w:r w:rsidR="00CC1925">
        <w:rPr>
          <w:rFonts w:hint="eastAsia"/>
        </w:rPr>
        <w:t>平台的逻辑结构设计如下。</w:t>
      </w:r>
    </w:p>
    <w:p w14:paraId="1C0918DB" w14:textId="77777777" w:rsidR="00D45493" w:rsidRDefault="00C01C8B" w:rsidP="00EA75B2">
      <w:pPr>
        <w:numPr>
          <w:ilvl w:val="1"/>
          <w:numId w:val="11"/>
        </w:numPr>
        <w:ind w:firstLineChars="0"/>
      </w:pPr>
      <w:r>
        <w:t>商家</w:t>
      </w:r>
      <w:r>
        <w:rPr>
          <w:rFonts w:hint="eastAsia"/>
        </w:rPr>
        <w:t>（</w:t>
      </w:r>
      <w:r w:rsidRPr="00DA46C0">
        <w:rPr>
          <w:rFonts w:hint="eastAsia"/>
          <w:u w:val="single"/>
        </w:rPr>
        <w:t>商家</w:t>
      </w:r>
      <w:r w:rsidRPr="00DA46C0">
        <w:rPr>
          <w:rFonts w:hint="eastAsia"/>
          <w:u w:val="single"/>
        </w:rPr>
        <w:t>Id</w:t>
      </w:r>
      <w:r>
        <w:rPr>
          <w:rFonts w:hint="eastAsia"/>
        </w:rPr>
        <w:t>，商家编号，商家名，商家类型，商家描述，商家状态，开始租用时间，租用到期时间，</w:t>
      </w:r>
      <w:r w:rsidR="007D181A">
        <w:rPr>
          <w:rFonts w:hint="eastAsia"/>
        </w:rPr>
        <w:t>租用台数，</w:t>
      </w:r>
      <w:r>
        <w:rPr>
          <w:rFonts w:hint="eastAsia"/>
        </w:rPr>
        <w:t>是否试用过，操作人，操作时间）</w:t>
      </w:r>
    </w:p>
    <w:p w14:paraId="240B3D56" w14:textId="77777777" w:rsidR="00EA75B2" w:rsidRDefault="00EA75B2" w:rsidP="00EA75B2">
      <w:pPr>
        <w:numPr>
          <w:ilvl w:val="1"/>
          <w:numId w:val="11"/>
        </w:numPr>
        <w:ind w:firstLineChars="0"/>
      </w:pPr>
      <w:r>
        <w:t>平台租金</w:t>
      </w:r>
      <w:r>
        <w:rPr>
          <w:rFonts w:hint="eastAsia"/>
        </w:rPr>
        <w:t>（</w:t>
      </w:r>
      <w:r w:rsidRPr="00DA46C0">
        <w:rPr>
          <w:rFonts w:hint="eastAsia"/>
          <w:u w:val="single"/>
        </w:rPr>
        <w:t>定价名</w:t>
      </w:r>
      <w:r w:rsidR="00DA46C0" w:rsidRPr="00DA46C0">
        <w:rPr>
          <w:rFonts w:hint="eastAsia"/>
        </w:rPr>
        <w:t>，对应价格</w:t>
      </w:r>
      <w:r w:rsidR="00DA46C0">
        <w:rPr>
          <w:rFonts w:hint="eastAsia"/>
        </w:rPr>
        <w:t>，折扣量</w:t>
      </w:r>
      <w:r>
        <w:rPr>
          <w:rFonts w:hint="eastAsia"/>
        </w:rPr>
        <w:t>）</w:t>
      </w:r>
    </w:p>
    <w:p w14:paraId="5E3CD36C" w14:textId="77777777" w:rsidR="00DA46C0" w:rsidRDefault="00DA46C0" w:rsidP="00EA75B2">
      <w:pPr>
        <w:numPr>
          <w:ilvl w:val="1"/>
          <w:numId w:val="11"/>
        </w:numPr>
        <w:ind w:firstLineChars="0"/>
      </w:pPr>
      <w:r>
        <w:t>售货机租金</w:t>
      </w:r>
      <w:r>
        <w:rPr>
          <w:rFonts w:hint="eastAsia"/>
        </w:rPr>
        <w:t>（</w:t>
      </w:r>
      <w:r w:rsidRPr="00DA46C0">
        <w:rPr>
          <w:rFonts w:hint="eastAsia"/>
          <w:u w:val="single"/>
        </w:rPr>
        <w:t>租用类型</w:t>
      </w:r>
      <w:r>
        <w:rPr>
          <w:rFonts w:hint="eastAsia"/>
        </w:rPr>
        <w:t>，每台价格）</w:t>
      </w:r>
    </w:p>
    <w:p w14:paraId="5E87C580" w14:textId="77777777" w:rsidR="00DA46C0" w:rsidRDefault="00DA46C0" w:rsidP="00EA75B2">
      <w:pPr>
        <w:numPr>
          <w:ilvl w:val="1"/>
          <w:numId w:val="11"/>
        </w:numPr>
        <w:ind w:firstLineChars="0"/>
      </w:pPr>
      <w:r>
        <w:t>租户订单</w:t>
      </w:r>
      <w:r>
        <w:rPr>
          <w:rFonts w:hint="eastAsia"/>
        </w:rPr>
        <w:t>（</w:t>
      </w:r>
      <w:r w:rsidRPr="00DA46C0">
        <w:rPr>
          <w:rFonts w:hint="eastAsia"/>
          <w:u w:val="single"/>
        </w:rPr>
        <w:t>订单</w:t>
      </w:r>
      <w:r w:rsidRPr="00DA46C0">
        <w:rPr>
          <w:rFonts w:hint="eastAsia"/>
          <w:u w:val="single"/>
        </w:rPr>
        <w:t>Id</w:t>
      </w:r>
      <w:r w:rsidRPr="00DA46C0">
        <w:rPr>
          <w:rFonts w:hint="eastAsia"/>
        </w:rPr>
        <w:t>，</w:t>
      </w:r>
      <w:r>
        <w:rPr>
          <w:rFonts w:hint="eastAsia"/>
        </w:rPr>
        <w:t>租户</w:t>
      </w:r>
      <w:r>
        <w:rPr>
          <w:rFonts w:hint="eastAsia"/>
        </w:rPr>
        <w:t>Id</w:t>
      </w:r>
      <w:r>
        <w:rPr>
          <w:rFonts w:hint="eastAsia"/>
        </w:rPr>
        <w:t>，租户类型，租金总价，</w:t>
      </w:r>
      <w:r w:rsidR="00AA54DF">
        <w:rPr>
          <w:rFonts w:hint="eastAsia"/>
        </w:rPr>
        <w:t>租用售货机台数，</w:t>
      </w:r>
      <w:r>
        <w:rPr>
          <w:rFonts w:hint="eastAsia"/>
        </w:rPr>
        <w:t>开始租用时间，结束租用时间）</w:t>
      </w:r>
    </w:p>
    <w:p w14:paraId="19B0B597" w14:textId="77777777" w:rsidR="00DA46C0" w:rsidRDefault="00DA46C0" w:rsidP="00EA75B2">
      <w:pPr>
        <w:numPr>
          <w:ilvl w:val="1"/>
          <w:numId w:val="11"/>
        </w:numPr>
        <w:ind w:firstLineChars="0"/>
      </w:pPr>
      <w:r>
        <w:rPr>
          <w:rFonts w:hint="eastAsia"/>
        </w:rPr>
        <w:t>用户权限（</w:t>
      </w:r>
      <w:r w:rsidRPr="00C02FF0">
        <w:rPr>
          <w:rFonts w:hint="eastAsia"/>
          <w:u w:val="single"/>
        </w:rPr>
        <w:t>权限</w:t>
      </w:r>
      <w:r w:rsidRPr="00C02FF0">
        <w:rPr>
          <w:rFonts w:hint="eastAsia"/>
          <w:u w:val="single"/>
        </w:rPr>
        <w:t>Id</w:t>
      </w:r>
      <w:r>
        <w:rPr>
          <w:rFonts w:hint="eastAsia"/>
        </w:rPr>
        <w:t>，权限编号，权限名称，权限描述，权限所属类型，操作者，操作时间）</w:t>
      </w:r>
    </w:p>
    <w:p w14:paraId="2B331F86" w14:textId="77777777" w:rsidR="00C02FF0" w:rsidRDefault="00C02FF0" w:rsidP="00EA75B2">
      <w:pPr>
        <w:numPr>
          <w:ilvl w:val="1"/>
          <w:numId w:val="11"/>
        </w:numPr>
        <w:ind w:firstLineChars="0"/>
      </w:pPr>
      <w:r>
        <w:t>用户角色</w:t>
      </w:r>
      <w:r>
        <w:rPr>
          <w:rFonts w:hint="eastAsia"/>
        </w:rPr>
        <w:t>（</w:t>
      </w:r>
      <w:r w:rsidRPr="00C02FF0">
        <w:rPr>
          <w:rFonts w:hint="eastAsia"/>
          <w:u w:val="single"/>
        </w:rPr>
        <w:t>角色</w:t>
      </w:r>
      <w:r w:rsidRPr="00C02FF0">
        <w:rPr>
          <w:rFonts w:hint="eastAsia"/>
          <w:u w:val="single"/>
        </w:rPr>
        <w:t>Id</w:t>
      </w:r>
      <w:r>
        <w:rPr>
          <w:rFonts w:hint="eastAsia"/>
        </w:rPr>
        <w:t>，</w:t>
      </w:r>
      <w:r>
        <w:t>角色名称</w:t>
      </w:r>
      <w:r>
        <w:rPr>
          <w:rFonts w:hint="eastAsia"/>
        </w:rPr>
        <w:t>，</w:t>
      </w:r>
      <w:r>
        <w:t>角色所属类型</w:t>
      </w:r>
      <w:r>
        <w:rPr>
          <w:rFonts w:hint="eastAsia"/>
        </w:rPr>
        <w:t>，</w:t>
      </w:r>
      <w:r>
        <w:t>操作者</w:t>
      </w:r>
      <w:r>
        <w:rPr>
          <w:rFonts w:hint="eastAsia"/>
        </w:rPr>
        <w:t>，</w:t>
      </w:r>
      <w:r>
        <w:t>操作时间</w:t>
      </w:r>
      <w:r>
        <w:rPr>
          <w:rFonts w:hint="eastAsia"/>
        </w:rPr>
        <w:t>）</w:t>
      </w:r>
    </w:p>
    <w:p w14:paraId="634D1DF6" w14:textId="77777777" w:rsidR="00C02FF0" w:rsidRDefault="00C02FF0" w:rsidP="00EA75B2">
      <w:pPr>
        <w:numPr>
          <w:ilvl w:val="1"/>
          <w:numId w:val="11"/>
        </w:numPr>
        <w:ind w:firstLineChars="0"/>
      </w:pPr>
      <w:r>
        <w:t>角色权限表</w:t>
      </w:r>
      <w:r>
        <w:rPr>
          <w:rFonts w:hint="eastAsia"/>
        </w:rPr>
        <w:t>（</w:t>
      </w:r>
      <w:r w:rsidRPr="00C02FF0">
        <w:rPr>
          <w:rFonts w:hint="eastAsia"/>
          <w:u w:val="single"/>
        </w:rPr>
        <w:t>角色权限</w:t>
      </w:r>
      <w:r w:rsidRPr="00C02FF0">
        <w:rPr>
          <w:rFonts w:hint="eastAsia"/>
          <w:u w:val="single"/>
        </w:rPr>
        <w:t>Id</w:t>
      </w:r>
      <w:r>
        <w:rPr>
          <w:rFonts w:hint="eastAsia"/>
        </w:rPr>
        <w:t>，</w:t>
      </w:r>
      <w:r>
        <w:t>角色</w:t>
      </w:r>
      <w:r>
        <w:rPr>
          <w:rFonts w:hint="eastAsia"/>
        </w:rPr>
        <w:t>Id</w:t>
      </w:r>
      <w:r>
        <w:rPr>
          <w:rFonts w:hint="eastAsia"/>
        </w:rPr>
        <w:t>，</w:t>
      </w:r>
      <w:r>
        <w:t>权限</w:t>
      </w:r>
      <w:r>
        <w:rPr>
          <w:rFonts w:hint="eastAsia"/>
        </w:rPr>
        <w:t>Id</w:t>
      </w:r>
      <w:r>
        <w:rPr>
          <w:rFonts w:hint="eastAsia"/>
        </w:rPr>
        <w:t>）</w:t>
      </w:r>
    </w:p>
    <w:p w14:paraId="20834EBF" w14:textId="77777777" w:rsidR="00C02FF0" w:rsidRDefault="00C02FF0" w:rsidP="00EA75B2">
      <w:pPr>
        <w:numPr>
          <w:ilvl w:val="1"/>
          <w:numId w:val="11"/>
        </w:numPr>
        <w:ind w:firstLineChars="0"/>
      </w:pPr>
      <w:r>
        <w:t>用户</w:t>
      </w:r>
      <w:r>
        <w:rPr>
          <w:rFonts w:hint="eastAsia"/>
        </w:rPr>
        <w:t>（</w:t>
      </w:r>
      <w:r w:rsidRPr="00163F8F">
        <w:rPr>
          <w:rFonts w:hint="eastAsia"/>
          <w:u w:val="single"/>
        </w:rPr>
        <w:t>用户</w:t>
      </w:r>
      <w:r w:rsidRPr="00163F8F">
        <w:rPr>
          <w:rFonts w:hint="eastAsia"/>
          <w:u w:val="single"/>
        </w:rPr>
        <w:t>Id</w:t>
      </w:r>
      <w:r>
        <w:rPr>
          <w:rFonts w:hint="eastAsia"/>
        </w:rPr>
        <w:t>，</w:t>
      </w:r>
      <w:r w:rsidR="00163F8F">
        <w:rPr>
          <w:rFonts w:hint="eastAsia"/>
        </w:rPr>
        <w:t>用户编号，用户名，密码，手机号码，</w:t>
      </w:r>
      <w:r w:rsidR="00163F8F">
        <w:rPr>
          <w:rFonts w:hint="eastAsia"/>
        </w:rPr>
        <w:t>email</w:t>
      </w:r>
      <w:r w:rsidR="00163F8F">
        <w:rPr>
          <w:rFonts w:hint="eastAsia"/>
        </w:rPr>
        <w:t>，是否为小组管理员，用户组</w:t>
      </w:r>
      <w:r w:rsidR="00163F8F">
        <w:rPr>
          <w:rFonts w:hint="eastAsia"/>
        </w:rPr>
        <w:t>Id</w:t>
      </w:r>
      <w:r w:rsidR="00163F8F">
        <w:rPr>
          <w:rFonts w:hint="eastAsia"/>
        </w:rPr>
        <w:t>，</w:t>
      </w:r>
      <w:r w:rsidR="00163F8F">
        <w:t>可用状态</w:t>
      </w:r>
      <w:r w:rsidR="00163F8F">
        <w:rPr>
          <w:rFonts w:hint="eastAsia"/>
        </w:rPr>
        <w:t>，用户所属商家</w:t>
      </w:r>
      <w:r w:rsidR="00163F8F">
        <w:rPr>
          <w:rFonts w:hint="eastAsia"/>
        </w:rPr>
        <w:t>Id</w:t>
      </w:r>
      <w:r w:rsidR="00163F8F">
        <w:rPr>
          <w:rFonts w:hint="eastAsia"/>
        </w:rPr>
        <w:t>，操作者，操作时间</w:t>
      </w:r>
      <w:r>
        <w:rPr>
          <w:rFonts w:hint="eastAsia"/>
        </w:rPr>
        <w:t>）</w:t>
      </w:r>
    </w:p>
    <w:p w14:paraId="6870A9D6" w14:textId="77777777" w:rsidR="00163F8F" w:rsidRDefault="00163F8F" w:rsidP="00EA75B2">
      <w:pPr>
        <w:numPr>
          <w:ilvl w:val="1"/>
          <w:numId w:val="11"/>
        </w:numPr>
        <w:ind w:firstLineChars="0"/>
      </w:pPr>
      <w:r>
        <w:t>用户角色表</w:t>
      </w:r>
      <w:r>
        <w:rPr>
          <w:rFonts w:hint="eastAsia"/>
        </w:rPr>
        <w:t>（</w:t>
      </w:r>
      <w:r w:rsidRPr="00163F8F">
        <w:rPr>
          <w:rFonts w:hint="eastAsia"/>
          <w:u w:val="single"/>
        </w:rPr>
        <w:t>用户角色</w:t>
      </w:r>
      <w:r w:rsidRPr="00163F8F">
        <w:rPr>
          <w:rFonts w:hint="eastAsia"/>
          <w:u w:val="single"/>
        </w:rPr>
        <w:t>Id</w:t>
      </w:r>
      <w:r>
        <w:rPr>
          <w:rFonts w:hint="eastAsia"/>
        </w:rPr>
        <w:t>，用户</w:t>
      </w:r>
      <w:r>
        <w:rPr>
          <w:rFonts w:hint="eastAsia"/>
        </w:rPr>
        <w:t>Id</w:t>
      </w:r>
      <w:r>
        <w:rPr>
          <w:rFonts w:hint="eastAsia"/>
        </w:rPr>
        <w:t>，</w:t>
      </w:r>
      <w:r>
        <w:t>角色</w:t>
      </w:r>
      <w:r>
        <w:rPr>
          <w:rFonts w:hint="eastAsia"/>
        </w:rPr>
        <w:t>Id</w:t>
      </w:r>
      <w:r>
        <w:rPr>
          <w:rFonts w:hint="eastAsia"/>
        </w:rPr>
        <w:t>，操作者，操作时间）</w:t>
      </w:r>
    </w:p>
    <w:p w14:paraId="45305647" w14:textId="77777777" w:rsidR="00163F8F" w:rsidRDefault="00F77F27" w:rsidP="00EA75B2">
      <w:pPr>
        <w:numPr>
          <w:ilvl w:val="1"/>
          <w:numId w:val="11"/>
        </w:numPr>
        <w:ind w:firstLineChars="0"/>
      </w:pPr>
      <w:r>
        <w:t>分组</w:t>
      </w:r>
      <w:r w:rsidR="00163F8F">
        <w:rPr>
          <w:rFonts w:hint="eastAsia"/>
        </w:rPr>
        <w:t>（</w:t>
      </w:r>
      <w:r>
        <w:rPr>
          <w:rFonts w:hint="eastAsia"/>
          <w:u w:val="single"/>
        </w:rPr>
        <w:t>分组</w:t>
      </w:r>
      <w:r w:rsidR="00163F8F" w:rsidRPr="00163F8F">
        <w:rPr>
          <w:rFonts w:hint="eastAsia"/>
          <w:u w:val="single"/>
        </w:rPr>
        <w:t>组</w:t>
      </w:r>
      <w:r w:rsidR="00163F8F" w:rsidRPr="00163F8F">
        <w:rPr>
          <w:rFonts w:hint="eastAsia"/>
          <w:u w:val="single"/>
        </w:rPr>
        <w:t>Id</w:t>
      </w:r>
      <w:r w:rsidR="00163F8F">
        <w:rPr>
          <w:rFonts w:hint="eastAsia"/>
        </w:rPr>
        <w:t>，</w:t>
      </w:r>
      <w:r>
        <w:t>组</w:t>
      </w:r>
      <w:r w:rsidR="00163F8F">
        <w:t>名</w:t>
      </w:r>
      <w:r w:rsidR="00163F8F">
        <w:rPr>
          <w:rFonts w:hint="eastAsia"/>
        </w:rPr>
        <w:t>，</w:t>
      </w:r>
      <w:r w:rsidR="00163F8F">
        <w:t>分组类型</w:t>
      </w:r>
      <w:r w:rsidR="00163F8F">
        <w:rPr>
          <w:rFonts w:hint="eastAsia"/>
        </w:rPr>
        <w:t>，</w:t>
      </w:r>
      <w:r w:rsidR="00163F8F">
        <w:t>分组描述</w:t>
      </w:r>
      <w:r w:rsidR="00163F8F">
        <w:rPr>
          <w:rFonts w:hint="eastAsia"/>
        </w:rPr>
        <w:t>，</w:t>
      </w:r>
      <w:r w:rsidR="00163F8F">
        <w:t>所属商家</w:t>
      </w:r>
      <w:r w:rsidR="00163F8F">
        <w:rPr>
          <w:rFonts w:hint="eastAsia"/>
        </w:rPr>
        <w:t>Id</w:t>
      </w:r>
      <w:r w:rsidR="00163F8F">
        <w:rPr>
          <w:rFonts w:hint="eastAsia"/>
        </w:rPr>
        <w:t>，操作者，操作时间）</w:t>
      </w:r>
    </w:p>
    <w:p w14:paraId="6A6AABF8" w14:textId="77777777" w:rsidR="00163F8F" w:rsidRDefault="00163F8F" w:rsidP="00EA75B2">
      <w:pPr>
        <w:numPr>
          <w:ilvl w:val="1"/>
          <w:numId w:val="11"/>
        </w:numPr>
        <w:ind w:firstLineChars="0"/>
      </w:pPr>
      <w:r>
        <w:t>售货机类型</w:t>
      </w:r>
      <w:r>
        <w:rPr>
          <w:rFonts w:hint="eastAsia"/>
        </w:rPr>
        <w:t>（</w:t>
      </w:r>
      <w:r w:rsidRPr="00163F8F">
        <w:rPr>
          <w:rFonts w:hint="eastAsia"/>
          <w:u w:val="single"/>
        </w:rPr>
        <w:t>类型</w:t>
      </w:r>
      <w:r w:rsidRPr="00163F8F">
        <w:rPr>
          <w:rFonts w:hint="eastAsia"/>
          <w:u w:val="single"/>
        </w:rPr>
        <w:t>Id</w:t>
      </w:r>
      <w:r>
        <w:rPr>
          <w:rFonts w:hint="eastAsia"/>
        </w:rPr>
        <w:t>，类型名称，所属商家</w:t>
      </w:r>
      <w:r>
        <w:rPr>
          <w:rFonts w:hint="eastAsia"/>
        </w:rPr>
        <w:t>Id</w:t>
      </w:r>
      <w:r>
        <w:rPr>
          <w:rFonts w:hint="eastAsia"/>
        </w:rPr>
        <w:t>，操作者，操作时间）</w:t>
      </w:r>
    </w:p>
    <w:p w14:paraId="1954428E" w14:textId="77777777" w:rsidR="00163F8F" w:rsidRDefault="00163F8F" w:rsidP="00EA75B2">
      <w:pPr>
        <w:numPr>
          <w:ilvl w:val="1"/>
          <w:numId w:val="11"/>
        </w:numPr>
        <w:ind w:firstLineChars="0"/>
      </w:pPr>
      <w:r>
        <w:t>厂商端售货机</w:t>
      </w:r>
      <w:r>
        <w:rPr>
          <w:rFonts w:hint="eastAsia"/>
        </w:rPr>
        <w:t>（</w:t>
      </w:r>
      <w:r w:rsidRPr="00C73FB3">
        <w:rPr>
          <w:rFonts w:hint="eastAsia"/>
          <w:u w:val="single"/>
        </w:rPr>
        <w:t>售货机</w:t>
      </w:r>
      <w:r w:rsidRPr="00C73FB3">
        <w:rPr>
          <w:rFonts w:hint="eastAsia"/>
          <w:u w:val="single"/>
        </w:rPr>
        <w:t>Id</w:t>
      </w:r>
      <w:r>
        <w:rPr>
          <w:rFonts w:hint="eastAsia"/>
        </w:rPr>
        <w:t>，售货机名，售货机主板号，厂商</w:t>
      </w:r>
      <w:r>
        <w:rPr>
          <w:rFonts w:hint="eastAsia"/>
        </w:rPr>
        <w:t>Id</w:t>
      </w:r>
      <w:r>
        <w:rPr>
          <w:rFonts w:hint="eastAsia"/>
        </w:rPr>
        <w:t>，</w:t>
      </w:r>
      <w:r>
        <w:t>售货机价格</w:t>
      </w:r>
      <w:r>
        <w:rPr>
          <w:rFonts w:hint="eastAsia"/>
        </w:rPr>
        <w:t>，售货机类型，是否售出，售出运营商，操作者，操作时间）</w:t>
      </w:r>
    </w:p>
    <w:p w14:paraId="508A05EB" w14:textId="77777777" w:rsidR="00163F8F" w:rsidRDefault="00BB7814" w:rsidP="00EA75B2">
      <w:pPr>
        <w:numPr>
          <w:ilvl w:val="1"/>
          <w:numId w:val="11"/>
        </w:numPr>
        <w:ind w:firstLineChars="0"/>
      </w:pPr>
      <w:r>
        <w:rPr>
          <w:rFonts w:hint="eastAsia"/>
        </w:rPr>
        <w:t>售货机销售表（</w:t>
      </w:r>
      <w:r w:rsidRPr="00C73FB3">
        <w:rPr>
          <w:rFonts w:hint="eastAsia"/>
          <w:u w:val="single"/>
        </w:rPr>
        <w:t>出售</w:t>
      </w:r>
      <w:r w:rsidRPr="00C73FB3">
        <w:rPr>
          <w:rFonts w:hint="eastAsia"/>
          <w:u w:val="single"/>
        </w:rPr>
        <w:t>Id</w:t>
      </w:r>
      <w:r>
        <w:rPr>
          <w:rFonts w:hint="eastAsia"/>
        </w:rPr>
        <w:t>，</w:t>
      </w:r>
      <w:r>
        <w:t>厂商</w:t>
      </w:r>
      <w:r>
        <w:rPr>
          <w:rFonts w:hint="eastAsia"/>
        </w:rPr>
        <w:t>Id</w:t>
      </w:r>
      <w:r>
        <w:rPr>
          <w:rFonts w:hint="eastAsia"/>
        </w:rPr>
        <w:t>，运营商</w:t>
      </w:r>
      <w:r>
        <w:rPr>
          <w:rFonts w:hint="eastAsia"/>
        </w:rPr>
        <w:t>Id</w:t>
      </w:r>
      <w:r>
        <w:rPr>
          <w:rFonts w:hint="eastAsia"/>
        </w:rPr>
        <w:t>，</w:t>
      </w:r>
      <w:r w:rsidR="009146DA">
        <w:rPr>
          <w:rFonts w:hint="eastAsia"/>
        </w:rPr>
        <w:t>出售时间</w:t>
      </w:r>
      <w:r>
        <w:rPr>
          <w:rFonts w:hint="eastAsia"/>
        </w:rPr>
        <w:t>）</w:t>
      </w:r>
    </w:p>
    <w:p w14:paraId="5A11FB62" w14:textId="77777777" w:rsidR="009146DA" w:rsidRDefault="009146DA" w:rsidP="00EA75B2">
      <w:pPr>
        <w:numPr>
          <w:ilvl w:val="1"/>
          <w:numId w:val="11"/>
        </w:numPr>
        <w:ind w:firstLineChars="0"/>
      </w:pPr>
      <w:r>
        <w:t>运营商</w:t>
      </w:r>
      <w:r>
        <w:rPr>
          <w:rFonts w:hint="eastAsia"/>
        </w:rPr>
        <w:t>（</w:t>
      </w:r>
      <w:r w:rsidRPr="00C73FB3">
        <w:rPr>
          <w:rFonts w:hint="eastAsia"/>
          <w:u w:val="single"/>
        </w:rPr>
        <w:t>运营商管理</w:t>
      </w:r>
      <w:r w:rsidRPr="00C73FB3">
        <w:rPr>
          <w:rFonts w:hint="eastAsia"/>
          <w:u w:val="single"/>
        </w:rPr>
        <w:t>Id</w:t>
      </w:r>
      <w:r w:rsidR="00F77F27">
        <w:rPr>
          <w:rFonts w:hint="eastAsia"/>
        </w:rPr>
        <w:t>，厂商</w:t>
      </w:r>
      <w:r w:rsidR="00F77F27">
        <w:rPr>
          <w:rFonts w:hint="eastAsia"/>
        </w:rPr>
        <w:t>Id</w:t>
      </w:r>
      <w:r w:rsidR="00F77F27">
        <w:rPr>
          <w:rFonts w:hint="eastAsia"/>
        </w:rPr>
        <w:t>，运营商</w:t>
      </w:r>
      <w:r w:rsidR="00F77F27">
        <w:rPr>
          <w:rFonts w:hint="eastAsia"/>
        </w:rPr>
        <w:t>Id</w:t>
      </w:r>
      <w:r>
        <w:rPr>
          <w:rFonts w:hint="eastAsia"/>
        </w:rPr>
        <w:t>）</w:t>
      </w:r>
    </w:p>
    <w:p w14:paraId="7EE5D7D5" w14:textId="77777777" w:rsidR="00F77F27" w:rsidRDefault="00F77F27" w:rsidP="00EA75B2">
      <w:pPr>
        <w:numPr>
          <w:ilvl w:val="1"/>
          <w:numId w:val="11"/>
        </w:numPr>
        <w:ind w:firstLineChars="0"/>
      </w:pPr>
      <w:r>
        <w:rPr>
          <w:rFonts w:hint="eastAsia"/>
        </w:rPr>
        <w:t>运营商端售货机（</w:t>
      </w:r>
      <w:r w:rsidRPr="00C73FB3">
        <w:rPr>
          <w:rFonts w:hint="eastAsia"/>
          <w:u w:val="single"/>
        </w:rPr>
        <w:t>售货机</w:t>
      </w:r>
      <w:r w:rsidRPr="00C73FB3">
        <w:rPr>
          <w:rFonts w:hint="eastAsia"/>
          <w:u w:val="single"/>
        </w:rPr>
        <w:t>Id</w:t>
      </w:r>
      <w:r>
        <w:rPr>
          <w:rFonts w:hint="eastAsia"/>
        </w:rPr>
        <w:t>，</w:t>
      </w:r>
      <w:r>
        <w:t>售货机名称</w:t>
      </w:r>
      <w:r>
        <w:rPr>
          <w:rFonts w:hint="eastAsia"/>
        </w:rPr>
        <w:t>，</w:t>
      </w:r>
      <w:r>
        <w:t>售货机主板号</w:t>
      </w:r>
      <w:r>
        <w:rPr>
          <w:rFonts w:hint="eastAsia"/>
        </w:rPr>
        <w:t>，</w:t>
      </w:r>
      <w:r>
        <w:t>售货机类型股</w:t>
      </w:r>
      <w:r>
        <w:rPr>
          <w:rFonts w:hint="eastAsia"/>
        </w:rPr>
        <w:t>，</w:t>
      </w:r>
      <w:r>
        <w:t>是否分配</w:t>
      </w:r>
      <w:r>
        <w:rPr>
          <w:rFonts w:hint="eastAsia"/>
        </w:rPr>
        <w:t>，</w:t>
      </w:r>
      <w:r>
        <w:t>用户</w:t>
      </w:r>
      <w:r>
        <w:rPr>
          <w:rFonts w:hint="eastAsia"/>
        </w:rPr>
        <w:t>Id</w:t>
      </w:r>
      <w:r>
        <w:rPr>
          <w:rFonts w:hint="eastAsia"/>
        </w:rPr>
        <w:t>，</w:t>
      </w:r>
      <w:r>
        <w:t>售货机地址</w:t>
      </w:r>
      <w:r>
        <w:rPr>
          <w:rFonts w:hint="eastAsia"/>
        </w:rPr>
        <w:t>，</w:t>
      </w:r>
      <w:r>
        <w:t>售货机组</w:t>
      </w:r>
      <w:r>
        <w:rPr>
          <w:rFonts w:hint="eastAsia"/>
        </w:rPr>
        <w:t>Id</w:t>
      </w:r>
      <w:r>
        <w:rPr>
          <w:rFonts w:hint="eastAsia"/>
        </w:rPr>
        <w:t>，运营商</w:t>
      </w:r>
      <w:r>
        <w:rPr>
          <w:rFonts w:hint="eastAsia"/>
        </w:rPr>
        <w:t>Id</w:t>
      </w:r>
      <w:r>
        <w:rPr>
          <w:rFonts w:hint="eastAsia"/>
        </w:rPr>
        <w:t>，操作者，</w:t>
      </w:r>
      <w:r>
        <w:rPr>
          <w:rFonts w:hint="eastAsia"/>
        </w:rPr>
        <w:lastRenderedPageBreak/>
        <w:t>操作时间）</w:t>
      </w:r>
    </w:p>
    <w:p w14:paraId="52960289" w14:textId="77777777" w:rsidR="00F77F27" w:rsidRDefault="004664FF" w:rsidP="00EA75B2">
      <w:pPr>
        <w:numPr>
          <w:ilvl w:val="1"/>
          <w:numId w:val="11"/>
        </w:numPr>
        <w:ind w:firstLineChars="0"/>
      </w:pPr>
      <w:r>
        <w:rPr>
          <w:rFonts w:hint="eastAsia"/>
        </w:rPr>
        <w:t>货道（</w:t>
      </w:r>
      <w:r w:rsidRPr="00C73FB3">
        <w:rPr>
          <w:rFonts w:hint="eastAsia"/>
          <w:u w:val="single"/>
        </w:rPr>
        <w:t>货道</w:t>
      </w:r>
      <w:r w:rsidRPr="00C73FB3">
        <w:rPr>
          <w:rFonts w:hint="eastAsia"/>
          <w:u w:val="single"/>
        </w:rPr>
        <w:t>Id</w:t>
      </w:r>
      <w:r>
        <w:rPr>
          <w:rFonts w:hint="eastAsia"/>
        </w:rPr>
        <w:t>，</w:t>
      </w:r>
      <w:r>
        <w:t>货道编号</w:t>
      </w:r>
      <w:r>
        <w:rPr>
          <w:rFonts w:hint="eastAsia"/>
        </w:rPr>
        <w:t>，</w:t>
      </w:r>
      <w:r>
        <w:t>额定存货量</w:t>
      </w:r>
      <w:r>
        <w:rPr>
          <w:rFonts w:hint="eastAsia"/>
        </w:rPr>
        <w:t>，</w:t>
      </w:r>
      <w:r>
        <w:t>当前存货量</w:t>
      </w:r>
      <w:r>
        <w:rPr>
          <w:rFonts w:hint="eastAsia"/>
        </w:rPr>
        <w:t>，</w:t>
      </w:r>
      <w:r>
        <w:t>新增存货量</w:t>
      </w:r>
      <w:r>
        <w:rPr>
          <w:rFonts w:hint="eastAsia"/>
        </w:rPr>
        <w:t>，</w:t>
      </w:r>
      <w:r>
        <w:t>货道组</w:t>
      </w:r>
      <w:r>
        <w:rPr>
          <w:rFonts w:hint="eastAsia"/>
        </w:rPr>
        <w:t>Id</w:t>
      </w:r>
      <w:r>
        <w:rPr>
          <w:rFonts w:hint="eastAsia"/>
        </w:rPr>
        <w:t>，售货机</w:t>
      </w:r>
      <w:r>
        <w:rPr>
          <w:rFonts w:hint="eastAsia"/>
        </w:rPr>
        <w:t>Id</w:t>
      </w:r>
      <w:r>
        <w:rPr>
          <w:rFonts w:hint="eastAsia"/>
        </w:rPr>
        <w:t>，商家</w:t>
      </w:r>
      <w:r>
        <w:rPr>
          <w:rFonts w:hint="eastAsia"/>
        </w:rPr>
        <w:t>Id</w:t>
      </w:r>
      <w:r>
        <w:rPr>
          <w:rFonts w:hint="eastAsia"/>
        </w:rPr>
        <w:t>，操作者，操作时间）</w:t>
      </w:r>
    </w:p>
    <w:p w14:paraId="5FEC1ADC" w14:textId="77777777" w:rsidR="00FD0584" w:rsidRDefault="00FD0584" w:rsidP="00EA75B2">
      <w:pPr>
        <w:numPr>
          <w:ilvl w:val="1"/>
          <w:numId w:val="11"/>
        </w:numPr>
        <w:ind w:firstLineChars="0"/>
      </w:pPr>
      <w:r>
        <w:t>货道历史记录表</w:t>
      </w:r>
      <w:r>
        <w:rPr>
          <w:rFonts w:hint="eastAsia"/>
        </w:rPr>
        <w:t>（</w:t>
      </w:r>
      <w:r w:rsidRPr="009920D7">
        <w:rPr>
          <w:rFonts w:hint="eastAsia"/>
          <w:u w:val="single"/>
        </w:rPr>
        <w:t>历史</w:t>
      </w:r>
      <w:r w:rsidRPr="009920D7">
        <w:rPr>
          <w:rFonts w:hint="eastAsia"/>
          <w:u w:val="single"/>
        </w:rPr>
        <w:t>Id</w:t>
      </w:r>
      <w:r>
        <w:rPr>
          <w:rFonts w:hint="eastAsia"/>
        </w:rPr>
        <w:t>，</w:t>
      </w:r>
      <w:r>
        <w:t>售货机名称</w:t>
      </w:r>
      <w:r>
        <w:rPr>
          <w:rFonts w:hint="eastAsia"/>
        </w:rPr>
        <w:t>，</w:t>
      </w:r>
      <w:r>
        <w:t>货道编号</w:t>
      </w:r>
      <w:r>
        <w:rPr>
          <w:rFonts w:hint="eastAsia"/>
        </w:rPr>
        <w:t>，</w:t>
      </w:r>
      <w:r>
        <w:t>商品名称</w:t>
      </w:r>
      <w:r>
        <w:rPr>
          <w:rFonts w:hint="eastAsia"/>
        </w:rPr>
        <w:t>，</w:t>
      </w:r>
      <w:r>
        <w:t>运营商</w:t>
      </w:r>
      <w:r>
        <w:rPr>
          <w:rFonts w:hint="eastAsia"/>
        </w:rPr>
        <w:t>Id</w:t>
      </w:r>
      <w:r>
        <w:rPr>
          <w:rFonts w:hint="eastAsia"/>
        </w:rPr>
        <w:t>，新增库存，操作者，操作时间）</w:t>
      </w:r>
    </w:p>
    <w:p w14:paraId="7FCF42A2" w14:textId="77777777" w:rsidR="004664FF" w:rsidRDefault="004664FF" w:rsidP="00EA75B2">
      <w:pPr>
        <w:numPr>
          <w:ilvl w:val="1"/>
          <w:numId w:val="11"/>
        </w:numPr>
        <w:ind w:firstLineChars="0"/>
      </w:pPr>
      <w:r>
        <w:t>货道组</w:t>
      </w:r>
      <w:r>
        <w:rPr>
          <w:rFonts w:hint="eastAsia"/>
        </w:rPr>
        <w:t>（</w:t>
      </w:r>
      <w:r w:rsidRPr="00C73FB3">
        <w:rPr>
          <w:rFonts w:hint="eastAsia"/>
          <w:u w:val="single"/>
        </w:rPr>
        <w:t>货道组</w:t>
      </w:r>
      <w:r w:rsidRPr="00C73FB3">
        <w:rPr>
          <w:rFonts w:hint="eastAsia"/>
          <w:u w:val="single"/>
        </w:rPr>
        <w:t>Id</w:t>
      </w:r>
      <w:r>
        <w:rPr>
          <w:rFonts w:hint="eastAsia"/>
        </w:rPr>
        <w:t>，货道组名，商家</w:t>
      </w:r>
      <w:r>
        <w:rPr>
          <w:rFonts w:hint="eastAsia"/>
        </w:rPr>
        <w:t>Id</w:t>
      </w:r>
      <w:r>
        <w:rPr>
          <w:rFonts w:hint="eastAsia"/>
        </w:rPr>
        <w:t>，商品</w:t>
      </w:r>
      <w:r>
        <w:rPr>
          <w:rFonts w:hint="eastAsia"/>
        </w:rPr>
        <w:t>Id</w:t>
      </w:r>
      <w:r>
        <w:rPr>
          <w:rFonts w:hint="eastAsia"/>
        </w:rPr>
        <w:t>，商品价格，是否折扣，操作人，操作时间）</w:t>
      </w:r>
    </w:p>
    <w:p w14:paraId="4D3C4373" w14:textId="77777777" w:rsidR="00C73FB3" w:rsidRDefault="00C73FB3" w:rsidP="00EA75B2">
      <w:pPr>
        <w:numPr>
          <w:ilvl w:val="1"/>
          <w:numId w:val="11"/>
        </w:numPr>
        <w:ind w:firstLineChars="0"/>
      </w:pPr>
      <w:r>
        <w:t>货道商品表</w:t>
      </w:r>
      <w:r>
        <w:rPr>
          <w:rFonts w:hint="eastAsia"/>
        </w:rPr>
        <w:t>（</w:t>
      </w:r>
      <w:r w:rsidRPr="00C73FB3">
        <w:rPr>
          <w:rFonts w:hint="eastAsia"/>
          <w:u w:val="single"/>
        </w:rPr>
        <w:t>货道</w:t>
      </w:r>
      <w:r w:rsidRPr="00C73FB3">
        <w:rPr>
          <w:rFonts w:hint="eastAsia"/>
          <w:u w:val="single"/>
        </w:rPr>
        <w:t>Id</w:t>
      </w:r>
      <w:r>
        <w:rPr>
          <w:rFonts w:hint="eastAsia"/>
        </w:rPr>
        <w:t>，商品</w:t>
      </w:r>
      <w:r>
        <w:rPr>
          <w:rFonts w:hint="eastAsia"/>
        </w:rPr>
        <w:t>Id</w:t>
      </w:r>
      <w:r>
        <w:rPr>
          <w:rFonts w:hint="eastAsia"/>
        </w:rPr>
        <w:t>，</w:t>
      </w:r>
      <w:r>
        <w:t>商品售卖价格</w:t>
      </w:r>
      <w:r>
        <w:rPr>
          <w:rFonts w:hint="eastAsia"/>
        </w:rPr>
        <w:t>，</w:t>
      </w:r>
      <w:r>
        <w:t>是否特价</w:t>
      </w:r>
      <w:r>
        <w:rPr>
          <w:rFonts w:hint="eastAsia"/>
        </w:rPr>
        <w:t>，</w:t>
      </w:r>
      <w:r>
        <w:t>售货机</w:t>
      </w:r>
      <w:r>
        <w:rPr>
          <w:rFonts w:hint="eastAsia"/>
        </w:rPr>
        <w:t>Id</w:t>
      </w:r>
      <w:r>
        <w:rPr>
          <w:rFonts w:hint="eastAsia"/>
        </w:rPr>
        <w:t>）</w:t>
      </w:r>
    </w:p>
    <w:p w14:paraId="1BF483B2" w14:textId="77777777" w:rsidR="00C73FB3" w:rsidRDefault="00C73FB3" w:rsidP="00EA75B2">
      <w:pPr>
        <w:numPr>
          <w:ilvl w:val="1"/>
          <w:numId w:val="11"/>
        </w:numPr>
        <w:ind w:firstLineChars="0"/>
      </w:pPr>
      <w:r>
        <w:t>商品</w:t>
      </w:r>
      <w:r>
        <w:rPr>
          <w:rFonts w:hint="eastAsia"/>
        </w:rPr>
        <w:t>（</w:t>
      </w:r>
      <w:r w:rsidRPr="00ED0E7D">
        <w:rPr>
          <w:rFonts w:hint="eastAsia"/>
          <w:u w:val="single"/>
        </w:rPr>
        <w:t>商品</w:t>
      </w:r>
      <w:r w:rsidRPr="00ED0E7D">
        <w:rPr>
          <w:rFonts w:hint="eastAsia"/>
          <w:u w:val="single"/>
        </w:rPr>
        <w:t>Id</w:t>
      </w:r>
      <w:r>
        <w:rPr>
          <w:rFonts w:hint="eastAsia"/>
        </w:rPr>
        <w:t>，商品名，商品编号，商品规格，商品单位，商品进价，商品售价，商品描述，运营商</w:t>
      </w:r>
      <w:r>
        <w:rPr>
          <w:rFonts w:hint="eastAsia"/>
        </w:rPr>
        <w:t>Id</w:t>
      </w:r>
      <w:r>
        <w:rPr>
          <w:rFonts w:hint="eastAsia"/>
        </w:rPr>
        <w:t>，操作者，操作时间）</w:t>
      </w:r>
    </w:p>
    <w:p w14:paraId="0E6D133E" w14:textId="77777777" w:rsidR="00087F95" w:rsidRDefault="00087F95" w:rsidP="00EA75B2">
      <w:pPr>
        <w:numPr>
          <w:ilvl w:val="1"/>
          <w:numId w:val="11"/>
        </w:numPr>
        <w:ind w:firstLineChars="0"/>
      </w:pPr>
      <w:r>
        <w:t>用户库存</w:t>
      </w:r>
      <w:r>
        <w:rPr>
          <w:rFonts w:hint="eastAsia"/>
        </w:rPr>
        <w:t>（</w:t>
      </w:r>
      <w:r w:rsidRPr="00087F95">
        <w:rPr>
          <w:rFonts w:hint="eastAsia"/>
          <w:u w:val="single"/>
        </w:rPr>
        <w:t>库存</w:t>
      </w:r>
      <w:r w:rsidRPr="00087F95">
        <w:rPr>
          <w:rFonts w:hint="eastAsia"/>
          <w:u w:val="single"/>
        </w:rPr>
        <w:t>Id</w:t>
      </w:r>
      <w:r>
        <w:rPr>
          <w:rFonts w:hint="eastAsia"/>
        </w:rPr>
        <w:t>，用户</w:t>
      </w:r>
      <w:r>
        <w:rPr>
          <w:rFonts w:hint="eastAsia"/>
        </w:rPr>
        <w:t>Id</w:t>
      </w:r>
      <w:r>
        <w:rPr>
          <w:rFonts w:hint="eastAsia"/>
        </w:rPr>
        <w:t>，商品</w:t>
      </w:r>
      <w:r>
        <w:rPr>
          <w:rFonts w:hint="eastAsia"/>
        </w:rPr>
        <w:t>Id</w:t>
      </w:r>
      <w:r>
        <w:rPr>
          <w:rFonts w:hint="eastAsia"/>
        </w:rPr>
        <w:t>，商品库存，更新时间）</w:t>
      </w:r>
    </w:p>
    <w:p w14:paraId="0987E142" w14:textId="77777777" w:rsidR="00C73FB3" w:rsidRDefault="0050684C" w:rsidP="00EA75B2">
      <w:pPr>
        <w:numPr>
          <w:ilvl w:val="1"/>
          <w:numId w:val="11"/>
        </w:numPr>
        <w:ind w:firstLineChars="0"/>
      </w:pPr>
      <w:r>
        <w:rPr>
          <w:rFonts w:hint="eastAsia"/>
        </w:rPr>
        <w:t>出货（</w:t>
      </w:r>
      <w:r w:rsidR="00963480" w:rsidRPr="00ED0E7D">
        <w:rPr>
          <w:rFonts w:hint="eastAsia"/>
          <w:u w:val="single"/>
        </w:rPr>
        <w:t>出货</w:t>
      </w:r>
      <w:r w:rsidR="00963480" w:rsidRPr="00ED0E7D">
        <w:rPr>
          <w:rFonts w:hint="eastAsia"/>
          <w:u w:val="single"/>
        </w:rPr>
        <w:t>Id</w:t>
      </w:r>
      <w:r w:rsidR="00963480">
        <w:rPr>
          <w:rFonts w:hint="eastAsia"/>
        </w:rPr>
        <w:t>，</w:t>
      </w:r>
      <w:r w:rsidR="00963480">
        <w:t>商品</w:t>
      </w:r>
      <w:r w:rsidR="00963480">
        <w:rPr>
          <w:rFonts w:hint="eastAsia"/>
        </w:rPr>
        <w:t>Id</w:t>
      </w:r>
      <w:r w:rsidR="00963480">
        <w:rPr>
          <w:rFonts w:hint="eastAsia"/>
        </w:rPr>
        <w:t>，订单编号，出货数量，营业员</w:t>
      </w:r>
      <w:r w:rsidR="00963480">
        <w:rPr>
          <w:rFonts w:hint="eastAsia"/>
        </w:rPr>
        <w:t>Id</w:t>
      </w:r>
      <w:r w:rsidR="00963480">
        <w:rPr>
          <w:rFonts w:hint="eastAsia"/>
        </w:rPr>
        <w:t>，出货类型，是否结清，备注，</w:t>
      </w:r>
      <w:r w:rsidR="00C46AE3">
        <w:rPr>
          <w:rFonts w:hint="eastAsia"/>
        </w:rPr>
        <w:t>运营商</w:t>
      </w:r>
      <w:r w:rsidR="002C02F9">
        <w:rPr>
          <w:rFonts w:hint="eastAsia"/>
        </w:rPr>
        <w:t>Id</w:t>
      </w:r>
      <w:r w:rsidR="002C02F9">
        <w:rPr>
          <w:rFonts w:hint="eastAsia"/>
        </w:rPr>
        <w:t>，</w:t>
      </w:r>
      <w:r w:rsidR="002C02F9">
        <w:t>操作员</w:t>
      </w:r>
      <w:r w:rsidR="002C02F9">
        <w:rPr>
          <w:rFonts w:hint="eastAsia"/>
        </w:rPr>
        <w:t>Id</w:t>
      </w:r>
      <w:r w:rsidR="002C02F9">
        <w:rPr>
          <w:rFonts w:hint="eastAsia"/>
        </w:rPr>
        <w:t>，</w:t>
      </w:r>
      <w:r w:rsidR="00963480">
        <w:rPr>
          <w:rFonts w:hint="eastAsia"/>
        </w:rPr>
        <w:t>操作时间</w:t>
      </w:r>
      <w:r>
        <w:rPr>
          <w:rFonts w:hint="eastAsia"/>
        </w:rPr>
        <w:t>）</w:t>
      </w:r>
    </w:p>
    <w:p w14:paraId="3CD94923" w14:textId="77777777" w:rsidR="00213572" w:rsidRDefault="00213572" w:rsidP="00EA75B2">
      <w:pPr>
        <w:numPr>
          <w:ilvl w:val="1"/>
          <w:numId w:val="11"/>
        </w:numPr>
        <w:ind w:firstLineChars="0"/>
      </w:pPr>
      <w:r>
        <w:t>赠品表</w:t>
      </w:r>
      <w:r>
        <w:rPr>
          <w:rFonts w:hint="eastAsia"/>
        </w:rPr>
        <w:t>（</w:t>
      </w:r>
      <w:r w:rsidRPr="00213572">
        <w:rPr>
          <w:rFonts w:hint="eastAsia"/>
          <w:u w:val="single"/>
        </w:rPr>
        <w:t>赠品编码</w:t>
      </w:r>
      <w:r w:rsidRPr="00213572">
        <w:rPr>
          <w:rFonts w:hint="eastAsia"/>
        </w:rPr>
        <w:t>，</w:t>
      </w:r>
      <w:r w:rsidRPr="00213572">
        <w:t>商品价格</w:t>
      </w:r>
      <w:r>
        <w:rPr>
          <w:rFonts w:hint="eastAsia"/>
        </w:rPr>
        <w:t>，商品数量，赠品编码，是否提现，商家</w:t>
      </w:r>
      <w:r>
        <w:rPr>
          <w:rFonts w:hint="eastAsia"/>
        </w:rPr>
        <w:t>Id</w:t>
      </w:r>
      <w:r>
        <w:rPr>
          <w:rFonts w:hint="eastAsia"/>
        </w:rPr>
        <w:t>，</w:t>
      </w:r>
      <w:r>
        <w:t>交易时间</w:t>
      </w:r>
      <w:r>
        <w:rPr>
          <w:rFonts w:hint="eastAsia"/>
        </w:rPr>
        <w:t>）</w:t>
      </w:r>
    </w:p>
    <w:p w14:paraId="76D7AB56" w14:textId="77777777" w:rsidR="00963480" w:rsidRDefault="00963480" w:rsidP="00EA75B2">
      <w:pPr>
        <w:numPr>
          <w:ilvl w:val="1"/>
          <w:numId w:val="11"/>
        </w:numPr>
        <w:ind w:firstLineChars="0"/>
      </w:pPr>
      <w:r>
        <w:t>订单</w:t>
      </w:r>
      <w:r>
        <w:rPr>
          <w:rFonts w:hint="eastAsia"/>
        </w:rPr>
        <w:t>（</w:t>
      </w:r>
      <w:r w:rsidRPr="00ED0E7D">
        <w:rPr>
          <w:rFonts w:hint="eastAsia"/>
          <w:u w:val="single"/>
        </w:rPr>
        <w:t>订单</w:t>
      </w:r>
      <w:r w:rsidRPr="00ED0E7D">
        <w:rPr>
          <w:rFonts w:hint="eastAsia"/>
          <w:u w:val="single"/>
        </w:rPr>
        <w:t>Id</w:t>
      </w:r>
      <w:r>
        <w:rPr>
          <w:rFonts w:hint="eastAsia"/>
        </w:rPr>
        <w:t>，订单号，商品</w:t>
      </w:r>
      <w:r>
        <w:t>Id</w:t>
      </w:r>
      <w:r>
        <w:rPr>
          <w:rFonts w:hint="eastAsia"/>
        </w:rPr>
        <w:t>，</w:t>
      </w:r>
      <w:r>
        <w:t>售价</w:t>
      </w:r>
      <w:r>
        <w:rPr>
          <w:rFonts w:hint="eastAsia"/>
        </w:rPr>
        <w:t>，</w:t>
      </w:r>
      <w:r w:rsidR="00E60800">
        <w:rPr>
          <w:rFonts w:hint="eastAsia"/>
        </w:rPr>
        <w:t>售货机</w:t>
      </w:r>
      <w:r w:rsidR="00E60800">
        <w:rPr>
          <w:rFonts w:hint="eastAsia"/>
        </w:rPr>
        <w:t>Id</w:t>
      </w:r>
      <w:r w:rsidR="00E60800">
        <w:rPr>
          <w:rFonts w:hint="eastAsia"/>
        </w:rPr>
        <w:t>，货道</w:t>
      </w:r>
      <w:r w:rsidR="00E60800">
        <w:rPr>
          <w:rFonts w:hint="eastAsia"/>
        </w:rPr>
        <w:t>Id</w:t>
      </w:r>
      <w:r w:rsidR="00474B47">
        <w:rPr>
          <w:rFonts w:hint="eastAsia"/>
        </w:rPr>
        <w:t>，</w:t>
      </w:r>
      <w:r w:rsidR="00CA537F">
        <w:rPr>
          <w:rFonts w:hint="eastAsia"/>
        </w:rPr>
        <w:t>商家</w:t>
      </w:r>
      <w:r w:rsidR="00CA537F">
        <w:rPr>
          <w:rFonts w:hint="eastAsia"/>
        </w:rPr>
        <w:t>Id</w:t>
      </w:r>
      <w:r w:rsidR="00CA537F">
        <w:rPr>
          <w:rFonts w:hint="eastAsia"/>
        </w:rPr>
        <w:t>，</w:t>
      </w:r>
      <w:r w:rsidR="00474B47">
        <w:rPr>
          <w:rFonts w:hint="eastAsia"/>
        </w:rPr>
        <w:t>数量，售出时间，交易结果</w:t>
      </w:r>
      <w:r>
        <w:rPr>
          <w:rFonts w:hint="eastAsia"/>
        </w:rPr>
        <w:t>）</w:t>
      </w:r>
    </w:p>
    <w:p w14:paraId="4AD50A76" w14:textId="77777777" w:rsidR="00CC5777" w:rsidRDefault="00670AB4" w:rsidP="001E6AD9">
      <w:pPr>
        <w:numPr>
          <w:ilvl w:val="1"/>
          <w:numId w:val="11"/>
        </w:numPr>
        <w:ind w:firstLineChars="0"/>
      </w:pPr>
      <w:r>
        <w:rPr>
          <w:rFonts w:hint="eastAsia"/>
        </w:rPr>
        <w:t>营业额（</w:t>
      </w:r>
      <w:r w:rsidRPr="001E6AD9">
        <w:rPr>
          <w:rFonts w:hint="eastAsia"/>
        </w:rPr>
        <w:t>营业额</w:t>
      </w:r>
      <w:r w:rsidRPr="001E6AD9">
        <w:rPr>
          <w:rFonts w:hint="eastAsia"/>
        </w:rPr>
        <w:t>Id</w:t>
      </w:r>
      <w:r>
        <w:rPr>
          <w:rFonts w:hint="eastAsia"/>
        </w:rPr>
        <w:t>，</w:t>
      </w:r>
      <w:r>
        <w:t>售货机</w:t>
      </w:r>
      <w:r>
        <w:rPr>
          <w:rFonts w:hint="eastAsia"/>
        </w:rPr>
        <w:t>Id</w:t>
      </w:r>
      <w:r>
        <w:rPr>
          <w:rFonts w:hint="eastAsia"/>
        </w:rPr>
        <w:t>，金额，</w:t>
      </w:r>
      <w:r w:rsidR="00274B05">
        <w:rPr>
          <w:rFonts w:hint="eastAsia"/>
        </w:rPr>
        <w:t>类型，</w:t>
      </w:r>
      <w:r>
        <w:rPr>
          <w:rFonts w:hint="eastAsia"/>
        </w:rPr>
        <w:t>操作员，</w:t>
      </w:r>
      <w:r w:rsidR="00C46AE3">
        <w:rPr>
          <w:rFonts w:hint="eastAsia"/>
        </w:rPr>
        <w:t>运营商</w:t>
      </w:r>
      <w:r w:rsidR="00B11C73">
        <w:rPr>
          <w:rFonts w:hint="eastAsia"/>
        </w:rPr>
        <w:t>Id</w:t>
      </w:r>
      <w:r w:rsidR="00B11C73">
        <w:rPr>
          <w:rFonts w:hint="eastAsia"/>
        </w:rPr>
        <w:t>，</w:t>
      </w:r>
      <w:r>
        <w:rPr>
          <w:rFonts w:hint="eastAsia"/>
        </w:rPr>
        <w:t>上缴时间）</w:t>
      </w:r>
    </w:p>
    <w:p w14:paraId="69FF3365" w14:textId="77777777" w:rsidR="000177CC" w:rsidRDefault="000177CC" w:rsidP="000177CC">
      <w:pPr>
        <w:pStyle w:val="3"/>
      </w:pPr>
      <w:r>
        <w:rPr>
          <w:rFonts w:hint="eastAsia"/>
        </w:rPr>
        <w:t>3.5.</w:t>
      </w:r>
      <w:r>
        <w:t>4</w:t>
      </w:r>
      <w:r>
        <w:rPr>
          <w:rFonts w:hint="eastAsia"/>
        </w:rPr>
        <w:t xml:space="preserve"> </w:t>
      </w:r>
      <w:r>
        <w:rPr>
          <w:rFonts w:hint="eastAsia"/>
        </w:rPr>
        <w:t>数据库维护</w:t>
      </w:r>
      <w:r>
        <w:rPr>
          <w:rFonts w:hint="eastAsia"/>
        </w:rPr>
        <w:t xml:space="preserve"> </w:t>
      </w:r>
    </w:p>
    <w:p w14:paraId="7E63A46C" w14:textId="77777777" w:rsidR="000A3819" w:rsidRDefault="00C37B49" w:rsidP="002B01C7">
      <w:pPr>
        <w:ind w:firstLine="24pt"/>
      </w:pPr>
      <w:r>
        <w:rPr>
          <w:rFonts w:hint="eastAsia"/>
        </w:rPr>
        <w:t>除使用数据库自身的加密算法保障数据库库字段信息的安全外，还要注意其他方面的隐患。</w:t>
      </w:r>
      <w:r w:rsidR="002B01C7">
        <w:rPr>
          <w:rFonts w:hint="eastAsia"/>
        </w:rPr>
        <w:t>数据库存放着用户和商家的关键信息，若出现以下任意一种状况都将造成不可挽回的后果。比如：机器的损坏、工作人员不小心删除、电源的故障、人为破坏等。</w:t>
      </w:r>
      <w:r w:rsidR="00E54B96">
        <w:rPr>
          <w:rFonts w:hint="eastAsia"/>
        </w:rPr>
        <w:t>若没有数据库的备份，一旦出现故障将不能再将数据库恢复，给开发和生产生活带来巨大的损失。</w:t>
      </w:r>
    </w:p>
    <w:p w14:paraId="4FA7B14E" w14:textId="77777777" w:rsidR="006529F2" w:rsidRDefault="000A3819" w:rsidP="006529F2">
      <w:pPr>
        <w:ind w:firstLine="24pt"/>
      </w:pPr>
      <w:r>
        <w:rPr>
          <w:rFonts w:hint="eastAsia"/>
        </w:rPr>
        <w:t>因此，对于数据库的维护可</w:t>
      </w:r>
      <w:r w:rsidRPr="007442A4">
        <w:rPr>
          <w:rFonts w:hint="eastAsia"/>
        </w:rPr>
        <w:t>以通过以下几点实现：</w:t>
      </w:r>
      <w:r w:rsidR="006529F2" w:rsidRPr="007442A4">
        <w:rPr>
          <w:rFonts w:hint="eastAsia"/>
        </w:rPr>
        <w:t>1</w:t>
      </w:r>
      <w:r w:rsidR="006529F2" w:rsidRPr="007442A4">
        <w:rPr>
          <w:rFonts w:hint="eastAsia"/>
        </w:rPr>
        <w:t>、</w:t>
      </w:r>
      <w:r w:rsidRPr="007442A4">
        <w:rPr>
          <w:rFonts w:hint="eastAsia"/>
        </w:rPr>
        <w:t>敏感数据使用数据库</w:t>
      </w:r>
      <w:r w:rsidRPr="007442A4">
        <w:rPr>
          <w:rFonts w:hint="eastAsia"/>
        </w:rPr>
        <w:t>MD5</w:t>
      </w:r>
      <w:r w:rsidRPr="007442A4">
        <w:rPr>
          <w:rFonts w:hint="eastAsia"/>
        </w:rPr>
        <w:t>、</w:t>
      </w:r>
      <w:r w:rsidRPr="007442A4">
        <w:rPr>
          <w:rFonts w:hint="eastAsia"/>
        </w:rPr>
        <w:t>ENCODE</w:t>
      </w:r>
      <w:r w:rsidRPr="007442A4">
        <w:rPr>
          <w:rFonts w:hint="eastAsia"/>
        </w:rPr>
        <w:t>等加密方式进行加密；</w:t>
      </w:r>
      <w:r w:rsidR="006529F2" w:rsidRPr="007442A4">
        <w:rPr>
          <w:rFonts w:hint="eastAsia"/>
        </w:rPr>
        <w:t>2</w:t>
      </w:r>
      <w:r w:rsidR="006529F2" w:rsidRPr="007442A4">
        <w:rPr>
          <w:rFonts w:hint="eastAsia"/>
        </w:rPr>
        <w:t>、</w:t>
      </w:r>
      <w:r w:rsidR="003F262C" w:rsidRPr="007442A4">
        <w:rPr>
          <w:rFonts w:hint="eastAsia"/>
        </w:rPr>
        <w:t>每天对数据库信息进行定时的固定备份</w:t>
      </w:r>
      <w:r w:rsidR="005B571A" w:rsidRPr="007442A4">
        <w:rPr>
          <w:rFonts w:hint="eastAsia"/>
        </w:rPr>
        <w:t>，并定期将这些数据备份到光盘、软盘中。</w:t>
      </w:r>
      <w:r w:rsidR="007442A4" w:rsidRPr="007442A4">
        <w:rPr>
          <w:rFonts w:hint="eastAsia"/>
        </w:rPr>
        <w:t>备份脚本如下：</w:t>
      </w:r>
    </w:p>
    <w:p w14:paraId="6F49D0BB" w14:textId="77777777" w:rsidR="006529F2" w:rsidRPr="006529F2" w:rsidRDefault="006529F2" w:rsidP="006529F2">
      <w:pPr>
        <w:ind w:firstLineChars="0" w:firstLine="0pt"/>
        <w:rPr>
          <w:rFonts w:hint="eastAsia"/>
          <w:u w:val="single"/>
        </w:rPr>
      </w:pPr>
      <w:r>
        <w:rPr>
          <w:u w:val="single"/>
        </w:rPr>
        <w:lastRenderedPageBreak/>
        <w:t xml:space="preserve">                                                                                </w:t>
      </w:r>
    </w:p>
    <w:p w14:paraId="7DD97623" w14:textId="77777777" w:rsidR="00A74C2C" w:rsidRPr="006529F2" w:rsidRDefault="00A74C2C" w:rsidP="006529F2">
      <w:pPr>
        <w:widowControl/>
        <w:spacing w:line="12pt" w:lineRule="auto"/>
        <w:ind w:firstLineChars="0" w:firstLine="21pt"/>
        <w:jc w:val="start"/>
        <w:rPr>
          <w:rFonts w:ascii="宋体" w:hAnsi="宋体"/>
          <w:kern w:val="0"/>
          <w:sz w:val="21"/>
          <w:szCs w:val="21"/>
        </w:rPr>
      </w:pPr>
      <w:r w:rsidRPr="006529F2">
        <w:rPr>
          <w:rFonts w:ascii="宋体" w:hAnsi="宋体"/>
          <w:kern w:val="0"/>
          <w:sz w:val="21"/>
          <w:szCs w:val="21"/>
        </w:rPr>
        <w:t>@echo off</w:t>
      </w:r>
    </w:p>
    <w:p w14:paraId="1A96259D" w14:textId="77777777" w:rsidR="00A74C2C" w:rsidRPr="006529F2" w:rsidRDefault="00A74C2C" w:rsidP="006529F2">
      <w:pPr>
        <w:widowControl/>
        <w:spacing w:line="12pt" w:lineRule="auto"/>
        <w:ind w:firstLineChars="0" w:firstLine="21pt"/>
        <w:jc w:val="start"/>
        <w:rPr>
          <w:rFonts w:ascii="宋体" w:hAnsi="宋体"/>
          <w:kern w:val="0"/>
          <w:sz w:val="21"/>
          <w:szCs w:val="21"/>
        </w:rPr>
      </w:pPr>
      <w:r w:rsidRPr="006529F2">
        <w:rPr>
          <w:rFonts w:ascii="宋体" w:hAnsi="宋体"/>
          <w:kern w:val="0"/>
          <w:sz w:val="21"/>
          <w:szCs w:val="21"/>
        </w:rPr>
        <w:t>set "Ymd=%date:~,4%%date:~5,2%%date:~8,2%"</w:t>
      </w:r>
    </w:p>
    <w:p w14:paraId="0D2DA61F" w14:textId="77777777" w:rsidR="00A74C2C" w:rsidRPr="006529F2" w:rsidRDefault="00A74C2C" w:rsidP="006529F2">
      <w:pPr>
        <w:widowControl/>
        <w:spacing w:line="12pt" w:lineRule="auto"/>
        <w:ind w:firstLineChars="0" w:firstLine="21pt"/>
        <w:jc w:val="start"/>
        <w:rPr>
          <w:rFonts w:ascii="宋体" w:hAnsi="宋体"/>
          <w:kern w:val="0"/>
          <w:sz w:val="21"/>
          <w:szCs w:val="21"/>
        </w:rPr>
      </w:pPr>
      <w:r w:rsidRPr="006529F2">
        <w:rPr>
          <w:rFonts w:ascii="宋体" w:hAnsi="宋体"/>
          <w:kern w:val="0"/>
          <w:sz w:val="21"/>
          <w:szCs w:val="21"/>
        </w:rPr>
        <w:t>D:\"WorkSoftware"\"MySQL Server 5.1"\bin\mysqldump --opt -u root --password=</w:t>
      </w:r>
      <w:r w:rsidRPr="006529F2">
        <w:rPr>
          <w:rFonts w:ascii="宋体" w:hAnsi="宋体" w:hint="eastAsia"/>
          <w:kern w:val="0"/>
          <w:sz w:val="21"/>
          <w:szCs w:val="21"/>
        </w:rPr>
        <w:t xml:space="preserve">密码 </w:t>
      </w:r>
      <w:r w:rsidRPr="006529F2">
        <w:rPr>
          <w:rFonts w:ascii="宋体" w:hAnsi="宋体"/>
          <w:kern w:val="0"/>
          <w:sz w:val="21"/>
          <w:szCs w:val="21"/>
        </w:rPr>
        <w:t xml:space="preserve">-h127.0.0.1 vending &gt; D:\testbackupdb_%Ymd%.sql  </w:t>
      </w:r>
    </w:p>
    <w:p w14:paraId="2B4A9B93" w14:textId="77777777" w:rsidR="00A74C2C" w:rsidRPr="006529F2" w:rsidRDefault="00A74C2C" w:rsidP="006529F2">
      <w:pPr>
        <w:widowControl/>
        <w:spacing w:line="12pt" w:lineRule="auto"/>
        <w:ind w:firstLineChars="0" w:firstLine="21pt"/>
        <w:jc w:val="start"/>
        <w:rPr>
          <w:rFonts w:ascii="宋体" w:hAnsi="宋体"/>
          <w:kern w:val="0"/>
          <w:sz w:val="21"/>
          <w:szCs w:val="21"/>
        </w:rPr>
      </w:pPr>
      <w:r w:rsidRPr="006529F2">
        <w:rPr>
          <w:rFonts w:ascii="宋体" w:hAnsi="宋体"/>
          <w:kern w:val="0"/>
          <w:sz w:val="21"/>
          <w:szCs w:val="21"/>
        </w:rPr>
        <w:t>@echo on</w:t>
      </w:r>
    </w:p>
    <w:p w14:paraId="683F2599" w14:textId="77777777" w:rsidR="00A74C2C" w:rsidRPr="006529F2" w:rsidRDefault="00A74C2C" w:rsidP="006529F2">
      <w:pPr>
        <w:widowControl/>
        <w:spacing w:line="12pt" w:lineRule="auto"/>
        <w:ind w:firstLineChars="0" w:firstLine="21pt"/>
        <w:jc w:val="start"/>
        <w:rPr>
          <w:rFonts w:ascii="宋体" w:hAnsi="宋体"/>
          <w:kern w:val="0"/>
          <w:sz w:val="21"/>
          <w:szCs w:val="21"/>
        </w:rPr>
      </w:pPr>
      <w:r w:rsidRPr="006529F2">
        <w:rPr>
          <w:rFonts w:ascii="宋体" w:hAnsi="宋体"/>
          <w:kern w:val="0"/>
          <w:sz w:val="21"/>
          <w:szCs w:val="21"/>
        </w:rPr>
        <w:t>@pause</w:t>
      </w:r>
    </w:p>
    <w:p w14:paraId="59925E8F" w14:textId="77777777" w:rsidR="006529F2" w:rsidRDefault="006529F2" w:rsidP="006529F2">
      <w:pPr>
        <w:ind w:firstLineChars="83" w:firstLine="9.95pt"/>
        <w:rPr>
          <w:u w:val="single"/>
        </w:rPr>
      </w:pPr>
      <w:r>
        <w:rPr>
          <w:u w:val="single"/>
        </w:rPr>
        <w:t xml:space="preserve">                                                                      </w:t>
      </w:r>
    </w:p>
    <w:p w14:paraId="5F427714" w14:textId="77777777" w:rsidR="007442A4" w:rsidRPr="006529F2" w:rsidRDefault="007442A4" w:rsidP="007442A4">
      <w:pPr>
        <w:ind w:firstLineChars="83" w:firstLine="9.95pt"/>
        <w:rPr>
          <w:rFonts w:hint="eastAsia"/>
        </w:rPr>
      </w:pPr>
      <w:r>
        <w:t>3</w:t>
      </w:r>
      <w:r>
        <w:rPr>
          <w:rFonts w:hint="eastAsia"/>
        </w:rPr>
        <w:t>、加强机房安全，确保设备能够安全正常的使用和运行；</w:t>
      </w:r>
      <w:r>
        <w:rPr>
          <w:rFonts w:hint="eastAsia"/>
        </w:rPr>
        <w:t>4</w:t>
      </w:r>
      <w:r>
        <w:rPr>
          <w:rFonts w:hint="eastAsia"/>
        </w:rPr>
        <w:t>、加强内部员工素质培训，</w:t>
      </w:r>
      <w:r w:rsidR="00BF02F6">
        <w:rPr>
          <w:rFonts w:hint="eastAsia"/>
        </w:rPr>
        <w:t>确保</w:t>
      </w:r>
      <w:r>
        <w:rPr>
          <w:rFonts w:hint="eastAsia"/>
        </w:rPr>
        <w:t>数据不被泄露和破坏。</w:t>
      </w:r>
    </w:p>
    <w:p w14:paraId="13DF2005" w14:textId="77777777" w:rsidR="004C4360" w:rsidRDefault="004E2E64" w:rsidP="00397A77">
      <w:pPr>
        <w:pStyle w:val="1"/>
        <w:numPr>
          <w:ilvl w:val="0"/>
          <w:numId w:val="1"/>
        </w:numPr>
        <w:ind w:start="12pt" w:firstLine="0pt"/>
      </w:pPr>
      <w:r>
        <w:br w:type="page"/>
      </w:r>
      <w:r w:rsidR="00905795">
        <w:lastRenderedPageBreak/>
        <w:t>管理</w:t>
      </w:r>
      <w:r w:rsidR="004C4360">
        <w:rPr>
          <w:rFonts w:hint="eastAsia"/>
        </w:rPr>
        <w:t>系统</w:t>
      </w:r>
      <w:r w:rsidR="00905795">
        <w:rPr>
          <w:rFonts w:hint="eastAsia"/>
        </w:rPr>
        <w:t>的</w:t>
      </w:r>
      <w:r w:rsidR="004C4360">
        <w:rPr>
          <w:rFonts w:hint="eastAsia"/>
        </w:rPr>
        <w:t>设计</w:t>
      </w:r>
      <w:r w:rsidR="00B21165">
        <w:rPr>
          <w:rFonts w:hint="eastAsia"/>
        </w:rPr>
        <w:t>与实现</w:t>
      </w:r>
    </w:p>
    <w:p w14:paraId="71DC2CEA" w14:textId="77777777" w:rsidR="00577534" w:rsidRDefault="003300B3" w:rsidP="00905795">
      <w:pPr>
        <w:ind w:firstLine="24pt"/>
        <w:rPr>
          <w:rFonts w:hint="eastAsia"/>
        </w:rPr>
      </w:pPr>
      <w:r>
        <w:rPr>
          <w:rFonts w:hint="eastAsia"/>
        </w:rPr>
        <w:t>本章介绍了基于</w:t>
      </w:r>
      <w:r>
        <w:rPr>
          <w:rFonts w:hint="eastAsia"/>
        </w:rPr>
        <w:t>SaaS</w:t>
      </w:r>
      <w:r>
        <w:rPr>
          <w:rFonts w:hint="eastAsia"/>
        </w:rPr>
        <w:t>的自动售货机平台的设计与实现</w:t>
      </w:r>
      <w:r w:rsidR="00FF63D9">
        <w:rPr>
          <w:rFonts w:hint="eastAsia"/>
        </w:rPr>
        <w:t>以及客户端的设计与实现</w:t>
      </w:r>
      <w:r>
        <w:rPr>
          <w:rFonts w:hint="eastAsia"/>
        </w:rPr>
        <w:t>，</w:t>
      </w:r>
      <w:r w:rsidR="00FF63D9">
        <w:rPr>
          <w:rFonts w:hint="eastAsia"/>
        </w:rPr>
        <w:t>管理</w:t>
      </w:r>
      <w:r w:rsidR="00467551">
        <w:rPr>
          <w:rFonts w:hint="eastAsia"/>
        </w:rPr>
        <w:t>系统使用</w:t>
      </w:r>
      <w:r w:rsidR="00467551">
        <w:rPr>
          <w:rFonts w:hint="eastAsia"/>
        </w:rPr>
        <w:t>SSM</w:t>
      </w:r>
      <w:r w:rsidR="00467551">
        <w:rPr>
          <w:rFonts w:hint="eastAsia"/>
        </w:rPr>
        <w:t>（</w:t>
      </w:r>
      <w:r w:rsidR="00467551">
        <w:rPr>
          <w:rFonts w:hint="eastAsia"/>
        </w:rPr>
        <w:t>Spring</w:t>
      </w:r>
      <w:r w:rsidR="00467551">
        <w:t>+SpringMVC+Mybatis</w:t>
      </w:r>
      <w:r w:rsidR="00467551">
        <w:rPr>
          <w:rFonts w:hint="eastAsia"/>
        </w:rPr>
        <w:t>）</w:t>
      </w:r>
      <w:r w:rsidR="00B47E4D">
        <w:rPr>
          <w:rFonts w:hint="eastAsia"/>
        </w:rPr>
        <w:t>框架和</w:t>
      </w:r>
      <w:r w:rsidR="00B47E4D">
        <w:rPr>
          <w:rFonts w:hint="eastAsia"/>
        </w:rPr>
        <w:t>Maven</w:t>
      </w:r>
      <w:r w:rsidR="00B47E4D">
        <w:rPr>
          <w:rFonts w:hint="eastAsia"/>
        </w:rPr>
        <w:t>进行开发，</w:t>
      </w:r>
      <w:r w:rsidR="005A3D5B">
        <w:rPr>
          <w:rFonts w:hint="eastAsia"/>
        </w:rPr>
        <w:t>系统</w:t>
      </w:r>
      <w:r w:rsidR="00A730B8">
        <w:rPr>
          <w:rFonts w:hint="eastAsia"/>
        </w:rPr>
        <w:t>基于</w:t>
      </w:r>
      <w:r w:rsidR="005A3D5B">
        <w:rPr>
          <w:rFonts w:hint="eastAsia"/>
        </w:rPr>
        <w:t>MySQL</w:t>
      </w:r>
      <w:r w:rsidR="005A3D5B">
        <w:t>数据库</w:t>
      </w:r>
      <w:r w:rsidR="00A730B8">
        <w:t>并使用多租户模式进行</w:t>
      </w:r>
      <w:r w:rsidR="00CA35A9">
        <w:t>数据库的开发和存储</w:t>
      </w:r>
      <w:r w:rsidR="00CA35A9">
        <w:rPr>
          <w:rFonts w:hint="eastAsia"/>
        </w:rPr>
        <w:t>。</w:t>
      </w:r>
      <w:r w:rsidR="0098324D">
        <w:rPr>
          <w:rFonts w:hint="eastAsia"/>
        </w:rPr>
        <w:t>系统采用三层架构进行开发，分别从数据层、</w:t>
      </w:r>
      <w:r w:rsidR="003736CA">
        <w:rPr>
          <w:rFonts w:hint="eastAsia"/>
        </w:rPr>
        <w:t>业务逻辑层</w:t>
      </w:r>
      <w:r w:rsidR="0098324D">
        <w:rPr>
          <w:rFonts w:hint="eastAsia"/>
        </w:rPr>
        <w:t>、表示层三层进行详细的系统设计。</w:t>
      </w:r>
      <w:r w:rsidR="00C65942">
        <w:rPr>
          <w:rFonts w:hint="eastAsia"/>
        </w:rPr>
        <w:t>系统代码主要实现自动售货机厂商和运营商平台的</w:t>
      </w:r>
      <w:r w:rsidR="006231EC">
        <w:rPr>
          <w:rFonts w:hint="eastAsia"/>
        </w:rPr>
        <w:t>管理模块，</w:t>
      </w:r>
      <w:r w:rsidR="00466755">
        <w:rPr>
          <w:rFonts w:hint="eastAsia"/>
        </w:rPr>
        <w:t>使用</w:t>
      </w:r>
      <w:r w:rsidR="00466755">
        <w:rPr>
          <w:rFonts w:hint="eastAsia"/>
        </w:rPr>
        <w:t>SaaS</w:t>
      </w:r>
      <w:r w:rsidR="00466755">
        <w:rPr>
          <w:rFonts w:hint="eastAsia"/>
        </w:rPr>
        <w:t>软件即服务的思想，结合多租户架构进行设计和开发</w:t>
      </w:r>
      <w:r w:rsidR="009B3338">
        <w:rPr>
          <w:rFonts w:hint="eastAsia"/>
        </w:rPr>
        <w:t>。</w:t>
      </w:r>
    </w:p>
    <w:p w14:paraId="26B409B1" w14:textId="77777777" w:rsidR="009B3338" w:rsidRDefault="00241C54" w:rsidP="00905795">
      <w:pPr>
        <w:pStyle w:val="2"/>
      </w:pPr>
      <w:r>
        <w:rPr>
          <w:rFonts w:hint="eastAsia"/>
        </w:rPr>
        <w:t>4</w:t>
      </w:r>
      <w:r w:rsidR="00905795">
        <w:rPr>
          <w:rFonts w:hint="eastAsia"/>
        </w:rPr>
        <w:t>.1</w:t>
      </w:r>
      <w:r>
        <w:rPr>
          <w:rFonts w:hint="eastAsia"/>
        </w:rPr>
        <w:t>三层架构</w:t>
      </w:r>
    </w:p>
    <w:p w14:paraId="63E4885E" w14:textId="77777777" w:rsidR="00512AE8" w:rsidRDefault="009A1DE1" w:rsidP="00512AE8">
      <w:pPr>
        <w:ind w:firstLine="24pt"/>
      </w:pPr>
      <w:r>
        <w:rPr>
          <w:rFonts w:hint="eastAsia"/>
        </w:rPr>
        <w:t>平台系统采用三层架构进行开发，分别是数据层，</w:t>
      </w:r>
      <w:r w:rsidR="003736CA">
        <w:rPr>
          <w:rFonts w:hint="eastAsia"/>
        </w:rPr>
        <w:t>业务逻辑层</w:t>
      </w:r>
      <w:r>
        <w:rPr>
          <w:rFonts w:hint="eastAsia"/>
        </w:rPr>
        <w:t>和表示层</w:t>
      </w:r>
      <w:r w:rsidR="008858C5">
        <w:rPr>
          <w:rFonts w:hint="eastAsia"/>
        </w:rPr>
        <w:t>，开发过程中，各层之间进行分离，权责明晰。</w:t>
      </w:r>
      <w:r w:rsidR="00677D85">
        <w:rPr>
          <w:rFonts w:hint="eastAsia"/>
        </w:rPr>
        <w:t>系统使用</w:t>
      </w:r>
      <w:r w:rsidR="00677D85">
        <w:rPr>
          <w:rFonts w:hint="eastAsia"/>
        </w:rPr>
        <w:t>Maven</w:t>
      </w:r>
      <w:r w:rsidR="00677D85">
        <w:rPr>
          <w:rFonts w:hint="eastAsia"/>
        </w:rPr>
        <w:t>进行构建，</w:t>
      </w:r>
      <w:r w:rsidR="00535496">
        <w:rPr>
          <w:rFonts w:hint="eastAsia"/>
        </w:rPr>
        <w:t>所有依赖包在</w:t>
      </w:r>
      <w:r w:rsidR="00535496">
        <w:rPr>
          <w:rFonts w:hint="eastAsia"/>
        </w:rPr>
        <w:t>pom.xml</w:t>
      </w:r>
      <w:r w:rsidR="00535496">
        <w:rPr>
          <w:rFonts w:hint="eastAsia"/>
        </w:rPr>
        <w:t>文件中进行引入</w:t>
      </w:r>
      <w:r w:rsidR="009B1728">
        <w:rPr>
          <w:rFonts w:hint="eastAsia"/>
        </w:rPr>
        <w:t>。</w:t>
      </w:r>
      <w:r w:rsidR="00BA36FF">
        <w:rPr>
          <w:rFonts w:hint="eastAsia"/>
        </w:rPr>
        <w:t>所有的配置信息在</w:t>
      </w:r>
      <w:r w:rsidR="00BA36FF">
        <w:rPr>
          <w:rFonts w:hint="eastAsia"/>
        </w:rPr>
        <w:t>resource</w:t>
      </w:r>
      <w:r w:rsidR="00BA36FF">
        <w:rPr>
          <w:rFonts w:hint="eastAsia"/>
        </w:rPr>
        <w:t>文件中列出，包括数据库库信息、日志信息、框架的配置信息以及数据库连接池等。</w:t>
      </w:r>
    </w:p>
    <w:p w14:paraId="51505969" w14:textId="77777777" w:rsidR="00512AE8" w:rsidRDefault="00512AE8" w:rsidP="00512AE8">
      <w:pPr>
        <w:numPr>
          <w:ilvl w:val="0"/>
          <w:numId w:val="13"/>
        </w:numPr>
        <w:ind w:firstLineChars="0"/>
      </w:pPr>
      <w:r>
        <w:t>数据库访问层</w:t>
      </w:r>
      <w:r>
        <w:rPr>
          <w:rFonts w:hint="eastAsia"/>
        </w:rPr>
        <w:t>：</w:t>
      </w:r>
    </w:p>
    <w:p w14:paraId="1282F421" w14:textId="77777777" w:rsidR="00F13A69" w:rsidRDefault="00842270" w:rsidP="00C46FFA">
      <w:pPr>
        <w:ind w:start="45pt" w:firstLineChars="0" w:firstLine="18pt"/>
      </w:pPr>
      <w:r>
        <w:rPr>
          <w:rFonts w:hint="eastAsia"/>
        </w:rPr>
        <w:t>数据访问层负责系统和数据库的交互，完成数据的</w:t>
      </w:r>
      <w:r w:rsidR="00C46FFA">
        <w:rPr>
          <w:rFonts w:hint="eastAsia"/>
        </w:rPr>
        <w:t>查找、更新、添加和删除等操作</w:t>
      </w:r>
      <w:r w:rsidR="005D7012">
        <w:rPr>
          <w:rFonts w:hint="eastAsia"/>
        </w:rPr>
        <w:t>，是程序和数据库之间沟通的桥梁</w:t>
      </w:r>
      <w:r w:rsidR="00C46FFA">
        <w:rPr>
          <w:rFonts w:hint="eastAsia"/>
        </w:rPr>
        <w:t>。</w:t>
      </w:r>
      <w:r w:rsidR="00542FDB">
        <w:rPr>
          <w:rFonts w:hint="eastAsia"/>
        </w:rPr>
        <w:t>传统数据库访问代码冗杂，</w:t>
      </w:r>
      <w:r w:rsidR="007727B4">
        <w:rPr>
          <w:rFonts w:hint="eastAsia"/>
        </w:rPr>
        <w:t>维护较为困难，</w:t>
      </w:r>
      <w:r w:rsidR="00DA411D">
        <w:rPr>
          <w:rFonts w:hint="eastAsia"/>
        </w:rPr>
        <w:t>因此这里采用了轻量级的</w:t>
      </w:r>
      <w:r w:rsidR="00DA411D">
        <w:rPr>
          <w:rFonts w:hint="eastAsia"/>
        </w:rPr>
        <w:t>Mybtais</w:t>
      </w:r>
      <w:r w:rsidR="00DA411D">
        <w:rPr>
          <w:rFonts w:hint="eastAsia"/>
        </w:rPr>
        <w:t>框架来实现持久化。</w:t>
      </w:r>
      <w:r w:rsidR="008408BE">
        <w:rPr>
          <w:rFonts w:hint="eastAsia"/>
        </w:rPr>
        <w:t>在</w:t>
      </w:r>
      <w:r w:rsidR="008408BE">
        <w:rPr>
          <w:rFonts w:hint="eastAsia"/>
        </w:rPr>
        <w:t>pom</w:t>
      </w:r>
      <w:r w:rsidR="008408BE">
        <w:t>.xml</w:t>
      </w:r>
      <w:r w:rsidR="008408BE">
        <w:t>文件中引入</w:t>
      </w:r>
      <w:r w:rsidR="008408BE">
        <w:rPr>
          <w:rFonts w:hint="eastAsia"/>
        </w:rPr>
        <w:t>框架所需的依赖，并将数据库配置信息卸载</w:t>
      </w:r>
      <w:r w:rsidR="00F87D7A">
        <w:rPr>
          <w:rFonts w:hint="eastAsia"/>
        </w:rPr>
        <w:t>properties</w:t>
      </w:r>
      <w:r w:rsidR="008408BE">
        <w:rPr>
          <w:rFonts w:hint="eastAsia"/>
        </w:rPr>
        <w:t>文件中，方便维护</w:t>
      </w:r>
      <w:r w:rsidR="00BD7057">
        <w:rPr>
          <w:rFonts w:hint="eastAsia"/>
        </w:rPr>
        <w:t>。</w:t>
      </w:r>
      <w:r w:rsidR="00B64EDE">
        <w:rPr>
          <w:rFonts w:hint="eastAsia"/>
        </w:rPr>
        <w:t>为简化数据库的操作，在配置文件</w:t>
      </w:r>
      <w:r w:rsidR="00215FC8">
        <w:rPr>
          <w:rFonts w:hint="eastAsia"/>
        </w:rPr>
        <w:t>spring</w:t>
      </w:r>
      <w:r w:rsidR="00215FC8">
        <w:t>-mybatis</w:t>
      </w:r>
      <w:r w:rsidR="00215FC8">
        <w:rPr>
          <w:rFonts w:hint="eastAsia"/>
        </w:rPr>
        <w:t>.xml</w:t>
      </w:r>
      <w:r w:rsidR="00B64EDE">
        <w:rPr>
          <w:rFonts w:hint="eastAsia"/>
        </w:rPr>
        <w:t>中</w:t>
      </w:r>
      <w:r w:rsidR="00B66A37">
        <w:rPr>
          <w:rFonts w:hint="eastAsia"/>
        </w:rPr>
        <w:t>启用注解，并</w:t>
      </w:r>
      <w:r w:rsidR="00215FC8">
        <w:rPr>
          <w:rFonts w:hint="eastAsia"/>
        </w:rPr>
        <w:t>进行</w:t>
      </w:r>
      <w:r w:rsidR="00090F73">
        <w:rPr>
          <w:rFonts w:hint="eastAsia"/>
        </w:rPr>
        <w:t>JNDI</w:t>
      </w:r>
      <w:r w:rsidR="00215FC8">
        <w:rPr>
          <w:rFonts w:hint="eastAsia"/>
        </w:rPr>
        <w:t>数据源和</w:t>
      </w:r>
      <w:r w:rsidR="002253C8">
        <w:rPr>
          <w:rFonts w:hint="eastAsia"/>
        </w:rPr>
        <w:t>Spring</w:t>
      </w:r>
      <w:r w:rsidR="00215FC8">
        <w:rPr>
          <w:rFonts w:hint="eastAsia"/>
        </w:rPr>
        <w:t>事务</w:t>
      </w:r>
      <w:r w:rsidR="00E87DF8">
        <w:rPr>
          <w:rFonts w:hint="eastAsia"/>
        </w:rPr>
        <w:t>管理</w:t>
      </w:r>
      <w:r w:rsidR="00215FC8">
        <w:rPr>
          <w:rFonts w:hint="eastAsia"/>
        </w:rPr>
        <w:t>的配置</w:t>
      </w:r>
      <w:r w:rsidR="00B64EDE">
        <w:rPr>
          <w:rFonts w:hint="eastAsia"/>
        </w:rPr>
        <w:t>。</w:t>
      </w:r>
      <w:r w:rsidR="006B1F12">
        <w:rPr>
          <w:rFonts w:hint="eastAsia"/>
        </w:rPr>
        <w:t>配置文件</w:t>
      </w:r>
      <w:r w:rsidR="00B86497">
        <w:rPr>
          <w:rFonts w:hint="eastAsia"/>
        </w:rPr>
        <w:t>通过完整的文件路径</w:t>
      </w:r>
      <w:r w:rsidR="006B1F12">
        <w:rPr>
          <w:rFonts w:hint="eastAsia"/>
        </w:rPr>
        <w:t>扫描</w:t>
      </w:r>
      <w:r w:rsidR="006B1F12">
        <w:rPr>
          <w:rFonts w:hint="eastAsia"/>
        </w:rPr>
        <w:t>mapper</w:t>
      </w:r>
      <w:r w:rsidR="006B1F12">
        <w:rPr>
          <w:rFonts w:hint="eastAsia"/>
        </w:rPr>
        <w:t>文件的，通过</w:t>
      </w:r>
      <w:r w:rsidR="00B86497">
        <w:rPr>
          <w:rFonts w:hint="eastAsia"/>
        </w:rPr>
        <w:t>面向</w:t>
      </w:r>
      <w:r w:rsidR="006B1F12">
        <w:rPr>
          <w:rFonts w:hint="eastAsia"/>
        </w:rPr>
        <w:t>接口</w:t>
      </w:r>
      <w:r w:rsidR="00B86497">
        <w:rPr>
          <w:rFonts w:hint="eastAsia"/>
        </w:rPr>
        <w:t>编程</w:t>
      </w:r>
      <w:r w:rsidR="006B1F12">
        <w:rPr>
          <w:rFonts w:hint="eastAsia"/>
        </w:rPr>
        <w:t>的方式完成数据库的操作。</w:t>
      </w:r>
    </w:p>
    <w:p w14:paraId="44DC4771" w14:textId="77777777" w:rsidR="00243B21" w:rsidRPr="00B86497" w:rsidRDefault="00230022" w:rsidP="00C46FFA">
      <w:pPr>
        <w:ind w:start="45pt" w:firstLineChars="0" w:firstLine="18pt"/>
        <w:rPr>
          <w:rFonts w:hint="eastAsia"/>
        </w:rPr>
      </w:pPr>
      <w:r>
        <w:rPr>
          <w:rFonts w:hint="eastAsia"/>
        </w:rPr>
        <w:t>数据访问层由三个重要部分：</w:t>
      </w:r>
      <w:r>
        <w:rPr>
          <w:rFonts w:hint="eastAsia"/>
        </w:rPr>
        <w:t>POJO</w:t>
      </w:r>
      <w:r>
        <w:rPr>
          <w:rFonts w:hint="eastAsia"/>
        </w:rPr>
        <w:t>类、</w:t>
      </w:r>
      <w:r>
        <w:rPr>
          <w:rFonts w:hint="eastAsia"/>
        </w:rPr>
        <w:t>Dao</w:t>
      </w:r>
      <w:r w:rsidR="00656873">
        <w:t>类</w:t>
      </w:r>
      <w:r>
        <w:rPr>
          <w:rFonts w:hint="eastAsia"/>
        </w:rPr>
        <w:t>、</w:t>
      </w:r>
      <w:r w:rsidR="002C6028">
        <w:rPr>
          <w:rFonts w:hint="eastAsia"/>
        </w:rPr>
        <w:t>SqlProvider</w:t>
      </w:r>
      <w:r w:rsidR="002C15C5">
        <w:rPr>
          <w:rFonts w:hint="eastAsia"/>
        </w:rPr>
        <w:t>。</w:t>
      </w:r>
      <w:r w:rsidR="00C76EB0">
        <w:rPr>
          <w:rFonts w:hint="eastAsia"/>
        </w:rPr>
        <w:t>其中，</w:t>
      </w:r>
      <w:r w:rsidR="00C76EB0">
        <w:rPr>
          <w:rFonts w:hint="eastAsia"/>
        </w:rPr>
        <w:t>POJO</w:t>
      </w:r>
      <w:r w:rsidR="00C76EB0">
        <w:rPr>
          <w:rFonts w:hint="eastAsia"/>
        </w:rPr>
        <w:t>类是数据库中字段的映射，罗列了数据库中的所有的字段属性以及数据库库中表与表的映射关系。</w:t>
      </w:r>
      <w:r w:rsidR="00656873">
        <w:rPr>
          <w:rFonts w:hint="eastAsia"/>
        </w:rPr>
        <w:t>Dao</w:t>
      </w:r>
      <w:r w:rsidR="00656873">
        <w:rPr>
          <w:rFonts w:hint="eastAsia"/>
        </w:rPr>
        <w:t>类即</w:t>
      </w:r>
      <w:r w:rsidR="00656873">
        <w:rPr>
          <w:rFonts w:hint="eastAsia"/>
        </w:rPr>
        <w:t>MyBatis</w:t>
      </w:r>
      <w:r w:rsidR="00656873">
        <w:rPr>
          <w:rFonts w:hint="eastAsia"/>
        </w:rPr>
        <w:t>框架中的</w:t>
      </w:r>
      <w:r w:rsidR="00656873">
        <w:rPr>
          <w:rFonts w:hint="eastAsia"/>
        </w:rPr>
        <w:t>Mapper</w:t>
      </w:r>
      <w:r w:rsidR="00656873">
        <w:rPr>
          <w:rFonts w:hint="eastAsia"/>
        </w:rPr>
        <w:t>接口，在</w:t>
      </w:r>
      <w:r w:rsidR="00656873">
        <w:rPr>
          <w:rFonts w:hint="eastAsia"/>
        </w:rPr>
        <w:t>DAO</w:t>
      </w:r>
      <w:r w:rsidR="00656873">
        <w:rPr>
          <w:rFonts w:hint="eastAsia"/>
        </w:rPr>
        <w:t>类中定义访问数据库的接口，接口中提供</w:t>
      </w:r>
      <w:r w:rsidR="00487FBC">
        <w:rPr>
          <w:rFonts w:hint="eastAsia"/>
        </w:rPr>
        <w:t>访问数据库所需的参数</w:t>
      </w:r>
      <w:r w:rsidR="0004527E">
        <w:rPr>
          <w:rFonts w:hint="eastAsia"/>
        </w:rPr>
        <w:t>，每个接口上使用</w:t>
      </w:r>
      <w:r w:rsidR="0004527E">
        <w:rPr>
          <w:rFonts w:hint="eastAsia"/>
        </w:rPr>
        <w:t>@</w:t>
      </w:r>
      <w:r w:rsidR="0004527E">
        <w:t>SelectProvider</w:t>
      </w:r>
      <w:r w:rsidR="0004527E">
        <w:t>注解标注</w:t>
      </w:r>
      <w:r w:rsidR="0055793C">
        <w:rPr>
          <w:rFonts w:hint="eastAsia"/>
        </w:rPr>
        <w:t>，</w:t>
      </w:r>
      <w:r w:rsidR="0055793C">
        <w:rPr>
          <w:rFonts w:hint="eastAsia"/>
        </w:rPr>
        <w:t>type</w:t>
      </w:r>
      <w:r w:rsidR="0055793C">
        <w:rPr>
          <w:rFonts w:hint="eastAsia"/>
        </w:rPr>
        <w:t>指向</w:t>
      </w:r>
      <w:r w:rsidR="0055793C">
        <w:rPr>
          <w:rFonts w:hint="eastAsia"/>
        </w:rPr>
        <w:t>sql</w:t>
      </w:r>
      <w:r w:rsidR="0055793C">
        <w:t>构造的类</w:t>
      </w:r>
      <w:r w:rsidR="0055793C">
        <w:rPr>
          <w:rFonts w:hint="eastAsia"/>
        </w:rPr>
        <w:t>，</w:t>
      </w:r>
      <w:r w:rsidR="0055793C">
        <w:t>method</w:t>
      </w:r>
      <w:r w:rsidR="0055793C">
        <w:t>指向</w:t>
      </w:r>
      <w:r w:rsidR="0055793C">
        <w:t>sql</w:t>
      </w:r>
      <w:r w:rsidR="0055793C">
        <w:t>构造的具体方法</w:t>
      </w:r>
      <w:r w:rsidR="0055793C">
        <w:rPr>
          <w:rFonts w:hint="eastAsia"/>
        </w:rPr>
        <w:t>。</w:t>
      </w:r>
      <w:r w:rsidR="00EB24AF">
        <w:rPr>
          <w:rFonts w:hint="eastAsia"/>
        </w:rPr>
        <w:t>SqlProvider</w:t>
      </w:r>
      <w:r w:rsidR="00EB24AF">
        <w:rPr>
          <w:rFonts w:hint="eastAsia"/>
        </w:rPr>
        <w:t>类</w:t>
      </w:r>
      <w:r w:rsidR="008236E7">
        <w:rPr>
          <w:rFonts w:hint="eastAsia"/>
        </w:rPr>
        <w:t>是</w:t>
      </w:r>
      <w:r w:rsidR="00EB24AF">
        <w:t>Mybatis</w:t>
      </w:r>
      <w:r w:rsidR="00EB24AF">
        <w:t>的动</w:t>
      </w:r>
      <w:r w:rsidR="00EB24AF">
        <w:lastRenderedPageBreak/>
        <w:t>态</w:t>
      </w:r>
      <w:r w:rsidR="00EB24AF">
        <w:rPr>
          <w:rFonts w:hint="eastAsia"/>
        </w:rPr>
        <w:t>SQL</w:t>
      </w:r>
      <w:r w:rsidR="00EB24AF">
        <w:rPr>
          <w:rFonts w:hint="eastAsia"/>
        </w:rPr>
        <w:t>构造类，</w:t>
      </w:r>
      <w:r w:rsidR="008236E7">
        <w:rPr>
          <w:rFonts w:hint="eastAsia"/>
        </w:rPr>
        <w:t>它</w:t>
      </w:r>
      <w:r w:rsidR="0092183D">
        <w:rPr>
          <w:rFonts w:hint="eastAsia"/>
        </w:rPr>
        <w:t>使用接口的方式</w:t>
      </w:r>
      <w:r w:rsidR="008236E7">
        <w:rPr>
          <w:rFonts w:hint="eastAsia"/>
        </w:rPr>
        <w:t>进行定义。</w:t>
      </w:r>
      <w:r w:rsidR="00D57305">
        <w:rPr>
          <w:rFonts w:hint="eastAsia"/>
        </w:rPr>
        <w:t>使用动态的</w:t>
      </w:r>
      <w:r w:rsidR="00D57305">
        <w:rPr>
          <w:rFonts w:hint="eastAsia"/>
        </w:rPr>
        <w:t>SQL</w:t>
      </w:r>
      <w:r w:rsidR="00D57305">
        <w:rPr>
          <w:rFonts w:hint="eastAsia"/>
        </w:rPr>
        <w:t>构造能够减少</w:t>
      </w:r>
      <w:r w:rsidR="00D57305">
        <w:rPr>
          <w:rFonts w:hint="eastAsia"/>
        </w:rPr>
        <w:t>xml</w:t>
      </w:r>
      <w:r w:rsidR="00D57305">
        <w:rPr>
          <w:rFonts w:hint="eastAsia"/>
        </w:rPr>
        <w:t>文件带来的冗余性，减少额外的配置文件，</w:t>
      </w:r>
      <w:r w:rsidR="00785948">
        <w:rPr>
          <w:rFonts w:hint="eastAsia"/>
        </w:rPr>
        <w:t>使代码更为简洁。</w:t>
      </w:r>
    </w:p>
    <w:p w14:paraId="51AD8F65" w14:textId="77777777" w:rsidR="00512AE8" w:rsidRDefault="00FC04BE" w:rsidP="00512AE8">
      <w:pPr>
        <w:numPr>
          <w:ilvl w:val="0"/>
          <w:numId w:val="13"/>
        </w:numPr>
        <w:ind w:firstLineChars="0"/>
      </w:pPr>
      <w:r>
        <w:rPr>
          <w:rFonts w:hint="eastAsia"/>
        </w:rPr>
        <w:t>业务逻辑层</w:t>
      </w:r>
      <w:r w:rsidR="00512AE8">
        <w:rPr>
          <w:rFonts w:hint="eastAsia"/>
        </w:rPr>
        <w:t>：</w:t>
      </w:r>
    </w:p>
    <w:p w14:paraId="0A62EB43" w14:textId="77777777" w:rsidR="0020395C" w:rsidRDefault="006C305C" w:rsidP="00BA4CE7">
      <w:pPr>
        <w:ind w:start="45pt" w:firstLineChars="0" w:firstLine="18pt"/>
      </w:pPr>
      <w:r>
        <w:t>业务逻辑层是用户和数据访问层之间沟通的桥梁</w:t>
      </w:r>
      <w:r w:rsidR="00A84F7F">
        <w:rPr>
          <w:rFonts w:hint="eastAsia"/>
        </w:rPr>
        <w:t>，</w:t>
      </w:r>
      <w:r w:rsidR="00BA4CE7">
        <w:rPr>
          <w:rFonts w:hint="eastAsia"/>
        </w:rPr>
        <w:t>用于实现系统的业务逻辑</w:t>
      </w:r>
      <w:r w:rsidR="00E545D1">
        <w:rPr>
          <w:rFonts w:hint="eastAsia"/>
        </w:rPr>
        <w:t>。开发过程中主要体现在两个方面，一个是</w:t>
      </w:r>
      <w:r w:rsidR="00E545D1">
        <w:rPr>
          <w:rFonts w:hint="eastAsia"/>
        </w:rPr>
        <w:t>Service</w:t>
      </w:r>
      <w:r w:rsidR="00E545D1">
        <w:rPr>
          <w:rFonts w:hint="eastAsia"/>
        </w:rPr>
        <w:t>，一个是</w:t>
      </w:r>
      <w:r w:rsidR="00E545D1">
        <w:rPr>
          <w:rFonts w:hint="eastAsia"/>
        </w:rPr>
        <w:t>Controller</w:t>
      </w:r>
      <w:r w:rsidR="009000FE">
        <w:rPr>
          <w:rFonts w:hint="eastAsia"/>
        </w:rPr>
        <w:t>，</w:t>
      </w:r>
      <w:r w:rsidR="00885C80">
        <w:rPr>
          <w:rFonts w:hint="eastAsia"/>
        </w:rPr>
        <w:t>在配置文件中启动注解，</w:t>
      </w:r>
      <w:r w:rsidR="009000FE">
        <w:rPr>
          <w:rFonts w:hint="eastAsia"/>
        </w:rPr>
        <w:t>配置要扫描的包路径</w:t>
      </w:r>
      <w:r w:rsidR="005C4A8C">
        <w:rPr>
          <w:rFonts w:hint="eastAsia"/>
        </w:rPr>
        <w:t>之后就开始进行业务逻辑的开发。</w:t>
      </w:r>
      <w:r w:rsidR="002D6F0E">
        <w:rPr>
          <w:rFonts w:hint="eastAsia"/>
        </w:rPr>
        <w:t>业务逻辑层中</w:t>
      </w:r>
      <w:r w:rsidR="002D6F0E">
        <w:rPr>
          <w:rFonts w:hint="eastAsia"/>
        </w:rPr>
        <w:t>Service</w:t>
      </w:r>
      <w:r w:rsidR="002D6F0E">
        <w:rPr>
          <w:rFonts w:hint="eastAsia"/>
        </w:rPr>
        <w:t>使用面向</w:t>
      </w:r>
      <w:r w:rsidR="00AD58E4">
        <w:rPr>
          <w:rFonts w:hint="eastAsia"/>
        </w:rPr>
        <w:t>接</w:t>
      </w:r>
      <w:r w:rsidR="002D6F0E">
        <w:rPr>
          <w:rFonts w:hint="eastAsia"/>
        </w:rPr>
        <w:t>口编程的方式进行开发，</w:t>
      </w:r>
      <w:r w:rsidR="002D6F0E">
        <w:rPr>
          <w:rFonts w:hint="eastAsia"/>
        </w:rPr>
        <w:t>Service</w:t>
      </w:r>
      <w:r w:rsidR="002D6F0E">
        <w:rPr>
          <w:rFonts w:hint="eastAsia"/>
        </w:rPr>
        <w:t>中方法调用访问层接口实现与数据库的交互</w:t>
      </w:r>
      <w:r w:rsidR="00222AC8">
        <w:rPr>
          <w:rFonts w:hint="eastAsia"/>
        </w:rPr>
        <w:t>，</w:t>
      </w:r>
      <w:r w:rsidR="006C267A">
        <w:t>S</w:t>
      </w:r>
      <w:r w:rsidR="006C267A">
        <w:rPr>
          <w:rFonts w:hint="eastAsia"/>
        </w:rPr>
        <w:t>ervice</w:t>
      </w:r>
      <w:r w:rsidR="006C267A">
        <w:rPr>
          <w:rFonts w:hint="eastAsia"/>
        </w:rPr>
        <w:t>将较为负责却又可重用的代码写在一个接口中供</w:t>
      </w:r>
      <w:r w:rsidR="006C267A">
        <w:rPr>
          <w:rFonts w:hint="eastAsia"/>
        </w:rPr>
        <w:t>Controller</w:t>
      </w:r>
      <w:r w:rsidR="006C267A">
        <w:rPr>
          <w:rFonts w:hint="eastAsia"/>
        </w:rPr>
        <w:t>调用。</w:t>
      </w:r>
      <w:r w:rsidR="00B755F2">
        <w:rPr>
          <w:rFonts w:hint="eastAsia"/>
        </w:rPr>
        <w:t>Service</w:t>
      </w:r>
      <w:r w:rsidR="00B755F2">
        <w:rPr>
          <w:rFonts w:hint="eastAsia"/>
        </w:rPr>
        <w:t>类中使用</w:t>
      </w:r>
      <w:r w:rsidR="00B755F2">
        <w:rPr>
          <w:rFonts w:hint="eastAsia"/>
        </w:rPr>
        <w:t>@</w:t>
      </w:r>
      <w:r w:rsidR="00B755F2">
        <w:t>Service</w:t>
      </w:r>
      <w:r w:rsidR="00B755F2">
        <w:t>注解进行标注</w:t>
      </w:r>
      <w:r w:rsidR="00B755F2">
        <w:rPr>
          <w:rFonts w:hint="eastAsia"/>
        </w:rPr>
        <w:t>。</w:t>
      </w:r>
    </w:p>
    <w:p w14:paraId="0FE82D74" w14:textId="77777777" w:rsidR="00265693" w:rsidRDefault="00265693" w:rsidP="00BA4CE7">
      <w:pPr>
        <w:ind w:start="45pt" w:firstLineChars="0" w:firstLine="18pt"/>
        <w:rPr>
          <w:rFonts w:hint="eastAsia"/>
        </w:rPr>
      </w:pPr>
      <w:r>
        <w:rPr>
          <w:rFonts w:hint="eastAsia"/>
        </w:rPr>
        <w:t>Controller</w:t>
      </w:r>
      <w:r>
        <w:rPr>
          <w:rFonts w:hint="eastAsia"/>
        </w:rPr>
        <w:t>主要用于和用户进行交互。每个</w:t>
      </w:r>
      <w:r>
        <w:rPr>
          <w:rFonts w:hint="eastAsia"/>
        </w:rPr>
        <w:t>Controller</w:t>
      </w:r>
      <w:r>
        <w:rPr>
          <w:rFonts w:hint="eastAsia"/>
        </w:rPr>
        <w:t>类中使用</w:t>
      </w:r>
      <w:r>
        <w:rPr>
          <w:rFonts w:hint="eastAsia"/>
        </w:rPr>
        <w:t>@</w:t>
      </w:r>
      <w:r>
        <w:t>Controller</w:t>
      </w:r>
      <w:r>
        <w:t>注解进行标注</w:t>
      </w:r>
      <w:r>
        <w:rPr>
          <w:rFonts w:hint="eastAsia"/>
        </w:rPr>
        <w:t>，</w:t>
      </w:r>
      <w:r w:rsidR="003F7B1A">
        <w:rPr>
          <w:rFonts w:hint="eastAsia"/>
        </w:rPr>
        <w:t>使用</w:t>
      </w:r>
      <w:r w:rsidR="003F7B1A">
        <w:rPr>
          <w:rFonts w:hint="eastAsia"/>
        </w:rPr>
        <w:t>@</w:t>
      </w:r>
      <w:r w:rsidR="003F7B1A">
        <w:t>Autowired</w:t>
      </w:r>
      <w:r w:rsidR="003F7B1A">
        <w:t>注解进行</w:t>
      </w:r>
      <w:r w:rsidR="003F7B1A">
        <w:rPr>
          <w:rFonts w:hint="eastAsia"/>
        </w:rPr>
        <w:t>Service</w:t>
      </w:r>
      <w:r w:rsidR="003F7B1A">
        <w:rPr>
          <w:rFonts w:hint="eastAsia"/>
        </w:rPr>
        <w:t>方法的注入</w:t>
      </w:r>
      <w:r w:rsidR="00002BDB">
        <w:rPr>
          <w:rFonts w:hint="eastAsia"/>
        </w:rPr>
        <w:t>。</w:t>
      </w:r>
      <w:r w:rsidR="00B82891">
        <w:rPr>
          <w:rFonts w:hint="eastAsia"/>
        </w:rPr>
        <w:t>Controller</w:t>
      </w:r>
      <w:r w:rsidR="00B82891">
        <w:rPr>
          <w:rFonts w:hint="eastAsia"/>
        </w:rPr>
        <w:t>方法上使用</w:t>
      </w:r>
      <w:r w:rsidR="00B82891">
        <w:rPr>
          <w:rFonts w:hint="eastAsia"/>
        </w:rPr>
        <w:t>@</w:t>
      </w:r>
      <w:r w:rsidR="00B82891">
        <w:t>RequestMapping</w:t>
      </w:r>
      <w:r w:rsidR="00B82891">
        <w:t>设置</w:t>
      </w:r>
      <w:r w:rsidR="0039335C">
        <w:t>访问的</w:t>
      </w:r>
      <w:r w:rsidR="0039335C">
        <w:rPr>
          <w:rFonts w:hint="eastAsia"/>
        </w:rPr>
        <w:t>URL</w:t>
      </w:r>
      <w:r w:rsidR="0039335C">
        <w:rPr>
          <w:rFonts w:hint="eastAsia"/>
        </w:rPr>
        <w:t>路径，使用这种</w:t>
      </w:r>
      <w:r w:rsidR="0039335C">
        <w:t>Rest API</w:t>
      </w:r>
      <w:r w:rsidR="0039335C">
        <w:t>风格的开发模式</w:t>
      </w:r>
      <w:r w:rsidR="0061750F">
        <w:t>也是</w:t>
      </w:r>
      <w:r w:rsidR="0061750F">
        <w:rPr>
          <w:rFonts w:hint="eastAsia"/>
        </w:rPr>
        <w:t>SpringMVC</w:t>
      </w:r>
      <w:r w:rsidR="0061750F">
        <w:rPr>
          <w:rFonts w:hint="eastAsia"/>
        </w:rPr>
        <w:t>的特色之一。</w:t>
      </w:r>
      <w:r w:rsidR="001724CC">
        <w:rPr>
          <w:rFonts w:hint="eastAsia"/>
        </w:rPr>
        <w:t>Controller</w:t>
      </w:r>
      <w:r w:rsidR="00644BC1">
        <w:rPr>
          <w:rFonts w:hint="eastAsia"/>
        </w:rPr>
        <w:t>的返回值类型可以</w:t>
      </w:r>
      <w:r w:rsidR="00644BC1">
        <w:rPr>
          <w:rFonts w:hint="eastAsia"/>
        </w:rPr>
        <w:t>ModelAndView</w:t>
      </w:r>
      <w:r w:rsidR="00644BC1">
        <w:rPr>
          <w:rFonts w:hint="eastAsia"/>
        </w:rPr>
        <w:t>，使用这种返回模式返回一个</w:t>
      </w:r>
      <w:r w:rsidR="00644BC1">
        <w:rPr>
          <w:rFonts w:hint="eastAsia"/>
        </w:rPr>
        <w:t>ModelAndView</w:t>
      </w:r>
      <w:r w:rsidR="00644BC1">
        <w:rPr>
          <w:rFonts w:hint="eastAsia"/>
        </w:rPr>
        <w:t>对象，其中包括了转向的页面和</w:t>
      </w:r>
      <w:r w:rsidR="0069359E">
        <w:rPr>
          <w:rFonts w:hint="eastAsia"/>
        </w:rPr>
        <w:t>传输的值</w:t>
      </w:r>
      <w:r w:rsidR="00D46306">
        <w:rPr>
          <w:rFonts w:hint="eastAsia"/>
        </w:rPr>
        <w:t>。在</w:t>
      </w:r>
      <w:r w:rsidR="00D46306">
        <w:rPr>
          <w:rFonts w:hint="eastAsia"/>
        </w:rPr>
        <w:t>spring-mvc</w:t>
      </w:r>
      <w:r w:rsidR="00D46306">
        <w:t>.xml</w:t>
      </w:r>
      <w:r w:rsidR="00D46306">
        <w:t>配置文件配置跳转文件的前缀和后缀</w:t>
      </w:r>
      <w:r w:rsidR="00D46306">
        <w:rPr>
          <w:rFonts w:hint="eastAsia"/>
        </w:rPr>
        <w:t>，</w:t>
      </w:r>
      <w:r w:rsidR="00D047FA">
        <w:t>可自动在返回的</w:t>
      </w:r>
      <w:r w:rsidR="00D047FA">
        <w:t>view</w:t>
      </w:r>
      <w:r w:rsidR="00D047FA">
        <w:t>中拼接前缀和后缀</w:t>
      </w:r>
      <w:r w:rsidR="00D047FA">
        <w:rPr>
          <w:rFonts w:hint="eastAsia"/>
        </w:rPr>
        <w:t>，</w:t>
      </w:r>
      <w:r w:rsidR="001A68D4">
        <w:rPr>
          <w:rFonts w:hint="eastAsia"/>
        </w:rPr>
        <w:t>找到对应位置的</w:t>
      </w:r>
      <w:r w:rsidR="001A68D4">
        <w:rPr>
          <w:rFonts w:hint="eastAsia"/>
        </w:rPr>
        <w:t>jsp</w:t>
      </w:r>
      <w:r w:rsidR="001A68D4">
        <w:rPr>
          <w:rFonts w:hint="eastAsia"/>
        </w:rPr>
        <w:t>。</w:t>
      </w:r>
    </w:p>
    <w:p w14:paraId="592472E3" w14:textId="77777777" w:rsidR="006B13B1" w:rsidRDefault="00512AE8" w:rsidP="00CA48E8">
      <w:pPr>
        <w:numPr>
          <w:ilvl w:val="0"/>
          <w:numId w:val="13"/>
        </w:numPr>
        <w:ind w:firstLineChars="0"/>
      </w:pPr>
      <w:r>
        <w:t>表示层</w:t>
      </w:r>
      <w:r>
        <w:rPr>
          <w:rFonts w:hint="eastAsia"/>
        </w:rPr>
        <w:t>：</w:t>
      </w:r>
    </w:p>
    <w:p w14:paraId="66584DB2" w14:textId="77777777" w:rsidR="00CA48E8" w:rsidRDefault="006B13B1" w:rsidP="001855D5">
      <w:pPr>
        <w:ind w:start="45pt" w:firstLineChars="0" w:firstLine="18pt"/>
        <w:rPr>
          <w:rFonts w:hint="eastAsia"/>
        </w:rPr>
      </w:pPr>
      <w:r>
        <w:rPr>
          <w:rFonts w:hint="eastAsia"/>
        </w:rPr>
        <w:t>表示层使用</w:t>
      </w:r>
      <w:r w:rsidR="00761068">
        <w:rPr>
          <w:rFonts w:hint="eastAsia"/>
        </w:rPr>
        <w:t>J</w:t>
      </w:r>
      <w:r>
        <w:rPr>
          <w:rFonts w:hint="eastAsia"/>
        </w:rPr>
        <w:t>sp</w:t>
      </w:r>
      <w:r>
        <w:rPr>
          <w:rFonts w:hint="eastAsia"/>
        </w:rPr>
        <w:t>、</w:t>
      </w:r>
      <w:r w:rsidR="00761068">
        <w:t>A</w:t>
      </w:r>
      <w:r w:rsidR="00842873">
        <w:t>jax</w:t>
      </w:r>
      <w:r w:rsidR="00842873">
        <w:rPr>
          <w:rFonts w:hint="eastAsia"/>
        </w:rPr>
        <w:t>、</w:t>
      </w:r>
      <w:r w:rsidR="00761068">
        <w:rPr>
          <w:rFonts w:hint="eastAsia"/>
        </w:rPr>
        <w:t>J</w:t>
      </w:r>
      <w:r w:rsidR="000A78EC">
        <w:rPr>
          <w:rFonts w:hint="eastAsia"/>
        </w:rPr>
        <w:t>avaScript</w:t>
      </w:r>
      <w:r w:rsidR="000A78EC">
        <w:rPr>
          <w:rFonts w:hint="eastAsia"/>
        </w:rPr>
        <w:t>、</w:t>
      </w:r>
      <w:r w:rsidR="000A78EC">
        <w:rPr>
          <w:rFonts w:hint="eastAsia"/>
        </w:rPr>
        <w:t>Bootstrap</w:t>
      </w:r>
      <w:r w:rsidR="000A78EC">
        <w:rPr>
          <w:rFonts w:hint="eastAsia"/>
        </w:rPr>
        <w:t>等技术进行开发</w:t>
      </w:r>
      <w:r w:rsidR="00BB116F">
        <w:rPr>
          <w:rFonts w:hint="eastAsia"/>
        </w:rPr>
        <w:t>。</w:t>
      </w:r>
      <w:r w:rsidR="001855D5">
        <w:rPr>
          <w:rFonts w:hint="eastAsia"/>
        </w:rPr>
        <w:t>使用</w:t>
      </w:r>
      <w:r w:rsidR="001855D5">
        <w:rPr>
          <w:rFonts w:hint="eastAsia"/>
        </w:rPr>
        <w:t>Jsp</w:t>
      </w:r>
      <w:r w:rsidR="001855D5">
        <w:rPr>
          <w:rFonts w:hint="eastAsia"/>
        </w:rPr>
        <w:t>进行页面的开发，在</w:t>
      </w:r>
      <w:r w:rsidR="001855D5">
        <w:rPr>
          <w:rFonts w:hint="eastAsia"/>
        </w:rPr>
        <w:t>Jsp</w:t>
      </w:r>
      <w:r w:rsidR="001855D5">
        <w:rPr>
          <w:rFonts w:hint="eastAsia"/>
        </w:rPr>
        <w:t>中使用标准标签库用于简化页面代码</w:t>
      </w:r>
      <w:r w:rsidR="00E04E74">
        <w:rPr>
          <w:rFonts w:hint="eastAsia"/>
        </w:rPr>
        <w:t>，</w:t>
      </w:r>
      <w:r w:rsidR="008076B5">
        <w:rPr>
          <w:rFonts w:hint="eastAsia"/>
        </w:rPr>
        <w:t>使用</w:t>
      </w:r>
      <w:r w:rsidR="008076B5">
        <w:rPr>
          <w:rFonts w:hint="eastAsia"/>
        </w:rPr>
        <w:t>Ajax</w:t>
      </w:r>
      <w:r w:rsidR="008076B5">
        <w:rPr>
          <w:rFonts w:hint="eastAsia"/>
        </w:rPr>
        <w:t>进行发送异步请求</w:t>
      </w:r>
      <w:r w:rsidR="00E04E74">
        <w:rPr>
          <w:rFonts w:hint="eastAsia"/>
        </w:rPr>
        <w:t>，使用</w:t>
      </w:r>
      <w:r w:rsidR="00E04E74">
        <w:rPr>
          <w:rFonts w:hint="eastAsia"/>
        </w:rPr>
        <w:t>BootStrap</w:t>
      </w:r>
      <w:r w:rsidR="00E04E74">
        <w:rPr>
          <w:rFonts w:hint="eastAsia"/>
        </w:rPr>
        <w:t>进行页面的设计及风格统一。</w:t>
      </w:r>
    </w:p>
    <w:p w14:paraId="64A9A0B2" w14:textId="77777777" w:rsidR="00241C54" w:rsidRDefault="00241C54" w:rsidP="00905795">
      <w:pPr>
        <w:pStyle w:val="2"/>
      </w:pPr>
      <w:r>
        <w:rPr>
          <w:rFonts w:hint="eastAsia"/>
        </w:rPr>
        <w:t>4.</w:t>
      </w:r>
      <w:r w:rsidR="00905795">
        <w:t>2</w:t>
      </w:r>
      <w:r>
        <w:rPr>
          <w:rFonts w:hint="eastAsia"/>
        </w:rPr>
        <w:t xml:space="preserve"> </w:t>
      </w:r>
      <w:r w:rsidR="003E62E5">
        <w:rPr>
          <w:rFonts w:hint="eastAsia"/>
        </w:rPr>
        <w:t>租户模块</w:t>
      </w:r>
      <w:r>
        <w:rPr>
          <w:rFonts w:hint="eastAsia"/>
        </w:rPr>
        <w:t>实现</w:t>
      </w:r>
    </w:p>
    <w:p w14:paraId="5A86B03E" w14:textId="77777777" w:rsidR="00B759D3" w:rsidRDefault="0042064D" w:rsidP="00B759D3">
      <w:pPr>
        <w:ind w:firstLine="24pt"/>
      </w:pPr>
      <w:r>
        <w:rPr>
          <w:rFonts w:hint="eastAsia"/>
        </w:rPr>
        <w:t>经过上文需求分析及数据库设计之后确定该系统的采用共享数据库，共享</w:t>
      </w:r>
      <w:r w:rsidR="00565943">
        <w:rPr>
          <w:rFonts w:hint="eastAsia"/>
        </w:rPr>
        <w:t>数据架构</w:t>
      </w:r>
      <w:r>
        <w:rPr>
          <w:rFonts w:hint="eastAsia"/>
        </w:rPr>
        <w:t>的多租户架构。</w:t>
      </w:r>
      <w:r w:rsidR="00C67C99">
        <w:rPr>
          <w:rFonts w:hint="eastAsia"/>
        </w:rPr>
        <w:t>系统中所有的用户共享</w:t>
      </w:r>
      <w:r w:rsidR="00047BB9">
        <w:rPr>
          <w:rFonts w:hint="eastAsia"/>
        </w:rPr>
        <w:t>同</w:t>
      </w:r>
      <w:r w:rsidR="00C67C99">
        <w:rPr>
          <w:rFonts w:hint="eastAsia"/>
        </w:rPr>
        <w:t>一个数据库，</w:t>
      </w:r>
      <w:r w:rsidR="003861CF">
        <w:rPr>
          <w:rFonts w:hint="eastAsia"/>
        </w:rPr>
        <w:t>利</w:t>
      </w:r>
      <w:r w:rsidR="00047BB9">
        <w:rPr>
          <w:rFonts w:hint="eastAsia"/>
        </w:rPr>
        <w:t>用租户</w:t>
      </w:r>
      <w:r w:rsidR="00047BB9">
        <w:rPr>
          <w:rFonts w:hint="eastAsia"/>
        </w:rPr>
        <w:t>Id</w:t>
      </w:r>
      <w:r w:rsidR="00047BB9">
        <w:rPr>
          <w:rFonts w:hint="eastAsia"/>
        </w:rPr>
        <w:t>进行数据的隔离</w:t>
      </w:r>
      <w:r w:rsidR="00AD6FB6">
        <w:rPr>
          <w:rFonts w:hint="eastAsia"/>
        </w:rPr>
        <w:t>。</w:t>
      </w:r>
      <w:r w:rsidR="007707E7">
        <w:rPr>
          <w:rFonts w:hint="eastAsia"/>
        </w:rPr>
        <w:t>系统初始化时应对</w:t>
      </w:r>
      <w:r w:rsidR="004045D1">
        <w:rPr>
          <w:rFonts w:hint="eastAsia"/>
        </w:rPr>
        <w:t>系统租金进行定义</w:t>
      </w:r>
      <w:r w:rsidR="00347BB4">
        <w:rPr>
          <w:rFonts w:hint="eastAsia"/>
        </w:rPr>
        <w:t>，分别为试用一个月、一个月、一年、两年、三年进行定价，</w:t>
      </w:r>
      <w:r w:rsidR="00B86732">
        <w:rPr>
          <w:rFonts w:hint="eastAsia"/>
        </w:rPr>
        <w:t>其中一年、两年和三年分别对应着相应的折扣，按月进行租用不提供折扣，当租用期限达到按年计算可为用户提供相应的折扣。</w:t>
      </w:r>
      <w:r w:rsidR="001D53DC">
        <w:rPr>
          <w:rFonts w:hint="eastAsia"/>
        </w:rPr>
        <w:t>系</w:t>
      </w:r>
      <w:r w:rsidR="001D53DC">
        <w:rPr>
          <w:rFonts w:hint="eastAsia"/>
        </w:rPr>
        <w:lastRenderedPageBreak/>
        <w:t>统管理员可对定价</w:t>
      </w:r>
      <w:r w:rsidR="003D23C6">
        <w:rPr>
          <w:rFonts w:hint="eastAsia"/>
        </w:rPr>
        <w:t>和折扣</w:t>
      </w:r>
      <w:r w:rsidR="001D53DC">
        <w:rPr>
          <w:rFonts w:hint="eastAsia"/>
        </w:rPr>
        <w:t>进行</w:t>
      </w:r>
      <w:r w:rsidR="003D23C6">
        <w:rPr>
          <w:rFonts w:hint="eastAsia"/>
        </w:rPr>
        <w:t>查看和更新。</w:t>
      </w:r>
      <w:r w:rsidR="00B11123">
        <w:rPr>
          <w:rFonts w:hint="eastAsia"/>
        </w:rPr>
        <w:t>除按年限定义租金外，还需按照售货机台数进行定义</w:t>
      </w:r>
      <w:r w:rsidR="00EF6948">
        <w:rPr>
          <w:rFonts w:hint="eastAsia"/>
        </w:rPr>
        <w:t>，定义每台售货机的价格</w:t>
      </w:r>
      <w:r w:rsidR="004976DA">
        <w:rPr>
          <w:rFonts w:hint="eastAsia"/>
        </w:rPr>
        <w:t>，每增加一台售货机便将总价增加单台售货机的一倍。</w:t>
      </w:r>
    </w:p>
    <w:p w14:paraId="7C2423B8" w14:textId="77777777" w:rsidR="0005547C" w:rsidRDefault="0005547C" w:rsidP="0041148A">
      <w:pPr>
        <w:ind w:firstLine="24pt"/>
      </w:pPr>
      <w:r>
        <w:t>租金计算公式可定义为</w:t>
      </w:r>
      <w:r>
        <w:rPr>
          <w:rFonts w:hint="eastAsia"/>
        </w:rPr>
        <w:t>：</w:t>
      </w:r>
    </w:p>
    <w:p w14:paraId="117B4AF3" w14:textId="5B7AD34F" w:rsidR="00F2474C" w:rsidRDefault="00D44252" w:rsidP="0041148A">
      <w:pPr>
        <w:ind w:firstLine="24pt"/>
        <w:rPr>
          <w:del w:id="38" w:author="Miley Ren" w:date="2017-08-25T14:35:00Z"/>
          <w:rFonts w:hint="eastAsia"/>
        </w:rPr>
      </w:pPr>
      <w:del w:id="39" w:author="Miley Ren" w:date="2017-08-25T14:35:00Z">
        <w:r>
          <w:rPr>
            <w:noProof/>
          </w:rPr>
          <w:drawing>
            <wp:inline distT="0" distB="0" distL="0" distR="0" wp14:anchorId="4B831BBC" wp14:editId="156EECB0">
              <wp:extent cx="5162550" cy="1224280"/>
              <wp:effectExtent l="0" t="0" r="0" b="0"/>
              <wp:docPr id="193" name="画布 193"/>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25" name="Picture 1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05118" y="179395"/>
                          <a:ext cx="3095186" cy="799590"/>
                        </a:xfrm>
                        <a:prstGeom prst="rect">
                          <a:avLst/>
                        </a:prstGeom>
                        <a:noFill/>
                        <a:extLst>
                          <a:ext uri="{909E8E84-426E-40DD-AFC4-6F175D3DCCD1}">
                            <a14:hiddenFill xmlns:a14="http://schemas.microsoft.com/office/drawing/2010/main">
                              <a:solidFill>
                                <a:srgbClr val="FFFFFF"/>
                              </a:solidFill>
                            </a14:hiddenFill>
                          </a:ext>
                        </a:extLst>
                      </pic:spPr>
                    </pic:pic>
                    <wp:wsp>
                      <wp:cNvPr id="26" name="Text Box 197"/>
                      <wp:cNvSpPr txBox="1">
                        <a:spLocks noChangeArrowheads="1"/>
                      </wp:cNvSpPr>
                      <wp:spPr bwMode="auto">
                        <a:xfrm>
                          <a:off x="4029968" y="429816"/>
                          <a:ext cx="906212" cy="549169"/>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3BE9BA2" w14:textId="77777777" w:rsidR="009D5B3A" w:rsidRPr="00E902C1" w:rsidRDefault="009D5B3A" w:rsidP="00E902C1">
                            <w:pPr>
                              <w:ind w:firstLineChars="0" w:firstLine="0pt"/>
                              <w:rPr>
                                <w:b/>
                              </w:rPr>
                            </w:pPr>
                            <w:r w:rsidRPr="00E902C1">
                              <w:rPr>
                                <w:rFonts w:hint="eastAsia"/>
                                <w:b/>
                              </w:rPr>
                              <w:t>公式（</w:t>
                            </w:r>
                            <w:r w:rsidRPr="00E902C1">
                              <w:rPr>
                                <w:rFonts w:hint="eastAsia"/>
                                <w:b/>
                              </w:rPr>
                              <w:t>1</w:t>
                            </w:r>
                            <w:r w:rsidRPr="00E902C1">
                              <w:rPr>
                                <w:rFonts w:hint="eastAsia"/>
                                <w:b/>
                              </w:rPr>
                              <w:t>）</w:t>
                            </w:r>
                          </w:p>
                        </wne:txbxContent>
                      </wp:txbx>
                      <wp:bodyPr rot="0" vert="horz" wrap="square" lIns="91440" tIns="45720" rIns="91440" bIns="45720" anchor="t" anchorCtr="0" upright="1">
                        <a:noAutofit/>
                      </wp:bodyPr>
                    </wp:wsp>
                  </wp:wpc>
                </a:graphicData>
              </a:graphic>
            </wp:inline>
          </w:drawing>
        </w:r>
      </w:del>
    </w:p>
    <w:p w14:paraId="41F6FE8E" w14:textId="77777777" w:rsidR="002C1A95" w:rsidRDefault="002C1A95" w:rsidP="002C1A95">
      <w:pPr>
        <w:ind w:firstLine="24pt"/>
      </w:pPr>
      <w:r>
        <w:rPr>
          <w:rFonts w:hint="eastAsia"/>
        </w:rPr>
        <w:t>其中</w:t>
      </w:r>
      <w:r>
        <w:rPr>
          <w:rFonts w:hint="eastAsia"/>
        </w:rPr>
        <w:t>S</w:t>
      </w:r>
      <w:r>
        <w:t>UM</w:t>
      </w:r>
      <w:r>
        <w:t>为租金总价</w:t>
      </w:r>
      <w:r w:rsidR="0062322F">
        <w:rPr>
          <w:rFonts w:hint="eastAsia"/>
        </w:rPr>
        <w:t>，</w:t>
      </w:r>
      <w:r w:rsidR="00CA4ED3">
        <w:rPr>
          <w:rFonts w:hint="eastAsia"/>
        </w:rPr>
        <w:t>P</w:t>
      </w:r>
      <w:r w:rsidR="00CA4ED3">
        <w:t>表示每个月的租金金额</w:t>
      </w:r>
      <w:r w:rsidR="00961B6D">
        <w:rPr>
          <w:rFonts w:hint="eastAsia"/>
        </w:rPr>
        <w:t>，</w:t>
      </w:r>
      <w:r w:rsidR="007215F7">
        <w:rPr>
          <w:rFonts w:hint="eastAsia"/>
        </w:rPr>
        <w:t>ρ表示</w:t>
      </w:r>
      <w:r w:rsidR="009944BB">
        <w:rPr>
          <w:rFonts w:hint="eastAsia"/>
        </w:rPr>
        <w:t>每增加一台售货机的金额，</w:t>
      </w:r>
      <w:r w:rsidR="00EE4796">
        <w:rPr>
          <w:rFonts w:hint="eastAsia"/>
        </w:rPr>
        <w:t>N</w:t>
      </w:r>
      <w:r w:rsidR="00EE4796">
        <w:rPr>
          <w:rFonts w:hint="eastAsia"/>
        </w:rPr>
        <w:t>表示售货机的数量</w:t>
      </w:r>
      <w:r w:rsidR="000F311F">
        <w:rPr>
          <w:rFonts w:hint="eastAsia"/>
        </w:rPr>
        <w:t>，</w:t>
      </w:r>
      <w:r w:rsidR="000F311F">
        <w:rPr>
          <w:rFonts w:hint="eastAsia"/>
        </w:rPr>
        <w:t>T</w:t>
      </w:r>
      <w:r w:rsidR="000F311F">
        <w:rPr>
          <w:rFonts w:hint="eastAsia"/>
        </w:rPr>
        <w:t>表示租用的月份，</w:t>
      </w:r>
      <w:r w:rsidR="000F311F">
        <w:rPr>
          <w:rFonts w:hint="eastAsia"/>
        </w:rPr>
        <w:t>Y</w:t>
      </w:r>
      <w:r w:rsidR="000F311F">
        <w:rPr>
          <w:rFonts w:hint="eastAsia"/>
        </w:rPr>
        <w:t>代表租用的年限</w:t>
      </w:r>
      <w:r w:rsidR="005A57D5">
        <w:rPr>
          <w:rFonts w:hint="eastAsia"/>
        </w:rPr>
        <w:t>，</w:t>
      </w:r>
      <w:r w:rsidR="005A57D5">
        <w:rPr>
          <w:rFonts w:hint="eastAsia"/>
        </w:rPr>
        <w:t>D</w:t>
      </w:r>
      <w:r w:rsidR="005A57D5">
        <w:rPr>
          <w:rFonts w:hint="eastAsia"/>
        </w:rPr>
        <w:t>代表租金的折扣。</w:t>
      </w:r>
      <w:r w:rsidR="008620D3">
        <w:rPr>
          <w:rFonts w:hint="eastAsia"/>
        </w:rPr>
        <w:t>当租用时间不到一年时，租金总额为</w:t>
      </w:r>
      <w:r w:rsidR="008620D3">
        <w:rPr>
          <w:rFonts w:hint="eastAsia"/>
        </w:rPr>
        <w:t>P*T</w:t>
      </w:r>
      <w:r w:rsidR="008620D3">
        <w:t>*N*</w:t>
      </w:r>
      <w:r w:rsidR="008620D3">
        <w:rPr>
          <w:rFonts w:hint="eastAsia"/>
        </w:rPr>
        <w:t>ρ</w:t>
      </w:r>
      <w:r w:rsidR="008620D3">
        <w:rPr>
          <w:rFonts w:hint="eastAsia"/>
        </w:rPr>
        <w:t>;</w:t>
      </w:r>
      <w:r w:rsidR="008620D3">
        <w:rPr>
          <w:rFonts w:hint="eastAsia"/>
        </w:rPr>
        <w:t>当租用时间大于等于一年时，租金总额为</w:t>
      </w:r>
      <w:r w:rsidR="008620D3">
        <w:rPr>
          <w:rFonts w:hint="eastAsia"/>
        </w:rPr>
        <w:t>P*Y*12*D*N*</w:t>
      </w:r>
      <w:r w:rsidR="008620D3">
        <w:rPr>
          <w:rFonts w:hint="eastAsia"/>
        </w:rPr>
        <w:t>ρ</w:t>
      </w:r>
      <w:r w:rsidR="008620D3">
        <w:rPr>
          <w:rFonts w:hint="eastAsia"/>
        </w:rPr>
        <w:t>;</w:t>
      </w:r>
      <w:r w:rsidR="008620D3">
        <w:rPr>
          <w:rFonts w:hint="eastAsia"/>
        </w:rPr>
        <w:t>使用时租金为</w:t>
      </w:r>
      <w:r w:rsidR="008620D3">
        <w:rPr>
          <w:rFonts w:hint="eastAsia"/>
        </w:rPr>
        <w:t>0</w:t>
      </w:r>
      <w:r w:rsidR="0021433B">
        <w:rPr>
          <w:rFonts w:hint="eastAsia"/>
        </w:rPr>
        <w:t>。</w:t>
      </w:r>
    </w:p>
    <w:p w14:paraId="3B9062DB" w14:textId="77777777" w:rsidR="001B2FD0" w:rsidRDefault="00F06A53" w:rsidP="001B2FD0">
      <w:pPr>
        <w:ind w:firstLine="24pt"/>
      </w:pPr>
      <w:r>
        <w:t>若租户</w:t>
      </w:r>
      <w:r w:rsidR="001B2FD0">
        <w:t>租进行续租或临时改变租用条件</w:t>
      </w:r>
      <w:r w:rsidR="001B2FD0">
        <w:rPr>
          <w:rFonts w:hint="eastAsia"/>
        </w:rPr>
        <w:t>，</w:t>
      </w:r>
      <w:r w:rsidR="001B2FD0">
        <w:t>可先计算出总租用金额和已支付的未用期限的金额</w:t>
      </w:r>
      <w:r w:rsidR="001B2FD0">
        <w:rPr>
          <w:rFonts w:hint="eastAsia"/>
        </w:rPr>
        <w:t>，</w:t>
      </w:r>
      <w:r w:rsidR="001B2FD0">
        <w:t>两者相减即得新增的租用金额</w:t>
      </w:r>
      <w:r w:rsidR="001B2FD0">
        <w:rPr>
          <w:rFonts w:hint="eastAsia"/>
        </w:rPr>
        <w:t>。</w:t>
      </w:r>
      <w:r w:rsidR="001B2FD0">
        <w:t>公式如下</w:t>
      </w:r>
      <w:r w:rsidR="001B2FD0">
        <w:rPr>
          <w:rFonts w:hint="eastAsia"/>
        </w:rPr>
        <w:t>：</w:t>
      </w:r>
    </w:p>
    <w:p w14:paraId="2D2D3A29" w14:textId="1F010252" w:rsidR="001B2FD0" w:rsidRDefault="00D44252" w:rsidP="00A02294">
      <w:pPr>
        <w:ind w:firstLineChars="0" w:firstLine="0pt"/>
      </w:pPr>
      <w:r>
        <w:rPr>
          <w:noProof/>
        </w:rPr>
        <w:drawing>
          <wp:inline distT="0" distB="0" distL="0" distR="0" wp14:anchorId="4AC4E57D" wp14:editId="77129592">
            <wp:extent cx="5922010" cy="1221105"/>
            <wp:effectExtent l="0" t="0" r="2540" b="1270"/>
            <wp:docPr id="182" name="画布 182"/>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23" name="Picture 1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110610"/>
                        <a:ext cx="4752113" cy="999885"/>
                      </a:xfrm>
                      <a:prstGeom prst="rect">
                        <a:avLst/>
                      </a:prstGeom>
                      <a:noFill/>
                      <a:extLst>
                        <a:ext uri="{909E8E84-426E-40DD-AFC4-6F175D3DCCD1}">
                          <a14:hiddenFill xmlns:a14="http://schemas.microsoft.com/office/drawing/2010/main">
                            <a:solidFill>
                              <a:srgbClr val="FFFFFF"/>
                            </a:solidFill>
                          </a14:hiddenFill>
                        </a:ext>
                      </a:extLst>
                    </pic:spPr>
                  </pic:pic>
                  <wp:wsp>
                    <wp:cNvPr id="24" name="Text Box 184"/>
                    <wp:cNvSpPr txBox="1">
                      <a:spLocks noChangeArrowheads="1"/>
                    </wp:cNvSpPr>
                    <wp:spPr bwMode="auto">
                      <a:xfrm>
                        <a:off x="5029020" y="426325"/>
                        <a:ext cx="740618" cy="342818"/>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C6E7D74" w14:textId="77777777" w:rsidR="009D5B3A" w:rsidRPr="00A02294" w:rsidRDefault="009D5B3A" w:rsidP="00A02294">
                          <w:pPr>
                            <w:ind w:firstLineChars="0" w:firstLine="0pt"/>
                            <w:rPr>
                              <w:b/>
                            </w:rPr>
                          </w:pPr>
                          <w:r w:rsidRPr="00A02294">
                            <w:rPr>
                              <w:b/>
                            </w:rPr>
                            <w:t>公式</w:t>
                          </w:r>
                          <w:r w:rsidRPr="00A02294">
                            <w:rPr>
                              <w:rFonts w:hint="eastAsia"/>
                              <w:b/>
                            </w:rPr>
                            <w:t>（</w:t>
                          </w:r>
                          <w:r w:rsidRPr="00A02294">
                            <w:rPr>
                              <w:rFonts w:hint="eastAsia"/>
                              <w:b/>
                            </w:rPr>
                            <w:t>2</w:t>
                          </w:r>
                          <w:r w:rsidRPr="00A02294">
                            <w:rPr>
                              <w:rFonts w:hint="eastAsia"/>
                              <w:b/>
                            </w:rPr>
                            <w:t>）</w:t>
                          </w:r>
                          <w:r w:rsidRPr="00A02294">
                            <w:rPr>
                              <w:rFonts w:hint="eastAsia"/>
                              <w:b/>
                            </w:rPr>
                            <w:t>2</w:t>
                          </w:r>
                          <w:r w:rsidRPr="00A02294">
                            <w:rPr>
                              <w:rFonts w:hint="eastAsia"/>
                              <w:b/>
                            </w:rPr>
                            <w:t>）（）</w:t>
                          </w:r>
                        </w:p>
                      </wne:txbxContent>
                    </wp:txbx>
                    <wp:bodyPr rot="0" vert="horz" wrap="square" lIns="91440" tIns="45720" rIns="91440" bIns="45720" anchor="t" anchorCtr="0" upright="1">
                      <a:noAutofit/>
                    </wp:bodyPr>
                  </wp:wsp>
                </wp:wpc>
              </a:graphicData>
            </a:graphic>
          </wp:inline>
        </w:drawing>
      </w:r>
    </w:p>
    <w:p w14:paraId="3B1CFF20" w14:textId="77777777" w:rsidR="00756841" w:rsidRDefault="00A02294" w:rsidP="00A02294">
      <w:pPr>
        <w:ind w:firstLineChars="0" w:firstLine="0pt"/>
      </w:pPr>
      <w:r>
        <w:t>公式</w:t>
      </w:r>
      <w:r>
        <w:rPr>
          <w:rFonts w:hint="eastAsia"/>
        </w:rPr>
        <w:t>（</w:t>
      </w:r>
      <w:r>
        <w:rPr>
          <w:rFonts w:hint="eastAsia"/>
        </w:rPr>
        <w:t>2</w:t>
      </w:r>
      <w:r>
        <w:rPr>
          <w:rFonts w:hint="eastAsia"/>
        </w:rPr>
        <w:t>）为用于计算已支付但未使用的租用期限内的租金金额，</w:t>
      </w:r>
      <w:r w:rsidR="00F11EB1">
        <w:rPr>
          <w:rFonts w:hint="eastAsia"/>
        </w:rPr>
        <w:t>若为试用期或者租金到期时间小于当前时间，则剩余租金为</w:t>
      </w:r>
      <w:r w:rsidR="00F11EB1">
        <w:rPr>
          <w:rFonts w:hint="eastAsia"/>
        </w:rPr>
        <w:t>0</w:t>
      </w:r>
      <w:r w:rsidR="00F11EB1">
        <w:rPr>
          <w:rFonts w:hint="eastAsia"/>
        </w:rPr>
        <w:t>；若租用开始时间到租用截止时间小于</w:t>
      </w:r>
      <w:r w:rsidR="00F11EB1">
        <w:rPr>
          <w:rFonts w:hint="eastAsia"/>
        </w:rPr>
        <w:t>12</w:t>
      </w:r>
      <w:r w:rsidR="00F11EB1">
        <w:rPr>
          <w:rFonts w:hint="eastAsia"/>
        </w:rPr>
        <w:t>个月，则使用</w:t>
      </w:r>
      <w:r w:rsidR="00F11EB1">
        <w:rPr>
          <w:rFonts w:hint="eastAsia"/>
        </w:rPr>
        <w:t>P*(</w:t>
      </w:r>
      <w:r w:rsidR="00F11EB1">
        <w:t>edTime-now</w:t>
      </w:r>
      <w:r w:rsidR="00F11EB1">
        <w:rPr>
          <w:rFonts w:hint="eastAsia"/>
        </w:rPr>
        <w:t>)</w:t>
      </w:r>
      <w:r w:rsidR="00F11EB1">
        <w:t>*N*</w:t>
      </w:r>
      <w:r w:rsidR="00F11EB1">
        <w:rPr>
          <w:rFonts w:hint="eastAsia"/>
        </w:rPr>
        <w:t>ρ计算剩余租金；若租用开始时间到租用截止时间大于或等于</w:t>
      </w:r>
      <w:r w:rsidR="00F11EB1">
        <w:rPr>
          <w:rFonts w:hint="eastAsia"/>
        </w:rPr>
        <w:t>12</w:t>
      </w:r>
      <w:r w:rsidR="00F11EB1">
        <w:rPr>
          <w:rFonts w:hint="eastAsia"/>
        </w:rPr>
        <w:t>个月，则使用</w:t>
      </w:r>
      <w:r w:rsidR="00F11EB1">
        <w:rPr>
          <w:rFonts w:hint="eastAsia"/>
        </w:rPr>
        <w:t>P*(</w:t>
      </w:r>
      <w:r w:rsidR="00F11EB1">
        <w:t>edTime-now</w:t>
      </w:r>
      <w:r w:rsidR="00F11EB1">
        <w:rPr>
          <w:rFonts w:hint="eastAsia"/>
        </w:rPr>
        <w:t>)</w:t>
      </w:r>
      <w:r w:rsidR="00F11EB1">
        <w:t>*N*D</w:t>
      </w:r>
      <w:r w:rsidR="00F11EB1">
        <w:rPr>
          <w:rFonts w:hint="eastAsia"/>
        </w:rPr>
        <w:t>*</w:t>
      </w:r>
      <w:r w:rsidR="00F11EB1">
        <w:rPr>
          <w:rFonts w:hint="eastAsia"/>
        </w:rPr>
        <w:t>ρ</w:t>
      </w:r>
      <w:r w:rsidR="00493E2F">
        <w:rPr>
          <w:rFonts w:hint="eastAsia"/>
        </w:rPr>
        <w:t>计算剩余租金，其中增加了一项折扣信息。</w:t>
      </w:r>
      <w:r w:rsidR="00756841">
        <w:t>通过公式</w:t>
      </w:r>
      <w:r w:rsidR="00756841">
        <w:rPr>
          <w:rFonts w:hint="eastAsia"/>
        </w:rPr>
        <w:t>（</w:t>
      </w:r>
      <w:r w:rsidR="00756841">
        <w:rPr>
          <w:rFonts w:hint="eastAsia"/>
        </w:rPr>
        <w:t>1</w:t>
      </w:r>
      <w:r w:rsidR="00756841">
        <w:rPr>
          <w:rFonts w:hint="eastAsia"/>
        </w:rPr>
        <w:t>）和公式（</w:t>
      </w:r>
      <w:r w:rsidR="00756841">
        <w:rPr>
          <w:rFonts w:hint="eastAsia"/>
        </w:rPr>
        <w:t>2</w:t>
      </w:r>
      <w:r w:rsidR="00756841">
        <w:rPr>
          <w:rFonts w:hint="eastAsia"/>
        </w:rPr>
        <w:t>）可得新的租金计算公式为：</w:t>
      </w:r>
    </w:p>
    <w:p w14:paraId="62744C5C" w14:textId="58D6A55E" w:rsidR="00756841" w:rsidRDefault="00D44252" w:rsidP="00A02294">
      <w:pPr>
        <w:ind w:firstLineChars="0" w:firstLine="0pt"/>
        <w:rPr>
          <w:rFonts w:hint="eastAsia"/>
        </w:rPr>
      </w:pPr>
      <w:r>
        <w:rPr>
          <w:noProof/>
        </w:rPr>
        <w:drawing>
          <wp:inline distT="0" distB="0" distL="0" distR="0" wp14:anchorId="12F74FAF" wp14:editId="4EA631F0">
            <wp:extent cx="5029200" cy="410210"/>
            <wp:effectExtent l="0" t="0" r="0" b="0"/>
            <wp:docPr id="186" name="画布 186"/>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21" name="Picture 1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27077" y="0"/>
                        <a:ext cx="1981644" cy="410210"/>
                      </a:xfrm>
                      <a:prstGeom prst="rect">
                        <a:avLst/>
                      </a:prstGeom>
                      <a:noFill/>
                      <a:extLst>
                        <a:ext uri="{909E8E84-426E-40DD-AFC4-6F175D3DCCD1}">
                          <a14:hiddenFill xmlns:a14="http://schemas.microsoft.com/office/drawing/2010/main">
                            <a:solidFill>
                              <a:srgbClr val="FFFFFF"/>
                            </a:solidFill>
                          </a14:hiddenFill>
                        </a:ext>
                      </a:extLst>
                    </pic:spPr>
                  </pic:pic>
                  <wp:wsp>
                    <wp:cNvPr id="22" name="Text Box 188"/>
                    <wp:cNvSpPr txBox="1">
                      <a:spLocks noChangeArrowheads="1"/>
                    </wp:cNvSpPr>
                    <wp:spPr bwMode="auto">
                      <a:xfrm>
                        <a:off x="3600658" y="47699"/>
                        <a:ext cx="1066645" cy="362511"/>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53BF96F" w14:textId="77777777" w:rsidR="009D5B3A" w:rsidRPr="004548D6" w:rsidRDefault="009D5B3A">
                          <w:pPr>
                            <w:ind w:firstLine="24.10pt"/>
                            <w:rPr>
                              <w:b/>
                            </w:rPr>
                          </w:pPr>
                          <w:r w:rsidRPr="004548D6">
                            <w:rPr>
                              <w:b/>
                            </w:rPr>
                            <w:t>公式</w:t>
                          </w:r>
                          <w:r w:rsidRPr="004548D6">
                            <w:rPr>
                              <w:rFonts w:hint="eastAsia"/>
                              <w:b/>
                            </w:rPr>
                            <w:t>（</w:t>
                          </w:r>
                          <w:r w:rsidRPr="004548D6">
                            <w:rPr>
                              <w:rFonts w:hint="eastAsia"/>
                              <w:b/>
                            </w:rPr>
                            <w:t>3</w:t>
                          </w:r>
                          <w:r w:rsidRPr="004548D6">
                            <w:rPr>
                              <w:rFonts w:hint="eastAsia"/>
                              <w:b/>
                            </w:rPr>
                            <w:t>）</w:t>
                          </w:r>
                        </w:p>
                      </wne:txbxContent>
                    </wp:txbx>
                    <wp:bodyPr rot="0" vert="horz" wrap="square" lIns="91440" tIns="45720" rIns="91440" bIns="45720" anchor="t" anchorCtr="0" upright="1">
                      <a:noAutofit/>
                    </wp:bodyPr>
                  </wp:wsp>
                </wp:wpc>
              </a:graphicData>
            </a:graphic>
          </wp:inline>
        </w:drawing>
      </w:r>
    </w:p>
    <w:p w14:paraId="22A2482E" w14:textId="77777777" w:rsidR="000F7F53" w:rsidRDefault="00403D4D" w:rsidP="00E902C1">
      <w:pPr>
        <w:ind w:firstLineChars="0" w:firstLine="0pt"/>
      </w:pPr>
      <w:r>
        <w:tab/>
      </w:r>
      <w:r w:rsidR="00553A66" w:rsidRPr="004715B7">
        <w:t>租户</w:t>
      </w:r>
      <w:r w:rsidR="002E5871" w:rsidRPr="004715B7">
        <w:t>进入租用界面</w:t>
      </w:r>
      <w:r w:rsidR="002E5871" w:rsidRPr="004715B7">
        <w:rPr>
          <w:rFonts w:hint="eastAsia"/>
        </w:rPr>
        <w:t>，</w:t>
      </w:r>
      <w:r w:rsidR="004715B7" w:rsidRPr="004715B7">
        <w:rPr>
          <w:rFonts w:hint="eastAsia"/>
        </w:rPr>
        <w:t>选择租户类型、租用时长以及售货机台数，填写商家名称、商家编号以及初始管理员密码进行</w:t>
      </w:r>
      <w:r w:rsidR="004715B7">
        <w:rPr>
          <w:rFonts w:hint="eastAsia"/>
        </w:rPr>
        <w:t>用户的创建及租用。</w:t>
      </w:r>
      <w:r w:rsidR="00AF7FE4">
        <w:rPr>
          <w:rFonts w:hint="eastAsia"/>
        </w:rPr>
        <w:t>租户选择成功后会生</w:t>
      </w:r>
      <w:r w:rsidR="00AF7FE4">
        <w:rPr>
          <w:rFonts w:hint="eastAsia"/>
        </w:rPr>
        <w:lastRenderedPageBreak/>
        <w:t>成一个</w:t>
      </w:r>
      <w:r w:rsidR="00971874">
        <w:rPr>
          <w:rFonts w:hint="eastAsia"/>
        </w:rPr>
        <w:t>订单，用户支付成功后即可通过网页使用过该平台。</w:t>
      </w:r>
      <w:r w:rsidR="00A72DFA">
        <w:rPr>
          <w:rFonts w:hint="eastAsia"/>
        </w:rPr>
        <w:t>租金</w:t>
      </w:r>
      <w:r w:rsidR="00A72DFA">
        <w:t>的支付采用</w:t>
      </w:r>
      <w:r w:rsidR="00A72DFA">
        <w:rPr>
          <w:rFonts w:hint="eastAsia"/>
        </w:rPr>
        <w:t>银联</w:t>
      </w:r>
      <w:r w:rsidR="00A72DFA">
        <w:t>、微信和支付宝的</w:t>
      </w:r>
      <w:r w:rsidR="00A72DFA">
        <w:rPr>
          <w:rFonts w:hint="eastAsia"/>
        </w:rPr>
        <w:t>支付</w:t>
      </w:r>
      <w:r w:rsidR="00A72DFA">
        <w:t>方式进行支付，其</w:t>
      </w:r>
      <w:r w:rsidR="00A72DFA">
        <w:rPr>
          <w:rFonts w:hint="eastAsia"/>
        </w:rPr>
        <w:t>实现</w:t>
      </w:r>
      <w:r w:rsidR="00A72DFA">
        <w:t>将在</w:t>
      </w:r>
      <w:r w:rsidR="00A72DFA">
        <w:rPr>
          <w:rFonts w:hint="eastAsia"/>
        </w:rPr>
        <w:t>终端</w:t>
      </w:r>
      <w:r w:rsidR="00A72DFA">
        <w:t>的设计中</w:t>
      </w:r>
      <w:r w:rsidR="00A72DFA">
        <w:rPr>
          <w:rFonts w:hint="eastAsia"/>
        </w:rPr>
        <w:t>进行</w:t>
      </w:r>
      <w:r w:rsidR="00A72DFA">
        <w:t>详细的介绍。</w:t>
      </w:r>
      <w:r w:rsidR="00324115">
        <w:rPr>
          <w:rFonts w:hint="eastAsia"/>
        </w:rPr>
        <w:t>为保证数据库安全，在用户创建的过程</w:t>
      </w:r>
      <w:r w:rsidR="00846181">
        <w:rPr>
          <w:rFonts w:hint="eastAsia"/>
        </w:rPr>
        <w:t>对用户密码进行</w:t>
      </w:r>
      <w:r w:rsidR="00846181">
        <w:rPr>
          <w:rFonts w:hint="eastAsia"/>
        </w:rPr>
        <w:t>MD5</w:t>
      </w:r>
      <w:r w:rsidR="00846181">
        <w:rPr>
          <w:rFonts w:hint="eastAsia"/>
        </w:rPr>
        <w:t>加密存储</w:t>
      </w:r>
      <w:r w:rsidR="005B1D6C">
        <w:rPr>
          <w:rFonts w:hint="eastAsia"/>
        </w:rPr>
        <w:t>，</w:t>
      </w:r>
      <w:r w:rsidR="005B1D6C">
        <w:rPr>
          <w:rFonts w:hint="eastAsia"/>
        </w:rPr>
        <w:t>MD5</w:t>
      </w:r>
      <w:r w:rsidR="005B1D6C">
        <w:rPr>
          <w:rFonts w:hint="eastAsia"/>
        </w:rPr>
        <w:t>加密为不可逆加密，能有效保障用户的账号安全</w:t>
      </w:r>
      <w:r w:rsidR="002814C6">
        <w:rPr>
          <w:rFonts w:hint="eastAsia"/>
        </w:rPr>
        <w:t>，对用户进行验证时，可将用户输入的密码进行</w:t>
      </w:r>
      <w:r w:rsidR="002814C6">
        <w:rPr>
          <w:rFonts w:hint="eastAsia"/>
        </w:rPr>
        <w:t>MD5</w:t>
      </w:r>
      <w:r w:rsidR="002814C6">
        <w:rPr>
          <w:rFonts w:hint="eastAsia"/>
        </w:rPr>
        <w:t>加密后在数据库中查询</w:t>
      </w:r>
      <w:r w:rsidR="00C51D18">
        <w:rPr>
          <w:rFonts w:hint="eastAsia"/>
        </w:rPr>
        <w:t>。</w:t>
      </w:r>
      <w:r w:rsidR="00EB308F">
        <w:rPr>
          <w:rFonts w:hint="eastAsia"/>
        </w:rPr>
        <w:t>对用户隐私信息</w:t>
      </w:r>
      <w:r w:rsidR="00C84C85">
        <w:rPr>
          <w:rFonts w:hint="eastAsia"/>
        </w:rPr>
        <w:t>，如手机号码等</w:t>
      </w:r>
      <w:r w:rsidR="00EB308F">
        <w:rPr>
          <w:rFonts w:hint="eastAsia"/>
        </w:rPr>
        <w:t>进行</w:t>
      </w:r>
      <w:r w:rsidR="00EB308F">
        <w:rPr>
          <w:rFonts w:hint="eastAsia"/>
        </w:rPr>
        <w:t>ENCODE</w:t>
      </w:r>
      <w:r w:rsidR="00EB308F">
        <w:rPr>
          <w:rFonts w:hint="eastAsia"/>
        </w:rPr>
        <w:t>加密</w:t>
      </w:r>
      <w:r w:rsidR="00C84C85">
        <w:rPr>
          <w:rFonts w:hint="eastAsia"/>
        </w:rPr>
        <w:t>存储，</w:t>
      </w:r>
      <w:r w:rsidR="00C84C85">
        <w:rPr>
          <w:rFonts w:hint="eastAsia"/>
        </w:rPr>
        <w:t>ENCODE</w:t>
      </w:r>
      <w:r w:rsidR="00C84C85">
        <w:rPr>
          <w:rFonts w:hint="eastAsia"/>
        </w:rPr>
        <w:t>加密为双向加密方式，</w:t>
      </w:r>
      <w:r w:rsidR="00000F86">
        <w:rPr>
          <w:rFonts w:hint="eastAsia"/>
        </w:rPr>
        <w:t>加密时使用</w:t>
      </w:r>
      <w:r w:rsidR="008471E7">
        <w:rPr>
          <w:rFonts w:hint="eastAsia"/>
        </w:rPr>
        <w:t>ENCODE(</w:t>
      </w:r>
      <w:r w:rsidR="008471E7">
        <w:t>‘</w:t>
      </w:r>
      <w:r w:rsidR="008471E7">
        <w:t>存储信息</w:t>
      </w:r>
      <w:r w:rsidR="008471E7">
        <w:t>’,‘</w:t>
      </w:r>
      <w:r w:rsidR="00000F86">
        <w:rPr>
          <w:rFonts w:hint="eastAsia"/>
        </w:rPr>
        <w:t>加密密文</w:t>
      </w:r>
      <w:r w:rsidR="008471E7">
        <w:t>’</w:t>
      </w:r>
      <w:r w:rsidR="008471E7">
        <w:rPr>
          <w:rFonts w:hint="eastAsia"/>
        </w:rPr>
        <w:t>)</w:t>
      </w:r>
      <w:r w:rsidR="00000F86">
        <w:rPr>
          <w:rFonts w:hint="eastAsia"/>
        </w:rPr>
        <w:t>对要存储的数据进行加密，可使用</w:t>
      </w:r>
      <w:r w:rsidR="008471E7">
        <w:rPr>
          <w:rFonts w:hint="eastAsia"/>
        </w:rPr>
        <w:t>DECODE(</w:t>
      </w:r>
      <w:r w:rsidR="008471E7">
        <w:t>字段名称</w:t>
      </w:r>
      <w:r w:rsidR="008471E7">
        <w:t>,‘</w:t>
      </w:r>
      <w:r w:rsidR="008471E7">
        <w:rPr>
          <w:rFonts w:hint="eastAsia"/>
        </w:rPr>
        <w:t>加密密文</w:t>
      </w:r>
      <w:r w:rsidR="008471E7">
        <w:t>’</w:t>
      </w:r>
      <w:r w:rsidR="008471E7">
        <w:rPr>
          <w:rFonts w:hint="eastAsia"/>
        </w:rPr>
        <w:t>)</w:t>
      </w:r>
      <w:r w:rsidR="00C764CE">
        <w:rPr>
          <w:rFonts w:hint="eastAsia"/>
        </w:rPr>
        <w:t>行信息的解密。</w:t>
      </w:r>
    </w:p>
    <w:tbl>
      <w:tblPr>
        <w:tblW w:w="0pt" w:type="auto"/>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8522"/>
      </w:tblGrid>
      <w:tr w:rsidR="00E902C1" w14:paraId="07E5B1ED" w14:textId="77777777" w:rsidTr="00401F0E">
        <w:tc>
          <w:tcPr>
            <w:tcW w:w="426.10pt" w:type="dxa"/>
            <w:shd w:val="clear" w:color="auto" w:fill="auto"/>
          </w:tcPr>
          <w:p w14:paraId="46B7CF9F" w14:textId="77777777" w:rsidR="00E902C1" w:rsidRDefault="00E902C1" w:rsidP="00E902C1">
            <w:pPr>
              <w:pStyle w:val="af"/>
              <w:rPr>
                <w:rFonts w:hint="eastAsia"/>
              </w:rPr>
            </w:pPr>
            <w:r>
              <w:rPr>
                <w:rFonts w:hint="eastAsia"/>
              </w:rPr>
              <w:t>1</w:t>
            </w:r>
            <w:r w:rsidRPr="00401F0E">
              <w:rPr>
                <w:rFonts w:ascii="宋体" w:eastAsia="宋体" w:hAnsi="宋体" w:cs="宋体" w:hint="eastAsia"/>
              </w:rPr>
              <w:t>、</w:t>
            </w:r>
            <w:r>
              <w:rPr>
                <w:rFonts w:hint="eastAsia"/>
              </w:rPr>
              <w:t>Mysql</w:t>
            </w:r>
            <w:r w:rsidRPr="00401F0E">
              <w:rPr>
                <w:rFonts w:ascii="宋体" w:eastAsia="宋体" w:hAnsi="宋体" w:cs="宋体" w:hint="eastAsia"/>
              </w:rPr>
              <w:t>的加密方式，对用户密码和敏感信息进行加密。</w:t>
            </w:r>
          </w:p>
          <w:p w14:paraId="14A4E879" w14:textId="77777777" w:rsidR="00E902C1" w:rsidRDefault="00E902C1" w:rsidP="00E902C1">
            <w:pPr>
              <w:pStyle w:val="af"/>
            </w:pPr>
            <w:r>
              <w:t>INSERT INTO userinfo(userName, password,phone…)VALUES</w:t>
            </w:r>
          </w:p>
          <w:p w14:paraId="1577180A" w14:textId="77777777" w:rsidR="00E902C1" w:rsidRDefault="00E902C1" w:rsidP="00E902C1">
            <w:pPr>
              <w:pStyle w:val="af"/>
              <w:rPr>
                <w:rFonts w:hint="eastAsia"/>
              </w:rPr>
            </w:pPr>
            <w:r>
              <w:rPr>
                <w:rFonts w:hint="eastAsia"/>
              </w:rPr>
              <w:t>('user1', MD5('password'),ENCODE('xxx'</w:t>
            </w:r>
            <w:r w:rsidRPr="00401F0E">
              <w:rPr>
                <w:rFonts w:ascii="微软雅黑" w:eastAsia="微软雅黑" w:hAnsi="微软雅黑" w:cs="微软雅黑" w:hint="eastAsia"/>
              </w:rPr>
              <w:t>，</w:t>
            </w:r>
            <w:r>
              <w:rPr>
                <w:rFonts w:hint="eastAsia"/>
              </w:rPr>
              <w:t>'encode'));</w:t>
            </w:r>
          </w:p>
          <w:p w14:paraId="14E2064F" w14:textId="77777777" w:rsidR="00E902C1" w:rsidRDefault="00E902C1" w:rsidP="00E902C1">
            <w:pPr>
              <w:pStyle w:val="af"/>
              <w:rPr>
                <w:rFonts w:hint="eastAsia"/>
              </w:rPr>
            </w:pPr>
            <w:r>
              <w:rPr>
                <w:rFonts w:hint="eastAsia"/>
              </w:rPr>
              <w:t>2</w:t>
            </w:r>
            <w:r w:rsidRPr="00401F0E">
              <w:rPr>
                <w:rFonts w:ascii="微软雅黑" w:eastAsia="微软雅黑" w:hAnsi="微软雅黑" w:cs="微软雅黑" w:hint="eastAsia"/>
              </w:rPr>
              <w:t>、使用</w:t>
            </w:r>
            <w:r>
              <w:rPr>
                <w:rFonts w:hint="eastAsia"/>
              </w:rPr>
              <w:t>MD5</w:t>
            </w:r>
            <w:r w:rsidRPr="00401F0E">
              <w:rPr>
                <w:rFonts w:ascii="微软雅黑" w:eastAsia="微软雅黑" w:hAnsi="微软雅黑" w:cs="微软雅黑" w:hint="eastAsia"/>
              </w:rPr>
              <w:t>和</w:t>
            </w:r>
            <w:r>
              <w:rPr>
                <w:rFonts w:hint="eastAsia"/>
              </w:rPr>
              <w:t>ENCODE</w:t>
            </w:r>
            <w:r w:rsidRPr="00401F0E">
              <w:rPr>
                <w:rFonts w:ascii="微软雅黑" w:eastAsia="微软雅黑" w:hAnsi="微软雅黑" w:cs="微软雅黑" w:hint="eastAsia"/>
              </w:rPr>
              <w:t>对数据进行加密后到数据库中进行匹配查找。</w:t>
            </w:r>
          </w:p>
          <w:p w14:paraId="3E18D3E6" w14:textId="77777777" w:rsidR="00E902C1" w:rsidRDefault="00E902C1" w:rsidP="00E902C1">
            <w:pPr>
              <w:pStyle w:val="af"/>
            </w:pPr>
            <w:r>
              <w:t>SELECT (username,password,DECODE(phone, 'encode') as phone) from userinfo where password= MD5('password');</w:t>
            </w:r>
          </w:p>
          <w:p w14:paraId="5985F82B" w14:textId="77777777" w:rsidR="00E902C1" w:rsidRDefault="00E902C1" w:rsidP="00E902C1">
            <w:pPr>
              <w:pStyle w:val="af"/>
              <w:rPr>
                <w:rFonts w:hint="eastAsia"/>
              </w:rPr>
            </w:pPr>
            <w:r>
              <w:rPr>
                <w:rFonts w:hint="eastAsia"/>
              </w:rPr>
              <w:t>3</w:t>
            </w:r>
            <w:r w:rsidRPr="00401F0E">
              <w:rPr>
                <w:rFonts w:ascii="微软雅黑" w:eastAsia="微软雅黑" w:hAnsi="微软雅黑" w:cs="微软雅黑" w:hint="eastAsia"/>
              </w:rPr>
              <w:t>、对应代码实现用户信息的加密算法。</w:t>
            </w:r>
          </w:p>
          <w:p w14:paraId="038E6CC1" w14:textId="77777777" w:rsidR="00E902C1" w:rsidRDefault="00E902C1" w:rsidP="00E902C1">
            <w:pPr>
              <w:pStyle w:val="af"/>
            </w:pPr>
            <w:r>
              <w:t>if (StringUtils.isNotBlank(userInfo.getPassword())) {</w:t>
            </w:r>
          </w:p>
          <w:p w14:paraId="09EEE782" w14:textId="77777777" w:rsidR="00E902C1" w:rsidRDefault="00E902C1" w:rsidP="00E902C1">
            <w:pPr>
              <w:pStyle w:val="af"/>
            </w:pPr>
            <w:r>
              <w:t xml:space="preserve">    VALUES("password","'"+MD5("+userInfo.getPassword()+"')");</w:t>
            </w:r>
          </w:p>
          <w:p w14:paraId="2D340CF7" w14:textId="77777777" w:rsidR="00E902C1" w:rsidRDefault="00E902C1" w:rsidP="00E902C1">
            <w:pPr>
              <w:pStyle w:val="af"/>
            </w:pPr>
            <w:r>
              <w:t>}</w:t>
            </w:r>
          </w:p>
          <w:p w14:paraId="40E2360C" w14:textId="77777777" w:rsidR="00E902C1" w:rsidRDefault="00E902C1" w:rsidP="00E902C1">
            <w:pPr>
              <w:pStyle w:val="af"/>
            </w:pPr>
            <w:r>
              <w:t>if (StringUtils.isNotBlank(userInfo.getPassword())) {</w:t>
            </w:r>
            <w:r>
              <w:tab/>
              <w:t xml:space="preserve"> </w:t>
            </w:r>
          </w:p>
          <w:p w14:paraId="41404DCA" w14:textId="77777777" w:rsidR="00E902C1" w:rsidRDefault="00E902C1" w:rsidP="00E902C1">
            <w:pPr>
              <w:pStyle w:val="af"/>
            </w:pPr>
            <w:r>
              <w:tab/>
              <w:t>WHERE("a.password=MD5("+userInfo.getPassword()+"')");</w:t>
            </w:r>
          </w:p>
          <w:p w14:paraId="5AF519A5" w14:textId="77777777" w:rsidR="00E902C1" w:rsidRDefault="00E902C1" w:rsidP="00E902C1">
            <w:pPr>
              <w:pStyle w:val="af"/>
              <w:rPr>
                <w:rFonts w:hint="eastAsia"/>
              </w:rPr>
            </w:pPr>
            <w:r>
              <w:t>}</w:t>
            </w:r>
          </w:p>
        </w:tc>
      </w:tr>
    </w:tbl>
    <w:p w14:paraId="11E7828E" w14:textId="77777777" w:rsidR="0041148A" w:rsidRDefault="00802341" w:rsidP="000915CB">
      <w:pPr>
        <w:ind w:firstLineChars="0" w:firstLine="0pt"/>
      </w:pPr>
      <w:r w:rsidRPr="0037741D">
        <w:tab/>
      </w:r>
      <w:r w:rsidR="00ED2FC7">
        <w:rPr>
          <w:rFonts w:hint="eastAsia"/>
        </w:rPr>
        <w:t>租户</w:t>
      </w:r>
      <w:r w:rsidR="00ED2FC7">
        <w:t>模块</w:t>
      </w:r>
      <w:r w:rsidR="0037741D" w:rsidRPr="0037741D">
        <w:t>序列图如下</w:t>
      </w:r>
      <w:r w:rsidR="0037741D">
        <w:rPr>
          <w:rFonts w:hint="eastAsia"/>
        </w:rPr>
        <w:t>：</w:t>
      </w:r>
    </w:p>
    <w:p w14:paraId="79883090" w14:textId="1F59210E" w:rsidR="0037741D" w:rsidRDefault="00D44252" w:rsidP="000915CB">
      <w:pPr>
        <w:ind w:firstLineChars="0" w:firstLine="0pt"/>
      </w:pPr>
      <w:r>
        <w:rPr>
          <w:noProof/>
        </w:rPr>
        <w:lastRenderedPageBreak/>
        <w:drawing>
          <wp:inline distT="0" distB="0" distL="0" distR="0" wp14:anchorId="29BE65F3" wp14:editId="20EC2BCD">
            <wp:extent cx="5238750" cy="4942840"/>
            <wp:effectExtent l="0" t="0" r="0" b="1270"/>
            <wp:docPr id="109" name="画布 109"/>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19" name="Text Box 111"/>
                    <wp:cNvSpPr txBox="1">
                      <a:spLocks noChangeArrowheads="1"/>
                    </wp:cNvSpPr>
                    <wp:spPr bwMode="auto">
                      <a:xfrm>
                        <a:off x="295275" y="4464050"/>
                        <a:ext cx="433387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0B3456F0" w14:textId="77777777" w:rsidR="009D5B3A" w:rsidRDefault="009D5B3A" w:rsidP="0037741D">
                          <w:pPr>
                            <w:ind w:firstLine="24pt"/>
                            <w:jc w:val="center"/>
                          </w:pPr>
                          <w:r>
                            <w:t>图</w:t>
                          </w:r>
                          <w:r>
                            <w:rPr>
                              <w:rFonts w:hint="eastAsia"/>
                            </w:rPr>
                            <w:t xml:space="preserve"> 4.1 </w:t>
                          </w:r>
                          <w:r>
                            <w:rPr>
                              <w:rFonts w:hint="eastAsia"/>
                            </w:rPr>
                            <w:t>租用过程序列图</w:t>
                          </w:r>
                        </w:p>
                      </wne:txbxContent>
                    </wp:txbx>
                    <wp:bodyPr rot="0" vert="horz" wrap="square" lIns="91440" tIns="45720" rIns="91440" bIns="45720" anchor="t" anchorCtr="0" upright="1">
                      <a:noAutofit/>
                    </wp:bodyPr>
                  </wp:wsp>
                  <pic:pic xmlns:pic="http://purl.oclc.org/ooxml/drawingml/picture">
                    <pic:nvPicPr>
                      <pic:cNvPr id="20" name="Picture 153" descr="租户序列图"/>
                      <pic:cNvPicPr>
                        <a:picLocks noChangeAspect="1" noChangeArrowheads="1"/>
                      </pic:cNvPicPr>
                    </pic:nvPicPr>
                    <pic:blipFill>
                      <a:blip r:embed="rId34">
                        <a:extLst>
                          <a:ext uri="{28A0092B-C50C-407E-A947-70E740481C1C}">
                            <a14:useLocalDpi xmlns:a14="http://schemas.microsoft.com/office/drawing/2010/main" val="0"/>
                          </a:ext>
                        </a:extLst>
                      </a:blip>
                      <a:srcRect l="4.362%" t="5.766%" r="1.289%" b="11.411%"/>
                      <a:stretch>
                        <a:fillRect/>
                      </a:stretch>
                    </pic:blipFill>
                    <pic:spPr bwMode="auto">
                      <a:xfrm>
                        <a:off x="0" y="0"/>
                        <a:ext cx="5172075" cy="420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pc>
              </a:graphicData>
            </a:graphic>
          </wp:inline>
        </w:drawing>
      </w:r>
    </w:p>
    <w:p w14:paraId="78BC003E" w14:textId="77777777" w:rsidR="00B27EE4" w:rsidRDefault="00E21366" w:rsidP="00B27EE4">
      <w:pPr>
        <w:ind w:firstLine="24pt"/>
      </w:pPr>
      <w:r>
        <w:rPr>
          <w:rFonts w:hint="eastAsia"/>
        </w:rPr>
        <w:t>平台租用使用</w:t>
      </w:r>
      <w:r>
        <w:rPr>
          <w:rFonts w:hint="eastAsia"/>
        </w:rPr>
        <w:t>Ajax</w:t>
      </w:r>
      <w:r w:rsidR="008134C2">
        <w:t>发送异步请求</w:t>
      </w:r>
      <w:r w:rsidR="008134C2">
        <w:rPr>
          <w:rFonts w:hint="eastAsia"/>
        </w:rPr>
        <w:t>，</w:t>
      </w:r>
      <w:r w:rsidR="003B0E93">
        <w:rPr>
          <w:rFonts w:hint="eastAsia"/>
        </w:rPr>
        <w:t>输入商家名称和商家编号时，会向数据库进行查询，若已存在同样名称或编号的商家，则控制器向页面发送提示，在页面上提示该名称或编号已占用。用户选择售货机的租用台数和租用时间，</w:t>
      </w:r>
      <w:r w:rsidR="008D7282">
        <w:rPr>
          <w:rFonts w:hint="eastAsia"/>
        </w:rPr>
        <w:t>通过</w:t>
      </w:r>
      <w:r w:rsidR="008D7282">
        <w:rPr>
          <w:rFonts w:hint="eastAsia"/>
        </w:rPr>
        <w:t>Ajax</w:t>
      </w:r>
      <w:r w:rsidR="008D7282">
        <w:t>发送异步请求</w:t>
      </w:r>
      <w:r w:rsidR="008D7282">
        <w:rPr>
          <w:rFonts w:hint="eastAsia"/>
        </w:rPr>
        <w:t>，</w:t>
      </w:r>
      <w:r w:rsidR="00F2474C">
        <w:rPr>
          <w:rFonts w:hint="eastAsia"/>
        </w:rPr>
        <w:t>后台查询平台的租金定制表，根据租金的计算算法公式（</w:t>
      </w:r>
      <w:r w:rsidR="00F2474C">
        <w:rPr>
          <w:rFonts w:hint="eastAsia"/>
        </w:rPr>
        <w:t>1</w:t>
      </w:r>
      <w:r w:rsidR="00F2474C">
        <w:rPr>
          <w:rFonts w:hint="eastAsia"/>
        </w:rPr>
        <w:t>）对当前数量的售货机和租用时限进行计算</w:t>
      </w:r>
      <w:r w:rsidR="008C4714">
        <w:rPr>
          <w:rFonts w:hint="eastAsia"/>
        </w:rPr>
        <w:t>。其中当租用时限达到以年为单位时，</w:t>
      </w:r>
      <w:r w:rsidR="00A34232">
        <w:rPr>
          <w:rFonts w:hint="eastAsia"/>
        </w:rPr>
        <w:t>平台将给与不平程度的折扣</w:t>
      </w:r>
      <w:r w:rsidR="00B27EE4">
        <w:rPr>
          <w:rFonts w:hint="eastAsia"/>
        </w:rPr>
        <w:t>。后台实现的部分码如下：</w:t>
      </w:r>
    </w:p>
    <w:tbl>
      <w:tblPr>
        <w:tblW w:w="0pt" w:type="auto"/>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8522"/>
      </w:tblGrid>
      <w:tr w:rsidR="000D3684" w14:paraId="43E86AF1" w14:textId="77777777" w:rsidTr="00401F0E">
        <w:tc>
          <w:tcPr>
            <w:tcW w:w="426.10pt" w:type="dxa"/>
            <w:shd w:val="clear" w:color="auto" w:fill="auto"/>
          </w:tcPr>
          <w:p w14:paraId="5F623525" w14:textId="77777777" w:rsidR="000D3684" w:rsidRDefault="000D3684" w:rsidP="000D3684">
            <w:pPr>
              <w:pStyle w:val="af"/>
            </w:pPr>
            <w:r>
              <w:t xml:space="preserve">double money = 0;  </w:t>
            </w:r>
          </w:p>
          <w:p w14:paraId="559DB890" w14:textId="77777777" w:rsidR="000D3684" w:rsidRDefault="000D3684" w:rsidP="000D3684">
            <w:pPr>
              <w:pStyle w:val="af"/>
              <w:rPr>
                <w:rFonts w:hint="eastAsia"/>
              </w:rPr>
            </w:pPr>
            <w:r>
              <w:rPr>
                <w:rFonts w:hint="eastAsia"/>
              </w:rPr>
              <w:t xml:space="preserve">if (rentTime == 0) {// </w:t>
            </w:r>
            <w:r w:rsidRPr="00401F0E">
              <w:rPr>
                <w:rFonts w:ascii="微软雅黑" w:eastAsia="微软雅黑" w:hAnsi="微软雅黑" w:cs="微软雅黑" w:hint="eastAsia"/>
              </w:rPr>
              <w:t>免费试用</w:t>
            </w:r>
            <w:r>
              <w:rPr>
                <w:rFonts w:hint="eastAsia"/>
              </w:rPr>
              <w:t xml:space="preserve">  </w:t>
            </w:r>
          </w:p>
          <w:p w14:paraId="1EBE4A46" w14:textId="77777777" w:rsidR="000D3684" w:rsidRDefault="000D3684" w:rsidP="000D3684">
            <w:pPr>
              <w:pStyle w:val="af"/>
            </w:pPr>
            <w:r>
              <w:t xml:space="preserve">    money = 0;  </w:t>
            </w:r>
          </w:p>
          <w:p w14:paraId="053430BB" w14:textId="77777777" w:rsidR="000D3684" w:rsidRDefault="000D3684" w:rsidP="000D3684">
            <w:pPr>
              <w:pStyle w:val="af"/>
              <w:rPr>
                <w:rFonts w:hint="eastAsia"/>
              </w:rPr>
            </w:pPr>
            <w:r>
              <w:rPr>
                <w:rFonts w:hint="eastAsia"/>
              </w:rPr>
              <w:t xml:space="preserve">} else if (rentTime &lt; 12) {// </w:t>
            </w:r>
            <w:r w:rsidRPr="00401F0E">
              <w:rPr>
                <w:rFonts w:ascii="微软雅黑" w:eastAsia="微软雅黑" w:hAnsi="微软雅黑" w:cs="微软雅黑" w:hint="eastAsia"/>
              </w:rPr>
              <w:t>租用期限为一年内</w:t>
            </w:r>
            <w:r>
              <w:rPr>
                <w:rFonts w:hint="eastAsia"/>
              </w:rPr>
              <w:t xml:space="preserve">  </w:t>
            </w:r>
          </w:p>
          <w:p w14:paraId="3E3E2C7B" w14:textId="77777777" w:rsidR="000D3684" w:rsidRDefault="000D3684" w:rsidP="000D3684">
            <w:pPr>
              <w:pStyle w:val="af"/>
            </w:pPr>
            <w:r>
              <w:t xml:space="preserve">    money = monthMoney * rentTime * machineNum * sNumPrice.getNumPrice();  </w:t>
            </w:r>
          </w:p>
          <w:p w14:paraId="723D4D83" w14:textId="77777777" w:rsidR="000D3684" w:rsidRDefault="000D3684" w:rsidP="000D3684">
            <w:pPr>
              <w:pStyle w:val="af"/>
              <w:rPr>
                <w:rFonts w:hint="eastAsia"/>
              </w:rPr>
            </w:pPr>
            <w:r>
              <w:rPr>
                <w:rFonts w:hint="eastAsia"/>
              </w:rPr>
              <w:t xml:space="preserve">} else {// </w:t>
            </w:r>
            <w:r w:rsidRPr="00401F0E">
              <w:rPr>
                <w:rFonts w:ascii="微软雅黑" w:eastAsia="微软雅黑" w:hAnsi="微软雅黑" w:cs="微软雅黑" w:hint="eastAsia"/>
              </w:rPr>
              <w:t>租用期限为年的倍数、找到租金折扣</w:t>
            </w:r>
            <w:r>
              <w:rPr>
                <w:rFonts w:hint="eastAsia"/>
              </w:rPr>
              <w:t xml:space="preserve">  </w:t>
            </w:r>
          </w:p>
          <w:p w14:paraId="34D38AD5" w14:textId="77777777" w:rsidR="000D3684" w:rsidRDefault="000D3684" w:rsidP="000D3684">
            <w:pPr>
              <w:pStyle w:val="af"/>
            </w:pPr>
            <w:r>
              <w:t xml:space="preserve">   int discount = 1;  </w:t>
            </w:r>
          </w:p>
          <w:p w14:paraId="3281EB1E" w14:textId="77777777" w:rsidR="000D3684" w:rsidRDefault="000D3684" w:rsidP="000D3684">
            <w:pPr>
              <w:pStyle w:val="af"/>
            </w:pPr>
            <w:r>
              <w:t xml:space="preserve">   for (SaasPrice saasPrice : saasPrices) {  </w:t>
            </w:r>
          </w:p>
          <w:p w14:paraId="3D259A4B" w14:textId="77777777" w:rsidR="000D3684" w:rsidRDefault="000D3684" w:rsidP="000D3684">
            <w:pPr>
              <w:pStyle w:val="af"/>
            </w:pPr>
            <w:r>
              <w:lastRenderedPageBreak/>
              <w:t xml:space="preserve">      if (rentTime == 12 &amp;&amp; saasPrice.getPriceName().equals("1year")) {  </w:t>
            </w:r>
          </w:p>
          <w:p w14:paraId="669CF228" w14:textId="77777777" w:rsidR="000D3684" w:rsidRDefault="000D3684" w:rsidP="000D3684">
            <w:pPr>
              <w:pStyle w:val="af"/>
            </w:pPr>
            <w:r>
              <w:t xml:space="preserve">           discount = saasPrice.getDiscount();  </w:t>
            </w:r>
          </w:p>
          <w:p w14:paraId="2E02CA3D" w14:textId="77777777" w:rsidR="000D3684" w:rsidRDefault="000D3684" w:rsidP="000D3684">
            <w:pPr>
              <w:pStyle w:val="af"/>
            </w:pPr>
            <w:r>
              <w:t xml:space="preserve">      } else if (rentTime == 24 &amp;&amp; saasPrice.getPriceName().equals("2year")){  </w:t>
            </w:r>
          </w:p>
          <w:p w14:paraId="3C155A9B" w14:textId="77777777" w:rsidR="000D3684" w:rsidRDefault="000D3684" w:rsidP="000D3684">
            <w:pPr>
              <w:pStyle w:val="af"/>
            </w:pPr>
            <w:r>
              <w:t xml:space="preserve">            discount = saasPrice.getDiscount();   </w:t>
            </w:r>
          </w:p>
          <w:p w14:paraId="1A41BAFC" w14:textId="77777777" w:rsidR="000D3684" w:rsidRDefault="000D3684" w:rsidP="000D3684">
            <w:pPr>
              <w:pStyle w:val="af"/>
            </w:pPr>
            <w:r>
              <w:t xml:space="preserve">      } else if (rentTime == 36 &amp;&amp; saasPrice.getPriceName().equals("3year")){  </w:t>
            </w:r>
          </w:p>
          <w:p w14:paraId="66AF24BE" w14:textId="77777777" w:rsidR="000D3684" w:rsidRDefault="000D3684" w:rsidP="000D3684">
            <w:pPr>
              <w:pStyle w:val="af"/>
            </w:pPr>
            <w:r>
              <w:t xml:space="preserve">        discount = saasPrice.getDiscount();  </w:t>
            </w:r>
          </w:p>
          <w:p w14:paraId="68218D00" w14:textId="77777777" w:rsidR="000D3684" w:rsidRDefault="000D3684" w:rsidP="000D3684">
            <w:pPr>
              <w:pStyle w:val="af"/>
            </w:pPr>
            <w:r>
              <w:t xml:space="preserve">      }  </w:t>
            </w:r>
          </w:p>
          <w:p w14:paraId="6A2B1C21" w14:textId="77777777" w:rsidR="000D3684" w:rsidRDefault="000D3684" w:rsidP="000D3684">
            <w:pPr>
              <w:pStyle w:val="af"/>
            </w:pPr>
            <w:r>
              <w:t xml:space="preserve">  }  </w:t>
            </w:r>
          </w:p>
          <w:p w14:paraId="12E303BE" w14:textId="77777777" w:rsidR="000D3684" w:rsidRDefault="000D3684" w:rsidP="000D3684">
            <w:pPr>
              <w:pStyle w:val="af"/>
            </w:pPr>
            <w:r>
              <w:t xml:space="preserve">money = monthMoney * rentTime * (discount / 100) * machineNum * sNumPrice.getNumPrice();  </w:t>
            </w:r>
          </w:p>
          <w:p w14:paraId="2A135D20" w14:textId="77777777" w:rsidR="000D3684" w:rsidRDefault="000D3684" w:rsidP="000D3684">
            <w:pPr>
              <w:pStyle w:val="af"/>
              <w:rPr>
                <w:rFonts w:hint="eastAsia"/>
              </w:rPr>
            </w:pPr>
            <w:r>
              <w:t>}</w:t>
            </w:r>
          </w:p>
        </w:tc>
      </w:tr>
    </w:tbl>
    <w:p w14:paraId="465B82FB" w14:textId="77777777" w:rsidR="0089116B" w:rsidRDefault="0089116B" w:rsidP="005561C3">
      <w:pPr>
        <w:ind w:firstLineChars="0" w:firstLine="0pt"/>
      </w:pPr>
      <w:r w:rsidRPr="0089116B">
        <w:lastRenderedPageBreak/>
        <w:t>最终</w:t>
      </w:r>
      <w:r w:rsidR="00803C7C">
        <w:t>实现</w:t>
      </w:r>
      <w:r w:rsidRPr="0089116B">
        <w:t>效果如图所示</w:t>
      </w:r>
      <w:r w:rsidRPr="0089116B">
        <w:rPr>
          <w:rFonts w:hint="eastAsia"/>
        </w:rPr>
        <w:t>：</w:t>
      </w:r>
    </w:p>
    <w:p w14:paraId="3FBCB272" w14:textId="4B4456E7" w:rsidR="00D21F45" w:rsidRDefault="00D44252" w:rsidP="005561C3">
      <w:pPr>
        <w:ind w:firstLineChars="0" w:firstLine="0pt"/>
      </w:pPr>
      <w:r>
        <w:rPr>
          <w:noProof/>
        </w:rPr>
        <w:drawing>
          <wp:inline distT="0" distB="0" distL="0" distR="0" wp14:anchorId="79F5C16B" wp14:editId="41E36271">
            <wp:extent cx="5372100" cy="3385820"/>
            <wp:effectExtent l="0" t="0" r="0" b="0"/>
            <wp:docPr id="175" name="画布 175"/>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17" name="Picture 176" descr="租户图片呢"/>
                      <pic:cNvPicPr>
                        <a:picLocks noChangeAspect="1" noChangeArrowheads="1"/>
                      </pic:cNvPicPr>
                    </pic:nvPicPr>
                    <pic:blipFill>
                      <a:blip r:embed="rId35">
                        <a:extLst>
                          <a:ext uri="{28A0092B-C50C-407E-A947-70E740481C1C}">
                            <a14:useLocalDpi xmlns:a14="http://schemas.microsoft.com/office/drawing/2010/main" val="0"/>
                          </a:ext>
                        </a:extLst>
                      </a:blip>
                      <a:srcRect l="10.512%" r="5.788%" b="16.417%"/>
                      <a:stretch>
                        <a:fillRect/>
                      </a:stretch>
                    </pic:blipFill>
                    <pic:spPr bwMode="auto">
                      <a:xfrm>
                        <a:off x="0" y="0"/>
                        <a:ext cx="5372100" cy="2837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18" name="Text Box 177"/>
                    <wp:cNvSpPr txBox="1">
                      <a:spLocks noChangeArrowheads="1"/>
                    </wp:cNvSpPr>
                    <wp:spPr bwMode="auto">
                      <a:xfrm>
                        <a:off x="447553" y="2949956"/>
                        <a:ext cx="4296069" cy="361877"/>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0C7BADB" w14:textId="77777777" w:rsidR="009D5B3A" w:rsidRDefault="009D5B3A" w:rsidP="00D21F45">
                          <w:pPr>
                            <w:ind w:start="81pt" w:firstLine="24pt"/>
                          </w:pPr>
                          <w:r>
                            <w:t>图</w:t>
                          </w:r>
                          <w:r>
                            <w:rPr>
                              <w:rFonts w:hint="eastAsia"/>
                            </w:rPr>
                            <w:t xml:space="preserve"> 4.2 </w:t>
                          </w:r>
                          <w:r>
                            <w:rPr>
                              <w:rFonts w:hint="eastAsia"/>
                            </w:rPr>
                            <w:t>租用页面效果图</w:t>
                          </w:r>
                        </w:p>
                        <w:p w14:paraId="19585394" w14:textId="77777777" w:rsidR="009D5B3A" w:rsidRDefault="009D5B3A">
                          <w:pPr>
                            <w:ind w:firstLine="24pt"/>
                          </w:pPr>
                        </w:p>
                      </wne:txbxContent>
                    </wp:txbx>
                    <wp:bodyPr rot="0" vert="horz" wrap="square" lIns="91440" tIns="45720" rIns="91440" bIns="45720" anchor="t" anchorCtr="0" upright="1">
                      <a:noAutofit/>
                    </wp:bodyPr>
                  </wp:wsp>
                </wp:wpc>
              </a:graphicData>
            </a:graphic>
          </wp:inline>
        </w:drawing>
      </w:r>
    </w:p>
    <w:p w14:paraId="4516A265" w14:textId="77777777" w:rsidR="0090349F" w:rsidRPr="0089116B" w:rsidRDefault="00906028" w:rsidP="001A436C">
      <w:pPr>
        <w:ind w:firstLine="24pt"/>
        <w:rPr>
          <w:rFonts w:hint="eastAsia"/>
        </w:rPr>
      </w:pPr>
      <w:r>
        <w:rPr>
          <w:rFonts w:hint="eastAsia"/>
        </w:rPr>
        <w:t>用户点击提交后，后台控制层生成</w:t>
      </w:r>
      <w:r w:rsidR="001A436C">
        <w:rPr>
          <w:rFonts w:hint="eastAsia"/>
        </w:rPr>
        <w:t>租用订单，用户进行进而的支付，支付成功后后台将新的租用信息添加到租户订单表中，同时创建新的商家，并为商家分配初始</w:t>
      </w:r>
      <w:r w:rsidR="00A06D09">
        <w:rPr>
          <w:rFonts w:hint="eastAsia"/>
        </w:rPr>
        <w:t>超级</w:t>
      </w:r>
      <w:r w:rsidR="001A436C">
        <w:rPr>
          <w:rFonts w:hint="eastAsia"/>
        </w:rPr>
        <w:t>管理员</w:t>
      </w:r>
      <w:r w:rsidR="00FE0365">
        <w:rPr>
          <w:rFonts w:hint="eastAsia"/>
        </w:rPr>
        <w:t>。最后，系统跳转到商家登录页面。</w:t>
      </w:r>
      <w:r w:rsidR="00EB2D04">
        <w:rPr>
          <w:rFonts w:hint="eastAsia"/>
        </w:rPr>
        <w:t>用户输入商家编号、用户名和密码进行登录，</w:t>
      </w:r>
      <w:r w:rsidR="0011706D">
        <w:rPr>
          <w:rFonts w:hint="eastAsia"/>
        </w:rPr>
        <w:t>每次执行登录操作之前系统进行过商家可用性判断，</w:t>
      </w:r>
      <w:r w:rsidR="00611BE6">
        <w:rPr>
          <w:rFonts w:hint="eastAsia"/>
        </w:rPr>
        <w:t>若当前时间在商家租用截止时间之后，则判定商家不可用，并将商家可用状态置为</w:t>
      </w:r>
      <w:r w:rsidR="00611BE6">
        <w:rPr>
          <w:rFonts w:hint="eastAsia"/>
        </w:rPr>
        <w:t>0</w:t>
      </w:r>
      <w:r w:rsidR="00611BE6">
        <w:rPr>
          <w:rFonts w:hint="eastAsia"/>
        </w:rPr>
        <w:t>，返回验证失败，提醒用户商家租用期限已到期。</w:t>
      </w:r>
    </w:p>
    <w:p w14:paraId="1060D483" w14:textId="77777777" w:rsidR="002709EA" w:rsidRPr="00905795" w:rsidRDefault="00241C54" w:rsidP="00905795">
      <w:pPr>
        <w:pStyle w:val="2"/>
      </w:pPr>
      <w:r w:rsidRPr="00905795">
        <w:rPr>
          <w:rFonts w:hint="eastAsia"/>
        </w:rPr>
        <w:lastRenderedPageBreak/>
        <w:t>4.</w:t>
      </w:r>
      <w:r w:rsidR="00905795" w:rsidRPr="00905795">
        <w:t>3</w:t>
      </w:r>
      <w:r w:rsidRPr="00905795">
        <w:t xml:space="preserve"> </w:t>
      </w:r>
      <w:r w:rsidR="003E62E5">
        <w:t>系统权限</w:t>
      </w:r>
      <w:r w:rsidRPr="00905795">
        <w:t>实现</w:t>
      </w:r>
    </w:p>
    <w:p w14:paraId="6DC55491" w14:textId="77777777" w:rsidR="00344A80" w:rsidRDefault="00344A80" w:rsidP="00344A80">
      <w:pPr>
        <w:ind w:firstLine="24pt"/>
      </w:pPr>
      <w:r>
        <w:t>系统权限管理包括不同租户之间的权限隔离和同一租户内部的多个用户之间的权限</w:t>
      </w:r>
      <w:r w:rsidR="00222C0C">
        <w:rPr>
          <w:rFonts w:hint="eastAsia"/>
        </w:rPr>
        <w:t>。</w:t>
      </w:r>
      <w:r w:rsidR="003039A6">
        <w:rPr>
          <w:rFonts w:hint="eastAsia"/>
        </w:rPr>
        <w:t>平台系统权限管理分为多个模块，</w:t>
      </w:r>
      <w:r w:rsidR="00292ED3">
        <w:rPr>
          <w:rFonts w:hint="eastAsia"/>
        </w:rPr>
        <w:t>包括权限管理、用户角色管理、用户注册和用户管理等。</w:t>
      </w:r>
      <w:r w:rsidR="00736606">
        <w:rPr>
          <w:rFonts w:hint="eastAsia"/>
        </w:rPr>
        <w:t>用户的权限管理和角色管理有系统管理员负责，系统管理员负责定义、管理和分配，再由租户进行内部管理</w:t>
      </w:r>
      <w:r w:rsidR="00CE29AF">
        <w:rPr>
          <w:rFonts w:hint="eastAsia"/>
        </w:rPr>
        <w:t>。</w:t>
      </w:r>
    </w:p>
    <w:p w14:paraId="464A3A9B" w14:textId="77777777" w:rsidR="004432A6" w:rsidRDefault="00D52568" w:rsidP="00344A80">
      <w:pPr>
        <w:ind w:firstLine="24pt"/>
      </w:pPr>
      <w:r>
        <w:rPr>
          <w:rFonts w:hint="eastAsia"/>
        </w:rPr>
        <w:t>系统初始化时由系统管理员创建多个用户权限，并给与每个用户权限的编码和类型，</w:t>
      </w:r>
      <w:r w:rsidR="00F82E73">
        <w:rPr>
          <w:rFonts w:hint="eastAsia"/>
        </w:rPr>
        <w:t>权限编码代表拥有该权限的用户的访问区域，权限类型代表该权限为运营商权限或者厂商权限。</w:t>
      </w:r>
      <w:r w:rsidR="00CB2A90">
        <w:rPr>
          <w:rFonts w:hint="eastAsia"/>
        </w:rPr>
        <w:t>权限类型在数据库中用</w:t>
      </w:r>
      <w:r w:rsidR="00CB2A90">
        <w:rPr>
          <w:rFonts w:hint="eastAsia"/>
        </w:rPr>
        <w:t>0</w:t>
      </w:r>
      <w:r w:rsidR="00CB2A90">
        <w:rPr>
          <w:rFonts w:hint="eastAsia"/>
        </w:rPr>
        <w:t>、</w:t>
      </w:r>
      <w:r w:rsidR="00CB2A90">
        <w:rPr>
          <w:rFonts w:hint="eastAsia"/>
        </w:rPr>
        <w:t>1</w:t>
      </w:r>
      <w:r w:rsidR="00CB2A90">
        <w:rPr>
          <w:rFonts w:hint="eastAsia"/>
        </w:rPr>
        <w:t>和</w:t>
      </w:r>
      <w:r w:rsidR="00CB2A90">
        <w:rPr>
          <w:rFonts w:hint="eastAsia"/>
        </w:rPr>
        <w:t>2</w:t>
      </w:r>
      <w:r w:rsidR="00CB2A90">
        <w:rPr>
          <w:rFonts w:hint="eastAsia"/>
        </w:rPr>
        <w:t>进行区分，</w:t>
      </w:r>
      <w:r w:rsidR="00D936EB">
        <w:rPr>
          <w:rFonts w:hint="eastAsia"/>
        </w:rPr>
        <w:t>0</w:t>
      </w:r>
      <w:r w:rsidR="00D936EB">
        <w:rPr>
          <w:rFonts w:hint="eastAsia"/>
        </w:rPr>
        <w:t>代表系统管理员，</w:t>
      </w:r>
      <w:r w:rsidR="00D936EB">
        <w:rPr>
          <w:rFonts w:hint="eastAsia"/>
        </w:rPr>
        <w:t>1</w:t>
      </w:r>
      <w:r w:rsidR="00D936EB">
        <w:rPr>
          <w:rFonts w:hint="eastAsia"/>
        </w:rPr>
        <w:t>代表运营商，</w:t>
      </w:r>
      <w:r w:rsidR="00D936EB">
        <w:rPr>
          <w:rFonts w:hint="eastAsia"/>
        </w:rPr>
        <w:t>2</w:t>
      </w:r>
      <w:r w:rsidR="00D936EB">
        <w:rPr>
          <w:rFonts w:hint="eastAsia"/>
        </w:rPr>
        <w:t>代表厂商</w:t>
      </w:r>
      <w:r w:rsidR="004E7117">
        <w:rPr>
          <w:rFonts w:hint="eastAsia"/>
        </w:rPr>
        <w:t>；权限编码的设定也有一定的规则，运营商编码为</w:t>
      </w:r>
      <w:r w:rsidR="004E7117">
        <w:rPr>
          <w:rFonts w:hint="eastAsia"/>
        </w:rPr>
        <w:t>001XX</w:t>
      </w:r>
      <w:r w:rsidR="004E7117">
        <w:rPr>
          <w:rFonts w:hint="eastAsia"/>
        </w:rPr>
        <w:t>，厂商编码为</w:t>
      </w:r>
      <w:r w:rsidR="004E7117">
        <w:rPr>
          <w:rFonts w:hint="eastAsia"/>
        </w:rPr>
        <w:t>002XX</w:t>
      </w:r>
      <w:r w:rsidR="004E7117">
        <w:rPr>
          <w:rFonts w:hint="eastAsia"/>
        </w:rPr>
        <w:t>。</w:t>
      </w:r>
    </w:p>
    <w:p w14:paraId="28B736EF" w14:textId="77777777" w:rsidR="00E83858" w:rsidRDefault="00E83858" w:rsidP="00344A80">
      <w:pPr>
        <w:ind w:firstLine="24pt"/>
      </w:pPr>
      <w:r>
        <w:t>每个用户角色可以拥有多个用户权限，</w:t>
      </w:r>
      <w:r w:rsidR="001C6A34">
        <w:t>如运营商超级管理员可拥有所有运营商类型的权限</w:t>
      </w:r>
      <w:r w:rsidR="001C6A34">
        <w:rPr>
          <w:rFonts w:hint="eastAsia"/>
        </w:rPr>
        <w:t>，</w:t>
      </w:r>
      <w:r w:rsidR="001C6A34">
        <w:t>操作员仅拥有操作员的权限</w:t>
      </w:r>
      <w:r w:rsidR="001C6A34">
        <w:rPr>
          <w:rFonts w:hint="eastAsia"/>
        </w:rPr>
        <w:t>。</w:t>
      </w:r>
      <w:r w:rsidR="00573509">
        <w:rPr>
          <w:rFonts w:hint="eastAsia"/>
        </w:rPr>
        <w:t>系统初始化初期，当系统管理员对用户权限完成初始化后，可对用户角色进行管理</w:t>
      </w:r>
      <w:r w:rsidR="00AC37E8">
        <w:rPr>
          <w:rFonts w:hint="eastAsia"/>
        </w:rPr>
        <w:t>，</w:t>
      </w:r>
      <w:r w:rsidR="00C55626">
        <w:rPr>
          <w:rFonts w:hint="eastAsia"/>
        </w:rPr>
        <w:t>其中</w:t>
      </w:r>
      <w:r w:rsidR="00AC37E8">
        <w:rPr>
          <w:rFonts w:hint="eastAsia"/>
        </w:rPr>
        <w:t>包括</w:t>
      </w:r>
      <w:r w:rsidR="00475FDC">
        <w:rPr>
          <w:rFonts w:hint="eastAsia"/>
        </w:rPr>
        <w:t>用户角色创建、用户角色权限的分配、用户角色删除、修改等操作。</w:t>
      </w:r>
      <w:r w:rsidR="001542FE">
        <w:rPr>
          <w:rFonts w:hint="eastAsia"/>
        </w:rPr>
        <w:t>用户角色包括角色名称、角色描述等内容，</w:t>
      </w:r>
      <w:r w:rsidR="002B191C">
        <w:rPr>
          <w:rFonts w:hint="eastAsia"/>
        </w:rPr>
        <w:t>在数据库中，为使用户角色和权限的设置更加独立，将用户角色和权限表单独进行设置，将用户角色和权限的对应关系放置在用户角色权限表中。</w:t>
      </w:r>
      <w:r w:rsidR="002F68F4">
        <w:rPr>
          <w:rFonts w:hint="eastAsia"/>
        </w:rPr>
        <w:t>在用户角色权限表中包含了用户角色</w:t>
      </w:r>
      <w:r w:rsidR="002F68F4">
        <w:rPr>
          <w:rFonts w:hint="eastAsia"/>
        </w:rPr>
        <w:t>Id</w:t>
      </w:r>
      <w:r w:rsidR="002F68F4">
        <w:rPr>
          <w:rFonts w:hint="eastAsia"/>
        </w:rPr>
        <w:t>和对应的用户权限</w:t>
      </w:r>
      <w:r w:rsidR="002F68F4">
        <w:rPr>
          <w:rFonts w:hint="eastAsia"/>
        </w:rPr>
        <w:t>Id</w:t>
      </w:r>
      <w:r w:rsidR="002F68F4">
        <w:rPr>
          <w:rFonts w:hint="eastAsia"/>
        </w:rPr>
        <w:t>，</w:t>
      </w:r>
      <w:r w:rsidR="002F68F4">
        <w:t>当查找某个用户所拥有的权限时</w:t>
      </w:r>
      <w:r w:rsidR="002F68F4">
        <w:rPr>
          <w:rFonts w:hint="eastAsia"/>
        </w:rPr>
        <w:t>，</w:t>
      </w:r>
      <w:r w:rsidR="002F68F4">
        <w:t>查找该表中所有</w:t>
      </w:r>
      <w:r w:rsidR="002F68F4">
        <w:rPr>
          <w:rFonts w:hint="eastAsia"/>
        </w:rPr>
        <w:t>用户角色的</w:t>
      </w:r>
      <w:r w:rsidR="002F68F4">
        <w:rPr>
          <w:rFonts w:hint="eastAsia"/>
        </w:rPr>
        <w:t>Id</w:t>
      </w:r>
      <w:r w:rsidR="002F68F4">
        <w:rPr>
          <w:rFonts w:hint="eastAsia"/>
        </w:rPr>
        <w:t>对应的权限</w:t>
      </w:r>
      <w:r w:rsidR="002F68F4">
        <w:rPr>
          <w:rFonts w:hint="eastAsia"/>
        </w:rPr>
        <w:t>Id</w:t>
      </w:r>
      <w:r w:rsidR="002F68F4">
        <w:rPr>
          <w:rFonts w:hint="eastAsia"/>
        </w:rPr>
        <w:t>即可。</w:t>
      </w:r>
    </w:p>
    <w:p w14:paraId="17C33483" w14:textId="77777777" w:rsidR="00487B87" w:rsidRDefault="00487B87" w:rsidP="00344A80">
      <w:pPr>
        <w:ind w:firstLine="24pt"/>
      </w:pPr>
      <w:r>
        <w:rPr>
          <w:rFonts w:hint="eastAsia"/>
        </w:rPr>
        <w:t>当租户创建时，控制层为租户超级管理员分配最高权限的用户角色，租户管理员可查看同类型的用户角色，并在添加新用户时将用户角色分配给用户。</w:t>
      </w:r>
    </w:p>
    <w:p w14:paraId="36C23638" w14:textId="77777777" w:rsidR="001E714D" w:rsidRDefault="001E714D" w:rsidP="00344A80">
      <w:pPr>
        <w:ind w:firstLine="24pt"/>
      </w:pPr>
      <w:r>
        <w:t>用户权限序列图如下</w:t>
      </w:r>
      <w:r w:rsidR="00D50245">
        <w:rPr>
          <w:rFonts w:hint="eastAsia"/>
        </w:rPr>
        <w:t>：</w:t>
      </w:r>
    </w:p>
    <w:p w14:paraId="53A6D7C3" w14:textId="43688ED5" w:rsidR="0091528C" w:rsidRPr="00344A80" w:rsidRDefault="00D44252" w:rsidP="0091528C">
      <w:pPr>
        <w:ind w:firstLineChars="0" w:firstLine="0pt"/>
        <w:rPr>
          <w:rFonts w:hint="eastAsia"/>
        </w:rPr>
      </w:pPr>
      <w:r>
        <w:rPr>
          <w:noProof/>
        </w:rPr>
        <w:lastRenderedPageBreak/>
        <w:drawing>
          <wp:inline distT="0" distB="0" distL="0" distR="0" wp14:anchorId="72DC8A3C" wp14:editId="2A3EB9BF">
            <wp:extent cx="5715000" cy="5581650"/>
            <wp:effectExtent l="0" t="0" r="0" b="4445"/>
            <wp:docPr id="115" name="画布 115"/>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15" name="Text Box 117"/>
                    <wp:cNvSpPr txBox="1">
                      <a:spLocks noChangeArrowheads="1"/>
                    </wp:cNvSpPr>
                    <wp:spPr bwMode="auto">
                      <a:xfrm>
                        <a:off x="542786" y="5152349"/>
                        <a:ext cx="4591338" cy="429301"/>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FF57F99" w14:textId="77777777" w:rsidR="009D5B3A" w:rsidRDefault="009D5B3A" w:rsidP="0091528C">
                          <w:pPr>
                            <w:ind w:firstLine="24pt"/>
                            <w:jc w:val="center"/>
                          </w:pPr>
                          <w:r>
                            <w:t>图</w:t>
                          </w:r>
                          <w:r>
                            <w:rPr>
                              <w:rFonts w:hint="eastAsia"/>
                            </w:rPr>
                            <w:t xml:space="preserve"> 4.</w:t>
                          </w:r>
                          <w:r>
                            <w:t>3</w:t>
                          </w:r>
                          <w:r>
                            <w:rPr>
                              <w:rFonts w:hint="eastAsia"/>
                            </w:rPr>
                            <w:t xml:space="preserve"> </w:t>
                          </w:r>
                          <w:r>
                            <w:rPr>
                              <w:rFonts w:hint="eastAsia"/>
                            </w:rPr>
                            <w:t>权限管理模块时序图</w:t>
                          </w:r>
                        </w:p>
                      </wne:txbxContent>
                    </wp:txbx>
                    <wp:bodyPr rot="0" vert="horz" wrap="square" lIns="91440" tIns="45720" rIns="91440" bIns="45720" anchor="t" anchorCtr="0" upright="1">
                      <a:noAutofit/>
                    </wp:bodyPr>
                  </wp:wsp>
                  <pic:pic xmlns:pic="http://purl.oclc.org/ooxml/drawingml/picture">
                    <pic:nvPicPr>
                      <pic:cNvPr id="16" name="Picture 119" descr="权限管理时序图"/>
                      <pic:cNvPicPr>
                        <a:picLocks noChangeAspect="1" noChangeArrowheads="1"/>
                      </pic:cNvPicPr>
                    </pic:nvPicPr>
                    <pic:blipFill>
                      <a:blip r:embed="rId36">
                        <a:extLst>
                          <a:ext uri="{28A0092B-C50C-407E-A947-70E740481C1C}">
                            <a14:useLocalDpi xmlns:a14="http://schemas.microsoft.com/office/drawing/2010/main" val="0"/>
                          </a:ext>
                        </a:extLst>
                      </a:blip>
                      <a:srcRect l="2.713%" t="2.728%" r="2.881%" b="4.367%"/>
                      <a:stretch>
                        <a:fillRect/>
                      </a:stretch>
                    </pic:blipFill>
                    <pic:spPr bwMode="auto">
                      <a:xfrm>
                        <a:off x="0" y="0"/>
                        <a:ext cx="5553117" cy="5152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pc>
              </a:graphicData>
            </a:graphic>
          </wp:inline>
        </w:drawing>
      </w:r>
    </w:p>
    <w:p w14:paraId="42B03060" w14:textId="77777777" w:rsidR="00924CE9" w:rsidRDefault="00DE276E" w:rsidP="00905795">
      <w:pPr>
        <w:pStyle w:val="2"/>
      </w:pPr>
      <w:r>
        <w:rPr>
          <w:rFonts w:hint="eastAsia"/>
        </w:rPr>
        <w:t>4</w:t>
      </w:r>
      <w:r w:rsidR="00905795">
        <w:rPr>
          <w:rFonts w:hint="eastAsia"/>
        </w:rPr>
        <w:t>.</w:t>
      </w:r>
      <w:r>
        <w:rPr>
          <w:rFonts w:hint="eastAsia"/>
        </w:rPr>
        <w:t>4</w:t>
      </w:r>
      <w:r w:rsidR="00924CE9">
        <w:t xml:space="preserve"> </w:t>
      </w:r>
      <w:r w:rsidR="00924CE9">
        <w:rPr>
          <w:rFonts w:hint="eastAsia"/>
        </w:rPr>
        <w:t>厂商</w:t>
      </w:r>
      <w:r w:rsidR="00924CE9">
        <w:t>模块</w:t>
      </w:r>
      <w:r w:rsidR="00EE73B1">
        <w:rPr>
          <w:rFonts w:hint="eastAsia"/>
        </w:rPr>
        <w:t>实现</w:t>
      </w:r>
    </w:p>
    <w:p w14:paraId="7C3CB939" w14:textId="77777777" w:rsidR="0070749F" w:rsidRDefault="00A84790" w:rsidP="000D0246">
      <w:pPr>
        <w:ind w:firstLine="24pt"/>
      </w:pPr>
      <w:r>
        <w:rPr>
          <w:rFonts w:hint="eastAsia"/>
        </w:rPr>
        <w:t>厂商用户通过输入商家编号、用户名和密码登录系统，</w:t>
      </w:r>
      <w:r w:rsidR="0023799B">
        <w:rPr>
          <w:rFonts w:hint="eastAsia"/>
        </w:rPr>
        <w:t>系统控制层高通过查询</w:t>
      </w:r>
      <w:r w:rsidR="0023799B">
        <w:rPr>
          <w:rFonts w:hint="eastAsia"/>
        </w:rPr>
        <w:t>userrole</w:t>
      </w:r>
      <w:r w:rsidR="0023799B">
        <w:rPr>
          <w:rFonts w:hint="eastAsia"/>
        </w:rPr>
        <w:t>用户角色表判断当前用户的角色以及拥有的权限</w:t>
      </w:r>
      <w:r w:rsidR="001926D3">
        <w:rPr>
          <w:rFonts w:hint="eastAsia"/>
        </w:rPr>
        <w:t>。</w:t>
      </w:r>
      <w:r w:rsidR="00876862">
        <w:rPr>
          <w:rFonts w:hint="eastAsia"/>
        </w:rPr>
        <w:t>登陆成功后将用户信息放在</w:t>
      </w:r>
      <w:r w:rsidR="00876862">
        <w:rPr>
          <w:rFonts w:hint="eastAsia"/>
        </w:rPr>
        <w:t>session</w:t>
      </w:r>
      <w:r w:rsidR="00876862">
        <w:rPr>
          <w:rFonts w:hint="eastAsia"/>
        </w:rPr>
        <w:t>中</w:t>
      </w:r>
      <w:r w:rsidR="00876862" w:rsidRPr="00876862">
        <w:t>@SessionAttributes</w:t>
      </w:r>
      <w:r w:rsidR="00876862">
        <w:t>(</w:t>
      </w:r>
      <w:r w:rsidR="00876862" w:rsidRPr="00876862">
        <w:t>"user")</w:t>
      </w:r>
      <w:r w:rsidR="00876862">
        <w:rPr>
          <w:rFonts w:hint="eastAsia"/>
        </w:rPr>
        <w:t>，</w:t>
      </w:r>
      <w:r w:rsidR="00F446EE">
        <w:rPr>
          <w:rFonts w:hint="eastAsia"/>
        </w:rPr>
        <w:t>在</w:t>
      </w:r>
      <w:r w:rsidR="00F446EE">
        <w:t>其他需要使用的方法中通过</w:t>
      </w:r>
      <w:r w:rsidR="00F446EE" w:rsidRPr="00F446EE">
        <w:t>@ModelAttribute("user") UserInfo userInfo</w:t>
      </w:r>
      <w:r w:rsidR="00F446EE">
        <w:t>将</w:t>
      </w:r>
      <w:r w:rsidR="00F446EE">
        <w:t>user</w:t>
      </w:r>
      <w:r w:rsidR="00F446EE">
        <w:t>对象传入</w:t>
      </w:r>
      <w:r w:rsidR="003F406C">
        <w:rPr>
          <w:rFonts w:hint="eastAsia"/>
        </w:rPr>
        <w:t>。</w:t>
      </w:r>
      <w:r w:rsidR="006307E3">
        <w:rPr>
          <w:rFonts w:hint="eastAsia"/>
        </w:rPr>
        <w:t>在</w:t>
      </w:r>
      <w:r w:rsidR="006307E3">
        <w:rPr>
          <w:rFonts w:hint="eastAsia"/>
        </w:rPr>
        <w:t>Jsp</w:t>
      </w:r>
      <w:r w:rsidR="006307E3">
        <w:rPr>
          <w:rFonts w:hint="eastAsia"/>
        </w:rPr>
        <w:t>页面中</w:t>
      </w:r>
      <w:r w:rsidR="00DF04F5">
        <w:rPr>
          <w:rFonts w:hint="eastAsia"/>
        </w:rPr>
        <w:t>配合</w:t>
      </w:r>
      <w:r w:rsidR="006307E3">
        <w:rPr>
          <w:rFonts w:hint="eastAsia"/>
        </w:rPr>
        <w:t>使用</w:t>
      </w:r>
      <w:r w:rsidR="006307E3">
        <w:rPr>
          <w:rFonts w:hint="eastAsia"/>
        </w:rPr>
        <w:t>JSTL</w:t>
      </w:r>
      <w:r w:rsidR="006307E3">
        <w:rPr>
          <w:rFonts w:hint="eastAsia"/>
        </w:rPr>
        <w:t>表达式和</w:t>
      </w:r>
      <w:r w:rsidR="006307E3">
        <w:rPr>
          <w:rFonts w:hint="eastAsia"/>
        </w:rPr>
        <w:t>EL</w:t>
      </w:r>
      <w:r w:rsidR="006307E3">
        <w:rPr>
          <w:rFonts w:hint="eastAsia"/>
        </w:rPr>
        <w:t>表达式</w:t>
      </w:r>
      <w:r w:rsidR="00DF04F5">
        <w:rPr>
          <w:rFonts w:hint="eastAsia"/>
        </w:rPr>
        <w:t>，</w:t>
      </w:r>
      <w:r w:rsidR="00725DA3">
        <w:rPr>
          <w:rFonts w:hint="eastAsia"/>
        </w:rPr>
        <w:t>可用于编写各种动态页面，</w:t>
      </w:r>
      <w:r w:rsidR="00DF04F5">
        <w:rPr>
          <w:rFonts w:hint="eastAsia"/>
        </w:rPr>
        <w:t>简化</w:t>
      </w:r>
      <w:r w:rsidR="00DF04F5">
        <w:rPr>
          <w:rFonts w:hint="eastAsia"/>
        </w:rPr>
        <w:t>Jsp</w:t>
      </w:r>
      <w:r w:rsidR="00DF04F5">
        <w:rPr>
          <w:rFonts w:hint="eastAsia"/>
        </w:rPr>
        <w:t>页面中的操作，减少在</w:t>
      </w:r>
      <w:r w:rsidR="00DF04F5">
        <w:rPr>
          <w:rFonts w:hint="eastAsia"/>
        </w:rPr>
        <w:t>Jsp</w:t>
      </w:r>
      <w:r w:rsidR="00DF04F5">
        <w:rPr>
          <w:rFonts w:hint="eastAsia"/>
        </w:rPr>
        <w:t>页面中</w:t>
      </w:r>
      <w:r w:rsidR="00DF04F5">
        <w:rPr>
          <w:rFonts w:hint="eastAsia"/>
        </w:rPr>
        <w:t>java</w:t>
      </w:r>
      <w:r w:rsidR="00DF04F5">
        <w:rPr>
          <w:rFonts w:hint="eastAsia"/>
        </w:rPr>
        <w:t>代码</w:t>
      </w:r>
      <w:r w:rsidR="007705D7">
        <w:rPr>
          <w:rFonts w:hint="eastAsia"/>
        </w:rPr>
        <w:t>的使用</w:t>
      </w:r>
      <w:r w:rsidR="00DF04F5">
        <w:rPr>
          <w:rFonts w:hint="eastAsia"/>
        </w:rPr>
        <w:t>。</w:t>
      </w:r>
    </w:p>
    <w:p w14:paraId="409AC48E" w14:textId="77777777" w:rsidR="00192F9C" w:rsidRDefault="00A04CA8" w:rsidP="000D0246">
      <w:pPr>
        <w:ind w:firstLine="24pt"/>
      </w:pPr>
      <w:r>
        <w:rPr>
          <w:rFonts w:hint="eastAsia"/>
        </w:rPr>
        <w:t>厂商模块传入的</w:t>
      </w:r>
      <w:r w:rsidR="00800837">
        <w:rPr>
          <w:rFonts w:hint="eastAsia"/>
        </w:rPr>
        <w:t>S</w:t>
      </w:r>
      <w:r>
        <w:rPr>
          <w:rFonts w:hint="eastAsia"/>
        </w:rPr>
        <w:t>ession</w:t>
      </w:r>
      <w:r w:rsidR="00E4145E">
        <w:rPr>
          <w:rFonts w:hint="eastAsia"/>
        </w:rPr>
        <w:t>为</w:t>
      </w:r>
      <w:r w:rsidRPr="00E4145E">
        <w:t>SessionAttributes({ "user", "machineTypes", "operMgrs" })</w:t>
      </w:r>
      <w:r w:rsidR="00800837">
        <w:rPr>
          <w:rFonts w:hint="eastAsia"/>
        </w:rPr>
        <w:t>，</w:t>
      </w:r>
      <w:r w:rsidR="000D0246">
        <w:rPr>
          <w:rFonts w:hint="eastAsia"/>
        </w:rPr>
        <w:t>分别为用户、机器类型和厂商运营商表。</w:t>
      </w:r>
      <w:r w:rsidR="00800837">
        <w:rPr>
          <w:rFonts w:hint="eastAsia"/>
        </w:rPr>
        <w:t>请求</w:t>
      </w:r>
      <w:r w:rsidR="00800837">
        <w:rPr>
          <w:rFonts w:hint="eastAsia"/>
        </w:rPr>
        <w:t>URL</w:t>
      </w:r>
      <w:r w:rsidR="00800837">
        <w:rPr>
          <w:rFonts w:hint="eastAsia"/>
        </w:rPr>
        <w:t>的根路径为</w:t>
      </w:r>
      <w:r w:rsidRPr="00E4145E">
        <w:lastRenderedPageBreak/>
        <w:t>@RequestMapping("/manu")</w:t>
      </w:r>
      <w:r w:rsidR="000D0246">
        <w:rPr>
          <w:rFonts w:hint="eastAsia"/>
        </w:rPr>
        <w:t>，</w:t>
      </w:r>
      <w:r w:rsidR="000D0246">
        <w:t>在每个方法前都有一个对应的</w:t>
      </w:r>
      <w:r w:rsidR="000D0246">
        <w:rPr>
          <w:rFonts w:hint="eastAsia"/>
        </w:rPr>
        <w:t>请求映射地址，最终地址都要加上</w:t>
      </w:r>
      <w:r w:rsidR="000D0246">
        <w:rPr>
          <w:rFonts w:hint="eastAsia"/>
        </w:rPr>
        <w:t>/manu</w:t>
      </w:r>
      <w:r w:rsidR="000D0246">
        <w:rPr>
          <w:rFonts w:hint="eastAsia"/>
        </w:rPr>
        <w:t>进行拼接。</w:t>
      </w:r>
      <w:r w:rsidR="0070749F">
        <w:rPr>
          <w:rFonts w:hint="eastAsia"/>
        </w:rPr>
        <w:t>控制层中</w:t>
      </w:r>
      <w:r w:rsidR="00CB6FBC">
        <w:rPr>
          <w:rFonts w:hint="eastAsia"/>
        </w:rPr>
        <w:t>方法的返回值有多种，可以返回一个封装了</w:t>
      </w:r>
      <w:r w:rsidR="00CB6FBC">
        <w:rPr>
          <w:rFonts w:hint="eastAsia"/>
        </w:rPr>
        <w:t>model</w:t>
      </w:r>
      <w:r w:rsidR="00CB6FBC">
        <w:rPr>
          <w:rFonts w:hint="eastAsia"/>
        </w:rPr>
        <w:t>和</w:t>
      </w:r>
      <w:r w:rsidR="00CB6FBC">
        <w:rPr>
          <w:rFonts w:hint="eastAsia"/>
        </w:rPr>
        <w:t>view</w:t>
      </w:r>
      <w:r w:rsidR="00CB6FBC">
        <w:rPr>
          <w:rFonts w:hint="eastAsia"/>
        </w:rPr>
        <w:t>信息的</w:t>
      </w:r>
      <w:r w:rsidR="00CB6FBC">
        <w:rPr>
          <w:rFonts w:hint="eastAsia"/>
        </w:rPr>
        <w:t>ModelAndView</w:t>
      </w:r>
      <w:r w:rsidR="00CB6FBC">
        <w:t>对象</w:t>
      </w:r>
      <w:r w:rsidR="00CB6FBC">
        <w:rPr>
          <w:rFonts w:hint="eastAsia"/>
        </w:rPr>
        <w:t>，</w:t>
      </w:r>
      <w:r w:rsidR="00CB6FBC">
        <w:t>或者返回一个</w:t>
      </w:r>
      <w:r w:rsidR="00CB6FBC">
        <w:rPr>
          <w:rFonts w:hint="eastAsia"/>
        </w:rPr>
        <w:t>String</w:t>
      </w:r>
      <w:r w:rsidR="00CB6FBC">
        <w:rPr>
          <w:rFonts w:hint="eastAsia"/>
        </w:rPr>
        <w:t>类型的</w:t>
      </w:r>
      <w:r w:rsidR="00CB6FBC">
        <w:rPr>
          <w:rFonts w:hint="eastAsia"/>
        </w:rPr>
        <w:t>view</w:t>
      </w:r>
      <w:r w:rsidR="00CB6FBC">
        <w:rPr>
          <w:rFonts w:hint="eastAsia"/>
        </w:rPr>
        <w:t>串，还可对返回结果进行</w:t>
      </w:r>
      <w:r w:rsidR="000A102B">
        <w:rPr>
          <w:rFonts w:hint="eastAsia"/>
        </w:rPr>
        <w:t>redirect</w:t>
      </w:r>
      <w:r w:rsidR="00CB6FBC">
        <w:rPr>
          <w:rFonts w:hint="eastAsia"/>
        </w:rPr>
        <w:t>重定向。</w:t>
      </w:r>
    </w:p>
    <w:p w14:paraId="0C735760" w14:textId="77777777" w:rsidR="003148C3" w:rsidRDefault="003148C3" w:rsidP="000D0246">
      <w:pPr>
        <w:ind w:firstLine="24pt"/>
      </w:pPr>
      <w:r>
        <w:rPr>
          <w:rFonts w:hint="eastAsia"/>
        </w:rPr>
        <w:t>厂商时序图如下：</w:t>
      </w:r>
    </w:p>
    <w:p w14:paraId="3FEBC4E8" w14:textId="316AC531" w:rsidR="003148C3" w:rsidRDefault="00D44252" w:rsidP="003148C3">
      <w:pPr>
        <w:ind w:firstLineChars="0" w:firstLine="0pt"/>
      </w:pPr>
      <w:r>
        <w:rPr>
          <w:noProof/>
        </w:rPr>
        <w:drawing>
          <wp:inline distT="0" distB="0" distL="0" distR="0" wp14:anchorId="2B83A070" wp14:editId="4510D290">
            <wp:extent cx="5695950" cy="6819265"/>
            <wp:effectExtent l="0" t="0" r="0" b="635"/>
            <wp:docPr id="123" name="画布 123"/>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13" name="Text Box 124"/>
                    <wp:cNvSpPr txBox="1">
                      <a:spLocks noChangeArrowheads="1"/>
                    </wp:cNvSpPr>
                    <wp:spPr bwMode="auto">
                      <a:xfrm>
                        <a:off x="567031" y="6389993"/>
                        <a:ext cx="4591192" cy="429272"/>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BCE5E10" w14:textId="77777777" w:rsidR="009D5B3A" w:rsidRDefault="009D5B3A" w:rsidP="003148C3">
                          <w:pPr>
                            <w:ind w:firstLine="24pt"/>
                            <w:jc w:val="center"/>
                          </w:pPr>
                          <w:r>
                            <w:t>图</w:t>
                          </w:r>
                          <w:r>
                            <w:rPr>
                              <w:rFonts w:hint="eastAsia"/>
                            </w:rPr>
                            <w:t xml:space="preserve"> 4.</w:t>
                          </w:r>
                          <w:r>
                            <w:t>4</w:t>
                          </w:r>
                          <w:r>
                            <w:rPr>
                              <w:rFonts w:hint="eastAsia"/>
                            </w:rPr>
                            <w:t xml:space="preserve"> </w:t>
                          </w:r>
                          <w:r>
                            <w:rPr>
                              <w:rFonts w:hint="eastAsia"/>
                            </w:rPr>
                            <w:t>厂商模块时序图</w:t>
                          </w:r>
                        </w:p>
                      </wne:txbxContent>
                    </wp:txbx>
                    <wp:bodyPr rot="0" vert="horz" wrap="square" lIns="91440" tIns="45720" rIns="91440" bIns="45720" anchor="t" anchorCtr="0" upright="1">
                      <a:noAutofit/>
                    </wp:bodyPr>
                  </wp:wsp>
                  <pic:pic xmlns:pic="http://purl.oclc.org/ooxml/drawingml/picture">
                    <pic:nvPicPr>
                      <pic:cNvPr id="14" name="Picture 160" descr="厂商序列图及用例图"/>
                      <pic:cNvPicPr>
                        <a:picLocks noChangeAspect="1" noChangeArrowheads="1"/>
                      </pic:cNvPicPr>
                    </pic:nvPicPr>
                    <pic:blipFill>
                      <a:blip r:embed="rId37">
                        <a:extLst>
                          <a:ext uri="{28A0092B-C50C-407E-A947-70E740481C1C}">
                            <a14:useLocalDpi xmlns:a14="http://schemas.microsoft.com/office/drawing/2010/main" val="0"/>
                          </a:ext>
                        </a:extLst>
                      </a:blip>
                      <a:srcRect l="1.385%" t="3.363%" r="61.205%" b="6.357%"/>
                      <a:stretch>
                        <a:fillRect/>
                      </a:stretch>
                    </pic:blipFill>
                    <pic:spPr bwMode="auto">
                      <a:xfrm>
                        <a:off x="47619" y="84975"/>
                        <a:ext cx="5267380" cy="6190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pc>
              </a:graphicData>
            </a:graphic>
          </wp:inline>
        </w:drawing>
      </w:r>
    </w:p>
    <w:p w14:paraId="52EDD99D" w14:textId="77777777" w:rsidR="003148C3" w:rsidRDefault="002C244B" w:rsidP="008B5B71">
      <w:pPr>
        <w:ind w:firstLineChars="0" w:firstLine="21pt"/>
      </w:pPr>
      <w:r>
        <w:rPr>
          <w:rFonts w:hint="eastAsia"/>
        </w:rPr>
        <w:t>厂商模块包括</w:t>
      </w:r>
      <w:r w:rsidR="00894EFA">
        <w:rPr>
          <w:rFonts w:hint="eastAsia"/>
        </w:rPr>
        <w:t>用户管理、售货机类型管理、售货机管理、运营商管理和订单</w:t>
      </w:r>
      <w:r w:rsidR="00894EFA">
        <w:rPr>
          <w:rFonts w:hint="eastAsia"/>
        </w:rPr>
        <w:lastRenderedPageBreak/>
        <w:t>管理几个模块</w:t>
      </w:r>
      <w:r w:rsidR="008B5B71">
        <w:rPr>
          <w:rFonts w:hint="eastAsia"/>
        </w:rPr>
        <w:t>。</w:t>
      </w:r>
      <w:r w:rsidR="007D48C3">
        <w:rPr>
          <w:rFonts w:hint="eastAsia"/>
        </w:rPr>
        <w:t>厂商超级管理员登录系统，系统后台对公司编号和用户权限进行判定，</w:t>
      </w:r>
      <w:r w:rsidR="00E770F4">
        <w:rPr>
          <w:rFonts w:hint="eastAsia"/>
        </w:rPr>
        <w:t>调</w:t>
      </w:r>
      <w:r w:rsidR="00E770F4" w:rsidRPr="00E770F4">
        <w:rPr>
          <w:rFonts w:hint="eastAsia"/>
        </w:rPr>
        <w:t>用</w:t>
      </w:r>
      <w:r w:rsidR="00E770F4" w:rsidRPr="00E770F4">
        <w:t>getAllRoleAuthInfos</w:t>
      </w:r>
      <w:r w:rsidR="00E770F4">
        <w:t>(</w:t>
      </w:r>
      <w:r w:rsidR="00E770F4" w:rsidRPr="00E770F4">
        <w:rPr>
          <w:rFonts w:hint="eastAsia"/>
        </w:rPr>
        <w:t>RoleAuth</w:t>
      </w:r>
      <w:r w:rsidR="00E770F4" w:rsidRPr="00E770F4">
        <w:t>Info info</w:t>
      </w:r>
      <w:r w:rsidR="00E770F4">
        <w:t>)</w:t>
      </w:r>
      <w:r w:rsidR="00E770F4">
        <w:rPr>
          <w:rFonts w:hint="eastAsia"/>
        </w:rPr>
        <w:t>接口获取用户所有权限，</w:t>
      </w:r>
      <w:r w:rsidR="007D48C3" w:rsidRPr="00E770F4">
        <w:rPr>
          <w:rFonts w:hint="eastAsia"/>
        </w:rPr>
        <w:t>将该用</w:t>
      </w:r>
      <w:r w:rsidR="007D48C3">
        <w:rPr>
          <w:rFonts w:hint="eastAsia"/>
        </w:rPr>
        <w:t>户的权限编码放置在</w:t>
      </w:r>
      <w:r w:rsidR="00E770F4">
        <w:rPr>
          <w:rFonts w:hint="eastAsia"/>
        </w:rPr>
        <w:t>session</w:t>
      </w:r>
      <w:r w:rsidR="00E770F4">
        <w:rPr>
          <w:rFonts w:hint="eastAsia"/>
        </w:rPr>
        <w:t>中，</w:t>
      </w:r>
      <w:r w:rsidR="00D81C29">
        <w:rPr>
          <w:rFonts w:hint="eastAsia"/>
        </w:rPr>
        <w:t>在菜单</w:t>
      </w:r>
      <w:r w:rsidR="00D81C29">
        <w:rPr>
          <w:rFonts w:hint="eastAsia"/>
        </w:rPr>
        <w:t>Jsp</w:t>
      </w:r>
      <w:r w:rsidR="00D81C29">
        <w:t>页面中通过</w:t>
      </w:r>
      <w:r w:rsidR="00D81C29">
        <w:rPr>
          <w:rFonts w:hint="eastAsia"/>
        </w:rPr>
        <w:t>EL</w:t>
      </w:r>
      <w:r w:rsidR="00D81C29">
        <w:rPr>
          <w:rFonts w:hint="eastAsia"/>
        </w:rPr>
        <w:t>表达式和</w:t>
      </w:r>
      <w:r w:rsidR="00D81C29">
        <w:rPr>
          <w:rFonts w:hint="eastAsia"/>
        </w:rPr>
        <w:t>JSTL</w:t>
      </w:r>
      <w:r w:rsidR="00D81C29">
        <w:rPr>
          <w:rFonts w:hint="eastAsia"/>
        </w:rPr>
        <w:t>判断当前用户可见的菜单项。</w:t>
      </w:r>
    </w:p>
    <w:p w14:paraId="09C23401" w14:textId="77777777" w:rsidR="00F6555B" w:rsidRPr="003148C3" w:rsidRDefault="00180FBE" w:rsidP="008B5B71">
      <w:pPr>
        <w:ind w:firstLineChars="0" w:firstLine="21pt"/>
        <w:rPr>
          <w:rFonts w:hint="eastAsia"/>
        </w:rPr>
      </w:pPr>
      <w:r>
        <w:t>售货机类型单独存储在一张表中</w:t>
      </w:r>
      <w:r>
        <w:rPr>
          <w:rFonts w:hint="eastAsia"/>
        </w:rPr>
        <w:t>，</w:t>
      </w:r>
      <w:r>
        <w:t>只需在售货机信息的字段中添加和类型的</w:t>
      </w:r>
      <w:r>
        <w:t>Id</w:t>
      </w:r>
      <w:r>
        <w:t>即可将售货机和类型进行关联</w:t>
      </w:r>
      <w:r>
        <w:rPr>
          <w:rFonts w:hint="eastAsia"/>
        </w:rPr>
        <w:t>。管理员添加售货机，</w:t>
      </w:r>
      <w:r w:rsidR="003D0D36">
        <w:rPr>
          <w:rFonts w:hint="eastAsia"/>
        </w:rPr>
        <w:t>每个售货机后需添加对应的商家</w:t>
      </w:r>
      <w:r w:rsidR="003D0D36">
        <w:rPr>
          <w:rFonts w:hint="eastAsia"/>
        </w:rPr>
        <w:t>Id</w:t>
      </w:r>
      <w:r w:rsidR="003D0D36">
        <w:t>用于隔离</w:t>
      </w:r>
      <w:r w:rsidR="00507927">
        <w:rPr>
          <w:rFonts w:hint="eastAsia"/>
        </w:rPr>
        <w:t>，</w:t>
      </w:r>
      <w:r w:rsidR="008E1EE1">
        <w:rPr>
          <w:rFonts w:hint="eastAsia"/>
        </w:rPr>
        <w:t>售货机信息</w:t>
      </w:r>
      <w:r w:rsidR="00507927">
        <w:rPr>
          <w:rFonts w:hint="eastAsia"/>
        </w:rPr>
        <w:t>被</w:t>
      </w:r>
      <w:r w:rsidR="008E1EE1">
        <w:rPr>
          <w:rFonts w:hint="eastAsia"/>
        </w:rPr>
        <w:t>封装成</w:t>
      </w:r>
      <w:r w:rsidR="008E1EE1">
        <w:rPr>
          <w:rFonts w:hint="eastAsia"/>
        </w:rPr>
        <w:t>MachineInfo</w:t>
      </w:r>
      <w:r w:rsidR="008E1EE1">
        <w:rPr>
          <w:rFonts w:hint="eastAsia"/>
        </w:rPr>
        <w:t>对象</w:t>
      </w:r>
      <w:r w:rsidR="00C40B6D">
        <w:rPr>
          <w:rFonts w:hint="eastAsia"/>
        </w:rPr>
        <w:t>之后，</w:t>
      </w:r>
      <w:r w:rsidR="00145BA8">
        <w:rPr>
          <w:rFonts w:hint="eastAsia"/>
        </w:rPr>
        <w:t>使用</w:t>
      </w:r>
      <w:r w:rsidR="00145BA8">
        <w:rPr>
          <w:rFonts w:hint="eastAsia"/>
        </w:rPr>
        <w:t>ajax</w:t>
      </w:r>
      <w:r w:rsidR="00145BA8">
        <w:rPr>
          <w:rFonts w:hint="eastAsia"/>
        </w:rPr>
        <w:t>封装</w:t>
      </w:r>
      <w:r w:rsidR="00145BA8">
        <w:rPr>
          <w:rFonts w:hint="eastAsia"/>
        </w:rPr>
        <w:t>http</w:t>
      </w:r>
      <w:r w:rsidR="00145BA8">
        <w:rPr>
          <w:rFonts w:hint="eastAsia"/>
        </w:rPr>
        <w:t>，</w:t>
      </w:r>
      <w:r w:rsidR="008E1EE1">
        <w:rPr>
          <w:rFonts w:hint="eastAsia"/>
        </w:rPr>
        <w:t>使用</w:t>
      </w:r>
      <w:r w:rsidR="008E1EE1" w:rsidRPr="008E1EE1">
        <w:t>addMachine(MachineInfo machineInfo)</w:t>
      </w:r>
      <w:r w:rsidR="008E1EE1">
        <w:t>接口进行添加</w:t>
      </w:r>
      <w:r w:rsidR="008E1EE1">
        <w:rPr>
          <w:rFonts w:hint="eastAsia"/>
        </w:rPr>
        <w:t>。</w:t>
      </w:r>
      <w:r w:rsidR="0041424F">
        <w:rPr>
          <w:rFonts w:hint="eastAsia"/>
        </w:rPr>
        <w:t>售货机分配时调用</w:t>
      </w:r>
      <w:r w:rsidR="0041424F" w:rsidRPr="0041424F">
        <w:t>getManuMachineStatus</w:t>
      </w:r>
      <w:r w:rsidR="0041424F">
        <w:t>()</w:t>
      </w:r>
      <w:r w:rsidR="0041424F">
        <w:t>查看分配状态</w:t>
      </w:r>
      <w:r w:rsidR="0041424F">
        <w:rPr>
          <w:rFonts w:hint="eastAsia"/>
        </w:rPr>
        <w:t>，</w:t>
      </w:r>
      <w:r w:rsidR="0041424F">
        <w:t>一旦处于被分配状态将予以提示</w:t>
      </w:r>
      <w:r w:rsidR="0041424F">
        <w:rPr>
          <w:rFonts w:hint="eastAsia"/>
        </w:rPr>
        <w:t>不能被重复售出。</w:t>
      </w:r>
    </w:p>
    <w:p w14:paraId="7A51C747" w14:textId="77777777" w:rsidR="004E52BE" w:rsidRDefault="004E52BE" w:rsidP="00E4145E">
      <w:pPr>
        <w:pStyle w:val="2"/>
      </w:pPr>
      <w:r w:rsidRPr="00E4145E">
        <w:t xml:space="preserve">4.5 </w:t>
      </w:r>
      <w:r w:rsidRPr="00E4145E">
        <w:t>运营商模块</w:t>
      </w:r>
      <w:r w:rsidR="002356B3">
        <w:t>实现</w:t>
      </w:r>
    </w:p>
    <w:p w14:paraId="2E56E27C" w14:textId="77777777" w:rsidR="00077466" w:rsidRDefault="000B6AE9" w:rsidP="000B6AE9">
      <w:pPr>
        <w:ind w:firstLine="24pt"/>
      </w:pPr>
      <w:r>
        <w:rPr>
          <w:rFonts w:hint="eastAsia"/>
        </w:rPr>
        <w:t>运营商功能模块包括用户管理、售货机管理、货道管理、商品管理、财务管理、库存管理和订单管理等模块。</w:t>
      </w:r>
    </w:p>
    <w:p w14:paraId="563B73E8" w14:textId="77777777" w:rsidR="00FA0DED" w:rsidRDefault="00FA0DED" w:rsidP="00FA0DED">
      <w:pPr>
        <w:numPr>
          <w:ilvl w:val="0"/>
          <w:numId w:val="14"/>
        </w:numPr>
        <w:ind w:firstLineChars="0"/>
        <w:rPr>
          <w:rFonts w:hint="eastAsia"/>
        </w:rPr>
      </w:pPr>
      <w:r>
        <w:t>运营商超级管理员</w:t>
      </w:r>
      <w:r>
        <w:rPr>
          <w:rFonts w:hint="eastAsia"/>
        </w:rPr>
        <w:t>：</w:t>
      </w:r>
    </w:p>
    <w:p w14:paraId="41DA6259" w14:textId="77777777" w:rsidR="0065272D" w:rsidRDefault="00EC5119" w:rsidP="000B6AE9">
      <w:pPr>
        <w:ind w:firstLine="24pt"/>
      </w:pPr>
      <w:r>
        <w:rPr>
          <w:rFonts w:hint="eastAsia"/>
        </w:rPr>
        <w:t>运营商超级管理员</w:t>
      </w:r>
      <w:r w:rsidR="00502163">
        <w:rPr>
          <w:rFonts w:hint="eastAsia"/>
        </w:rPr>
        <w:t>拥有系统的最高权限，能够对用户进行添加、修改、删除和查找，为用户分配不同的用户角色</w:t>
      </w:r>
      <w:r w:rsidR="003E6F1A">
        <w:rPr>
          <w:rFonts w:hint="eastAsia"/>
        </w:rPr>
        <w:t>，</w:t>
      </w:r>
      <w:r w:rsidR="00C92398">
        <w:rPr>
          <w:rFonts w:hint="eastAsia"/>
        </w:rPr>
        <w:t>用户角色包括用户组管理员、操作员、库存管理员和财务管理员。</w:t>
      </w:r>
      <w:r w:rsidR="007F12E6">
        <w:rPr>
          <w:rFonts w:hint="eastAsia"/>
        </w:rPr>
        <w:t>用户角色由系统管理员进行管理，商家</w:t>
      </w:r>
      <w:r w:rsidR="00AB5B21">
        <w:rPr>
          <w:rFonts w:hint="eastAsia"/>
        </w:rPr>
        <w:t>调用</w:t>
      </w:r>
      <w:r w:rsidR="00AB5B21" w:rsidRPr="00AB5B21">
        <w:t>assignRoleToUser</w:t>
      </w:r>
      <w:r w:rsidR="00AB5B21">
        <w:t>(Integer userId,Integer[] roleIds)</w:t>
      </w:r>
      <w:r w:rsidR="00AB5B21">
        <w:t>接口进行角色的分配</w:t>
      </w:r>
      <w:r w:rsidR="00C968C1">
        <w:rPr>
          <w:rFonts w:hint="eastAsia"/>
        </w:rPr>
        <w:t>。</w:t>
      </w:r>
      <w:r w:rsidR="001266B5">
        <w:rPr>
          <w:rFonts w:hint="eastAsia"/>
        </w:rPr>
        <w:t>每个用户可以拥有多个角色，超级管理员拥有全部的用户角色。</w:t>
      </w:r>
      <w:r w:rsidR="00FA0DED">
        <w:rPr>
          <w:rFonts w:hint="eastAsia"/>
        </w:rPr>
        <w:t>管理员</w:t>
      </w:r>
      <w:r w:rsidR="00C716FC">
        <w:rPr>
          <w:rFonts w:hint="eastAsia"/>
        </w:rPr>
        <w:t>对自动售货机进行添加、修改、删除、查询，管理售货机货道等</w:t>
      </w:r>
      <w:r w:rsidR="00B87FD3">
        <w:rPr>
          <w:rFonts w:hint="eastAsia"/>
        </w:rPr>
        <w:t>，</w:t>
      </w:r>
      <w:r w:rsidR="000F6D6D">
        <w:rPr>
          <w:rFonts w:hint="eastAsia"/>
        </w:rPr>
        <w:t>将售货机分配给操作员进行管理</w:t>
      </w:r>
      <w:r w:rsidR="007144E1">
        <w:rPr>
          <w:rFonts w:hint="eastAsia"/>
        </w:rPr>
        <w:t>。</w:t>
      </w:r>
    </w:p>
    <w:p w14:paraId="71FBCCB7" w14:textId="77777777" w:rsidR="00A84F62" w:rsidRDefault="00243452" w:rsidP="000B6AE9">
      <w:pPr>
        <w:ind w:firstLine="24pt"/>
      </w:pPr>
      <w:r>
        <w:rPr>
          <w:rFonts w:hint="eastAsia"/>
        </w:rPr>
        <w:t>运营商超级管理员时序图如下：</w:t>
      </w:r>
    </w:p>
    <w:p w14:paraId="63E98742" w14:textId="3E9AFDBB" w:rsidR="00243452" w:rsidRPr="00E4145E" w:rsidRDefault="00D44252" w:rsidP="00243452">
      <w:pPr>
        <w:ind w:firstLineChars="0" w:firstLine="0pt"/>
        <w:rPr>
          <w:rFonts w:hint="eastAsia"/>
        </w:rPr>
      </w:pPr>
      <w:r>
        <w:rPr>
          <w:noProof/>
        </w:rPr>
        <w:lastRenderedPageBreak/>
        <w:drawing>
          <wp:inline distT="0" distB="0" distL="0" distR="0" wp14:anchorId="0F7B4879" wp14:editId="2C72790F">
            <wp:extent cx="5331460" cy="5250180"/>
            <wp:effectExtent l="0" t="3810" r="2540" b="3810"/>
            <wp:docPr id="130" name="画布 130"/>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11" name="Picture 131" descr="运营商序列图"/>
                      <pic:cNvPicPr>
                        <a:picLocks noChangeAspect="1" noChangeArrowheads="1"/>
                      </pic:cNvPicPr>
                    </pic:nvPicPr>
                    <pic:blipFill>
                      <a:blip r:embed="rId38">
                        <a:extLst>
                          <a:ext uri="{28A0092B-C50C-407E-A947-70E740481C1C}">
                            <a14:useLocalDpi xmlns:a14="http://schemas.microsoft.com/office/drawing/2010/main" val="0"/>
                          </a:ext>
                        </a:extLst>
                      </a:blip>
                      <a:srcRect l="3.209%" t="3.372%" r="2.673%" b="36.537%"/>
                      <a:stretch>
                        <a:fillRect/>
                      </a:stretch>
                    </pic:blipFill>
                    <pic:spPr bwMode="auto">
                      <a:xfrm>
                        <a:off x="0" y="0"/>
                        <a:ext cx="5331460" cy="4526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12" name="Text Box 132"/>
                    <wp:cNvSpPr txBox="1">
                      <a:spLocks noChangeArrowheads="1"/>
                    </wp:cNvSpPr>
                    <wp:spPr bwMode="auto">
                      <a:xfrm>
                        <a:off x="514979" y="4684494"/>
                        <a:ext cx="4590857" cy="430126"/>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89C6534" w14:textId="77777777" w:rsidR="009D5B3A" w:rsidRDefault="009D5B3A" w:rsidP="00243452">
                          <w:pPr>
                            <w:ind w:firstLine="24pt"/>
                            <w:jc w:val="center"/>
                          </w:pPr>
                          <w:r>
                            <w:t>图</w:t>
                          </w:r>
                          <w:r>
                            <w:rPr>
                              <w:rFonts w:hint="eastAsia"/>
                            </w:rPr>
                            <w:t xml:space="preserve"> 4.</w:t>
                          </w:r>
                          <w:r>
                            <w:t>5</w:t>
                          </w:r>
                          <w:r>
                            <w:rPr>
                              <w:rFonts w:hint="eastAsia"/>
                            </w:rPr>
                            <w:t xml:space="preserve"> </w:t>
                          </w:r>
                          <w:r>
                            <w:rPr>
                              <w:rFonts w:hint="eastAsia"/>
                            </w:rPr>
                            <w:t>运营商</w:t>
                          </w:r>
                          <w:r>
                            <w:t>超级管理员模</w:t>
                          </w:r>
                          <w:r>
                            <w:rPr>
                              <w:rFonts w:hint="eastAsia"/>
                            </w:rPr>
                            <w:t>块时序图</w:t>
                          </w:r>
                        </w:p>
                      </wne:txbxContent>
                    </wp:txbx>
                    <wp:bodyPr rot="0" vert="horz" wrap="square" lIns="91440" tIns="45720" rIns="91440" bIns="45720" anchor="t" anchorCtr="0" upright="1">
                      <a:noAutofit/>
                    </wp:bodyPr>
                  </wp:wsp>
                </wp:wpc>
              </a:graphicData>
            </a:graphic>
          </wp:inline>
        </w:drawing>
      </w:r>
    </w:p>
    <w:p w14:paraId="10F6D5B5" w14:textId="77777777" w:rsidR="00054A7B" w:rsidRDefault="00054A7B" w:rsidP="00054A7B">
      <w:pPr>
        <w:numPr>
          <w:ilvl w:val="0"/>
          <w:numId w:val="14"/>
        </w:numPr>
        <w:ind w:firstLineChars="0"/>
      </w:pPr>
      <w:r w:rsidRPr="00054A7B">
        <w:t>操作员</w:t>
      </w:r>
      <w:r>
        <w:t>模块</w:t>
      </w:r>
      <w:r>
        <w:rPr>
          <w:rFonts w:hint="eastAsia"/>
        </w:rPr>
        <w:t>：</w:t>
      </w:r>
    </w:p>
    <w:p w14:paraId="6871355A" w14:textId="77777777" w:rsidR="007C0F29" w:rsidRDefault="00C63C7E" w:rsidP="00C63C7E">
      <w:pPr>
        <w:ind w:firstLine="24pt"/>
      </w:pPr>
      <w:r>
        <w:t>操作员主要提供给对售货机的管理</w:t>
      </w:r>
      <w:r>
        <w:rPr>
          <w:rFonts w:hint="eastAsia"/>
        </w:rPr>
        <w:t>，</w:t>
      </w:r>
      <w:r>
        <w:t>用于对售货机的货道进行上货</w:t>
      </w:r>
      <w:r>
        <w:rPr>
          <w:rFonts w:hint="eastAsia"/>
        </w:rPr>
        <w:t>，</w:t>
      </w:r>
      <w:r>
        <w:t>上货后的货道更新</w:t>
      </w:r>
      <w:r>
        <w:rPr>
          <w:rFonts w:hint="eastAsia"/>
        </w:rPr>
        <w:t>，</w:t>
      </w:r>
      <w:r w:rsidR="00152554">
        <w:rPr>
          <w:rFonts w:hint="eastAsia"/>
        </w:rPr>
        <w:t>商品的申请以及营业额的上缴等</w:t>
      </w:r>
      <w:r w:rsidR="00155E9C">
        <w:rPr>
          <w:rFonts w:hint="eastAsia"/>
        </w:rPr>
        <w:t>管理活动。</w:t>
      </w:r>
    </w:p>
    <w:p w14:paraId="5A18AB2A" w14:textId="77777777" w:rsidR="00C63C7E" w:rsidRDefault="00A8713A" w:rsidP="00C63C7E">
      <w:pPr>
        <w:ind w:firstLine="24pt"/>
      </w:pPr>
      <w:r>
        <w:rPr>
          <w:rFonts w:hint="eastAsia"/>
        </w:rPr>
        <w:t>操作员登录系统后由系统进行用户身份的判定，登陆成功后</w:t>
      </w:r>
      <w:r w:rsidR="00A7530A">
        <w:rPr>
          <w:rFonts w:hint="eastAsia"/>
        </w:rPr>
        <w:t>操作员进入租户的内部平台，根据其拥有的权限，系统将售货机查询、货道管理、库存申请、个人信息查询、更改密码等菜单显示出来。</w:t>
      </w:r>
      <w:r w:rsidR="00F5472F">
        <w:rPr>
          <w:rFonts w:hint="eastAsia"/>
        </w:rPr>
        <w:t>在页面中</w:t>
      </w:r>
      <w:r w:rsidR="00F5472F" w:rsidRPr="00F5472F">
        <w:t>if (auths.contains("</w:t>
      </w:r>
      <w:r w:rsidR="00F5472F">
        <w:t>0010101</w:t>
      </w:r>
      <w:r w:rsidR="00F5472F" w:rsidRPr="00F5472F">
        <w:t>"))</w:t>
      </w:r>
      <w:r w:rsidR="00F5472F">
        <w:t>作为操作员判定条件</w:t>
      </w:r>
      <w:r w:rsidR="00F5472F">
        <w:rPr>
          <w:rFonts w:hint="eastAsia"/>
        </w:rPr>
        <w:t>，</w:t>
      </w:r>
      <w:r w:rsidR="00F5472F">
        <w:t>用于确定该要显示的菜单</w:t>
      </w:r>
      <w:r w:rsidR="00023D97">
        <w:rPr>
          <w:rFonts w:hint="eastAsia"/>
        </w:rPr>
        <w:t>。售货机初始化时调用</w:t>
      </w:r>
      <w:r w:rsidR="00023D97">
        <w:rPr>
          <w:rFonts w:hint="eastAsia"/>
        </w:rPr>
        <w:t>ajax</w:t>
      </w:r>
      <w:r w:rsidR="00023D97">
        <w:rPr>
          <w:rFonts w:hint="eastAsia"/>
        </w:rPr>
        <w:t>的</w:t>
      </w:r>
      <w:r w:rsidR="00023D97" w:rsidRPr="00023D97">
        <w:t>addChannelInfo()</w:t>
      </w:r>
      <w:r w:rsidR="00023D97">
        <w:t>接口进行货道的添加</w:t>
      </w:r>
      <w:r w:rsidR="001E0569">
        <w:rPr>
          <w:rFonts w:hint="eastAsia"/>
        </w:rPr>
        <w:t>，此时添加的仅仅为货道的基础信息，当需要将货道和商品关联时调用</w:t>
      </w:r>
      <w:r w:rsidR="001E0569">
        <w:rPr>
          <w:rFonts w:hint="eastAsia"/>
        </w:rPr>
        <w:t>ajax</w:t>
      </w:r>
      <w:r w:rsidR="001E0569">
        <w:rPr>
          <w:rFonts w:hint="eastAsia"/>
        </w:rPr>
        <w:t>的</w:t>
      </w:r>
      <w:r w:rsidR="001E0569" w:rsidRPr="001E0569">
        <w:t>addChannelWare</w:t>
      </w:r>
      <w:r w:rsidR="001E0569">
        <w:t>()</w:t>
      </w:r>
      <w:r w:rsidR="001E0569">
        <w:t>接口将货道和商品的对应信息插入到货道商品表</w:t>
      </w:r>
      <w:r w:rsidR="001E0569">
        <w:rPr>
          <w:rFonts w:hint="eastAsia"/>
        </w:rPr>
        <w:t>，</w:t>
      </w:r>
      <w:r w:rsidR="001E0569">
        <w:t>此时的货道和商品仍然分布在在两张表中</w:t>
      </w:r>
      <w:r w:rsidR="001E0569">
        <w:rPr>
          <w:rFonts w:hint="eastAsia"/>
        </w:rPr>
        <w:t>，</w:t>
      </w:r>
      <w:r w:rsidR="001E0569">
        <w:t>仅仅将货道和商品的对应信息添加到另一张独立的表中用于区分</w:t>
      </w:r>
      <w:r w:rsidR="001E0569">
        <w:rPr>
          <w:rFonts w:hint="eastAsia"/>
        </w:rPr>
        <w:t>。</w:t>
      </w:r>
      <w:r w:rsidR="00573AF4">
        <w:rPr>
          <w:rFonts w:hint="eastAsia"/>
        </w:rPr>
        <w:t>更新货道信息时，货道上增</w:t>
      </w:r>
      <w:r w:rsidR="00573AF4">
        <w:rPr>
          <w:rFonts w:hint="eastAsia"/>
        </w:rPr>
        <w:lastRenderedPageBreak/>
        <w:t>加的商品数量在个人库存中相应的减少。</w:t>
      </w:r>
    </w:p>
    <w:p w14:paraId="7F6B528E" w14:textId="77777777" w:rsidR="007C0F29" w:rsidRDefault="007C0F29" w:rsidP="00C63C7E">
      <w:pPr>
        <w:ind w:firstLine="24pt"/>
      </w:pPr>
      <w:r>
        <w:rPr>
          <w:rFonts w:hint="eastAsia"/>
        </w:rPr>
        <w:t>售货机终端新增了移动支付，操作员上缴营业额时需要将</w:t>
      </w:r>
      <w:r w:rsidR="00F84DEF">
        <w:rPr>
          <w:rFonts w:hint="eastAsia"/>
        </w:rPr>
        <w:t>通过移动支付的订单信息进行封装提交到营业额表中，</w:t>
      </w:r>
      <w:r w:rsidR="007E4531">
        <w:rPr>
          <w:rFonts w:hint="eastAsia"/>
        </w:rPr>
        <w:t>以便于财务管理员统计。</w:t>
      </w:r>
    </w:p>
    <w:p w14:paraId="534B0BCB" w14:textId="77777777" w:rsidR="00C54A86" w:rsidRDefault="007E4531" w:rsidP="0012215D">
      <w:pPr>
        <w:ind w:firstLine="24pt"/>
      </w:pPr>
      <w:r>
        <w:t>操作员申请库存首先调用</w:t>
      </w:r>
      <w:r w:rsidRPr="007E4531">
        <w:t>getAllWareInfosByFirm</w:t>
      </w:r>
      <w:r>
        <w:t>()</w:t>
      </w:r>
      <w:r>
        <w:t>获取商家所有商品信息</w:t>
      </w:r>
      <w:r>
        <w:rPr>
          <w:rFonts w:hint="eastAsia"/>
        </w:rPr>
        <w:t>，</w:t>
      </w:r>
      <w:r w:rsidR="00A74C91">
        <w:rPr>
          <w:rFonts w:hint="eastAsia"/>
        </w:rPr>
        <w:t>操作员填写商品信息和商品数量提交表单</w:t>
      </w:r>
      <w:r w:rsidR="00D37F6E">
        <w:rPr>
          <w:rFonts w:hint="eastAsia"/>
        </w:rPr>
        <w:t>，通过调用</w:t>
      </w:r>
      <w:r w:rsidR="00D37F6E">
        <w:t>addShipToUser()</w:t>
      </w:r>
      <w:r w:rsidR="00D37F6E">
        <w:t>接口</w:t>
      </w:r>
      <w:r w:rsidR="00A74C91">
        <w:rPr>
          <w:rFonts w:hint="eastAsia"/>
        </w:rPr>
        <w:t>进行个人库存的申请。</w:t>
      </w:r>
      <w:r w:rsidR="005D10A7">
        <w:rPr>
          <w:rFonts w:hint="eastAsia"/>
        </w:rPr>
        <w:t>操作员时序图如下：</w:t>
      </w:r>
    </w:p>
    <w:p w14:paraId="01104E7B" w14:textId="7A52BA21" w:rsidR="005D10A7" w:rsidRDefault="00D44252" w:rsidP="005D10A7">
      <w:pPr>
        <w:ind w:firstLineChars="0" w:firstLine="0pt"/>
        <w:rPr>
          <w:rFonts w:hint="eastAsia"/>
        </w:rPr>
      </w:pPr>
      <w:r>
        <w:rPr>
          <w:noProof/>
        </w:rPr>
        <w:drawing>
          <wp:inline distT="0" distB="0" distL="0" distR="0" wp14:anchorId="6D0A9B2F" wp14:editId="24C6D128">
            <wp:extent cx="5274310" cy="3691255"/>
            <wp:effectExtent l="0" t="0" r="2540" b="0"/>
            <wp:docPr id="136" name="画布 136"/>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9" name="Picture 137" descr="操作员序列图"/>
                      <pic:cNvPicPr>
                        <a:picLocks noChangeAspect="1" noChangeArrowheads="1"/>
                      </pic:cNvPicPr>
                    </pic:nvPicPr>
                    <pic:blipFill>
                      <a:blip r:embed="rId39">
                        <a:extLst>
                          <a:ext uri="{28A0092B-C50C-407E-A947-70E740481C1C}">
                            <a14:useLocalDpi xmlns:a14="http://schemas.microsoft.com/office/drawing/2010/main" val="0"/>
                          </a:ext>
                        </a:extLst>
                      </a:blip>
                      <a:srcRect l="4.208%" t="3.821%" r="3.421%" b="49.387%"/>
                      <a:stretch>
                        <a:fillRect/>
                      </a:stretch>
                    </pic:blipFill>
                    <pic:spPr bwMode="auto">
                      <a:xfrm>
                        <a:off x="123800" y="0"/>
                        <a:ext cx="5150510" cy="3139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10" name="Text Box 138"/>
                    <wp:cNvSpPr txBox="1">
                      <a:spLocks noChangeArrowheads="1"/>
                    </wp:cNvSpPr>
                    <wp:spPr bwMode="auto">
                      <a:xfrm>
                        <a:off x="429270" y="3261256"/>
                        <a:ext cx="4590847" cy="429999"/>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6E3D286" w14:textId="77777777" w:rsidR="009D5B3A" w:rsidRDefault="009D5B3A" w:rsidP="0012215D">
                          <w:pPr>
                            <w:ind w:firstLine="24pt"/>
                            <w:jc w:val="center"/>
                          </w:pPr>
                          <w:r>
                            <w:t>图</w:t>
                          </w:r>
                          <w:r>
                            <w:rPr>
                              <w:rFonts w:hint="eastAsia"/>
                            </w:rPr>
                            <w:t xml:space="preserve"> 4.</w:t>
                          </w:r>
                          <w:r>
                            <w:t>6</w:t>
                          </w:r>
                          <w:r>
                            <w:rPr>
                              <w:rFonts w:hint="eastAsia"/>
                            </w:rPr>
                            <w:t xml:space="preserve"> </w:t>
                          </w:r>
                          <w:r>
                            <w:rPr>
                              <w:rFonts w:hint="eastAsia"/>
                            </w:rPr>
                            <w:t>操作员</w:t>
                          </w:r>
                          <w:r>
                            <w:t>模</w:t>
                          </w:r>
                          <w:r>
                            <w:rPr>
                              <w:rFonts w:hint="eastAsia"/>
                            </w:rPr>
                            <w:t>块时序图</w:t>
                          </w:r>
                        </w:p>
                      </wne:txbxContent>
                    </wp:txbx>
                    <wp:bodyPr rot="0" vert="horz" wrap="square" lIns="91440" tIns="45720" rIns="91440" bIns="45720" anchor="t" anchorCtr="0" upright="1">
                      <a:noAutofit/>
                    </wp:bodyPr>
                  </wp:wsp>
                </wp:wpc>
              </a:graphicData>
            </a:graphic>
          </wp:inline>
        </w:drawing>
      </w:r>
    </w:p>
    <w:p w14:paraId="699F6F17" w14:textId="77777777" w:rsidR="00054A7B" w:rsidRDefault="00054A7B" w:rsidP="00054A7B">
      <w:pPr>
        <w:numPr>
          <w:ilvl w:val="0"/>
          <w:numId w:val="14"/>
        </w:numPr>
        <w:ind w:firstLineChars="0"/>
      </w:pPr>
      <w:r>
        <w:t>库存管理员</w:t>
      </w:r>
      <w:r>
        <w:rPr>
          <w:rFonts w:hint="eastAsia"/>
        </w:rPr>
        <w:t>：</w:t>
      </w:r>
    </w:p>
    <w:p w14:paraId="2475BE38" w14:textId="77777777" w:rsidR="00051BB5" w:rsidRDefault="0066366B" w:rsidP="004E4FA0">
      <w:pPr>
        <w:ind w:firstLine="24pt"/>
      </w:pPr>
      <w:r>
        <w:rPr>
          <w:rFonts w:hint="eastAsia"/>
        </w:rPr>
        <w:t>库存管理员有两项功能模块，分别为商品管理</w:t>
      </w:r>
      <w:r w:rsidR="005D799F">
        <w:rPr>
          <w:rFonts w:hint="eastAsia"/>
        </w:rPr>
        <w:t>模块</w:t>
      </w:r>
      <w:r>
        <w:rPr>
          <w:rFonts w:hint="eastAsia"/>
        </w:rPr>
        <w:t>和库存管理</w:t>
      </w:r>
      <w:r w:rsidR="005D799F">
        <w:rPr>
          <w:rFonts w:hint="eastAsia"/>
        </w:rPr>
        <w:t>模块。</w:t>
      </w:r>
      <w:r w:rsidR="004E4FA0">
        <w:rPr>
          <w:rFonts w:hint="eastAsia"/>
        </w:rPr>
        <w:t>商品管理模块主要对该商家售卖的商品进行添加、修改、删除和查询等管理操作。</w:t>
      </w:r>
      <w:r w:rsidR="00CA4846">
        <w:rPr>
          <w:rFonts w:hint="eastAsia"/>
        </w:rPr>
        <w:t>商品管理操作</w:t>
      </w:r>
      <w:r w:rsidR="002C148E">
        <w:rPr>
          <w:rFonts w:hint="eastAsia"/>
        </w:rPr>
        <w:t>和商品库存管理</w:t>
      </w:r>
      <w:r w:rsidR="00CA4846">
        <w:rPr>
          <w:rFonts w:hint="eastAsia"/>
        </w:rPr>
        <w:t>的根请求路径为</w:t>
      </w:r>
      <w:r w:rsidR="00CA4846" w:rsidRPr="00CA4846">
        <w:t>@RequestMapping("/ware")</w:t>
      </w:r>
      <w:r w:rsidR="002667E0">
        <w:rPr>
          <w:rFonts w:hint="eastAsia"/>
        </w:rPr>
        <w:t>，</w:t>
      </w:r>
      <w:r w:rsidR="002667E0">
        <w:t>使用</w:t>
      </w:r>
      <w:r w:rsidR="002667E0" w:rsidRPr="002667E0">
        <w:t>insertWareInfo</w:t>
      </w:r>
      <w:r w:rsidR="002667E0">
        <w:t>()</w:t>
      </w:r>
      <w:r w:rsidR="002667E0">
        <w:t>接口将商品信息封装为一个</w:t>
      </w:r>
      <w:r w:rsidR="002667E0">
        <w:rPr>
          <w:rFonts w:hint="eastAsia"/>
        </w:rPr>
        <w:t>WareInfo</w:t>
      </w:r>
      <w:r w:rsidR="002667E0">
        <w:rPr>
          <w:rFonts w:hint="eastAsia"/>
        </w:rPr>
        <w:t>对象</w:t>
      </w:r>
      <w:r w:rsidR="002667E0">
        <w:t>进行商品的添加</w:t>
      </w:r>
      <w:r w:rsidR="00F06FBE">
        <w:rPr>
          <w:rFonts w:hint="eastAsia"/>
        </w:rPr>
        <w:t>。库存管理模块主要对商品的库存进行管理，处理操作员的申请库存请求，</w:t>
      </w:r>
      <w:r w:rsidR="00242AEB">
        <w:rPr>
          <w:rFonts w:hint="eastAsia"/>
        </w:rPr>
        <w:t>为操作员添加库存量。</w:t>
      </w:r>
      <w:r w:rsidR="007A5C7D">
        <w:rPr>
          <w:rFonts w:hint="eastAsia"/>
        </w:rPr>
        <w:t>首先库存管理员调用</w:t>
      </w:r>
      <w:r w:rsidR="007A5C7D" w:rsidRPr="007A5C7D">
        <w:t>getAllShipments()</w:t>
      </w:r>
      <w:r w:rsidR="007A5C7D">
        <w:t>接口查询数据库中所有未被处理的出库请求记录</w:t>
      </w:r>
      <w:r w:rsidR="007A5C7D">
        <w:rPr>
          <w:rFonts w:hint="eastAsia"/>
        </w:rPr>
        <w:t>，</w:t>
      </w:r>
      <w:r w:rsidR="007A5C7D">
        <w:t>获取记录后</w:t>
      </w:r>
      <w:r w:rsidR="007A5C7D">
        <w:rPr>
          <w:rFonts w:hint="eastAsia"/>
        </w:rPr>
        <w:t>，</w:t>
      </w:r>
      <w:r w:rsidR="007A5C7D">
        <w:t>操作员可将出库处理标记更新为</w:t>
      </w:r>
      <w:r w:rsidR="007A5C7D">
        <w:rPr>
          <w:rFonts w:hint="eastAsia"/>
        </w:rPr>
        <w:t>0</w:t>
      </w:r>
      <w:r w:rsidR="007A5C7D">
        <w:rPr>
          <w:rFonts w:hint="eastAsia"/>
        </w:rPr>
        <w:t>，表示进行出货成功。此时，相应的操作员库存表</w:t>
      </w:r>
      <w:r w:rsidR="00196F01">
        <w:rPr>
          <w:rFonts w:hint="eastAsia"/>
        </w:rPr>
        <w:t>中对应操作员的对应商品数量进行更新</w:t>
      </w:r>
      <w:r w:rsidR="00542A92">
        <w:rPr>
          <w:rFonts w:hint="eastAsia"/>
        </w:rPr>
        <w:t>。</w:t>
      </w:r>
    </w:p>
    <w:p w14:paraId="540F28C2" w14:textId="77777777" w:rsidR="0051414A" w:rsidRDefault="00B5786B" w:rsidP="00B5786B">
      <w:pPr>
        <w:ind w:firstLineChars="0" w:firstLine="0pt"/>
      </w:pPr>
      <w:r>
        <w:t>库存管理</w:t>
      </w:r>
      <w:r>
        <w:rPr>
          <w:rFonts w:hint="eastAsia"/>
        </w:rPr>
        <w:t>模块</w:t>
      </w:r>
      <w:r>
        <w:t>时序图如下</w:t>
      </w:r>
      <w:r>
        <w:rPr>
          <w:rFonts w:hint="eastAsia"/>
        </w:rPr>
        <w:t>：</w:t>
      </w:r>
    </w:p>
    <w:p w14:paraId="649B8014" w14:textId="365B9C85" w:rsidR="00B5786B" w:rsidRPr="00B5786B" w:rsidRDefault="00D44252" w:rsidP="00B5786B">
      <w:pPr>
        <w:ind w:firstLineChars="0" w:firstLine="0pt"/>
        <w:rPr>
          <w:rFonts w:hint="eastAsia"/>
        </w:rPr>
      </w:pPr>
      <w:r>
        <w:rPr>
          <w:noProof/>
        </w:rPr>
        <w:lastRenderedPageBreak/>
        <w:drawing>
          <wp:inline distT="0" distB="0" distL="0" distR="0" wp14:anchorId="7ECD49AE" wp14:editId="27FD2AB1">
            <wp:extent cx="5151755" cy="3277870"/>
            <wp:effectExtent l="0" t="0" r="1270" b="1270"/>
            <wp:docPr id="140" name="画布 140"/>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7" name="Picture 141" descr="库存管理员时序图"/>
                      <pic:cNvPicPr>
                        <a:picLocks noChangeAspect="1" noChangeArrowheads="1"/>
                      </pic:cNvPicPr>
                    </pic:nvPicPr>
                    <pic:blipFill>
                      <a:blip r:embed="rId40">
                        <a:extLst>
                          <a:ext uri="{28A0092B-C50C-407E-A947-70E740481C1C}">
                            <a14:useLocalDpi xmlns:a14="http://schemas.microsoft.com/office/drawing/2010/main" val="0"/>
                          </a:ext>
                        </a:extLst>
                      </a:blip>
                      <a:srcRect l="4.945%" t="6.862%" r="3.835%" b="7.964%"/>
                      <a:stretch>
                        <a:fillRect/>
                      </a:stretch>
                    </pic:blipFill>
                    <pic:spPr bwMode="auto">
                      <a:xfrm>
                        <a:off x="248920" y="0"/>
                        <a:ext cx="4561205" cy="280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8" name="Text Box 142"/>
                    <wp:cNvSpPr txBox="1">
                      <a:spLocks noChangeArrowheads="1"/>
                    </wp:cNvSpPr>
                    <wp:spPr bwMode="auto">
                      <a:xfrm>
                        <a:off x="560705" y="2848610"/>
                        <a:ext cx="4591050" cy="42926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07BBD0CA" w14:textId="77777777" w:rsidR="009D5B3A" w:rsidRPr="00D26E97" w:rsidRDefault="009D5B3A" w:rsidP="00B5786B">
                          <w:pPr>
                            <w:ind w:firstLine="24pt"/>
                            <w:jc w:val="center"/>
                          </w:pPr>
                          <w:r w:rsidRPr="00D26E97">
                            <w:t>图</w:t>
                          </w:r>
                          <w:r w:rsidRPr="00D26E97">
                            <w:rPr>
                              <w:rFonts w:hint="eastAsia"/>
                            </w:rPr>
                            <w:t xml:space="preserve"> 4.</w:t>
                          </w:r>
                          <w:r w:rsidRPr="00D26E97">
                            <w:t>7</w:t>
                          </w:r>
                          <w:r w:rsidRPr="00D26E97">
                            <w:rPr>
                              <w:rFonts w:hint="eastAsia"/>
                            </w:rPr>
                            <w:t xml:space="preserve"> </w:t>
                          </w:r>
                          <w:r w:rsidRPr="00D26E97">
                            <w:rPr>
                              <w:rFonts w:hint="eastAsia"/>
                            </w:rPr>
                            <w:t>库存管理</w:t>
                          </w:r>
                          <w:r w:rsidRPr="00D26E97">
                            <w:t>模</w:t>
                          </w:r>
                          <w:r w:rsidRPr="00D26E97">
                            <w:rPr>
                              <w:rFonts w:hint="eastAsia"/>
                            </w:rPr>
                            <w:t>块时序图</w:t>
                          </w:r>
                        </w:p>
                      </wne:txbxContent>
                    </wp:txbx>
                    <wp:bodyPr rot="0" vert="horz" wrap="square" lIns="91440" tIns="45720" rIns="91440" bIns="45720" anchor="t" anchorCtr="0" upright="1">
                      <a:noAutofit/>
                    </wp:bodyPr>
                  </wp:wsp>
                </wp:wpc>
              </a:graphicData>
            </a:graphic>
          </wp:inline>
        </w:drawing>
      </w:r>
    </w:p>
    <w:p w14:paraId="3C8D64CB" w14:textId="77777777" w:rsidR="00054A7B" w:rsidRDefault="00054A7B" w:rsidP="00054A7B">
      <w:pPr>
        <w:numPr>
          <w:ilvl w:val="0"/>
          <w:numId w:val="14"/>
        </w:numPr>
        <w:ind w:firstLineChars="0"/>
      </w:pPr>
      <w:r>
        <w:t>财务管理员</w:t>
      </w:r>
      <w:r>
        <w:rPr>
          <w:rFonts w:hint="eastAsia"/>
        </w:rPr>
        <w:t>：</w:t>
      </w:r>
    </w:p>
    <w:p w14:paraId="17609E4F" w14:textId="77777777" w:rsidR="009D3872" w:rsidRDefault="00047BF9" w:rsidP="00047BF9">
      <w:pPr>
        <w:ind w:firstLine="24pt"/>
      </w:pPr>
      <w:r>
        <w:rPr>
          <w:rFonts w:hint="eastAsia"/>
        </w:rPr>
        <w:t>财务管理员主要负责订单管理和财务管理两大模块</w:t>
      </w:r>
      <w:r w:rsidR="00E075AD">
        <w:rPr>
          <w:rFonts w:hint="eastAsia"/>
        </w:rPr>
        <w:t>。订单管理模块中，财务管理员可调用查看订单的接口</w:t>
      </w:r>
      <w:r w:rsidR="00E075AD">
        <w:rPr>
          <w:rFonts w:hint="eastAsia"/>
        </w:rPr>
        <w:t>getAll</w:t>
      </w:r>
      <w:r w:rsidR="00E075AD">
        <w:t>Orders()</w:t>
      </w:r>
      <w:r w:rsidR="00E075AD">
        <w:t>接口查看所有订单信息</w:t>
      </w:r>
      <w:r w:rsidR="00BD123D">
        <w:rPr>
          <w:rFonts w:hint="eastAsia"/>
        </w:rPr>
        <w:t>。</w:t>
      </w:r>
      <w:r w:rsidR="000E2F19">
        <w:rPr>
          <w:rFonts w:hint="eastAsia"/>
        </w:rPr>
        <w:t>根据操作员提交的营业额数据</w:t>
      </w:r>
      <w:r w:rsidR="009B3F94">
        <w:rPr>
          <w:rFonts w:hint="eastAsia"/>
        </w:rPr>
        <w:t>，财务管理员可对已一定期限内的某台售货机或某个营业员的总营业额进行统计。</w:t>
      </w:r>
      <w:r w:rsidR="00D716F9">
        <w:rPr>
          <w:rFonts w:hint="eastAsia"/>
        </w:rPr>
        <w:t>财务管理员还可查看售货机的销售记录</w:t>
      </w:r>
      <w:r w:rsidR="00041970">
        <w:rPr>
          <w:rFonts w:hint="eastAsia"/>
        </w:rPr>
        <w:t>，每条销售记录下都记录了商品、交易金额、售货机</w:t>
      </w:r>
      <w:r w:rsidR="00041970">
        <w:rPr>
          <w:rFonts w:hint="eastAsia"/>
        </w:rPr>
        <w:t>Id</w:t>
      </w:r>
      <w:r w:rsidR="007F512E">
        <w:rPr>
          <w:rFonts w:hint="eastAsia"/>
        </w:rPr>
        <w:t>、货道</w:t>
      </w:r>
      <w:r w:rsidR="007F512E">
        <w:rPr>
          <w:rFonts w:hint="eastAsia"/>
        </w:rPr>
        <w:t>Id</w:t>
      </w:r>
      <w:r w:rsidR="007F512E">
        <w:rPr>
          <w:rFonts w:hint="eastAsia"/>
        </w:rPr>
        <w:t>、</w:t>
      </w:r>
      <w:r w:rsidR="00041970">
        <w:rPr>
          <w:rFonts w:hint="eastAsia"/>
        </w:rPr>
        <w:t>商家</w:t>
      </w:r>
      <w:r w:rsidR="00041970">
        <w:rPr>
          <w:rFonts w:hint="eastAsia"/>
        </w:rPr>
        <w:t>Id</w:t>
      </w:r>
      <w:r w:rsidR="00041970">
        <w:rPr>
          <w:rFonts w:hint="eastAsia"/>
        </w:rPr>
        <w:t>，售卖时间等内容。</w:t>
      </w:r>
      <w:r w:rsidR="005B5553">
        <w:rPr>
          <w:rFonts w:hint="eastAsia"/>
        </w:rPr>
        <w:t>售货机端每销售一件商品都会将销售信息进行封装，发送一条</w:t>
      </w:r>
      <w:r w:rsidR="005B5553">
        <w:rPr>
          <w:rFonts w:hint="eastAsia"/>
        </w:rPr>
        <w:t>http</w:t>
      </w:r>
      <w:r w:rsidR="005B5553">
        <w:rPr>
          <w:rFonts w:hint="eastAsia"/>
        </w:rPr>
        <w:t>请求给平台服务端，</w:t>
      </w:r>
      <w:r w:rsidR="007F512E">
        <w:rPr>
          <w:rFonts w:hint="eastAsia"/>
        </w:rPr>
        <w:t>服务端接收销售信息后将其插入到订单表中。</w:t>
      </w:r>
      <w:r w:rsidR="009D3872">
        <w:t>财务管理模块时序图如下</w:t>
      </w:r>
      <w:r w:rsidR="009D3872">
        <w:rPr>
          <w:rFonts w:hint="eastAsia"/>
        </w:rPr>
        <w:t>：</w:t>
      </w:r>
    </w:p>
    <w:p w14:paraId="70A5F904" w14:textId="161F3010" w:rsidR="009D3872" w:rsidRPr="00054A7B" w:rsidRDefault="00D44252" w:rsidP="008E61D3">
      <w:pPr>
        <w:ind w:firstLineChars="0" w:firstLine="0pt"/>
        <w:rPr>
          <w:rFonts w:hint="eastAsia"/>
        </w:rPr>
      </w:pPr>
      <w:r>
        <w:rPr>
          <w:noProof/>
        </w:rPr>
        <w:lastRenderedPageBreak/>
        <w:drawing>
          <wp:inline distT="0" distB="0" distL="0" distR="0" wp14:anchorId="577F2B7F" wp14:editId="226EF7A5">
            <wp:extent cx="4810125" cy="3231515"/>
            <wp:effectExtent l="0" t="0" r="0" b="1905"/>
            <wp:docPr id="146" name="画布 146"/>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pic:pic xmlns:pic="http://purl.oclc.org/ooxml/drawingml/picture">
                    <pic:nvPicPr>
                      <pic:cNvPr id="5" name="Picture 147" descr="财务管理员徐立图"/>
                      <pic:cNvPicPr>
                        <a:picLocks noChangeAspect="1" noChangeArrowheads="1"/>
                      </pic:cNvPicPr>
                    </pic:nvPicPr>
                    <pic:blipFill>
                      <a:blip r:embed="rId41">
                        <a:extLst>
                          <a:ext uri="{28A0092B-C50C-407E-A947-70E740481C1C}">
                            <a14:useLocalDpi xmlns:a14="http://schemas.microsoft.com/office/drawing/2010/main" val="0"/>
                          </a:ext>
                        </a:extLst>
                      </a:blip>
                      <a:srcRect l="4.214%" t="6.96%" r="3.065%" b="16.219%"/>
                      <a:stretch>
                        <a:fillRect/>
                      </a:stretch>
                    </pic:blipFill>
                    <pic:spPr bwMode="auto">
                      <a:xfrm>
                        <a:off x="285706" y="0"/>
                        <a:ext cx="4381565" cy="2704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sp>
                    <wp:cNvPr id="6" name="Text Box 148"/>
                    <wp:cNvSpPr txBox="1">
                      <a:spLocks noChangeArrowheads="1"/>
                    </wp:cNvSpPr>
                    <wp:spPr bwMode="auto">
                      <a:xfrm>
                        <a:off x="158237" y="2802209"/>
                        <a:ext cx="4591816" cy="429306"/>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618EC29" w14:textId="77777777" w:rsidR="009D5B3A" w:rsidRPr="008E61D3" w:rsidRDefault="009D5B3A" w:rsidP="008E61D3">
                          <w:pPr>
                            <w:ind w:firstLine="24pt"/>
                            <w:jc w:val="center"/>
                          </w:pPr>
                          <w:r w:rsidRPr="008E61D3">
                            <w:t>图</w:t>
                          </w:r>
                          <w:r w:rsidRPr="008E61D3">
                            <w:rPr>
                              <w:rFonts w:hint="eastAsia"/>
                            </w:rPr>
                            <w:t xml:space="preserve"> 4.</w:t>
                          </w:r>
                          <w:r>
                            <w:t>8</w:t>
                          </w:r>
                          <w:r w:rsidRPr="008E61D3">
                            <w:rPr>
                              <w:rFonts w:hint="eastAsia"/>
                            </w:rPr>
                            <w:t xml:space="preserve"> </w:t>
                          </w:r>
                          <w:r>
                            <w:rPr>
                              <w:rFonts w:hint="eastAsia"/>
                            </w:rPr>
                            <w:t>财务</w:t>
                          </w:r>
                          <w:r w:rsidRPr="008E61D3">
                            <w:rPr>
                              <w:rFonts w:hint="eastAsia"/>
                            </w:rPr>
                            <w:t>管理</w:t>
                          </w:r>
                          <w:r w:rsidRPr="008E61D3">
                            <w:t>模</w:t>
                          </w:r>
                          <w:r w:rsidRPr="008E61D3">
                            <w:rPr>
                              <w:rFonts w:hint="eastAsia"/>
                            </w:rPr>
                            <w:t>块时序图</w:t>
                          </w:r>
                        </w:p>
                      </wne:txbxContent>
                    </wp:txbx>
                    <wp:bodyPr rot="0" vert="horz" wrap="square" lIns="91440" tIns="45720" rIns="91440" bIns="45720" anchor="t" anchorCtr="0" upright="1">
                      <a:noAutofit/>
                    </wp:bodyPr>
                  </wp:wsp>
                </wp:wpc>
              </a:graphicData>
            </a:graphic>
          </wp:inline>
        </w:drawing>
      </w:r>
    </w:p>
    <w:p w14:paraId="2A4EF0C3" w14:textId="77777777" w:rsidR="00DE276E" w:rsidRDefault="00BC08DA" w:rsidP="00905795">
      <w:pPr>
        <w:pStyle w:val="2"/>
      </w:pPr>
      <w:r>
        <w:rPr>
          <w:rFonts w:hint="eastAsia"/>
        </w:rPr>
        <w:t>4.6</w:t>
      </w:r>
      <w:r w:rsidR="007B3ECD">
        <w:t xml:space="preserve"> </w:t>
      </w:r>
      <w:r w:rsidR="00DE276E">
        <w:rPr>
          <w:rFonts w:hint="eastAsia"/>
        </w:rPr>
        <w:t>客户端控制</w:t>
      </w:r>
    </w:p>
    <w:p w14:paraId="3177284E" w14:textId="77777777" w:rsidR="00D245B4" w:rsidRDefault="00D245B4" w:rsidP="00D245B4">
      <w:pPr>
        <w:ind w:firstLine="24pt"/>
      </w:pPr>
      <w:r>
        <w:rPr>
          <w:rFonts w:hint="eastAsia"/>
        </w:rPr>
        <w:t>管理系统除提供一般的后台管理之外还需提供供安卓端调用的后台接口，</w:t>
      </w:r>
      <w:r w:rsidR="001C7910">
        <w:rPr>
          <w:rFonts w:hint="eastAsia"/>
        </w:rPr>
        <w:t>其根请求</w:t>
      </w:r>
      <w:r w:rsidR="001C7910">
        <w:rPr>
          <w:rFonts w:hint="eastAsia"/>
        </w:rPr>
        <w:t>url</w:t>
      </w:r>
      <w:r w:rsidR="001C7910">
        <w:rPr>
          <w:rFonts w:hint="eastAsia"/>
        </w:rPr>
        <w:t>为</w:t>
      </w:r>
      <w:r w:rsidR="001C7910" w:rsidRPr="001C7910">
        <w:t>@RequestMapping(value = "client")</w:t>
      </w:r>
      <w:r w:rsidR="001C7910">
        <w:rPr>
          <w:rFonts w:hint="eastAsia"/>
        </w:rPr>
        <w:t>。</w:t>
      </w:r>
      <w:r w:rsidR="00644A9E">
        <w:rPr>
          <w:rFonts w:hint="eastAsia"/>
        </w:rPr>
        <w:t>客户端从服务端请求数据，</w:t>
      </w:r>
      <w:r w:rsidR="00E05A82">
        <w:rPr>
          <w:rFonts w:hint="eastAsia"/>
        </w:rPr>
        <w:t>服务端将图片、配置等信息放置在</w:t>
      </w:r>
      <w:r w:rsidR="00E05A82">
        <w:rPr>
          <w:rFonts w:hint="eastAsia"/>
        </w:rPr>
        <w:t>Apache</w:t>
      </w:r>
      <w:r w:rsidR="001B00EB">
        <w:t xml:space="preserve"> Tomcat</w:t>
      </w:r>
      <w:r w:rsidR="00692EAB">
        <w:rPr>
          <w:rFonts w:hint="eastAsia"/>
        </w:rPr>
        <w:t>搭建</w:t>
      </w:r>
      <w:r w:rsidR="00E05A82">
        <w:rPr>
          <w:rFonts w:hint="eastAsia"/>
        </w:rPr>
        <w:t>的</w:t>
      </w:r>
      <w:r w:rsidR="00692EAB">
        <w:rPr>
          <w:rFonts w:hint="eastAsia"/>
        </w:rPr>
        <w:t>Http</w:t>
      </w:r>
      <w:r w:rsidR="00E05A82">
        <w:rPr>
          <w:rFonts w:hint="eastAsia"/>
        </w:rPr>
        <w:t>文件服务器上。</w:t>
      </w:r>
    </w:p>
    <w:p w14:paraId="43520C68" w14:textId="77777777" w:rsidR="001B00EB" w:rsidRDefault="001B00EB" w:rsidP="00D245B4">
      <w:pPr>
        <w:ind w:firstLine="24pt"/>
      </w:pPr>
      <w:r>
        <w:t>在</w:t>
      </w:r>
      <w:r>
        <w:t>tomcat</w:t>
      </w:r>
      <w:r>
        <w:t>安装目录下创建</w:t>
      </w:r>
      <w:r>
        <w:t>xml</w:t>
      </w:r>
      <w:r>
        <w:t>配置文件</w:t>
      </w:r>
      <w:r>
        <w:rPr>
          <w:rFonts w:hint="eastAsia"/>
        </w:rPr>
        <w:t>，</w:t>
      </w:r>
      <w:r>
        <w:t>用于配置文件服务器使用的文件目录</w:t>
      </w:r>
      <w:r>
        <w:rPr>
          <w:rFonts w:hint="eastAsia"/>
        </w:rPr>
        <w:t>。</w:t>
      </w:r>
    </w:p>
    <w:p w14:paraId="3DB2C3FA" w14:textId="77777777" w:rsidR="003D6F1D" w:rsidRPr="003D6F1D" w:rsidRDefault="003D6F1D" w:rsidP="003D6F1D">
      <w:pPr>
        <w:ind w:firstLineChars="0" w:firstLine="0pt"/>
        <w:rPr>
          <w:rFonts w:hint="eastAsia"/>
          <w:u w:val="single"/>
        </w:rPr>
      </w:pPr>
      <w:r>
        <w:rPr>
          <w:rFonts w:hint="eastAsia"/>
          <w:u w:val="single"/>
        </w:rPr>
        <w:t xml:space="preserve">                                                                       </w:t>
      </w:r>
    </w:p>
    <w:p w14:paraId="0E1531A1" w14:textId="77777777" w:rsidR="001B00EB" w:rsidRPr="003D6F1D" w:rsidRDefault="001B00EB" w:rsidP="003D6F1D">
      <w:pPr>
        <w:widowControl/>
        <w:spacing w:line="12pt" w:lineRule="auto"/>
        <w:ind w:firstLineChars="0" w:firstLine="21pt"/>
        <w:jc w:val="start"/>
        <w:rPr>
          <w:rFonts w:ascii="宋体" w:hAnsi="宋体"/>
          <w:kern w:val="0"/>
          <w:sz w:val="21"/>
          <w:szCs w:val="21"/>
        </w:rPr>
      </w:pPr>
      <w:r w:rsidRPr="003D6F1D">
        <w:rPr>
          <w:rFonts w:ascii="宋体" w:hAnsi="宋体"/>
          <w:kern w:val="0"/>
          <w:sz w:val="21"/>
          <w:szCs w:val="21"/>
        </w:rPr>
        <w:t>&lt;?xml</w:t>
      </w:r>
      <w:r w:rsidR="00687BE9">
        <w:rPr>
          <w:rFonts w:ascii="宋体" w:hAnsi="宋体"/>
          <w:kern w:val="0"/>
          <w:sz w:val="21"/>
          <w:szCs w:val="21"/>
        </w:rPr>
        <w:t xml:space="preserve"> </w:t>
      </w:r>
      <w:r w:rsidRPr="003D6F1D">
        <w:rPr>
          <w:rFonts w:ascii="宋体" w:hAnsi="宋体"/>
          <w:kern w:val="0"/>
          <w:sz w:val="21"/>
          <w:szCs w:val="21"/>
        </w:rPr>
        <w:t>version="1.0"</w:t>
      </w:r>
      <w:r w:rsidR="00687BE9">
        <w:rPr>
          <w:rFonts w:ascii="宋体" w:hAnsi="宋体"/>
          <w:kern w:val="0"/>
          <w:sz w:val="21"/>
          <w:szCs w:val="21"/>
        </w:rPr>
        <w:t xml:space="preserve"> </w:t>
      </w:r>
      <w:r w:rsidRPr="003D6F1D">
        <w:rPr>
          <w:rFonts w:ascii="宋体" w:hAnsi="宋体"/>
          <w:kern w:val="0"/>
          <w:sz w:val="21"/>
          <w:szCs w:val="21"/>
        </w:rPr>
        <w:t>encoding="UTF-8"?&gt;  </w:t>
      </w:r>
    </w:p>
    <w:p w14:paraId="5E1D9EDD" w14:textId="77777777" w:rsidR="001B00EB" w:rsidRPr="003D6F1D" w:rsidRDefault="001B00EB" w:rsidP="00AD6DB2">
      <w:pPr>
        <w:widowControl/>
        <w:spacing w:line="12pt" w:lineRule="auto"/>
        <w:ind w:start="21pt" w:firstLineChars="0" w:firstLine="21pt"/>
        <w:jc w:val="start"/>
        <w:rPr>
          <w:rFonts w:ascii="宋体" w:hAnsi="宋体"/>
          <w:kern w:val="0"/>
          <w:sz w:val="21"/>
          <w:szCs w:val="21"/>
        </w:rPr>
      </w:pPr>
      <w:r w:rsidRPr="003D6F1D">
        <w:rPr>
          <w:rFonts w:ascii="宋体" w:hAnsi="宋体"/>
          <w:kern w:val="0"/>
          <w:sz w:val="21"/>
          <w:szCs w:val="21"/>
        </w:rPr>
        <w:t>&lt;Context</w:t>
      </w:r>
      <w:r w:rsidR="00687BE9">
        <w:rPr>
          <w:rFonts w:ascii="宋体" w:hAnsi="宋体"/>
          <w:kern w:val="0"/>
          <w:sz w:val="21"/>
          <w:szCs w:val="21"/>
        </w:rPr>
        <w:t xml:space="preserve"> </w:t>
      </w:r>
      <w:r w:rsidRPr="003D6F1D">
        <w:rPr>
          <w:rFonts w:ascii="宋体" w:hAnsi="宋体"/>
          <w:kern w:val="0"/>
          <w:sz w:val="21"/>
          <w:szCs w:val="21"/>
        </w:rPr>
        <w:t>path="/</w:t>
      </w:r>
      <w:r w:rsidR="00BA1712" w:rsidRPr="003D6F1D">
        <w:rPr>
          <w:rFonts w:ascii="宋体" w:hAnsi="宋体"/>
          <w:kern w:val="0"/>
          <w:sz w:val="21"/>
          <w:szCs w:val="21"/>
        </w:rPr>
        <w:t>file</w:t>
      </w:r>
      <w:r w:rsidR="00592E7C" w:rsidRPr="003D6F1D">
        <w:rPr>
          <w:rFonts w:ascii="宋体" w:hAnsi="宋体"/>
          <w:kern w:val="0"/>
          <w:sz w:val="21"/>
          <w:szCs w:val="21"/>
        </w:rPr>
        <w:t>"</w:t>
      </w:r>
      <w:r w:rsidR="00592E7C">
        <w:rPr>
          <w:rFonts w:ascii="宋体" w:hAnsi="宋体"/>
          <w:kern w:val="0"/>
          <w:sz w:val="21"/>
          <w:szCs w:val="21"/>
        </w:rPr>
        <w:t xml:space="preserve"> </w:t>
      </w:r>
      <w:r w:rsidRPr="003D6F1D">
        <w:rPr>
          <w:rFonts w:ascii="宋体" w:hAnsi="宋体"/>
          <w:kern w:val="0"/>
          <w:sz w:val="21"/>
          <w:szCs w:val="21"/>
        </w:rPr>
        <w:t>docBase="</w:t>
      </w:r>
      <w:r w:rsidR="00BA1712" w:rsidRPr="003D6F1D">
        <w:rPr>
          <w:rFonts w:ascii="宋体" w:hAnsi="宋体"/>
          <w:kern w:val="0"/>
          <w:sz w:val="21"/>
          <w:szCs w:val="21"/>
        </w:rPr>
        <w:t>E</w:t>
      </w:r>
      <w:r w:rsidRPr="003D6F1D">
        <w:rPr>
          <w:rFonts w:ascii="宋体" w:hAnsi="宋体"/>
          <w:kern w:val="0"/>
          <w:sz w:val="21"/>
          <w:szCs w:val="21"/>
        </w:rPr>
        <w:t>://</w:t>
      </w:r>
      <w:r w:rsidR="00BA1712" w:rsidRPr="003D6F1D">
        <w:rPr>
          <w:rFonts w:ascii="宋体" w:hAnsi="宋体" w:hint="eastAsia"/>
          <w:kern w:val="0"/>
          <w:sz w:val="21"/>
          <w:szCs w:val="21"/>
        </w:rPr>
        <w:t>vending</w:t>
      </w:r>
      <w:r w:rsidRPr="003D6F1D">
        <w:rPr>
          <w:rFonts w:ascii="宋体" w:hAnsi="宋体"/>
          <w:kern w:val="0"/>
          <w:sz w:val="21"/>
          <w:szCs w:val="21"/>
        </w:rPr>
        <w:t>"</w:t>
      </w:r>
      <w:r w:rsidR="00687BE9">
        <w:rPr>
          <w:rFonts w:ascii="宋体" w:hAnsi="宋体"/>
          <w:kern w:val="0"/>
          <w:sz w:val="21"/>
          <w:szCs w:val="21"/>
        </w:rPr>
        <w:t xml:space="preserve"> </w:t>
      </w:r>
      <w:r w:rsidRPr="003D6F1D">
        <w:rPr>
          <w:rFonts w:ascii="宋体" w:hAnsi="宋体"/>
          <w:kern w:val="0"/>
          <w:sz w:val="21"/>
          <w:szCs w:val="21"/>
        </w:rPr>
        <w:t>crossContext="true"&gt;  </w:t>
      </w:r>
    </w:p>
    <w:p w14:paraId="31647906" w14:textId="77777777" w:rsidR="001B00EB" w:rsidRPr="003D6F1D" w:rsidRDefault="001B00EB" w:rsidP="003D6F1D">
      <w:pPr>
        <w:widowControl/>
        <w:spacing w:line="12pt" w:lineRule="auto"/>
        <w:ind w:firstLineChars="0" w:firstLine="21pt"/>
        <w:jc w:val="start"/>
        <w:rPr>
          <w:rFonts w:ascii="宋体" w:hAnsi="宋体"/>
          <w:kern w:val="0"/>
          <w:sz w:val="21"/>
          <w:szCs w:val="21"/>
        </w:rPr>
      </w:pPr>
      <w:r w:rsidRPr="003D6F1D">
        <w:rPr>
          <w:rFonts w:ascii="宋体" w:hAnsi="宋体"/>
          <w:kern w:val="0"/>
          <w:sz w:val="21"/>
          <w:szCs w:val="21"/>
        </w:rPr>
        <w:t>&lt;/Context&gt; </w:t>
      </w:r>
    </w:p>
    <w:p w14:paraId="7683B4DE" w14:textId="77777777" w:rsidR="001B00EB" w:rsidRPr="003D6F1D" w:rsidRDefault="003D6F1D" w:rsidP="003D6F1D">
      <w:pPr>
        <w:ind w:firstLineChars="0" w:firstLine="0pt"/>
        <w:rPr>
          <w:rFonts w:hint="eastAsia"/>
          <w:u w:val="single"/>
        </w:rPr>
      </w:pPr>
      <w:r>
        <w:rPr>
          <w:rFonts w:hint="eastAsia"/>
          <w:u w:val="single"/>
        </w:rPr>
        <w:t xml:space="preserve">                                                                      </w:t>
      </w:r>
    </w:p>
    <w:p w14:paraId="35BE92BF" w14:textId="77777777" w:rsidR="00DE276E" w:rsidRPr="00D245B4" w:rsidRDefault="00592E7C" w:rsidP="00E561CC">
      <w:pPr>
        <w:ind w:firstLine="24pt"/>
        <w:rPr>
          <w:rFonts w:hint="eastAsia"/>
        </w:rPr>
      </w:pPr>
      <w:r>
        <w:t>商品图片和客户端版本信息存储在文件服务器的目录下</w:t>
      </w:r>
      <w:r>
        <w:rPr>
          <w:rFonts w:hint="eastAsia"/>
        </w:rPr>
        <w:t>，</w:t>
      </w:r>
      <w:r w:rsidR="00E561CC">
        <w:rPr>
          <w:rFonts w:hint="eastAsia"/>
        </w:rPr>
        <w:t>当客户端访问服务器端用户图片时，根据数据库中图片的地址访问文件服务器下内容</w:t>
      </w:r>
      <w:r w:rsidR="006645B1">
        <w:rPr>
          <w:rFonts w:hint="eastAsia"/>
        </w:rPr>
        <w:t>。</w:t>
      </w:r>
    </w:p>
    <w:p w14:paraId="6B108B04" w14:textId="77777777" w:rsidR="00241C54" w:rsidRDefault="002A058E" w:rsidP="00697CDE">
      <w:pPr>
        <w:pStyle w:val="1"/>
        <w:numPr>
          <w:ilvl w:val="0"/>
          <w:numId w:val="1"/>
        </w:numPr>
        <w:ind w:start="12pt" w:firstLine="0pt"/>
      </w:pPr>
      <w:r>
        <w:br w:type="page"/>
      </w:r>
      <w:r w:rsidR="00241C54" w:rsidRPr="00697CDE">
        <w:rPr>
          <w:rFonts w:hint="eastAsia"/>
        </w:rPr>
        <w:lastRenderedPageBreak/>
        <w:t>客户端的设计与实现</w:t>
      </w:r>
      <w:r w:rsidR="00241C54" w:rsidRPr="00697CDE">
        <w:rPr>
          <w:rFonts w:hint="eastAsia"/>
        </w:rPr>
        <w:t xml:space="preserve"> </w:t>
      </w:r>
    </w:p>
    <w:p w14:paraId="74B20C4A" w14:textId="77777777" w:rsidR="007F1AEF" w:rsidRPr="00197107" w:rsidRDefault="00197107" w:rsidP="007F1AEF">
      <w:pPr>
        <w:ind w:firstLine="24pt"/>
        <w:rPr>
          <w:rFonts w:hint="eastAsia"/>
        </w:rPr>
      </w:pPr>
      <w:r>
        <w:t>本章主要介绍自动售货机平台客户端的设计与实现</w:t>
      </w:r>
      <w:r>
        <w:rPr>
          <w:rFonts w:hint="eastAsia"/>
        </w:rPr>
        <w:t>，</w:t>
      </w:r>
      <w:r w:rsidR="00DD7552">
        <w:rPr>
          <w:rFonts w:hint="eastAsia"/>
        </w:rPr>
        <w:t>客户端分为两种，一种为供运营商使用的操作员客户端，一种为供自动售货机使用的</w:t>
      </w:r>
      <w:r w:rsidR="00C8273F">
        <w:rPr>
          <w:rFonts w:hint="eastAsia"/>
        </w:rPr>
        <w:t>销售终端。</w:t>
      </w:r>
      <w:r w:rsidR="00BB4F2B">
        <w:rPr>
          <w:rFonts w:hint="eastAsia"/>
        </w:rPr>
        <w:t>客户端使用</w:t>
      </w:r>
      <w:r w:rsidR="00BB4F2B">
        <w:rPr>
          <w:rFonts w:hint="eastAsia"/>
        </w:rPr>
        <w:t>Android</w:t>
      </w:r>
      <w:r w:rsidR="00BB4F2B">
        <w:rPr>
          <w:rFonts w:hint="eastAsia"/>
        </w:rPr>
        <w:t>进行开发</w:t>
      </w:r>
      <w:r w:rsidR="0019191E">
        <w:rPr>
          <w:rFonts w:hint="eastAsia"/>
        </w:rPr>
        <w:t>，后台管理系统</w:t>
      </w:r>
      <w:r w:rsidR="001B5558">
        <w:rPr>
          <w:rFonts w:hint="eastAsia"/>
        </w:rPr>
        <w:t>为</w:t>
      </w:r>
      <w:r w:rsidR="001B5558">
        <w:rPr>
          <w:rFonts w:hint="eastAsia"/>
        </w:rPr>
        <w:t>Android</w:t>
      </w:r>
      <w:r w:rsidR="001B5558">
        <w:rPr>
          <w:rFonts w:hint="eastAsia"/>
        </w:rPr>
        <w:t>终端提供后台服务的支持。</w:t>
      </w:r>
    </w:p>
    <w:p w14:paraId="6D8E6C30" w14:textId="77777777" w:rsidR="00117B79" w:rsidRDefault="00117B79" w:rsidP="00947852">
      <w:pPr>
        <w:pStyle w:val="2"/>
      </w:pPr>
      <w:r>
        <w:rPr>
          <w:rFonts w:hint="eastAsia"/>
        </w:rPr>
        <w:t>5.</w:t>
      </w:r>
      <w:r>
        <w:t>1</w:t>
      </w:r>
      <w:r>
        <w:rPr>
          <w:rFonts w:hint="eastAsia"/>
        </w:rPr>
        <w:t xml:space="preserve"> </w:t>
      </w:r>
      <w:r w:rsidR="003E62E5">
        <w:rPr>
          <w:rFonts w:hint="eastAsia"/>
        </w:rPr>
        <w:t>数据传输加密</w:t>
      </w:r>
      <w:r>
        <w:rPr>
          <w:rFonts w:hint="eastAsia"/>
        </w:rPr>
        <w:t>实现</w:t>
      </w:r>
    </w:p>
    <w:p w14:paraId="0BD970A4" w14:textId="77777777" w:rsidR="00A0573D" w:rsidRDefault="00F95218" w:rsidP="00A0573D">
      <w:pPr>
        <w:ind w:firstLine="24pt"/>
      </w:pPr>
      <w:r>
        <w:rPr>
          <w:rFonts w:hint="eastAsia"/>
        </w:rPr>
        <w:t>Android</w:t>
      </w:r>
      <w:r>
        <w:rPr>
          <w:rFonts w:hint="eastAsia"/>
        </w:rPr>
        <w:t>客户端和服务器进行数据交互时</w:t>
      </w:r>
      <w:r w:rsidR="00842687">
        <w:rPr>
          <w:rFonts w:hint="eastAsia"/>
        </w:rPr>
        <w:t>需要对传输的数据进行加密处理，以保证数据安全。</w:t>
      </w:r>
      <w:r w:rsidR="007B1BA5">
        <w:rPr>
          <w:rFonts w:hint="eastAsia"/>
        </w:rPr>
        <w:t>数据加密主要对用户的信息、密码、支付信息等敏感信息进行加密传输。</w:t>
      </w:r>
    </w:p>
    <w:p w14:paraId="2FC2F927" w14:textId="77777777" w:rsidR="006F12C3" w:rsidRPr="00117B79" w:rsidRDefault="000546C0" w:rsidP="00A0573D">
      <w:pPr>
        <w:ind w:firstLine="24pt"/>
        <w:rPr>
          <w:rFonts w:hint="eastAsia"/>
        </w:rPr>
      </w:pPr>
      <w:r>
        <w:rPr>
          <w:rFonts w:hint="eastAsia"/>
        </w:rPr>
        <w:t>系统主要采用了</w:t>
      </w:r>
      <w:r w:rsidR="00917FEE">
        <w:rPr>
          <w:rFonts w:hint="eastAsia"/>
        </w:rPr>
        <w:t>了</w:t>
      </w:r>
      <w:r>
        <w:rPr>
          <w:rFonts w:hint="eastAsia"/>
        </w:rPr>
        <w:t>MD5</w:t>
      </w:r>
      <w:r>
        <w:rPr>
          <w:rFonts w:hint="eastAsia"/>
        </w:rPr>
        <w:t>加密算法、</w:t>
      </w:r>
      <w:r w:rsidR="00917FEE">
        <w:rPr>
          <w:rFonts w:hint="eastAsia"/>
        </w:rPr>
        <w:t>RSA</w:t>
      </w:r>
      <w:r w:rsidR="00917FEE">
        <w:rPr>
          <w:rFonts w:hint="eastAsia"/>
        </w:rPr>
        <w:t>加密算法、</w:t>
      </w:r>
      <w:r w:rsidR="00917FEE">
        <w:rPr>
          <w:rFonts w:hint="eastAsia"/>
        </w:rPr>
        <w:t>DES</w:t>
      </w:r>
      <w:r w:rsidR="00917FEE">
        <w:rPr>
          <w:rFonts w:hint="eastAsia"/>
        </w:rPr>
        <w:t>加密算法等算法。</w:t>
      </w:r>
      <w:r w:rsidR="00574792">
        <w:rPr>
          <w:rFonts w:hint="eastAsia"/>
        </w:rPr>
        <w:t>MD5</w:t>
      </w:r>
      <w:r w:rsidR="00574792">
        <w:rPr>
          <w:rFonts w:hint="eastAsia"/>
        </w:rPr>
        <w:t>加密算法为单向加密，是一个将字符串进行不可逆转换的算法，</w:t>
      </w:r>
      <w:r w:rsidR="00007A7A">
        <w:rPr>
          <w:rFonts w:hint="eastAsia"/>
        </w:rPr>
        <w:t>主要对用户的密码进行加密，</w:t>
      </w:r>
      <w:r w:rsidR="004C5CDD">
        <w:rPr>
          <w:rFonts w:hint="eastAsia"/>
        </w:rPr>
        <w:t>因系统不用知道用户的密码，因此</w:t>
      </w:r>
      <w:r w:rsidR="00007A7A">
        <w:rPr>
          <w:rFonts w:hint="eastAsia"/>
        </w:rPr>
        <w:t>将用户密码的</w:t>
      </w:r>
      <w:r w:rsidR="00007A7A">
        <w:rPr>
          <w:rFonts w:hint="eastAsia"/>
        </w:rPr>
        <w:t>MD5</w:t>
      </w:r>
      <w:r w:rsidR="00007A7A">
        <w:rPr>
          <w:rFonts w:hint="eastAsia"/>
        </w:rPr>
        <w:t>值进行存储</w:t>
      </w:r>
      <w:r w:rsidR="004C5CDD">
        <w:rPr>
          <w:rFonts w:hint="eastAsia"/>
        </w:rPr>
        <w:t>，查找时通过</w:t>
      </w:r>
      <w:r w:rsidR="004C5CDD">
        <w:rPr>
          <w:rFonts w:hint="eastAsia"/>
        </w:rPr>
        <w:t>MD5</w:t>
      </w:r>
      <w:r w:rsidR="004C5CDD">
        <w:rPr>
          <w:rFonts w:hint="eastAsia"/>
        </w:rPr>
        <w:t>值进行查询即可</w:t>
      </w:r>
      <w:r w:rsidR="00007A7A">
        <w:rPr>
          <w:rFonts w:hint="eastAsia"/>
        </w:rPr>
        <w:t>。</w:t>
      </w:r>
      <w:r w:rsidR="00D73F02">
        <w:rPr>
          <w:rFonts w:hint="eastAsia"/>
        </w:rPr>
        <w:t>RSA</w:t>
      </w:r>
      <w:r w:rsidR="00D73F02">
        <w:t>是一种非对称的可逆性加密</w:t>
      </w:r>
      <w:r w:rsidR="00D73F02">
        <w:rPr>
          <w:rFonts w:hint="eastAsia"/>
        </w:rPr>
        <w:t>，</w:t>
      </w:r>
      <w:r w:rsidR="00744829">
        <w:rPr>
          <w:rFonts w:hint="eastAsia"/>
        </w:rPr>
        <w:t>在客户端存放公钥，将信息用公钥加密后传回服务端，服务端使用私钥进行解密。</w:t>
      </w:r>
      <w:r w:rsidR="00744829">
        <w:rPr>
          <w:rFonts w:hint="eastAsia"/>
        </w:rPr>
        <w:t>DES</w:t>
      </w:r>
      <w:r w:rsidR="00744829">
        <w:rPr>
          <w:rFonts w:hint="eastAsia"/>
        </w:rPr>
        <w:t>为对称的加密算法，使用密钥进行加密解密，其运算速度较快。</w:t>
      </w:r>
    </w:p>
    <w:p w14:paraId="65DD2222" w14:textId="77777777" w:rsidR="007F1AEF" w:rsidRDefault="00905795" w:rsidP="00697CDE">
      <w:pPr>
        <w:pStyle w:val="2"/>
      </w:pPr>
      <w:r>
        <w:t>5</w:t>
      </w:r>
      <w:r w:rsidR="00241C54">
        <w:t>.</w:t>
      </w:r>
      <w:r w:rsidR="00117B79">
        <w:t>2</w:t>
      </w:r>
      <w:r w:rsidR="00241C54">
        <w:t xml:space="preserve"> </w:t>
      </w:r>
      <w:r w:rsidR="003E62E5">
        <w:t>操作员客户端</w:t>
      </w:r>
      <w:r w:rsidR="00241C54">
        <w:t>实现</w:t>
      </w:r>
    </w:p>
    <w:p w14:paraId="6F7371CD" w14:textId="77777777" w:rsidR="009D4061" w:rsidRDefault="007F1AEF" w:rsidP="003313DE">
      <w:pPr>
        <w:ind w:firstLine="24pt"/>
      </w:pPr>
      <w:r w:rsidRPr="009D4061">
        <w:rPr>
          <w:rFonts w:hint="eastAsia"/>
        </w:rPr>
        <w:t>操作员客户端和服务器之间</w:t>
      </w:r>
      <w:r w:rsidR="00A7265E" w:rsidRPr="009D4061">
        <w:rPr>
          <w:rFonts w:hint="eastAsia"/>
        </w:rPr>
        <w:t>通过</w:t>
      </w:r>
      <w:r w:rsidR="00A7265E" w:rsidRPr="009D4061">
        <w:rPr>
          <w:rFonts w:hint="eastAsia"/>
        </w:rPr>
        <w:t>Http</w:t>
      </w:r>
      <w:r w:rsidR="00A7265E" w:rsidRPr="009D4061">
        <w:rPr>
          <w:rFonts w:hint="eastAsia"/>
        </w:rPr>
        <w:t>协议实现数据的访问和交互，</w:t>
      </w:r>
      <w:r w:rsidR="00F1662A" w:rsidRPr="009D4061">
        <w:rPr>
          <w:rFonts w:hint="eastAsia"/>
        </w:rPr>
        <w:t>使用</w:t>
      </w:r>
      <w:r w:rsidR="00F1662A" w:rsidRPr="009D4061">
        <w:rPr>
          <w:rFonts w:hint="eastAsia"/>
        </w:rPr>
        <w:t>Http</w:t>
      </w:r>
      <w:r w:rsidR="00F1662A" w:rsidRPr="009D4061">
        <w:rPr>
          <w:rFonts w:hint="eastAsia"/>
        </w:rPr>
        <w:t>的</w:t>
      </w:r>
      <w:r w:rsidR="00F1662A" w:rsidRPr="009D4061">
        <w:rPr>
          <w:rFonts w:hint="eastAsia"/>
        </w:rPr>
        <w:t>get</w:t>
      </w:r>
      <w:r w:rsidR="00F1662A" w:rsidRPr="009D4061">
        <w:rPr>
          <w:rFonts w:hint="eastAsia"/>
        </w:rPr>
        <w:t>请求获取服务端的数据，使用</w:t>
      </w:r>
      <w:r w:rsidR="00F1662A" w:rsidRPr="009D4061">
        <w:rPr>
          <w:rFonts w:hint="eastAsia"/>
        </w:rPr>
        <w:t>post</w:t>
      </w:r>
      <w:r w:rsidR="00F1662A" w:rsidRPr="009D4061">
        <w:rPr>
          <w:rFonts w:hint="eastAsia"/>
        </w:rPr>
        <w:t>请求将封装好的</w:t>
      </w:r>
      <w:r w:rsidR="00F1662A" w:rsidRPr="009D4061">
        <w:rPr>
          <w:rFonts w:hint="eastAsia"/>
        </w:rPr>
        <w:t>json</w:t>
      </w:r>
      <w:r w:rsidR="00F1662A" w:rsidRPr="009D4061">
        <w:rPr>
          <w:rFonts w:hint="eastAsia"/>
        </w:rPr>
        <w:t>数据传输至后台，进行数据的更新。</w:t>
      </w:r>
      <w:r w:rsidR="003267F1" w:rsidRPr="009D4061">
        <w:rPr>
          <w:rFonts w:hint="eastAsia"/>
        </w:rPr>
        <w:t>服务端提供请求根</w:t>
      </w:r>
      <w:r w:rsidR="003267F1" w:rsidRPr="009D4061">
        <w:rPr>
          <w:rFonts w:hint="eastAsia"/>
        </w:rPr>
        <w:t>url</w:t>
      </w:r>
      <w:r w:rsidR="003267F1" w:rsidRPr="009D4061">
        <w:rPr>
          <w:rFonts w:hint="eastAsia"/>
        </w:rPr>
        <w:t>为</w:t>
      </w:r>
      <w:r w:rsidR="003267F1" w:rsidRPr="009D4061">
        <w:rPr>
          <w:rFonts w:hint="eastAsia"/>
        </w:rPr>
        <w:t>/android</w:t>
      </w:r>
      <w:r w:rsidR="003267F1" w:rsidRPr="009D4061">
        <w:rPr>
          <w:rFonts w:hint="eastAsia"/>
        </w:rPr>
        <w:t>的控制接口，</w:t>
      </w:r>
      <w:r w:rsidR="00780A22" w:rsidRPr="009D4061">
        <w:rPr>
          <w:rFonts w:hint="eastAsia"/>
        </w:rPr>
        <w:t>请求结束后</w:t>
      </w:r>
      <w:r w:rsidR="00112562" w:rsidRPr="009D4061">
        <w:rPr>
          <w:rFonts w:hint="eastAsia"/>
        </w:rPr>
        <w:t>方法返回</w:t>
      </w:r>
      <w:r w:rsidR="00D562B0" w:rsidRPr="009D4061">
        <w:rPr>
          <w:rFonts w:hint="eastAsia"/>
        </w:rPr>
        <w:t>一个通过</w:t>
      </w:r>
      <w:r w:rsidR="00D562B0" w:rsidRPr="009D4061">
        <w:rPr>
          <w:rFonts w:hint="eastAsia"/>
        </w:rPr>
        <w:t>URL</w:t>
      </w:r>
      <w:r w:rsidR="00D562B0" w:rsidRPr="009D4061">
        <w:rPr>
          <w:rFonts w:hint="eastAsia"/>
        </w:rPr>
        <w:t>编码的</w:t>
      </w:r>
      <w:r w:rsidR="00D562B0" w:rsidRPr="009D4061">
        <w:rPr>
          <w:rFonts w:hint="eastAsia"/>
        </w:rPr>
        <w:t>String</w:t>
      </w:r>
      <w:r w:rsidR="00D562B0" w:rsidRPr="009D4061">
        <w:t>字符串或者</w:t>
      </w:r>
      <w:r w:rsidR="00D562B0" w:rsidRPr="009D4061">
        <w:rPr>
          <w:rFonts w:hint="eastAsia"/>
        </w:rPr>
        <w:t>String</w:t>
      </w:r>
      <w:r w:rsidR="00D562B0" w:rsidRPr="009D4061">
        <w:rPr>
          <w:rFonts w:hint="eastAsia"/>
        </w:rPr>
        <w:t>格式的</w:t>
      </w:r>
      <w:r w:rsidR="00D562B0" w:rsidRPr="009D4061">
        <w:rPr>
          <w:rFonts w:hint="eastAsia"/>
        </w:rPr>
        <w:t>Json</w:t>
      </w:r>
      <w:r w:rsidR="00D562B0" w:rsidRPr="009D4061">
        <w:t>串</w:t>
      </w:r>
      <w:r w:rsidR="0089230A" w:rsidRPr="009D4061">
        <w:rPr>
          <w:rFonts w:hint="eastAsia"/>
        </w:rPr>
        <w:t>。</w:t>
      </w:r>
      <w:r w:rsidR="0089230A" w:rsidRPr="009D4061">
        <w:rPr>
          <w:rFonts w:hint="eastAsia"/>
        </w:rPr>
        <w:t>Android</w:t>
      </w:r>
      <w:r w:rsidR="0089230A" w:rsidRPr="009D4061">
        <w:rPr>
          <w:rFonts w:hint="eastAsia"/>
        </w:rPr>
        <w:t>端提供一个</w:t>
      </w:r>
      <w:r w:rsidR="0080098E" w:rsidRPr="009D4061">
        <w:rPr>
          <w:rFonts w:hint="eastAsia"/>
        </w:rPr>
        <w:t>用于访问服务端的</w:t>
      </w:r>
      <w:r w:rsidR="0080098E" w:rsidRPr="009D4061">
        <w:rPr>
          <w:rFonts w:hint="eastAsia"/>
        </w:rPr>
        <w:t>Http</w:t>
      </w:r>
      <w:r w:rsidR="0080098E" w:rsidRPr="009D4061">
        <w:t>URLConnection</w:t>
      </w:r>
      <w:r w:rsidR="0080098E" w:rsidRPr="009D4061">
        <w:t>的连接</w:t>
      </w:r>
      <w:r w:rsidR="0080098E" w:rsidRPr="009D4061">
        <w:rPr>
          <w:rFonts w:hint="eastAsia"/>
        </w:rPr>
        <w:t>Util</w:t>
      </w:r>
      <w:r w:rsidR="0080098E" w:rsidRPr="009D4061">
        <w:t>类</w:t>
      </w:r>
      <w:r w:rsidR="0080098E" w:rsidRPr="009D4061">
        <w:rPr>
          <w:rFonts w:hint="eastAsia"/>
        </w:rPr>
        <w:t>，</w:t>
      </w:r>
      <w:r w:rsidR="00E7252A" w:rsidRPr="009D4061">
        <w:rPr>
          <w:rFonts w:hint="eastAsia"/>
        </w:rPr>
        <w:t>Android</w:t>
      </w:r>
      <w:r w:rsidR="00E7252A" w:rsidRPr="009D4061">
        <w:rPr>
          <w:rFonts w:hint="eastAsia"/>
        </w:rPr>
        <w:t>中所有的耗时操作都放置在线程中，防止程序崩溃</w:t>
      </w:r>
      <w:r w:rsidR="00FF620E" w:rsidRPr="009D4061">
        <w:rPr>
          <w:rFonts w:hint="eastAsia"/>
        </w:rPr>
        <w:t>。</w:t>
      </w:r>
      <w:r w:rsidR="00226478" w:rsidRPr="009D4061">
        <w:rPr>
          <w:rFonts w:hint="eastAsia"/>
        </w:rPr>
        <w:t>首先，用户和终端页面进行交互，点击屏幕触发请求，</w:t>
      </w:r>
      <w:r w:rsidR="00C4012D" w:rsidRPr="009D4061">
        <w:rPr>
          <w:rFonts w:hint="eastAsia"/>
        </w:rPr>
        <w:t>将请求参数封装成</w:t>
      </w:r>
      <w:r w:rsidR="00C4012D" w:rsidRPr="009D4061">
        <w:rPr>
          <w:rFonts w:hint="eastAsia"/>
        </w:rPr>
        <w:t>key</w:t>
      </w:r>
      <w:r w:rsidR="00C4012D" w:rsidRPr="009D4061">
        <w:t>/value</w:t>
      </w:r>
      <w:r w:rsidR="00C4012D" w:rsidRPr="009D4061">
        <w:t>类型的</w:t>
      </w:r>
      <w:r w:rsidR="00C4012D" w:rsidRPr="009D4061">
        <w:t>Map</w:t>
      </w:r>
      <w:r w:rsidR="00C4012D" w:rsidRPr="009D4061">
        <w:t>对象</w:t>
      </w:r>
      <w:r w:rsidR="00C4012D" w:rsidRPr="009D4061">
        <w:rPr>
          <w:rFonts w:hint="eastAsia"/>
        </w:rPr>
        <w:t>，</w:t>
      </w:r>
      <w:r w:rsidR="00C4012D" w:rsidRPr="009D4061">
        <w:t>并对该请求对象进行进一步封装</w:t>
      </w:r>
      <w:r w:rsidR="00413519" w:rsidRPr="009D4061">
        <w:rPr>
          <w:rFonts w:hint="eastAsia"/>
        </w:rPr>
        <w:t>，</w:t>
      </w:r>
      <w:r w:rsidR="00413519" w:rsidRPr="009D4061">
        <w:t>将其封装</w:t>
      </w:r>
      <w:r w:rsidR="00C4012D" w:rsidRPr="009D4061">
        <w:t>成以</w:t>
      </w:r>
      <w:r w:rsidR="00C4012D" w:rsidRPr="009D4061">
        <w:rPr>
          <w:rFonts w:hint="eastAsia"/>
        </w:rPr>
        <w:t>&amp;</w:t>
      </w:r>
      <w:r w:rsidR="00C4012D" w:rsidRPr="009D4061">
        <w:t>符号连接的请求串</w:t>
      </w:r>
      <w:r w:rsidR="00413519" w:rsidRPr="009D4061">
        <w:rPr>
          <w:rFonts w:hint="eastAsia"/>
        </w:rPr>
        <w:t>。</w:t>
      </w:r>
      <w:r w:rsidR="009D4061" w:rsidRPr="009D4061">
        <w:rPr>
          <w:rFonts w:hint="eastAsia"/>
        </w:rPr>
        <w:t>接着，使用</w:t>
      </w:r>
      <w:r w:rsidR="009D4061" w:rsidRPr="009D4061">
        <w:rPr>
          <w:rFonts w:hint="eastAsia"/>
        </w:rPr>
        <w:t>outputStream.write(data)</w:t>
      </w:r>
      <w:r w:rsidR="009D4061">
        <w:rPr>
          <w:rFonts w:hint="eastAsia"/>
        </w:rPr>
        <w:t>向服务器写入数据。</w:t>
      </w:r>
      <w:r w:rsidR="00B668EC">
        <w:rPr>
          <w:rFonts w:hint="eastAsia"/>
        </w:rPr>
        <w:t>最后</w:t>
      </w:r>
      <w:r w:rsidR="00767EE0">
        <w:rPr>
          <w:rFonts w:hint="eastAsia"/>
        </w:rPr>
        <w:t>，</w:t>
      </w:r>
      <w:r w:rsidR="00B668EC">
        <w:rPr>
          <w:rFonts w:hint="eastAsia"/>
        </w:rPr>
        <w:t>获取服务器返回的结果数据。</w:t>
      </w:r>
      <w:r w:rsidR="003558D5">
        <w:rPr>
          <w:rFonts w:hint="eastAsia"/>
        </w:rPr>
        <w:t>普通的多线程方法</w:t>
      </w:r>
      <w:r w:rsidR="00B133A3">
        <w:rPr>
          <w:rFonts w:hint="eastAsia"/>
        </w:rPr>
        <w:t>无法返回一个实体的</w:t>
      </w:r>
      <w:r w:rsidR="001335CA">
        <w:rPr>
          <w:rFonts w:hint="eastAsia"/>
        </w:rPr>
        <w:t>对象，</w:t>
      </w:r>
      <w:r w:rsidR="00867063">
        <w:rPr>
          <w:rFonts w:hint="eastAsia"/>
        </w:rPr>
        <w:t>FutureTask</w:t>
      </w:r>
      <w:r w:rsidR="00867063">
        <w:rPr>
          <w:rFonts w:hint="eastAsia"/>
        </w:rPr>
        <w:t>却可以</w:t>
      </w:r>
      <w:r w:rsidR="00827C19">
        <w:rPr>
          <w:rFonts w:hint="eastAsia"/>
        </w:rPr>
        <w:t>返回</w:t>
      </w:r>
      <w:r w:rsidR="00867063">
        <w:rPr>
          <w:rFonts w:hint="eastAsia"/>
        </w:rPr>
        <w:t>一个对象。</w:t>
      </w:r>
      <w:r w:rsidR="001335CA">
        <w:rPr>
          <w:rFonts w:hint="eastAsia"/>
        </w:rPr>
        <w:lastRenderedPageBreak/>
        <w:t>使用</w:t>
      </w:r>
      <w:r w:rsidR="001335CA">
        <w:rPr>
          <w:rFonts w:hint="eastAsia"/>
        </w:rPr>
        <w:t>FutureTask</w:t>
      </w:r>
      <w:r w:rsidR="00BD739A">
        <w:rPr>
          <w:rFonts w:hint="eastAsia"/>
        </w:rPr>
        <w:t>异步执行</w:t>
      </w:r>
      <w:r w:rsidR="00BD739A">
        <w:t>并和</w:t>
      </w:r>
      <w:r w:rsidR="001335CA">
        <w:rPr>
          <w:rFonts w:hint="eastAsia"/>
        </w:rPr>
        <w:t>Callable</w:t>
      </w:r>
      <w:r w:rsidR="00BD739A">
        <w:rPr>
          <w:rFonts w:hint="eastAsia"/>
        </w:rPr>
        <w:t>结合使用，然后通过</w:t>
      </w:r>
      <w:r w:rsidR="00BD739A">
        <w:rPr>
          <w:rFonts w:hint="eastAsia"/>
        </w:rPr>
        <w:t>FutureTask</w:t>
      </w:r>
      <w:r w:rsidR="00BD739A">
        <w:rPr>
          <w:rFonts w:hint="eastAsia"/>
        </w:rPr>
        <w:t>的的</w:t>
      </w:r>
      <w:r w:rsidR="00BD739A">
        <w:rPr>
          <w:rFonts w:hint="eastAsia"/>
        </w:rPr>
        <w:t>get</w:t>
      </w:r>
      <w:r w:rsidR="00BD739A">
        <w:rPr>
          <w:rFonts w:hint="eastAsia"/>
        </w:rPr>
        <w:t>方法调用最终的处理结果，并将其返回</w:t>
      </w:r>
      <w:r w:rsidR="00206C88">
        <w:rPr>
          <w:rFonts w:hint="eastAsia"/>
        </w:rPr>
        <w:t>。</w:t>
      </w:r>
    </w:p>
    <w:p w14:paraId="3AE1C48D" w14:textId="77777777" w:rsidR="005E1C5A" w:rsidRDefault="005E1C5A" w:rsidP="00486BE2">
      <w:pPr>
        <w:ind w:firstLine="24pt"/>
      </w:pPr>
      <w:r w:rsidRPr="003313DE">
        <w:rPr>
          <w:rFonts w:hint="eastAsia"/>
        </w:rPr>
        <w:t>用户进入操作员</w:t>
      </w:r>
      <w:r w:rsidRPr="003313DE">
        <w:t>终端</w:t>
      </w:r>
      <w:r w:rsidRPr="003313DE">
        <w:rPr>
          <w:rFonts w:hint="eastAsia"/>
        </w:rPr>
        <w:t>登录</w:t>
      </w:r>
      <w:r w:rsidRPr="003313DE">
        <w:t>页面，</w:t>
      </w:r>
      <w:r w:rsidRPr="003313DE">
        <w:rPr>
          <w:rFonts w:hint="eastAsia"/>
        </w:rPr>
        <w:t>输入</w:t>
      </w:r>
      <w:r w:rsidRPr="003313DE">
        <w:t>商家编号、用户名和密码</w:t>
      </w:r>
      <w:r w:rsidR="00A16C0C" w:rsidRPr="003313DE">
        <w:rPr>
          <w:rFonts w:hint="eastAsia"/>
        </w:rPr>
        <w:t>，</w:t>
      </w:r>
      <w:r w:rsidR="00A16C0C" w:rsidRPr="003313DE">
        <w:t>并将请求信息放在</w:t>
      </w:r>
      <w:r w:rsidR="00A16C0C" w:rsidRPr="003313DE">
        <w:t>map</w:t>
      </w:r>
      <w:r w:rsidR="00A16C0C" w:rsidRPr="003313DE">
        <w:t>中</w:t>
      </w:r>
      <w:r w:rsidR="00A16C0C" w:rsidRPr="003313DE">
        <w:rPr>
          <w:rFonts w:hint="eastAsia"/>
        </w:rPr>
        <w:t>，</w:t>
      </w:r>
      <w:r w:rsidR="003313DE" w:rsidRPr="003313DE">
        <w:rPr>
          <w:rFonts w:hint="eastAsia"/>
        </w:rPr>
        <w:t>调用</w:t>
      </w:r>
      <w:r w:rsidR="003313DE" w:rsidRPr="009D4061">
        <w:rPr>
          <w:rFonts w:hint="eastAsia"/>
        </w:rPr>
        <w:t>Http</w:t>
      </w:r>
      <w:r w:rsidR="003313DE" w:rsidRPr="009D4061">
        <w:t>URLConnection</w:t>
      </w:r>
      <w:r w:rsidR="003313DE">
        <w:t>的</w:t>
      </w:r>
      <w:r w:rsidR="003313DE" w:rsidRPr="003313DE">
        <w:rPr>
          <w:rFonts w:hint="eastAsia"/>
        </w:rPr>
        <w:t>postByResponse</w:t>
      </w:r>
      <w:r w:rsidR="003313DE">
        <w:rPr>
          <w:rFonts w:hint="eastAsia"/>
        </w:rPr>
        <w:t>接口向后台服务器发送</w:t>
      </w:r>
      <w:r w:rsidR="003313DE">
        <w:rPr>
          <w:rFonts w:hint="eastAsia"/>
        </w:rPr>
        <w:t>post</w:t>
      </w:r>
      <w:r w:rsidR="003313DE">
        <w:rPr>
          <w:rFonts w:hint="eastAsia"/>
        </w:rPr>
        <w:t>请求，</w:t>
      </w:r>
      <w:r w:rsidR="001A04C2">
        <w:rPr>
          <w:rFonts w:hint="eastAsia"/>
        </w:rPr>
        <w:t>用户身份信息验证通过后，</w:t>
      </w:r>
      <w:r w:rsidR="00031569">
        <w:rPr>
          <w:rFonts w:hint="eastAsia"/>
        </w:rPr>
        <w:t>后台服务器方法调用</w:t>
      </w:r>
      <w:r w:rsidR="00031569">
        <w:rPr>
          <w:rFonts w:hint="eastAsia"/>
        </w:rPr>
        <w:t>pojo</w:t>
      </w:r>
      <w:r w:rsidR="00031569">
        <w:rPr>
          <w:rFonts w:hint="eastAsia"/>
        </w:rPr>
        <w:t>类中的</w:t>
      </w:r>
      <w:r w:rsidR="00031569">
        <w:rPr>
          <w:rFonts w:hint="eastAsia"/>
        </w:rPr>
        <w:t>toString</w:t>
      </w:r>
      <w:r w:rsidR="00031569">
        <w:rPr>
          <w:rFonts w:hint="eastAsia"/>
        </w:rPr>
        <w:t>方法，向终端返回一个</w:t>
      </w:r>
      <w:r w:rsidR="00031569">
        <w:rPr>
          <w:rFonts w:hint="eastAsia"/>
        </w:rPr>
        <w:t>json</w:t>
      </w:r>
      <w:r w:rsidR="00031569">
        <w:rPr>
          <w:rFonts w:hint="eastAsia"/>
        </w:rPr>
        <w:t>格式的字符串，</w:t>
      </w:r>
      <w:r w:rsidR="000C1170">
        <w:rPr>
          <w:rFonts w:hint="eastAsia"/>
        </w:rPr>
        <w:t>使用</w:t>
      </w:r>
      <w:r w:rsidR="000C1170">
        <w:rPr>
          <w:rFonts w:hint="eastAsia"/>
        </w:rPr>
        <w:t>JsonObject</w:t>
      </w:r>
      <w:r w:rsidR="000C1170">
        <w:rPr>
          <w:rFonts w:hint="eastAsia"/>
        </w:rPr>
        <w:t>解析后将用户信息存储在终端。</w:t>
      </w:r>
    </w:p>
    <w:p w14:paraId="023E3177" w14:textId="77777777" w:rsidR="00AB49CA" w:rsidRDefault="00AB49CA" w:rsidP="00AB49CA">
      <w:pPr>
        <w:ind w:firstLine="24pt"/>
      </w:pPr>
      <w:r>
        <w:t>用户登陆成功后使用</w:t>
      </w:r>
      <w:r w:rsidRPr="00AB49CA">
        <w:rPr>
          <w:rFonts w:hint="eastAsia"/>
        </w:rPr>
        <w:t>SharedPreferences</w:t>
      </w:r>
      <w:r>
        <w:rPr>
          <w:rFonts w:hint="eastAsia"/>
        </w:rPr>
        <w:t>将信息存储在本地，</w:t>
      </w:r>
      <w:r w:rsidR="003426AF">
        <w:rPr>
          <w:rFonts w:hint="eastAsia"/>
        </w:rPr>
        <w:t>用户可使用存储时设定的</w:t>
      </w:r>
      <w:r w:rsidR="003426AF">
        <w:rPr>
          <w:rFonts w:hint="eastAsia"/>
        </w:rPr>
        <w:t>SharedPreferences</w:t>
      </w:r>
      <w:r w:rsidR="003426AF">
        <w:rPr>
          <w:rFonts w:hint="eastAsia"/>
        </w:rPr>
        <w:t>的</w:t>
      </w:r>
      <w:r w:rsidR="003426AF">
        <w:rPr>
          <w:rFonts w:hint="eastAsia"/>
        </w:rPr>
        <w:t>name</w:t>
      </w:r>
      <w:r w:rsidR="003426AF">
        <w:rPr>
          <w:rFonts w:hint="eastAsia"/>
        </w:rPr>
        <w:t>和</w:t>
      </w:r>
      <w:r w:rsidR="003426AF">
        <w:rPr>
          <w:rFonts w:hint="eastAsia"/>
        </w:rPr>
        <w:t>mode</w:t>
      </w:r>
      <w:r w:rsidR="003426AF">
        <w:rPr>
          <w:rFonts w:hint="eastAsia"/>
        </w:rPr>
        <w:t>获取其存储记录，随时查看自己的个人信息。</w:t>
      </w:r>
    </w:p>
    <w:p w14:paraId="26FC4659" w14:textId="77777777" w:rsidR="000328BB" w:rsidRDefault="000328BB" w:rsidP="00AB49CA">
      <w:pPr>
        <w:ind w:firstLine="24pt"/>
      </w:pPr>
      <w:r>
        <w:t>通过用户当前的用户</w:t>
      </w:r>
      <w:r>
        <w:rPr>
          <w:rFonts w:hint="eastAsia"/>
        </w:rPr>
        <w:t>Id</w:t>
      </w:r>
      <w:r>
        <w:t>和所属的商家</w:t>
      </w:r>
      <w:r>
        <w:rPr>
          <w:rFonts w:hint="eastAsia"/>
        </w:rPr>
        <w:t>Id</w:t>
      </w:r>
      <w:r>
        <w:rPr>
          <w:rFonts w:hint="eastAsia"/>
        </w:rPr>
        <w:t>，可通过</w:t>
      </w:r>
      <w:r>
        <w:rPr>
          <w:rFonts w:hint="eastAsia"/>
        </w:rPr>
        <w:t>HttpURLConnection</w:t>
      </w:r>
      <w:r>
        <w:rPr>
          <w:rFonts w:hint="eastAsia"/>
        </w:rPr>
        <w:t>发送</w:t>
      </w:r>
      <w:r>
        <w:rPr>
          <w:rFonts w:hint="eastAsia"/>
        </w:rPr>
        <w:t>post</w:t>
      </w:r>
      <w:r>
        <w:rPr>
          <w:rFonts w:hint="eastAsia"/>
        </w:rPr>
        <w:t>请求，查看当前用户管理的售货机及售货机货道。</w:t>
      </w:r>
      <w:r w:rsidR="005F20B7">
        <w:rPr>
          <w:rFonts w:hint="eastAsia"/>
        </w:rPr>
        <w:t>当操作员对售货机进行操作时，只需将加货量、货道编号、商品</w:t>
      </w:r>
      <w:r w:rsidR="005F20B7">
        <w:rPr>
          <w:rFonts w:hint="eastAsia"/>
        </w:rPr>
        <w:t>Id</w:t>
      </w:r>
      <w:r w:rsidR="005F20B7">
        <w:rPr>
          <w:rFonts w:hint="eastAsia"/>
        </w:rPr>
        <w:t>和售货机</w:t>
      </w:r>
      <w:r w:rsidR="005F20B7">
        <w:rPr>
          <w:rFonts w:hint="eastAsia"/>
        </w:rPr>
        <w:t>Id</w:t>
      </w:r>
      <w:r w:rsidR="005F20B7">
        <w:t>等</w:t>
      </w:r>
      <w:r w:rsidR="005F20B7">
        <w:rPr>
          <w:rFonts w:hint="eastAsia"/>
        </w:rPr>
        <w:t>封装成</w:t>
      </w:r>
      <w:r w:rsidR="005F20B7">
        <w:rPr>
          <w:rFonts w:hint="eastAsia"/>
        </w:rPr>
        <w:t>map</w:t>
      </w:r>
      <w:r w:rsidR="005F20B7">
        <w:t>对象</w:t>
      </w:r>
      <w:r w:rsidR="005F20B7">
        <w:rPr>
          <w:rFonts w:hint="eastAsia"/>
        </w:rPr>
        <w:t>，</w:t>
      </w:r>
      <w:r w:rsidR="005F20B7">
        <w:t>将其封装成一个</w:t>
      </w:r>
      <w:r w:rsidR="005F20B7">
        <w:t>post</w:t>
      </w:r>
      <w:r w:rsidR="005F20B7">
        <w:t>请求发送给服务器</w:t>
      </w:r>
      <w:r w:rsidR="005F20B7">
        <w:rPr>
          <w:rFonts w:hint="eastAsia"/>
        </w:rPr>
        <w:t>，</w:t>
      </w:r>
      <w:r w:rsidR="005F20B7">
        <w:t>就能进行货道的更新</w:t>
      </w:r>
      <w:r w:rsidR="005F20B7">
        <w:rPr>
          <w:rFonts w:hint="eastAsia"/>
        </w:rPr>
        <w:t>，</w:t>
      </w:r>
      <w:r w:rsidR="005F20B7">
        <w:t>同时也进行了个人库存的更新</w:t>
      </w:r>
      <w:r w:rsidR="005F20B7">
        <w:rPr>
          <w:rFonts w:hint="eastAsia"/>
        </w:rPr>
        <w:t>。</w:t>
      </w:r>
    </w:p>
    <w:p w14:paraId="37238CF1" w14:textId="77777777" w:rsidR="00EE5885" w:rsidRPr="00EE5885" w:rsidRDefault="00016DDF" w:rsidP="00AB49CA">
      <w:pPr>
        <w:ind w:firstLine="24pt"/>
        <w:rPr>
          <w:rFonts w:hint="eastAsia"/>
        </w:rPr>
      </w:pPr>
      <w:r>
        <w:t>用户可以通过操作员终端页面查看个人的当前库存</w:t>
      </w:r>
      <w:r>
        <w:rPr>
          <w:rFonts w:hint="eastAsia"/>
        </w:rPr>
        <w:t>，使用</w:t>
      </w:r>
      <w:r w:rsidR="00EE5885">
        <w:t>当前</w:t>
      </w:r>
      <w:r w:rsidR="00EE5885">
        <w:rPr>
          <w:rFonts w:hint="eastAsia"/>
        </w:rPr>
        <w:t>Id</w:t>
      </w:r>
      <w:r w:rsidR="00EE5885">
        <w:rPr>
          <w:rFonts w:hint="eastAsia"/>
        </w:rPr>
        <w:t>、所属商家</w:t>
      </w:r>
      <w:r w:rsidR="00EE5885">
        <w:rPr>
          <w:rFonts w:hint="eastAsia"/>
        </w:rPr>
        <w:t>Id</w:t>
      </w:r>
      <w:r w:rsidR="00EE5885">
        <w:rPr>
          <w:rFonts w:hint="eastAsia"/>
        </w:rPr>
        <w:t>，调用</w:t>
      </w:r>
      <w:r w:rsidR="00EE5885">
        <w:rPr>
          <w:rFonts w:hint="eastAsia"/>
        </w:rPr>
        <w:t>HttpURLConnection</w:t>
      </w:r>
      <w:r w:rsidR="00EE5885">
        <w:t>类的</w:t>
      </w:r>
      <w:r w:rsidR="008165AC">
        <w:t>方法向服务器发送请求</w:t>
      </w:r>
      <w:r w:rsidR="008165AC">
        <w:rPr>
          <w:rFonts w:hint="eastAsia"/>
        </w:rPr>
        <w:t>，</w:t>
      </w:r>
      <w:r>
        <w:rPr>
          <w:rFonts w:hint="eastAsia"/>
        </w:rPr>
        <w:t>服务端返回一个</w:t>
      </w:r>
      <w:r>
        <w:rPr>
          <w:rFonts w:hint="eastAsia"/>
        </w:rPr>
        <w:t>json</w:t>
      </w:r>
      <w:r>
        <w:rPr>
          <w:rFonts w:hint="eastAsia"/>
        </w:rPr>
        <w:t>格式的</w:t>
      </w:r>
      <w:r>
        <w:rPr>
          <w:rFonts w:hint="eastAsia"/>
        </w:rPr>
        <w:t>String</w:t>
      </w:r>
      <w:r>
        <w:rPr>
          <w:rFonts w:hint="eastAsia"/>
        </w:rPr>
        <w:t>对象</w:t>
      </w:r>
      <w:r w:rsidR="00EF0F2D">
        <w:rPr>
          <w:rFonts w:hint="eastAsia"/>
        </w:rPr>
        <w:t>。</w:t>
      </w:r>
      <w:r w:rsidR="00E0152C">
        <w:rPr>
          <w:rFonts w:hint="eastAsia"/>
        </w:rPr>
        <w:t>这里的库存仅仅用于查看，操作员不具有手动操作的权限，当操作员更新售货机货道时，后台服务器会根据加货量和商品号自动进行用户库存的更新。</w:t>
      </w:r>
    </w:p>
    <w:p w14:paraId="69E2C467" w14:textId="77777777" w:rsidR="00486BE2" w:rsidRPr="00EE5885" w:rsidRDefault="00070552" w:rsidP="00EE5885">
      <w:pPr>
        <w:ind w:firstLine="24pt"/>
        <w:rPr>
          <w:color w:val="A9B7C6"/>
          <w:sz w:val="23"/>
          <w:szCs w:val="23"/>
        </w:rPr>
      </w:pPr>
      <w:r w:rsidRPr="00070552">
        <w:t>Android</w:t>
      </w:r>
      <w:r w:rsidRPr="00070552">
        <w:t>终</w:t>
      </w:r>
      <w:r w:rsidR="008B02C1">
        <w:t>端</w:t>
      </w:r>
      <w:r w:rsidRPr="00486BE2">
        <w:t>使用</w:t>
      </w:r>
      <w:r w:rsidR="00486BE2" w:rsidRPr="00486BE2">
        <w:rPr>
          <w:rFonts w:hint="eastAsia"/>
        </w:rPr>
        <w:t>PackageManager packageManager=</w:t>
      </w:r>
      <w:r w:rsidR="00486BE2" w:rsidRPr="00486BE2">
        <w:t xml:space="preserve"> </w:t>
      </w:r>
      <w:r w:rsidRPr="00486BE2">
        <w:t>getPackageManager()</w:t>
      </w:r>
      <w:r w:rsidRPr="00486BE2">
        <w:t>获取一个</w:t>
      </w:r>
      <w:r w:rsidRPr="00486BE2">
        <w:rPr>
          <w:rFonts w:hint="eastAsia"/>
        </w:rPr>
        <w:t>PackageManager</w:t>
      </w:r>
      <w:r w:rsidRPr="00486BE2">
        <w:t>对象</w:t>
      </w:r>
      <w:r w:rsidRPr="00486BE2">
        <w:rPr>
          <w:rFonts w:hint="eastAsia"/>
        </w:rPr>
        <w:t>，</w:t>
      </w:r>
      <w:r w:rsidRPr="00486BE2">
        <w:t>并调用</w:t>
      </w:r>
      <w:r w:rsidRPr="00486BE2">
        <w:t>getPackageInfo</w:t>
      </w:r>
      <w:r w:rsidR="00486BE2" w:rsidRPr="00486BE2">
        <w:t>使用</w:t>
      </w:r>
      <w:r w:rsidR="00486BE2" w:rsidRPr="00486BE2">
        <w:rPr>
          <w:rFonts w:hint="eastAsia"/>
        </w:rPr>
        <w:t>PackageInfo packInfo = packageManager.getPackageInfo(getPackageName(),0)</w:t>
      </w:r>
      <w:r w:rsidR="00486BE2" w:rsidRPr="00486BE2">
        <w:rPr>
          <w:rFonts w:hint="eastAsia"/>
        </w:rPr>
        <w:t>获取一个</w:t>
      </w:r>
      <w:r w:rsidR="00486BE2" w:rsidRPr="00486BE2">
        <w:rPr>
          <w:rFonts w:hint="eastAsia"/>
        </w:rPr>
        <w:t>PackageInfo</w:t>
      </w:r>
      <w:r w:rsidR="00486BE2" w:rsidRPr="00486BE2">
        <w:rPr>
          <w:rFonts w:hint="eastAsia"/>
        </w:rPr>
        <w:t>对象，接下来通过</w:t>
      </w:r>
      <w:r w:rsidR="00486BE2" w:rsidRPr="00486BE2">
        <w:rPr>
          <w:rFonts w:hint="eastAsia"/>
        </w:rPr>
        <w:t>packInfo.versionName</w:t>
      </w:r>
      <w:r w:rsidR="00486BE2" w:rsidRPr="00486BE2">
        <w:rPr>
          <w:rFonts w:hint="eastAsia"/>
        </w:rPr>
        <w:t>和</w:t>
      </w:r>
      <w:r w:rsidR="00486BE2" w:rsidRPr="00486BE2">
        <w:rPr>
          <w:rFonts w:hint="eastAsia"/>
        </w:rPr>
        <w:t>packInfo</w:t>
      </w:r>
      <w:r w:rsidR="00486BE2" w:rsidRPr="00486BE2">
        <w:t>.versionCode</w:t>
      </w:r>
      <w:r w:rsidR="00486BE2" w:rsidRPr="00486BE2">
        <w:t>获取当前已安装版本的版本名称版本号。</w:t>
      </w:r>
      <w:r w:rsidR="00A67BA2">
        <w:t>接下来</w:t>
      </w:r>
      <w:r w:rsidR="00793073">
        <w:t>使用上文提到的</w:t>
      </w:r>
      <w:r w:rsidR="00FE7237">
        <w:rPr>
          <w:rFonts w:hint="eastAsia"/>
        </w:rPr>
        <w:t>Http</w:t>
      </w:r>
      <w:r w:rsidR="00FE7237">
        <w:t>URLConnection</w:t>
      </w:r>
      <w:r w:rsidR="00793073">
        <w:t>类发送</w:t>
      </w:r>
      <w:r w:rsidR="00EE5885" w:rsidRPr="00EE5885">
        <w:rPr>
          <w:rFonts w:hint="eastAsia"/>
        </w:rPr>
        <w:t>getByResponse</w:t>
      </w:r>
      <w:r w:rsidR="00793073">
        <w:t>请求</w:t>
      </w:r>
      <w:r w:rsidR="00793073">
        <w:rPr>
          <w:rFonts w:hint="eastAsia"/>
        </w:rPr>
        <w:t>，</w:t>
      </w:r>
      <w:r w:rsidR="00793073">
        <w:t>获取文件服务器上放置的终端</w:t>
      </w:r>
      <w:r w:rsidR="00793073">
        <w:t>apk</w:t>
      </w:r>
      <w:r w:rsidR="00793073">
        <w:t>版本的</w:t>
      </w:r>
      <w:r w:rsidR="00BE3375">
        <w:t>json</w:t>
      </w:r>
      <w:r w:rsidR="00533FF7">
        <w:t>文件</w:t>
      </w:r>
      <w:r w:rsidR="002B50EC">
        <w:rPr>
          <w:rFonts w:hint="eastAsia"/>
        </w:rPr>
        <w:t>，</w:t>
      </w:r>
      <w:r w:rsidR="002B50EC">
        <w:t>文件包括版本名</w:t>
      </w:r>
      <w:r w:rsidR="002B50EC">
        <w:rPr>
          <w:rFonts w:hint="eastAsia"/>
        </w:rPr>
        <w:t>、</w:t>
      </w:r>
      <w:r w:rsidR="002B50EC">
        <w:t>版本号和新版本</w:t>
      </w:r>
      <w:r w:rsidR="002B50EC">
        <w:t>apk</w:t>
      </w:r>
      <w:r w:rsidR="002B50EC">
        <w:t>地址等信息</w:t>
      </w:r>
      <w:r w:rsidR="002B50EC">
        <w:rPr>
          <w:rFonts w:hint="eastAsia"/>
        </w:rPr>
        <w:t>，内容如下：</w:t>
      </w:r>
    </w:p>
    <w:p w14:paraId="3B958EDE" w14:textId="77777777" w:rsidR="002B50EC" w:rsidRDefault="002B50EC" w:rsidP="002B50EC">
      <w:pPr>
        <w:ind w:firstLineChars="95" w:firstLine="11.40pt"/>
        <w:rPr>
          <w:u w:val="single"/>
        </w:rPr>
      </w:pPr>
      <w:r>
        <w:rPr>
          <w:rFonts w:hint="eastAsia"/>
          <w:u w:val="single"/>
        </w:rPr>
        <w:t xml:space="preserve">                                                                     </w:t>
      </w:r>
    </w:p>
    <w:p w14:paraId="7396A041" w14:textId="77777777" w:rsidR="002B50EC" w:rsidRPr="002B50EC" w:rsidRDefault="002B50EC" w:rsidP="002B50EC">
      <w:pPr>
        <w:widowControl/>
        <w:spacing w:line="12pt" w:lineRule="auto"/>
        <w:ind w:firstLineChars="0" w:firstLine="21pt"/>
        <w:jc w:val="start"/>
        <w:rPr>
          <w:rFonts w:ascii="宋体" w:hAnsi="宋体"/>
          <w:kern w:val="0"/>
          <w:sz w:val="21"/>
          <w:szCs w:val="21"/>
        </w:rPr>
      </w:pPr>
      <w:r w:rsidRPr="002B50EC">
        <w:rPr>
          <w:rFonts w:ascii="宋体" w:hAnsi="宋体"/>
          <w:kern w:val="0"/>
          <w:sz w:val="21"/>
          <w:szCs w:val="21"/>
        </w:rPr>
        <w:t>{</w:t>
      </w:r>
    </w:p>
    <w:p w14:paraId="748ED3FF" w14:textId="77777777" w:rsidR="002B50EC" w:rsidRPr="002B50EC" w:rsidRDefault="002B50EC" w:rsidP="002B50EC">
      <w:pPr>
        <w:widowControl/>
        <w:spacing w:line="12pt" w:lineRule="auto"/>
        <w:ind w:firstLineChars="0" w:firstLine="21pt"/>
        <w:jc w:val="start"/>
        <w:rPr>
          <w:rFonts w:ascii="宋体" w:hAnsi="宋体"/>
          <w:kern w:val="0"/>
          <w:sz w:val="21"/>
          <w:szCs w:val="21"/>
        </w:rPr>
      </w:pPr>
      <w:r w:rsidRPr="002B50EC">
        <w:rPr>
          <w:rFonts w:ascii="宋体" w:hAnsi="宋体"/>
          <w:kern w:val="0"/>
          <w:sz w:val="21"/>
          <w:szCs w:val="21"/>
        </w:rPr>
        <w:t xml:space="preserve">    "AppName": "operagterApp.apk",</w:t>
      </w:r>
    </w:p>
    <w:p w14:paraId="2667DD8B" w14:textId="77777777" w:rsidR="002B50EC" w:rsidRPr="002B50EC" w:rsidRDefault="002B50EC" w:rsidP="002B50EC">
      <w:pPr>
        <w:widowControl/>
        <w:spacing w:line="12pt" w:lineRule="auto"/>
        <w:ind w:firstLineChars="0" w:firstLine="21pt"/>
        <w:jc w:val="start"/>
        <w:rPr>
          <w:rFonts w:ascii="宋体" w:hAnsi="宋体"/>
          <w:kern w:val="0"/>
          <w:sz w:val="21"/>
          <w:szCs w:val="21"/>
        </w:rPr>
      </w:pPr>
      <w:r w:rsidRPr="002B50EC">
        <w:rPr>
          <w:rFonts w:ascii="宋体" w:hAnsi="宋体"/>
          <w:kern w:val="0"/>
          <w:sz w:val="21"/>
          <w:szCs w:val="21"/>
        </w:rPr>
        <w:lastRenderedPageBreak/>
        <w:t xml:space="preserve">    "versionName": "test1.0",</w:t>
      </w:r>
    </w:p>
    <w:p w14:paraId="79AAD35E" w14:textId="77777777" w:rsidR="002B50EC" w:rsidRPr="002B50EC" w:rsidRDefault="002B50EC" w:rsidP="002B50EC">
      <w:pPr>
        <w:widowControl/>
        <w:spacing w:line="12pt" w:lineRule="auto"/>
        <w:ind w:firstLineChars="0" w:firstLine="21pt"/>
        <w:jc w:val="start"/>
        <w:rPr>
          <w:rFonts w:ascii="宋体" w:hAnsi="宋体"/>
          <w:kern w:val="0"/>
          <w:sz w:val="21"/>
          <w:szCs w:val="21"/>
        </w:rPr>
      </w:pPr>
      <w:r w:rsidRPr="002B50EC">
        <w:rPr>
          <w:rFonts w:ascii="宋体" w:hAnsi="宋体"/>
          <w:kern w:val="0"/>
          <w:sz w:val="21"/>
          <w:szCs w:val="21"/>
        </w:rPr>
        <w:t xml:space="preserve">    "versionCode": 2,</w:t>
      </w:r>
    </w:p>
    <w:p w14:paraId="297BADFE" w14:textId="77777777" w:rsidR="002B50EC" w:rsidRPr="002B50EC" w:rsidRDefault="002B50EC" w:rsidP="002B50EC">
      <w:pPr>
        <w:widowControl/>
        <w:spacing w:line="12pt" w:lineRule="auto"/>
        <w:ind w:firstLineChars="0" w:firstLine="21pt"/>
        <w:jc w:val="start"/>
        <w:rPr>
          <w:rFonts w:ascii="宋体" w:hAnsi="宋体"/>
          <w:kern w:val="0"/>
          <w:sz w:val="21"/>
          <w:szCs w:val="21"/>
        </w:rPr>
      </w:pPr>
      <w:r w:rsidRPr="002B50EC">
        <w:rPr>
          <w:rFonts w:ascii="宋体" w:hAnsi="宋体"/>
          <w:kern w:val="0"/>
          <w:sz w:val="21"/>
          <w:szCs w:val="21"/>
        </w:rPr>
        <w:t xml:space="preserve">    "url": "http://baseurl/newOperaterApp.apk"</w:t>
      </w:r>
    </w:p>
    <w:p w14:paraId="08CEB208" w14:textId="77777777" w:rsidR="002B50EC" w:rsidRPr="002B50EC" w:rsidRDefault="002B50EC" w:rsidP="002B50EC">
      <w:pPr>
        <w:widowControl/>
        <w:spacing w:line="12pt" w:lineRule="auto"/>
        <w:ind w:firstLineChars="0" w:firstLine="21pt"/>
        <w:jc w:val="start"/>
        <w:rPr>
          <w:rFonts w:ascii="宋体" w:hAnsi="宋体" w:hint="eastAsia"/>
          <w:kern w:val="0"/>
          <w:sz w:val="21"/>
          <w:szCs w:val="21"/>
        </w:rPr>
      </w:pPr>
      <w:r w:rsidRPr="002B50EC">
        <w:rPr>
          <w:rFonts w:ascii="宋体" w:hAnsi="宋体"/>
          <w:kern w:val="0"/>
          <w:sz w:val="21"/>
          <w:szCs w:val="21"/>
        </w:rPr>
        <w:t>}</w:t>
      </w:r>
    </w:p>
    <w:p w14:paraId="7C909EB1" w14:textId="77777777" w:rsidR="002B50EC" w:rsidRPr="002B50EC" w:rsidRDefault="002B50EC" w:rsidP="002B50EC">
      <w:pPr>
        <w:ind w:firstLineChars="95" w:firstLine="11.40pt"/>
        <w:rPr>
          <w:rFonts w:ascii="宋体" w:hAnsi="宋体" w:hint="eastAsia"/>
          <w:kern w:val="0"/>
          <w:sz w:val="21"/>
          <w:szCs w:val="21"/>
          <w:u w:val="single"/>
        </w:rPr>
      </w:pPr>
      <w:r>
        <w:rPr>
          <w:u w:val="single"/>
        </w:rPr>
        <w:t xml:space="preserve">                                                                     </w:t>
      </w:r>
    </w:p>
    <w:p w14:paraId="5324D892" w14:textId="77777777" w:rsidR="00892146" w:rsidRPr="00892146" w:rsidRDefault="00DD2D87" w:rsidP="00892146">
      <w:pPr>
        <w:ind w:firstLine="24pt"/>
        <w:rPr>
          <w:rFonts w:hint="eastAsia"/>
          <w:color w:val="A9B7C6"/>
          <w:sz w:val="23"/>
          <w:szCs w:val="23"/>
        </w:rPr>
      </w:pPr>
      <w:r>
        <w:t>获取版本文件后使用</w:t>
      </w:r>
      <w:r>
        <w:rPr>
          <w:rFonts w:hint="eastAsia"/>
        </w:rPr>
        <w:t>JsonObject</w:t>
      </w:r>
      <w:r>
        <w:t>将获取的内容进行解析</w:t>
      </w:r>
      <w:r w:rsidR="000338DD">
        <w:t>并</w:t>
      </w:r>
      <w:r>
        <w:t>和本地版本信息进行对比</w:t>
      </w:r>
      <w:r>
        <w:rPr>
          <w:rFonts w:hint="eastAsia"/>
        </w:rPr>
        <w:t>，</w:t>
      </w:r>
      <w:r w:rsidR="000338DD">
        <w:t>并返回比对结果</w:t>
      </w:r>
      <w:r w:rsidR="006236AE">
        <w:rPr>
          <w:rFonts w:hint="eastAsia"/>
        </w:rPr>
        <w:t>，</w:t>
      </w:r>
      <w:r w:rsidR="00E411A2">
        <w:rPr>
          <w:rFonts w:hint="eastAsia"/>
        </w:rPr>
        <w:t>版本检测操作</w:t>
      </w:r>
      <w:r w:rsidR="006236AE">
        <w:rPr>
          <w:rFonts w:hint="eastAsia"/>
        </w:rPr>
        <w:t>使用</w:t>
      </w:r>
      <w:r w:rsidR="006236AE">
        <w:rPr>
          <w:rFonts w:hint="eastAsia"/>
        </w:rPr>
        <w:t>FutureTask</w:t>
      </w:r>
      <w:r w:rsidR="006236AE">
        <w:rPr>
          <w:rFonts w:hint="eastAsia"/>
        </w:rPr>
        <w:t>和</w:t>
      </w:r>
      <w:r w:rsidR="006236AE">
        <w:rPr>
          <w:rFonts w:hint="eastAsia"/>
        </w:rPr>
        <w:t>Callable</w:t>
      </w:r>
      <w:r w:rsidR="005E7D00">
        <w:rPr>
          <w:rFonts w:hint="eastAsia"/>
        </w:rPr>
        <w:t>共同</w:t>
      </w:r>
      <w:r w:rsidR="00E411A2">
        <w:rPr>
          <w:rFonts w:hint="eastAsia"/>
        </w:rPr>
        <w:t>完成</w:t>
      </w:r>
      <w:r w:rsidR="006236AE">
        <w:rPr>
          <w:rFonts w:hint="eastAsia"/>
        </w:rPr>
        <w:t>。</w:t>
      </w:r>
      <w:r w:rsidR="00A2698E">
        <w:rPr>
          <w:rFonts w:hint="eastAsia"/>
        </w:rPr>
        <w:t>若有新的版本</w:t>
      </w:r>
      <w:r w:rsidR="00892146">
        <w:rPr>
          <w:rFonts w:hint="eastAsia"/>
        </w:rPr>
        <w:t>出现，则调用</w:t>
      </w:r>
      <w:r w:rsidR="00892146" w:rsidRPr="00892146">
        <w:rPr>
          <w:rFonts w:hint="eastAsia"/>
        </w:rPr>
        <w:t>downloadTask</w:t>
      </w:r>
      <w:r w:rsidR="00892146">
        <w:rPr>
          <w:rFonts w:hint="eastAsia"/>
        </w:rPr>
        <w:t>方法下载</w:t>
      </w:r>
      <w:r w:rsidR="00892146">
        <w:rPr>
          <w:rFonts w:hint="eastAsia"/>
        </w:rPr>
        <w:t>json</w:t>
      </w:r>
      <w:r w:rsidR="00892146">
        <w:rPr>
          <w:rFonts w:hint="eastAsia"/>
        </w:rPr>
        <w:t>文件中</w:t>
      </w:r>
      <w:r w:rsidR="00892146">
        <w:rPr>
          <w:rFonts w:hint="eastAsia"/>
        </w:rPr>
        <w:t>url</w:t>
      </w:r>
      <w:r w:rsidR="00892146">
        <w:t>指向地址的最新版本</w:t>
      </w:r>
      <w:r w:rsidR="00892146">
        <w:t>apk</w:t>
      </w:r>
      <w:r w:rsidR="000D768F">
        <w:t>文件</w:t>
      </w:r>
      <w:r w:rsidR="00892146">
        <w:rPr>
          <w:rFonts w:hint="eastAsia"/>
        </w:rPr>
        <w:t>，</w:t>
      </w:r>
      <w:r w:rsidR="00892146">
        <w:t>并进行最新软件的覆盖安装</w:t>
      </w:r>
      <w:r w:rsidR="00892146">
        <w:rPr>
          <w:rFonts w:hint="eastAsia"/>
        </w:rPr>
        <w:t>。</w:t>
      </w:r>
    </w:p>
    <w:p w14:paraId="47954503" w14:textId="77777777" w:rsidR="00691EA8" w:rsidRDefault="0086312D" w:rsidP="009D4061">
      <w:pPr>
        <w:ind w:firstLine="24pt"/>
      </w:pPr>
      <w:r>
        <w:rPr>
          <w:rFonts w:hint="eastAsia"/>
        </w:rPr>
        <w:t>终端操作员模块时序图如下：</w:t>
      </w:r>
    </w:p>
    <w:p w14:paraId="4485541D" w14:textId="6672F323" w:rsidR="0086312D" w:rsidRDefault="00D44252" w:rsidP="0086312D">
      <w:pPr>
        <w:ind w:firstLineChars="0" w:firstLine="0pt"/>
        <w:rPr>
          <w:rFonts w:hint="eastAsia"/>
        </w:rPr>
      </w:pPr>
      <w:r>
        <w:rPr>
          <w:noProof/>
        </w:rPr>
        <w:lastRenderedPageBreak/>
        <w:drawing>
          <wp:inline distT="0" distB="0" distL="0" distR="0" wp14:anchorId="5D265895" wp14:editId="2A71AFD3">
            <wp:extent cx="5286375" cy="6608445"/>
            <wp:effectExtent l="0" t="1905" r="0" b="0"/>
            <wp:docPr id="157" name="画布 157"/>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3" name="Text Box 159"/>
                    <wp:cNvSpPr txBox="1">
                      <a:spLocks noChangeArrowheads="1"/>
                    </wp:cNvSpPr>
                    <wp:spPr bwMode="auto">
                      <a:xfrm>
                        <a:off x="484175" y="6178383"/>
                        <a:ext cx="4591243" cy="430062"/>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94DF06A" w14:textId="77777777" w:rsidR="009D5B3A" w:rsidRPr="008E61D3" w:rsidRDefault="009D5B3A" w:rsidP="0086312D">
                          <w:pPr>
                            <w:ind w:firstLine="24pt"/>
                            <w:jc w:val="center"/>
                          </w:pPr>
                          <w:r w:rsidRPr="008E61D3">
                            <w:t>图</w:t>
                          </w:r>
                          <w:r w:rsidRPr="008E61D3">
                            <w:rPr>
                              <w:rFonts w:hint="eastAsia"/>
                            </w:rPr>
                            <w:t xml:space="preserve"> </w:t>
                          </w:r>
                          <w:r>
                            <w:t>5.1</w:t>
                          </w:r>
                          <w:r w:rsidRPr="008E61D3">
                            <w:rPr>
                              <w:rFonts w:hint="eastAsia"/>
                            </w:rPr>
                            <w:t xml:space="preserve"> </w:t>
                          </w:r>
                          <w:r>
                            <w:rPr>
                              <w:rFonts w:hint="eastAsia"/>
                            </w:rPr>
                            <w:t>终端操作员</w:t>
                          </w:r>
                          <w:r w:rsidRPr="008E61D3">
                            <w:rPr>
                              <w:rFonts w:hint="eastAsia"/>
                            </w:rPr>
                            <w:t>时序图</w:t>
                          </w:r>
                        </w:p>
                      </wne:txbxContent>
                    </wp:txbx>
                    <wp:bodyPr rot="0" vert="horz" wrap="square" lIns="91440" tIns="45720" rIns="91440" bIns="45720" anchor="t" anchorCtr="0" upright="1">
                      <a:noAutofit/>
                    </wp:bodyPr>
                  </wp:wsp>
                  <pic:pic xmlns:pic="http://purl.oclc.org/ooxml/drawingml/picture">
                    <pic:nvPicPr>
                      <pic:cNvPr id="4" name="Picture 161" descr="操作作员用例图及序列图"/>
                      <pic:cNvPicPr>
                        <a:picLocks noChangeAspect="1" noChangeArrowheads="1"/>
                      </pic:cNvPicPr>
                    </pic:nvPicPr>
                    <pic:blipFill>
                      <a:blip r:embed="rId42">
                        <a:extLst>
                          <a:ext uri="{28A0092B-C50C-407E-A947-70E740481C1C}">
                            <a14:useLocalDpi xmlns:a14="http://schemas.microsoft.com/office/drawing/2010/main" val="0"/>
                          </a:ext>
                        </a:extLst>
                      </a:blip>
                      <a:srcRect l="70.528%" t="12.79%" r="1.085%" b="3.711%"/>
                      <a:stretch>
                        <a:fillRect/>
                      </a:stretch>
                    </pic:blipFill>
                    <pic:spPr bwMode="auto">
                      <a:xfrm>
                        <a:off x="0" y="0"/>
                        <a:ext cx="5286375" cy="6074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pc>
              </a:graphicData>
            </a:graphic>
          </wp:inline>
        </w:drawing>
      </w:r>
    </w:p>
    <w:p w14:paraId="49F8B613" w14:textId="77777777" w:rsidR="004C4360" w:rsidRDefault="003E62E5" w:rsidP="00797BA9">
      <w:pPr>
        <w:pStyle w:val="2"/>
        <w:numPr>
          <w:ilvl w:val="1"/>
          <w:numId w:val="26"/>
        </w:numPr>
        <w:rPr>
          <w:color w:val="FF0000"/>
        </w:rPr>
      </w:pPr>
      <w:r>
        <w:rPr>
          <w:rFonts w:hint="eastAsia"/>
          <w:color w:val="FF0000"/>
        </w:rPr>
        <w:lastRenderedPageBreak/>
        <w:t>售货机终端</w:t>
      </w:r>
      <w:r w:rsidR="00241C54" w:rsidRPr="00786A60">
        <w:rPr>
          <w:rFonts w:hint="eastAsia"/>
          <w:color w:val="FF0000"/>
        </w:rPr>
        <w:t>实现</w:t>
      </w:r>
    </w:p>
    <w:p w14:paraId="656DD310" w14:textId="77777777" w:rsidR="00A63583" w:rsidRPr="00797BA9" w:rsidRDefault="00797BA9" w:rsidP="00797BA9">
      <w:pPr>
        <w:pStyle w:val="3"/>
      </w:pPr>
      <w:r w:rsidRPr="00797BA9">
        <w:rPr>
          <w:rFonts w:hint="eastAsia"/>
        </w:rPr>
        <w:t>5</w:t>
      </w:r>
      <w:r w:rsidRPr="00797BA9">
        <w:t xml:space="preserve">.3.1 </w:t>
      </w:r>
      <w:r w:rsidR="00F54EF4" w:rsidRPr="00797BA9">
        <w:rPr>
          <w:rFonts w:hint="eastAsia"/>
        </w:rPr>
        <w:t>功能</w:t>
      </w:r>
      <w:r w:rsidR="00652BE7" w:rsidRPr="00797BA9">
        <w:rPr>
          <w:rFonts w:hint="eastAsia"/>
        </w:rPr>
        <w:t>的实现</w:t>
      </w:r>
    </w:p>
    <w:p w14:paraId="4146F6B0" w14:textId="77777777" w:rsidR="008A15B1" w:rsidRPr="00797BA9" w:rsidRDefault="00797BA9" w:rsidP="00797BA9">
      <w:pPr>
        <w:pStyle w:val="3"/>
        <w:rPr>
          <w:rFonts w:hint="eastAsia"/>
        </w:rPr>
      </w:pPr>
      <w:r w:rsidRPr="00797BA9">
        <w:rPr>
          <w:rFonts w:hint="eastAsia"/>
        </w:rPr>
        <w:t>5</w:t>
      </w:r>
      <w:r w:rsidRPr="00797BA9">
        <w:t xml:space="preserve">.3.2 </w:t>
      </w:r>
      <w:r w:rsidR="008A15B1" w:rsidRPr="00797BA9">
        <w:rPr>
          <w:rFonts w:hint="eastAsia"/>
        </w:rPr>
        <w:t>串口通信实现</w:t>
      </w:r>
    </w:p>
    <w:p w14:paraId="5A728AAA" w14:textId="77777777" w:rsidR="008A15B1" w:rsidRDefault="00797BA9" w:rsidP="00797BA9">
      <w:pPr>
        <w:pStyle w:val="3"/>
      </w:pPr>
      <w:r w:rsidRPr="00797BA9">
        <w:rPr>
          <w:rFonts w:hint="eastAsia"/>
        </w:rPr>
        <w:t>5</w:t>
      </w:r>
      <w:r w:rsidRPr="00797BA9">
        <w:t xml:space="preserve">.3.3 </w:t>
      </w:r>
      <w:r w:rsidR="008A15B1" w:rsidRPr="00797BA9">
        <w:rPr>
          <w:rFonts w:hint="eastAsia"/>
        </w:rPr>
        <w:t>移动支付</w:t>
      </w:r>
      <w:r w:rsidR="00FC3A7D" w:rsidRPr="00797BA9">
        <w:rPr>
          <w:rFonts w:hint="eastAsia"/>
        </w:rPr>
        <w:t>功能</w:t>
      </w:r>
      <w:r w:rsidR="008A15B1" w:rsidRPr="00797BA9">
        <w:rPr>
          <w:rFonts w:hint="eastAsia"/>
        </w:rPr>
        <w:t>实现</w:t>
      </w:r>
    </w:p>
    <w:p w14:paraId="773E7598" w14:textId="77777777" w:rsidR="00AC7CA8" w:rsidRDefault="00B34D94" w:rsidP="00AC7CA8">
      <w:pPr>
        <w:ind w:firstLine="24pt"/>
      </w:pPr>
      <w:r>
        <w:rPr>
          <w:rFonts w:hint="eastAsia"/>
        </w:rPr>
        <w:t>新型自动售货机新增移动支付功能，</w:t>
      </w:r>
      <w:r w:rsidR="00C46BBA">
        <w:rPr>
          <w:rFonts w:hint="eastAsia"/>
        </w:rPr>
        <w:t>这里使用二维码移动支付。</w:t>
      </w:r>
      <w:commentRangeStart w:id="40"/>
      <w:r w:rsidR="00C46BBA">
        <w:rPr>
          <w:rFonts w:hint="eastAsia"/>
        </w:rPr>
        <w:t>二维码支付非常适用于消费者和商家之间的小额支付，二维码支付分为“主扫”和“被扫”模式。商</w:t>
      </w:r>
      <w:r w:rsidR="00BD0DA0">
        <w:rPr>
          <w:rFonts w:hint="eastAsia"/>
        </w:rPr>
        <w:t>家根据选购商品信息生成支付二维码，属于“被扫”方；消费者使用手机</w:t>
      </w:r>
      <w:r w:rsidR="00BD0DA0">
        <w:t>APP</w:t>
      </w:r>
      <w:r w:rsidR="00C46BBA">
        <w:rPr>
          <w:rFonts w:hint="eastAsia"/>
        </w:rPr>
        <w:t>扫描商户提供的二维码，属于“主扫”方</w:t>
      </w:r>
      <w:r w:rsidR="0081773D">
        <w:rPr>
          <w:rFonts w:hint="eastAsia"/>
        </w:rPr>
        <w:t>。</w:t>
      </w:r>
      <w:commentRangeEnd w:id="40"/>
      <w:r w:rsidR="00EA5FD1">
        <w:rPr>
          <w:rStyle w:val="a9"/>
        </w:rPr>
        <w:commentReference w:id="40"/>
      </w:r>
      <w:r w:rsidR="001E1190">
        <w:rPr>
          <w:rFonts w:hint="eastAsia"/>
        </w:rPr>
        <w:t>使用移动支付便利简洁，给消费者更好的使用体验。</w:t>
      </w:r>
    </w:p>
    <w:p w14:paraId="32324041" w14:textId="77777777" w:rsidR="00DC6EC1" w:rsidRDefault="00DC6EC1" w:rsidP="00AC7CA8">
      <w:pPr>
        <w:ind w:firstLine="24pt"/>
        <w:rPr>
          <w:rFonts w:hint="eastAsia"/>
        </w:rPr>
      </w:pPr>
      <w:r>
        <w:rPr>
          <w:rFonts w:hint="eastAsia"/>
        </w:rPr>
        <w:t>银联</w:t>
      </w:r>
      <w:r>
        <w:t>支付、支付宝支付和微信支付</w:t>
      </w:r>
      <w:r>
        <w:rPr>
          <w:rFonts w:hint="eastAsia"/>
        </w:rPr>
        <w:t>的大体</w:t>
      </w:r>
      <w:r>
        <w:t>实现过程</w:t>
      </w:r>
      <w:r>
        <w:rPr>
          <w:rFonts w:hint="eastAsia"/>
        </w:rPr>
        <w:t>的</w:t>
      </w:r>
      <w:r>
        <w:t>时序图如下。</w:t>
      </w:r>
      <w:r w:rsidR="00AB34E0">
        <w:tab/>
      </w:r>
      <w:r w:rsidR="00AB34E0">
        <w:rPr>
          <w:rFonts w:hint="eastAsia"/>
        </w:rPr>
        <w:t>其中</w:t>
      </w:r>
      <w:r w:rsidR="00AB34E0">
        <w:t>消费者为</w:t>
      </w:r>
      <w:r w:rsidR="00AB34E0">
        <w:rPr>
          <w:rFonts w:hint="eastAsia"/>
        </w:rPr>
        <w:t>“</w:t>
      </w:r>
      <w:r w:rsidR="00AB34E0">
        <w:t>主扫</w:t>
      </w:r>
      <w:r w:rsidR="00AB34E0">
        <w:rPr>
          <w:rFonts w:hint="eastAsia"/>
        </w:rPr>
        <w:t>”方</w:t>
      </w:r>
      <w:r w:rsidR="00AB34E0">
        <w:t>，商户为</w:t>
      </w:r>
      <w:r w:rsidR="00AB34E0">
        <w:rPr>
          <w:rFonts w:hint="eastAsia"/>
        </w:rPr>
        <w:t>“被扫”方</w:t>
      </w:r>
      <w:r w:rsidR="00AB34E0">
        <w:t>，第三方交易系统为银联、微信、支付宝的服务系统。</w:t>
      </w:r>
    </w:p>
    <w:p w14:paraId="4CD7D727" w14:textId="2A85AE0A" w:rsidR="00124F80" w:rsidRPr="00124F80" w:rsidRDefault="00D44252" w:rsidP="00B12999">
      <w:pPr>
        <w:ind w:firstLineChars="0" w:firstLine="0pt"/>
        <w:rPr>
          <w:rFonts w:hint="eastAsia"/>
        </w:rPr>
      </w:pPr>
      <w:r>
        <w:rPr>
          <w:noProof/>
        </w:rPr>
        <w:drawing>
          <wp:inline distT="0" distB="0" distL="0" distR="0" wp14:anchorId="4E2F996C" wp14:editId="4D860BF6">
            <wp:extent cx="5181600" cy="4398010"/>
            <wp:effectExtent l="0" t="0" r="0" b="0"/>
            <wp:docPr id="206" name="画布 206"/>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1" name="Text Box 209"/>
                    <wp:cNvSpPr txBox="1">
                      <a:spLocks noChangeArrowheads="1"/>
                    </wp:cNvSpPr>
                    <wp:spPr bwMode="auto">
                      <a:xfrm>
                        <a:off x="331863" y="3968686"/>
                        <a:ext cx="4591866" cy="429324"/>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F8C32BF" w14:textId="77777777" w:rsidR="00B12999" w:rsidRPr="00B12999" w:rsidRDefault="00B12999" w:rsidP="00B12999">
                          <w:pPr>
                            <w:ind w:firstLine="24pt"/>
                            <w:jc w:val="center"/>
                            <w:rPr>
                              <w:color w:val="FF0000"/>
                              <w:shd w:val="pct15" w:color="auto" w:fill="FFFFFF"/>
                            </w:rPr>
                          </w:pPr>
                          <w:r w:rsidRPr="00B12999">
                            <w:rPr>
                              <w:color w:val="FF0000"/>
                              <w:shd w:val="pct15" w:color="auto" w:fill="FFFFFF"/>
                            </w:rPr>
                            <w:t>图</w:t>
                          </w:r>
                          <w:r w:rsidRPr="00B12999">
                            <w:rPr>
                              <w:rFonts w:hint="eastAsia"/>
                              <w:color w:val="FF0000"/>
                              <w:shd w:val="pct15" w:color="auto" w:fill="FFFFFF"/>
                            </w:rPr>
                            <w:t xml:space="preserve"> </w:t>
                          </w:r>
                          <w:r w:rsidRPr="00B12999">
                            <w:rPr>
                              <w:color w:val="FF0000"/>
                              <w:shd w:val="pct15" w:color="auto" w:fill="FFFFFF"/>
                            </w:rPr>
                            <w:t>5.1</w:t>
                          </w:r>
                          <w:r w:rsidRPr="00B12999">
                            <w:rPr>
                              <w:rFonts w:hint="eastAsia"/>
                              <w:color w:val="FF0000"/>
                              <w:shd w:val="pct15" w:color="auto" w:fill="FFFFFF"/>
                            </w:rPr>
                            <w:t xml:space="preserve"> </w:t>
                          </w:r>
                          <w:r w:rsidRPr="00B12999">
                            <w:rPr>
                              <w:rFonts w:hint="eastAsia"/>
                              <w:color w:val="FF0000"/>
                              <w:shd w:val="pct15" w:color="auto" w:fill="FFFFFF"/>
                            </w:rPr>
                            <w:t>移动支付时序图</w:t>
                          </w:r>
                        </w:p>
                      </wne:txbxContent>
                    </wp:txbx>
                    <wp:bodyPr rot="0" vert="horz" wrap="square" lIns="91440" tIns="45720" rIns="91440" bIns="45720" anchor="t" anchorCtr="0" upright="1">
                      <a:noAutofit/>
                    </wp:bodyPr>
                  </wp:wsp>
                  <pic:pic xmlns:pic="http://purl.oclc.org/ooxml/drawingml/picture">
                    <pic:nvPicPr>
                      <pic:cNvPr id="2" name="Picture 211" descr="I:\论文图片及资料\移动支付序列图.png"/>
                      <pic:cNvPicPr>
                        <a:picLocks noChangeAspect="1" noChangeArrowheads="1"/>
                      </pic:cNvPicPr>
                    </pic:nvPicPr>
                    <pic:blipFill>
                      <a:blip r:embed="rId43">
                        <a:extLst>
                          <a:ext uri="{28A0092B-C50C-407E-A947-70E740481C1C}">
                            <a14:useLocalDpi xmlns:a14="http://schemas.microsoft.com/office/drawing/2010/main" val="0"/>
                          </a:ext>
                        </a:extLst>
                      </a:blip>
                      <a:srcRect l="9.476%" t="6.569%" b="7.077%"/>
                      <a:stretch>
                        <a:fillRect/>
                      </a:stretch>
                    </pic:blipFill>
                    <pic:spPr bwMode="auto">
                      <a:xfrm>
                        <a:off x="590467" y="0"/>
                        <a:ext cx="4013854" cy="3968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pic:spPr>
                  </pic:pic>
                </wp:wpc>
              </a:graphicData>
            </a:graphic>
          </wp:inline>
        </w:drawing>
      </w:r>
    </w:p>
    <w:p w14:paraId="0F65CF55" w14:textId="77777777" w:rsidR="00FC3A7D" w:rsidRDefault="00797BA9" w:rsidP="00797BA9">
      <w:pPr>
        <w:pStyle w:val="4"/>
        <w:ind w:firstLine="24.10pt"/>
      </w:pPr>
      <w:r>
        <w:rPr>
          <w:rFonts w:hint="eastAsia"/>
        </w:rPr>
        <w:lastRenderedPageBreak/>
        <w:t>5</w:t>
      </w:r>
      <w:r>
        <w:t xml:space="preserve">.3.3.1 </w:t>
      </w:r>
      <w:r w:rsidR="00FC3A7D">
        <w:rPr>
          <w:rFonts w:hint="eastAsia"/>
        </w:rPr>
        <w:t>银联</w:t>
      </w:r>
      <w:r w:rsidR="00FC3A7D">
        <w:t>二维码支付</w:t>
      </w:r>
    </w:p>
    <w:p w14:paraId="4FCFB363" w14:textId="77777777" w:rsidR="003E5915" w:rsidRDefault="003E5915" w:rsidP="003E5915">
      <w:pPr>
        <w:ind w:firstLine="24pt"/>
      </w:pPr>
      <w:r>
        <w:rPr>
          <w:rFonts w:hint="eastAsia"/>
        </w:rPr>
        <w:t>2016</w:t>
      </w:r>
      <w:r>
        <w:rPr>
          <w:rFonts w:hint="eastAsia"/>
        </w:rPr>
        <w:t>年</w:t>
      </w:r>
      <w:r>
        <w:rPr>
          <w:rFonts w:hint="eastAsia"/>
        </w:rPr>
        <w:t>12</w:t>
      </w:r>
      <w:r>
        <w:rPr>
          <w:rFonts w:hint="eastAsia"/>
        </w:rPr>
        <w:t>月，银联商务推出了二维码支付，</w:t>
      </w:r>
      <w:r w:rsidR="008E0C87">
        <w:rPr>
          <w:rFonts w:hint="eastAsia"/>
        </w:rPr>
        <w:t>其作为</w:t>
      </w:r>
      <w:r>
        <w:rPr>
          <w:rFonts w:hint="eastAsia"/>
        </w:rPr>
        <w:t>银联的一个全新支付方式正式得以推广。</w:t>
      </w:r>
      <w:r w:rsidR="00054A72">
        <w:rPr>
          <w:rFonts w:hint="eastAsia"/>
        </w:rPr>
        <w:t>银联二维码支付有两种支付模式，一种是主扫模式，一种是被扫模式。</w:t>
      </w:r>
      <w:r w:rsidR="00AB00CB">
        <w:rPr>
          <w:rFonts w:hint="eastAsia"/>
        </w:rPr>
        <w:t>主扫模式是由商家发起收款流程，在商家端</w:t>
      </w:r>
      <w:r w:rsidR="00E015A1">
        <w:rPr>
          <w:rFonts w:hint="eastAsia"/>
        </w:rPr>
        <w:t>同步</w:t>
      </w:r>
      <w:r w:rsidR="00AB00CB">
        <w:rPr>
          <w:rFonts w:hint="eastAsia"/>
        </w:rPr>
        <w:t>生成支付的二维码，此时的二维码是动态的，每发起一次收款行为就会产生不同的二维码信息，消费者持手机扫描此二维码进行支付。被扫模式是由消费者发起支付行为，消费者端生成支付的二维码，</w:t>
      </w:r>
      <w:r w:rsidR="00187C06">
        <w:rPr>
          <w:rFonts w:hint="eastAsia"/>
        </w:rPr>
        <w:t>收款端扫描二维码完成收款。</w:t>
      </w:r>
      <w:r w:rsidR="00056010">
        <w:rPr>
          <w:rFonts w:hint="eastAsia"/>
        </w:rPr>
        <w:t>这里使用主扫模式进行实现二维码的支付。</w:t>
      </w:r>
    </w:p>
    <w:p w14:paraId="6E21D00D" w14:textId="77777777" w:rsidR="006C5F2E" w:rsidRDefault="00B30B1D" w:rsidP="006C5F2E">
      <w:pPr>
        <w:ind w:firstLine="24pt"/>
      </w:pPr>
      <w:r>
        <w:rPr>
          <w:rFonts w:hint="eastAsia"/>
        </w:rPr>
        <w:t>一般银联二维码支付放入流程有以下几步。</w:t>
      </w:r>
      <w:r w:rsidR="0061778A">
        <w:rPr>
          <w:rFonts w:hint="eastAsia"/>
        </w:rPr>
        <w:t>首先，</w:t>
      </w:r>
      <w:r w:rsidR="003D6B93">
        <w:rPr>
          <w:rFonts w:hint="eastAsia"/>
        </w:rPr>
        <w:t>商户向银联申请入网，银联方为商户提供入网后交易所需的证书以及证书的设置方式。</w:t>
      </w:r>
      <w:r w:rsidR="005E41F9">
        <w:rPr>
          <w:rFonts w:hint="eastAsia"/>
        </w:rPr>
        <w:t>接着，</w:t>
      </w:r>
      <w:r w:rsidR="00E015A1">
        <w:rPr>
          <w:rFonts w:hint="eastAsia"/>
        </w:rPr>
        <w:t>根据</w:t>
      </w:r>
      <w:r w:rsidR="008408C7">
        <w:rPr>
          <w:rFonts w:hint="eastAsia"/>
        </w:rPr>
        <w:t>银联二维码支付交易规范中数据元和申请二维码请求报文对</w:t>
      </w:r>
      <w:r w:rsidR="001F298F">
        <w:rPr>
          <w:rFonts w:hint="eastAsia"/>
        </w:rPr>
        <w:t>版本号、编码方式、</w:t>
      </w:r>
      <w:r w:rsidR="003D6B93">
        <w:rPr>
          <w:rFonts w:hint="eastAsia"/>
        </w:rPr>
        <w:t>签名方法、</w:t>
      </w:r>
      <w:r w:rsidR="001F298F">
        <w:rPr>
          <w:rFonts w:hint="eastAsia"/>
        </w:rPr>
        <w:t>交易方式、交易类型等进行配置</w:t>
      </w:r>
      <w:r w:rsidR="003D6B93">
        <w:rPr>
          <w:rFonts w:hint="eastAsia"/>
        </w:rPr>
        <w:t>。</w:t>
      </w:r>
      <w:r w:rsidR="000E05BC">
        <w:rPr>
          <w:rFonts w:hint="eastAsia"/>
        </w:rPr>
        <w:t>根据商户入网的基本信息设置商户号码、终端号、接入类型</w:t>
      </w:r>
      <w:r w:rsidR="007D1503">
        <w:rPr>
          <w:rFonts w:hint="eastAsia"/>
        </w:rPr>
        <w:t>、支付超时时间</w:t>
      </w:r>
      <w:r w:rsidR="000E05BC">
        <w:rPr>
          <w:rFonts w:hint="eastAsia"/>
        </w:rPr>
        <w:t>等信息。</w:t>
      </w:r>
      <w:r w:rsidR="0061778A">
        <w:rPr>
          <w:rFonts w:hint="eastAsia"/>
        </w:rPr>
        <w:t>用户进入售货页面进行选货，选货成功后，</w:t>
      </w:r>
      <w:r w:rsidR="00FC12FD">
        <w:rPr>
          <w:rFonts w:hint="eastAsia"/>
        </w:rPr>
        <w:t>生成订单，</w:t>
      </w:r>
      <w:r w:rsidR="00C407F5">
        <w:rPr>
          <w:rFonts w:hint="eastAsia"/>
        </w:rPr>
        <w:t>并将订单信息、价格信息</w:t>
      </w:r>
      <w:r w:rsidR="00063CF6">
        <w:rPr>
          <w:rFonts w:hint="eastAsia"/>
        </w:rPr>
        <w:t>、</w:t>
      </w:r>
      <w:r w:rsidR="00C407F5">
        <w:rPr>
          <w:rFonts w:hint="eastAsia"/>
        </w:rPr>
        <w:t>订单发送时间</w:t>
      </w:r>
      <w:r w:rsidR="00063CF6">
        <w:rPr>
          <w:rFonts w:hint="eastAsia"/>
        </w:rPr>
        <w:t>、</w:t>
      </w:r>
      <w:r w:rsidR="00C407F5">
        <w:rPr>
          <w:rFonts w:hint="eastAsia"/>
        </w:rPr>
        <w:t>超时时间和</w:t>
      </w:r>
      <w:r w:rsidR="00063CF6">
        <w:rPr>
          <w:rFonts w:hint="eastAsia"/>
        </w:rPr>
        <w:t>之前设置的数据元一起封装成一个</w:t>
      </w:r>
      <w:r w:rsidR="00063CF6">
        <w:rPr>
          <w:rFonts w:hint="eastAsia"/>
        </w:rPr>
        <w:t>Map</w:t>
      </w:r>
      <w:r w:rsidR="00063CF6">
        <w:rPr>
          <w:rFonts w:hint="eastAsia"/>
        </w:rPr>
        <w:t>对象。</w:t>
      </w:r>
      <w:r w:rsidR="00881653">
        <w:rPr>
          <w:rFonts w:hint="eastAsia"/>
        </w:rPr>
        <w:t>并将该</w:t>
      </w:r>
      <w:r w:rsidR="00881653">
        <w:rPr>
          <w:rFonts w:hint="eastAsia"/>
        </w:rPr>
        <w:t>Map</w:t>
      </w:r>
      <w:r w:rsidR="00881653">
        <w:rPr>
          <w:rFonts w:hint="eastAsia"/>
        </w:rPr>
        <w:t>对象进行签名之后</w:t>
      </w:r>
      <w:r w:rsidR="004549DB">
        <w:rPr>
          <w:rFonts w:hint="eastAsia"/>
        </w:rPr>
        <w:t>，</w:t>
      </w:r>
      <w:r w:rsidR="008D0C1E">
        <w:rPr>
          <w:rFonts w:hint="eastAsia"/>
        </w:rPr>
        <w:t>通过</w:t>
      </w:r>
      <w:r w:rsidR="008D0C1E">
        <w:rPr>
          <w:rFonts w:hint="eastAsia"/>
        </w:rPr>
        <w:t>Http</w:t>
      </w:r>
      <w:r w:rsidR="008D0C1E">
        <w:t>URLConnection</w:t>
      </w:r>
      <w:r w:rsidR="004549DB">
        <w:rPr>
          <w:rFonts w:hint="eastAsia"/>
        </w:rPr>
        <w:t>向银联全渠道交易系统发送请求，</w:t>
      </w:r>
      <w:r w:rsidR="00EA268D">
        <w:rPr>
          <w:rFonts w:hint="eastAsia"/>
        </w:rPr>
        <w:t>同步返回请求结果。</w:t>
      </w:r>
      <w:r w:rsidR="008F7776">
        <w:rPr>
          <w:rFonts w:hint="eastAsia"/>
        </w:rPr>
        <w:t>然后，</w:t>
      </w:r>
      <w:r w:rsidR="00D30AE7">
        <w:rPr>
          <w:rFonts w:hint="eastAsia"/>
        </w:rPr>
        <w:t>请求结果返回一个包含二维码信息的</w:t>
      </w:r>
      <w:r w:rsidR="00C9180E">
        <w:rPr>
          <w:rFonts w:hint="eastAsia"/>
        </w:rPr>
        <w:t>Json</w:t>
      </w:r>
      <w:r w:rsidR="00C9180E">
        <w:t>对象</w:t>
      </w:r>
      <w:r w:rsidR="00C9180E">
        <w:rPr>
          <w:rFonts w:hint="eastAsia"/>
        </w:rPr>
        <w:t>，</w:t>
      </w:r>
      <w:r w:rsidR="00094AF0">
        <w:rPr>
          <w:rFonts w:hint="eastAsia"/>
        </w:rPr>
        <w:t>将该</w:t>
      </w:r>
      <w:r w:rsidR="00094AF0">
        <w:rPr>
          <w:rFonts w:hint="eastAsia"/>
        </w:rPr>
        <w:t>Json</w:t>
      </w:r>
      <w:r w:rsidR="00094AF0">
        <w:rPr>
          <w:rFonts w:hint="eastAsia"/>
        </w:rPr>
        <w:t>对象进行解析拼装成一个</w:t>
      </w:r>
      <w:r w:rsidR="00D30AE7">
        <w:rPr>
          <w:rFonts w:hint="eastAsia"/>
        </w:rPr>
        <w:t>Map</w:t>
      </w:r>
      <w:r w:rsidR="00094AF0">
        <w:t>&lt;String,String&gt;</w:t>
      </w:r>
      <w:r w:rsidR="00D30AE7">
        <w:rPr>
          <w:rFonts w:hint="eastAsia"/>
        </w:rPr>
        <w:t>对象，对该对象验签成功后，判定</w:t>
      </w:r>
      <w:r w:rsidR="00D30AE7">
        <w:rPr>
          <w:rFonts w:hint="eastAsia"/>
        </w:rPr>
        <w:t>respCode</w:t>
      </w:r>
      <w:r w:rsidR="00D30AE7">
        <w:rPr>
          <w:rFonts w:hint="eastAsia"/>
        </w:rPr>
        <w:t>字段的值，若为</w:t>
      </w:r>
      <w:r w:rsidR="00D30AE7">
        <w:rPr>
          <w:rFonts w:hint="eastAsia"/>
        </w:rPr>
        <w:t>00</w:t>
      </w:r>
      <w:r w:rsidR="00D30AE7">
        <w:rPr>
          <w:rFonts w:hint="eastAsia"/>
        </w:rPr>
        <w:t>，则表示二维码</w:t>
      </w:r>
      <w:r w:rsidR="008575C7">
        <w:rPr>
          <w:rFonts w:hint="eastAsia"/>
        </w:rPr>
        <w:t>流水号</w:t>
      </w:r>
      <w:r w:rsidR="00D30AE7">
        <w:rPr>
          <w:rFonts w:hint="eastAsia"/>
        </w:rPr>
        <w:t>qrCode</w:t>
      </w:r>
      <w:r w:rsidR="00D30AE7">
        <w:rPr>
          <w:rFonts w:hint="eastAsia"/>
        </w:rPr>
        <w:t>获取成功，并将该二维码字段</w:t>
      </w:r>
      <w:r w:rsidR="00D30AE7">
        <w:rPr>
          <w:rFonts w:hint="eastAsia"/>
        </w:rPr>
        <w:t>qrCode</w:t>
      </w:r>
      <w:r w:rsidR="00D30AE7">
        <w:rPr>
          <w:rFonts w:hint="eastAsia"/>
        </w:rPr>
        <w:t>返回给安卓终端</w:t>
      </w:r>
      <w:r w:rsidR="00E47C76">
        <w:rPr>
          <w:rFonts w:hint="eastAsia"/>
        </w:rPr>
        <w:t>。</w:t>
      </w:r>
      <w:r w:rsidR="003E1252">
        <w:rPr>
          <w:rFonts w:hint="eastAsia"/>
        </w:rPr>
        <w:t>若二维码获取失败，则将</w:t>
      </w:r>
      <w:r w:rsidR="003E1252">
        <w:rPr>
          <w:rFonts w:hint="eastAsia"/>
        </w:rPr>
        <w:t>qrCode</w:t>
      </w:r>
      <w:r w:rsidR="003E1252">
        <w:t>的值设置为</w:t>
      </w:r>
      <w:r w:rsidR="003E1252">
        <w:rPr>
          <w:rFonts w:hint="eastAsia"/>
        </w:rPr>
        <w:t>“</w:t>
      </w:r>
      <w:r w:rsidR="003E1252">
        <w:rPr>
          <w:rFonts w:hint="eastAsia"/>
        </w:rPr>
        <w:t>Request</w:t>
      </w:r>
      <w:r w:rsidR="003E1252">
        <w:t xml:space="preserve"> Error</w:t>
      </w:r>
      <w:r w:rsidR="003E1252">
        <w:rPr>
          <w:rFonts w:hint="eastAsia"/>
        </w:rPr>
        <w:t>”，并将其返回安卓终端。</w:t>
      </w:r>
      <w:r w:rsidR="005969C9">
        <w:rPr>
          <w:rFonts w:hint="eastAsia"/>
        </w:rPr>
        <w:t>最后，</w:t>
      </w:r>
      <w:r w:rsidR="0081323D">
        <w:rPr>
          <w:rFonts w:hint="eastAsia"/>
        </w:rPr>
        <w:t>使用二维码生成类</w:t>
      </w:r>
      <w:r w:rsidR="0081323D">
        <w:rPr>
          <w:rFonts w:hint="eastAsia"/>
        </w:rPr>
        <w:t>Create</w:t>
      </w:r>
      <w:r w:rsidR="0081323D">
        <w:t>2DCode</w:t>
      </w:r>
      <w:r w:rsidR="0081323D">
        <w:t>将</w:t>
      </w:r>
      <w:r w:rsidR="0021613B">
        <w:t>二维码流水号</w:t>
      </w:r>
      <w:r w:rsidR="0081323D">
        <w:t>qrCode</w:t>
      </w:r>
      <w:r w:rsidR="0081323D">
        <w:t>信息</w:t>
      </w:r>
      <w:r w:rsidR="0081323D">
        <w:rPr>
          <w:rFonts w:hint="eastAsia"/>
        </w:rPr>
        <w:t>转换为二维码，并展示在页面中。</w:t>
      </w:r>
      <w:r>
        <w:rPr>
          <w:rFonts w:hint="eastAsia"/>
        </w:rPr>
        <w:t>消费者</w:t>
      </w:r>
      <w:r w:rsidR="0048104A">
        <w:rPr>
          <w:rFonts w:hint="eastAsia"/>
        </w:rPr>
        <w:t>打开付款客户端扫描二维码，对二维码进行解析，并在支付</w:t>
      </w:r>
      <w:r w:rsidR="0048104A">
        <w:rPr>
          <w:rFonts w:hint="eastAsia"/>
        </w:rPr>
        <w:t>App</w:t>
      </w:r>
      <w:r w:rsidR="0048104A">
        <w:rPr>
          <w:rFonts w:hint="eastAsia"/>
        </w:rPr>
        <w:t>上完成付款</w:t>
      </w:r>
      <w:r w:rsidR="00810950">
        <w:rPr>
          <w:rFonts w:hint="eastAsia"/>
        </w:rPr>
        <w:t>。</w:t>
      </w:r>
      <w:r w:rsidR="00810950">
        <w:rPr>
          <w:rFonts w:hint="eastAsia"/>
        </w:rPr>
        <w:t xml:space="preserve"> </w:t>
      </w:r>
    </w:p>
    <w:p w14:paraId="223782ED" w14:textId="77777777" w:rsidR="00810950" w:rsidRDefault="00810950" w:rsidP="003E5915">
      <w:pPr>
        <w:ind w:firstLine="24pt"/>
      </w:pPr>
      <w:r>
        <w:t>支付二维码动态生成</w:t>
      </w:r>
      <w:r>
        <w:rPr>
          <w:rFonts w:hint="eastAsia"/>
        </w:rPr>
        <w:t>，</w:t>
      </w:r>
      <w:r>
        <w:t>相应的二维码也动态生成</w:t>
      </w:r>
      <w:r>
        <w:rPr>
          <w:rFonts w:hint="eastAsia"/>
        </w:rPr>
        <w:t>，当超过设定的超时时间后，该二维码失效，不能进行支付；用户扫描二维码进行支付后，该二维码即刻失效，不能进行重复交易。</w:t>
      </w:r>
      <w:r w:rsidR="00935E03">
        <w:rPr>
          <w:rFonts w:hint="eastAsia"/>
        </w:rPr>
        <w:t xml:space="preserve"> </w:t>
      </w:r>
      <w:r w:rsidR="00685538">
        <w:rPr>
          <w:rFonts w:hint="eastAsia"/>
        </w:rPr>
        <w:t>这种设置失效时间的二维码能防止用户长时间不支付和重复支付的错误状况。</w:t>
      </w:r>
    </w:p>
    <w:p w14:paraId="46A68FD8" w14:textId="77777777" w:rsidR="00EB2035" w:rsidRDefault="00DB14C8" w:rsidP="00EB2035">
      <w:pPr>
        <w:ind w:firstLine="24pt"/>
        <w:rPr>
          <w:rFonts w:hint="eastAsia"/>
        </w:rPr>
      </w:pPr>
      <w:r>
        <w:t>商户</w:t>
      </w:r>
      <w:r w:rsidR="00094394">
        <w:t>发送二维码请求时</w:t>
      </w:r>
      <w:r w:rsidR="00094394">
        <w:rPr>
          <w:rFonts w:hint="eastAsia"/>
        </w:rPr>
        <w:t>，</w:t>
      </w:r>
      <w:r w:rsidR="00094394">
        <w:t>银联交易系统需对请求信息进行验签</w:t>
      </w:r>
      <w:r w:rsidR="00094394">
        <w:rPr>
          <w:rFonts w:hint="eastAsia"/>
        </w:rPr>
        <w:t>，</w:t>
      </w:r>
      <w:r w:rsidR="00094394">
        <w:t>商户收到应答后</w:t>
      </w:r>
      <w:r w:rsidR="00094394">
        <w:rPr>
          <w:rFonts w:hint="eastAsia"/>
        </w:rPr>
        <w:t>，</w:t>
      </w:r>
      <w:r w:rsidR="00094394">
        <w:t>也需对应答消息进行验签</w:t>
      </w:r>
      <w:r w:rsidR="00094394">
        <w:rPr>
          <w:rFonts w:hint="eastAsia"/>
        </w:rPr>
        <w:t>，只有双方验签都成功的情况下，才予以进行下</w:t>
      </w:r>
      <w:r w:rsidR="00094394">
        <w:rPr>
          <w:rFonts w:hint="eastAsia"/>
        </w:rPr>
        <w:lastRenderedPageBreak/>
        <w:t>面的步骤。</w:t>
      </w:r>
      <w:r w:rsidR="002B787A">
        <w:rPr>
          <w:rFonts w:hint="eastAsia"/>
        </w:rPr>
        <w:t>商户向银联发送</w:t>
      </w:r>
      <w:r w:rsidR="005F636B">
        <w:rPr>
          <w:rFonts w:hint="eastAsia"/>
        </w:rPr>
        <w:t>Map</w:t>
      </w:r>
      <w:r w:rsidR="002B787A">
        <w:rPr>
          <w:rFonts w:hint="eastAsia"/>
        </w:rPr>
        <w:t>数据之前需要对当前信息进行签名，</w:t>
      </w:r>
      <w:r w:rsidR="005F636B">
        <w:rPr>
          <w:rFonts w:hint="eastAsia"/>
        </w:rPr>
        <w:t>签名所需的证</w:t>
      </w:r>
      <w:r w:rsidR="00FF1035">
        <w:rPr>
          <w:rFonts w:hint="eastAsia"/>
        </w:rPr>
        <w:t>书</w:t>
      </w:r>
      <w:r w:rsidR="005F636B">
        <w:rPr>
          <w:rFonts w:hint="eastAsia"/>
        </w:rPr>
        <w:t>放置在</w:t>
      </w:r>
      <w:r w:rsidR="005F636B">
        <w:rPr>
          <w:rFonts w:hint="eastAsia"/>
        </w:rPr>
        <w:t>assets</w:t>
      </w:r>
      <w:r w:rsidR="005F636B">
        <w:rPr>
          <w:rFonts w:hint="eastAsia"/>
        </w:rPr>
        <w:t>下</w:t>
      </w:r>
      <w:r w:rsidR="004A6493">
        <w:rPr>
          <w:rFonts w:hint="eastAsia"/>
        </w:rPr>
        <w:t>。</w:t>
      </w:r>
      <w:r w:rsidR="00B5194F">
        <w:rPr>
          <w:rFonts w:hint="eastAsia"/>
        </w:rPr>
        <w:t>首先</w:t>
      </w:r>
      <w:r w:rsidR="00424C0C">
        <w:rPr>
          <w:rFonts w:hint="eastAsia"/>
        </w:rPr>
        <w:t>，</w:t>
      </w:r>
      <w:r w:rsidR="00B5194F">
        <w:rPr>
          <w:rFonts w:hint="eastAsia"/>
        </w:rPr>
        <w:t>Map</w:t>
      </w:r>
      <w:r w:rsidR="00B5194F">
        <w:rPr>
          <w:rFonts w:hint="eastAsia"/>
        </w:rPr>
        <w:t>请求域中含有一个</w:t>
      </w:r>
      <w:r w:rsidR="00B5194F">
        <w:rPr>
          <w:rFonts w:hint="eastAsia"/>
        </w:rPr>
        <w:t>key</w:t>
      </w:r>
      <w:r w:rsidR="00B5194F">
        <w:rPr>
          <w:rFonts w:hint="eastAsia"/>
        </w:rPr>
        <w:t>为</w:t>
      </w:r>
      <w:r w:rsidR="00B5194F">
        <w:rPr>
          <w:rFonts w:hint="eastAsia"/>
        </w:rPr>
        <w:t>signature</w:t>
      </w:r>
      <w:r w:rsidR="00B5194F">
        <w:t>的字段</w:t>
      </w:r>
      <w:r w:rsidR="00B5194F">
        <w:rPr>
          <w:rFonts w:hint="eastAsia"/>
        </w:rPr>
        <w:t>，</w:t>
      </w:r>
      <w:r w:rsidR="00B5194F">
        <w:t>将该字段</w:t>
      </w:r>
      <w:r w:rsidR="000A04E7">
        <w:t>除外</w:t>
      </w:r>
      <w:r w:rsidR="00B5194F">
        <w:t>的</w:t>
      </w:r>
      <w:r w:rsidR="000A04E7">
        <w:t>多有</w:t>
      </w:r>
      <w:r w:rsidR="00B5194F">
        <w:t>其他</w:t>
      </w:r>
      <w:r w:rsidR="00B5194F">
        <w:rPr>
          <w:rFonts w:hint="eastAsia"/>
        </w:rPr>
        <w:t>key/value</w:t>
      </w:r>
      <w:r w:rsidR="00B5194F">
        <w:rPr>
          <w:rFonts w:hint="eastAsia"/>
        </w:rPr>
        <w:t>值用</w:t>
      </w:r>
      <w:r w:rsidR="00B5194F">
        <w:rPr>
          <w:rFonts w:hint="eastAsia"/>
        </w:rPr>
        <w:t>&amp;</w:t>
      </w:r>
      <w:r w:rsidR="00B5194F">
        <w:rPr>
          <w:rFonts w:hint="eastAsia"/>
        </w:rPr>
        <w:t>连接成一个字符串，并按照名称进行排序。然后，对</w:t>
      </w:r>
      <w:r w:rsidR="000A04E7">
        <w:rPr>
          <w:rFonts w:hint="eastAsia"/>
        </w:rPr>
        <w:t>生成的字符串使用</w:t>
      </w:r>
      <w:r w:rsidR="000A04E7">
        <w:rPr>
          <w:rFonts w:hint="eastAsia"/>
        </w:rPr>
        <w:t>SHA-256</w:t>
      </w:r>
      <w:r w:rsidR="000A04E7">
        <w:rPr>
          <w:rFonts w:hint="eastAsia"/>
        </w:rPr>
        <w:t>进行摘要，使用</w:t>
      </w:r>
      <w:r w:rsidR="000A04E7">
        <w:rPr>
          <w:rFonts w:hint="eastAsia"/>
        </w:rPr>
        <w:t>assets</w:t>
      </w:r>
      <w:r w:rsidR="000A04E7">
        <w:rPr>
          <w:rFonts w:hint="eastAsia"/>
        </w:rPr>
        <w:t>中的</w:t>
      </w:r>
      <w:r w:rsidR="00780AE5">
        <w:rPr>
          <w:rFonts w:hint="eastAsia"/>
        </w:rPr>
        <w:t>私钥</w:t>
      </w:r>
      <w:r w:rsidR="000A04E7">
        <w:rPr>
          <w:rFonts w:hint="eastAsia"/>
        </w:rPr>
        <w:t>证书中的私钥对字符串进行签名</w:t>
      </w:r>
      <w:r w:rsidR="00FB46CC">
        <w:rPr>
          <w:rFonts w:hint="eastAsia"/>
        </w:rPr>
        <w:t>，签名时使用的算法常量为</w:t>
      </w:r>
      <w:r w:rsidR="00FB46CC" w:rsidRPr="00FB46CC">
        <w:rPr>
          <w:rFonts w:hint="eastAsia"/>
        </w:rPr>
        <w:t>SHA256withRSA</w:t>
      </w:r>
      <w:r w:rsidR="00FB46CC">
        <w:rPr>
          <w:rFonts w:hint="eastAsia"/>
        </w:rPr>
        <w:t>。</w:t>
      </w:r>
      <w:r w:rsidR="00862D00">
        <w:rPr>
          <w:rFonts w:hint="eastAsia"/>
        </w:rPr>
        <w:t>最后</w:t>
      </w:r>
      <w:r w:rsidR="00D56367">
        <w:rPr>
          <w:rFonts w:hint="eastAsia"/>
        </w:rPr>
        <w:t>，</w:t>
      </w:r>
      <w:r w:rsidR="00862D00">
        <w:rPr>
          <w:rFonts w:hint="eastAsia"/>
        </w:rPr>
        <w:t>将签名后的字符串使用</w:t>
      </w:r>
      <w:r w:rsidR="00862D00">
        <w:rPr>
          <w:rFonts w:hint="eastAsia"/>
        </w:rPr>
        <w:t>Base64</w:t>
      </w:r>
      <w:r w:rsidR="00862D00">
        <w:t>进行编码</w:t>
      </w:r>
      <w:r w:rsidR="00862D00">
        <w:rPr>
          <w:rFonts w:hint="eastAsia"/>
        </w:rPr>
        <w:t>，之后</w:t>
      </w:r>
      <w:r w:rsidR="00672475">
        <w:rPr>
          <w:rFonts w:hint="eastAsia"/>
        </w:rPr>
        <w:t>将编码后</w:t>
      </w:r>
      <w:r w:rsidR="004253A1">
        <w:rPr>
          <w:rFonts w:hint="eastAsia"/>
        </w:rPr>
        <w:t>的字符串放置到</w:t>
      </w:r>
      <w:r w:rsidR="00862D00">
        <w:rPr>
          <w:rFonts w:hint="eastAsia"/>
        </w:rPr>
        <w:t>signature</w:t>
      </w:r>
      <w:r w:rsidR="00862D00">
        <w:rPr>
          <w:rFonts w:hint="eastAsia"/>
        </w:rPr>
        <w:t>字段</w:t>
      </w:r>
      <w:r w:rsidR="004253A1">
        <w:rPr>
          <w:rFonts w:hint="eastAsia"/>
        </w:rPr>
        <w:t>和其他字段一起</w:t>
      </w:r>
      <w:r w:rsidR="00862D00">
        <w:rPr>
          <w:rFonts w:hint="eastAsia"/>
        </w:rPr>
        <w:t>组合成一个请求体，一起发送给银联后台进行处理。</w:t>
      </w:r>
      <w:r w:rsidR="00E53B9A">
        <w:rPr>
          <w:rFonts w:hint="eastAsia"/>
        </w:rPr>
        <w:t>银联后台对请求串进行处理后，返回一个</w:t>
      </w:r>
      <w:r w:rsidR="00E53B9A">
        <w:rPr>
          <w:rFonts w:hint="eastAsia"/>
        </w:rPr>
        <w:t>Json</w:t>
      </w:r>
      <w:r w:rsidR="00E53B9A">
        <w:rPr>
          <w:rFonts w:hint="eastAsia"/>
        </w:rPr>
        <w:t>对象</w:t>
      </w:r>
      <w:r w:rsidR="001B207F">
        <w:rPr>
          <w:rFonts w:hint="eastAsia"/>
        </w:rPr>
        <w:t>，将</w:t>
      </w:r>
      <w:r w:rsidR="001B207F">
        <w:rPr>
          <w:rFonts w:hint="eastAsia"/>
        </w:rPr>
        <w:t>Json</w:t>
      </w:r>
      <w:r w:rsidR="001B207F">
        <w:rPr>
          <w:rFonts w:hint="eastAsia"/>
        </w:rPr>
        <w:t>对象转换为</w:t>
      </w:r>
      <w:r w:rsidR="001B207F">
        <w:rPr>
          <w:rFonts w:hint="eastAsia"/>
        </w:rPr>
        <w:t>Map</w:t>
      </w:r>
      <w:r w:rsidR="001B207F">
        <w:rPr>
          <w:rFonts w:hint="eastAsia"/>
        </w:rPr>
        <w:t>进行签名的验证。</w:t>
      </w:r>
      <w:r w:rsidR="00780AE5">
        <w:rPr>
          <w:rFonts w:hint="eastAsia"/>
        </w:rPr>
        <w:t>签名的验证和</w:t>
      </w:r>
      <w:r w:rsidR="00E65172">
        <w:rPr>
          <w:rFonts w:hint="eastAsia"/>
        </w:rPr>
        <w:t>签名类似，首先和签名的第一步一样，将签名域用</w:t>
      </w:r>
      <w:r w:rsidR="00E65172">
        <w:rPr>
          <w:rFonts w:hint="eastAsia"/>
        </w:rPr>
        <w:t>&amp;</w:t>
      </w:r>
      <w:r w:rsidR="00E65172">
        <w:rPr>
          <w:rFonts w:hint="eastAsia"/>
        </w:rPr>
        <w:t>连接成一个字符串</w:t>
      </w:r>
      <w:r w:rsidR="00300B2F">
        <w:rPr>
          <w:rFonts w:hint="eastAsia"/>
        </w:rPr>
        <w:t>。然后，使用</w:t>
      </w:r>
      <w:r w:rsidR="00300B2F">
        <w:rPr>
          <w:rFonts w:hint="eastAsia"/>
        </w:rPr>
        <w:t>SHA-256</w:t>
      </w:r>
      <w:r w:rsidR="00300B2F">
        <w:rPr>
          <w:rFonts w:hint="eastAsia"/>
        </w:rPr>
        <w:t>算法对</w:t>
      </w:r>
      <w:r w:rsidR="004F0B0F">
        <w:rPr>
          <w:rFonts w:hint="eastAsia"/>
        </w:rPr>
        <w:t>该字符串进行摘要，和签名不同的是，这里使用</w:t>
      </w:r>
      <w:r w:rsidR="004F0B0F">
        <w:rPr>
          <w:rFonts w:hint="eastAsia"/>
        </w:rPr>
        <w:t>assets</w:t>
      </w:r>
      <w:r w:rsidR="004F0B0F">
        <w:rPr>
          <w:rFonts w:hint="eastAsia"/>
        </w:rPr>
        <w:t>下的公钥证书中的公钥对字符串进行验证。</w:t>
      </w:r>
      <w:r w:rsidR="00EA462B">
        <w:rPr>
          <w:rFonts w:hint="eastAsia"/>
        </w:rPr>
        <w:t>签名验证成功后，才允许将请求结果返回给客户端。</w:t>
      </w:r>
      <w:r w:rsidR="00A94D83">
        <w:rPr>
          <w:rFonts w:hint="eastAsia"/>
        </w:rPr>
        <w:t>对返回的对象进行解析，找到</w:t>
      </w:r>
      <w:r w:rsidR="00A94D83">
        <w:rPr>
          <w:rFonts w:hint="eastAsia"/>
        </w:rPr>
        <w:t>qrCode</w:t>
      </w:r>
      <w:r w:rsidR="00A94D83">
        <w:rPr>
          <w:rFonts w:hint="eastAsia"/>
        </w:rPr>
        <w:t>字段的</w:t>
      </w:r>
      <w:r w:rsidR="00A94D83">
        <w:rPr>
          <w:rFonts w:hint="eastAsia"/>
        </w:rPr>
        <w:t>value</w:t>
      </w:r>
      <w:r w:rsidR="00A94D83">
        <w:t>值</w:t>
      </w:r>
      <w:r w:rsidR="00A94D83">
        <w:rPr>
          <w:rFonts w:hint="eastAsia"/>
        </w:rPr>
        <w:t>，</w:t>
      </w:r>
      <w:r w:rsidR="00A94D83">
        <w:t>即为所求得的二维码流水号</w:t>
      </w:r>
      <w:r w:rsidR="00A94D83">
        <w:rPr>
          <w:rFonts w:hint="eastAsia"/>
        </w:rPr>
        <w:t>。</w:t>
      </w:r>
      <w:r w:rsidR="00EB2035">
        <w:t>一条成功</w:t>
      </w:r>
      <w:r w:rsidR="00EB2035">
        <w:t>的申码返回</w:t>
      </w:r>
      <w:r w:rsidR="00EB2035">
        <w:t>信息中应该至少包含以下内容</w:t>
      </w:r>
      <w:r w:rsidR="00682475">
        <w:rPr>
          <w:rFonts w:hint="eastAsia"/>
        </w:rPr>
        <w:t>，其中</w:t>
      </w:r>
      <w:r w:rsidR="00682475">
        <w:rPr>
          <w:rFonts w:hint="eastAsia"/>
        </w:rPr>
        <w:t>respCode</w:t>
      </w:r>
      <w:r w:rsidR="00682475">
        <w:rPr>
          <w:rFonts w:hint="eastAsia"/>
        </w:rPr>
        <w:t>和</w:t>
      </w:r>
      <w:r w:rsidR="00682475">
        <w:rPr>
          <w:rFonts w:hint="eastAsia"/>
        </w:rPr>
        <w:t>respMsg</w:t>
      </w:r>
      <w:r w:rsidR="00682475">
        <w:t>表示返回结果是否成功</w:t>
      </w:r>
      <w:r w:rsidR="00682475">
        <w:rPr>
          <w:rFonts w:hint="eastAsia"/>
        </w:rPr>
        <w:t>，</w:t>
      </w:r>
      <w:r w:rsidR="00682475">
        <w:t>qrCode</w:t>
      </w:r>
      <w:r w:rsidR="00682475">
        <w:t>表示二维码流水号</w:t>
      </w:r>
      <w:r w:rsidR="00903E0B">
        <w:rPr>
          <w:rFonts w:hint="eastAsia"/>
        </w:rPr>
        <w:t>。</w:t>
      </w:r>
    </w:p>
    <w:tbl>
      <w:tblPr>
        <w:tblStyle w:val="a8"/>
        <w:tblW w:w="437.75pt" w:type="dxa"/>
        <w:tblLook w:firstRow="1" w:lastRow="0" w:firstColumn="1" w:lastColumn="0" w:noHBand="0" w:noVBand="1"/>
      </w:tblPr>
      <w:tblGrid>
        <w:gridCol w:w="8755"/>
      </w:tblGrid>
      <w:tr w:rsidR="00EB2035" w14:paraId="528477A3" w14:textId="77777777" w:rsidTr="00ED1120">
        <w:tc>
          <w:tcPr>
            <w:tcW w:w="437.75pt" w:type="dxa"/>
          </w:tcPr>
          <w:p w14:paraId="7EE931D3" w14:textId="77777777" w:rsidR="00ED1120" w:rsidRDefault="00D6293F" w:rsidP="00ED1120">
            <w:pPr>
              <w:ind w:start="12pt" w:hangingChars="100" w:hanging="12pt"/>
            </w:pPr>
            <w:r>
              <w:rPr>
                <w:rFonts w:hint="eastAsia"/>
              </w:rPr>
              <w:t>{</w:t>
            </w:r>
          </w:p>
          <w:p w14:paraId="53295C1E" w14:textId="77777777" w:rsidR="00ED1120" w:rsidRDefault="00D6293F" w:rsidP="00ED1120">
            <w:pPr>
              <w:ind w:firstLineChars="100" w:firstLine="12pt"/>
            </w:pPr>
            <w:r>
              <w:t>"qrCode":"https://qr.95516.com/00010001/62211432508676126225962129622718",</w:t>
            </w:r>
          </w:p>
          <w:p w14:paraId="74BFDD76" w14:textId="77777777" w:rsidR="00ED1120" w:rsidRDefault="00D6293F" w:rsidP="00ED1120">
            <w:pPr>
              <w:ind w:firstLineChars="100" w:firstLine="12pt"/>
            </w:pPr>
            <w:r>
              <w:t>"respMsg":"</w:t>
            </w:r>
            <w:r>
              <w:t>成功</w:t>
            </w:r>
            <w:r>
              <w:t>[0000000]",</w:t>
            </w:r>
          </w:p>
          <w:p w14:paraId="7F9FEDA7" w14:textId="77777777" w:rsidR="00ED1120" w:rsidRDefault="00D6293F" w:rsidP="00ED1120">
            <w:pPr>
              <w:ind w:firstLineChars="100" w:firstLine="12pt"/>
            </w:pPr>
            <w:r>
              <w:t>"txnTime":"20170829095153",</w:t>
            </w:r>
            <w:r>
              <w:t xml:space="preserve"> </w:t>
            </w:r>
          </w:p>
          <w:p w14:paraId="356D0E30" w14:textId="77777777" w:rsidR="00ED1120" w:rsidRDefault="00D6293F" w:rsidP="00ED1120">
            <w:pPr>
              <w:ind w:firstLineChars="100" w:firstLine="12pt"/>
            </w:pPr>
            <w:r>
              <w:t>"respCode":"00"</w:t>
            </w:r>
            <w:r>
              <w:t xml:space="preserve"> </w:t>
            </w:r>
          </w:p>
          <w:p w14:paraId="33C61E48" w14:textId="77777777" w:rsidR="00EB2035" w:rsidRPr="00AF5C6F" w:rsidRDefault="00D6293F" w:rsidP="00ED1120">
            <w:pPr>
              <w:ind w:firstLineChars="0" w:firstLine="0pt"/>
              <w:rPr>
                <w:rFonts w:hint="eastAsia"/>
              </w:rPr>
            </w:pPr>
            <w:r>
              <w:t>}</w:t>
            </w:r>
          </w:p>
        </w:tc>
      </w:tr>
    </w:tbl>
    <w:p w14:paraId="3EEE8CFE" w14:textId="77777777" w:rsidR="00AF5C6F" w:rsidRDefault="00A55735" w:rsidP="00675A6B">
      <w:pPr>
        <w:ind w:firstLine="24pt"/>
      </w:pPr>
      <w:r>
        <w:rPr>
          <w:rFonts w:hint="eastAsia"/>
        </w:rPr>
        <w:t>用户扫码支付成功后，</w:t>
      </w:r>
      <w:r w:rsidR="002D247D">
        <w:rPr>
          <w:rFonts w:hint="eastAsia"/>
        </w:rPr>
        <w:t>可</w:t>
      </w:r>
      <w:r>
        <w:rPr>
          <w:rFonts w:hint="eastAsia"/>
        </w:rPr>
        <w:t>对当前支付结果进行查询。</w:t>
      </w:r>
      <w:r w:rsidR="002D247D">
        <w:rPr>
          <w:rFonts w:hint="eastAsia"/>
        </w:rPr>
        <w:t>交易查询除需要基本的商户信息和其他配置外，还需终端提供交易的订单号和交易的时间。</w:t>
      </w:r>
      <w:r w:rsidR="00FA3C91">
        <w:rPr>
          <w:rFonts w:hint="eastAsia"/>
        </w:rPr>
        <w:t>将所有信息封装成功一个</w:t>
      </w:r>
      <w:r w:rsidR="00FA3C91">
        <w:rPr>
          <w:rFonts w:hint="eastAsia"/>
        </w:rPr>
        <w:t>Map</w:t>
      </w:r>
      <w:r w:rsidR="00FA3C91">
        <w:rPr>
          <w:rFonts w:hint="eastAsia"/>
        </w:rPr>
        <w:t>对象后，向银联发送查询请求。</w:t>
      </w:r>
      <w:r w:rsidR="003B0C63">
        <w:rPr>
          <w:rFonts w:hint="eastAsia"/>
        </w:rPr>
        <w:t>首先，根据银联申码过程中的签名方法对请求字段进行签名。然后，银联端返回查询结果，终端对该结果进行签名的验证。验证成功后，查看</w:t>
      </w:r>
      <w:r w:rsidR="003B0C63">
        <w:rPr>
          <w:rFonts w:hint="eastAsia"/>
        </w:rPr>
        <w:t>resp</w:t>
      </w:r>
      <w:r w:rsidR="003B0C63">
        <w:t>Code</w:t>
      </w:r>
      <w:r w:rsidR="003B0C63">
        <w:t>字段</w:t>
      </w:r>
      <w:r w:rsidR="003B0C63">
        <w:rPr>
          <w:rFonts w:hint="eastAsia"/>
        </w:rPr>
        <w:t>是否和返回正确信息时出现的</w:t>
      </w:r>
      <w:r w:rsidR="003B0C63">
        <w:rPr>
          <w:rFonts w:hint="eastAsia"/>
        </w:rPr>
        <w:t>value</w:t>
      </w:r>
      <w:r w:rsidR="003B0C63">
        <w:rPr>
          <w:rFonts w:hint="eastAsia"/>
        </w:rPr>
        <w:t>值相匹配，若匹配则解析出</w:t>
      </w:r>
      <w:r w:rsidR="003B0C63" w:rsidRPr="003B0C63">
        <w:t>origRespCode</w:t>
      </w:r>
      <w:r w:rsidR="003B0C63">
        <w:t>字段</w:t>
      </w:r>
      <w:r w:rsidR="003B0C63">
        <w:rPr>
          <w:rFonts w:hint="eastAsia"/>
        </w:rPr>
        <w:t>进行返回。</w:t>
      </w:r>
      <w:r w:rsidR="00675A6B">
        <w:t>最后</w:t>
      </w:r>
      <w:r w:rsidR="00675A6B">
        <w:rPr>
          <w:rFonts w:hint="eastAsia"/>
        </w:rPr>
        <w:t>，</w:t>
      </w:r>
      <w:r w:rsidR="00675A6B">
        <w:t>判断</w:t>
      </w:r>
      <w:r w:rsidR="00675A6B">
        <w:t>origRespCode</w:t>
      </w:r>
      <w:r w:rsidR="00675A6B">
        <w:rPr>
          <w:rFonts w:hint="eastAsia"/>
        </w:rPr>
        <w:t>的</w:t>
      </w:r>
      <w:r w:rsidR="00675A6B">
        <w:rPr>
          <w:rFonts w:hint="eastAsia"/>
        </w:rPr>
        <w:t>value</w:t>
      </w:r>
      <w:r w:rsidR="00675A6B">
        <w:rPr>
          <w:rFonts w:hint="eastAsia"/>
        </w:rPr>
        <w:t>值判断交易是否成功。</w:t>
      </w:r>
    </w:p>
    <w:p w14:paraId="60A3D1E0" w14:textId="77777777" w:rsidR="006C5F2E" w:rsidRPr="00B64F76" w:rsidRDefault="00623A51" w:rsidP="00623A51">
      <w:pPr>
        <w:ind w:firstLineChars="0" w:firstLine="0pt"/>
      </w:pPr>
      <w:r w:rsidRPr="00623A51">
        <w:rPr>
          <w:rFonts w:hint="eastAsia"/>
          <w:color w:val="FF0000"/>
        </w:rPr>
        <w:tab/>
      </w:r>
      <w:r w:rsidR="00B64F76" w:rsidRPr="00B64F76">
        <w:rPr>
          <w:rFonts w:hint="eastAsia"/>
        </w:rPr>
        <w:t>银联</w:t>
      </w:r>
      <w:r w:rsidR="00B64F76">
        <w:rPr>
          <w:rFonts w:hint="eastAsia"/>
        </w:rPr>
        <w:t>二维码支付中，银联向商家提供需要的证书，证书中包含加密使用的公</w:t>
      </w:r>
      <w:r w:rsidR="00B64F76">
        <w:rPr>
          <w:rFonts w:hint="eastAsia"/>
        </w:rPr>
        <w:lastRenderedPageBreak/>
        <w:t>钥和私钥，</w:t>
      </w:r>
      <w:r w:rsidR="00AB4DCE">
        <w:rPr>
          <w:rFonts w:hint="eastAsia"/>
        </w:rPr>
        <w:t>每次发送请求时都会对请求域进行签名和加密，请求结果返回时，也会对结果进行签名的验证，</w:t>
      </w:r>
      <w:r w:rsidR="00A97D8A">
        <w:rPr>
          <w:rFonts w:hint="eastAsia"/>
        </w:rPr>
        <w:t>这种双重的防护极大保障了交易的安全性。</w:t>
      </w:r>
    </w:p>
    <w:p w14:paraId="07B763E8" w14:textId="77777777" w:rsidR="00797BA9" w:rsidRDefault="00797BA9" w:rsidP="00797BA9">
      <w:pPr>
        <w:pStyle w:val="4"/>
        <w:ind w:firstLine="24.10pt"/>
      </w:pPr>
      <w:r>
        <w:rPr>
          <w:rFonts w:hint="eastAsia"/>
        </w:rPr>
        <w:t xml:space="preserve">5.3.3.2 </w:t>
      </w:r>
      <w:r>
        <w:rPr>
          <w:rFonts w:hint="eastAsia"/>
        </w:rPr>
        <w:t>支付宝二维码支付</w:t>
      </w:r>
    </w:p>
    <w:p w14:paraId="2180737B" w14:textId="77777777" w:rsidR="00233CDA" w:rsidRDefault="001D76C4" w:rsidP="00BD2844">
      <w:pPr>
        <w:ind w:firstLine="24pt"/>
        <w:rPr>
          <w:rFonts w:hint="eastAsia"/>
        </w:rPr>
      </w:pPr>
      <w:r>
        <w:rPr>
          <w:rFonts w:hint="eastAsia"/>
        </w:rPr>
        <w:t>支付宝</w:t>
      </w:r>
      <w:r w:rsidR="00841896">
        <w:rPr>
          <w:rFonts w:hint="eastAsia"/>
        </w:rPr>
        <w:t>二维码支付和银联支付相类似，都需要对请求消息使用私钥加密，使用公钥验证</w:t>
      </w:r>
      <w:r w:rsidR="009043DD">
        <w:rPr>
          <w:rFonts w:hint="eastAsia"/>
        </w:rPr>
        <w:t>，支付宝移动支付使用</w:t>
      </w:r>
      <w:r w:rsidR="00073090">
        <w:rPr>
          <w:rFonts w:hint="eastAsia"/>
        </w:rPr>
        <w:t>的是</w:t>
      </w:r>
      <w:r w:rsidR="009043DD">
        <w:rPr>
          <w:rFonts w:hint="eastAsia"/>
        </w:rPr>
        <w:t>RSA</w:t>
      </w:r>
      <w:r w:rsidR="009043DD">
        <w:rPr>
          <w:rFonts w:hint="eastAsia"/>
        </w:rPr>
        <w:t>安全签名机制</w:t>
      </w:r>
      <w:r w:rsidR="00000149">
        <w:rPr>
          <w:rFonts w:hint="eastAsia"/>
        </w:rPr>
        <w:t>。</w:t>
      </w:r>
      <w:r w:rsidR="00861583">
        <w:rPr>
          <w:rFonts w:hint="eastAsia"/>
        </w:rPr>
        <w:t>由商家生成二维码信息，消费者使用支付宝终端打开扫一扫进行扫码支付。</w:t>
      </w:r>
      <w:r w:rsidR="002C55A9">
        <w:rPr>
          <w:rFonts w:hint="eastAsia"/>
        </w:rPr>
        <w:t>支付完成后，由终端系统查询支付的结果。</w:t>
      </w:r>
    </w:p>
    <w:p w14:paraId="57DAF200" w14:textId="77777777" w:rsidR="00BD2844" w:rsidRDefault="009043DD" w:rsidP="00BD2844">
      <w:pPr>
        <w:ind w:firstLine="24pt"/>
      </w:pPr>
      <w:r>
        <w:rPr>
          <w:rFonts w:hint="eastAsia"/>
        </w:rPr>
        <w:t>首先，需要获取支付宝支付的公钥和私钥</w:t>
      </w:r>
      <w:r w:rsidR="00370ED8">
        <w:rPr>
          <w:rFonts w:hint="eastAsia"/>
        </w:rPr>
        <w:t>，</w:t>
      </w:r>
      <w:r w:rsidR="008172C6">
        <w:rPr>
          <w:rFonts w:hint="eastAsia"/>
        </w:rPr>
        <w:t>在代码中对公钥、私钥、请求</w:t>
      </w:r>
      <w:r w:rsidR="008172C6">
        <w:rPr>
          <w:rFonts w:hint="eastAsia"/>
        </w:rPr>
        <w:t>URL</w:t>
      </w:r>
      <w:r w:rsidR="008172C6">
        <w:rPr>
          <w:rFonts w:hint="eastAsia"/>
        </w:rPr>
        <w:t>、商户</w:t>
      </w:r>
      <w:r w:rsidR="008172C6">
        <w:rPr>
          <w:rFonts w:hint="eastAsia"/>
        </w:rPr>
        <w:t>APPID</w:t>
      </w:r>
      <w:r w:rsidR="008172C6">
        <w:rPr>
          <w:rFonts w:hint="eastAsia"/>
        </w:rPr>
        <w:t>等进行过配置，</w:t>
      </w:r>
      <w:r w:rsidR="004C6247">
        <w:rPr>
          <w:rFonts w:hint="eastAsia"/>
        </w:rPr>
        <w:t>解析选货后的商品价格和货道信息，</w:t>
      </w:r>
      <w:r w:rsidR="00370ED8">
        <w:rPr>
          <w:rFonts w:hint="eastAsia"/>
        </w:rPr>
        <w:t>并根据支付宝</w:t>
      </w:r>
      <w:r w:rsidR="00370ED8">
        <w:rPr>
          <w:rFonts w:hint="eastAsia"/>
        </w:rPr>
        <w:t>API</w:t>
      </w:r>
      <w:r w:rsidR="00370ED8">
        <w:rPr>
          <w:rFonts w:hint="eastAsia"/>
        </w:rPr>
        <w:t>中提供的公共请求参数对</w:t>
      </w:r>
      <w:r w:rsidR="008172C6">
        <w:rPr>
          <w:rFonts w:hint="eastAsia"/>
        </w:rPr>
        <w:t>其他</w:t>
      </w:r>
      <w:r w:rsidR="00370ED8">
        <w:rPr>
          <w:rFonts w:hint="eastAsia"/>
        </w:rPr>
        <w:t>参数进行相应的配置</w:t>
      </w:r>
      <w:r w:rsidR="0002006B">
        <w:rPr>
          <w:rFonts w:hint="eastAsia"/>
        </w:rPr>
        <w:t>，组成一个</w:t>
      </w:r>
      <w:r w:rsidR="0002006B">
        <w:rPr>
          <w:rFonts w:hint="eastAsia"/>
        </w:rPr>
        <w:t>POST</w:t>
      </w:r>
      <w:r w:rsidR="0002006B">
        <w:rPr>
          <w:rFonts w:hint="eastAsia"/>
        </w:rPr>
        <w:t>请求内容。</w:t>
      </w:r>
      <w:r w:rsidR="00C70082">
        <w:rPr>
          <w:rFonts w:hint="eastAsia"/>
        </w:rPr>
        <w:t>请求参数使用</w:t>
      </w:r>
      <w:r w:rsidR="00C70082">
        <w:rPr>
          <w:rFonts w:hint="eastAsia"/>
        </w:rPr>
        <w:t>key</w:t>
      </w:r>
      <w:r w:rsidR="00C70082">
        <w:t>/value</w:t>
      </w:r>
      <w:r w:rsidR="00C70082">
        <w:t>模式进行存储</w:t>
      </w:r>
      <w:r w:rsidR="00C70082">
        <w:rPr>
          <w:rFonts w:hint="eastAsia"/>
        </w:rPr>
        <w:t>，并设置二维码失效时间。</w:t>
      </w:r>
      <w:r w:rsidR="007F1E0B">
        <w:rPr>
          <w:rFonts w:hint="eastAsia"/>
        </w:rPr>
        <w:t>请求参数中包含一个</w:t>
      </w:r>
      <w:r w:rsidR="007F1E0B">
        <w:rPr>
          <w:rFonts w:hint="eastAsia"/>
        </w:rPr>
        <w:t>key</w:t>
      </w:r>
      <w:r w:rsidR="007F1E0B">
        <w:rPr>
          <w:rFonts w:hint="eastAsia"/>
        </w:rPr>
        <w:t>为</w:t>
      </w:r>
      <w:r w:rsidR="007F1E0B">
        <w:rPr>
          <w:rFonts w:hint="eastAsia"/>
        </w:rPr>
        <w:t>sign</w:t>
      </w:r>
      <w:r w:rsidR="007F1E0B">
        <w:rPr>
          <w:rFonts w:hint="eastAsia"/>
        </w:rPr>
        <w:t>的字段，将除此字段的其他键值对用</w:t>
      </w:r>
      <w:r w:rsidR="007F1E0B">
        <w:rPr>
          <w:rFonts w:hint="eastAsia"/>
        </w:rPr>
        <w:t>&amp;</w:t>
      </w:r>
      <w:r w:rsidR="007F1E0B">
        <w:rPr>
          <w:rFonts w:hint="eastAsia"/>
        </w:rPr>
        <w:t>符号连接，并按名称排序。然后，</w:t>
      </w:r>
      <w:r w:rsidR="0002006B">
        <w:rPr>
          <w:rFonts w:hint="eastAsia"/>
        </w:rPr>
        <w:t>将字符串进行</w:t>
      </w:r>
      <w:r w:rsidR="00056381">
        <w:rPr>
          <w:rFonts w:hint="eastAsia"/>
        </w:rPr>
        <w:t>使用</w:t>
      </w:r>
      <w:r w:rsidR="006E59D8">
        <w:rPr>
          <w:rFonts w:hint="eastAsia"/>
        </w:rPr>
        <w:t>私钥和</w:t>
      </w:r>
      <w:r w:rsidR="00056381">
        <w:rPr>
          <w:rFonts w:hint="eastAsia"/>
        </w:rPr>
        <w:t>RSA</w:t>
      </w:r>
      <w:r w:rsidR="006E59D8">
        <w:rPr>
          <w:rFonts w:hint="eastAsia"/>
        </w:rPr>
        <w:t>算法</w:t>
      </w:r>
      <w:r w:rsidR="00056381">
        <w:rPr>
          <w:rFonts w:hint="eastAsia"/>
        </w:rPr>
        <w:t>进行签名</w:t>
      </w:r>
      <w:r w:rsidR="00105406">
        <w:rPr>
          <w:rFonts w:hint="eastAsia"/>
        </w:rPr>
        <w:t>，</w:t>
      </w:r>
      <w:r w:rsidR="006E59D8">
        <w:rPr>
          <w:rFonts w:hint="eastAsia"/>
        </w:rPr>
        <w:t>并使用</w:t>
      </w:r>
      <w:r w:rsidR="006E59D8">
        <w:rPr>
          <w:rFonts w:hint="eastAsia"/>
        </w:rPr>
        <w:t>Base</w:t>
      </w:r>
      <w:r w:rsidR="006E59D8">
        <w:t>64</w:t>
      </w:r>
      <w:r w:rsidR="006E59D8">
        <w:t>进行</w:t>
      </w:r>
      <w:r w:rsidR="005E35F6">
        <w:t>编码</w:t>
      </w:r>
      <w:r w:rsidR="005E35F6">
        <w:rPr>
          <w:rFonts w:hint="eastAsia"/>
        </w:rPr>
        <w:t>，</w:t>
      </w:r>
      <w:r w:rsidR="005E35F6">
        <w:rPr>
          <w:rFonts w:hint="eastAsia"/>
        </w:rPr>
        <w:t>将签名结果放置在</w:t>
      </w:r>
      <w:r w:rsidR="005E35F6">
        <w:rPr>
          <w:rFonts w:hint="eastAsia"/>
        </w:rPr>
        <w:t>sign</w:t>
      </w:r>
      <w:r w:rsidR="005E35F6">
        <w:rPr>
          <w:rFonts w:hint="eastAsia"/>
        </w:rPr>
        <w:t>字段</w:t>
      </w:r>
      <w:r w:rsidR="00970FB1">
        <w:rPr>
          <w:rFonts w:hint="eastAsia"/>
        </w:rPr>
        <w:t>。</w:t>
      </w:r>
      <w:r w:rsidR="000336DD">
        <w:rPr>
          <w:rFonts w:hint="eastAsia"/>
        </w:rPr>
        <w:t>之后将该请求字符串发送给支付宝服务器。</w:t>
      </w:r>
      <w:r w:rsidR="00E1221E">
        <w:rPr>
          <w:rFonts w:hint="eastAsia"/>
        </w:rPr>
        <w:t>最后，</w:t>
      </w:r>
      <w:r w:rsidR="00CF3EA8">
        <w:rPr>
          <w:rFonts w:hint="eastAsia"/>
        </w:rPr>
        <w:t>支付宝端返回一个</w:t>
      </w:r>
      <w:r w:rsidR="00CF3EA8">
        <w:rPr>
          <w:rFonts w:hint="eastAsia"/>
        </w:rPr>
        <w:t>Json</w:t>
      </w:r>
      <w:r w:rsidR="00CF3EA8">
        <w:rPr>
          <w:rFonts w:hint="eastAsia"/>
        </w:rPr>
        <w:t>格式的结果</w:t>
      </w:r>
      <w:r w:rsidR="00115A07">
        <w:rPr>
          <w:rFonts w:hint="eastAsia"/>
        </w:rPr>
        <w:t>，</w:t>
      </w:r>
      <w:r w:rsidR="00CA48D4" w:rsidRPr="00CA48D4">
        <w:rPr>
          <w:rFonts w:hint="eastAsia"/>
        </w:rPr>
        <w:t>对</w:t>
      </w:r>
      <w:r w:rsidR="00CA48D4" w:rsidRPr="00CA48D4">
        <w:t>alipay_trade_pay_response</w:t>
      </w:r>
      <w:r w:rsidR="00CA48D4" w:rsidRPr="00CA48D4">
        <w:t>部分进行验签</w:t>
      </w:r>
      <w:r w:rsidR="00CA48D4">
        <w:rPr>
          <w:rFonts w:hint="eastAsia"/>
        </w:rPr>
        <w:t>，</w:t>
      </w:r>
      <w:r w:rsidR="00CA48D4">
        <w:t>对其使用</w:t>
      </w:r>
      <w:r w:rsidR="00CA48D4">
        <w:rPr>
          <w:rFonts w:hint="eastAsia"/>
        </w:rPr>
        <w:t>Base64</w:t>
      </w:r>
      <w:r w:rsidR="00CA48D4">
        <w:t>进行解码</w:t>
      </w:r>
      <w:r w:rsidR="00CA48D4">
        <w:rPr>
          <w:rFonts w:hint="eastAsia"/>
        </w:rPr>
        <w:t>，</w:t>
      </w:r>
      <w:r w:rsidR="00CA48D4">
        <w:t>之后使用</w:t>
      </w:r>
      <w:r w:rsidR="00CA48D4">
        <w:rPr>
          <w:rFonts w:hint="eastAsia"/>
        </w:rPr>
        <w:t>RSA</w:t>
      </w:r>
      <w:r w:rsidR="00CA48D4">
        <w:rPr>
          <w:rFonts w:hint="eastAsia"/>
        </w:rPr>
        <w:t>算法进行签名的验证，验证时使用的是支付宝提供的公钥</w:t>
      </w:r>
      <w:r w:rsidR="005558B3">
        <w:rPr>
          <w:rFonts w:hint="eastAsia"/>
        </w:rPr>
        <w:t>，验证成功后将结果进行返回。</w:t>
      </w:r>
      <w:r w:rsidR="008F45C3">
        <w:rPr>
          <w:rFonts w:hint="eastAsia"/>
        </w:rPr>
        <w:t>判断</w:t>
      </w:r>
      <w:r w:rsidR="008F45C3" w:rsidRPr="00CA48D4">
        <w:t>alipay_trade_pay_response</w:t>
      </w:r>
      <w:r w:rsidR="008F45C3">
        <w:t>中</w:t>
      </w:r>
      <w:r w:rsidR="008F45C3">
        <w:rPr>
          <w:rFonts w:hint="eastAsia"/>
        </w:rPr>
        <w:t>key</w:t>
      </w:r>
      <w:r w:rsidR="008F45C3">
        <w:rPr>
          <w:rFonts w:hint="eastAsia"/>
        </w:rPr>
        <w:t>为</w:t>
      </w:r>
      <w:r w:rsidR="008F45C3">
        <w:rPr>
          <w:rFonts w:hint="eastAsia"/>
        </w:rPr>
        <w:t>code</w:t>
      </w:r>
      <w:r w:rsidR="008F45C3">
        <w:rPr>
          <w:rFonts w:hint="eastAsia"/>
        </w:rPr>
        <w:t>的字段对应的值是否为</w:t>
      </w:r>
      <w:r w:rsidR="008F45C3">
        <w:rPr>
          <w:rFonts w:hint="eastAsia"/>
        </w:rPr>
        <w:t>10000</w:t>
      </w:r>
      <w:r w:rsidR="008F45C3">
        <w:rPr>
          <w:rFonts w:hint="eastAsia"/>
        </w:rPr>
        <w:t>，请求成功时</w:t>
      </w:r>
      <w:r w:rsidR="008F45C3">
        <w:rPr>
          <w:rFonts w:hint="eastAsia"/>
        </w:rPr>
        <w:t>code</w:t>
      </w:r>
      <w:r w:rsidR="008F45C3">
        <w:rPr>
          <w:rFonts w:hint="eastAsia"/>
        </w:rPr>
        <w:t>为</w:t>
      </w:r>
      <w:r w:rsidR="008F45C3">
        <w:rPr>
          <w:rFonts w:hint="eastAsia"/>
        </w:rPr>
        <w:t>10000</w:t>
      </w:r>
      <w:r w:rsidR="008F45C3">
        <w:rPr>
          <w:rFonts w:hint="eastAsia"/>
        </w:rPr>
        <w:t>，</w:t>
      </w:r>
      <w:r w:rsidR="008F45C3">
        <w:rPr>
          <w:rFonts w:hint="eastAsia"/>
        </w:rPr>
        <w:t>msg</w:t>
      </w:r>
      <w:r w:rsidR="008F45C3">
        <w:rPr>
          <w:rFonts w:hint="eastAsia"/>
        </w:rPr>
        <w:t>为</w:t>
      </w:r>
      <w:r w:rsidR="008F45C3">
        <w:rPr>
          <w:rFonts w:hint="eastAsia"/>
        </w:rPr>
        <w:t>Success</w:t>
      </w:r>
      <w:r w:rsidR="008F45C3">
        <w:rPr>
          <w:rFonts w:hint="eastAsia"/>
        </w:rPr>
        <w:t>，并生成交易号和</w:t>
      </w:r>
      <w:r w:rsidR="008F45C3">
        <w:rPr>
          <w:rFonts w:hint="eastAsia"/>
        </w:rPr>
        <w:t>qrCode</w:t>
      </w:r>
      <w:r w:rsidR="008F45C3">
        <w:rPr>
          <w:rFonts w:hint="eastAsia"/>
        </w:rPr>
        <w:t>，</w:t>
      </w:r>
      <w:r w:rsidR="006508EF">
        <w:rPr>
          <w:rFonts w:hint="eastAsia"/>
        </w:rPr>
        <w:t>此时的</w:t>
      </w:r>
      <w:r w:rsidR="006508EF">
        <w:rPr>
          <w:rFonts w:hint="eastAsia"/>
        </w:rPr>
        <w:t>Json</w:t>
      </w:r>
      <w:r w:rsidR="006508EF">
        <w:rPr>
          <w:rFonts w:hint="eastAsia"/>
        </w:rPr>
        <w:t>串中的</w:t>
      </w:r>
      <w:r w:rsidR="006508EF">
        <w:rPr>
          <w:rFonts w:hint="eastAsia"/>
        </w:rPr>
        <w:t>qrCode</w:t>
      </w:r>
      <w:r w:rsidR="006508EF">
        <w:rPr>
          <w:rFonts w:hint="eastAsia"/>
        </w:rPr>
        <w:t>即为需要的二维码流水号</w:t>
      </w:r>
      <w:r w:rsidR="00D334C7">
        <w:rPr>
          <w:rFonts w:hint="eastAsia"/>
        </w:rPr>
        <w:t>，将</w:t>
      </w:r>
      <w:r w:rsidR="00D334C7">
        <w:rPr>
          <w:rFonts w:hint="eastAsia"/>
        </w:rPr>
        <w:t>qrCode</w:t>
      </w:r>
      <w:r w:rsidR="00D334C7">
        <w:rPr>
          <w:rFonts w:hint="eastAsia"/>
        </w:rPr>
        <w:t>从</w:t>
      </w:r>
      <w:r w:rsidR="00D334C7">
        <w:rPr>
          <w:rFonts w:hint="eastAsia"/>
        </w:rPr>
        <w:t>Json</w:t>
      </w:r>
      <w:r w:rsidR="00D334C7">
        <w:rPr>
          <w:rFonts w:hint="eastAsia"/>
        </w:rPr>
        <w:t>串中解析出来，返回售货机终端系统</w:t>
      </w:r>
      <w:r w:rsidR="006508EF">
        <w:rPr>
          <w:rFonts w:hint="eastAsia"/>
        </w:rPr>
        <w:t>。</w:t>
      </w:r>
      <w:r w:rsidR="00D42F26">
        <w:rPr>
          <w:rFonts w:hint="eastAsia"/>
        </w:rPr>
        <w:t>售货机终端系统再使用二维码生成类即可将</w:t>
      </w:r>
      <w:r w:rsidR="00D42F26">
        <w:rPr>
          <w:rFonts w:hint="eastAsia"/>
        </w:rPr>
        <w:t>qrCode</w:t>
      </w:r>
      <w:r w:rsidR="00D42F26">
        <w:rPr>
          <w:rFonts w:hint="eastAsia"/>
        </w:rPr>
        <w:t>转换成二维码，显示在页面中。</w:t>
      </w:r>
    </w:p>
    <w:p w14:paraId="0582CC4F" w14:textId="77777777" w:rsidR="00AE3142" w:rsidRDefault="00AE3142" w:rsidP="00BD2844">
      <w:pPr>
        <w:ind w:firstLine="24pt"/>
        <w:rPr>
          <w:rFonts w:hint="eastAsia"/>
        </w:rPr>
      </w:pPr>
      <w:r>
        <w:t>支付宝申码过程中会设置二维码的支付超时时间</w:t>
      </w:r>
      <w:r>
        <w:rPr>
          <w:rFonts w:hint="eastAsia"/>
        </w:rPr>
        <w:t>，</w:t>
      </w:r>
      <w:r>
        <w:t>二维码生成后</w:t>
      </w:r>
      <w:r>
        <w:rPr>
          <w:rFonts w:hint="eastAsia"/>
        </w:rPr>
        <w:t>，</w:t>
      </w:r>
      <w:r>
        <w:t>超过这个时间还没有用户对其进行支付的情况下</w:t>
      </w:r>
      <w:r>
        <w:rPr>
          <w:rFonts w:hint="eastAsia"/>
        </w:rPr>
        <w:t>，</w:t>
      </w:r>
      <w:r>
        <w:t>系统将该二维码信息设为失效</w:t>
      </w:r>
      <w:r>
        <w:rPr>
          <w:rFonts w:hint="eastAsia"/>
        </w:rPr>
        <w:t>，</w:t>
      </w:r>
      <w:r>
        <w:t>不能再进行扫描支付</w:t>
      </w:r>
      <w:r>
        <w:rPr>
          <w:rFonts w:hint="eastAsia"/>
        </w:rPr>
        <w:t>。每当用户对一个收款二维码进行支付后，系统同样将该二维码设为失效，以防止重复支付。</w:t>
      </w:r>
      <w:r w:rsidR="00FD264A">
        <w:rPr>
          <w:rFonts w:hint="eastAsia"/>
        </w:rPr>
        <w:t>订单号在移动支付的过程中唯一，不能有同样的订单号产生。</w:t>
      </w:r>
    </w:p>
    <w:p w14:paraId="05E4B22B" w14:textId="77777777" w:rsidR="00861FD9" w:rsidRPr="00861FD9" w:rsidRDefault="00B76305" w:rsidP="00E16234">
      <w:pPr>
        <w:ind w:firstLine="24pt"/>
        <w:rPr>
          <w:rFonts w:hint="eastAsia"/>
          <w:color w:val="A9B7C6"/>
          <w:sz w:val="23"/>
          <w:szCs w:val="23"/>
        </w:rPr>
      </w:pPr>
      <w:r>
        <w:rPr>
          <w:rFonts w:hint="eastAsia"/>
        </w:rPr>
        <w:t>用户扫码支付成功后，终端系统会向</w:t>
      </w:r>
      <w:r w:rsidR="00F043F6">
        <w:rPr>
          <w:rFonts w:hint="eastAsia"/>
        </w:rPr>
        <w:t>支付宝服务端查询该交易是否</w:t>
      </w:r>
      <w:r w:rsidR="00BB7752">
        <w:rPr>
          <w:rFonts w:hint="eastAsia"/>
        </w:rPr>
        <w:t>成功</w:t>
      </w:r>
      <w:r w:rsidR="00A15269">
        <w:rPr>
          <w:rFonts w:hint="eastAsia"/>
        </w:rPr>
        <w:t>。</w:t>
      </w:r>
      <w:r w:rsidR="008750A1">
        <w:rPr>
          <w:rFonts w:hint="eastAsia"/>
        </w:rPr>
        <w:t>首</w:t>
      </w:r>
      <w:r w:rsidR="008750A1">
        <w:rPr>
          <w:rFonts w:hint="eastAsia"/>
        </w:rPr>
        <w:lastRenderedPageBreak/>
        <w:t>先，商户需要提供交易的订单号，</w:t>
      </w:r>
      <w:r w:rsidR="007D02BE">
        <w:rPr>
          <w:rFonts w:hint="eastAsia"/>
        </w:rPr>
        <w:t>并将其他配置信息进行设置，封装成一个</w:t>
      </w:r>
      <w:r w:rsidR="007D02BE">
        <w:rPr>
          <w:rFonts w:hint="eastAsia"/>
        </w:rPr>
        <w:t>key/</w:t>
      </w:r>
      <w:r w:rsidR="007D02BE">
        <w:t>value</w:t>
      </w:r>
      <w:r w:rsidR="007D02BE">
        <w:t>的</w:t>
      </w:r>
      <w:r w:rsidR="003F53D6">
        <w:t>形式向支付宝</w:t>
      </w:r>
      <w:r w:rsidR="00031363">
        <w:t>服务端</w:t>
      </w:r>
      <w:r w:rsidR="00031363">
        <w:rPr>
          <w:rFonts w:hint="eastAsia"/>
        </w:rPr>
        <w:t>URL</w:t>
      </w:r>
      <w:r w:rsidR="003F53D6">
        <w:t>发送</w:t>
      </w:r>
      <w:r w:rsidR="003F53D6">
        <w:rPr>
          <w:rFonts w:hint="eastAsia"/>
        </w:rPr>
        <w:t>POST</w:t>
      </w:r>
      <w:r w:rsidR="003F53D6">
        <w:rPr>
          <w:rFonts w:hint="eastAsia"/>
        </w:rPr>
        <w:t>查询请求。</w:t>
      </w:r>
      <w:r w:rsidR="00861FD9">
        <w:rPr>
          <w:rFonts w:hint="eastAsia"/>
        </w:rPr>
        <w:t>支付宝端返回一个</w:t>
      </w:r>
      <w:r w:rsidR="00861FD9">
        <w:rPr>
          <w:rFonts w:hint="eastAsia"/>
        </w:rPr>
        <w:t>JSON</w:t>
      </w:r>
      <w:r w:rsidR="00861FD9">
        <w:rPr>
          <w:rFonts w:hint="eastAsia"/>
        </w:rPr>
        <w:t>格式的字符串，查询</w:t>
      </w:r>
      <w:r w:rsidR="00861FD9" w:rsidRPr="00861FD9">
        <w:rPr>
          <w:rFonts w:hint="eastAsia"/>
        </w:rPr>
        <w:t>alipay_trade_query_response</w:t>
      </w:r>
      <w:r w:rsidR="00861FD9">
        <w:rPr>
          <w:rFonts w:hint="eastAsia"/>
        </w:rPr>
        <w:t>对应的</w:t>
      </w:r>
      <w:r w:rsidR="00861FD9">
        <w:rPr>
          <w:rFonts w:hint="eastAsia"/>
        </w:rPr>
        <w:t>value</w:t>
      </w:r>
      <w:r w:rsidR="00861FD9">
        <w:rPr>
          <w:rFonts w:hint="eastAsia"/>
        </w:rPr>
        <w:t>值中</w:t>
      </w:r>
      <w:r w:rsidR="00861FD9">
        <w:rPr>
          <w:rFonts w:hint="eastAsia"/>
        </w:rPr>
        <w:t>code</w:t>
      </w:r>
      <w:r w:rsidR="00861FD9">
        <w:rPr>
          <w:rFonts w:hint="eastAsia"/>
        </w:rPr>
        <w:t>或</w:t>
      </w:r>
      <w:r w:rsidR="00861FD9" w:rsidRPr="00861FD9">
        <w:rPr>
          <w:rFonts w:hint="eastAsia"/>
        </w:rPr>
        <w:t>trade_status</w:t>
      </w:r>
      <w:r w:rsidR="00861FD9">
        <w:rPr>
          <w:rFonts w:hint="eastAsia"/>
        </w:rPr>
        <w:t>的值的状态，当</w:t>
      </w:r>
      <w:r w:rsidR="00861FD9">
        <w:rPr>
          <w:rFonts w:hint="eastAsia"/>
        </w:rPr>
        <w:t>code</w:t>
      </w:r>
      <w:r w:rsidR="00861FD9">
        <w:rPr>
          <w:rFonts w:hint="eastAsia"/>
        </w:rPr>
        <w:t>值为</w:t>
      </w:r>
      <w:r w:rsidR="00861FD9">
        <w:rPr>
          <w:rFonts w:hint="eastAsia"/>
        </w:rPr>
        <w:t>10000</w:t>
      </w:r>
      <w:r w:rsidR="00CC3116">
        <w:rPr>
          <w:rFonts w:hint="eastAsia"/>
        </w:rPr>
        <w:t>同时</w:t>
      </w:r>
      <w:r w:rsidR="00861FD9">
        <w:rPr>
          <w:rFonts w:hint="eastAsia"/>
        </w:rPr>
        <w:t>trase_status</w:t>
      </w:r>
      <w:r w:rsidR="00861FD9">
        <w:rPr>
          <w:rFonts w:hint="eastAsia"/>
        </w:rPr>
        <w:t>值为</w:t>
      </w:r>
      <w:r w:rsidR="00861FD9">
        <w:rPr>
          <w:rFonts w:hint="eastAsia"/>
        </w:rPr>
        <w:t>TRADE_SUCCESS</w:t>
      </w:r>
      <w:r w:rsidR="00861FD9">
        <w:rPr>
          <w:rFonts w:hint="eastAsia"/>
        </w:rPr>
        <w:t>时，此时的交易状态成功</w:t>
      </w:r>
      <w:r w:rsidR="00702A23">
        <w:rPr>
          <w:rFonts w:hint="eastAsia"/>
        </w:rPr>
        <w:t>，查询到正确的交易记录。</w:t>
      </w:r>
    </w:p>
    <w:p w14:paraId="3193C954" w14:textId="77777777" w:rsidR="00930486" w:rsidRPr="007A1A26" w:rsidRDefault="007A1A26" w:rsidP="00BD2844">
      <w:pPr>
        <w:ind w:firstLine="24pt"/>
        <w:rPr>
          <w:rFonts w:hint="eastAsia"/>
        </w:rPr>
      </w:pPr>
      <w:r>
        <w:rPr>
          <w:rFonts w:hint="eastAsia"/>
        </w:rPr>
        <w:t>支付宝二维码支</w:t>
      </w:r>
      <w:r w:rsidR="00A16F4E">
        <w:rPr>
          <w:rFonts w:hint="eastAsia"/>
        </w:rPr>
        <w:t>发送请求时</w:t>
      </w:r>
      <w:r>
        <w:rPr>
          <w:rFonts w:hint="eastAsia"/>
        </w:rPr>
        <w:t>返回</w:t>
      </w:r>
      <w:r>
        <w:rPr>
          <w:rFonts w:hint="eastAsia"/>
        </w:rPr>
        <w:t>Json</w:t>
      </w:r>
      <w:r>
        <w:rPr>
          <w:rFonts w:hint="eastAsia"/>
        </w:rPr>
        <w:t>对象，使用</w:t>
      </w:r>
      <w:r>
        <w:rPr>
          <w:rFonts w:hint="eastAsia"/>
        </w:rPr>
        <w:t>GSON</w:t>
      </w:r>
      <w:r>
        <w:rPr>
          <w:rFonts w:hint="eastAsia"/>
        </w:rPr>
        <w:t>包将</w:t>
      </w:r>
      <w:r>
        <w:rPr>
          <w:rFonts w:hint="eastAsia"/>
        </w:rPr>
        <w:t>Json</w:t>
      </w:r>
      <w:r>
        <w:rPr>
          <w:rFonts w:hint="eastAsia"/>
        </w:rPr>
        <w:t>字符串进行解析</w:t>
      </w:r>
      <w:r w:rsidR="002139F3">
        <w:rPr>
          <w:rFonts w:hint="eastAsia"/>
        </w:rPr>
        <w:t>，传输过程中使用</w:t>
      </w:r>
      <w:r w:rsidR="002139F3">
        <w:rPr>
          <w:rFonts w:hint="eastAsia"/>
        </w:rPr>
        <w:t>HTTPS</w:t>
      </w:r>
      <w:r w:rsidR="002139F3">
        <w:rPr>
          <w:rFonts w:hint="eastAsia"/>
        </w:rPr>
        <w:t>协议进行传输。</w:t>
      </w:r>
      <w:r w:rsidR="00504064">
        <w:rPr>
          <w:rFonts w:hint="eastAsia"/>
        </w:rPr>
        <w:t>商户作为被扫方，向支付宝进行申码，申码成功后在售货机终端页面中显示付款二维码，消费者打开支付宝</w:t>
      </w:r>
      <w:r w:rsidR="00504064">
        <w:rPr>
          <w:rFonts w:hint="eastAsia"/>
        </w:rPr>
        <w:t>APP</w:t>
      </w:r>
      <w:r w:rsidR="00504064">
        <w:rPr>
          <w:rFonts w:hint="eastAsia"/>
        </w:rPr>
        <w:t>进行扫码支付，支付成功后，订单立即创建，二维码失效，不能被重复支付。</w:t>
      </w:r>
    </w:p>
    <w:p w14:paraId="0D9F6DB7" w14:textId="77777777" w:rsidR="00797BA9" w:rsidRDefault="00797BA9" w:rsidP="00797BA9">
      <w:pPr>
        <w:pStyle w:val="4"/>
        <w:ind w:firstLine="24.10pt"/>
      </w:pPr>
      <w:r>
        <w:rPr>
          <w:rFonts w:hint="eastAsia"/>
        </w:rPr>
        <w:t>5.3.3.3</w:t>
      </w:r>
      <w:r>
        <w:t xml:space="preserve"> </w:t>
      </w:r>
      <w:r>
        <w:t>微信二维码支付</w:t>
      </w:r>
    </w:p>
    <w:p w14:paraId="3840C2EC" w14:textId="77777777" w:rsidR="003B5DF6" w:rsidRDefault="003B5DF6" w:rsidP="003B5DF6">
      <w:pPr>
        <w:ind w:firstLine="24pt"/>
      </w:pPr>
      <w:r>
        <w:t>微信二维码支付采用</w:t>
      </w:r>
      <w:r>
        <w:rPr>
          <w:rFonts w:hint="eastAsia"/>
        </w:rPr>
        <w:t>“</w:t>
      </w:r>
      <w:r>
        <w:t>扫码支付</w:t>
      </w:r>
      <w:r>
        <w:rPr>
          <w:rFonts w:hint="eastAsia"/>
        </w:rPr>
        <w:t>”</w:t>
      </w:r>
      <w:r>
        <w:t>的支付模式</w:t>
      </w:r>
      <w:r>
        <w:rPr>
          <w:rFonts w:hint="eastAsia"/>
        </w:rPr>
        <w:t>，</w:t>
      </w:r>
      <w:r w:rsidR="000D3543">
        <w:rPr>
          <w:rFonts w:hint="eastAsia"/>
        </w:rPr>
        <w:t>消费者打开微信扫一扫功能扫描二维码支付</w:t>
      </w:r>
      <w:r w:rsidR="003A6F94">
        <w:rPr>
          <w:rFonts w:hint="eastAsia"/>
        </w:rPr>
        <w:t>订单</w:t>
      </w:r>
      <w:r w:rsidR="000D3543">
        <w:rPr>
          <w:rFonts w:hint="eastAsia"/>
        </w:rPr>
        <w:t>。</w:t>
      </w:r>
      <w:r w:rsidR="00EB08FA">
        <w:rPr>
          <w:rFonts w:hint="eastAsia"/>
        </w:rPr>
        <w:t>同银联支付和支付宝支付相类似，微信支付采用</w:t>
      </w:r>
      <w:r w:rsidR="00EB08FA">
        <w:rPr>
          <w:rFonts w:hint="eastAsia"/>
        </w:rPr>
        <w:t>HTTPS</w:t>
      </w:r>
      <w:r w:rsidR="00EB08FA">
        <w:rPr>
          <w:rFonts w:hint="eastAsia"/>
        </w:rPr>
        <w:t>的传输模式，使用</w:t>
      </w:r>
      <w:r w:rsidR="00EB08FA">
        <w:rPr>
          <w:rFonts w:hint="eastAsia"/>
        </w:rPr>
        <w:t>POST</w:t>
      </w:r>
      <w:r w:rsidR="00EB08FA">
        <w:rPr>
          <w:rFonts w:hint="eastAsia"/>
        </w:rPr>
        <w:t>发送请求，不同的是银联和支付宝都使用</w:t>
      </w:r>
      <w:r w:rsidR="00EB08FA">
        <w:rPr>
          <w:rFonts w:hint="eastAsia"/>
        </w:rPr>
        <w:t>JSON</w:t>
      </w:r>
      <w:r w:rsidR="00EB08FA">
        <w:rPr>
          <w:rFonts w:hint="eastAsia"/>
        </w:rPr>
        <w:t>格式的对象或字符串进行请求的提交和数据的返回，微信采用</w:t>
      </w:r>
      <w:r w:rsidR="00EB08FA">
        <w:rPr>
          <w:rFonts w:hint="eastAsia"/>
        </w:rPr>
        <w:t>XML</w:t>
      </w:r>
      <w:r w:rsidR="00EB08FA">
        <w:rPr>
          <w:rFonts w:hint="eastAsia"/>
        </w:rPr>
        <w:t>格式进行请求的提交和返回。</w:t>
      </w:r>
      <w:r w:rsidR="00257367">
        <w:rPr>
          <w:rFonts w:hint="eastAsia"/>
        </w:rPr>
        <w:t>此外，微信采用</w:t>
      </w:r>
      <w:r w:rsidR="00257367">
        <w:rPr>
          <w:rFonts w:hint="eastAsia"/>
        </w:rPr>
        <w:t>MD5</w:t>
      </w:r>
      <w:r w:rsidR="00257367">
        <w:rPr>
          <w:rFonts w:hint="eastAsia"/>
        </w:rPr>
        <w:t>和</w:t>
      </w:r>
      <w:r w:rsidR="00257367">
        <w:rPr>
          <w:rFonts w:hint="eastAsia"/>
        </w:rPr>
        <w:t>SHA</w:t>
      </w:r>
      <w:r w:rsidR="00257367">
        <w:rPr>
          <w:rFonts w:hint="eastAsia"/>
        </w:rPr>
        <w:t>等算法对请求对象进行签名。</w:t>
      </w:r>
      <w:r w:rsidR="009F6449">
        <w:rPr>
          <w:rFonts w:hint="eastAsia"/>
        </w:rPr>
        <w:t>微信二维码二维码支付有两种模式，一种为商户生成固定的二维码信息，由用户扫描并输入信息进行支付，另一种是由商户生成动态的二维码信息，一个订单对应一个二维码，用户支付后二维码失效。结合这两种模式和自动售货机的交易类型，这里选用第二种开发模式，由商户生成带有价格且具有失效控制的二维码信息。</w:t>
      </w:r>
    </w:p>
    <w:p w14:paraId="2782AF7A" w14:textId="77777777" w:rsidR="00802BC2" w:rsidRDefault="00802BC2" w:rsidP="003B5DF6">
      <w:pPr>
        <w:ind w:firstLine="24pt"/>
      </w:pPr>
      <w:r>
        <w:t>首先</w:t>
      </w:r>
      <w:r>
        <w:rPr>
          <w:rFonts w:hint="eastAsia"/>
        </w:rPr>
        <w:t>，</w:t>
      </w:r>
      <w:r>
        <w:t>商家通过微信公众平台或开放平台进行支付账号的申请</w:t>
      </w:r>
      <w:r>
        <w:rPr>
          <w:rFonts w:hint="eastAsia"/>
        </w:rPr>
        <w:t>，</w:t>
      </w:r>
      <w:r>
        <w:t>按照申请步骤进行申请后可</w:t>
      </w:r>
      <w:r w:rsidRPr="008A1E78">
        <w:t>获得微信公众账号</w:t>
      </w:r>
      <w:r w:rsidR="0017335D" w:rsidRPr="008A1E78">
        <w:t>appid</w:t>
      </w:r>
      <w:r w:rsidRPr="008A1E78">
        <w:rPr>
          <w:rFonts w:hint="eastAsia"/>
        </w:rPr>
        <w:t>、微信支付商户号</w:t>
      </w:r>
      <w:r w:rsidR="0017335D" w:rsidRPr="008A1E78">
        <w:rPr>
          <w:rFonts w:hint="eastAsia"/>
        </w:rPr>
        <w:t>mch_id</w:t>
      </w:r>
      <w:r w:rsidRPr="008A1E78">
        <w:rPr>
          <w:rFonts w:hint="eastAsia"/>
        </w:rPr>
        <w:t>、秘钥</w:t>
      </w:r>
      <w:r w:rsidR="0017335D" w:rsidRPr="008A1E78">
        <w:rPr>
          <w:rFonts w:hint="eastAsia"/>
        </w:rPr>
        <w:t>key</w:t>
      </w:r>
      <w:r w:rsidRPr="008A1E78">
        <w:rPr>
          <w:rFonts w:hint="eastAsia"/>
        </w:rPr>
        <w:t>和接口密码</w:t>
      </w:r>
      <w:r w:rsidR="00B17DE8" w:rsidRPr="008A1E78">
        <w:rPr>
          <w:rFonts w:hint="eastAsia"/>
        </w:rPr>
        <w:t>secret</w:t>
      </w:r>
      <w:r w:rsidRPr="008A1E78">
        <w:rPr>
          <w:rFonts w:hint="eastAsia"/>
        </w:rPr>
        <w:t>等信息。</w:t>
      </w:r>
      <w:r w:rsidR="00663284" w:rsidRPr="008A1E78">
        <w:rPr>
          <w:rFonts w:hint="eastAsia"/>
        </w:rPr>
        <w:t>将获取的商户账号信息和其他必备参数进行设置，</w:t>
      </w:r>
      <w:r w:rsidR="0017335D" w:rsidRPr="008A1E78">
        <w:rPr>
          <w:rFonts w:hint="eastAsia"/>
        </w:rPr>
        <w:t>添加二维码失效时间字段</w:t>
      </w:r>
      <w:r w:rsidR="00407647" w:rsidRPr="008A1E78">
        <w:rPr>
          <w:rFonts w:hint="eastAsia"/>
        </w:rPr>
        <w:t>，</w:t>
      </w:r>
      <w:r w:rsidR="008A1E78" w:rsidRPr="008A1E78">
        <w:rPr>
          <w:rFonts w:hint="eastAsia"/>
        </w:rPr>
        <w:t>添加随机字符串</w:t>
      </w:r>
      <w:r w:rsidR="008A1E78" w:rsidRPr="008A1E78">
        <w:rPr>
          <w:rFonts w:hint="eastAsia"/>
        </w:rPr>
        <w:t>nonce_str</w:t>
      </w:r>
      <w:r w:rsidR="008A1E78" w:rsidRPr="008A1E78">
        <w:rPr>
          <w:rFonts w:hint="eastAsia"/>
        </w:rPr>
        <w:t>字段</w:t>
      </w:r>
      <w:r w:rsidR="00FF15B8" w:rsidRPr="008A1E78">
        <w:rPr>
          <w:rFonts w:hint="eastAsia"/>
        </w:rPr>
        <w:t>。</w:t>
      </w:r>
      <w:r w:rsidR="003B0FAF">
        <w:rPr>
          <w:rFonts w:hint="eastAsia"/>
        </w:rPr>
        <w:t>接着，将请求字段封装成</w:t>
      </w:r>
      <w:r w:rsidR="003B0FAF">
        <w:rPr>
          <w:rFonts w:hint="eastAsia"/>
        </w:rPr>
        <w:t>key/value</w:t>
      </w:r>
      <w:r w:rsidR="003B0FAF">
        <w:rPr>
          <w:rFonts w:hint="eastAsia"/>
        </w:rPr>
        <w:t>格式的</w:t>
      </w:r>
      <w:r w:rsidR="003B0FAF">
        <w:rPr>
          <w:rFonts w:hint="eastAsia"/>
        </w:rPr>
        <w:t>Map</w:t>
      </w:r>
      <w:r w:rsidR="003B0FAF">
        <w:rPr>
          <w:rFonts w:hint="eastAsia"/>
        </w:rPr>
        <w:t>对象，对</w:t>
      </w:r>
      <w:r w:rsidR="003B0FAF">
        <w:rPr>
          <w:rFonts w:hint="eastAsia"/>
        </w:rPr>
        <w:t>map</w:t>
      </w:r>
      <w:r w:rsidR="003B0FAF">
        <w:rPr>
          <w:rFonts w:hint="eastAsia"/>
        </w:rPr>
        <w:t>对象进行签名。</w:t>
      </w:r>
      <w:r w:rsidR="004F7835">
        <w:rPr>
          <w:rFonts w:hint="eastAsia"/>
        </w:rPr>
        <w:t>将该请求</w:t>
      </w:r>
      <w:r w:rsidR="004F7835">
        <w:rPr>
          <w:rFonts w:hint="eastAsia"/>
        </w:rPr>
        <w:t>Map</w:t>
      </w:r>
      <w:r w:rsidR="004F7835">
        <w:rPr>
          <w:rFonts w:hint="eastAsia"/>
        </w:rPr>
        <w:t>对象中的每一个</w:t>
      </w:r>
      <w:r w:rsidR="00F037D7">
        <w:rPr>
          <w:rFonts w:hint="eastAsia"/>
        </w:rPr>
        <w:t>除</w:t>
      </w:r>
      <w:r w:rsidR="00F037D7">
        <w:rPr>
          <w:rFonts w:hint="eastAsia"/>
        </w:rPr>
        <w:t>sign</w:t>
      </w:r>
      <w:r w:rsidR="00F037D7">
        <w:rPr>
          <w:rFonts w:hint="eastAsia"/>
        </w:rPr>
        <w:t>字段的</w:t>
      </w:r>
      <w:r w:rsidR="004F7835">
        <w:rPr>
          <w:rFonts w:hint="eastAsia"/>
        </w:rPr>
        <w:t>非空值使用</w:t>
      </w:r>
      <w:r w:rsidR="004F7835">
        <w:rPr>
          <w:rFonts w:hint="eastAsia"/>
        </w:rPr>
        <w:t>key</w:t>
      </w:r>
      <w:r w:rsidR="004F7835">
        <w:t>=value</w:t>
      </w:r>
      <w:r w:rsidR="004F7835">
        <w:t>的字符串进行表示</w:t>
      </w:r>
      <w:r w:rsidR="004F7835">
        <w:rPr>
          <w:rFonts w:hint="eastAsia"/>
        </w:rPr>
        <w:t>，</w:t>
      </w:r>
      <w:r w:rsidR="004F7835">
        <w:t>每一对中使用</w:t>
      </w:r>
      <w:r w:rsidR="004F7835">
        <w:rPr>
          <w:rFonts w:hint="eastAsia"/>
        </w:rPr>
        <w:t>&amp;</w:t>
      </w:r>
      <w:r w:rsidR="004F7835">
        <w:t>符号进行连接</w:t>
      </w:r>
      <w:r w:rsidR="004F7835">
        <w:rPr>
          <w:rFonts w:hint="eastAsia"/>
        </w:rPr>
        <w:t>，</w:t>
      </w:r>
      <w:r w:rsidR="004F7835">
        <w:t>并将其按照字母顺序进行排列</w:t>
      </w:r>
      <w:r w:rsidR="00F2064F">
        <w:rPr>
          <w:rFonts w:hint="eastAsia"/>
        </w:rPr>
        <w:t>，最终连接成一个待验签的字符串。</w:t>
      </w:r>
      <w:r w:rsidR="004038EC">
        <w:rPr>
          <w:rFonts w:hint="eastAsia"/>
        </w:rPr>
        <w:t>将该字符串使用</w:t>
      </w:r>
      <w:r w:rsidR="004038EC">
        <w:rPr>
          <w:rFonts w:hint="eastAsia"/>
        </w:rPr>
        <w:t>MD5</w:t>
      </w:r>
      <w:r w:rsidR="004038EC">
        <w:rPr>
          <w:rFonts w:hint="eastAsia"/>
        </w:rPr>
        <w:t>算法进行运算，运算得到的字符串全部转换为大写字符，并将最终得到的签名字符串放置在</w:t>
      </w:r>
      <w:r w:rsidR="004038EC">
        <w:rPr>
          <w:rFonts w:hint="eastAsia"/>
        </w:rPr>
        <w:t>sign</w:t>
      </w:r>
      <w:r w:rsidR="004038EC">
        <w:rPr>
          <w:rFonts w:hint="eastAsia"/>
        </w:rPr>
        <w:t>字段的</w:t>
      </w:r>
      <w:r w:rsidR="004038EC">
        <w:rPr>
          <w:rFonts w:hint="eastAsia"/>
        </w:rPr>
        <w:t>value</w:t>
      </w:r>
      <w:r w:rsidR="004038EC">
        <w:rPr>
          <w:rFonts w:hint="eastAsia"/>
        </w:rPr>
        <w:t>位置上。</w:t>
      </w:r>
      <w:r w:rsidR="008A1E78">
        <w:rPr>
          <w:rFonts w:hint="eastAsia"/>
        </w:rPr>
        <w:t>然后，</w:t>
      </w:r>
      <w:r w:rsidR="008A1E78">
        <w:rPr>
          <w:rFonts w:hint="eastAsia"/>
        </w:rPr>
        <w:t>将</w:t>
      </w:r>
      <w:r w:rsidR="008A1E78">
        <w:rPr>
          <w:rFonts w:hint="eastAsia"/>
        </w:rPr>
        <w:t>String</w:t>
      </w:r>
      <w:r w:rsidR="008A1E78">
        <w:rPr>
          <w:rFonts w:hint="eastAsia"/>
        </w:rPr>
        <w:t>对</w:t>
      </w:r>
      <w:r w:rsidR="008A1E78">
        <w:rPr>
          <w:rFonts w:hint="eastAsia"/>
        </w:rPr>
        <w:lastRenderedPageBreak/>
        <w:t>象转换为</w:t>
      </w:r>
      <w:r w:rsidR="008A1E78">
        <w:rPr>
          <w:rFonts w:hint="eastAsia"/>
        </w:rPr>
        <w:t>XML</w:t>
      </w:r>
      <w:r w:rsidR="008A1E78">
        <w:rPr>
          <w:rFonts w:hint="eastAsia"/>
        </w:rPr>
        <w:t>格式的</w:t>
      </w:r>
      <w:r w:rsidR="008A1E78">
        <w:rPr>
          <w:rFonts w:hint="eastAsia"/>
        </w:rPr>
        <w:t>字符串，以</w:t>
      </w:r>
      <w:r w:rsidR="008A1E78">
        <w:rPr>
          <w:rFonts w:hint="eastAsia"/>
        </w:rPr>
        <w:t>Post</w:t>
      </w:r>
      <w:r w:rsidR="008A1E78">
        <w:rPr>
          <w:rFonts w:hint="eastAsia"/>
        </w:rPr>
        <w:t>方式将该请求字符串发送给微信端。</w:t>
      </w:r>
      <w:r w:rsidR="00BA6829">
        <w:rPr>
          <w:rFonts w:hint="eastAsia"/>
        </w:rPr>
        <w:t>最后，微信端返回一个</w:t>
      </w:r>
      <w:r w:rsidR="00BA6829">
        <w:rPr>
          <w:rFonts w:hint="eastAsia"/>
        </w:rPr>
        <w:t>XML</w:t>
      </w:r>
      <w:r w:rsidR="00BA6829">
        <w:rPr>
          <w:rFonts w:hint="eastAsia"/>
        </w:rPr>
        <w:t>格式的字符串，解析字符串，当</w:t>
      </w:r>
      <w:r w:rsidR="00BA6829">
        <w:rPr>
          <w:rFonts w:hint="eastAsia"/>
        </w:rPr>
        <w:t>return_</w:t>
      </w:r>
      <w:r w:rsidR="00BA6829">
        <w:t>code</w:t>
      </w:r>
      <w:r w:rsidR="00BA6829">
        <w:t>的和</w:t>
      </w:r>
      <w:r w:rsidR="00BA6829">
        <w:t>result_code</w:t>
      </w:r>
      <w:r w:rsidR="00BA6829">
        <w:t>值为</w:t>
      </w:r>
      <w:r w:rsidR="00BA6829">
        <w:rPr>
          <w:rFonts w:hint="eastAsia"/>
        </w:rPr>
        <w:t>SUCCESS</w:t>
      </w:r>
      <w:r w:rsidR="00BA6829">
        <w:rPr>
          <w:rFonts w:hint="eastAsia"/>
        </w:rPr>
        <w:t>时，表示申码成功，解析出</w:t>
      </w:r>
      <w:r w:rsidR="00BA6829">
        <w:rPr>
          <w:rFonts w:hint="eastAsia"/>
        </w:rPr>
        <w:t>XML</w:t>
      </w:r>
      <w:r w:rsidR="00BA6829">
        <w:rPr>
          <w:rFonts w:hint="eastAsia"/>
        </w:rPr>
        <w:t>中的</w:t>
      </w:r>
      <w:r w:rsidR="00BA6829">
        <w:rPr>
          <w:rFonts w:hint="eastAsia"/>
        </w:rPr>
        <w:t>code</w:t>
      </w:r>
      <w:r w:rsidR="00BA6829">
        <w:t>_url</w:t>
      </w:r>
      <w:r w:rsidR="00BA6829">
        <w:t>字段的值</w:t>
      </w:r>
      <w:r w:rsidR="00BA6829">
        <w:rPr>
          <w:rFonts w:hint="eastAsia"/>
        </w:rPr>
        <w:t>，</w:t>
      </w:r>
      <w:r w:rsidR="00BA6829">
        <w:t>将其进行返回</w:t>
      </w:r>
      <w:r w:rsidR="00BA6829">
        <w:rPr>
          <w:rFonts w:hint="eastAsia"/>
        </w:rPr>
        <w:t>。</w:t>
      </w:r>
      <w:r w:rsidR="00BA6829">
        <w:t>并使用二维码生成类</w:t>
      </w:r>
      <w:r w:rsidR="00BA6829">
        <w:rPr>
          <w:rFonts w:hint="eastAsia"/>
        </w:rPr>
        <w:t>，</w:t>
      </w:r>
      <w:r w:rsidR="00BA6829">
        <w:t>将生成的二维码显示在页面中</w:t>
      </w:r>
      <w:r w:rsidR="00BA6829">
        <w:rPr>
          <w:rFonts w:hint="eastAsia"/>
        </w:rPr>
        <w:t>。</w:t>
      </w:r>
    </w:p>
    <w:p w14:paraId="5B92A9B2" w14:textId="77777777" w:rsidR="00E049B9" w:rsidRDefault="00E049B9" w:rsidP="003B5DF6">
      <w:pPr>
        <w:ind w:firstLine="24pt"/>
      </w:pPr>
      <w:r>
        <w:t>二维码生成之后</w:t>
      </w:r>
      <w:r>
        <w:rPr>
          <w:rFonts w:hint="eastAsia"/>
        </w:rPr>
        <w:t>，</w:t>
      </w:r>
      <w:r>
        <w:t>消费者使用手机微信</w:t>
      </w:r>
      <w:r>
        <w:rPr>
          <w:rFonts w:hint="eastAsia"/>
        </w:rPr>
        <w:t>APP</w:t>
      </w:r>
      <w:r>
        <w:rPr>
          <w:rFonts w:hint="eastAsia"/>
        </w:rPr>
        <w:t>打开扫一扫，进行扫码支付</w:t>
      </w:r>
      <w:r w:rsidR="005D7AE4">
        <w:rPr>
          <w:rFonts w:hint="eastAsia"/>
        </w:rPr>
        <w:t>。</w:t>
      </w:r>
      <w:r w:rsidR="005F2C18">
        <w:rPr>
          <w:rFonts w:hint="eastAsia"/>
        </w:rPr>
        <w:t>每个二维码设有失效时间，一旦超时或者已被扫描支付便不可重复扫描和交易。</w:t>
      </w:r>
      <w:r w:rsidR="00E90CE0">
        <w:rPr>
          <w:rFonts w:hint="eastAsia"/>
        </w:rPr>
        <w:t>交易结束后，</w:t>
      </w:r>
      <w:r w:rsidR="005D7AE4">
        <w:rPr>
          <w:rFonts w:hint="eastAsia"/>
        </w:rPr>
        <w:t>商家可根据微信订单号进行交易信息的查询。</w:t>
      </w:r>
    </w:p>
    <w:p w14:paraId="2484EB5B" w14:textId="77777777" w:rsidR="004057BE" w:rsidRPr="00A47472" w:rsidRDefault="004057BE" w:rsidP="003B5DF6">
      <w:pPr>
        <w:ind w:firstLine="24pt"/>
        <w:rPr>
          <w:rFonts w:hint="eastAsia"/>
        </w:rPr>
      </w:pPr>
      <w:r>
        <w:t>商家查询交易状态时需要传入微信订单号</w:t>
      </w:r>
      <w:r>
        <w:rPr>
          <w:rFonts w:hint="eastAsia"/>
        </w:rPr>
        <w:t>和其他基本信息配置。</w:t>
      </w:r>
      <w:r w:rsidR="00DD6A69">
        <w:rPr>
          <w:rFonts w:hint="eastAsia"/>
        </w:rPr>
        <w:t>首先，按照申码过程中的请求数据封装过程将请求字段进行</w:t>
      </w:r>
      <w:r w:rsidR="00DD6A69">
        <w:rPr>
          <w:rFonts w:hint="eastAsia"/>
        </w:rPr>
        <w:t>MD5</w:t>
      </w:r>
      <w:r w:rsidR="00DD6A69">
        <w:rPr>
          <w:rFonts w:hint="eastAsia"/>
        </w:rPr>
        <w:t>签名，之后将请求域转换为</w:t>
      </w:r>
      <w:r w:rsidR="00DD6A69">
        <w:rPr>
          <w:rFonts w:hint="eastAsia"/>
        </w:rPr>
        <w:t>XML</w:t>
      </w:r>
      <w:r w:rsidR="00DD6A69">
        <w:rPr>
          <w:rFonts w:hint="eastAsia"/>
        </w:rPr>
        <w:t>格式的字符串，以</w:t>
      </w:r>
      <w:r w:rsidR="00DD6A69">
        <w:rPr>
          <w:rFonts w:hint="eastAsia"/>
        </w:rPr>
        <w:t>Post</w:t>
      </w:r>
      <w:r w:rsidR="00DD6A69">
        <w:rPr>
          <w:rFonts w:hint="eastAsia"/>
        </w:rPr>
        <w:t>方式发送给微信服务端。然后，</w:t>
      </w:r>
      <w:r w:rsidR="007F7329">
        <w:rPr>
          <w:rFonts w:hint="eastAsia"/>
        </w:rPr>
        <w:t>服务端接收请求参数进行数据处理</w:t>
      </w:r>
      <w:r w:rsidR="00D939B5">
        <w:rPr>
          <w:rFonts w:hint="eastAsia"/>
        </w:rPr>
        <w:t>，并将处理结果以</w:t>
      </w:r>
      <w:r w:rsidR="00D939B5">
        <w:rPr>
          <w:rFonts w:hint="eastAsia"/>
        </w:rPr>
        <w:t>XML</w:t>
      </w:r>
      <w:r w:rsidR="00D939B5">
        <w:rPr>
          <w:rFonts w:hint="eastAsia"/>
        </w:rPr>
        <w:t>格式</w:t>
      </w:r>
      <w:r w:rsidR="00C8657F">
        <w:rPr>
          <w:rFonts w:hint="eastAsia"/>
        </w:rPr>
        <w:t>进行返回</w:t>
      </w:r>
      <w:r w:rsidR="00D939B5">
        <w:rPr>
          <w:rFonts w:hint="eastAsia"/>
        </w:rPr>
        <w:t>。</w:t>
      </w:r>
      <w:r w:rsidR="00A47472">
        <w:rPr>
          <w:rFonts w:hint="eastAsia"/>
        </w:rPr>
        <w:t>最后，将返回结果进行解析，判断</w:t>
      </w:r>
      <w:r w:rsidR="00A47472">
        <w:rPr>
          <w:rFonts w:hint="eastAsia"/>
        </w:rPr>
        <w:t>return_code</w:t>
      </w:r>
      <w:r w:rsidR="00A47472">
        <w:rPr>
          <w:rFonts w:hint="eastAsia"/>
        </w:rPr>
        <w:t>和</w:t>
      </w:r>
      <w:r w:rsidR="00A47472">
        <w:rPr>
          <w:rFonts w:hint="eastAsia"/>
        </w:rPr>
        <w:t>trade</w:t>
      </w:r>
      <w:r w:rsidR="00A47472">
        <w:t>_state</w:t>
      </w:r>
      <w:r w:rsidR="00A47472">
        <w:t>的值是否为</w:t>
      </w:r>
      <w:r w:rsidR="00A47472">
        <w:rPr>
          <w:rFonts w:hint="eastAsia"/>
        </w:rPr>
        <w:t>SUCCESS</w:t>
      </w:r>
      <w:r w:rsidR="00A47472">
        <w:rPr>
          <w:rFonts w:hint="eastAsia"/>
        </w:rPr>
        <w:t>，这里</w:t>
      </w:r>
      <w:r w:rsidR="00A47472">
        <w:rPr>
          <w:rFonts w:hint="eastAsia"/>
        </w:rPr>
        <w:t>return_code</w:t>
      </w:r>
      <w:r w:rsidR="00A47472">
        <w:rPr>
          <w:rFonts w:hint="eastAsia"/>
        </w:rPr>
        <w:t>为通信成功的标识，</w:t>
      </w:r>
      <w:r w:rsidR="00A47472">
        <w:rPr>
          <w:rFonts w:hint="eastAsia"/>
        </w:rPr>
        <w:t>trade</w:t>
      </w:r>
      <w:r w:rsidR="00A47472">
        <w:t>_state</w:t>
      </w:r>
      <w:r w:rsidR="00A47472">
        <w:t>为交易成功的标识</w:t>
      </w:r>
      <w:r w:rsidR="00A47472">
        <w:rPr>
          <w:rFonts w:hint="eastAsia"/>
        </w:rPr>
        <w:t>，</w:t>
      </w:r>
      <w:r w:rsidR="00A47472">
        <w:t>只有二者都为</w:t>
      </w:r>
      <w:r w:rsidR="00A47472">
        <w:rPr>
          <w:rFonts w:hint="eastAsia"/>
        </w:rPr>
        <w:t>SUCCESS</w:t>
      </w:r>
      <w:r w:rsidR="00A47472">
        <w:rPr>
          <w:rFonts w:hint="eastAsia"/>
        </w:rPr>
        <w:t>才能判断当前请求结果是否正确</w:t>
      </w:r>
      <w:r w:rsidR="00DF5B9D">
        <w:rPr>
          <w:rFonts w:hint="eastAsia"/>
        </w:rPr>
        <w:t>，该订单的交易是否正确完成</w:t>
      </w:r>
      <w:r w:rsidR="00CF30FD">
        <w:rPr>
          <w:rFonts w:hint="eastAsia"/>
        </w:rPr>
        <w:t>。</w:t>
      </w:r>
    </w:p>
    <w:p w14:paraId="1A45C5CC" w14:textId="77777777" w:rsidR="004C4360" w:rsidRDefault="00CD50AE" w:rsidP="00697CDE">
      <w:pPr>
        <w:pStyle w:val="1"/>
        <w:numPr>
          <w:ilvl w:val="0"/>
          <w:numId w:val="1"/>
        </w:numPr>
        <w:ind w:start="12pt" w:firstLine="0pt"/>
      </w:pPr>
      <w:r>
        <w:br w:type="page"/>
      </w:r>
      <w:r w:rsidR="004C4360" w:rsidRPr="00697CDE">
        <w:rPr>
          <w:rFonts w:hint="eastAsia"/>
        </w:rPr>
        <w:lastRenderedPageBreak/>
        <w:t>总结与展望</w:t>
      </w:r>
    </w:p>
    <w:p w14:paraId="01C1DE62" w14:textId="77777777" w:rsidR="008111E2" w:rsidRDefault="00660703" w:rsidP="00660703">
      <w:pPr>
        <w:ind w:firstLine="24pt"/>
      </w:pPr>
      <w:r>
        <w:rPr>
          <w:rFonts w:hint="eastAsia"/>
        </w:rPr>
        <w:t>本文描述了</w:t>
      </w:r>
      <w:bookmarkStart w:id="41" w:name="OLE_LINK372"/>
      <w:r>
        <w:rPr>
          <w:rFonts w:hint="eastAsia"/>
        </w:rPr>
        <w:t>基于</w:t>
      </w:r>
      <w:r>
        <w:t>SaaS</w:t>
      </w:r>
      <w:r>
        <w:t>模式的自动售货机云平台的</w:t>
      </w:r>
      <w:r>
        <w:rPr>
          <w:rFonts w:hint="eastAsia"/>
        </w:rPr>
        <w:t>设计与实现，该平台是为适应当今自动售货机厂商和运营商发展</w:t>
      </w:r>
      <w:r w:rsidR="00AD10B6">
        <w:rPr>
          <w:rFonts w:hint="eastAsia"/>
        </w:rPr>
        <w:t>现状的一个新概念的设计。</w:t>
      </w:r>
      <w:r w:rsidR="000805E4">
        <w:rPr>
          <w:rFonts w:hint="eastAsia"/>
        </w:rPr>
        <w:t>平台采用了</w:t>
      </w:r>
      <w:r w:rsidR="000805E4">
        <w:rPr>
          <w:rFonts w:hint="eastAsia"/>
        </w:rPr>
        <w:t>SaaS</w:t>
      </w:r>
      <w:r w:rsidR="00C57014">
        <w:rPr>
          <w:rFonts w:hint="eastAsia"/>
        </w:rPr>
        <w:t>模式</w:t>
      </w:r>
      <w:r w:rsidR="000805E4">
        <w:rPr>
          <w:rFonts w:hint="eastAsia"/>
        </w:rPr>
        <w:t>的设计思想，</w:t>
      </w:r>
      <w:r w:rsidR="00FE50A6">
        <w:rPr>
          <w:rFonts w:hint="eastAsia"/>
        </w:rPr>
        <w:t>结合多租户设计框架</w:t>
      </w:r>
      <w:r w:rsidR="00E3777D">
        <w:rPr>
          <w:rFonts w:hint="eastAsia"/>
        </w:rPr>
        <w:t>，将传统的</w:t>
      </w:r>
      <w:r w:rsidR="003A58F7">
        <w:rPr>
          <w:rFonts w:hint="eastAsia"/>
        </w:rPr>
        <w:t>仅供一家公司使用的单个应用系统转变为可供多个租户使用的共享平台。</w:t>
      </w:r>
      <w:r w:rsidR="00245DC5">
        <w:rPr>
          <w:rFonts w:hint="eastAsia"/>
        </w:rPr>
        <w:t>近些年来，共享的概念逐渐走进大众的视野，</w:t>
      </w:r>
      <w:r w:rsidR="00D75E78">
        <w:rPr>
          <w:rFonts w:hint="eastAsia"/>
        </w:rPr>
        <w:t>比如共享单车、共享</w:t>
      </w:r>
      <w:r w:rsidR="00D75E78">
        <w:rPr>
          <w:rFonts w:hint="eastAsia"/>
        </w:rPr>
        <w:t>KTV</w:t>
      </w:r>
      <w:r w:rsidR="00D75E78">
        <w:rPr>
          <w:rFonts w:hint="eastAsia"/>
        </w:rPr>
        <w:t>、共享汽车等概念，</w:t>
      </w:r>
      <w:r w:rsidR="007D5421">
        <w:rPr>
          <w:rFonts w:hint="eastAsia"/>
        </w:rPr>
        <w:t>开发商仅仅投入一件商品，却可供多数人重复使用，</w:t>
      </w:r>
      <w:r w:rsidR="00901CC0">
        <w:rPr>
          <w:rFonts w:hint="eastAsia"/>
        </w:rPr>
        <w:t>不仅如此，共享商品的价格较之传统商品也低廉的多</w:t>
      </w:r>
      <w:r w:rsidR="007B0A60">
        <w:rPr>
          <w:rFonts w:hint="eastAsia"/>
        </w:rPr>
        <w:t>。</w:t>
      </w:r>
      <w:r w:rsidR="00E5536C">
        <w:rPr>
          <w:rFonts w:hint="eastAsia"/>
        </w:rPr>
        <w:t>本文描述的平台系统也采用共享的思路，</w:t>
      </w:r>
      <w:r w:rsidR="0016203A">
        <w:rPr>
          <w:rFonts w:hint="eastAsia"/>
        </w:rPr>
        <w:t>开发商使用多租户框架和</w:t>
      </w:r>
      <w:r w:rsidR="0016203A">
        <w:rPr>
          <w:rFonts w:hint="eastAsia"/>
        </w:rPr>
        <w:t>SaaS</w:t>
      </w:r>
      <w:r w:rsidR="0016203A">
        <w:rPr>
          <w:rFonts w:hint="eastAsia"/>
        </w:rPr>
        <w:t>思想开发一套</w:t>
      </w:r>
      <w:r w:rsidR="00436FEE">
        <w:rPr>
          <w:rFonts w:hint="eastAsia"/>
        </w:rPr>
        <w:t>多租户的自动售货机平台，将其部署到开发商提供的服务器上进行过发布，</w:t>
      </w:r>
      <w:r w:rsidR="005E32CF">
        <w:rPr>
          <w:rFonts w:hint="eastAsia"/>
        </w:rPr>
        <w:t>同时给商家提供租用系统的界面，</w:t>
      </w:r>
      <w:r w:rsidR="009C355F">
        <w:rPr>
          <w:rFonts w:hint="eastAsia"/>
        </w:rPr>
        <w:t>商家租用成功后直接通过网页访问进行使用</w:t>
      </w:r>
      <w:r w:rsidR="0035326B">
        <w:rPr>
          <w:rFonts w:hint="eastAsia"/>
        </w:rPr>
        <w:t>。</w:t>
      </w:r>
    </w:p>
    <w:p w14:paraId="057CFCB8" w14:textId="77777777" w:rsidR="00D91143" w:rsidRDefault="00D91143" w:rsidP="00660703">
      <w:pPr>
        <w:ind w:firstLine="24pt"/>
      </w:pPr>
      <w:r>
        <w:t>平台系统采用</w:t>
      </w:r>
      <w:r>
        <w:rPr>
          <w:rFonts w:hint="eastAsia"/>
        </w:rPr>
        <w:t>Spring</w:t>
      </w:r>
      <w:r>
        <w:rPr>
          <w:rFonts w:hint="eastAsia"/>
        </w:rPr>
        <w:t>、</w:t>
      </w:r>
      <w:r>
        <w:rPr>
          <w:rFonts w:hint="eastAsia"/>
        </w:rPr>
        <w:t>SpringMVC</w:t>
      </w:r>
      <w:r>
        <w:rPr>
          <w:rFonts w:hint="eastAsia"/>
        </w:rPr>
        <w:t>、</w:t>
      </w:r>
      <w:r>
        <w:rPr>
          <w:rFonts w:hint="eastAsia"/>
        </w:rPr>
        <w:t>MyBtais</w:t>
      </w:r>
      <w:r>
        <w:rPr>
          <w:rFonts w:hint="eastAsia"/>
        </w:rPr>
        <w:t>框架，</w:t>
      </w:r>
      <w:r>
        <w:rPr>
          <w:rFonts w:hint="eastAsia"/>
        </w:rPr>
        <w:t>Maven</w:t>
      </w:r>
      <w:r w:rsidR="00AD6C23">
        <w:rPr>
          <w:rFonts w:hint="eastAsia"/>
        </w:rPr>
        <w:t>构建工具</w:t>
      </w:r>
      <w:r w:rsidR="007721C6">
        <w:rPr>
          <w:rFonts w:hint="eastAsia"/>
        </w:rPr>
        <w:t>、</w:t>
      </w:r>
      <w:r>
        <w:rPr>
          <w:rFonts w:hint="eastAsia"/>
        </w:rPr>
        <w:t>Mysql</w:t>
      </w:r>
      <w:r w:rsidR="007721C6">
        <w:rPr>
          <w:rFonts w:hint="eastAsia"/>
        </w:rPr>
        <w:t>数据库和</w:t>
      </w:r>
      <w:r w:rsidR="007721C6">
        <w:rPr>
          <w:rFonts w:hint="eastAsia"/>
        </w:rPr>
        <w:t>Bootstrap</w:t>
      </w:r>
      <w:r w:rsidR="007721C6">
        <w:rPr>
          <w:rFonts w:hint="eastAsia"/>
        </w:rPr>
        <w:t>、</w:t>
      </w:r>
      <w:r w:rsidR="007721C6">
        <w:rPr>
          <w:rFonts w:hint="eastAsia"/>
        </w:rPr>
        <w:t>J</w:t>
      </w:r>
      <w:r w:rsidR="008A6D44">
        <w:rPr>
          <w:rFonts w:hint="eastAsia"/>
        </w:rPr>
        <w:t>Q</w:t>
      </w:r>
      <w:r w:rsidR="007721C6">
        <w:rPr>
          <w:rFonts w:hint="eastAsia"/>
        </w:rPr>
        <w:t>uery</w:t>
      </w:r>
      <w:r w:rsidR="007721C6">
        <w:rPr>
          <w:rFonts w:hint="eastAsia"/>
        </w:rPr>
        <w:t>、</w:t>
      </w:r>
      <w:r w:rsidR="007721C6">
        <w:t>Ajax</w:t>
      </w:r>
      <w:r>
        <w:rPr>
          <w:rFonts w:hint="eastAsia"/>
        </w:rPr>
        <w:t>等</w:t>
      </w:r>
      <w:r w:rsidR="007721C6">
        <w:rPr>
          <w:rFonts w:hint="eastAsia"/>
        </w:rPr>
        <w:t>技术</w:t>
      </w:r>
      <w:r>
        <w:rPr>
          <w:rFonts w:hint="eastAsia"/>
        </w:rPr>
        <w:t>进行开发</w:t>
      </w:r>
      <w:r w:rsidR="007721C6">
        <w:rPr>
          <w:rFonts w:hint="eastAsia"/>
        </w:rPr>
        <w:t>。</w:t>
      </w:r>
      <w:r w:rsidR="000963E5">
        <w:rPr>
          <w:rFonts w:hint="eastAsia"/>
        </w:rPr>
        <w:t>系统采用三层架构的思想，</w:t>
      </w:r>
      <w:r w:rsidR="00EA7AE1">
        <w:rPr>
          <w:rFonts w:hint="eastAsia"/>
        </w:rPr>
        <w:t>将数据层、业务层和控制层进行分层开发。</w:t>
      </w:r>
    </w:p>
    <w:p w14:paraId="26F7CB48" w14:textId="77777777" w:rsidR="00AF0CB1" w:rsidRDefault="00AF0CB1" w:rsidP="00B43BFF">
      <w:pPr>
        <w:ind w:firstLineChars="0" w:firstLine="21pt"/>
        <w:rPr>
          <w:rFonts w:hint="eastAsia"/>
        </w:rPr>
      </w:pPr>
      <w:r>
        <w:t>系统开发了</w:t>
      </w:r>
      <w:r>
        <w:rPr>
          <w:rFonts w:hint="eastAsia"/>
        </w:rPr>
        <w:t>Android</w:t>
      </w:r>
      <w:r>
        <w:rPr>
          <w:rFonts w:hint="eastAsia"/>
        </w:rPr>
        <w:t>端的终端系统，分为两个模块：一为供操作员使用的手机端应用；二为供售货机使用的终端售卖系统。终端系统使用</w:t>
      </w:r>
      <w:r>
        <w:rPr>
          <w:rFonts w:hint="eastAsia"/>
        </w:rPr>
        <w:t>Http</w:t>
      </w:r>
      <w:r>
        <w:rPr>
          <w:rFonts w:hint="eastAsia"/>
        </w:rPr>
        <w:t>协议和后台进行交互，进而实现访问和操作数据库的功能，终端和后台进行交互时使用加密传输保证传输数据的安全性。终端系统使用</w:t>
      </w:r>
      <w:r>
        <w:rPr>
          <w:rFonts w:hint="eastAsia"/>
        </w:rPr>
        <w:t>Http</w:t>
      </w:r>
      <w:r>
        <w:rPr>
          <w:rFonts w:hint="eastAsia"/>
        </w:rPr>
        <w:t>传输，使用</w:t>
      </w:r>
      <w:r w:rsidR="00B43BFF">
        <w:rPr>
          <w:rFonts w:hint="eastAsia"/>
        </w:rPr>
        <w:t>数据加密方式进行数据传输</w:t>
      </w:r>
      <w:r w:rsidR="0096516C">
        <w:rPr>
          <w:rFonts w:hint="eastAsia"/>
        </w:rPr>
        <w:t>。</w:t>
      </w:r>
      <w:r w:rsidR="00E65B25">
        <w:rPr>
          <w:rFonts w:hint="eastAsia"/>
        </w:rPr>
        <w:t>售货机终端系统提供售货机商品的货道展示，</w:t>
      </w:r>
      <w:r w:rsidR="007E07EB">
        <w:rPr>
          <w:rFonts w:hint="eastAsia"/>
        </w:rPr>
        <w:t>终端系统使用</w:t>
      </w:r>
      <w:r w:rsidR="007E07EB">
        <w:rPr>
          <w:rFonts w:hint="eastAsia"/>
        </w:rPr>
        <w:t>Adapter</w:t>
      </w:r>
      <w:r w:rsidR="007E07EB">
        <w:t>和网格方式显示商品列表</w:t>
      </w:r>
      <w:r w:rsidR="007E07EB">
        <w:rPr>
          <w:rFonts w:hint="eastAsia"/>
        </w:rPr>
        <w:t>，</w:t>
      </w:r>
      <w:r w:rsidR="00E13080">
        <w:rPr>
          <w:rFonts w:hint="eastAsia"/>
        </w:rPr>
        <w:t>用户选购商品后可通过扫描二维码的方式进行商品的支付，</w:t>
      </w:r>
      <w:r w:rsidR="00554253">
        <w:rPr>
          <w:rFonts w:hint="eastAsia"/>
        </w:rPr>
        <w:t>移动</w:t>
      </w:r>
      <w:r w:rsidR="00C119F8">
        <w:rPr>
          <w:rFonts w:hint="eastAsia"/>
        </w:rPr>
        <w:t>支付方式</w:t>
      </w:r>
      <w:r w:rsidR="00554253">
        <w:rPr>
          <w:rFonts w:hint="eastAsia"/>
        </w:rPr>
        <w:t>提供了</w:t>
      </w:r>
      <w:r w:rsidR="00C901BB">
        <w:rPr>
          <w:rFonts w:hint="eastAsia"/>
        </w:rPr>
        <w:t>微信支付、支付宝支付和</w:t>
      </w:r>
      <w:r w:rsidR="00554253">
        <w:rPr>
          <w:rFonts w:hint="eastAsia"/>
        </w:rPr>
        <w:t>银联支付三种方式。</w:t>
      </w:r>
    </w:p>
    <w:p w14:paraId="0B3E489D" w14:textId="77777777" w:rsidR="00660703" w:rsidRDefault="008111E2" w:rsidP="00660703">
      <w:pPr>
        <w:ind w:firstLine="24pt"/>
      </w:pPr>
      <w:r>
        <w:rPr>
          <w:rFonts w:hint="eastAsia"/>
        </w:rPr>
        <w:t>该</w:t>
      </w:r>
      <w:r w:rsidR="009D1770">
        <w:rPr>
          <w:rFonts w:hint="eastAsia"/>
        </w:rPr>
        <w:t>平台</w:t>
      </w:r>
      <w:r>
        <w:rPr>
          <w:rFonts w:hint="eastAsia"/>
        </w:rPr>
        <w:t>系统主要有以下几个特点：</w:t>
      </w:r>
    </w:p>
    <w:p w14:paraId="6F7473DB" w14:textId="77777777" w:rsidR="008111E2" w:rsidRDefault="008111E2" w:rsidP="008111E2">
      <w:pPr>
        <w:numPr>
          <w:ilvl w:val="0"/>
          <w:numId w:val="16"/>
        </w:numPr>
        <w:ind w:firstLineChars="0"/>
      </w:pPr>
      <w:r>
        <w:rPr>
          <w:rFonts w:hint="eastAsia"/>
        </w:rPr>
        <w:t>易用性：</w:t>
      </w:r>
      <w:r w:rsidR="00EF076E">
        <w:rPr>
          <w:rFonts w:hint="eastAsia"/>
        </w:rPr>
        <w:t>系统采用</w:t>
      </w:r>
      <w:r w:rsidR="00EF076E">
        <w:rPr>
          <w:rFonts w:hint="eastAsia"/>
        </w:rPr>
        <w:t>SaaS</w:t>
      </w:r>
      <w:r w:rsidR="00EF076E">
        <w:t>模式进行开发</w:t>
      </w:r>
      <w:r w:rsidR="00EF076E">
        <w:rPr>
          <w:rFonts w:hint="eastAsia"/>
        </w:rPr>
        <w:t>，</w:t>
      </w:r>
      <w:r w:rsidR="00E96F96">
        <w:rPr>
          <w:rFonts w:hint="eastAsia"/>
        </w:rPr>
        <w:t>由开发商端进行系统的部署和发布，</w:t>
      </w:r>
      <w:r w:rsidR="00282851">
        <w:rPr>
          <w:rFonts w:hint="eastAsia"/>
        </w:rPr>
        <w:t>用户</w:t>
      </w:r>
      <w:r w:rsidR="0083677B">
        <w:rPr>
          <w:rFonts w:hint="eastAsia"/>
        </w:rPr>
        <w:t>单独在本地安装软件，</w:t>
      </w:r>
      <w:r w:rsidR="00282851">
        <w:rPr>
          <w:rFonts w:hint="eastAsia"/>
        </w:rPr>
        <w:t>可直接通过网页入口访问平台系统</w:t>
      </w:r>
      <w:r w:rsidR="00C718F7">
        <w:rPr>
          <w:rFonts w:hint="eastAsia"/>
        </w:rPr>
        <w:t>，使用简单便捷</w:t>
      </w:r>
      <w:r w:rsidR="00950CFD">
        <w:rPr>
          <w:rFonts w:hint="eastAsia"/>
        </w:rPr>
        <w:t>，系统简便易学</w:t>
      </w:r>
      <w:r w:rsidR="00F61FB7">
        <w:rPr>
          <w:rFonts w:hint="eastAsia"/>
        </w:rPr>
        <w:t>，适合各个层次的人员使用</w:t>
      </w:r>
      <w:r w:rsidR="00C718F7">
        <w:rPr>
          <w:rFonts w:hint="eastAsia"/>
        </w:rPr>
        <w:t>。</w:t>
      </w:r>
    </w:p>
    <w:p w14:paraId="618D7F52" w14:textId="77777777" w:rsidR="000504C5" w:rsidRDefault="00543796" w:rsidP="000504C5">
      <w:pPr>
        <w:numPr>
          <w:ilvl w:val="0"/>
          <w:numId w:val="16"/>
        </w:numPr>
        <w:ind w:firstLineChars="0"/>
      </w:pPr>
      <w:r>
        <w:t>通用性</w:t>
      </w:r>
      <w:r>
        <w:rPr>
          <w:rFonts w:hint="eastAsia"/>
        </w:rPr>
        <w:t>：</w:t>
      </w:r>
      <w:r>
        <w:t>系统针对自动售货机厂商和开发商进行开发</w:t>
      </w:r>
      <w:r>
        <w:rPr>
          <w:rFonts w:hint="eastAsia"/>
        </w:rPr>
        <w:t>，</w:t>
      </w:r>
      <w:r>
        <w:t>面向用户类型明确</w:t>
      </w:r>
      <w:r>
        <w:rPr>
          <w:rFonts w:hint="eastAsia"/>
        </w:rPr>
        <w:t>，</w:t>
      </w:r>
      <w:r w:rsidR="00C53441">
        <w:rPr>
          <w:rFonts w:hint="eastAsia"/>
        </w:rPr>
        <w:t>开发范围基本符合自动售货机厂商和运营商的使用范围。</w:t>
      </w:r>
    </w:p>
    <w:p w14:paraId="0C5A5E75" w14:textId="77777777" w:rsidR="003A57D7" w:rsidRDefault="003A57D7" w:rsidP="003A57D7">
      <w:pPr>
        <w:numPr>
          <w:ilvl w:val="0"/>
          <w:numId w:val="16"/>
        </w:numPr>
        <w:ind w:firstLineChars="0"/>
        <w:rPr>
          <w:rFonts w:hint="eastAsia"/>
        </w:rPr>
      </w:pPr>
      <w:r>
        <w:rPr>
          <w:rFonts w:hint="eastAsia"/>
        </w:rPr>
        <w:t>隔离性：系统采用多租户模式，各个租户之间数据进行隔离，数据库中</w:t>
      </w:r>
      <w:r>
        <w:rPr>
          <w:rFonts w:hint="eastAsia"/>
        </w:rPr>
        <w:lastRenderedPageBreak/>
        <w:t>对用用户或其他敏感信息进行加密操作。</w:t>
      </w:r>
    </w:p>
    <w:p w14:paraId="01E6770A" w14:textId="77777777" w:rsidR="000504C5" w:rsidRDefault="0096516C" w:rsidP="000504C5">
      <w:pPr>
        <w:numPr>
          <w:ilvl w:val="0"/>
          <w:numId w:val="16"/>
        </w:numPr>
        <w:ind w:firstLineChars="0"/>
      </w:pPr>
      <w:r>
        <w:rPr>
          <w:rFonts w:hint="eastAsia"/>
        </w:rPr>
        <w:t>经济性</w:t>
      </w:r>
      <w:r w:rsidR="000504C5">
        <w:rPr>
          <w:rFonts w:hint="eastAsia"/>
        </w:rPr>
        <w:t>：</w:t>
      </w:r>
      <w:r w:rsidR="00C769BC">
        <w:rPr>
          <w:rFonts w:hint="eastAsia"/>
        </w:rPr>
        <w:t>系统有开发商进行开发、部署和维护，不需要使用者提供</w:t>
      </w:r>
      <w:r w:rsidR="00FC24B3">
        <w:rPr>
          <w:rFonts w:hint="eastAsia"/>
        </w:rPr>
        <w:t>技术的支持</w:t>
      </w:r>
      <w:r w:rsidR="00A97BED">
        <w:rPr>
          <w:rFonts w:hint="eastAsia"/>
        </w:rPr>
        <w:t>和维护工作。</w:t>
      </w:r>
      <w:r w:rsidR="00F31C82">
        <w:rPr>
          <w:rFonts w:hint="eastAsia"/>
        </w:rPr>
        <w:t>第一方面，</w:t>
      </w:r>
      <w:r w:rsidR="00150796">
        <w:rPr>
          <w:rFonts w:hint="eastAsia"/>
        </w:rPr>
        <w:t>租户商家</w:t>
      </w:r>
      <w:r w:rsidR="00F31C82">
        <w:rPr>
          <w:rFonts w:hint="eastAsia"/>
        </w:rPr>
        <w:t>节省了雇佣技术人员的额外开销和人员配置；第二方面，</w:t>
      </w:r>
      <w:r w:rsidR="00150796">
        <w:rPr>
          <w:rFonts w:hint="eastAsia"/>
        </w:rPr>
        <w:t>租户商家不需要对系统进行运维支持，</w:t>
      </w:r>
      <w:r w:rsidR="00907063">
        <w:rPr>
          <w:rFonts w:hint="eastAsia"/>
        </w:rPr>
        <w:t>减少了工作量；第三方面，</w:t>
      </w:r>
      <w:r w:rsidR="000826DA">
        <w:rPr>
          <w:rFonts w:hint="eastAsia"/>
        </w:rPr>
        <w:t>该系统为一个共享的多租户系统，因一次开发多个租户使用，其租金较为低廉</w:t>
      </w:r>
      <w:r w:rsidR="00183F0A">
        <w:rPr>
          <w:rFonts w:hint="eastAsia"/>
        </w:rPr>
        <w:t>，从长远来看，</w:t>
      </w:r>
      <w:r w:rsidR="00C469A9">
        <w:rPr>
          <w:rFonts w:hint="eastAsia"/>
        </w:rPr>
        <w:t>非常适合想要减少开销的租户</w:t>
      </w:r>
      <w:r w:rsidR="004350EB">
        <w:rPr>
          <w:rFonts w:hint="eastAsia"/>
        </w:rPr>
        <w:t>。</w:t>
      </w:r>
      <w:r w:rsidR="00374D54">
        <w:rPr>
          <w:rFonts w:hint="eastAsia"/>
        </w:rPr>
        <w:t>此外，终端</w:t>
      </w:r>
      <w:r w:rsidR="00211AC1">
        <w:rPr>
          <w:rFonts w:hint="eastAsia"/>
        </w:rPr>
        <w:t>系统</w:t>
      </w:r>
      <w:r w:rsidR="00374D54">
        <w:rPr>
          <w:rFonts w:hint="eastAsia"/>
        </w:rPr>
        <w:t>使用</w:t>
      </w:r>
      <w:r w:rsidR="00211AC1">
        <w:rPr>
          <w:rFonts w:hint="eastAsia"/>
        </w:rPr>
        <w:t>价格低廉的</w:t>
      </w:r>
      <w:r w:rsidR="00374D54">
        <w:rPr>
          <w:rFonts w:hint="eastAsia"/>
        </w:rPr>
        <w:t>Android</w:t>
      </w:r>
      <w:r w:rsidR="00211AC1">
        <w:rPr>
          <w:rFonts w:hint="eastAsia"/>
        </w:rPr>
        <w:t>设备</w:t>
      </w:r>
      <w:r w:rsidR="00374D54">
        <w:rPr>
          <w:rFonts w:hint="eastAsia"/>
        </w:rPr>
        <w:t>进行开发</w:t>
      </w:r>
      <w:r w:rsidR="00211AC1">
        <w:rPr>
          <w:rFonts w:hint="eastAsia"/>
        </w:rPr>
        <w:t>。</w:t>
      </w:r>
    </w:p>
    <w:p w14:paraId="01716785" w14:textId="77777777" w:rsidR="00066228" w:rsidRDefault="00066228" w:rsidP="000504C5">
      <w:pPr>
        <w:numPr>
          <w:ilvl w:val="0"/>
          <w:numId w:val="16"/>
        </w:numPr>
        <w:ind w:firstLineChars="0"/>
      </w:pPr>
      <w:r>
        <w:t>便捷性</w:t>
      </w:r>
      <w:r>
        <w:rPr>
          <w:rFonts w:hint="eastAsia"/>
        </w:rPr>
        <w:t>：</w:t>
      </w:r>
      <w:r>
        <w:t>Android</w:t>
      </w:r>
      <w:r>
        <w:t>终端提供了移动端的货道更新操作和二维码的移动扫码支付</w:t>
      </w:r>
      <w:r w:rsidR="00365CC9">
        <w:rPr>
          <w:rFonts w:hint="eastAsia"/>
        </w:rPr>
        <w:t>。</w:t>
      </w:r>
    </w:p>
    <w:p w14:paraId="769D0539" w14:textId="77777777" w:rsidR="008A1327" w:rsidRDefault="00E11BCE" w:rsidP="008A1327">
      <w:pPr>
        <w:ind w:firstLine="24pt"/>
        <w:rPr>
          <w:rFonts w:hint="eastAsia"/>
        </w:rPr>
      </w:pPr>
      <w:r>
        <w:rPr>
          <w:rFonts w:hint="eastAsia"/>
        </w:rPr>
        <w:t>然而，该系统还存在一些缺点。</w:t>
      </w:r>
      <w:r w:rsidR="008A1327">
        <w:rPr>
          <w:rFonts w:hint="eastAsia"/>
        </w:rPr>
        <w:t>目前自动售货机商家的发展进程良莠不齐</w:t>
      </w:r>
      <w:r w:rsidR="00790A42">
        <w:rPr>
          <w:rFonts w:hint="eastAsia"/>
        </w:rPr>
        <w:t>，</w:t>
      </w:r>
      <w:r w:rsidR="00B56CC0">
        <w:rPr>
          <w:rFonts w:hint="eastAsia"/>
        </w:rPr>
        <w:t>各个商家使用的售货机种类不已，终端系统的通用性还未做大规模的测试，</w:t>
      </w:r>
      <w:r w:rsidR="00BC0BD9">
        <w:rPr>
          <w:rFonts w:hint="eastAsia"/>
        </w:rPr>
        <w:t>想要真正统一推广还需加大工作力度和用户调研，以保证能够将系统进一步优化，以供不同种类的商家使用。</w:t>
      </w:r>
      <w:r>
        <w:rPr>
          <w:rFonts w:hint="eastAsia"/>
        </w:rPr>
        <w:t>此外系统</w:t>
      </w:r>
      <w:r w:rsidR="00052E8D">
        <w:rPr>
          <w:rFonts w:hint="eastAsia"/>
        </w:rPr>
        <w:t>采用统一开发和共享数据库、共享数据架构的多租户模式，共享程度高。</w:t>
      </w:r>
      <w:r w:rsidR="00C853DA">
        <w:rPr>
          <w:rFonts w:hint="eastAsia"/>
        </w:rPr>
        <w:t>因为自动售货机行业发展现状</w:t>
      </w:r>
      <w:r w:rsidR="00760A0B">
        <w:rPr>
          <w:rFonts w:hint="eastAsia"/>
        </w:rPr>
        <w:t>不同，</w:t>
      </w:r>
      <w:r w:rsidR="00691CAC">
        <w:rPr>
          <w:rFonts w:hint="eastAsia"/>
        </w:rPr>
        <w:t>行业内业务形式较为类似和</w:t>
      </w:r>
      <w:r w:rsidR="00C61BE4">
        <w:rPr>
          <w:rFonts w:hint="eastAsia"/>
        </w:rPr>
        <w:t>统一</w:t>
      </w:r>
      <w:r w:rsidR="00691CAC">
        <w:rPr>
          <w:rFonts w:hint="eastAsia"/>
        </w:rPr>
        <w:t>，</w:t>
      </w:r>
      <w:r w:rsidR="001A39D2">
        <w:rPr>
          <w:rFonts w:hint="eastAsia"/>
        </w:rPr>
        <w:t>该平台系统只提供了大多数公司都能使用的业务功能，</w:t>
      </w:r>
      <w:r>
        <w:rPr>
          <w:rFonts w:hint="eastAsia"/>
        </w:rPr>
        <w:t>暂时不支持用户</w:t>
      </w:r>
      <w:r w:rsidR="001A39D2">
        <w:rPr>
          <w:rFonts w:hint="eastAsia"/>
        </w:rPr>
        <w:t>功能的自定义</w:t>
      </w:r>
      <w:r w:rsidR="001A1F57">
        <w:rPr>
          <w:rFonts w:hint="eastAsia"/>
        </w:rPr>
        <w:t>定制</w:t>
      </w:r>
      <w:r w:rsidR="00EF7ACC">
        <w:rPr>
          <w:rFonts w:hint="eastAsia"/>
        </w:rPr>
        <w:t>。</w:t>
      </w:r>
      <w:r w:rsidR="001A39D2">
        <w:rPr>
          <w:rFonts w:hint="eastAsia"/>
        </w:rPr>
        <w:t>要真正达到这种要求，</w:t>
      </w:r>
      <w:r w:rsidR="00EF7ACC">
        <w:rPr>
          <w:rFonts w:hint="eastAsia"/>
        </w:rPr>
        <w:t>这还需要对</w:t>
      </w:r>
      <w:r w:rsidR="001A39D2">
        <w:rPr>
          <w:rFonts w:hint="eastAsia"/>
        </w:rPr>
        <w:t>该行业进行进一步的调研，根据新的调查和对新技术的研究对</w:t>
      </w:r>
      <w:r w:rsidR="00EF7ACC">
        <w:rPr>
          <w:rFonts w:hint="eastAsia"/>
        </w:rPr>
        <w:t>系统进行更新和完善。</w:t>
      </w:r>
    </w:p>
    <w:bookmarkEnd w:id="41"/>
    <w:p w14:paraId="00DE5D7B" w14:textId="77777777" w:rsidR="004C4360" w:rsidRDefault="0055124F" w:rsidP="00780087">
      <w:pPr>
        <w:pStyle w:val="1"/>
        <w:ind w:startChars="0" w:start="0pt"/>
        <w:jc w:val="both"/>
      </w:pPr>
      <w:r>
        <w:br w:type="page"/>
      </w:r>
      <w:r w:rsidR="004C4360" w:rsidRPr="00DF24BC">
        <w:lastRenderedPageBreak/>
        <w:t>参考文献</w:t>
      </w:r>
    </w:p>
    <w:p w14:paraId="6DB4EF34" w14:textId="77777777" w:rsidR="00DF24BC" w:rsidRDefault="0055124F" w:rsidP="00BD6CAF">
      <w:pPr>
        <w:pStyle w:val="1"/>
        <w:ind w:start="12pt"/>
      </w:pPr>
      <w:r>
        <w:br w:type="page"/>
      </w:r>
      <w:r w:rsidR="00DF24BC" w:rsidRPr="00BD6CAF">
        <w:lastRenderedPageBreak/>
        <w:t>致谢</w:t>
      </w:r>
    </w:p>
    <w:p w14:paraId="51498E95" w14:textId="77777777" w:rsidR="00CC7BBC" w:rsidRPr="00CC7BBC" w:rsidRDefault="00CC7BBC" w:rsidP="00CC7BBC">
      <w:pPr>
        <w:ind w:firstLine="24pt"/>
        <w:rPr>
          <w:rFonts w:hint="eastAsia"/>
        </w:rPr>
      </w:pPr>
    </w:p>
    <w:sectPr w:rsidR="00CC7BBC" w:rsidRPr="00CC7BBC" w:rsidSect="00814C2F">
      <w:pgSz w:w="595.30pt" w:h="841.90pt"/>
      <w:pgMar w:top="72pt" w:right="90pt" w:bottom="72pt" w:left="90pt" w:header="42.55pt" w:footer="49.60pt" w:gutter="0pt"/>
      <w:pgNumType w:start="1" w:chapStyle="1"/>
      <w:cols w:space="21.25pt"/>
      <w:docGrid w:type="lines" w:linePitch="312"/>
    </w:sectPr>
  </w:body>
</w:document>
</file>

<file path=word/comments.xml><?xml version="1.0" encoding="utf-8"?>
<w:comment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mment w:id="6" w:author="Miley Ren" w:date="2017-07-14T21:46:00Z" w:initials="MR">
    <w:p w14:paraId="0A9BF584"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Brown G. Automated vending machine system for recorded goods: US, US5445295[P]. 1995.</w:t>
      </w:r>
    </w:p>
  </w:comment>
  <w:comment w:id="7" w:author="Miley Ren" w:date="2017-07-14T21:50:00Z" w:initials="MR">
    <w:p w14:paraId="1C2681E7"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白丽</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自动售货机</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第三次零售业革命</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电子商务</w:t>
      </w:r>
      <w:r>
        <w:rPr>
          <w:rFonts w:ascii="Arial" w:hAnsi="Arial" w:cs="Arial"/>
          <w:color w:val="000000"/>
          <w:sz w:val="20"/>
          <w:szCs w:val="20"/>
          <w:shd w:val="clear" w:color="auto" w:fill="FFFFFF"/>
        </w:rPr>
        <w:t>, 2005(3):64-66.</w:t>
      </w:r>
    </w:p>
  </w:comment>
  <w:comment w:id="8" w:author="Miley Ren" w:date="2017-07-14T21:50:00Z" w:initials="MR">
    <w:p w14:paraId="0C523032"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马涛</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我国移动支付业务发展分析</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金融科技时代</w:t>
      </w:r>
      <w:r>
        <w:rPr>
          <w:rFonts w:ascii="Arial" w:hAnsi="Arial" w:cs="Arial"/>
          <w:color w:val="000000"/>
          <w:sz w:val="20"/>
          <w:szCs w:val="20"/>
          <w:shd w:val="clear" w:color="auto" w:fill="FFFFFF"/>
        </w:rPr>
        <w:t>, 2005, 13(3):9-10.</w:t>
      </w:r>
    </w:p>
  </w:comment>
  <w:comment w:id="9" w:author="Miley Ren" w:date="2017-07-14T21:58:00Z" w:initials="MR">
    <w:p w14:paraId="480FA742"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谢康</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陈禹</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乌家培</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企业信息化的竞争优势</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经济研究</w:t>
      </w:r>
      <w:r>
        <w:rPr>
          <w:rFonts w:ascii="Arial" w:hAnsi="Arial" w:cs="Arial"/>
          <w:color w:val="000000"/>
          <w:sz w:val="20"/>
          <w:szCs w:val="20"/>
          <w:shd w:val="clear" w:color="auto" w:fill="FFFFFF"/>
        </w:rPr>
        <w:t>, 1999(9):64-71.</w:t>
      </w:r>
    </w:p>
  </w:comment>
  <w:comment w:id="10" w:author="Miley Ren" w:date="2017-07-14T21:56:00Z" w:initials="MR">
    <w:p w14:paraId="1B90788E"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詹昌平</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金瓯</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基于移动支付的自动售货机</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现代电子技术</w:t>
      </w:r>
      <w:r>
        <w:rPr>
          <w:rFonts w:ascii="Arial" w:hAnsi="Arial" w:cs="Arial"/>
          <w:color w:val="000000"/>
          <w:sz w:val="20"/>
          <w:szCs w:val="20"/>
          <w:shd w:val="clear" w:color="auto" w:fill="FFFFFF"/>
        </w:rPr>
        <w:t>, 2004, 27(17):38-40.</w:t>
      </w:r>
    </w:p>
  </w:comment>
  <w:comment w:id="11" w:author="Miley Ren" w:date="2017-07-14T21:54:00Z" w:initials="MR">
    <w:p w14:paraId="106D9071"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张书利</w:t>
      </w:r>
      <w:r>
        <w:rPr>
          <w:rFonts w:ascii="Arial" w:hAnsi="Arial" w:cs="Arial"/>
          <w:color w:val="000000"/>
          <w:sz w:val="20"/>
          <w:szCs w:val="20"/>
          <w:shd w:val="clear" w:color="auto" w:fill="FFFFFF"/>
        </w:rPr>
        <w:t>. 4G</w:t>
      </w:r>
      <w:r>
        <w:rPr>
          <w:rFonts w:ascii="Arial" w:hAnsi="Arial" w:cs="Arial"/>
          <w:color w:val="000000"/>
          <w:sz w:val="20"/>
          <w:szCs w:val="20"/>
          <w:shd w:val="clear" w:color="auto" w:fill="FFFFFF"/>
        </w:rPr>
        <w:t>环境下的移动电子商务模式研究和创新</w:t>
      </w:r>
      <w:r>
        <w:rPr>
          <w:rFonts w:ascii="Arial" w:hAnsi="Arial" w:cs="Arial"/>
          <w:color w:val="000000"/>
          <w:sz w:val="20"/>
          <w:szCs w:val="20"/>
          <w:shd w:val="clear" w:color="auto" w:fill="FFFFFF"/>
        </w:rPr>
        <w:t xml:space="preserve">[D]. </w:t>
      </w:r>
      <w:r>
        <w:rPr>
          <w:rFonts w:ascii="Arial" w:hAnsi="Arial" w:cs="Arial"/>
          <w:color w:val="000000"/>
          <w:sz w:val="20"/>
          <w:szCs w:val="20"/>
          <w:shd w:val="clear" w:color="auto" w:fill="FFFFFF"/>
        </w:rPr>
        <w:t>山东师范大学</w:t>
      </w:r>
      <w:r>
        <w:rPr>
          <w:rFonts w:ascii="Arial" w:hAnsi="Arial" w:cs="Arial"/>
          <w:color w:val="000000"/>
          <w:sz w:val="20"/>
          <w:szCs w:val="20"/>
          <w:shd w:val="clear" w:color="auto" w:fill="FFFFFF"/>
        </w:rPr>
        <w:t>, 2014.</w:t>
      </w:r>
    </w:p>
  </w:comment>
  <w:comment w:id="12" w:author="Miley Ren" w:date="2017-07-14T21:55:00Z" w:initials="MR">
    <w:p w14:paraId="564B0302"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陈荆花</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王洁</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浅析手机二维码在物联网中的应用及发展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电信科学</w:t>
      </w:r>
      <w:r>
        <w:rPr>
          <w:rFonts w:ascii="Arial" w:hAnsi="Arial" w:cs="Arial"/>
          <w:color w:val="000000"/>
          <w:sz w:val="20"/>
          <w:szCs w:val="20"/>
          <w:shd w:val="clear" w:color="auto" w:fill="FFFFFF"/>
        </w:rPr>
        <w:t>, 2010, 26(4):39-43.</w:t>
      </w:r>
    </w:p>
  </w:comment>
  <w:comment w:id="13" w:author="Miley Ren" w:date="2017-07-14T21:58:00Z" w:initials="MR">
    <w:p w14:paraId="16BF5A44"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靖继鹏</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周蓉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中小型企业信息化</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情报科学</w:t>
      </w:r>
      <w:r>
        <w:rPr>
          <w:rFonts w:ascii="Arial" w:hAnsi="Arial" w:cs="Arial"/>
          <w:color w:val="000000"/>
          <w:sz w:val="20"/>
          <w:szCs w:val="20"/>
          <w:shd w:val="clear" w:color="auto" w:fill="FFFFFF"/>
        </w:rPr>
        <w:t>, 1999, 17(3):223-227.</w:t>
      </w:r>
    </w:p>
  </w:comment>
  <w:comment w:id="14" w:author="Miley Ren" w:date="2017-07-14T21:44:00Z" w:initials="MR">
    <w:p w14:paraId="45F6A3D1"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Cusumano M. Cloud computing and SaaS as new computing platforms[J]. Communications of the Acm, 2010, 53(4):27-29.</w:t>
      </w:r>
    </w:p>
  </w:comment>
  <w:comment w:id="15" w:author="Miley Ren" w:date="2017-07-14T21:45:00Z" w:initials="MR">
    <w:p w14:paraId="21F75CD9"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Bezemer C P, Zaidman A. Multi-tenant SaaS applications:maintenance dream or nightmare?[C]// Joint Ercim Workshop on Software Evolution. DBLP, 2010:88-92.</w:t>
      </w:r>
    </w:p>
  </w:comment>
  <w:comment w:id="16" w:author="Miley Ren" w:date="2017-07-13T16:56:00Z" w:initials="MR">
    <w:p w14:paraId="29B1B518" w14:textId="77777777" w:rsidR="009D5B3A" w:rsidRDefault="009D5B3A">
      <w:pPr>
        <w:pStyle w:val="aa"/>
        <w:ind w:firstLine="21pt"/>
        <w:rPr>
          <w:rFonts w:ascii="Arial" w:hAnsi="Arial" w:cs="Arial"/>
          <w:color w:val="000000"/>
          <w:sz w:val="20"/>
          <w:szCs w:val="20"/>
          <w:shd w:val="clear" w:color="auto" w:fill="FFFFFF"/>
        </w:rPr>
      </w:pPr>
      <w:r>
        <w:rPr>
          <w:rStyle w:val="a9"/>
        </w:rPr>
        <w:annotationRef/>
      </w:r>
      <w:r>
        <w:rPr>
          <w:rFonts w:ascii="Arial" w:hAnsi="Arial" w:cs="Arial"/>
          <w:color w:val="000000"/>
          <w:sz w:val="20"/>
          <w:szCs w:val="20"/>
          <w:shd w:val="clear" w:color="auto" w:fill="FFFFFF"/>
        </w:rPr>
        <w:t>参考文献</w:t>
      </w:r>
      <w:r>
        <w:rPr>
          <w:rFonts w:ascii="Arial" w:hAnsi="Arial" w:cs="Arial" w:hint="eastAsia"/>
          <w:color w:val="000000"/>
          <w:sz w:val="20"/>
          <w:szCs w:val="20"/>
          <w:shd w:val="clear" w:color="auto" w:fill="FFFFFF"/>
        </w:rPr>
        <w:t>：</w:t>
      </w:r>
    </w:p>
    <w:p w14:paraId="217D1F67" w14:textId="77777777" w:rsidR="009D5B3A" w:rsidRDefault="009D5B3A">
      <w:pPr>
        <w:pStyle w:val="aa"/>
        <w:ind w:firstLine="20pt"/>
      </w:pPr>
      <w:r>
        <w:rPr>
          <w:rFonts w:ascii="Arial" w:hAnsi="Arial" w:cs="Arial"/>
          <w:color w:val="000000"/>
          <w:sz w:val="20"/>
          <w:szCs w:val="20"/>
          <w:shd w:val="clear" w:color="auto" w:fill="FFFFFF"/>
        </w:rPr>
        <w:t>李森</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浅析基于</w:t>
      </w:r>
      <w:r>
        <w:rPr>
          <w:rFonts w:ascii="Arial" w:hAnsi="Arial" w:cs="Arial"/>
          <w:color w:val="000000"/>
          <w:sz w:val="20"/>
          <w:szCs w:val="20"/>
          <w:shd w:val="clear" w:color="auto" w:fill="FFFFFF"/>
        </w:rPr>
        <w:t>SaaS</w:t>
      </w:r>
      <w:r>
        <w:rPr>
          <w:rFonts w:ascii="Arial" w:hAnsi="Arial" w:cs="Arial"/>
          <w:color w:val="000000"/>
          <w:sz w:val="20"/>
          <w:szCs w:val="20"/>
          <w:shd w:val="clear" w:color="auto" w:fill="FFFFFF"/>
        </w:rPr>
        <w:t>架构的多租户技术</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电子设计工程</w:t>
      </w:r>
      <w:r>
        <w:rPr>
          <w:rFonts w:ascii="Arial" w:hAnsi="Arial" w:cs="Arial"/>
          <w:color w:val="000000"/>
          <w:sz w:val="20"/>
          <w:szCs w:val="20"/>
          <w:shd w:val="clear" w:color="auto" w:fill="FFFFFF"/>
        </w:rPr>
        <w:t>, 2013, 21(20):41-44.</w:t>
      </w:r>
    </w:p>
  </w:comment>
  <w:comment w:id="17" w:author="Miley Ren" w:date="2017-07-14T21:52:00Z" w:initials="MR">
    <w:p w14:paraId="582A8969"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Aulbach S, Grust T, Jacobs D, et al. Multi-tenant databases for software as a service:schema-mapping techniques[C]// ACM SIGMOD International Conference on Management of Data, SIGMOD 2008, Vancouver, Bc, Canada, June. DBLP, 2008:1195-1206.</w:t>
      </w:r>
    </w:p>
  </w:comment>
  <w:comment w:id="18" w:author="Miley Ren" w:date="2017-07-14T15:43:00Z" w:initials="MR">
    <w:p w14:paraId="72E6568F"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何海棠</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朱晓辉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陈苏蓉</w:t>
      </w:r>
      <w:r>
        <w:rPr>
          <w:rFonts w:ascii="Arial" w:hAnsi="Arial" w:cs="Arial"/>
          <w:color w:val="000000"/>
          <w:sz w:val="20"/>
          <w:szCs w:val="20"/>
          <w:shd w:val="clear" w:color="auto" w:fill="FFFFFF"/>
        </w:rPr>
        <w:t>. SaaS</w:t>
      </w:r>
      <w:r>
        <w:rPr>
          <w:rFonts w:ascii="Arial" w:hAnsi="Arial" w:cs="Arial"/>
          <w:color w:val="000000"/>
          <w:sz w:val="20"/>
          <w:szCs w:val="20"/>
          <w:shd w:val="clear" w:color="auto" w:fill="FFFFFF"/>
        </w:rPr>
        <w:t>模式下多租户数据库的研究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郑州铁路职业技术学院学报</w:t>
      </w:r>
      <w:r>
        <w:rPr>
          <w:rFonts w:ascii="Arial" w:hAnsi="Arial" w:cs="Arial"/>
          <w:color w:val="000000"/>
          <w:sz w:val="20"/>
          <w:szCs w:val="20"/>
          <w:shd w:val="clear" w:color="auto" w:fill="FFFFFF"/>
        </w:rPr>
        <w:t>, 2012(3):31-33.</w:t>
      </w:r>
    </w:p>
  </w:comment>
  <w:comment w:id="19" w:author="Miley Ren" w:date="2017-07-13T16:36:00Z" w:initials="MR">
    <w:p w14:paraId="0993AEDA" w14:textId="77777777" w:rsidR="009D5B3A" w:rsidRPr="0055124F" w:rsidRDefault="009D5B3A" w:rsidP="00392BA9">
      <w:pPr>
        <w:ind w:firstLine="21pt"/>
        <w:rPr>
          <w:rFonts w:hint="eastAsia"/>
        </w:rPr>
      </w:pPr>
      <w:r>
        <w:rPr>
          <w:rStyle w:val="a9"/>
        </w:rPr>
        <w:annotationRef/>
      </w:r>
      <w:r>
        <w:rPr>
          <w:rFonts w:ascii="Arial" w:hAnsi="Arial" w:cs="Arial"/>
          <w:color w:val="000000"/>
          <w:sz w:val="20"/>
          <w:szCs w:val="20"/>
          <w:shd w:val="clear" w:color="auto" w:fill="FFFFFF"/>
        </w:rPr>
        <w:t>刘国萍</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刘建峰</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谭国权</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多租户</w:t>
      </w:r>
      <w:r>
        <w:rPr>
          <w:rFonts w:ascii="Arial" w:hAnsi="Arial" w:cs="Arial"/>
          <w:color w:val="000000"/>
          <w:sz w:val="20"/>
          <w:szCs w:val="20"/>
          <w:shd w:val="clear" w:color="auto" w:fill="FFFFFF"/>
        </w:rPr>
        <w:t>SaaS</w:t>
      </w:r>
      <w:r>
        <w:rPr>
          <w:rFonts w:ascii="Arial" w:hAnsi="Arial" w:cs="Arial"/>
          <w:color w:val="000000"/>
          <w:sz w:val="20"/>
          <w:szCs w:val="20"/>
          <w:shd w:val="clear" w:color="auto" w:fill="FFFFFF"/>
        </w:rPr>
        <w:t>服务安全技术研究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电信科学</w:t>
      </w:r>
      <w:r>
        <w:rPr>
          <w:rFonts w:ascii="Arial" w:hAnsi="Arial" w:cs="Arial"/>
          <w:color w:val="000000"/>
          <w:sz w:val="20"/>
          <w:szCs w:val="20"/>
          <w:shd w:val="clear" w:color="auto" w:fill="FFFFFF"/>
        </w:rPr>
        <w:t>, 2011(S1):11-15.</w:t>
      </w:r>
    </w:p>
    <w:p w14:paraId="01A7A143" w14:textId="77777777" w:rsidR="009D5B3A" w:rsidRPr="00392BA9" w:rsidRDefault="009D5B3A">
      <w:pPr>
        <w:pStyle w:val="aa"/>
        <w:ind w:firstLine="24pt"/>
      </w:pPr>
    </w:p>
  </w:comment>
  <w:comment w:id="20" w:author="Miley Ren" w:date="2017-07-14T15:07:00Z" w:initials="MR">
    <w:p w14:paraId="16E2466F"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陈雄华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林开雄</w:t>
      </w:r>
      <w:r>
        <w:rPr>
          <w:rFonts w:ascii="Arial" w:hAnsi="Arial" w:cs="Arial"/>
          <w:color w:val="000000"/>
          <w:sz w:val="20"/>
          <w:szCs w:val="20"/>
          <w:shd w:val="clear" w:color="auto" w:fill="FFFFFF"/>
        </w:rPr>
        <w:t>. Spring 3.x</w:t>
      </w:r>
      <w:r>
        <w:rPr>
          <w:rFonts w:ascii="Arial" w:hAnsi="Arial" w:cs="Arial"/>
          <w:color w:val="000000"/>
          <w:sz w:val="20"/>
          <w:szCs w:val="20"/>
          <w:shd w:val="clear" w:color="auto" w:fill="FFFFFF"/>
        </w:rPr>
        <w:t>企业应用开发实战</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电子工业出版社</w:t>
      </w:r>
      <w:r>
        <w:rPr>
          <w:rFonts w:ascii="Arial" w:hAnsi="Arial" w:cs="Arial"/>
          <w:color w:val="000000"/>
          <w:sz w:val="20"/>
          <w:szCs w:val="20"/>
          <w:shd w:val="clear" w:color="auto" w:fill="FFFFFF"/>
        </w:rPr>
        <w:t>, 2012.</w:t>
      </w:r>
    </w:p>
  </w:comment>
  <w:comment w:id="21" w:author="Miley Ren" w:date="2017-07-14T19:42:00Z" w:initials="MR">
    <w:p w14:paraId="01B4C18F"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王建国</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王建英</w:t>
      </w:r>
      <w:r>
        <w:rPr>
          <w:rFonts w:ascii="Arial" w:hAnsi="Arial" w:cs="Arial"/>
          <w:color w:val="000000"/>
          <w:sz w:val="20"/>
          <w:szCs w:val="20"/>
          <w:shd w:val="clear" w:color="auto" w:fill="FFFFFF"/>
        </w:rPr>
        <w:t>. Struts+Spring+Hibernate</w:t>
      </w:r>
      <w:r>
        <w:rPr>
          <w:rFonts w:ascii="Arial" w:hAnsi="Arial" w:cs="Arial"/>
          <w:color w:val="000000"/>
          <w:sz w:val="20"/>
          <w:szCs w:val="20"/>
          <w:shd w:val="clear" w:color="auto" w:fill="FFFFFF"/>
        </w:rPr>
        <w:t>框架及应用开发</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清华大学出版社</w:t>
      </w:r>
      <w:r>
        <w:rPr>
          <w:rFonts w:ascii="Arial" w:hAnsi="Arial" w:cs="Arial"/>
          <w:color w:val="000000"/>
          <w:sz w:val="20"/>
          <w:szCs w:val="20"/>
          <w:shd w:val="clear" w:color="auto" w:fill="FFFFFF"/>
        </w:rPr>
        <w:t>, 2011.</w:t>
      </w:r>
    </w:p>
  </w:comment>
  <w:comment w:id="22" w:author="Miley Ren" w:date="2017-07-14T21:38:00Z" w:initials="MR">
    <w:p w14:paraId="0E723087"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Yuan X F. AOP Based on Spring Framework[J]. Computer &amp; Modernization, 2006.</w:t>
      </w:r>
    </w:p>
  </w:comment>
  <w:comment w:id="23" w:author="Miley Ren" w:date="2017-07-14T22:10:00Z" w:initials="MR">
    <w:p w14:paraId="4DBC7543"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Mudunuri S. Mybatis in Practice: A Step by Step Approach for Learning Mybatis Framework[J]. 2013.</w:t>
      </w:r>
    </w:p>
  </w:comment>
  <w:comment w:id="24" w:author="Miley Ren" w:date="2017-07-16T15:59:00Z" w:initials="MR">
    <w:p w14:paraId="51EB65BD" w14:textId="77777777" w:rsidR="009D5B3A" w:rsidRDefault="009D5B3A">
      <w:pPr>
        <w:pStyle w:val="aa"/>
        <w:ind w:firstLine="21pt"/>
      </w:pPr>
      <w:r>
        <w:rPr>
          <w:rStyle w:val="a9"/>
        </w:rPr>
        <w:annotationRef/>
      </w:r>
      <w:r w:rsidRPr="00F94D70">
        <w:t>http://www.mybatis.org/mybatis-3/zh/index.html</w:t>
      </w:r>
    </w:p>
  </w:comment>
  <w:comment w:id="25" w:author="Miley Ren" w:date="2017-07-17T14:17:00Z" w:initials="MR">
    <w:p w14:paraId="4EAAF673"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Zhang D, Wei Z, Yang Y. Research on Lightweight MVC Framework Based on Spring MVC and Mybatis[C]// Sixth International Symposium on Computational Intelligence and Design. IEEE, 2014:350-353.</w:t>
      </w:r>
    </w:p>
  </w:comment>
  <w:comment w:id="26" w:author="Miley Ren" w:date="2017-07-17T14:20:00Z" w:initials="MR">
    <w:p w14:paraId="0FBD7E1C"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Middleware R H. Hibernate Reference Documentation[J]. 2007.</w:t>
      </w:r>
    </w:p>
  </w:comment>
  <w:comment w:id="27" w:author="Miley Ren" w:date="2017-07-17T15:06:00Z" w:initials="MR">
    <w:p w14:paraId="739BB3F6"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宫志方</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程林</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杨培强</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一种基于</w:t>
      </w:r>
      <w:r>
        <w:rPr>
          <w:rFonts w:ascii="Arial" w:hAnsi="Arial" w:cs="Arial"/>
          <w:color w:val="000000"/>
          <w:sz w:val="20"/>
          <w:szCs w:val="20"/>
          <w:shd w:val="clear" w:color="auto" w:fill="FFFFFF"/>
        </w:rPr>
        <w:t>Spring</w:t>
      </w:r>
      <w:r>
        <w:rPr>
          <w:rFonts w:ascii="Arial" w:hAnsi="Arial" w:cs="Arial"/>
          <w:color w:val="000000"/>
          <w:sz w:val="20"/>
          <w:szCs w:val="20"/>
          <w:shd w:val="clear" w:color="auto" w:fill="FFFFFF"/>
        </w:rPr>
        <w:t>和</w:t>
      </w:r>
      <w:r>
        <w:rPr>
          <w:rFonts w:ascii="Arial" w:hAnsi="Arial" w:cs="Arial"/>
          <w:color w:val="000000"/>
          <w:sz w:val="20"/>
          <w:szCs w:val="20"/>
          <w:shd w:val="clear" w:color="auto" w:fill="FFFFFF"/>
        </w:rPr>
        <w:t>MyBatis</w:t>
      </w:r>
      <w:r>
        <w:rPr>
          <w:rFonts w:ascii="Arial" w:hAnsi="Arial" w:cs="Arial"/>
          <w:color w:val="000000"/>
          <w:sz w:val="20"/>
          <w:szCs w:val="20"/>
          <w:shd w:val="clear" w:color="auto" w:fill="FFFFFF"/>
        </w:rPr>
        <w:t>的</w:t>
      </w:r>
      <w:r>
        <w:rPr>
          <w:rFonts w:ascii="Arial" w:hAnsi="Arial" w:cs="Arial"/>
          <w:color w:val="000000"/>
          <w:sz w:val="20"/>
          <w:szCs w:val="20"/>
          <w:shd w:val="clear" w:color="auto" w:fill="FFFFFF"/>
        </w:rPr>
        <w:t>MVC</w:t>
      </w:r>
      <w:r>
        <w:rPr>
          <w:rFonts w:ascii="Arial" w:hAnsi="Arial" w:cs="Arial"/>
          <w:color w:val="000000"/>
          <w:sz w:val="20"/>
          <w:szCs w:val="20"/>
          <w:shd w:val="clear" w:color="auto" w:fill="FFFFFF"/>
        </w:rPr>
        <w:t>框架</w:t>
      </w:r>
      <w:r>
        <w:rPr>
          <w:rFonts w:ascii="Arial" w:hAnsi="Arial" w:cs="Arial"/>
          <w:color w:val="000000"/>
          <w:sz w:val="20"/>
          <w:szCs w:val="20"/>
          <w:shd w:val="clear" w:color="auto" w:fill="FFFFFF"/>
        </w:rPr>
        <w:t>:, CN 105843609 A[P]. 2016.</w:t>
      </w:r>
    </w:p>
  </w:comment>
  <w:comment w:id="28" w:author="Miley Ren" w:date="2017-07-17T15:42:00Z" w:initials="MR">
    <w:p w14:paraId="3753E29F"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郭霖</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第一行代码</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人民邮电出版社</w:t>
      </w:r>
      <w:r>
        <w:rPr>
          <w:rFonts w:ascii="Arial" w:hAnsi="Arial" w:cs="Arial"/>
          <w:color w:val="000000"/>
          <w:sz w:val="20"/>
          <w:szCs w:val="20"/>
          <w:shd w:val="clear" w:color="auto" w:fill="FFFFFF"/>
        </w:rPr>
        <w:t>, 2014.</w:t>
      </w:r>
    </w:p>
  </w:comment>
  <w:comment w:id="29" w:author="Miley Ren" w:date="2017-07-18T09:43:00Z" w:initials="MR">
    <w:p w14:paraId="2829CA26"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Butler M. Android: Changing the Mobile Landscape[J]. IEEE Pervasive Computing, 2010, 10(1):4-7.</w:t>
      </w:r>
    </w:p>
  </w:comment>
  <w:comment w:id="30" w:author="Miley Ren" w:date="2017-07-18T09:53:00Z" w:initials="MR">
    <w:p w14:paraId="663CEC38"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纪晓阳</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线程在</w:t>
      </w:r>
      <w:r>
        <w:rPr>
          <w:rFonts w:ascii="Arial" w:hAnsi="Arial" w:cs="Arial"/>
          <w:color w:val="000000"/>
          <w:sz w:val="20"/>
          <w:szCs w:val="20"/>
          <w:shd w:val="clear" w:color="auto" w:fill="FFFFFF"/>
        </w:rPr>
        <w:t>Android</w:t>
      </w:r>
      <w:r>
        <w:rPr>
          <w:rFonts w:ascii="Arial" w:hAnsi="Arial" w:cs="Arial"/>
          <w:color w:val="000000"/>
          <w:sz w:val="20"/>
          <w:szCs w:val="20"/>
          <w:shd w:val="clear" w:color="auto" w:fill="FFFFFF"/>
        </w:rPr>
        <w:t>开发中的应用</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软件</w:t>
      </w:r>
      <w:r>
        <w:rPr>
          <w:rFonts w:ascii="Arial" w:hAnsi="Arial" w:cs="Arial"/>
          <w:color w:val="000000"/>
          <w:sz w:val="20"/>
          <w:szCs w:val="20"/>
          <w:shd w:val="clear" w:color="auto" w:fill="FFFFFF"/>
        </w:rPr>
        <w:t>, 2013(8):24-26.</w:t>
      </w:r>
    </w:p>
  </w:comment>
  <w:comment w:id="31" w:author="Miley Ren" w:date="2017-07-18T09:53:00Z" w:initials="MR">
    <w:p w14:paraId="4A3F0712"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尹京花</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王华军</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w:t>
      </w:r>
      <w:r>
        <w:rPr>
          <w:rFonts w:ascii="Arial" w:hAnsi="Arial" w:cs="Arial"/>
          <w:color w:val="000000"/>
          <w:sz w:val="20"/>
          <w:szCs w:val="20"/>
          <w:shd w:val="clear" w:color="auto" w:fill="FFFFFF"/>
        </w:rPr>
        <w:t>Android</w:t>
      </w:r>
      <w:r>
        <w:rPr>
          <w:rFonts w:ascii="Arial" w:hAnsi="Arial" w:cs="Arial"/>
          <w:color w:val="000000"/>
          <w:sz w:val="20"/>
          <w:szCs w:val="20"/>
          <w:shd w:val="clear" w:color="auto" w:fill="FFFFFF"/>
        </w:rPr>
        <w:t>开发的数据存储</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数字通信</w:t>
      </w:r>
      <w:r>
        <w:rPr>
          <w:rFonts w:ascii="Arial" w:hAnsi="Arial" w:cs="Arial"/>
          <w:color w:val="000000"/>
          <w:sz w:val="20"/>
          <w:szCs w:val="20"/>
          <w:shd w:val="clear" w:color="auto" w:fill="FFFFFF"/>
        </w:rPr>
        <w:t>, 2012, 39(6):79-81.</w:t>
      </w:r>
    </w:p>
  </w:comment>
  <w:comment w:id="32" w:author="Miley Ren" w:date="2017-07-19T16:46:00Z" w:initials="MR">
    <w:p w14:paraId="6EFF1880"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胡荷芬</w:t>
      </w:r>
      <w:r>
        <w:rPr>
          <w:rFonts w:ascii="Arial" w:hAnsi="Arial" w:cs="Arial"/>
          <w:color w:val="000000"/>
          <w:sz w:val="20"/>
          <w:szCs w:val="20"/>
          <w:shd w:val="clear" w:color="auto" w:fill="FFFFFF"/>
        </w:rPr>
        <w:t>. UML</w:t>
      </w:r>
      <w:r>
        <w:rPr>
          <w:rFonts w:ascii="Arial" w:hAnsi="Arial" w:cs="Arial"/>
          <w:color w:val="000000"/>
          <w:sz w:val="20"/>
          <w:szCs w:val="20"/>
          <w:shd w:val="clear" w:color="auto" w:fill="FFFFFF"/>
        </w:rPr>
        <w:t>系统建模基础教程</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清华大学出版社</w:t>
      </w:r>
      <w:r>
        <w:rPr>
          <w:rFonts w:ascii="Arial" w:hAnsi="Arial" w:cs="Arial"/>
          <w:color w:val="000000"/>
          <w:sz w:val="20"/>
          <w:szCs w:val="20"/>
          <w:shd w:val="clear" w:color="auto" w:fill="FFFFFF"/>
        </w:rPr>
        <w:t>, 2014.</w:t>
      </w:r>
    </w:p>
  </w:comment>
  <w:comment w:id="33" w:author="Miley Ren" w:date="2017-08-06T19:20:00Z" w:initials="MR">
    <w:p w14:paraId="4B5BD3F8" w14:textId="77777777" w:rsidR="009D5B3A" w:rsidRDefault="009D5B3A">
      <w:pPr>
        <w:pStyle w:val="aa"/>
        <w:ind w:firstLine="21pt"/>
      </w:pPr>
      <w:r>
        <w:rPr>
          <w:rStyle w:val="a9"/>
        </w:rPr>
        <w:annotationRef/>
      </w:r>
      <w:r>
        <w:t>可设置满一年打</w:t>
      </w:r>
      <w:r>
        <w:rPr>
          <w:rFonts w:hint="eastAsia"/>
        </w:rPr>
        <w:t>8</w:t>
      </w:r>
      <w:r>
        <w:rPr>
          <w:rFonts w:hint="eastAsia"/>
        </w:rPr>
        <w:t>折，满两年打</w:t>
      </w:r>
      <w:r>
        <w:rPr>
          <w:rFonts w:hint="eastAsia"/>
        </w:rPr>
        <w:t>85</w:t>
      </w:r>
      <w:r>
        <w:rPr>
          <w:rFonts w:hint="eastAsia"/>
        </w:rPr>
        <w:t>折等</w:t>
      </w:r>
    </w:p>
    <w:p w14:paraId="1CDFB979" w14:textId="77777777" w:rsidR="009D5B3A" w:rsidRDefault="009D5B3A">
      <w:pPr>
        <w:pStyle w:val="aa"/>
        <w:ind w:firstLine="24pt"/>
      </w:pPr>
      <w:r>
        <w:t>页面中需要选中售货机台数</w:t>
      </w:r>
      <w:r>
        <w:rPr>
          <w:rFonts w:hint="eastAsia"/>
        </w:rPr>
        <w:t>，</w:t>
      </w:r>
      <w:r>
        <w:t>每台多少钱</w:t>
      </w:r>
      <w:r>
        <w:rPr>
          <w:rFonts w:hint="eastAsia"/>
        </w:rPr>
        <w:t>，</w:t>
      </w:r>
      <w:r>
        <w:t>可按照时限成比例设置</w:t>
      </w:r>
    </w:p>
    <w:p w14:paraId="4DDB0B68" w14:textId="77777777" w:rsidR="009D5B3A" w:rsidRDefault="009D5B3A">
      <w:pPr>
        <w:pStyle w:val="aa"/>
        <w:ind w:firstLine="24pt"/>
        <w:rPr>
          <w:rFonts w:hint="eastAsia"/>
        </w:rPr>
      </w:pPr>
      <w:r>
        <w:t>若使用过程中台数不够用</w:t>
      </w:r>
      <w:r>
        <w:rPr>
          <w:rFonts w:hint="eastAsia"/>
        </w:rPr>
        <w:t>，</w:t>
      </w:r>
      <w:r>
        <w:t>可按照初始购买的折扣进行新增付费</w:t>
      </w:r>
      <w:r>
        <w:rPr>
          <w:rFonts w:hint="eastAsia"/>
        </w:rPr>
        <w:t>。</w:t>
      </w:r>
    </w:p>
    <w:p w14:paraId="67517450" w14:textId="77777777" w:rsidR="009D5B3A" w:rsidRDefault="009D5B3A">
      <w:pPr>
        <w:pStyle w:val="aa"/>
        <w:ind w:firstLine="24pt"/>
        <w:rPr>
          <w:rFonts w:hint="eastAsia"/>
        </w:rPr>
      </w:pPr>
      <w:r>
        <w:t>需添加计费算法</w:t>
      </w:r>
      <w:r>
        <w:rPr>
          <w:rFonts w:hint="eastAsia"/>
        </w:rPr>
        <w:t>。</w:t>
      </w:r>
    </w:p>
  </w:comment>
  <w:comment w:id="34" w:author="Miley Ren" w:date="2017-08-07T20:47:00Z" w:initials="MR">
    <w:p w14:paraId="3AE8119B" w14:textId="77777777" w:rsidR="009D5B3A" w:rsidRDefault="009D5B3A" w:rsidP="008F1582">
      <w:pPr>
        <w:pStyle w:val="aa"/>
        <w:ind w:firstLineChars="95" w:firstLine="9.95pt"/>
        <w:rPr>
          <w:rFonts w:hint="eastAsia"/>
        </w:rPr>
      </w:pPr>
      <w:r>
        <w:rPr>
          <w:rStyle w:val="a9"/>
        </w:rPr>
        <w:annotationRef/>
      </w:r>
      <w:r>
        <w:t>用户登录需要判断是否到期</w:t>
      </w:r>
    </w:p>
  </w:comment>
  <w:comment w:id="35" w:author="Miley Ren" w:date="2017-08-07T19:48:00Z" w:initials="MR">
    <w:p w14:paraId="73F83A67" w14:textId="77777777" w:rsidR="009D5B3A" w:rsidRDefault="009D5B3A">
      <w:pPr>
        <w:pStyle w:val="aa"/>
        <w:ind w:firstLine="21pt"/>
      </w:pPr>
      <w:r>
        <w:rPr>
          <w:rStyle w:val="a9"/>
        </w:rPr>
        <w:annotationRef/>
      </w:r>
      <w:r>
        <w:t>售货机组内已分配售货机不进行二次分配</w:t>
      </w:r>
      <w:r>
        <w:rPr>
          <w:rFonts w:hint="eastAsia"/>
        </w:rPr>
        <w:t>，</w:t>
      </w:r>
      <w:r>
        <w:t>除非单独修改</w:t>
      </w:r>
    </w:p>
  </w:comment>
  <w:comment w:id="36" w:author="Miley Ren" w:date="2017-08-07T20:12:00Z" w:initials="MR">
    <w:p w14:paraId="14E56C1E" w14:textId="77777777" w:rsidR="009D5B3A" w:rsidRDefault="009D5B3A" w:rsidP="0051014E">
      <w:pPr>
        <w:pStyle w:val="aa"/>
        <w:ind w:firstLine="21pt"/>
      </w:pPr>
      <w:r>
        <w:rPr>
          <w:rStyle w:val="a9"/>
        </w:rPr>
        <w:annotationRef/>
      </w:r>
      <w:r>
        <w:t>怎么解决并发问题</w:t>
      </w:r>
    </w:p>
  </w:comment>
  <w:comment w:id="37" w:author="Miley Ren" w:date="2017-08-10T17:10:00Z" w:initials="MR">
    <w:p w14:paraId="4071878D" w14:textId="77777777" w:rsidR="009D5B3A" w:rsidRDefault="009D5B3A">
      <w:pPr>
        <w:pStyle w:val="aa"/>
        <w:ind w:firstLine="21pt"/>
      </w:pPr>
      <w:r>
        <w:rPr>
          <w:rStyle w:val="a9"/>
        </w:rPr>
        <w:annotationRef/>
      </w:r>
      <w:r>
        <w:rPr>
          <w:rFonts w:ascii="Arial" w:hAnsi="Arial" w:cs="Arial"/>
          <w:color w:val="000000"/>
          <w:sz w:val="20"/>
          <w:szCs w:val="20"/>
          <w:shd w:val="clear" w:color="auto" w:fill="FFFFFF"/>
        </w:rPr>
        <w:t>王珊</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萨师煊</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数据库系统概论</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第</w:t>
      </w:r>
      <w:r>
        <w:rPr>
          <w:rFonts w:ascii="Arial" w:hAnsi="Arial" w:cs="Arial"/>
          <w:color w:val="000000"/>
          <w:sz w:val="20"/>
          <w:szCs w:val="20"/>
          <w:shd w:val="clear" w:color="auto" w:fill="FFFFFF"/>
        </w:rPr>
        <w:t>4</w:t>
      </w:r>
      <w:r>
        <w:rPr>
          <w:rFonts w:ascii="Arial" w:hAnsi="Arial" w:cs="Arial"/>
          <w:color w:val="000000"/>
          <w:sz w:val="20"/>
          <w:szCs w:val="20"/>
          <w:shd w:val="clear" w:color="auto" w:fill="FFFFFF"/>
        </w:rPr>
        <w:t>版</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高等教育出版社</w:t>
      </w:r>
      <w:r>
        <w:rPr>
          <w:rFonts w:ascii="Arial" w:hAnsi="Arial" w:cs="Arial"/>
          <w:color w:val="000000"/>
          <w:sz w:val="20"/>
          <w:szCs w:val="20"/>
          <w:shd w:val="clear" w:color="auto" w:fill="FFFFFF"/>
        </w:rPr>
        <w:t>, 2006.</w:t>
      </w:r>
    </w:p>
  </w:comment>
  <w:comment w:id="40" w:author="Miley Ren" w:date="2017-08-28T11:06:00Z" w:initials="MR">
    <w:p w14:paraId="5E69FF18" w14:textId="77777777" w:rsidR="00EA5FD1" w:rsidRDefault="00EA5FD1">
      <w:pPr>
        <w:pStyle w:val="aa"/>
        <w:ind w:firstLine="21pt"/>
      </w:pPr>
      <w:r>
        <w:rPr>
          <w:rStyle w:val="a9"/>
        </w:rPr>
        <w:annotationRef/>
      </w:r>
      <w:r>
        <w:t>银联全渠道平台接口规范</w:t>
      </w:r>
      <w:r>
        <w:rPr>
          <w:rFonts w:hint="eastAsia"/>
        </w:rPr>
        <w:t>。</w:t>
      </w:r>
    </w:p>
  </w:comment>
</w:comments>
</file>

<file path=word/commentsExtended.xml><?xml version="1.0" encoding="utf-8"?>
<w15:comments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15:commentEx w15:paraId="0A9BF584" w15:done="0"/>
  <w15:commentEx w15:paraId="1C2681E7" w15:done="0"/>
  <w15:commentEx w15:paraId="0C523032" w15:done="0"/>
  <w15:commentEx w15:paraId="480FA742" w15:done="0"/>
  <w15:commentEx w15:paraId="1B90788E" w15:done="0"/>
  <w15:commentEx w15:paraId="106D9071" w15:done="0"/>
  <w15:commentEx w15:paraId="564B0302" w15:done="0"/>
  <w15:commentEx w15:paraId="16BF5A44" w15:done="0"/>
  <w15:commentEx w15:paraId="45F6A3D1" w15:done="0"/>
  <w15:commentEx w15:paraId="21F75CD9" w15:done="0"/>
  <w15:commentEx w15:paraId="217D1F67" w15:done="0"/>
  <w15:commentEx w15:paraId="582A8969" w15:done="0"/>
  <w15:commentEx w15:paraId="72E6568F" w15:done="0"/>
  <w15:commentEx w15:paraId="01A7A143" w15:done="0"/>
  <w15:commentEx w15:paraId="16E2466F" w15:done="0"/>
  <w15:commentEx w15:paraId="01B4C18F" w15:done="0"/>
  <w15:commentEx w15:paraId="0E723087" w15:done="0"/>
  <w15:commentEx w15:paraId="4DBC7543" w15:done="0"/>
  <w15:commentEx w15:paraId="51EB65BD" w15:done="0"/>
  <w15:commentEx w15:paraId="4EAAF673" w15:done="0"/>
  <w15:commentEx w15:paraId="0FBD7E1C" w15:done="0"/>
  <w15:commentEx w15:paraId="739BB3F6" w15:done="0"/>
  <w15:commentEx w15:paraId="3753E29F" w15:done="0"/>
  <w15:commentEx w15:paraId="2829CA26" w15:done="0"/>
  <w15:commentEx w15:paraId="663CEC38" w15:done="0"/>
  <w15:commentEx w15:paraId="4A3F0712" w15:done="0"/>
  <w15:commentEx w15:paraId="6EFF1880" w15:done="0"/>
  <w15:commentEx w15:paraId="67517450" w15:done="0"/>
  <w15:commentEx w15:paraId="3AE8119B" w15:done="0"/>
  <w15:commentEx w15:paraId="73F83A67" w15:done="0"/>
  <w15:commentEx w15:paraId="14E56C1E" w15:done="0"/>
  <w15:commentEx w15:paraId="4071878D" w15:done="0"/>
  <w15:commentEx w15:paraId="5E69FF18" w15:done="0"/>
</w15:commentsEx>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6A7FADBC" w14:textId="77777777" w:rsidR="00F71E40" w:rsidRDefault="00F71E40" w:rsidP="00EF780A">
      <w:pPr>
        <w:spacing w:line="12pt" w:lineRule="auto"/>
        <w:ind w:firstLine="24pt"/>
      </w:pPr>
      <w:r>
        <w:separator/>
      </w:r>
    </w:p>
  </w:endnote>
  <w:endnote w:type="continuationSeparator" w:id="0">
    <w:p w14:paraId="0963F360" w14:textId="77777777" w:rsidR="00F71E40" w:rsidRDefault="00F71E40" w:rsidP="00EF780A">
      <w:pPr>
        <w:spacing w:line="12pt" w:lineRule="auto"/>
        <w:ind w:firstLine="24pt"/>
      </w:pPr>
      <w:r>
        <w:continuationSeparator/>
      </w:r>
    </w:p>
  </w:endnote>
  <w:endnote w:type="continuationNotice" w:id="1">
    <w:p w14:paraId="6F0503A7" w14:textId="77777777" w:rsidR="00F71E40" w:rsidRDefault="00F71E40">
      <w:pPr>
        <w:spacing w:line="12pt" w:lineRule="auto"/>
        <w:ind w:firstLine="24pt"/>
      </w:pP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Times New Roman">
    <w:panose1 w:val="02020603050405020304"/>
    <w:charset w:characterSet="iso-8859-1"/>
    <w:family w:val="roman"/>
    <w:pitch w:val="variable"/>
    <w:sig w:usb0="E0002EFF" w:usb1="C000785B"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0002AFF" w:usb1="C000247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Calibri Light">
    <w:panose1 w:val="020F0302020204030204"/>
    <w:charset w:characterSet="iso-8859-1"/>
    <w:family w:val="swiss"/>
    <w:pitch w:val="variable"/>
    <w:sig w:usb0="E0002AFF" w:usb1="C000247B" w:usb2="00000009" w:usb3="00000000" w:csb0="000001FF" w:csb1="00000000"/>
  </w:font>
  <w:font w:name="Cambria">
    <w:panose1 w:val="02040503050406030204"/>
    <w:charset w:characterSet="iso-8859-1"/>
    <w:family w:val="roman"/>
    <w:pitch w:val="variable"/>
    <w:sig w:usb0="E00002FF" w:usb1="400004FF" w:usb2="00000000" w:usb3="00000000" w:csb0="0000019F" w:csb1="00000000"/>
  </w:font>
  <w:font w:name="Courier New">
    <w:panose1 w:val="02070309020205020404"/>
    <w:charset w:characterSet="iso-8859-1"/>
    <w:family w:val="modern"/>
    <w:pitch w:val="fixed"/>
    <w:sig w:usb0="E0002EFF" w:usb1="C0007843" w:usb2="00000009" w:usb3="00000000" w:csb0="000001FF" w:csb1="00000000"/>
  </w:font>
  <w:font w:name="Arial">
    <w:panose1 w:val="020B0604020202020204"/>
    <w:charset w:characterSet="iso-8859-1"/>
    <w:family w:val="swiss"/>
    <w:pitch w:val="variable"/>
    <w:sig w:usb0="E0002EFF" w:usb1="C0007843" w:usb2="00000009" w:usb3="00000000" w:csb0="000001FF" w:csb1="00000000"/>
  </w:font>
  <w:font w:name="：">
    <w:altName w:val="宋体"/>
    <w:panose1 w:val="00000000000000000000"/>
    <w:charset w:characterSet="GBK"/>
    <w:family w:val="roman"/>
    <w:notTrueType/>
    <w:pitch w:val="default"/>
  </w:font>
  <w:font w:name="微软雅黑">
    <w:panose1 w:val="020B0503020204020204"/>
    <w:charset w:characterSet="GBK"/>
    <w:family w:val="swiss"/>
    <w:pitch w:val="variable"/>
    <w:sig w:usb0="80000287" w:usb1="28CF3C50" w:usb2="00000016" w:usb3="00000000" w:csb0="0004001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16E07FCF" w14:textId="77777777" w:rsidR="009D5B3A" w:rsidRDefault="009D5B3A">
    <w:pPr>
      <w:pStyle w:val="a5"/>
      <w:ind w:firstLine="18pt"/>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706FDEB3" w14:textId="77777777" w:rsidR="009D5B3A" w:rsidRDefault="009D5B3A">
    <w:pPr>
      <w:pStyle w:val="a5"/>
      <w:ind w:firstLine="18pt"/>
      <w:jc w:val="center"/>
    </w:pPr>
    <w:r>
      <w:fldChar w:fldCharType="begin"/>
    </w:r>
    <w:r>
      <w:instrText>PAGE   \* MERGEFORMAT</w:instrText>
    </w:r>
    <w:r>
      <w:fldChar w:fldCharType="separate"/>
    </w:r>
    <w:r w:rsidR="00D44252" w:rsidRPr="00D44252">
      <w:rPr>
        <w:noProof/>
        <w:lang w:val="zh-CN"/>
      </w:rPr>
      <w:t>60</w:t>
    </w:r>
    <w:r>
      <w:fldChar w:fldCharType="end"/>
    </w:r>
  </w:p>
  <w:p w14:paraId="0EBF7D21" w14:textId="77777777" w:rsidR="009D5B3A" w:rsidRDefault="009D5B3A">
    <w:pPr>
      <w:pStyle w:val="a5"/>
      <w:ind w:firstLine="18pt"/>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5D451441" w14:textId="77777777" w:rsidR="009D5B3A" w:rsidRDefault="009D5B3A">
    <w:pPr>
      <w:pStyle w:val="a5"/>
      <w:ind w:firstLine="18pt"/>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23EF03F7" w14:textId="77777777" w:rsidR="00F71E40" w:rsidRDefault="00F71E40" w:rsidP="00EF780A">
      <w:pPr>
        <w:spacing w:line="12pt" w:lineRule="auto"/>
        <w:ind w:firstLine="24pt"/>
      </w:pPr>
      <w:r>
        <w:separator/>
      </w:r>
    </w:p>
  </w:footnote>
  <w:footnote w:type="continuationSeparator" w:id="0">
    <w:p w14:paraId="46D2718E" w14:textId="77777777" w:rsidR="00F71E40" w:rsidRDefault="00F71E40" w:rsidP="00EF780A">
      <w:pPr>
        <w:spacing w:line="12pt" w:lineRule="auto"/>
        <w:ind w:firstLine="24pt"/>
      </w:pPr>
      <w:r>
        <w:continuationSeparator/>
      </w:r>
    </w:p>
  </w:footnote>
  <w:footnote w:type="continuationNotice" w:id="1">
    <w:p w14:paraId="4E4A8631" w14:textId="77777777" w:rsidR="00F71E40" w:rsidRDefault="00F71E40">
      <w:pPr>
        <w:spacing w:line="12pt" w:lineRule="auto"/>
        <w:ind w:firstLine="24pt"/>
      </w:pP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78E16EF2" w14:textId="77777777" w:rsidR="009D5B3A" w:rsidRDefault="009D5B3A">
    <w:pPr>
      <w:pStyle w:val="a4"/>
      <w:ind w:firstLine="18pt"/>
    </w:pP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31D1EA46" w14:textId="77777777" w:rsidR="009D5B3A" w:rsidRPr="00E657F8" w:rsidRDefault="009D5B3A" w:rsidP="00E657F8">
    <w:pPr>
      <w:pStyle w:val="a4"/>
      <w:ind w:start="12pt" w:firstLine="18pt"/>
      <w:rPr>
        <w:rFonts w:hint="eastAsia"/>
      </w:rPr>
    </w:pPr>
    <w:r>
      <w:rPr>
        <w:rFonts w:hint="eastAsia"/>
      </w:rPr>
      <w:t>华东师范大学硕士专业学位论文</w:t>
    </w: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4700AD62" w14:textId="77777777" w:rsidR="009D5B3A" w:rsidRDefault="009D5B3A">
    <w:pPr>
      <w:pStyle w:val="a4"/>
      <w:ind w:firstLine="18pt"/>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08D04D62"/>
    <w:multiLevelType w:val="multilevel"/>
    <w:tmpl w:val="F532001E"/>
    <w:lvl w:ilvl="0">
      <w:start w:val="5"/>
      <w:numFmt w:val="decimal"/>
      <w:lvlText w:val="%1"/>
      <w:lvlJc w:val="start"/>
      <w:pPr>
        <w:ind w:start="24pt" w:hanging="24pt"/>
      </w:pPr>
      <w:rPr>
        <w:rFonts w:hint="default"/>
      </w:rPr>
    </w:lvl>
    <w:lvl w:ilvl="1">
      <w:start w:val="3"/>
      <w:numFmt w:val="decimal"/>
      <w:lvlText w:val="%1.%2"/>
      <w:lvlJc w:val="start"/>
      <w:pPr>
        <w:ind w:start="24pt" w:hanging="24pt"/>
      </w:pPr>
      <w:rPr>
        <w:rFonts w:hint="default"/>
      </w:rPr>
    </w:lvl>
    <w:lvl w:ilvl="2">
      <w:start w:val="2"/>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 w15:restartNumberingAfterBreak="0">
    <w:nsid w:val="0B114F6A"/>
    <w:multiLevelType w:val="hybridMultilevel"/>
    <w:tmpl w:val="0AA6F37C"/>
    <w:lvl w:ilvl="0" w:tplc="5ECE791A">
      <w:start w:val="1"/>
      <w:numFmt w:val="bullet"/>
      <w:lvlText w:val=""/>
      <w:lvlJc w:val="start"/>
      <w:pPr>
        <w:ind w:start="45pt" w:hanging="21pt"/>
      </w:pPr>
      <w:rPr>
        <w:rFonts w:ascii="Wingdings" w:hAnsi="Wingdings" w:hint="default"/>
      </w:rPr>
    </w:lvl>
    <w:lvl w:ilvl="1" w:tplc="04090003">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2" w15:restartNumberingAfterBreak="0">
    <w:nsid w:val="19557954"/>
    <w:multiLevelType w:val="multilevel"/>
    <w:tmpl w:val="D4961E96"/>
    <w:lvl w:ilvl="0">
      <w:start w:val="5"/>
      <w:numFmt w:val="decimal"/>
      <w:lvlText w:val="%1"/>
      <w:lvlJc w:val="start"/>
      <w:pPr>
        <w:ind w:start="21pt" w:hanging="21pt"/>
      </w:pPr>
      <w:rPr>
        <w:rFonts w:hint="default"/>
      </w:rPr>
    </w:lvl>
    <w:lvl w:ilvl="1">
      <w:start w:val="3"/>
      <w:numFmt w:val="decimal"/>
      <w:lvlText w:val="%1.%2"/>
      <w:lvlJc w:val="start"/>
      <w:pPr>
        <w:ind w:start="21pt" w:hanging="21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3" w15:restartNumberingAfterBreak="0">
    <w:nsid w:val="1B0120BF"/>
    <w:multiLevelType w:val="hybridMultilevel"/>
    <w:tmpl w:val="53869E20"/>
    <w:lvl w:ilvl="0" w:tplc="5ECE791A">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4" w15:restartNumberingAfterBreak="0">
    <w:nsid w:val="1B1653A4"/>
    <w:multiLevelType w:val="hybridMultilevel"/>
    <w:tmpl w:val="F5FC56A0"/>
    <w:lvl w:ilvl="0" w:tplc="5ECE791A">
      <w:start w:val="1"/>
      <w:numFmt w:val="bullet"/>
      <w:lvlText w:val=""/>
      <w:lvlJc w:val="start"/>
      <w:pPr>
        <w:ind w:start="69pt" w:hanging="21pt"/>
      </w:pPr>
      <w:rPr>
        <w:rFonts w:ascii="Wingdings" w:hAnsi="Wingdings" w:hint="default"/>
      </w:rPr>
    </w:lvl>
    <w:lvl w:ilvl="1" w:tplc="1C78A4BE">
      <w:start w:val="1"/>
      <w:numFmt w:val="bullet"/>
      <w:lvlText w:val=""/>
      <w:lvlJc w:val="start"/>
      <w:pPr>
        <w:ind w:start="42pt" w:hanging="21pt"/>
      </w:pPr>
      <w:rPr>
        <w:rFonts w:ascii="Wingdings" w:hAnsi="Wingdings" w:hint="default"/>
      </w:rPr>
    </w:lvl>
    <w:lvl w:ilvl="2" w:tplc="04090005">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5" w15:restartNumberingAfterBreak="0">
    <w:nsid w:val="1D544AB1"/>
    <w:multiLevelType w:val="hybridMultilevel"/>
    <w:tmpl w:val="54524A76"/>
    <w:lvl w:ilvl="0" w:tplc="5ECE791A">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6" w15:restartNumberingAfterBreak="0">
    <w:nsid w:val="208C527E"/>
    <w:multiLevelType w:val="hybridMultilevel"/>
    <w:tmpl w:val="E1DAF384"/>
    <w:lvl w:ilvl="0" w:tplc="04090001">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7" w15:restartNumberingAfterBreak="0">
    <w:nsid w:val="27A94607"/>
    <w:multiLevelType w:val="multilevel"/>
    <w:tmpl w:val="6B1CB1E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8" w15:restartNumberingAfterBreak="0">
    <w:nsid w:val="310E302C"/>
    <w:multiLevelType w:val="hybridMultilevel"/>
    <w:tmpl w:val="352C3864"/>
    <w:lvl w:ilvl="0" w:tplc="E904DC7E">
      <w:start w:val="1"/>
      <w:numFmt w:val="decimal"/>
      <w:lvlText w:val="%1)"/>
      <w:lvlJc w:val="start"/>
      <w:pPr>
        <w:ind w:start="29.65pt" w:hanging="5.65pt"/>
      </w:pPr>
      <w:rPr>
        <w:rFonts w:hint="eastAsia"/>
      </w:rPr>
    </w:lvl>
    <w:lvl w:ilvl="1" w:tplc="E904DC7E">
      <w:start w:val="1"/>
      <w:numFmt w:val="decimal"/>
      <w:lvlText w:val="%2)"/>
      <w:lvlJc w:val="start"/>
      <w:pPr>
        <w:ind w:start="42pt" w:hanging="21pt"/>
      </w:pPr>
      <w:rPr>
        <w:rFonts w:hint="eastAsia"/>
      </w:r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9" w15:restartNumberingAfterBreak="0">
    <w:nsid w:val="34BD6AA1"/>
    <w:multiLevelType w:val="hybridMultilevel"/>
    <w:tmpl w:val="25C8BB64"/>
    <w:lvl w:ilvl="0" w:tplc="1CC288A8">
      <w:start w:val="1"/>
      <w:numFmt w:val="decimal"/>
      <w:lvlText w:val="（%1）"/>
      <w:lvlJc w:val="start"/>
      <w:pPr>
        <w:ind w:start="42pt" w:hanging="21pt"/>
      </w:pPr>
      <w:rPr>
        <w:rFonts w:hint="eastAsia"/>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0" w15:restartNumberingAfterBreak="0">
    <w:nsid w:val="38A6661C"/>
    <w:multiLevelType w:val="hybridMultilevel"/>
    <w:tmpl w:val="2D56A6E0"/>
    <w:lvl w:ilvl="0" w:tplc="53E04514">
      <w:start w:val="1"/>
      <w:numFmt w:val="decimal"/>
      <w:lvlText w:val="（%1）."/>
      <w:lvlJc w:val="start"/>
      <w:pPr>
        <w:ind w:start="45pt" w:hanging="21pt"/>
      </w:pPr>
      <w:rPr>
        <w:rFonts w:hint="eastAsia"/>
      </w:r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1" w15:restartNumberingAfterBreak="0">
    <w:nsid w:val="3C583D63"/>
    <w:multiLevelType w:val="hybridMultilevel"/>
    <w:tmpl w:val="DE5CF50A"/>
    <w:lvl w:ilvl="0" w:tplc="04F48280">
      <w:start w:val="1"/>
      <w:numFmt w:val="japaneseCounting"/>
      <w:lvlText w:val="第%1章，"/>
      <w:lvlJc w:val="start"/>
      <w:pPr>
        <w:ind w:start="78pt" w:hanging="54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2" w15:restartNumberingAfterBreak="0">
    <w:nsid w:val="43140841"/>
    <w:multiLevelType w:val="hybridMultilevel"/>
    <w:tmpl w:val="7D1646D2"/>
    <w:lvl w:ilvl="0" w:tplc="0409000B">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13" w15:restartNumberingAfterBreak="0">
    <w:nsid w:val="472462EA"/>
    <w:multiLevelType w:val="hybridMultilevel"/>
    <w:tmpl w:val="D61C6876"/>
    <w:lvl w:ilvl="0" w:tplc="0409000B">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14" w15:restartNumberingAfterBreak="0">
    <w:nsid w:val="48CB45BF"/>
    <w:multiLevelType w:val="multilevel"/>
    <w:tmpl w:val="48CB45BF"/>
    <w:lvl w:ilvl="0">
      <w:start w:val="1"/>
      <w:numFmt w:val="decimal"/>
      <w:pStyle w:val="1"/>
      <w:suff w:val="space"/>
      <w:lvlText w:val="第%1章"/>
      <w:lvlJc w:val="start"/>
      <w:pPr>
        <w:ind w:start="0pt" w:firstLine="0pt"/>
      </w:pPr>
      <w:rPr>
        <w:rFonts w:ascii="Times New Roman" w:hAnsi="Times New Roman" w:hint="default"/>
      </w:rPr>
    </w:lvl>
    <w:lvl w:ilvl="1">
      <w:start w:val="1"/>
      <w:numFmt w:val="decimal"/>
      <w:pStyle w:val="2"/>
      <w:isLgl/>
      <w:suff w:val="space"/>
      <w:lvlText w:val="%1.%2"/>
      <w:lvlJc w:val="start"/>
      <w:pPr>
        <w:ind w:start="0pt" w:firstLine="0pt"/>
      </w:pPr>
      <w:rPr>
        <w:rFonts w:hint="eastAsia"/>
      </w:rPr>
    </w:lvl>
    <w:lvl w:ilvl="2">
      <w:start w:val="1"/>
      <w:numFmt w:val="decimal"/>
      <w:pStyle w:val="3"/>
      <w:isLgl/>
      <w:suff w:val="space"/>
      <w:lvlText w:val="%1.%2.%3"/>
      <w:lvlJc w:val="start"/>
      <w:pPr>
        <w:ind w:start="0pt" w:firstLine="0pt"/>
      </w:pPr>
      <w:rPr>
        <w:rFonts w:hint="eastAsia"/>
      </w:rPr>
    </w:lvl>
    <w:lvl w:ilvl="3">
      <w:start w:val="1"/>
      <w:numFmt w:val="decimal"/>
      <w:pStyle w:val="4"/>
      <w:isLgl/>
      <w:lvlText w:val="%1.%2.%3.%4"/>
      <w:lvlJc w:val="start"/>
      <w:pPr>
        <w:ind w:start="0pt" w:firstLine="0pt"/>
      </w:pPr>
      <w:rPr>
        <w:rFonts w:hint="eastAsia"/>
      </w:rPr>
    </w:lvl>
    <w:lvl w:ilvl="4">
      <w:start w:val="1"/>
      <w:numFmt w:val="decimal"/>
      <w:pStyle w:val="5"/>
      <w:isLgl/>
      <w:lvlText w:val="%1.%2.%3.%4.%5"/>
      <w:lvlJc w:val="start"/>
      <w:pPr>
        <w:ind w:start="0pt" w:firstLine="0pt"/>
      </w:pPr>
      <w:rPr>
        <w:rFonts w:hint="eastAsia"/>
      </w:rPr>
    </w:lvl>
    <w:lvl w:ilvl="5">
      <w:start w:val="1"/>
      <w:numFmt w:val="decimal"/>
      <w:pStyle w:val="6"/>
      <w:isLgl/>
      <w:lvlText w:val="%1.%2.%3.%4.%5.%6"/>
      <w:lvlJc w:val="start"/>
      <w:pPr>
        <w:ind w:start="0pt" w:firstLine="0pt"/>
      </w:pPr>
      <w:rPr>
        <w:rFonts w:hint="eastAsia"/>
      </w:rPr>
    </w:lvl>
    <w:lvl w:ilvl="6">
      <w:start w:val="1"/>
      <w:numFmt w:val="decimal"/>
      <w:pStyle w:val="7"/>
      <w:isLgl/>
      <w:lvlText w:val="%1.%2.%3.%4.%5.%6.%7"/>
      <w:lvlJc w:val="start"/>
      <w:pPr>
        <w:ind w:start="0pt" w:firstLine="0pt"/>
      </w:pPr>
      <w:rPr>
        <w:rFonts w:hint="eastAsia"/>
      </w:rPr>
    </w:lvl>
    <w:lvl w:ilvl="7">
      <w:start w:val="1"/>
      <w:numFmt w:val="decimal"/>
      <w:pStyle w:val="8"/>
      <w:isLgl/>
      <w:lvlText w:val="%1.%2.%3.%4.%5.%6.%7.%8"/>
      <w:lvlJc w:val="start"/>
      <w:pPr>
        <w:ind w:start="0pt" w:firstLine="0pt"/>
      </w:pPr>
      <w:rPr>
        <w:rFonts w:hint="eastAsia"/>
      </w:rPr>
    </w:lvl>
    <w:lvl w:ilvl="8">
      <w:start w:val="1"/>
      <w:numFmt w:val="decimal"/>
      <w:pStyle w:val="9"/>
      <w:isLgl/>
      <w:lvlText w:val="%1.%2.%3.%4.%5.%6.%7.%8.%9"/>
      <w:lvlJc w:val="start"/>
      <w:pPr>
        <w:ind w:start="0pt" w:firstLine="0pt"/>
      </w:pPr>
      <w:rPr>
        <w:rFonts w:hint="eastAsia"/>
      </w:rPr>
    </w:lvl>
  </w:abstractNum>
  <w:abstractNum w:abstractNumId="15" w15:restartNumberingAfterBreak="0">
    <w:nsid w:val="53B229D8"/>
    <w:multiLevelType w:val="hybridMultilevel"/>
    <w:tmpl w:val="1F8454BA"/>
    <w:lvl w:ilvl="0" w:tplc="04090001">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16" w15:restartNumberingAfterBreak="0">
    <w:nsid w:val="5422733E"/>
    <w:multiLevelType w:val="hybridMultilevel"/>
    <w:tmpl w:val="C3E6DFE0"/>
    <w:lvl w:ilvl="0" w:tplc="0409000B">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17" w15:restartNumberingAfterBreak="0">
    <w:nsid w:val="5FA177C5"/>
    <w:multiLevelType w:val="multilevel"/>
    <w:tmpl w:val="0E24C2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62511B9D"/>
    <w:multiLevelType w:val="multilevel"/>
    <w:tmpl w:val="122C6D8C"/>
    <w:lvl w:ilvl="0">
      <w:start w:val="5"/>
      <w:numFmt w:val="decimal"/>
      <w:lvlText w:val="%1"/>
      <w:lvlJc w:val="start"/>
      <w:pPr>
        <w:ind w:start="24pt" w:hanging="24pt"/>
      </w:pPr>
      <w:rPr>
        <w:rFonts w:hint="default"/>
      </w:rPr>
    </w:lvl>
    <w:lvl w:ilvl="1">
      <w:start w:val="3"/>
      <w:numFmt w:val="decimal"/>
      <w:lvlText w:val="%1.%2"/>
      <w:lvlJc w:val="start"/>
      <w:pPr>
        <w:ind w:start="24pt" w:hanging="24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9" w15:restartNumberingAfterBreak="0">
    <w:nsid w:val="657F76CB"/>
    <w:multiLevelType w:val="multilevel"/>
    <w:tmpl w:val="1C82E93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0" w15:restartNumberingAfterBreak="0">
    <w:nsid w:val="663E1D58"/>
    <w:multiLevelType w:val="hybridMultilevel"/>
    <w:tmpl w:val="E78EDC4E"/>
    <w:lvl w:ilvl="0" w:tplc="260AD84E">
      <w:start w:val="1"/>
      <w:numFmt w:val="decimal"/>
      <w:pStyle w:val="a"/>
      <w:lvlText w:val="第%1章"/>
      <w:lvlJc w:val="center"/>
      <w:pPr>
        <w:ind w:start="57.75pt" w:hanging="57.75pt"/>
      </w:pPr>
      <w:rPr>
        <w:rFonts w:hint="default"/>
        <w:lang w:val="en-US"/>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1" w15:restartNumberingAfterBreak="0">
    <w:nsid w:val="696055B5"/>
    <w:multiLevelType w:val="hybridMultilevel"/>
    <w:tmpl w:val="3468C92C"/>
    <w:lvl w:ilvl="0" w:tplc="9FA880F2">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22" w15:restartNumberingAfterBreak="0">
    <w:nsid w:val="6BFD1C6A"/>
    <w:multiLevelType w:val="hybridMultilevel"/>
    <w:tmpl w:val="521E9BC0"/>
    <w:lvl w:ilvl="0" w:tplc="944255FA">
      <w:start w:val="1"/>
      <w:numFmt w:val="bullet"/>
      <w:lvlText w:val=""/>
      <w:lvlJc w:val="start"/>
      <w:pPr>
        <w:ind w:start="45pt" w:hanging="21pt"/>
      </w:pPr>
      <w:rPr>
        <w:rFonts w:ascii="Wingdings" w:hAnsi="Wingdings" w:hint="default"/>
      </w:rPr>
    </w:lvl>
    <w:lvl w:ilvl="1" w:tplc="0409000B">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23" w15:restartNumberingAfterBreak="0">
    <w:nsid w:val="6E5F75C0"/>
    <w:multiLevelType w:val="multilevel"/>
    <w:tmpl w:val="4A9CDB70"/>
    <w:lvl w:ilvl="0">
      <w:start w:val="5"/>
      <w:numFmt w:val="decimal"/>
      <w:lvlText w:val="%1"/>
      <w:lvlJc w:val="start"/>
      <w:pPr>
        <w:ind w:start="24pt" w:hanging="24pt"/>
      </w:pPr>
      <w:rPr>
        <w:rFonts w:hint="default"/>
      </w:rPr>
    </w:lvl>
    <w:lvl w:ilvl="1">
      <w:start w:val="3"/>
      <w:numFmt w:val="decimal"/>
      <w:lvlText w:val="%1.%2"/>
      <w:lvlJc w:val="start"/>
      <w:pPr>
        <w:ind w:start="24pt" w:hanging="24pt"/>
      </w:pPr>
      <w:rPr>
        <w:rFonts w:hint="default"/>
      </w:rPr>
    </w:lvl>
    <w:lvl w:ilvl="2">
      <w:start w:val="2"/>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24" w15:restartNumberingAfterBreak="0">
    <w:nsid w:val="737642DB"/>
    <w:multiLevelType w:val="hybridMultilevel"/>
    <w:tmpl w:val="FC62FBFE"/>
    <w:lvl w:ilvl="0" w:tplc="1CC288A8">
      <w:start w:val="1"/>
      <w:numFmt w:val="decimal"/>
      <w:lvlText w:val="（%1）"/>
      <w:lvlJc w:val="start"/>
      <w:pPr>
        <w:ind w:start="45pt" w:hanging="21pt"/>
      </w:pPr>
      <w:rPr>
        <w:rFonts w:hint="eastAsia"/>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num w:numId="1">
    <w:abstractNumId w:val="20"/>
  </w:num>
  <w:num w:numId="2">
    <w:abstractNumId w:val="14"/>
  </w:num>
  <w:num w:numId="3">
    <w:abstractNumId w:val="11"/>
  </w:num>
  <w:num w:numId="4">
    <w:abstractNumId w:val="20"/>
  </w:num>
  <w:num w:numId="5">
    <w:abstractNumId w:val="8"/>
  </w:num>
  <w:num w:numId="6">
    <w:abstractNumId w:val="10"/>
  </w:num>
  <w:num w:numId="7">
    <w:abstractNumId w:val="9"/>
  </w:num>
  <w:num w:numId="8">
    <w:abstractNumId w:val="21"/>
  </w:num>
  <w:num w:numId="9">
    <w:abstractNumId w:val="4"/>
  </w:num>
  <w:num w:numId="10">
    <w:abstractNumId w:val="1"/>
  </w:num>
  <w:num w:numId="11">
    <w:abstractNumId w:val="22"/>
  </w:num>
  <w:num w:numId="12">
    <w:abstractNumId w:val="6"/>
  </w:num>
  <w:num w:numId="13">
    <w:abstractNumId w:val="24"/>
  </w:num>
  <w:num w:numId="14">
    <w:abstractNumId w:val="5"/>
  </w:num>
  <w:num w:numId="15">
    <w:abstractNumId w:val="17"/>
  </w:num>
  <w:num w:numId="16">
    <w:abstractNumId w:val="12"/>
  </w:num>
  <w:num w:numId="17">
    <w:abstractNumId w:val="3"/>
  </w:num>
  <w:num w:numId="18">
    <w:abstractNumId w:val="16"/>
  </w:num>
  <w:num w:numId="19">
    <w:abstractNumId w:val="13"/>
  </w:num>
  <w:num w:numId="20">
    <w:abstractNumId w:val="7"/>
  </w:num>
  <w:num w:numId="21">
    <w:abstractNumId w:val="19"/>
  </w:num>
  <w:num w:numId="22">
    <w:abstractNumId w:val="15"/>
  </w:num>
  <w:num w:numId="23">
    <w:abstractNumId w:val="23"/>
  </w:num>
  <w:num w:numId="24">
    <w:abstractNumId w:val="0"/>
  </w:num>
  <w:num w:numId="25">
    <w:abstractNumId w:val="18"/>
  </w:num>
  <w:num w:numId="26">
    <w:abstractNumId w:val="2"/>
  </w:num>
</w:numbering>
</file>

<file path=word/people.xml><?xml version="1.0" encoding="utf-8"?>
<w15:people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bordersDoNotSurroundHeader/>
  <w:bordersDoNotSurroundFooter/>
  <w:defaultTabStop w:val="21pt"/>
  <w:drawingGridVerticalSpacing w:val="7.80pt"/>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977"/>
    <w:rsid w:val="00000F86"/>
    <w:rsid w:val="00002891"/>
    <w:rsid w:val="00002BDB"/>
    <w:rsid w:val="000036EE"/>
    <w:rsid w:val="0000430B"/>
    <w:rsid w:val="00007A7A"/>
    <w:rsid w:val="00007C4C"/>
    <w:rsid w:val="00011024"/>
    <w:rsid w:val="00011BB5"/>
    <w:rsid w:val="00012482"/>
    <w:rsid w:val="000142EE"/>
    <w:rsid w:val="0001539E"/>
    <w:rsid w:val="00016DDF"/>
    <w:rsid w:val="000177CC"/>
    <w:rsid w:val="0001788F"/>
    <w:rsid w:val="0002006B"/>
    <w:rsid w:val="00020268"/>
    <w:rsid w:val="00020F38"/>
    <w:rsid w:val="00021A60"/>
    <w:rsid w:val="000234E3"/>
    <w:rsid w:val="00023D97"/>
    <w:rsid w:val="0002554C"/>
    <w:rsid w:val="00026B5A"/>
    <w:rsid w:val="00026C23"/>
    <w:rsid w:val="00030890"/>
    <w:rsid w:val="000312D3"/>
    <w:rsid w:val="00031363"/>
    <w:rsid w:val="00031569"/>
    <w:rsid w:val="0003227E"/>
    <w:rsid w:val="000328BB"/>
    <w:rsid w:val="00033043"/>
    <w:rsid w:val="000336DD"/>
    <w:rsid w:val="0003373C"/>
    <w:rsid w:val="000338DD"/>
    <w:rsid w:val="00033DC9"/>
    <w:rsid w:val="00034FF5"/>
    <w:rsid w:val="000357ED"/>
    <w:rsid w:val="00036ED6"/>
    <w:rsid w:val="0004072B"/>
    <w:rsid w:val="00040F99"/>
    <w:rsid w:val="00041970"/>
    <w:rsid w:val="0004299E"/>
    <w:rsid w:val="0004330E"/>
    <w:rsid w:val="00043A6E"/>
    <w:rsid w:val="000446FD"/>
    <w:rsid w:val="00045249"/>
    <w:rsid w:val="0004527E"/>
    <w:rsid w:val="0004657B"/>
    <w:rsid w:val="000477AF"/>
    <w:rsid w:val="00047BB9"/>
    <w:rsid w:val="00047BF9"/>
    <w:rsid w:val="000504C5"/>
    <w:rsid w:val="00051BB5"/>
    <w:rsid w:val="00052E8D"/>
    <w:rsid w:val="00053C53"/>
    <w:rsid w:val="00053D17"/>
    <w:rsid w:val="000540BB"/>
    <w:rsid w:val="000546C0"/>
    <w:rsid w:val="00054A72"/>
    <w:rsid w:val="00054A7B"/>
    <w:rsid w:val="00054E62"/>
    <w:rsid w:val="0005512F"/>
    <w:rsid w:val="0005547C"/>
    <w:rsid w:val="00055C8E"/>
    <w:rsid w:val="00056010"/>
    <w:rsid w:val="00056381"/>
    <w:rsid w:val="00056AE1"/>
    <w:rsid w:val="00056FDE"/>
    <w:rsid w:val="00060CF3"/>
    <w:rsid w:val="00061952"/>
    <w:rsid w:val="0006326B"/>
    <w:rsid w:val="000633DB"/>
    <w:rsid w:val="0006391B"/>
    <w:rsid w:val="00063CF6"/>
    <w:rsid w:val="00066228"/>
    <w:rsid w:val="00066B8B"/>
    <w:rsid w:val="00070552"/>
    <w:rsid w:val="00070826"/>
    <w:rsid w:val="00073090"/>
    <w:rsid w:val="00073140"/>
    <w:rsid w:val="00077466"/>
    <w:rsid w:val="000805E4"/>
    <w:rsid w:val="00080B86"/>
    <w:rsid w:val="000811CD"/>
    <w:rsid w:val="00081B29"/>
    <w:rsid w:val="000826DA"/>
    <w:rsid w:val="00083184"/>
    <w:rsid w:val="000843F6"/>
    <w:rsid w:val="000844A2"/>
    <w:rsid w:val="000856DF"/>
    <w:rsid w:val="00085BD1"/>
    <w:rsid w:val="0008653F"/>
    <w:rsid w:val="00087F95"/>
    <w:rsid w:val="00090DB8"/>
    <w:rsid w:val="00090F73"/>
    <w:rsid w:val="000915CB"/>
    <w:rsid w:val="00093BBD"/>
    <w:rsid w:val="00093EE2"/>
    <w:rsid w:val="00094394"/>
    <w:rsid w:val="00094454"/>
    <w:rsid w:val="00094602"/>
    <w:rsid w:val="00094A2B"/>
    <w:rsid w:val="00094AF0"/>
    <w:rsid w:val="00095242"/>
    <w:rsid w:val="00095A6C"/>
    <w:rsid w:val="00095AE2"/>
    <w:rsid w:val="000963E5"/>
    <w:rsid w:val="00097422"/>
    <w:rsid w:val="000A04E7"/>
    <w:rsid w:val="000A102B"/>
    <w:rsid w:val="000A1807"/>
    <w:rsid w:val="000A3819"/>
    <w:rsid w:val="000A4A0B"/>
    <w:rsid w:val="000A4C3B"/>
    <w:rsid w:val="000A6642"/>
    <w:rsid w:val="000A69CC"/>
    <w:rsid w:val="000A6DB0"/>
    <w:rsid w:val="000A77E2"/>
    <w:rsid w:val="000A78EC"/>
    <w:rsid w:val="000B0201"/>
    <w:rsid w:val="000B2820"/>
    <w:rsid w:val="000B297B"/>
    <w:rsid w:val="000B4007"/>
    <w:rsid w:val="000B45CF"/>
    <w:rsid w:val="000B63CF"/>
    <w:rsid w:val="000B6625"/>
    <w:rsid w:val="000B67A9"/>
    <w:rsid w:val="000B6AE9"/>
    <w:rsid w:val="000B77D6"/>
    <w:rsid w:val="000C1170"/>
    <w:rsid w:val="000C15E4"/>
    <w:rsid w:val="000C33C6"/>
    <w:rsid w:val="000C4DE4"/>
    <w:rsid w:val="000D0202"/>
    <w:rsid w:val="000D0246"/>
    <w:rsid w:val="000D0584"/>
    <w:rsid w:val="000D0F0F"/>
    <w:rsid w:val="000D1A86"/>
    <w:rsid w:val="000D3543"/>
    <w:rsid w:val="000D3684"/>
    <w:rsid w:val="000D68AC"/>
    <w:rsid w:val="000D768F"/>
    <w:rsid w:val="000E00D9"/>
    <w:rsid w:val="000E05BC"/>
    <w:rsid w:val="000E0B0C"/>
    <w:rsid w:val="000E2405"/>
    <w:rsid w:val="000E275E"/>
    <w:rsid w:val="000E2EE4"/>
    <w:rsid w:val="000E2F19"/>
    <w:rsid w:val="000E347D"/>
    <w:rsid w:val="000E44A7"/>
    <w:rsid w:val="000E4D03"/>
    <w:rsid w:val="000E4E48"/>
    <w:rsid w:val="000E5BF9"/>
    <w:rsid w:val="000F0F2A"/>
    <w:rsid w:val="000F20E6"/>
    <w:rsid w:val="000F311F"/>
    <w:rsid w:val="000F4663"/>
    <w:rsid w:val="000F6D6D"/>
    <w:rsid w:val="000F7576"/>
    <w:rsid w:val="000F7F53"/>
    <w:rsid w:val="001004C5"/>
    <w:rsid w:val="00102DF1"/>
    <w:rsid w:val="00103363"/>
    <w:rsid w:val="00103903"/>
    <w:rsid w:val="00103E86"/>
    <w:rsid w:val="001050D6"/>
    <w:rsid w:val="00105406"/>
    <w:rsid w:val="0010553A"/>
    <w:rsid w:val="00105E27"/>
    <w:rsid w:val="00106645"/>
    <w:rsid w:val="00106FA6"/>
    <w:rsid w:val="00111096"/>
    <w:rsid w:val="001118FE"/>
    <w:rsid w:val="00112562"/>
    <w:rsid w:val="00113B4E"/>
    <w:rsid w:val="001140C5"/>
    <w:rsid w:val="00114A11"/>
    <w:rsid w:val="00115824"/>
    <w:rsid w:val="00115A07"/>
    <w:rsid w:val="0011706D"/>
    <w:rsid w:val="0011775D"/>
    <w:rsid w:val="00117AEF"/>
    <w:rsid w:val="00117B79"/>
    <w:rsid w:val="00121C60"/>
    <w:rsid w:val="0012215D"/>
    <w:rsid w:val="00122AEA"/>
    <w:rsid w:val="00124F80"/>
    <w:rsid w:val="00125E67"/>
    <w:rsid w:val="001266B5"/>
    <w:rsid w:val="001278CC"/>
    <w:rsid w:val="00130290"/>
    <w:rsid w:val="00131B18"/>
    <w:rsid w:val="00132661"/>
    <w:rsid w:val="001335CA"/>
    <w:rsid w:val="00133818"/>
    <w:rsid w:val="00134ADF"/>
    <w:rsid w:val="00135423"/>
    <w:rsid w:val="001356B6"/>
    <w:rsid w:val="0013662C"/>
    <w:rsid w:val="001439F1"/>
    <w:rsid w:val="00143BB5"/>
    <w:rsid w:val="00145BA8"/>
    <w:rsid w:val="00146077"/>
    <w:rsid w:val="00146767"/>
    <w:rsid w:val="00146AA1"/>
    <w:rsid w:val="00150796"/>
    <w:rsid w:val="00152554"/>
    <w:rsid w:val="00152DFA"/>
    <w:rsid w:val="001542FE"/>
    <w:rsid w:val="00154731"/>
    <w:rsid w:val="00154CA5"/>
    <w:rsid w:val="00155E9C"/>
    <w:rsid w:val="0016062D"/>
    <w:rsid w:val="0016203A"/>
    <w:rsid w:val="001628C1"/>
    <w:rsid w:val="00163F8F"/>
    <w:rsid w:val="0016629F"/>
    <w:rsid w:val="00166B29"/>
    <w:rsid w:val="00167A38"/>
    <w:rsid w:val="00167CCF"/>
    <w:rsid w:val="0017005F"/>
    <w:rsid w:val="001724CC"/>
    <w:rsid w:val="0017335D"/>
    <w:rsid w:val="0017409F"/>
    <w:rsid w:val="00175A27"/>
    <w:rsid w:val="00175F68"/>
    <w:rsid w:val="00177B6C"/>
    <w:rsid w:val="0018092F"/>
    <w:rsid w:val="00180FBE"/>
    <w:rsid w:val="00181906"/>
    <w:rsid w:val="00181FB4"/>
    <w:rsid w:val="00183F0A"/>
    <w:rsid w:val="001855D5"/>
    <w:rsid w:val="0018744B"/>
    <w:rsid w:val="00187C06"/>
    <w:rsid w:val="0019191E"/>
    <w:rsid w:val="00191F5D"/>
    <w:rsid w:val="00191FBB"/>
    <w:rsid w:val="001926D3"/>
    <w:rsid w:val="00192F9C"/>
    <w:rsid w:val="001934FA"/>
    <w:rsid w:val="001945ED"/>
    <w:rsid w:val="00196F01"/>
    <w:rsid w:val="00197107"/>
    <w:rsid w:val="00197ECC"/>
    <w:rsid w:val="001A01C6"/>
    <w:rsid w:val="001A04C2"/>
    <w:rsid w:val="001A04D2"/>
    <w:rsid w:val="001A0FA4"/>
    <w:rsid w:val="001A1F57"/>
    <w:rsid w:val="001A268F"/>
    <w:rsid w:val="001A2D90"/>
    <w:rsid w:val="001A39D2"/>
    <w:rsid w:val="001A3AE7"/>
    <w:rsid w:val="001A4339"/>
    <w:rsid w:val="001A436C"/>
    <w:rsid w:val="001A47B4"/>
    <w:rsid w:val="001A52FA"/>
    <w:rsid w:val="001A591D"/>
    <w:rsid w:val="001A6120"/>
    <w:rsid w:val="001A67AA"/>
    <w:rsid w:val="001A68D4"/>
    <w:rsid w:val="001B0042"/>
    <w:rsid w:val="001B00EB"/>
    <w:rsid w:val="001B0F68"/>
    <w:rsid w:val="001B1A15"/>
    <w:rsid w:val="001B1A80"/>
    <w:rsid w:val="001B207F"/>
    <w:rsid w:val="001B2FD0"/>
    <w:rsid w:val="001B47A4"/>
    <w:rsid w:val="001B53FA"/>
    <w:rsid w:val="001B5558"/>
    <w:rsid w:val="001B57C7"/>
    <w:rsid w:val="001C1D4C"/>
    <w:rsid w:val="001C6A34"/>
    <w:rsid w:val="001C7619"/>
    <w:rsid w:val="001C7910"/>
    <w:rsid w:val="001D0EA5"/>
    <w:rsid w:val="001D1976"/>
    <w:rsid w:val="001D2B92"/>
    <w:rsid w:val="001D3451"/>
    <w:rsid w:val="001D53DC"/>
    <w:rsid w:val="001D568C"/>
    <w:rsid w:val="001D6672"/>
    <w:rsid w:val="001D66A5"/>
    <w:rsid w:val="001D6AF5"/>
    <w:rsid w:val="001D6D1C"/>
    <w:rsid w:val="001D6D8B"/>
    <w:rsid w:val="001D76C4"/>
    <w:rsid w:val="001D7C42"/>
    <w:rsid w:val="001E0569"/>
    <w:rsid w:val="001E1190"/>
    <w:rsid w:val="001E1528"/>
    <w:rsid w:val="001E207E"/>
    <w:rsid w:val="001E2D5D"/>
    <w:rsid w:val="001E4C51"/>
    <w:rsid w:val="001E6169"/>
    <w:rsid w:val="001E6AD9"/>
    <w:rsid w:val="001E714D"/>
    <w:rsid w:val="001E772E"/>
    <w:rsid w:val="001F187F"/>
    <w:rsid w:val="001F25B0"/>
    <w:rsid w:val="001F298F"/>
    <w:rsid w:val="001F2D6F"/>
    <w:rsid w:val="001F42CF"/>
    <w:rsid w:val="001F59C6"/>
    <w:rsid w:val="001F5EE1"/>
    <w:rsid w:val="0020395C"/>
    <w:rsid w:val="00203D9B"/>
    <w:rsid w:val="00204B04"/>
    <w:rsid w:val="002058C0"/>
    <w:rsid w:val="00206C88"/>
    <w:rsid w:val="002074B1"/>
    <w:rsid w:val="00211553"/>
    <w:rsid w:val="00211942"/>
    <w:rsid w:val="00211AC1"/>
    <w:rsid w:val="00213572"/>
    <w:rsid w:val="002139F3"/>
    <w:rsid w:val="0021433B"/>
    <w:rsid w:val="00214760"/>
    <w:rsid w:val="00215FC8"/>
    <w:rsid w:val="0021613B"/>
    <w:rsid w:val="00220CA2"/>
    <w:rsid w:val="00220CD6"/>
    <w:rsid w:val="00222AC8"/>
    <w:rsid w:val="00222C0C"/>
    <w:rsid w:val="00223414"/>
    <w:rsid w:val="002237DD"/>
    <w:rsid w:val="00223FF9"/>
    <w:rsid w:val="00224340"/>
    <w:rsid w:val="00224D00"/>
    <w:rsid w:val="0022502D"/>
    <w:rsid w:val="002253C8"/>
    <w:rsid w:val="00226478"/>
    <w:rsid w:val="00230022"/>
    <w:rsid w:val="002300F1"/>
    <w:rsid w:val="00232328"/>
    <w:rsid w:val="00233652"/>
    <w:rsid w:val="00233CDA"/>
    <w:rsid w:val="002348FF"/>
    <w:rsid w:val="00234B5A"/>
    <w:rsid w:val="00235444"/>
    <w:rsid w:val="002355E2"/>
    <w:rsid w:val="002356B3"/>
    <w:rsid w:val="00236D92"/>
    <w:rsid w:val="00236F32"/>
    <w:rsid w:val="0023799B"/>
    <w:rsid w:val="0024060C"/>
    <w:rsid w:val="002408AD"/>
    <w:rsid w:val="002417D9"/>
    <w:rsid w:val="00241C54"/>
    <w:rsid w:val="002425A5"/>
    <w:rsid w:val="002428A4"/>
    <w:rsid w:val="00242AEB"/>
    <w:rsid w:val="00243452"/>
    <w:rsid w:val="00243B21"/>
    <w:rsid w:val="0024508C"/>
    <w:rsid w:val="00245362"/>
    <w:rsid w:val="00245DC5"/>
    <w:rsid w:val="002476AC"/>
    <w:rsid w:val="00247F36"/>
    <w:rsid w:val="00250117"/>
    <w:rsid w:val="00251D94"/>
    <w:rsid w:val="00257367"/>
    <w:rsid w:val="002628BB"/>
    <w:rsid w:val="00263D50"/>
    <w:rsid w:val="00263E43"/>
    <w:rsid w:val="00263E9C"/>
    <w:rsid w:val="00264EDE"/>
    <w:rsid w:val="00265693"/>
    <w:rsid w:val="002667E0"/>
    <w:rsid w:val="00267D4E"/>
    <w:rsid w:val="0027062C"/>
    <w:rsid w:val="002709EA"/>
    <w:rsid w:val="00271053"/>
    <w:rsid w:val="00272369"/>
    <w:rsid w:val="00273306"/>
    <w:rsid w:val="00274B05"/>
    <w:rsid w:val="00275251"/>
    <w:rsid w:val="00275B63"/>
    <w:rsid w:val="00275C12"/>
    <w:rsid w:val="0027736A"/>
    <w:rsid w:val="00277AAA"/>
    <w:rsid w:val="002810E8"/>
    <w:rsid w:val="002814C6"/>
    <w:rsid w:val="00281F29"/>
    <w:rsid w:val="00282851"/>
    <w:rsid w:val="002840E4"/>
    <w:rsid w:val="002844E6"/>
    <w:rsid w:val="00287E95"/>
    <w:rsid w:val="0029191F"/>
    <w:rsid w:val="00292ED3"/>
    <w:rsid w:val="0029462F"/>
    <w:rsid w:val="00297965"/>
    <w:rsid w:val="002A01BF"/>
    <w:rsid w:val="002A033C"/>
    <w:rsid w:val="002A058E"/>
    <w:rsid w:val="002A1243"/>
    <w:rsid w:val="002A54BA"/>
    <w:rsid w:val="002A6ED8"/>
    <w:rsid w:val="002A7F57"/>
    <w:rsid w:val="002B01C7"/>
    <w:rsid w:val="002B0D5E"/>
    <w:rsid w:val="002B191C"/>
    <w:rsid w:val="002B2F20"/>
    <w:rsid w:val="002B50EC"/>
    <w:rsid w:val="002B6DBD"/>
    <w:rsid w:val="002B6EF4"/>
    <w:rsid w:val="002B787A"/>
    <w:rsid w:val="002C02F9"/>
    <w:rsid w:val="002C0FF9"/>
    <w:rsid w:val="002C148E"/>
    <w:rsid w:val="002C153E"/>
    <w:rsid w:val="002C15C5"/>
    <w:rsid w:val="002C182A"/>
    <w:rsid w:val="002C1A95"/>
    <w:rsid w:val="002C244B"/>
    <w:rsid w:val="002C2C70"/>
    <w:rsid w:val="002C327E"/>
    <w:rsid w:val="002C34E0"/>
    <w:rsid w:val="002C4258"/>
    <w:rsid w:val="002C46A1"/>
    <w:rsid w:val="002C53AC"/>
    <w:rsid w:val="002C55A9"/>
    <w:rsid w:val="002C6028"/>
    <w:rsid w:val="002C75E9"/>
    <w:rsid w:val="002D247D"/>
    <w:rsid w:val="002D2748"/>
    <w:rsid w:val="002D2A47"/>
    <w:rsid w:val="002D2CBC"/>
    <w:rsid w:val="002D3003"/>
    <w:rsid w:val="002D5CFA"/>
    <w:rsid w:val="002D6F0E"/>
    <w:rsid w:val="002D72A3"/>
    <w:rsid w:val="002E0861"/>
    <w:rsid w:val="002E1049"/>
    <w:rsid w:val="002E1613"/>
    <w:rsid w:val="002E2908"/>
    <w:rsid w:val="002E2F7A"/>
    <w:rsid w:val="002E4ABF"/>
    <w:rsid w:val="002E5871"/>
    <w:rsid w:val="002E6C9E"/>
    <w:rsid w:val="002E77FB"/>
    <w:rsid w:val="002E7CE2"/>
    <w:rsid w:val="002F1707"/>
    <w:rsid w:val="002F22C0"/>
    <w:rsid w:val="002F33F2"/>
    <w:rsid w:val="002F3A7B"/>
    <w:rsid w:val="002F44B6"/>
    <w:rsid w:val="002F4543"/>
    <w:rsid w:val="002F68F4"/>
    <w:rsid w:val="00300B2F"/>
    <w:rsid w:val="003010E6"/>
    <w:rsid w:val="00302D41"/>
    <w:rsid w:val="003039A6"/>
    <w:rsid w:val="00306E4D"/>
    <w:rsid w:val="003072E9"/>
    <w:rsid w:val="003076F2"/>
    <w:rsid w:val="00307963"/>
    <w:rsid w:val="00307BF4"/>
    <w:rsid w:val="003102E7"/>
    <w:rsid w:val="003105A2"/>
    <w:rsid w:val="003120A5"/>
    <w:rsid w:val="00312B59"/>
    <w:rsid w:val="003144FD"/>
    <w:rsid w:val="003148C3"/>
    <w:rsid w:val="00316D0D"/>
    <w:rsid w:val="003227BB"/>
    <w:rsid w:val="00322E61"/>
    <w:rsid w:val="00324115"/>
    <w:rsid w:val="003245FD"/>
    <w:rsid w:val="00325E8B"/>
    <w:rsid w:val="003261C0"/>
    <w:rsid w:val="003266DA"/>
    <w:rsid w:val="003267F1"/>
    <w:rsid w:val="00327235"/>
    <w:rsid w:val="00327EE6"/>
    <w:rsid w:val="003300B3"/>
    <w:rsid w:val="00330294"/>
    <w:rsid w:val="003305AA"/>
    <w:rsid w:val="003313DE"/>
    <w:rsid w:val="00331BD2"/>
    <w:rsid w:val="00332BCF"/>
    <w:rsid w:val="00333275"/>
    <w:rsid w:val="003338BC"/>
    <w:rsid w:val="00333B5C"/>
    <w:rsid w:val="0033511E"/>
    <w:rsid w:val="00337690"/>
    <w:rsid w:val="00341781"/>
    <w:rsid w:val="00341D7A"/>
    <w:rsid w:val="003426AF"/>
    <w:rsid w:val="00343472"/>
    <w:rsid w:val="00344A80"/>
    <w:rsid w:val="003478E8"/>
    <w:rsid w:val="00347BB4"/>
    <w:rsid w:val="00350630"/>
    <w:rsid w:val="00350702"/>
    <w:rsid w:val="00350E50"/>
    <w:rsid w:val="0035162C"/>
    <w:rsid w:val="0035326A"/>
    <w:rsid w:val="0035326B"/>
    <w:rsid w:val="003558D5"/>
    <w:rsid w:val="00355C4E"/>
    <w:rsid w:val="003565DE"/>
    <w:rsid w:val="00356E9D"/>
    <w:rsid w:val="003579D0"/>
    <w:rsid w:val="00357F58"/>
    <w:rsid w:val="00363157"/>
    <w:rsid w:val="00363F52"/>
    <w:rsid w:val="00365A9B"/>
    <w:rsid w:val="00365CC9"/>
    <w:rsid w:val="00370ED8"/>
    <w:rsid w:val="003736CA"/>
    <w:rsid w:val="00374D54"/>
    <w:rsid w:val="00375D5B"/>
    <w:rsid w:val="00375F26"/>
    <w:rsid w:val="0037741D"/>
    <w:rsid w:val="00377751"/>
    <w:rsid w:val="00377B0D"/>
    <w:rsid w:val="00377C7B"/>
    <w:rsid w:val="003800E8"/>
    <w:rsid w:val="00380BF8"/>
    <w:rsid w:val="003815A1"/>
    <w:rsid w:val="00381A85"/>
    <w:rsid w:val="00381B6C"/>
    <w:rsid w:val="00382644"/>
    <w:rsid w:val="00386137"/>
    <w:rsid w:val="003861CF"/>
    <w:rsid w:val="003908DE"/>
    <w:rsid w:val="003917CA"/>
    <w:rsid w:val="003925D7"/>
    <w:rsid w:val="00392BA9"/>
    <w:rsid w:val="00392C9E"/>
    <w:rsid w:val="0039335C"/>
    <w:rsid w:val="00393CFB"/>
    <w:rsid w:val="0039703B"/>
    <w:rsid w:val="00397A77"/>
    <w:rsid w:val="003A34BC"/>
    <w:rsid w:val="003A40FA"/>
    <w:rsid w:val="003A4447"/>
    <w:rsid w:val="003A479B"/>
    <w:rsid w:val="003A5108"/>
    <w:rsid w:val="003A57D7"/>
    <w:rsid w:val="003A58F7"/>
    <w:rsid w:val="003A6F94"/>
    <w:rsid w:val="003B0395"/>
    <w:rsid w:val="003B0C63"/>
    <w:rsid w:val="003B0E93"/>
    <w:rsid w:val="003B0FAF"/>
    <w:rsid w:val="003B1802"/>
    <w:rsid w:val="003B370C"/>
    <w:rsid w:val="003B43BC"/>
    <w:rsid w:val="003B5DF6"/>
    <w:rsid w:val="003B69E0"/>
    <w:rsid w:val="003C0147"/>
    <w:rsid w:val="003C021E"/>
    <w:rsid w:val="003C08CC"/>
    <w:rsid w:val="003C370B"/>
    <w:rsid w:val="003C48F6"/>
    <w:rsid w:val="003C50FB"/>
    <w:rsid w:val="003C71D3"/>
    <w:rsid w:val="003D0D36"/>
    <w:rsid w:val="003D1649"/>
    <w:rsid w:val="003D1742"/>
    <w:rsid w:val="003D1AEE"/>
    <w:rsid w:val="003D1B83"/>
    <w:rsid w:val="003D1EE1"/>
    <w:rsid w:val="003D2259"/>
    <w:rsid w:val="003D23C6"/>
    <w:rsid w:val="003D3460"/>
    <w:rsid w:val="003D3529"/>
    <w:rsid w:val="003D4DCD"/>
    <w:rsid w:val="003D535E"/>
    <w:rsid w:val="003D6B93"/>
    <w:rsid w:val="003D6F1D"/>
    <w:rsid w:val="003D7DBB"/>
    <w:rsid w:val="003D7FBF"/>
    <w:rsid w:val="003E03B8"/>
    <w:rsid w:val="003E1252"/>
    <w:rsid w:val="003E16B2"/>
    <w:rsid w:val="003E1A76"/>
    <w:rsid w:val="003E3995"/>
    <w:rsid w:val="003E49C1"/>
    <w:rsid w:val="003E5915"/>
    <w:rsid w:val="003E6277"/>
    <w:rsid w:val="003E62E5"/>
    <w:rsid w:val="003E6D0B"/>
    <w:rsid w:val="003E6F1A"/>
    <w:rsid w:val="003E7DC6"/>
    <w:rsid w:val="003E7FD1"/>
    <w:rsid w:val="003F262C"/>
    <w:rsid w:val="003F2BF1"/>
    <w:rsid w:val="003F2D4B"/>
    <w:rsid w:val="003F406C"/>
    <w:rsid w:val="003F4550"/>
    <w:rsid w:val="003F53D6"/>
    <w:rsid w:val="003F7B1A"/>
    <w:rsid w:val="003F7B6A"/>
    <w:rsid w:val="004000DC"/>
    <w:rsid w:val="00400E48"/>
    <w:rsid w:val="00401F0E"/>
    <w:rsid w:val="004037F9"/>
    <w:rsid w:val="004038EC"/>
    <w:rsid w:val="00403D4D"/>
    <w:rsid w:val="004045D1"/>
    <w:rsid w:val="004057BE"/>
    <w:rsid w:val="0040622D"/>
    <w:rsid w:val="004065DF"/>
    <w:rsid w:val="00407647"/>
    <w:rsid w:val="0041148A"/>
    <w:rsid w:val="00413519"/>
    <w:rsid w:val="0041424F"/>
    <w:rsid w:val="0041652D"/>
    <w:rsid w:val="004205AE"/>
    <w:rsid w:val="0042064D"/>
    <w:rsid w:val="004208DA"/>
    <w:rsid w:val="00421255"/>
    <w:rsid w:val="004212CF"/>
    <w:rsid w:val="004223A7"/>
    <w:rsid w:val="00423894"/>
    <w:rsid w:val="00424943"/>
    <w:rsid w:val="00424C0C"/>
    <w:rsid w:val="004253A1"/>
    <w:rsid w:val="00425DC1"/>
    <w:rsid w:val="00430634"/>
    <w:rsid w:val="0043236A"/>
    <w:rsid w:val="0043262B"/>
    <w:rsid w:val="00434456"/>
    <w:rsid w:val="00434652"/>
    <w:rsid w:val="00434DC2"/>
    <w:rsid w:val="004350EB"/>
    <w:rsid w:val="00435697"/>
    <w:rsid w:val="00436179"/>
    <w:rsid w:val="00436FEE"/>
    <w:rsid w:val="004406BF"/>
    <w:rsid w:val="00443082"/>
    <w:rsid w:val="004432A6"/>
    <w:rsid w:val="004435E4"/>
    <w:rsid w:val="00443A84"/>
    <w:rsid w:val="00444C9D"/>
    <w:rsid w:val="004463B2"/>
    <w:rsid w:val="00446D98"/>
    <w:rsid w:val="00447E40"/>
    <w:rsid w:val="00450A02"/>
    <w:rsid w:val="00450E20"/>
    <w:rsid w:val="00453F63"/>
    <w:rsid w:val="0045407D"/>
    <w:rsid w:val="004548D6"/>
    <w:rsid w:val="004549DB"/>
    <w:rsid w:val="0045597A"/>
    <w:rsid w:val="00456762"/>
    <w:rsid w:val="00456FBB"/>
    <w:rsid w:val="00461D67"/>
    <w:rsid w:val="00462771"/>
    <w:rsid w:val="004664FF"/>
    <w:rsid w:val="00466701"/>
    <w:rsid w:val="00466755"/>
    <w:rsid w:val="00467409"/>
    <w:rsid w:val="00467551"/>
    <w:rsid w:val="00467D3C"/>
    <w:rsid w:val="004715B7"/>
    <w:rsid w:val="00471D2E"/>
    <w:rsid w:val="00473173"/>
    <w:rsid w:val="0047331F"/>
    <w:rsid w:val="004740B6"/>
    <w:rsid w:val="00474369"/>
    <w:rsid w:val="00474B47"/>
    <w:rsid w:val="00475AF7"/>
    <w:rsid w:val="00475D0E"/>
    <w:rsid w:val="00475FDC"/>
    <w:rsid w:val="0047657A"/>
    <w:rsid w:val="00476B84"/>
    <w:rsid w:val="00480441"/>
    <w:rsid w:val="0048104A"/>
    <w:rsid w:val="004810D4"/>
    <w:rsid w:val="00481297"/>
    <w:rsid w:val="00482F55"/>
    <w:rsid w:val="00484002"/>
    <w:rsid w:val="00484F38"/>
    <w:rsid w:val="00486BE2"/>
    <w:rsid w:val="00487B87"/>
    <w:rsid w:val="00487E3B"/>
    <w:rsid w:val="00487FBC"/>
    <w:rsid w:val="00490222"/>
    <w:rsid w:val="0049181E"/>
    <w:rsid w:val="0049193C"/>
    <w:rsid w:val="004930FC"/>
    <w:rsid w:val="00493E2F"/>
    <w:rsid w:val="00494D6E"/>
    <w:rsid w:val="00496412"/>
    <w:rsid w:val="004976DA"/>
    <w:rsid w:val="00497A49"/>
    <w:rsid w:val="004A2F9F"/>
    <w:rsid w:val="004A405D"/>
    <w:rsid w:val="004A4FE6"/>
    <w:rsid w:val="004A5856"/>
    <w:rsid w:val="004A6493"/>
    <w:rsid w:val="004A6E80"/>
    <w:rsid w:val="004B188C"/>
    <w:rsid w:val="004B2DF1"/>
    <w:rsid w:val="004B32B4"/>
    <w:rsid w:val="004B42B6"/>
    <w:rsid w:val="004B476E"/>
    <w:rsid w:val="004B4985"/>
    <w:rsid w:val="004B6283"/>
    <w:rsid w:val="004B6549"/>
    <w:rsid w:val="004B710C"/>
    <w:rsid w:val="004B75A7"/>
    <w:rsid w:val="004B7763"/>
    <w:rsid w:val="004C08F5"/>
    <w:rsid w:val="004C1B70"/>
    <w:rsid w:val="004C1ED3"/>
    <w:rsid w:val="004C2572"/>
    <w:rsid w:val="004C27F1"/>
    <w:rsid w:val="004C2CC0"/>
    <w:rsid w:val="004C3118"/>
    <w:rsid w:val="004C4360"/>
    <w:rsid w:val="004C4E26"/>
    <w:rsid w:val="004C5028"/>
    <w:rsid w:val="004C5CDD"/>
    <w:rsid w:val="004C6247"/>
    <w:rsid w:val="004D2776"/>
    <w:rsid w:val="004D27CE"/>
    <w:rsid w:val="004D2D82"/>
    <w:rsid w:val="004D2EF0"/>
    <w:rsid w:val="004D46ED"/>
    <w:rsid w:val="004D6804"/>
    <w:rsid w:val="004E1753"/>
    <w:rsid w:val="004E2E64"/>
    <w:rsid w:val="004E3E01"/>
    <w:rsid w:val="004E4FA0"/>
    <w:rsid w:val="004E52BE"/>
    <w:rsid w:val="004E7117"/>
    <w:rsid w:val="004E77BE"/>
    <w:rsid w:val="004F036A"/>
    <w:rsid w:val="004F0B0F"/>
    <w:rsid w:val="004F3E50"/>
    <w:rsid w:val="004F412D"/>
    <w:rsid w:val="004F4362"/>
    <w:rsid w:val="004F5D35"/>
    <w:rsid w:val="004F7835"/>
    <w:rsid w:val="00500000"/>
    <w:rsid w:val="00502163"/>
    <w:rsid w:val="005023C0"/>
    <w:rsid w:val="00504064"/>
    <w:rsid w:val="0050439B"/>
    <w:rsid w:val="00504AF9"/>
    <w:rsid w:val="005054EF"/>
    <w:rsid w:val="00505F5D"/>
    <w:rsid w:val="0050684C"/>
    <w:rsid w:val="005068D4"/>
    <w:rsid w:val="00506E53"/>
    <w:rsid w:val="00507927"/>
    <w:rsid w:val="0051014E"/>
    <w:rsid w:val="00512AE3"/>
    <w:rsid w:val="00512AE8"/>
    <w:rsid w:val="00512C00"/>
    <w:rsid w:val="005134C8"/>
    <w:rsid w:val="0051414A"/>
    <w:rsid w:val="00515466"/>
    <w:rsid w:val="00515561"/>
    <w:rsid w:val="00515581"/>
    <w:rsid w:val="005170C8"/>
    <w:rsid w:val="00517186"/>
    <w:rsid w:val="005172F3"/>
    <w:rsid w:val="0052011B"/>
    <w:rsid w:val="005203AC"/>
    <w:rsid w:val="00521AC9"/>
    <w:rsid w:val="00523744"/>
    <w:rsid w:val="0052471E"/>
    <w:rsid w:val="00524EB6"/>
    <w:rsid w:val="00525631"/>
    <w:rsid w:val="0052648C"/>
    <w:rsid w:val="005267C1"/>
    <w:rsid w:val="00530725"/>
    <w:rsid w:val="00530F2F"/>
    <w:rsid w:val="005328F3"/>
    <w:rsid w:val="00532B6A"/>
    <w:rsid w:val="005339B5"/>
    <w:rsid w:val="00533FF7"/>
    <w:rsid w:val="00535496"/>
    <w:rsid w:val="0053661C"/>
    <w:rsid w:val="005367AF"/>
    <w:rsid w:val="00537243"/>
    <w:rsid w:val="00537935"/>
    <w:rsid w:val="0054138E"/>
    <w:rsid w:val="005417A2"/>
    <w:rsid w:val="00542905"/>
    <w:rsid w:val="00542A92"/>
    <w:rsid w:val="00542F16"/>
    <w:rsid w:val="00542FDB"/>
    <w:rsid w:val="0054339B"/>
    <w:rsid w:val="00543796"/>
    <w:rsid w:val="00544646"/>
    <w:rsid w:val="005479A6"/>
    <w:rsid w:val="00550268"/>
    <w:rsid w:val="0055124F"/>
    <w:rsid w:val="00552298"/>
    <w:rsid w:val="005525AE"/>
    <w:rsid w:val="00553A66"/>
    <w:rsid w:val="00553F63"/>
    <w:rsid w:val="00554253"/>
    <w:rsid w:val="005558B3"/>
    <w:rsid w:val="005561C3"/>
    <w:rsid w:val="00556BEB"/>
    <w:rsid w:val="00556D48"/>
    <w:rsid w:val="0055793C"/>
    <w:rsid w:val="00560C9A"/>
    <w:rsid w:val="00565943"/>
    <w:rsid w:val="00566E67"/>
    <w:rsid w:val="00570DAA"/>
    <w:rsid w:val="00573509"/>
    <w:rsid w:val="00573579"/>
    <w:rsid w:val="0057357E"/>
    <w:rsid w:val="00573AF4"/>
    <w:rsid w:val="00574685"/>
    <w:rsid w:val="00574792"/>
    <w:rsid w:val="005750FF"/>
    <w:rsid w:val="0057556C"/>
    <w:rsid w:val="0057729B"/>
    <w:rsid w:val="00577534"/>
    <w:rsid w:val="00577AF2"/>
    <w:rsid w:val="00577D8F"/>
    <w:rsid w:val="00577FD1"/>
    <w:rsid w:val="00580E4A"/>
    <w:rsid w:val="00580E90"/>
    <w:rsid w:val="00582469"/>
    <w:rsid w:val="00582A1F"/>
    <w:rsid w:val="00583809"/>
    <w:rsid w:val="00584E3F"/>
    <w:rsid w:val="00585D32"/>
    <w:rsid w:val="00587CFE"/>
    <w:rsid w:val="005928BF"/>
    <w:rsid w:val="00592E7C"/>
    <w:rsid w:val="00592FDC"/>
    <w:rsid w:val="005940AF"/>
    <w:rsid w:val="00595085"/>
    <w:rsid w:val="0059555B"/>
    <w:rsid w:val="00596264"/>
    <w:rsid w:val="005969C9"/>
    <w:rsid w:val="005A2FAC"/>
    <w:rsid w:val="005A3D5B"/>
    <w:rsid w:val="005A57D5"/>
    <w:rsid w:val="005A6A6A"/>
    <w:rsid w:val="005A6C3C"/>
    <w:rsid w:val="005A7D07"/>
    <w:rsid w:val="005B0E1F"/>
    <w:rsid w:val="005B1D6C"/>
    <w:rsid w:val="005B31CE"/>
    <w:rsid w:val="005B39F9"/>
    <w:rsid w:val="005B3F12"/>
    <w:rsid w:val="005B5553"/>
    <w:rsid w:val="005B571A"/>
    <w:rsid w:val="005B5742"/>
    <w:rsid w:val="005B6408"/>
    <w:rsid w:val="005C0E3B"/>
    <w:rsid w:val="005C3F49"/>
    <w:rsid w:val="005C4A8C"/>
    <w:rsid w:val="005C52C7"/>
    <w:rsid w:val="005C6047"/>
    <w:rsid w:val="005C62C4"/>
    <w:rsid w:val="005C666C"/>
    <w:rsid w:val="005C76F4"/>
    <w:rsid w:val="005C7B64"/>
    <w:rsid w:val="005C7DF5"/>
    <w:rsid w:val="005D10A7"/>
    <w:rsid w:val="005D1515"/>
    <w:rsid w:val="005D1726"/>
    <w:rsid w:val="005D1D5F"/>
    <w:rsid w:val="005D30C6"/>
    <w:rsid w:val="005D5BDC"/>
    <w:rsid w:val="005D63BB"/>
    <w:rsid w:val="005D7012"/>
    <w:rsid w:val="005D74EF"/>
    <w:rsid w:val="005D758D"/>
    <w:rsid w:val="005D799F"/>
    <w:rsid w:val="005D7AE4"/>
    <w:rsid w:val="005E0442"/>
    <w:rsid w:val="005E04E5"/>
    <w:rsid w:val="005E1C5A"/>
    <w:rsid w:val="005E264B"/>
    <w:rsid w:val="005E2EA3"/>
    <w:rsid w:val="005E32CF"/>
    <w:rsid w:val="005E3416"/>
    <w:rsid w:val="005E35F6"/>
    <w:rsid w:val="005E38BB"/>
    <w:rsid w:val="005E41F9"/>
    <w:rsid w:val="005E496F"/>
    <w:rsid w:val="005E7D00"/>
    <w:rsid w:val="005F024C"/>
    <w:rsid w:val="005F058A"/>
    <w:rsid w:val="005F20B7"/>
    <w:rsid w:val="005F2C18"/>
    <w:rsid w:val="005F3BF5"/>
    <w:rsid w:val="005F636B"/>
    <w:rsid w:val="0060073F"/>
    <w:rsid w:val="00600EDD"/>
    <w:rsid w:val="006018F2"/>
    <w:rsid w:val="00603109"/>
    <w:rsid w:val="0060335B"/>
    <w:rsid w:val="00607837"/>
    <w:rsid w:val="00610850"/>
    <w:rsid w:val="006114E9"/>
    <w:rsid w:val="00611B54"/>
    <w:rsid w:val="00611BE6"/>
    <w:rsid w:val="006122A4"/>
    <w:rsid w:val="00612EEF"/>
    <w:rsid w:val="00613503"/>
    <w:rsid w:val="006141F1"/>
    <w:rsid w:val="0061519F"/>
    <w:rsid w:val="006164B2"/>
    <w:rsid w:val="00616C78"/>
    <w:rsid w:val="00616DCF"/>
    <w:rsid w:val="0061750F"/>
    <w:rsid w:val="0061778A"/>
    <w:rsid w:val="00617841"/>
    <w:rsid w:val="006213C6"/>
    <w:rsid w:val="006231EC"/>
    <w:rsid w:val="0062322F"/>
    <w:rsid w:val="006236AE"/>
    <w:rsid w:val="00623A51"/>
    <w:rsid w:val="00624342"/>
    <w:rsid w:val="00624A4D"/>
    <w:rsid w:val="00624C5F"/>
    <w:rsid w:val="00624C8E"/>
    <w:rsid w:val="00624FC3"/>
    <w:rsid w:val="006254AF"/>
    <w:rsid w:val="00626127"/>
    <w:rsid w:val="006272B1"/>
    <w:rsid w:val="006307E3"/>
    <w:rsid w:val="00631328"/>
    <w:rsid w:val="00631FE9"/>
    <w:rsid w:val="00633B92"/>
    <w:rsid w:val="006344F1"/>
    <w:rsid w:val="00634D1D"/>
    <w:rsid w:val="00635EFF"/>
    <w:rsid w:val="0064090F"/>
    <w:rsid w:val="0064145A"/>
    <w:rsid w:val="006424B9"/>
    <w:rsid w:val="0064265E"/>
    <w:rsid w:val="006430AE"/>
    <w:rsid w:val="00644A9E"/>
    <w:rsid w:val="00644BC1"/>
    <w:rsid w:val="006464C9"/>
    <w:rsid w:val="0065027A"/>
    <w:rsid w:val="006508EF"/>
    <w:rsid w:val="00650BE1"/>
    <w:rsid w:val="00651845"/>
    <w:rsid w:val="0065272D"/>
    <w:rsid w:val="006529F2"/>
    <w:rsid w:val="00652BE7"/>
    <w:rsid w:val="0065405A"/>
    <w:rsid w:val="00654132"/>
    <w:rsid w:val="00656873"/>
    <w:rsid w:val="00657872"/>
    <w:rsid w:val="00657D0C"/>
    <w:rsid w:val="00657D76"/>
    <w:rsid w:val="00660703"/>
    <w:rsid w:val="0066164A"/>
    <w:rsid w:val="006624BD"/>
    <w:rsid w:val="006624E3"/>
    <w:rsid w:val="00663284"/>
    <w:rsid w:val="0066366B"/>
    <w:rsid w:val="006636E1"/>
    <w:rsid w:val="00663720"/>
    <w:rsid w:val="006645B1"/>
    <w:rsid w:val="0067050D"/>
    <w:rsid w:val="00670AB4"/>
    <w:rsid w:val="00671A87"/>
    <w:rsid w:val="00671EC3"/>
    <w:rsid w:val="00672475"/>
    <w:rsid w:val="00673B03"/>
    <w:rsid w:val="00675269"/>
    <w:rsid w:val="00675A6B"/>
    <w:rsid w:val="00676004"/>
    <w:rsid w:val="00677D85"/>
    <w:rsid w:val="00677DB5"/>
    <w:rsid w:val="006805C7"/>
    <w:rsid w:val="00680AE1"/>
    <w:rsid w:val="006820EA"/>
    <w:rsid w:val="00682475"/>
    <w:rsid w:val="0068260E"/>
    <w:rsid w:val="006828BF"/>
    <w:rsid w:val="00684327"/>
    <w:rsid w:val="00685538"/>
    <w:rsid w:val="0068649E"/>
    <w:rsid w:val="00687BE9"/>
    <w:rsid w:val="00687C0F"/>
    <w:rsid w:val="006902F4"/>
    <w:rsid w:val="006912D6"/>
    <w:rsid w:val="00691CAC"/>
    <w:rsid w:val="00691D6B"/>
    <w:rsid w:val="00691E83"/>
    <w:rsid w:val="00691EA8"/>
    <w:rsid w:val="00692EAB"/>
    <w:rsid w:val="0069359E"/>
    <w:rsid w:val="006938EB"/>
    <w:rsid w:val="00693E8E"/>
    <w:rsid w:val="00697CDE"/>
    <w:rsid w:val="006A1209"/>
    <w:rsid w:val="006A241D"/>
    <w:rsid w:val="006A25B4"/>
    <w:rsid w:val="006A6B23"/>
    <w:rsid w:val="006A7BCC"/>
    <w:rsid w:val="006A7C95"/>
    <w:rsid w:val="006B0547"/>
    <w:rsid w:val="006B0598"/>
    <w:rsid w:val="006B110A"/>
    <w:rsid w:val="006B13B1"/>
    <w:rsid w:val="006B1F12"/>
    <w:rsid w:val="006B28BB"/>
    <w:rsid w:val="006B399A"/>
    <w:rsid w:val="006B4586"/>
    <w:rsid w:val="006B51AF"/>
    <w:rsid w:val="006B6E27"/>
    <w:rsid w:val="006B7D81"/>
    <w:rsid w:val="006B7EA0"/>
    <w:rsid w:val="006C02D1"/>
    <w:rsid w:val="006C06ED"/>
    <w:rsid w:val="006C128D"/>
    <w:rsid w:val="006C267A"/>
    <w:rsid w:val="006C305C"/>
    <w:rsid w:val="006C4C5E"/>
    <w:rsid w:val="006C5F2E"/>
    <w:rsid w:val="006C65A6"/>
    <w:rsid w:val="006C701B"/>
    <w:rsid w:val="006C7EAC"/>
    <w:rsid w:val="006D0E0C"/>
    <w:rsid w:val="006D2695"/>
    <w:rsid w:val="006D3B25"/>
    <w:rsid w:val="006D4108"/>
    <w:rsid w:val="006D62CC"/>
    <w:rsid w:val="006D6FB3"/>
    <w:rsid w:val="006D7075"/>
    <w:rsid w:val="006E0292"/>
    <w:rsid w:val="006E34A8"/>
    <w:rsid w:val="006E47BE"/>
    <w:rsid w:val="006E59D8"/>
    <w:rsid w:val="006E6108"/>
    <w:rsid w:val="006F009B"/>
    <w:rsid w:val="006F12C3"/>
    <w:rsid w:val="006F1756"/>
    <w:rsid w:val="006F22B5"/>
    <w:rsid w:val="006F460E"/>
    <w:rsid w:val="006F534B"/>
    <w:rsid w:val="006F65CD"/>
    <w:rsid w:val="006F7567"/>
    <w:rsid w:val="006F7A17"/>
    <w:rsid w:val="0070251E"/>
    <w:rsid w:val="00702560"/>
    <w:rsid w:val="00702A23"/>
    <w:rsid w:val="0070436D"/>
    <w:rsid w:val="007053AA"/>
    <w:rsid w:val="0070749F"/>
    <w:rsid w:val="007118E9"/>
    <w:rsid w:val="00713375"/>
    <w:rsid w:val="007144E1"/>
    <w:rsid w:val="0071491A"/>
    <w:rsid w:val="00715139"/>
    <w:rsid w:val="007152C6"/>
    <w:rsid w:val="00715CC5"/>
    <w:rsid w:val="007215F7"/>
    <w:rsid w:val="00721FF4"/>
    <w:rsid w:val="00723079"/>
    <w:rsid w:val="007240D5"/>
    <w:rsid w:val="00725DA3"/>
    <w:rsid w:val="007269E6"/>
    <w:rsid w:val="007272EC"/>
    <w:rsid w:val="00727B1C"/>
    <w:rsid w:val="0073078F"/>
    <w:rsid w:val="00731165"/>
    <w:rsid w:val="00731BAB"/>
    <w:rsid w:val="00731E3B"/>
    <w:rsid w:val="00731F14"/>
    <w:rsid w:val="00732E4C"/>
    <w:rsid w:val="00733337"/>
    <w:rsid w:val="00733C63"/>
    <w:rsid w:val="007341F7"/>
    <w:rsid w:val="00734484"/>
    <w:rsid w:val="00736606"/>
    <w:rsid w:val="00736C23"/>
    <w:rsid w:val="00736DF7"/>
    <w:rsid w:val="00737734"/>
    <w:rsid w:val="00741583"/>
    <w:rsid w:val="00742520"/>
    <w:rsid w:val="00743E65"/>
    <w:rsid w:val="007442A4"/>
    <w:rsid w:val="00744829"/>
    <w:rsid w:val="0074552D"/>
    <w:rsid w:val="00745854"/>
    <w:rsid w:val="0075098C"/>
    <w:rsid w:val="00752D13"/>
    <w:rsid w:val="00754F7E"/>
    <w:rsid w:val="00756841"/>
    <w:rsid w:val="00756B8F"/>
    <w:rsid w:val="00756BB3"/>
    <w:rsid w:val="00757522"/>
    <w:rsid w:val="00760003"/>
    <w:rsid w:val="00760A0B"/>
    <w:rsid w:val="00760A26"/>
    <w:rsid w:val="00761068"/>
    <w:rsid w:val="00762BE8"/>
    <w:rsid w:val="007631BF"/>
    <w:rsid w:val="007649B9"/>
    <w:rsid w:val="007658EA"/>
    <w:rsid w:val="00767066"/>
    <w:rsid w:val="00767EE0"/>
    <w:rsid w:val="007705D7"/>
    <w:rsid w:val="007707E7"/>
    <w:rsid w:val="00770C8B"/>
    <w:rsid w:val="00770DC2"/>
    <w:rsid w:val="00771DBE"/>
    <w:rsid w:val="007721C6"/>
    <w:rsid w:val="007727B4"/>
    <w:rsid w:val="007742CD"/>
    <w:rsid w:val="00780087"/>
    <w:rsid w:val="00780A22"/>
    <w:rsid w:val="00780AE5"/>
    <w:rsid w:val="0078202E"/>
    <w:rsid w:val="0078428E"/>
    <w:rsid w:val="00784308"/>
    <w:rsid w:val="00784B52"/>
    <w:rsid w:val="007851B4"/>
    <w:rsid w:val="00785948"/>
    <w:rsid w:val="00785F27"/>
    <w:rsid w:val="00786A60"/>
    <w:rsid w:val="00786A9A"/>
    <w:rsid w:val="0078771E"/>
    <w:rsid w:val="00787ECB"/>
    <w:rsid w:val="00790A42"/>
    <w:rsid w:val="00792410"/>
    <w:rsid w:val="00792F7D"/>
    <w:rsid w:val="00793073"/>
    <w:rsid w:val="00794C1A"/>
    <w:rsid w:val="007950FE"/>
    <w:rsid w:val="007971CB"/>
    <w:rsid w:val="00797B50"/>
    <w:rsid w:val="00797BA9"/>
    <w:rsid w:val="007A0252"/>
    <w:rsid w:val="007A0D93"/>
    <w:rsid w:val="007A1A26"/>
    <w:rsid w:val="007A1D63"/>
    <w:rsid w:val="007A5C7D"/>
    <w:rsid w:val="007A67EA"/>
    <w:rsid w:val="007A7473"/>
    <w:rsid w:val="007A76C5"/>
    <w:rsid w:val="007B0788"/>
    <w:rsid w:val="007B0A60"/>
    <w:rsid w:val="007B13FB"/>
    <w:rsid w:val="007B1BA5"/>
    <w:rsid w:val="007B1E4C"/>
    <w:rsid w:val="007B2207"/>
    <w:rsid w:val="007B2EDB"/>
    <w:rsid w:val="007B3BD3"/>
    <w:rsid w:val="007B3ECD"/>
    <w:rsid w:val="007B4BCA"/>
    <w:rsid w:val="007B4FD6"/>
    <w:rsid w:val="007B5114"/>
    <w:rsid w:val="007B58E4"/>
    <w:rsid w:val="007B7EA5"/>
    <w:rsid w:val="007C0F29"/>
    <w:rsid w:val="007C23FA"/>
    <w:rsid w:val="007C2AC7"/>
    <w:rsid w:val="007C5714"/>
    <w:rsid w:val="007C7F5E"/>
    <w:rsid w:val="007D02BE"/>
    <w:rsid w:val="007D091F"/>
    <w:rsid w:val="007D1503"/>
    <w:rsid w:val="007D181A"/>
    <w:rsid w:val="007D1DC9"/>
    <w:rsid w:val="007D2E5A"/>
    <w:rsid w:val="007D48C3"/>
    <w:rsid w:val="007D4FA3"/>
    <w:rsid w:val="007D5421"/>
    <w:rsid w:val="007D5B22"/>
    <w:rsid w:val="007D704C"/>
    <w:rsid w:val="007D71C3"/>
    <w:rsid w:val="007E06EA"/>
    <w:rsid w:val="007E0776"/>
    <w:rsid w:val="007E07EB"/>
    <w:rsid w:val="007E155D"/>
    <w:rsid w:val="007E1BCC"/>
    <w:rsid w:val="007E1F70"/>
    <w:rsid w:val="007E4531"/>
    <w:rsid w:val="007E7611"/>
    <w:rsid w:val="007E773A"/>
    <w:rsid w:val="007F12E6"/>
    <w:rsid w:val="007F1AEF"/>
    <w:rsid w:val="007F1E0B"/>
    <w:rsid w:val="007F3AB0"/>
    <w:rsid w:val="007F44E2"/>
    <w:rsid w:val="007F47C9"/>
    <w:rsid w:val="007F4E71"/>
    <w:rsid w:val="007F512E"/>
    <w:rsid w:val="007F55DD"/>
    <w:rsid w:val="007F7329"/>
    <w:rsid w:val="007F7CDC"/>
    <w:rsid w:val="00800837"/>
    <w:rsid w:val="0080098E"/>
    <w:rsid w:val="00802341"/>
    <w:rsid w:val="00802BC2"/>
    <w:rsid w:val="00803C7C"/>
    <w:rsid w:val="0080471F"/>
    <w:rsid w:val="00804C54"/>
    <w:rsid w:val="008076B5"/>
    <w:rsid w:val="00810900"/>
    <w:rsid w:val="00810950"/>
    <w:rsid w:val="008109F4"/>
    <w:rsid w:val="00811100"/>
    <w:rsid w:val="008111E2"/>
    <w:rsid w:val="0081176D"/>
    <w:rsid w:val="0081323D"/>
    <w:rsid w:val="008134C2"/>
    <w:rsid w:val="00813EAE"/>
    <w:rsid w:val="00814C2F"/>
    <w:rsid w:val="0081534E"/>
    <w:rsid w:val="008156BC"/>
    <w:rsid w:val="00815FDD"/>
    <w:rsid w:val="008165AC"/>
    <w:rsid w:val="008169FA"/>
    <w:rsid w:val="00816D72"/>
    <w:rsid w:val="0081717E"/>
    <w:rsid w:val="008172C6"/>
    <w:rsid w:val="00817303"/>
    <w:rsid w:val="0081773D"/>
    <w:rsid w:val="00817A8A"/>
    <w:rsid w:val="00821445"/>
    <w:rsid w:val="008236E7"/>
    <w:rsid w:val="0082413C"/>
    <w:rsid w:val="00824485"/>
    <w:rsid w:val="0082456F"/>
    <w:rsid w:val="0082615B"/>
    <w:rsid w:val="0082693A"/>
    <w:rsid w:val="00827C19"/>
    <w:rsid w:val="008309AD"/>
    <w:rsid w:val="00832348"/>
    <w:rsid w:val="008333C3"/>
    <w:rsid w:val="008344BA"/>
    <w:rsid w:val="0083677B"/>
    <w:rsid w:val="00837826"/>
    <w:rsid w:val="00837C58"/>
    <w:rsid w:val="00840097"/>
    <w:rsid w:val="0084060D"/>
    <w:rsid w:val="008408BE"/>
    <w:rsid w:val="008408C7"/>
    <w:rsid w:val="00841896"/>
    <w:rsid w:val="00842270"/>
    <w:rsid w:val="00842687"/>
    <w:rsid w:val="00842873"/>
    <w:rsid w:val="00845183"/>
    <w:rsid w:val="00845641"/>
    <w:rsid w:val="00846181"/>
    <w:rsid w:val="008471E7"/>
    <w:rsid w:val="0085050D"/>
    <w:rsid w:val="00850C79"/>
    <w:rsid w:val="00852258"/>
    <w:rsid w:val="008538DF"/>
    <w:rsid w:val="00854A29"/>
    <w:rsid w:val="0085582A"/>
    <w:rsid w:val="008565C7"/>
    <w:rsid w:val="00856F38"/>
    <w:rsid w:val="00857205"/>
    <w:rsid w:val="008575C7"/>
    <w:rsid w:val="00861583"/>
    <w:rsid w:val="00861C39"/>
    <w:rsid w:val="00861FD9"/>
    <w:rsid w:val="008620D3"/>
    <w:rsid w:val="00862233"/>
    <w:rsid w:val="00862C98"/>
    <w:rsid w:val="00862D00"/>
    <w:rsid w:val="00862D7D"/>
    <w:rsid w:val="0086312D"/>
    <w:rsid w:val="0086483D"/>
    <w:rsid w:val="00864D2D"/>
    <w:rsid w:val="00865C17"/>
    <w:rsid w:val="00867063"/>
    <w:rsid w:val="00867BFA"/>
    <w:rsid w:val="00870DE4"/>
    <w:rsid w:val="008738CE"/>
    <w:rsid w:val="008750A1"/>
    <w:rsid w:val="00875AC2"/>
    <w:rsid w:val="00876862"/>
    <w:rsid w:val="008778D0"/>
    <w:rsid w:val="00880896"/>
    <w:rsid w:val="008808BB"/>
    <w:rsid w:val="00881653"/>
    <w:rsid w:val="0088245D"/>
    <w:rsid w:val="00884126"/>
    <w:rsid w:val="00885346"/>
    <w:rsid w:val="00885388"/>
    <w:rsid w:val="008858C5"/>
    <w:rsid w:val="00885C80"/>
    <w:rsid w:val="00885DF3"/>
    <w:rsid w:val="00887F33"/>
    <w:rsid w:val="0089043E"/>
    <w:rsid w:val="00890EF1"/>
    <w:rsid w:val="0089116B"/>
    <w:rsid w:val="00892146"/>
    <w:rsid w:val="0089230A"/>
    <w:rsid w:val="00892930"/>
    <w:rsid w:val="008937B9"/>
    <w:rsid w:val="00893B19"/>
    <w:rsid w:val="00894EFA"/>
    <w:rsid w:val="00895006"/>
    <w:rsid w:val="00896B9F"/>
    <w:rsid w:val="00897BA6"/>
    <w:rsid w:val="00897E4D"/>
    <w:rsid w:val="008A1327"/>
    <w:rsid w:val="008A133E"/>
    <w:rsid w:val="008A15B1"/>
    <w:rsid w:val="008A1E78"/>
    <w:rsid w:val="008A3A26"/>
    <w:rsid w:val="008A4DE8"/>
    <w:rsid w:val="008A61E2"/>
    <w:rsid w:val="008A68DB"/>
    <w:rsid w:val="008A6D44"/>
    <w:rsid w:val="008A704F"/>
    <w:rsid w:val="008A72EA"/>
    <w:rsid w:val="008B02C1"/>
    <w:rsid w:val="008B07F2"/>
    <w:rsid w:val="008B0DA5"/>
    <w:rsid w:val="008B317C"/>
    <w:rsid w:val="008B3B3A"/>
    <w:rsid w:val="008B5B71"/>
    <w:rsid w:val="008B65F8"/>
    <w:rsid w:val="008B7364"/>
    <w:rsid w:val="008B775C"/>
    <w:rsid w:val="008C1A33"/>
    <w:rsid w:val="008C441B"/>
    <w:rsid w:val="008C4661"/>
    <w:rsid w:val="008C4714"/>
    <w:rsid w:val="008C67AD"/>
    <w:rsid w:val="008C787F"/>
    <w:rsid w:val="008D074D"/>
    <w:rsid w:val="008D0C1E"/>
    <w:rsid w:val="008D1826"/>
    <w:rsid w:val="008D3454"/>
    <w:rsid w:val="008D7282"/>
    <w:rsid w:val="008E0C87"/>
    <w:rsid w:val="008E1625"/>
    <w:rsid w:val="008E1EE1"/>
    <w:rsid w:val="008E4291"/>
    <w:rsid w:val="008E50C0"/>
    <w:rsid w:val="008E5AB6"/>
    <w:rsid w:val="008E60BF"/>
    <w:rsid w:val="008E61D3"/>
    <w:rsid w:val="008E7980"/>
    <w:rsid w:val="008F12CB"/>
    <w:rsid w:val="008F1582"/>
    <w:rsid w:val="008F41F4"/>
    <w:rsid w:val="008F45C3"/>
    <w:rsid w:val="008F7776"/>
    <w:rsid w:val="009000FE"/>
    <w:rsid w:val="0090015A"/>
    <w:rsid w:val="009003A6"/>
    <w:rsid w:val="00900DF6"/>
    <w:rsid w:val="00901CC0"/>
    <w:rsid w:val="0090349F"/>
    <w:rsid w:val="009037FD"/>
    <w:rsid w:val="00903B35"/>
    <w:rsid w:val="00903E0B"/>
    <w:rsid w:val="009043DD"/>
    <w:rsid w:val="00904750"/>
    <w:rsid w:val="00905795"/>
    <w:rsid w:val="00906028"/>
    <w:rsid w:val="00907063"/>
    <w:rsid w:val="00910163"/>
    <w:rsid w:val="009107F5"/>
    <w:rsid w:val="009146DA"/>
    <w:rsid w:val="0091485D"/>
    <w:rsid w:val="0091528C"/>
    <w:rsid w:val="00915750"/>
    <w:rsid w:val="00916938"/>
    <w:rsid w:val="00917052"/>
    <w:rsid w:val="00917FEE"/>
    <w:rsid w:val="00920960"/>
    <w:rsid w:val="0092138D"/>
    <w:rsid w:val="0092183D"/>
    <w:rsid w:val="0092268B"/>
    <w:rsid w:val="00924CE9"/>
    <w:rsid w:val="00924DD4"/>
    <w:rsid w:val="00925E63"/>
    <w:rsid w:val="00926026"/>
    <w:rsid w:val="00930486"/>
    <w:rsid w:val="0093087E"/>
    <w:rsid w:val="00930ADA"/>
    <w:rsid w:val="00931A4C"/>
    <w:rsid w:val="00935D67"/>
    <w:rsid w:val="00935E03"/>
    <w:rsid w:val="0093683B"/>
    <w:rsid w:val="00936FE5"/>
    <w:rsid w:val="00941090"/>
    <w:rsid w:val="0094187B"/>
    <w:rsid w:val="00941F00"/>
    <w:rsid w:val="00944CA1"/>
    <w:rsid w:val="00945548"/>
    <w:rsid w:val="00945BD5"/>
    <w:rsid w:val="00947054"/>
    <w:rsid w:val="00947769"/>
    <w:rsid w:val="00947852"/>
    <w:rsid w:val="00950947"/>
    <w:rsid w:val="00950CFD"/>
    <w:rsid w:val="0095392C"/>
    <w:rsid w:val="00954FC8"/>
    <w:rsid w:val="00956654"/>
    <w:rsid w:val="009568AE"/>
    <w:rsid w:val="00957298"/>
    <w:rsid w:val="00957C96"/>
    <w:rsid w:val="009610A4"/>
    <w:rsid w:val="00961B6D"/>
    <w:rsid w:val="00963480"/>
    <w:rsid w:val="0096516C"/>
    <w:rsid w:val="00965930"/>
    <w:rsid w:val="00966528"/>
    <w:rsid w:val="009675A0"/>
    <w:rsid w:val="009704AE"/>
    <w:rsid w:val="009709F5"/>
    <w:rsid w:val="00970FB1"/>
    <w:rsid w:val="00971874"/>
    <w:rsid w:val="00971AB7"/>
    <w:rsid w:val="00975870"/>
    <w:rsid w:val="009761AD"/>
    <w:rsid w:val="00976E61"/>
    <w:rsid w:val="00981C1D"/>
    <w:rsid w:val="00982219"/>
    <w:rsid w:val="0098324D"/>
    <w:rsid w:val="0098368A"/>
    <w:rsid w:val="009843D1"/>
    <w:rsid w:val="00984E2A"/>
    <w:rsid w:val="00986E0F"/>
    <w:rsid w:val="00987D2C"/>
    <w:rsid w:val="009920D7"/>
    <w:rsid w:val="00993663"/>
    <w:rsid w:val="00994045"/>
    <w:rsid w:val="009944BB"/>
    <w:rsid w:val="00994587"/>
    <w:rsid w:val="00995079"/>
    <w:rsid w:val="009953F2"/>
    <w:rsid w:val="00996F10"/>
    <w:rsid w:val="009A1143"/>
    <w:rsid w:val="009A1DE1"/>
    <w:rsid w:val="009A2780"/>
    <w:rsid w:val="009A2C60"/>
    <w:rsid w:val="009A375F"/>
    <w:rsid w:val="009A37B9"/>
    <w:rsid w:val="009A4023"/>
    <w:rsid w:val="009A5B23"/>
    <w:rsid w:val="009A7519"/>
    <w:rsid w:val="009A7573"/>
    <w:rsid w:val="009B04CF"/>
    <w:rsid w:val="009B0870"/>
    <w:rsid w:val="009B1728"/>
    <w:rsid w:val="009B1D48"/>
    <w:rsid w:val="009B3338"/>
    <w:rsid w:val="009B3613"/>
    <w:rsid w:val="009B3F94"/>
    <w:rsid w:val="009B5000"/>
    <w:rsid w:val="009B5FE6"/>
    <w:rsid w:val="009B6327"/>
    <w:rsid w:val="009B638F"/>
    <w:rsid w:val="009B6F11"/>
    <w:rsid w:val="009B71C8"/>
    <w:rsid w:val="009B7B39"/>
    <w:rsid w:val="009C1CE6"/>
    <w:rsid w:val="009C26AA"/>
    <w:rsid w:val="009C3559"/>
    <w:rsid w:val="009C355F"/>
    <w:rsid w:val="009C50E4"/>
    <w:rsid w:val="009C5168"/>
    <w:rsid w:val="009D12C8"/>
    <w:rsid w:val="009D138A"/>
    <w:rsid w:val="009D1770"/>
    <w:rsid w:val="009D27E5"/>
    <w:rsid w:val="009D3872"/>
    <w:rsid w:val="009D4061"/>
    <w:rsid w:val="009D501A"/>
    <w:rsid w:val="009D51A8"/>
    <w:rsid w:val="009D5415"/>
    <w:rsid w:val="009D54D9"/>
    <w:rsid w:val="009D59EB"/>
    <w:rsid w:val="009D5B3A"/>
    <w:rsid w:val="009D7A6F"/>
    <w:rsid w:val="009E01CE"/>
    <w:rsid w:val="009E2CA1"/>
    <w:rsid w:val="009E47B5"/>
    <w:rsid w:val="009E7C16"/>
    <w:rsid w:val="009F098B"/>
    <w:rsid w:val="009F11C9"/>
    <w:rsid w:val="009F142B"/>
    <w:rsid w:val="009F1F3F"/>
    <w:rsid w:val="009F4D98"/>
    <w:rsid w:val="009F6449"/>
    <w:rsid w:val="009F7262"/>
    <w:rsid w:val="00A007F3"/>
    <w:rsid w:val="00A01426"/>
    <w:rsid w:val="00A02294"/>
    <w:rsid w:val="00A0391D"/>
    <w:rsid w:val="00A045BC"/>
    <w:rsid w:val="00A04CA8"/>
    <w:rsid w:val="00A0573D"/>
    <w:rsid w:val="00A06D09"/>
    <w:rsid w:val="00A0707F"/>
    <w:rsid w:val="00A07969"/>
    <w:rsid w:val="00A105CE"/>
    <w:rsid w:val="00A10D3B"/>
    <w:rsid w:val="00A119B0"/>
    <w:rsid w:val="00A1209F"/>
    <w:rsid w:val="00A15269"/>
    <w:rsid w:val="00A16C0C"/>
    <w:rsid w:val="00A16F32"/>
    <w:rsid w:val="00A16F4E"/>
    <w:rsid w:val="00A17F70"/>
    <w:rsid w:val="00A21672"/>
    <w:rsid w:val="00A218AF"/>
    <w:rsid w:val="00A227F1"/>
    <w:rsid w:val="00A2425C"/>
    <w:rsid w:val="00A244B2"/>
    <w:rsid w:val="00A24544"/>
    <w:rsid w:val="00A2698E"/>
    <w:rsid w:val="00A34232"/>
    <w:rsid w:val="00A34397"/>
    <w:rsid w:val="00A35743"/>
    <w:rsid w:val="00A371D5"/>
    <w:rsid w:val="00A377A8"/>
    <w:rsid w:val="00A40CA7"/>
    <w:rsid w:val="00A41FF0"/>
    <w:rsid w:val="00A42A19"/>
    <w:rsid w:val="00A42CFD"/>
    <w:rsid w:val="00A43AB1"/>
    <w:rsid w:val="00A4494A"/>
    <w:rsid w:val="00A461CD"/>
    <w:rsid w:val="00A464DC"/>
    <w:rsid w:val="00A4683B"/>
    <w:rsid w:val="00A46CEB"/>
    <w:rsid w:val="00A4729A"/>
    <w:rsid w:val="00A47472"/>
    <w:rsid w:val="00A505C1"/>
    <w:rsid w:val="00A534D6"/>
    <w:rsid w:val="00A54B2D"/>
    <w:rsid w:val="00A54CD8"/>
    <w:rsid w:val="00A55735"/>
    <w:rsid w:val="00A57B08"/>
    <w:rsid w:val="00A6205D"/>
    <w:rsid w:val="00A62306"/>
    <w:rsid w:val="00A63583"/>
    <w:rsid w:val="00A65618"/>
    <w:rsid w:val="00A6777E"/>
    <w:rsid w:val="00A67BA2"/>
    <w:rsid w:val="00A70087"/>
    <w:rsid w:val="00A714B5"/>
    <w:rsid w:val="00A7265E"/>
    <w:rsid w:val="00A72B66"/>
    <w:rsid w:val="00A72DFA"/>
    <w:rsid w:val="00A730B8"/>
    <w:rsid w:val="00A74C2C"/>
    <w:rsid w:val="00A74C91"/>
    <w:rsid w:val="00A7530A"/>
    <w:rsid w:val="00A7652B"/>
    <w:rsid w:val="00A773A7"/>
    <w:rsid w:val="00A776E2"/>
    <w:rsid w:val="00A778F5"/>
    <w:rsid w:val="00A77EBB"/>
    <w:rsid w:val="00A8032E"/>
    <w:rsid w:val="00A8143C"/>
    <w:rsid w:val="00A84790"/>
    <w:rsid w:val="00A847BB"/>
    <w:rsid w:val="00A84998"/>
    <w:rsid w:val="00A84CD2"/>
    <w:rsid w:val="00A84F62"/>
    <w:rsid w:val="00A84F7F"/>
    <w:rsid w:val="00A850FC"/>
    <w:rsid w:val="00A86240"/>
    <w:rsid w:val="00A8713A"/>
    <w:rsid w:val="00A901B2"/>
    <w:rsid w:val="00A9023E"/>
    <w:rsid w:val="00A90494"/>
    <w:rsid w:val="00A9278A"/>
    <w:rsid w:val="00A92BEE"/>
    <w:rsid w:val="00A94D83"/>
    <w:rsid w:val="00A95991"/>
    <w:rsid w:val="00A969D7"/>
    <w:rsid w:val="00A96A53"/>
    <w:rsid w:val="00A97BED"/>
    <w:rsid w:val="00A97D8A"/>
    <w:rsid w:val="00AA0739"/>
    <w:rsid w:val="00AA0838"/>
    <w:rsid w:val="00AA1EBA"/>
    <w:rsid w:val="00AA25BE"/>
    <w:rsid w:val="00AA27D9"/>
    <w:rsid w:val="00AA3113"/>
    <w:rsid w:val="00AA3575"/>
    <w:rsid w:val="00AA3ADA"/>
    <w:rsid w:val="00AA4411"/>
    <w:rsid w:val="00AA51BA"/>
    <w:rsid w:val="00AA54DF"/>
    <w:rsid w:val="00AA5826"/>
    <w:rsid w:val="00AA6FDD"/>
    <w:rsid w:val="00AB00CB"/>
    <w:rsid w:val="00AB04A0"/>
    <w:rsid w:val="00AB0795"/>
    <w:rsid w:val="00AB1498"/>
    <w:rsid w:val="00AB162E"/>
    <w:rsid w:val="00AB1BF6"/>
    <w:rsid w:val="00AB233A"/>
    <w:rsid w:val="00AB34E0"/>
    <w:rsid w:val="00AB350E"/>
    <w:rsid w:val="00AB436D"/>
    <w:rsid w:val="00AB49CA"/>
    <w:rsid w:val="00AB4DCE"/>
    <w:rsid w:val="00AB5B21"/>
    <w:rsid w:val="00AB73EF"/>
    <w:rsid w:val="00AC0D57"/>
    <w:rsid w:val="00AC16DA"/>
    <w:rsid w:val="00AC2D82"/>
    <w:rsid w:val="00AC37E8"/>
    <w:rsid w:val="00AC3848"/>
    <w:rsid w:val="00AC4519"/>
    <w:rsid w:val="00AC4C63"/>
    <w:rsid w:val="00AC7CA8"/>
    <w:rsid w:val="00AD10B6"/>
    <w:rsid w:val="00AD11DE"/>
    <w:rsid w:val="00AD33CC"/>
    <w:rsid w:val="00AD3749"/>
    <w:rsid w:val="00AD58E4"/>
    <w:rsid w:val="00AD6C23"/>
    <w:rsid w:val="00AD6DB2"/>
    <w:rsid w:val="00AD6FB6"/>
    <w:rsid w:val="00AD7357"/>
    <w:rsid w:val="00AE12EA"/>
    <w:rsid w:val="00AE3142"/>
    <w:rsid w:val="00AF00C8"/>
    <w:rsid w:val="00AF0CB1"/>
    <w:rsid w:val="00AF25F6"/>
    <w:rsid w:val="00AF386C"/>
    <w:rsid w:val="00AF5640"/>
    <w:rsid w:val="00AF5B80"/>
    <w:rsid w:val="00AF5C6F"/>
    <w:rsid w:val="00AF70A0"/>
    <w:rsid w:val="00AF75C6"/>
    <w:rsid w:val="00AF7FE4"/>
    <w:rsid w:val="00B009C9"/>
    <w:rsid w:val="00B02423"/>
    <w:rsid w:val="00B02A99"/>
    <w:rsid w:val="00B05072"/>
    <w:rsid w:val="00B065E9"/>
    <w:rsid w:val="00B07D28"/>
    <w:rsid w:val="00B07FB1"/>
    <w:rsid w:val="00B10043"/>
    <w:rsid w:val="00B10848"/>
    <w:rsid w:val="00B10998"/>
    <w:rsid w:val="00B11123"/>
    <w:rsid w:val="00B113E0"/>
    <w:rsid w:val="00B11C73"/>
    <w:rsid w:val="00B12999"/>
    <w:rsid w:val="00B12CAB"/>
    <w:rsid w:val="00B1328B"/>
    <w:rsid w:val="00B133A3"/>
    <w:rsid w:val="00B13A7F"/>
    <w:rsid w:val="00B13BB3"/>
    <w:rsid w:val="00B143F2"/>
    <w:rsid w:val="00B145BF"/>
    <w:rsid w:val="00B16E30"/>
    <w:rsid w:val="00B1703B"/>
    <w:rsid w:val="00B1713E"/>
    <w:rsid w:val="00B17DE8"/>
    <w:rsid w:val="00B20E85"/>
    <w:rsid w:val="00B21165"/>
    <w:rsid w:val="00B21C14"/>
    <w:rsid w:val="00B2289B"/>
    <w:rsid w:val="00B236DC"/>
    <w:rsid w:val="00B258DB"/>
    <w:rsid w:val="00B2624E"/>
    <w:rsid w:val="00B27EE4"/>
    <w:rsid w:val="00B30B1D"/>
    <w:rsid w:val="00B31E53"/>
    <w:rsid w:val="00B338E3"/>
    <w:rsid w:val="00B34D94"/>
    <w:rsid w:val="00B35D95"/>
    <w:rsid w:val="00B36726"/>
    <w:rsid w:val="00B36870"/>
    <w:rsid w:val="00B40740"/>
    <w:rsid w:val="00B41E6D"/>
    <w:rsid w:val="00B43BFF"/>
    <w:rsid w:val="00B443CB"/>
    <w:rsid w:val="00B45470"/>
    <w:rsid w:val="00B4735B"/>
    <w:rsid w:val="00B47E4D"/>
    <w:rsid w:val="00B5194F"/>
    <w:rsid w:val="00B5305E"/>
    <w:rsid w:val="00B53512"/>
    <w:rsid w:val="00B5587A"/>
    <w:rsid w:val="00B5632F"/>
    <w:rsid w:val="00B56A8E"/>
    <w:rsid w:val="00B56CC0"/>
    <w:rsid w:val="00B57866"/>
    <w:rsid w:val="00B5786B"/>
    <w:rsid w:val="00B6095B"/>
    <w:rsid w:val="00B6175C"/>
    <w:rsid w:val="00B630B2"/>
    <w:rsid w:val="00B646B8"/>
    <w:rsid w:val="00B646BC"/>
    <w:rsid w:val="00B64EDE"/>
    <w:rsid w:val="00B64EEA"/>
    <w:rsid w:val="00B64F76"/>
    <w:rsid w:val="00B668EC"/>
    <w:rsid w:val="00B66A37"/>
    <w:rsid w:val="00B71657"/>
    <w:rsid w:val="00B72FF6"/>
    <w:rsid w:val="00B7313D"/>
    <w:rsid w:val="00B750F2"/>
    <w:rsid w:val="00B755F2"/>
    <w:rsid w:val="00B75798"/>
    <w:rsid w:val="00B759D3"/>
    <w:rsid w:val="00B76305"/>
    <w:rsid w:val="00B803D5"/>
    <w:rsid w:val="00B805B7"/>
    <w:rsid w:val="00B82891"/>
    <w:rsid w:val="00B85081"/>
    <w:rsid w:val="00B85A3F"/>
    <w:rsid w:val="00B86370"/>
    <w:rsid w:val="00B86497"/>
    <w:rsid w:val="00B86732"/>
    <w:rsid w:val="00B87FD3"/>
    <w:rsid w:val="00B938B3"/>
    <w:rsid w:val="00B95A83"/>
    <w:rsid w:val="00B95A9D"/>
    <w:rsid w:val="00B96654"/>
    <w:rsid w:val="00B966CD"/>
    <w:rsid w:val="00B97008"/>
    <w:rsid w:val="00B97DDA"/>
    <w:rsid w:val="00BA1712"/>
    <w:rsid w:val="00BA2422"/>
    <w:rsid w:val="00BA36FF"/>
    <w:rsid w:val="00BA4CE7"/>
    <w:rsid w:val="00BA663A"/>
    <w:rsid w:val="00BA6795"/>
    <w:rsid w:val="00BA6829"/>
    <w:rsid w:val="00BA6AD9"/>
    <w:rsid w:val="00BA7C35"/>
    <w:rsid w:val="00BB116F"/>
    <w:rsid w:val="00BB1BBA"/>
    <w:rsid w:val="00BB3EB4"/>
    <w:rsid w:val="00BB40D5"/>
    <w:rsid w:val="00BB4F2B"/>
    <w:rsid w:val="00BB7752"/>
    <w:rsid w:val="00BB7814"/>
    <w:rsid w:val="00BB7E49"/>
    <w:rsid w:val="00BC08DA"/>
    <w:rsid w:val="00BC0BD9"/>
    <w:rsid w:val="00BC1F38"/>
    <w:rsid w:val="00BC2583"/>
    <w:rsid w:val="00BC2B4C"/>
    <w:rsid w:val="00BC2F7A"/>
    <w:rsid w:val="00BC6DF9"/>
    <w:rsid w:val="00BC6E2F"/>
    <w:rsid w:val="00BD0B4A"/>
    <w:rsid w:val="00BD0DA0"/>
    <w:rsid w:val="00BD123D"/>
    <w:rsid w:val="00BD2609"/>
    <w:rsid w:val="00BD2844"/>
    <w:rsid w:val="00BD6194"/>
    <w:rsid w:val="00BD6783"/>
    <w:rsid w:val="00BD6CAF"/>
    <w:rsid w:val="00BD7057"/>
    <w:rsid w:val="00BD739A"/>
    <w:rsid w:val="00BE0FFE"/>
    <w:rsid w:val="00BE20C2"/>
    <w:rsid w:val="00BE2C16"/>
    <w:rsid w:val="00BE2F55"/>
    <w:rsid w:val="00BE3375"/>
    <w:rsid w:val="00BE38D4"/>
    <w:rsid w:val="00BE5A05"/>
    <w:rsid w:val="00BE6168"/>
    <w:rsid w:val="00BE78EC"/>
    <w:rsid w:val="00BF02F6"/>
    <w:rsid w:val="00BF07DC"/>
    <w:rsid w:val="00BF1400"/>
    <w:rsid w:val="00BF14A4"/>
    <w:rsid w:val="00BF407B"/>
    <w:rsid w:val="00BF7FAC"/>
    <w:rsid w:val="00C01C8B"/>
    <w:rsid w:val="00C02067"/>
    <w:rsid w:val="00C02FF0"/>
    <w:rsid w:val="00C04D16"/>
    <w:rsid w:val="00C05DB1"/>
    <w:rsid w:val="00C074BF"/>
    <w:rsid w:val="00C1161A"/>
    <w:rsid w:val="00C11851"/>
    <w:rsid w:val="00C1186F"/>
    <w:rsid w:val="00C119F8"/>
    <w:rsid w:val="00C11B41"/>
    <w:rsid w:val="00C11F0C"/>
    <w:rsid w:val="00C121ED"/>
    <w:rsid w:val="00C123E8"/>
    <w:rsid w:val="00C1247C"/>
    <w:rsid w:val="00C12AE4"/>
    <w:rsid w:val="00C139E3"/>
    <w:rsid w:val="00C154C9"/>
    <w:rsid w:val="00C16B15"/>
    <w:rsid w:val="00C17730"/>
    <w:rsid w:val="00C200F1"/>
    <w:rsid w:val="00C20519"/>
    <w:rsid w:val="00C20E97"/>
    <w:rsid w:val="00C229D4"/>
    <w:rsid w:val="00C22F02"/>
    <w:rsid w:val="00C230FB"/>
    <w:rsid w:val="00C25032"/>
    <w:rsid w:val="00C25518"/>
    <w:rsid w:val="00C315E6"/>
    <w:rsid w:val="00C321BE"/>
    <w:rsid w:val="00C325C7"/>
    <w:rsid w:val="00C37B49"/>
    <w:rsid w:val="00C4012D"/>
    <w:rsid w:val="00C407F5"/>
    <w:rsid w:val="00C409D0"/>
    <w:rsid w:val="00C40B6D"/>
    <w:rsid w:val="00C40E1C"/>
    <w:rsid w:val="00C41EF8"/>
    <w:rsid w:val="00C42326"/>
    <w:rsid w:val="00C433B1"/>
    <w:rsid w:val="00C43A66"/>
    <w:rsid w:val="00C446D7"/>
    <w:rsid w:val="00C461E1"/>
    <w:rsid w:val="00C465B4"/>
    <w:rsid w:val="00C46891"/>
    <w:rsid w:val="00C469A9"/>
    <w:rsid w:val="00C46AE3"/>
    <w:rsid w:val="00C46BBA"/>
    <w:rsid w:val="00C46FFA"/>
    <w:rsid w:val="00C478D9"/>
    <w:rsid w:val="00C51339"/>
    <w:rsid w:val="00C51CBE"/>
    <w:rsid w:val="00C51D18"/>
    <w:rsid w:val="00C521F7"/>
    <w:rsid w:val="00C53441"/>
    <w:rsid w:val="00C53C82"/>
    <w:rsid w:val="00C54A86"/>
    <w:rsid w:val="00C5554F"/>
    <w:rsid w:val="00C55626"/>
    <w:rsid w:val="00C55C34"/>
    <w:rsid w:val="00C56C57"/>
    <w:rsid w:val="00C56FA0"/>
    <w:rsid w:val="00C57014"/>
    <w:rsid w:val="00C57533"/>
    <w:rsid w:val="00C60B6A"/>
    <w:rsid w:val="00C60BE1"/>
    <w:rsid w:val="00C619C3"/>
    <w:rsid w:val="00C61BE4"/>
    <w:rsid w:val="00C61CF9"/>
    <w:rsid w:val="00C62678"/>
    <w:rsid w:val="00C63C7E"/>
    <w:rsid w:val="00C64224"/>
    <w:rsid w:val="00C64379"/>
    <w:rsid w:val="00C6437F"/>
    <w:rsid w:val="00C64AAB"/>
    <w:rsid w:val="00C65942"/>
    <w:rsid w:val="00C66841"/>
    <w:rsid w:val="00C6762B"/>
    <w:rsid w:val="00C6777D"/>
    <w:rsid w:val="00C67C99"/>
    <w:rsid w:val="00C70082"/>
    <w:rsid w:val="00C716FC"/>
    <w:rsid w:val="00C718F7"/>
    <w:rsid w:val="00C73FB3"/>
    <w:rsid w:val="00C764CE"/>
    <w:rsid w:val="00C769BC"/>
    <w:rsid w:val="00C76EB0"/>
    <w:rsid w:val="00C8024B"/>
    <w:rsid w:val="00C81952"/>
    <w:rsid w:val="00C8205E"/>
    <w:rsid w:val="00C8273F"/>
    <w:rsid w:val="00C82C05"/>
    <w:rsid w:val="00C831CC"/>
    <w:rsid w:val="00C83B52"/>
    <w:rsid w:val="00C84C85"/>
    <w:rsid w:val="00C853DA"/>
    <w:rsid w:val="00C85DC7"/>
    <w:rsid w:val="00C8657F"/>
    <w:rsid w:val="00C8689A"/>
    <w:rsid w:val="00C86D90"/>
    <w:rsid w:val="00C901BB"/>
    <w:rsid w:val="00C9180E"/>
    <w:rsid w:val="00C92109"/>
    <w:rsid w:val="00C92398"/>
    <w:rsid w:val="00C93150"/>
    <w:rsid w:val="00C93A01"/>
    <w:rsid w:val="00C93CE4"/>
    <w:rsid w:val="00C942F9"/>
    <w:rsid w:val="00C960E8"/>
    <w:rsid w:val="00C968C1"/>
    <w:rsid w:val="00C969EF"/>
    <w:rsid w:val="00C976DC"/>
    <w:rsid w:val="00CA0DF3"/>
    <w:rsid w:val="00CA2276"/>
    <w:rsid w:val="00CA2460"/>
    <w:rsid w:val="00CA298C"/>
    <w:rsid w:val="00CA35A9"/>
    <w:rsid w:val="00CA4227"/>
    <w:rsid w:val="00CA4846"/>
    <w:rsid w:val="00CA48D4"/>
    <w:rsid w:val="00CA48E8"/>
    <w:rsid w:val="00CA4ED3"/>
    <w:rsid w:val="00CA4F58"/>
    <w:rsid w:val="00CA537F"/>
    <w:rsid w:val="00CB03A6"/>
    <w:rsid w:val="00CB17EF"/>
    <w:rsid w:val="00CB2A90"/>
    <w:rsid w:val="00CB4ED6"/>
    <w:rsid w:val="00CB509F"/>
    <w:rsid w:val="00CB6FBC"/>
    <w:rsid w:val="00CB7477"/>
    <w:rsid w:val="00CB7693"/>
    <w:rsid w:val="00CC17C4"/>
    <w:rsid w:val="00CC1925"/>
    <w:rsid w:val="00CC24D2"/>
    <w:rsid w:val="00CC3116"/>
    <w:rsid w:val="00CC38BA"/>
    <w:rsid w:val="00CC3B08"/>
    <w:rsid w:val="00CC5777"/>
    <w:rsid w:val="00CC7BBC"/>
    <w:rsid w:val="00CD0309"/>
    <w:rsid w:val="00CD221C"/>
    <w:rsid w:val="00CD235C"/>
    <w:rsid w:val="00CD254B"/>
    <w:rsid w:val="00CD3887"/>
    <w:rsid w:val="00CD4F55"/>
    <w:rsid w:val="00CD50AE"/>
    <w:rsid w:val="00CD58AD"/>
    <w:rsid w:val="00CD5AD5"/>
    <w:rsid w:val="00CD6C11"/>
    <w:rsid w:val="00CE1518"/>
    <w:rsid w:val="00CE29AF"/>
    <w:rsid w:val="00CE421A"/>
    <w:rsid w:val="00CE5BA3"/>
    <w:rsid w:val="00CE5D17"/>
    <w:rsid w:val="00CF0543"/>
    <w:rsid w:val="00CF2354"/>
    <w:rsid w:val="00CF2FAB"/>
    <w:rsid w:val="00CF30FD"/>
    <w:rsid w:val="00CF33FC"/>
    <w:rsid w:val="00CF3EA8"/>
    <w:rsid w:val="00CF57C5"/>
    <w:rsid w:val="00CF5B70"/>
    <w:rsid w:val="00CF6B86"/>
    <w:rsid w:val="00CF777D"/>
    <w:rsid w:val="00CF7B7F"/>
    <w:rsid w:val="00D015FC"/>
    <w:rsid w:val="00D01987"/>
    <w:rsid w:val="00D02C0B"/>
    <w:rsid w:val="00D02F17"/>
    <w:rsid w:val="00D041CF"/>
    <w:rsid w:val="00D047FA"/>
    <w:rsid w:val="00D04F5C"/>
    <w:rsid w:val="00D05340"/>
    <w:rsid w:val="00D05FFE"/>
    <w:rsid w:val="00D067C8"/>
    <w:rsid w:val="00D1022E"/>
    <w:rsid w:val="00D10FE5"/>
    <w:rsid w:val="00D11781"/>
    <w:rsid w:val="00D138A9"/>
    <w:rsid w:val="00D139B1"/>
    <w:rsid w:val="00D139ED"/>
    <w:rsid w:val="00D1563A"/>
    <w:rsid w:val="00D15897"/>
    <w:rsid w:val="00D17C26"/>
    <w:rsid w:val="00D21F45"/>
    <w:rsid w:val="00D22B25"/>
    <w:rsid w:val="00D232E9"/>
    <w:rsid w:val="00D237C2"/>
    <w:rsid w:val="00D23891"/>
    <w:rsid w:val="00D23A01"/>
    <w:rsid w:val="00D23EC7"/>
    <w:rsid w:val="00D23F4B"/>
    <w:rsid w:val="00D245B4"/>
    <w:rsid w:val="00D255F9"/>
    <w:rsid w:val="00D26E97"/>
    <w:rsid w:val="00D26FA2"/>
    <w:rsid w:val="00D270F4"/>
    <w:rsid w:val="00D30AE7"/>
    <w:rsid w:val="00D328DD"/>
    <w:rsid w:val="00D334C7"/>
    <w:rsid w:val="00D33549"/>
    <w:rsid w:val="00D33768"/>
    <w:rsid w:val="00D35D1D"/>
    <w:rsid w:val="00D37868"/>
    <w:rsid w:val="00D37914"/>
    <w:rsid w:val="00D37F6E"/>
    <w:rsid w:val="00D41134"/>
    <w:rsid w:val="00D428B7"/>
    <w:rsid w:val="00D42F26"/>
    <w:rsid w:val="00D43F20"/>
    <w:rsid w:val="00D44252"/>
    <w:rsid w:val="00D45493"/>
    <w:rsid w:val="00D454D8"/>
    <w:rsid w:val="00D45D05"/>
    <w:rsid w:val="00D46306"/>
    <w:rsid w:val="00D47004"/>
    <w:rsid w:val="00D47581"/>
    <w:rsid w:val="00D47610"/>
    <w:rsid w:val="00D50245"/>
    <w:rsid w:val="00D5060C"/>
    <w:rsid w:val="00D5143E"/>
    <w:rsid w:val="00D518AE"/>
    <w:rsid w:val="00D51C89"/>
    <w:rsid w:val="00D51EEA"/>
    <w:rsid w:val="00D52304"/>
    <w:rsid w:val="00D52568"/>
    <w:rsid w:val="00D52790"/>
    <w:rsid w:val="00D556FF"/>
    <w:rsid w:val="00D562B0"/>
    <w:rsid w:val="00D56367"/>
    <w:rsid w:val="00D572D8"/>
    <w:rsid w:val="00D57305"/>
    <w:rsid w:val="00D6110E"/>
    <w:rsid w:val="00D6293F"/>
    <w:rsid w:val="00D644AB"/>
    <w:rsid w:val="00D716F9"/>
    <w:rsid w:val="00D722A4"/>
    <w:rsid w:val="00D726A0"/>
    <w:rsid w:val="00D73F02"/>
    <w:rsid w:val="00D75E78"/>
    <w:rsid w:val="00D7677E"/>
    <w:rsid w:val="00D81C29"/>
    <w:rsid w:val="00D85099"/>
    <w:rsid w:val="00D85793"/>
    <w:rsid w:val="00D9104F"/>
    <w:rsid w:val="00D91143"/>
    <w:rsid w:val="00D91C96"/>
    <w:rsid w:val="00D936EB"/>
    <w:rsid w:val="00D939B5"/>
    <w:rsid w:val="00D94175"/>
    <w:rsid w:val="00D94A10"/>
    <w:rsid w:val="00D954EC"/>
    <w:rsid w:val="00D964FF"/>
    <w:rsid w:val="00D96637"/>
    <w:rsid w:val="00D97D5A"/>
    <w:rsid w:val="00DA18DE"/>
    <w:rsid w:val="00DA2952"/>
    <w:rsid w:val="00DA411D"/>
    <w:rsid w:val="00DA45C6"/>
    <w:rsid w:val="00DA46C0"/>
    <w:rsid w:val="00DA540A"/>
    <w:rsid w:val="00DA6112"/>
    <w:rsid w:val="00DA6312"/>
    <w:rsid w:val="00DA662B"/>
    <w:rsid w:val="00DA6D7F"/>
    <w:rsid w:val="00DB14C8"/>
    <w:rsid w:val="00DB1F35"/>
    <w:rsid w:val="00DB1F6F"/>
    <w:rsid w:val="00DB498C"/>
    <w:rsid w:val="00DB4A5C"/>
    <w:rsid w:val="00DB52A8"/>
    <w:rsid w:val="00DB561B"/>
    <w:rsid w:val="00DB6EB9"/>
    <w:rsid w:val="00DB76E4"/>
    <w:rsid w:val="00DB7EF2"/>
    <w:rsid w:val="00DC05AD"/>
    <w:rsid w:val="00DC1BC4"/>
    <w:rsid w:val="00DC2729"/>
    <w:rsid w:val="00DC2F94"/>
    <w:rsid w:val="00DC6EC1"/>
    <w:rsid w:val="00DC7675"/>
    <w:rsid w:val="00DD0B8B"/>
    <w:rsid w:val="00DD125C"/>
    <w:rsid w:val="00DD12AE"/>
    <w:rsid w:val="00DD1673"/>
    <w:rsid w:val="00DD16F7"/>
    <w:rsid w:val="00DD2D87"/>
    <w:rsid w:val="00DD5167"/>
    <w:rsid w:val="00DD5562"/>
    <w:rsid w:val="00DD6945"/>
    <w:rsid w:val="00DD6A69"/>
    <w:rsid w:val="00DD7552"/>
    <w:rsid w:val="00DE0111"/>
    <w:rsid w:val="00DE01A6"/>
    <w:rsid w:val="00DE0444"/>
    <w:rsid w:val="00DE276E"/>
    <w:rsid w:val="00DE2DF2"/>
    <w:rsid w:val="00DE2E61"/>
    <w:rsid w:val="00DE3A71"/>
    <w:rsid w:val="00DE4C92"/>
    <w:rsid w:val="00DE5AEE"/>
    <w:rsid w:val="00DF04F5"/>
    <w:rsid w:val="00DF0BAC"/>
    <w:rsid w:val="00DF201A"/>
    <w:rsid w:val="00DF2119"/>
    <w:rsid w:val="00DF23B4"/>
    <w:rsid w:val="00DF24BC"/>
    <w:rsid w:val="00DF2557"/>
    <w:rsid w:val="00DF5B61"/>
    <w:rsid w:val="00DF5B9D"/>
    <w:rsid w:val="00DF7AB8"/>
    <w:rsid w:val="00E0024B"/>
    <w:rsid w:val="00E00BA5"/>
    <w:rsid w:val="00E0152C"/>
    <w:rsid w:val="00E015A1"/>
    <w:rsid w:val="00E018A3"/>
    <w:rsid w:val="00E01C30"/>
    <w:rsid w:val="00E042B3"/>
    <w:rsid w:val="00E0451D"/>
    <w:rsid w:val="00E049B9"/>
    <w:rsid w:val="00E04E74"/>
    <w:rsid w:val="00E05A82"/>
    <w:rsid w:val="00E06550"/>
    <w:rsid w:val="00E06AA0"/>
    <w:rsid w:val="00E06DA2"/>
    <w:rsid w:val="00E075AD"/>
    <w:rsid w:val="00E07BC9"/>
    <w:rsid w:val="00E07E91"/>
    <w:rsid w:val="00E114C1"/>
    <w:rsid w:val="00E11783"/>
    <w:rsid w:val="00E11BCE"/>
    <w:rsid w:val="00E1221E"/>
    <w:rsid w:val="00E128CF"/>
    <w:rsid w:val="00E129D8"/>
    <w:rsid w:val="00E13080"/>
    <w:rsid w:val="00E14763"/>
    <w:rsid w:val="00E148A9"/>
    <w:rsid w:val="00E15067"/>
    <w:rsid w:val="00E16234"/>
    <w:rsid w:val="00E21366"/>
    <w:rsid w:val="00E22B58"/>
    <w:rsid w:val="00E23D14"/>
    <w:rsid w:val="00E240DF"/>
    <w:rsid w:val="00E24D5B"/>
    <w:rsid w:val="00E2511D"/>
    <w:rsid w:val="00E2598B"/>
    <w:rsid w:val="00E26F2A"/>
    <w:rsid w:val="00E27DD6"/>
    <w:rsid w:val="00E31208"/>
    <w:rsid w:val="00E31A84"/>
    <w:rsid w:val="00E3295E"/>
    <w:rsid w:val="00E349A4"/>
    <w:rsid w:val="00E355B1"/>
    <w:rsid w:val="00E35DFF"/>
    <w:rsid w:val="00E3777D"/>
    <w:rsid w:val="00E411A2"/>
    <w:rsid w:val="00E4145E"/>
    <w:rsid w:val="00E41C13"/>
    <w:rsid w:val="00E42160"/>
    <w:rsid w:val="00E42347"/>
    <w:rsid w:val="00E42FB0"/>
    <w:rsid w:val="00E44AA6"/>
    <w:rsid w:val="00E453B8"/>
    <w:rsid w:val="00E47C76"/>
    <w:rsid w:val="00E516E3"/>
    <w:rsid w:val="00E52C34"/>
    <w:rsid w:val="00E53462"/>
    <w:rsid w:val="00E53B9A"/>
    <w:rsid w:val="00E54308"/>
    <w:rsid w:val="00E545D1"/>
    <w:rsid w:val="00E54B96"/>
    <w:rsid w:val="00E54E1F"/>
    <w:rsid w:val="00E5536C"/>
    <w:rsid w:val="00E558A1"/>
    <w:rsid w:val="00E55DA8"/>
    <w:rsid w:val="00E561CC"/>
    <w:rsid w:val="00E566A1"/>
    <w:rsid w:val="00E56C1C"/>
    <w:rsid w:val="00E600DE"/>
    <w:rsid w:val="00E60478"/>
    <w:rsid w:val="00E60800"/>
    <w:rsid w:val="00E60D58"/>
    <w:rsid w:val="00E60DFE"/>
    <w:rsid w:val="00E622A0"/>
    <w:rsid w:val="00E626D0"/>
    <w:rsid w:val="00E65172"/>
    <w:rsid w:val="00E657F8"/>
    <w:rsid w:val="00E65B25"/>
    <w:rsid w:val="00E662CB"/>
    <w:rsid w:val="00E670C4"/>
    <w:rsid w:val="00E67B57"/>
    <w:rsid w:val="00E708AB"/>
    <w:rsid w:val="00E7092B"/>
    <w:rsid w:val="00E71082"/>
    <w:rsid w:val="00E719EB"/>
    <w:rsid w:val="00E7215D"/>
    <w:rsid w:val="00E7252A"/>
    <w:rsid w:val="00E734B3"/>
    <w:rsid w:val="00E73C0B"/>
    <w:rsid w:val="00E73CDD"/>
    <w:rsid w:val="00E748B0"/>
    <w:rsid w:val="00E75A35"/>
    <w:rsid w:val="00E75F68"/>
    <w:rsid w:val="00E76A34"/>
    <w:rsid w:val="00E76C79"/>
    <w:rsid w:val="00E77016"/>
    <w:rsid w:val="00E770F4"/>
    <w:rsid w:val="00E80EFF"/>
    <w:rsid w:val="00E81500"/>
    <w:rsid w:val="00E816CC"/>
    <w:rsid w:val="00E817D7"/>
    <w:rsid w:val="00E83858"/>
    <w:rsid w:val="00E851F9"/>
    <w:rsid w:val="00E86073"/>
    <w:rsid w:val="00E86AF1"/>
    <w:rsid w:val="00E86E0F"/>
    <w:rsid w:val="00E86E7B"/>
    <w:rsid w:val="00E87DF8"/>
    <w:rsid w:val="00E902C1"/>
    <w:rsid w:val="00E909EB"/>
    <w:rsid w:val="00E90CE0"/>
    <w:rsid w:val="00E916E0"/>
    <w:rsid w:val="00E9198B"/>
    <w:rsid w:val="00E91A3B"/>
    <w:rsid w:val="00E92329"/>
    <w:rsid w:val="00E93EEF"/>
    <w:rsid w:val="00E93F2A"/>
    <w:rsid w:val="00E95184"/>
    <w:rsid w:val="00E952AE"/>
    <w:rsid w:val="00E95367"/>
    <w:rsid w:val="00E96F96"/>
    <w:rsid w:val="00EA0183"/>
    <w:rsid w:val="00EA033A"/>
    <w:rsid w:val="00EA08A7"/>
    <w:rsid w:val="00EA19D0"/>
    <w:rsid w:val="00EA268D"/>
    <w:rsid w:val="00EA462B"/>
    <w:rsid w:val="00EA5AD0"/>
    <w:rsid w:val="00EA5FD1"/>
    <w:rsid w:val="00EA75B2"/>
    <w:rsid w:val="00EA7AE1"/>
    <w:rsid w:val="00EA7DDB"/>
    <w:rsid w:val="00EB08FA"/>
    <w:rsid w:val="00EB0C50"/>
    <w:rsid w:val="00EB10BE"/>
    <w:rsid w:val="00EB2026"/>
    <w:rsid w:val="00EB2035"/>
    <w:rsid w:val="00EB2146"/>
    <w:rsid w:val="00EB24AF"/>
    <w:rsid w:val="00EB2D04"/>
    <w:rsid w:val="00EB308F"/>
    <w:rsid w:val="00EB3C42"/>
    <w:rsid w:val="00EB4309"/>
    <w:rsid w:val="00EB4446"/>
    <w:rsid w:val="00EB5157"/>
    <w:rsid w:val="00EB65BC"/>
    <w:rsid w:val="00EB6A89"/>
    <w:rsid w:val="00EC28DB"/>
    <w:rsid w:val="00EC477B"/>
    <w:rsid w:val="00EC5119"/>
    <w:rsid w:val="00EC6BC4"/>
    <w:rsid w:val="00EC7641"/>
    <w:rsid w:val="00EC785C"/>
    <w:rsid w:val="00ED0E7D"/>
    <w:rsid w:val="00ED0FEC"/>
    <w:rsid w:val="00ED1120"/>
    <w:rsid w:val="00ED1144"/>
    <w:rsid w:val="00ED1A9C"/>
    <w:rsid w:val="00ED1DEF"/>
    <w:rsid w:val="00ED2FC7"/>
    <w:rsid w:val="00ED4DFD"/>
    <w:rsid w:val="00ED588E"/>
    <w:rsid w:val="00ED7CA5"/>
    <w:rsid w:val="00EE098E"/>
    <w:rsid w:val="00EE0A85"/>
    <w:rsid w:val="00EE13A9"/>
    <w:rsid w:val="00EE1A06"/>
    <w:rsid w:val="00EE4796"/>
    <w:rsid w:val="00EE578F"/>
    <w:rsid w:val="00EE5885"/>
    <w:rsid w:val="00EE6DFB"/>
    <w:rsid w:val="00EE73B1"/>
    <w:rsid w:val="00EF076E"/>
    <w:rsid w:val="00EF0F2D"/>
    <w:rsid w:val="00EF102D"/>
    <w:rsid w:val="00EF11F8"/>
    <w:rsid w:val="00EF5CBE"/>
    <w:rsid w:val="00EF65B4"/>
    <w:rsid w:val="00EF6948"/>
    <w:rsid w:val="00EF6E45"/>
    <w:rsid w:val="00EF7342"/>
    <w:rsid w:val="00EF780A"/>
    <w:rsid w:val="00EF7ACC"/>
    <w:rsid w:val="00F00343"/>
    <w:rsid w:val="00F0094F"/>
    <w:rsid w:val="00F018CB"/>
    <w:rsid w:val="00F02F7F"/>
    <w:rsid w:val="00F037D7"/>
    <w:rsid w:val="00F043F6"/>
    <w:rsid w:val="00F046B1"/>
    <w:rsid w:val="00F065F2"/>
    <w:rsid w:val="00F06A53"/>
    <w:rsid w:val="00F06FBE"/>
    <w:rsid w:val="00F07A0C"/>
    <w:rsid w:val="00F1050B"/>
    <w:rsid w:val="00F10799"/>
    <w:rsid w:val="00F11307"/>
    <w:rsid w:val="00F11EB1"/>
    <w:rsid w:val="00F12528"/>
    <w:rsid w:val="00F12BA5"/>
    <w:rsid w:val="00F13A69"/>
    <w:rsid w:val="00F1662A"/>
    <w:rsid w:val="00F2064F"/>
    <w:rsid w:val="00F20742"/>
    <w:rsid w:val="00F20792"/>
    <w:rsid w:val="00F20DCA"/>
    <w:rsid w:val="00F2416E"/>
    <w:rsid w:val="00F2474C"/>
    <w:rsid w:val="00F252C5"/>
    <w:rsid w:val="00F254E4"/>
    <w:rsid w:val="00F27832"/>
    <w:rsid w:val="00F30B33"/>
    <w:rsid w:val="00F31C82"/>
    <w:rsid w:val="00F32D0F"/>
    <w:rsid w:val="00F347F0"/>
    <w:rsid w:val="00F35763"/>
    <w:rsid w:val="00F35FBD"/>
    <w:rsid w:val="00F37F8A"/>
    <w:rsid w:val="00F4075C"/>
    <w:rsid w:val="00F4275E"/>
    <w:rsid w:val="00F43C0F"/>
    <w:rsid w:val="00F440EB"/>
    <w:rsid w:val="00F442DA"/>
    <w:rsid w:val="00F4438B"/>
    <w:rsid w:val="00F445EA"/>
    <w:rsid w:val="00F446EE"/>
    <w:rsid w:val="00F460DA"/>
    <w:rsid w:val="00F46D3D"/>
    <w:rsid w:val="00F50076"/>
    <w:rsid w:val="00F50892"/>
    <w:rsid w:val="00F50BC0"/>
    <w:rsid w:val="00F51DE6"/>
    <w:rsid w:val="00F5472F"/>
    <w:rsid w:val="00F54EF4"/>
    <w:rsid w:val="00F579DD"/>
    <w:rsid w:val="00F57DD6"/>
    <w:rsid w:val="00F61FB7"/>
    <w:rsid w:val="00F63656"/>
    <w:rsid w:val="00F63C31"/>
    <w:rsid w:val="00F651F2"/>
    <w:rsid w:val="00F6555B"/>
    <w:rsid w:val="00F657F1"/>
    <w:rsid w:val="00F66681"/>
    <w:rsid w:val="00F6734C"/>
    <w:rsid w:val="00F703C1"/>
    <w:rsid w:val="00F71E40"/>
    <w:rsid w:val="00F727E8"/>
    <w:rsid w:val="00F72907"/>
    <w:rsid w:val="00F743CD"/>
    <w:rsid w:val="00F74FED"/>
    <w:rsid w:val="00F774A0"/>
    <w:rsid w:val="00F77F27"/>
    <w:rsid w:val="00F80DAC"/>
    <w:rsid w:val="00F8218A"/>
    <w:rsid w:val="00F82E73"/>
    <w:rsid w:val="00F83672"/>
    <w:rsid w:val="00F84116"/>
    <w:rsid w:val="00F84DEF"/>
    <w:rsid w:val="00F86009"/>
    <w:rsid w:val="00F8623C"/>
    <w:rsid w:val="00F87D7A"/>
    <w:rsid w:val="00F90E05"/>
    <w:rsid w:val="00F92E0E"/>
    <w:rsid w:val="00F94D70"/>
    <w:rsid w:val="00F95218"/>
    <w:rsid w:val="00F960B4"/>
    <w:rsid w:val="00F97227"/>
    <w:rsid w:val="00FA0DED"/>
    <w:rsid w:val="00FA1E58"/>
    <w:rsid w:val="00FA3C91"/>
    <w:rsid w:val="00FA45AE"/>
    <w:rsid w:val="00FA554D"/>
    <w:rsid w:val="00FA7196"/>
    <w:rsid w:val="00FB1953"/>
    <w:rsid w:val="00FB2899"/>
    <w:rsid w:val="00FB40BF"/>
    <w:rsid w:val="00FB41A3"/>
    <w:rsid w:val="00FB45E2"/>
    <w:rsid w:val="00FB46CC"/>
    <w:rsid w:val="00FB60AC"/>
    <w:rsid w:val="00FB61BE"/>
    <w:rsid w:val="00FB7069"/>
    <w:rsid w:val="00FB7702"/>
    <w:rsid w:val="00FB78BB"/>
    <w:rsid w:val="00FC04BE"/>
    <w:rsid w:val="00FC12FD"/>
    <w:rsid w:val="00FC2483"/>
    <w:rsid w:val="00FC24B3"/>
    <w:rsid w:val="00FC3A7D"/>
    <w:rsid w:val="00FC417B"/>
    <w:rsid w:val="00FC4276"/>
    <w:rsid w:val="00FC44F3"/>
    <w:rsid w:val="00FC5408"/>
    <w:rsid w:val="00FC67FD"/>
    <w:rsid w:val="00FC6E6D"/>
    <w:rsid w:val="00FD0584"/>
    <w:rsid w:val="00FD0732"/>
    <w:rsid w:val="00FD1788"/>
    <w:rsid w:val="00FD2229"/>
    <w:rsid w:val="00FD264A"/>
    <w:rsid w:val="00FD5D75"/>
    <w:rsid w:val="00FD7DC6"/>
    <w:rsid w:val="00FE0365"/>
    <w:rsid w:val="00FE1D92"/>
    <w:rsid w:val="00FE2FB9"/>
    <w:rsid w:val="00FE50A6"/>
    <w:rsid w:val="00FE60E3"/>
    <w:rsid w:val="00FE7237"/>
    <w:rsid w:val="00FE764D"/>
    <w:rsid w:val="00FF1035"/>
    <w:rsid w:val="00FF15B8"/>
    <w:rsid w:val="00FF28F7"/>
    <w:rsid w:val="00FF29A5"/>
    <w:rsid w:val="00FF48DA"/>
    <w:rsid w:val="00FF620E"/>
    <w:rsid w:val="00FF63D9"/>
    <w:rsid w:val="00FF6DD5"/>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56EAE1"/>
  <w15:chartTrackingRefBased/>
  <w15:docId w15:val="{155246CD-8B34-4530-BACE-DFDBCFF7682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0042"/>
    <w:pPr>
      <w:widowControl w:val="0"/>
      <w:spacing w:line="18pt" w:lineRule="auto"/>
      <w:ind w:firstLineChars="200" w:firstLine="10pt"/>
      <w:jc w:val="both"/>
    </w:pPr>
    <w:rPr>
      <w:kern w:val="2"/>
      <w:sz w:val="24"/>
      <w:szCs w:val="22"/>
    </w:rPr>
  </w:style>
  <w:style w:type="paragraph" w:styleId="1">
    <w:name w:val="heading 1"/>
    <w:basedOn w:val="a0"/>
    <w:next w:val="a0"/>
    <w:link w:val="1Char"/>
    <w:uiPriority w:val="9"/>
    <w:qFormat/>
    <w:rsid w:val="00A847BB"/>
    <w:pPr>
      <w:keepNext/>
      <w:keepLines/>
      <w:spacing w:before="17pt" w:after="16.50pt" w:line="22pt" w:lineRule="exact"/>
      <w:ind w:startChars="100" w:start="5pt" w:firstLineChars="0" w:firstLine="0pt"/>
      <w:jc w:val="center"/>
      <w:outlineLvl w:val="0"/>
    </w:pPr>
    <w:rPr>
      <w:rFonts w:eastAsia="黑体"/>
      <w:b/>
      <w:bCs/>
      <w:kern w:val="44"/>
      <w:sz w:val="32"/>
      <w:szCs w:val="44"/>
    </w:rPr>
  </w:style>
  <w:style w:type="paragraph" w:styleId="2">
    <w:name w:val="heading 2"/>
    <w:basedOn w:val="a0"/>
    <w:link w:val="2Char"/>
    <w:uiPriority w:val="9"/>
    <w:unhideWhenUsed/>
    <w:qFormat/>
    <w:rsid w:val="007341F7"/>
    <w:pPr>
      <w:keepNext/>
      <w:keepLines/>
      <w:spacing w:before="13pt" w:after="13pt"/>
      <w:ind w:firstLineChars="0" w:firstLine="0pt"/>
      <w:jc w:val="start"/>
      <w:outlineLvl w:val="1"/>
    </w:pPr>
    <w:rPr>
      <w:rFonts w:ascii="Calibri Light" w:eastAsia="黑体" w:hAnsi="Calibri Light"/>
      <w:b/>
      <w:bCs/>
      <w:sz w:val="28"/>
      <w:szCs w:val="32"/>
    </w:rPr>
  </w:style>
  <w:style w:type="paragraph" w:styleId="3">
    <w:name w:val="heading 3"/>
    <w:basedOn w:val="a0"/>
    <w:next w:val="a0"/>
    <w:link w:val="3Char"/>
    <w:uiPriority w:val="9"/>
    <w:unhideWhenUsed/>
    <w:qFormat/>
    <w:rsid w:val="00DF24BC"/>
    <w:pPr>
      <w:keepNext/>
      <w:keepLines/>
      <w:spacing w:before="13pt" w:after="13pt"/>
      <w:ind w:firstLineChars="0" w:firstLine="0pt"/>
      <w:jc w:val="start"/>
      <w:outlineLvl w:val="2"/>
    </w:pPr>
    <w:rPr>
      <w:rFonts w:ascii="Times New Roman" w:eastAsia="黑体" w:hAnsi="Times New Roman"/>
      <w:b/>
      <w:bCs/>
      <w:color w:val="000000"/>
      <w:szCs w:val="32"/>
    </w:rPr>
  </w:style>
  <w:style w:type="paragraph" w:styleId="4">
    <w:name w:val="heading 4"/>
    <w:basedOn w:val="a0"/>
    <w:next w:val="a0"/>
    <w:link w:val="4Char"/>
    <w:uiPriority w:val="9"/>
    <w:unhideWhenUsed/>
    <w:qFormat/>
    <w:rsid w:val="00DF24BC"/>
    <w:pPr>
      <w:keepNext/>
      <w:keepLines/>
      <w:spacing w:before="14pt" w:after="14.50pt" w:line="18.80pt" w:lineRule="atLeast"/>
      <w:ind w:firstLine="28pt"/>
      <w:outlineLvl w:val="3"/>
    </w:pPr>
    <w:rPr>
      <w:rFonts w:ascii="Cambria" w:hAnsi="Cambria"/>
      <w:b/>
      <w:bCs/>
      <w:color w:val="000000"/>
      <w:szCs w:val="28"/>
    </w:rPr>
  </w:style>
  <w:style w:type="paragraph" w:styleId="5">
    <w:name w:val="heading 5"/>
    <w:basedOn w:val="a0"/>
    <w:next w:val="a0"/>
    <w:link w:val="5Char"/>
    <w:uiPriority w:val="9"/>
    <w:unhideWhenUsed/>
    <w:qFormat/>
    <w:rsid w:val="00DF24BC"/>
    <w:pPr>
      <w:keepNext/>
      <w:keepLines/>
      <w:spacing w:before="14pt" w:after="14.50pt" w:line="18.80pt" w:lineRule="atLeast"/>
      <w:ind w:firstLine="28pt"/>
      <w:outlineLvl w:val="4"/>
    </w:pPr>
    <w:rPr>
      <w:rFonts w:ascii="Times New Roman" w:hAnsi="Times New Roman"/>
      <w:b/>
      <w:bCs/>
      <w:color w:val="000000"/>
      <w:szCs w:val="28"/>
    </w:rPr>
  </w:style>
  <w:style w:type="paragraph" w:styleId="6">
    <w:name w:val="heading 6"/>
    <w:basedOn w:val="a0"/>
    <w:next w:val="a0"/>
    <w:link w:val="6Char"/>
    <w:uiPriority w:val="9"/>
    <w:unhideWhenUsed/>
    <w:qFormat/>
    <w:rsid w:val="00DF24BC"/>
    <w:pPr>
      <w:keepNext/>
      <w:keepLines/>
      <w:spacing w:before="12pt" w:after="3.20pt" w:line="16pt" w:lineRule="atLeast"/>
      <w:ind w:firstLineChars="0" w:firstLine="0pt"/>
      <w:outlineLvl w:val="5"/>
    </w:pPr>
    <w:rPr>
      <w:rFonts w:ascii="Cambria" w:hAnsi="Cambria"/>
      <w:b/>
      <w:bCs/>
      <w:color w:val="000000"/>
      <w:szCs w:val="24"/>
    </w:rPr>
  </w:style>
  <w:style w:type="paragraph" w:styleId="7">
    <w:name w:val="heading 7"/>
    <w:basedOn w:val="a0"/>
    <w:next w:val="a0"/>
    <w:link w:val="7Char"/>
    <w:uiPriority w:val="9"/>
    <w:unhideWhenUsed/>
    <w:qFormat/>
    <w:rsid w:val="00DF24BC"/>
    <w:pPr>
      <w:keepNext/>
      <w:keepLines/>
      <w:spacing w:before="12pt" w:after="3.20pt" w:line="16pt" w:lineRule="atLeast"/>
      <w:ind w:firstLineChars="0" w:firstLine="0pt"/>
      <w:outlineLvl w:val="6"/>
    </w:pPr>
    <w:rPr>
      <w:rFonts w:ascii="Times New Roman" w:hAnsi="Times New Roman"/>
      <w:b/>
      <w:bCs/>
      <w:color w:val="000000"/>
      <w:szCs w:val="24"/>
    </w:rPr>
  </w:style>
  <w:style w:type="paragraph" w:styleId="8">
    <w:name w:val="heading 8"/>
    <w:basedOn w:val="a0"/>
    <w:next w:val="a0"/>
    <w:link w:val="8Char"/>
    <w:uiPriority w:val="9"/>
    <w:unhideWhenUsed/>
    <w:qFormat/>
    <w:rsid w:val="00DF24BC"/>
    <w:pPr>
      <w:keepNext/>
      <w:keepLines/>
      <w:spacing w:before="12pt" w:after="3.20pt" w:line="16pt" w:lineRule="atLeast"/>
      <w:ind w:firstLineChars="0" w:firstLine="0pt"/>
      <w:outlineLvl w:val="7"/>
    </w:pPr>
    <w:rPr>
      <w:rFonts w:ascii="Cambria" w:hAnsi="Cambria"/>
      <w:color w:val="000000"/>
      <w:szCs w:val="24"/>
    </w:rPr>
  </w:style>
  <w:style w:type="paragraph" w:styleId="9">
    <w:name w:val="heading 9"/>
    <w:basedOn w:val="a0"/>
    <w:next w:val="a0"/>
    <w:link w:val="9Char"/>
    <w:uiPriority w:val="9"/>
    <w:unhideWhenUsed/>
    <w:qFormat/>
    <w:rsid w:val="00DF24BC"/>
    <w:pPr>
      <w:keepNext/>
      <w:keepLines/>
      <w:spacing w:before="12pt" w:after="3.20pt" w:line="16pt" w:lineRule="atLeast"/>
      <w:ind w:firstLineChars="0" w:firstLine="0pt"/>
      <w:outlineLvl w:val="8"/>
    </w:pPr>
    <w:rPr>
      <w:rFonts w:ascii="Cambria" w:hAnsi="Cambria"/>
      <w:color w:val="000000"/>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pt" w:type="dxa"/>
      <w:tblCellMar>
        <w:top w:w="0pt" w:type="dxa"/>
        <w:start w:w="5.40pt" w:type="dxa"/>
        <w:bottom w:w="0pt" w:type="dxa"/>
        <w:end w:w="5.40pt" w:type="dxa"/>
      </w:tblCellMar>
    </w:tblPr>
  </w:style>
  <w:style w:type="numbering" w:default="1" w:styleId="a3">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7341F7"/>
    <w:rPr>
      <w:rFonts w:ascii="Calibri Light" w:eastAsia="黑体" w:hAnsi="Calibri Light"/>
      <w:b/>
      <w:bCs/>
      <w:kern w:val="2"/>
      <w:sz w:val="28"/>
      <w:szCs w:val="32"/>
    </w:rPr>
  </w:style>
  <w:style w:type="paragraph" w:styleId="a4">
    <w:name w:val="header"/>
    <w:basedOn w:val="a0"/>
    <w:link w:val="Char"/>
    <w:uiPriority w:val="99"/>
    <w:unhideWhenUsed/>
    <w:qFormat/>
    <w:rsid w:val="00EF780A"/>
    <w:pPr>
      <w:pBdr>
        <w:bottom w:val="single" w:sz="6" w:space="1" w:color="auto"/>
      </w:pBdr>
      <w:tabs>
        <w:tab w:val="center" w:pos="207.65pt"/>
        <w:tab w:val="end" w:pos="415.30pt"/>
      </w:tabs>
      <w:snapToGrid w:val="0"/>
      <w:spacing w:line="12pt" w:lineRule="auto"/>
      <w:jc w:val="center"/>
    </w:pPr>
    <w:rPr>
      <w:sz w:val="18"/>
      <w:szCs w:val="18"/>
    </w:rPr>
  </w:style>
  <w:style w:type="character" w:customStyle="1" w:styleId="Char">
    <w:name w:val="页眉 Char"/>
    <w:link w:val="a4"/>
    <w:uiPriority w:val="99"/>
    <w:qFormat/>
    <w:rsid w:val="00EF780A"/>
    <w:rPr>
      <w:kern w:val="2"/>
      <w:sz w:val="18"/>
      <w:szCs w:val="18"/>
    </w:rPr>
  </w:style>
  <w:style w:type="paragraph" w:styleId="a5">
    <w:name w:val="footer"/>
    <w:basedOn w:val="a0"/>
    <w:link w:val="Char0"/>
    <w:uiPriority w:val="99"/>
    <w:unhideWhenUsed/>
    <w:qFormat/>
    <w:rsid w:val="00EF780A"/>
    <w:pPr>
      <w:tabs>
        <w:tab w:val="center" w:pos="207.65pt"/>
        <w:tab w:val="end" w:pos="415.30pt"/>
      </w:tabs>
      <w:snapToGrid w:val="0"/>
      <w:spacing w:line="12pt" w:lineRule="auto"/>
      <w:jc w:val="start"/>
    </w:pPr>
    <w:rPr>
      <w:sz w:val="18"/>
      <w:szCs w:val="18"/>
    </w:rPr>
  </w:style>
  <w:style w:type="character" w:customStyle="1" w:styleId="Char0">
    <w:name w:val="页脚 Char"/>
    <w:link w:val="a5"/>
    <w:uiPriority w:val="99"/>
    <w:qFormat/>
    <w:rsid w:val="00EF780A"/>
    <w:rPr>
      <w:kern w:val="2"/>
      <w:sz w:val="18"/>
      <w:szCs w:val="18"/>
    </w:rPr>
  </w:style>
  <w:style w:type="paragraph" w:customStyle="1" w:styleId="a">
    <w:name w:val="摘要"/>
    <w:basedOn w:val="1"/>
    <w:link w:val="Char1"/>
    <w:rsid w:val="00DD125C"/>
    <w:pPr>
      <w:numPr>
        <w:numId w:val="1"/>
      </w:numPr>
    </w:pPr>
  </w:style>
  <w:style w:type="paragraph" w:customStyle="1" w:styleId="a6">
    <w:name w:val="段前"/>
    <w:basedOn w:val="a"/>
    <w:next w:val="a"/>
    <w:link w:val="Char2"/>
    <w:rsid w:val="00E91A3B"/>
    <w:pPr>
      <w:numPr>
        <w:numId w:val="0"/>
      </w:numPr>
    </w:pPr>
    <w:rPr>
      <w:kern w:val="2"/>
      <w:szCs w:val="22"/>
    </w:rPr>
  </w:style>
  <w:style w:type="character" w:customStyle="1" w:styleId="Char1">
    <w:name w:val="摘要 Char"/>
    <w:basedOn w:val="1Char"/>
    <w:link w:val="a"/>
    <w:rsid w:val="00DD125C"/>
    <w:rPr>
      <w:rFonts w:eastAsia="黑体"/>
      <w:b/>
      <w:bCs/>
      <w:kern w:val="44"/>
      <w:sz w:val="32"/>
      <w:szCs w:val="44"/>
    </w:rPr>
  </w:style>
  <w:style w:type="paragraph" w:styleId="a7">
    <w:name w:val="Title"/>
    <w:basedOn w:val="a0"/>
    <w:next w:val="a0"/>
    <w:link w:val="Char3"/>
    <w:uiPriority w:val="10"/>
    <w:qFormat/>
    <w:rsid w:val="00E91A3B"/>
    <w:pPr>
      <w:spacing w:before="12pt" w:after="3pt"/>
      <w:jc w:val="center"/>
      <w:outlineLvl w:val="0"/>
    </w:pPr>
    <w:rPr>
      <w:rFonts w:ascii="Calibri Light" w:hAnsi="Calibri Light"/>
      <w:b/>
      <w:bCs/>
      <w:sz w:val="32"/>
      <w:szCs w:val="32"/>
    </w:rPr>
  </w:style>
  <w:style w:type="character" w:customStyle="1" w:styleId="Char2">
    <w:name w:val="段前 Char"/>
    <w:link w:val="a6"/>
    <w:rsid w:val="00E91A3B"/>
    <w:rPr>
      <w:rFonts w:eastAsia="黑体"/>
      <w:b/>
      <w:bCs/>
      <w:kern w:val="2"/>
      <w:sz w:val="32"/>
      <w:szCs w:val="22"/>
    </w:rPr>
  </w:style>
  <w:style w:type="character" w:customStyle="1" w:styleId="Char3">
    <w:name w:val="标题 Char"/>
    <w:link w:val="a7"/>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8">
    <w:name w:val="Table Grid"/>
    <w:basedOn w:val="a2"/>
    <w:uiPriority w:val="59"/>
    <w:qFormat/>
    <w:rsid w:val="00DF24BC"/>
    <w:rPr>
      <w:rFonts w:ascii="Times New Roman" w:hAnsi="Times New Roman"/>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9">
    <w:name w:val="annotation reference"/>
    <w:uiPriority w:val="99"/>
    <w:semiHidden/>
    <w:unhideWhenUsed/>
    <w:rsid w:val="00FA554D"/>
    <w:rPr>
      <w:sz w:val="21"/>
      <w:szCs w:val="21"/>
    </w:rPr>
  </w:style>
  <w:style w:type="paragraph" w:styleId="aa">
    <w:name w:val="annotation text"/>
    <w:basedOn w:val="a0"/>
    <w:link w:val="Char4"/>
    <w:uiPriority w:val="99"/>
    <w:semiHidden/>
    <w:unhideWhenUsed/>
    <w:rsid w:val="00FA554D"/>
    <w:pPr>
      <w:jc w:val="start"/>
    </w:pPr>
  </w:style>
  <w:style w:type="character" w:customStyle="1" w:styleId="Char4">
    <w:name w:val="批注文字 Char"/>
    <w:link w:val="aa"/>
    <w:uiPriority w:val="99"/>
    <w:semiHidden/>
    <w:rsid w:val="00FA554D"/>
    <w:rPr>
      <w:kern w:val="2"/>
      <w:sz w:val="24"/>
      <w:szCs w:val="22"/>
    </w:rPr>
  </w:style>
  <w:style w:type="paragraph" w:styleId="ab">
    <w:name w:val="annotation subject"/>
    <w:basedOn w:val="aa"/>
    <w:next w:val="aa"/>
    <w:link w:val="Char5"/>
    <w:uiPriority w:val="99"/>
    <w:semiHidden/>
    <w:unhideWhenUsed/>
    <w:rsid w:val="00FA554D"/>
    <w:rPr>
      <w:b/>
      <w:bCs/>
    </w:rPr>
  </w:style>
  <w:style w:type="character" w:customStyle="1" w:styleId="Char5">
    <w:name w:val="批注主题 Char"/>
    <w:link w:val="ab"/>
    <w:uiPriority w:val="99"/>
    <w:semiHidden/>
    <w:rsid w:val="00FA554D"/>
    <w:rPr>
      <w:b/>
      <w:bCs/>
      <w:kern w:val="2"/>
      <w:sz w:val="24"/>
      <w:szCs w:val="22"/>
    </w:rPr>
  </w:style>
  <w:style w:type="paragraph" w:styleId="ac">
    <w:name w:val="Balloon Text"/>
    <w:basedOn w:val="a0"/>
    <w:link w:val="Char6"/>
    <w:uiPriority w:val="99"/>
    <w:semiHidden/>
    <w:unhideWhenUsed/>
    <w:rsid w:val="00FA554D"/>
    <w:pPr>
      <w:spacing w:line="12pt" w:lineRule="auto"/>
    </w:pPr>
    <w:rPr>
      <w:sz w:val="18"/>
      <w:szCs w:val="18"/>
    </w:rPr>
  </w:style>
  <w:style w:type="character" w:customStyle="1" w:styleId="Char6">
    <w:name w:val="批注框文本 Char"/>
    <w:link w:val="ac"/>
    <w:uiPriority w:val="99"/>
    <w:semiHidden/>
    <w:rsid w:val="00FA554D"/>
    <w:rPr>
      <w:kern w:val="2"/>
      <w:sz w:val="18"/>
      <w:szCs w:val="18"/>
    </w:rPr>
  </w:style>
  <w:style w:type="paragraph" w:customStyle="1" w:styleId="ad">
    <w:name w:val="图标"/>
    <w:basedOn w:val="a0"/>
    <w:link w:val="Char7"/>
    <w:qFormat/>
    <w:rsid w:val="00D644AB"/>
    <w:pPr>
      <w:ind w:firstLineChars="0" w:firstLine="0pt"/>
      <w:jc w:val="center"/>
    </w:pPr>
  </w:style>
  <w:style w:type="character" w:styleId="ae">
    <w:name w:val="Hyperlink"/>
    <w:uiPriority w:val="99"/>
    <w:semiHidden/>
    <w:unhideWhenUsed/>
    <w:rsid w:val="00F8218A"/>
    <w:rPr>
      <w:color w:val="0000FF"/>
      <w:u w:val="single"/>
    </w:rPr>
  </w:style>
  <w:style w:type="character" w:customStyle="1" w:styleId="Char7">
    <w:name w:val="图标 Char"/>
    <w:link w:val="ad"/>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0"/>
    <w:link w:val="HTMLChar"/>
    <w:uiPriority w:val="99"/>
    <w:unhideWhenUsed/>
    <w:rsid w:val="009D4061"/>
    <w:pPr>
      <w:widowControl/>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line="12pt" w:lineRule="auto"/>
      <w:ind w:firstLineChars="0" w:firstLine="0pt"/>
      <w:jc w:val="start"/>
    </w:pPr>
    <w:rPr>
      <w:rFonts w:ascii="宋体" w:hAnsi="宋体" w:cs="宋体"/>
      <w:kern w:val="0"/>
      <w:szCs w:val="24"/>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
    <w:name w:val="代码"/>
    <w:basedOn w:val="a0"/>
    <w:link w:val="Char8"/>
    <w:qFormat/>
    <w:rsid w:val="00026C23"/>
    <w:pPr>
      <w:spacing w:line="19pt" w:lineRule="exact"/>
      <w:ind w:firstLineChars="0" w:firstLine="0pt"/>
    </w:pPr>
    <w:rPr>
      <w:rFonts w:ascii="Times New Roman" w:eastAsia="Courier New" w:hAnsi="Times New Roman"/>
      <w:bCs/>
      <w:sz w:val="21"/>
      <w:bdr w:val="none" w:sz="0" w:space="0" w:color="auto" w:frame="1"/>
    </w:rPr>
  </w:style>
  <w:style w:type="paragraph" w:styleId="af0">
    <w:name w:val="Revision"/>
    <w:hidden/>
    <w:uiPriority w:val="99"/>
    <w:semiHidden/>
    <w:rsid w:val="005134C8"/>
    <w:rPr>
      <w:kern w:val="2"/>
      <w:sz w:val="24"/>
      <w:szCs w:val="22"/>
    </w:rPr>
  </w:style>
  <w:style w:type="character" w:customStyle="1" w:styleId="Char8">
    <w:name w:val="代码 Char"/>
    <w:link w:val="af"/>
    <w:rsid w:val="00026C23"/>
    <w:rPr>
      <w:rFonts w:ascii="Times New Roman" w:eastAsia="Courier New" w:hAnsi="Times New Roman"/>
      <w:bCs/>
      <w:kern w:val="2"/>
      <w:sz w:val="21"/>
      <w:szCs w:val="22"/>
      <w:bdr w:val="none" w:sz="0" w:space="0" w:color="auto" w:frame="1"/>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185215226">
      <w:bodyDiv w:val="1"/>
      <w:marLeft w:val="0pt"/>
      <w:marRight w:val="0pt"/>
      <w:marTop w:val="0pt"/>
      <w:marBottom w:val="0pt"/>
      <w:divBdr>
        <w:top w:val="none" w:sz="0" w:space="0" w:color="auto"/>
        <w:left w:val="none" w:sz="0" w:space="0" w:color="auto"/>
        <w:bottom w:val="none" w:sz="0" w:space="0" w:color="auto"/>
        <w:right w:val="none" w:sz="0" w:space="0" w:color="auto"/>
      </w:divBdr>
    </w:div>
    <w:div w:id="195968281">
      <w:bodyDiv w:val="1"/>
      <w:marLeft w:val="0pt"/>
      <w:marRight w:val="0pt"/>
      <w:marTop w:val="0pt"/>
      <w:marBottom w:val="0pt"/>
      <w:divBdr>
        <w:top w:val="none" w:sz="0" w:space="0" w:color="auto"/>
        <w:left w:val="none" w:sz="0" w:space="0" w:color="auto"/>
        <w:bottom w:val="none" w:sz="0" w:space="0" w:color="auto"/>
        <w:right w:val="none" w:sz="0" w:space="0" w:color="auto"/>
      </w:divBdr>
    </w:div>
    <w:div w:id="259601787">
      <w:bodyDiv w:val="1"/>
      <w:marLeft w:val="0pt"/>
      <w:marRight w:val="0pt"/>
      <w:marTop w:val="0pt"/>
      <w:marBottom w:val="0pt"/>
      <w:divBdr>
        <w:top w:val="none" w:sz="0" w:space="0" w:color="auto"/>
        <w:left w:val="none" w:sz="0" w:space="0" w:color="auto"/>
        <w:bottom w:val="none" w:sz="0" w:space="0" w:color="auto"/>
        <w:right w:val="none" w:sz="0" w:space="0" w:color="auto"/>
      </w:divBdr>
    </w:div>
    <w:div w:id="522017714">
      <w:bodyDiv w:val="1"/>
      <w:marLeft w:val="0pt"/>
      <w:marRight w:val="0pt"/>
      <w:marTop w:val="0pt"/>
      <w:marBottom w:val="0pt"/>
      <w:divBdr>
        <w:top w:val="none" w:sz="0" w:space="0" w:color="auto"/>
        <w:left w:val="none" w:sz="0" w:space="0" w:color="auto"/>
        <w:bottom w:val="none" w:sz="0" w:space="0" w:color="auto"/>
        <w:right w:val="none" w:sz="0" w:space="0" w:color="auto"/>
      </w:divBdr>
    </w:div>
    <w:div w:id="532158398">
      <w:bodyDiv w:val="1"/>
      <w:marLeft w:val="0pt"/>
      <w:marRight w:val="0pt"/>
      <w:marTop w:val="0pt"/>
      <w:marBottom w:val="0pt"/>
      <w:divBdr>
        <w:top w:val="none" w:sz="0" w:space="0" w:color="auto"/>
        <w:left w:val="none" w:sz="0" w:space="0" w:color="auto"/>
        <w:bottom w:val="none" w:sz="0" w:space="0" w:color="auto"/>
        <w:right w:val="none" w:sz="0" w:space="0" w:color="auto"/>
      </w:divBdr>
    </w:div>
    <w:div w:id="597911104">
      <w:bodyDiv w:val="1"/>
      <w:marLeft w:val="0pt"/>
      <w:marRight w:val="0pt"/>
      <w:marTop w:val="0pt"/>
      <w:marBottom w:val="0pt"/>
      <w:divBdr>
        <w:top w:val="none" w:sz="0" w:space="0" w:color="auto"/>
        <w:left w:val="none" w:sz="0" w:space="0" w:color="auto"/>
        <w:bottom w:val="none" w:sz="0" w:space="0" w:color="auto"/>
        <w:right w:val="none" w:sz="0" w:space="0" w:color="auto"/>
      </w:divBdr>
    </w:div>
    <w:div w:id="831944111">
      <w:bodyDiv w:val="1"/>
      <w:marLeft w:val="0pt"/>
      <w:marRight w:val="0pt"/>
      <w:marTop w:val="0pt"/>
      <w:marBottom w:val="0pt"/>
      <w:divBdr>
        <w:top w:val="none" w:sz="0" w:space="0" w:color="auto"/>
        <w:left w:val="none" w:sz="0" w:space="0" w:color="auto"/>
        <w:bottom w:val="none" w:sz="0" w:space="0" w:color="auto"/>
        <w:right w:val="none" w:sz="0" w:space="0" w:color="auto"/>
      </w:divBdr>
    </w:div>
    <w:div w:id="861551879">
      <w:bodyDiv w:val="1"/>
      <w:marLeft w:val="0pt"/>
      <w:marRight w:val="0pt"/>
      <w:marTop w:val="0pt"/>
      <w:marBottom w:val="0pt"/>
      <w:divBdr>
        <w:top w:val="none" w:sz="0" w:space="0" w:color="auto"/>
        <w:left w:val="none" w:sz="0" w:space="0" w:color="auto"/>
        <w:bottom w:val="none" w:sz="0" w:space="0" w:color="auto"/>
        <w:right w:val="none" w:sz="0" w:space="0" w:color="auto"/>
      </w:divBdr>
    </w:div>
    <w:div w:id="1130366080">
      <w:bodyDiv w:val="1"/>
      <w:marLeft w:val="0pt"/>
      <w:marRight w:val="0pt"/>
      <w:marTop w:val="0pt"/>
      <w:marBottom w:val="0pt"/>
      <w:divBdr>
        <w:top w:val="none" w:sz="0" w:space="0" w:color="auto"/>
        <w:left w:val="none" w:sz="0" w:space="0" w:color="auto"/>
        <w:bottom w:val="none" w:sz="0" w:space="0" w:color="auto"/>
        <w:right w:val="none" w:sz="0" w:space="0" w:color="auto"/>
      </w:divBdr>
    </w:div>
    <w:div w:id="1608853827">
      <w:bodyDiv w:val="1"/>
      <w:marLeft w:val="0pt"/>
      <w:marRight w:val="0pt"/>
      <w:marTop w:val="0pt"/>
      <w:marBottom w:val="0pt"/>
      <w:divBdr>
        <w:top w:val="none" w:sz="0" w:space="0" w:color="auto"/>
        <w:left w:val="none" w:sz="0" w:space="0" w:color="auto"/>
        <w:bottom w:val="none" w:sz="0" w:space="0" w:color="auto"/>
        <w:right w:val="none" w:sz="0" w:space="0" w:color="auto"/>
      </w:divBdr>
    </w:div>
    <w:div w:id="1808014205">
      <w:bodyDiv w:val="1"/>
      <w:marLeft w:val="0pt"/>
      <w:marRight w:val="0pt"/>
      <w:marTop w:val="0pt"/>
      <w:marBottom w:val="0pt"/>
      <w:divBdr>
        <w:top w:val="none" w:sz="0" w:space="0" w:color="auto"/>
        <w:left w:val="none" w:sz="0" w:space="0" w:color="auto"/>
        <w:bottom w:val="none" w:sz="0" w:space="0" w:color="auto"/>
        <w:right w:val="none" w:sz="0" w:space="0" w:color="auto"/>
      </w:divBdr>
    </w:div>
    <w:div w:id="1853718397">
      <w:bodyDiv w:val="1"/>
      <w:marLeft w:val="0pt"/>
      <w:marRight w:val="0pt"/>
      <w:marTop w:val="0pt"/>
      <w:marBottom w:val="0pt"/>
      <w:divBdr>
        <w:top w:val="none" w:sz="0" w:space="0" w:color="auto"/>
        <w:left w:val="none" w:sz="0" w:space="0" w:color="auto"/>
        <w:bottom w:val="none" w:sz="0" w:space="0" w:color="auto"/>
        <w:right w:val="none" w:sz="0" w:space="0" w:color="auto"/>
      </w:divBdr>
    </w:div>
    <w:div w:id="1878158430">
      <w:bodyDiv w:val="1"/>
      <w:marLeft w:val="0pt"/>
      <w:marRight w:val="0pt"/>
      <w:marTop w:val="0pt"/>
      <w:marBottom w:val="0pt"/>
      <w:divBdr>
        <w:top w:val="none" w:sz="0" w:space="0" w:color="auto"/>
        <w:left w:val="none" w:sz="0" w:space="0" w:color="auto"/>
        <w:bottom w:val="none" w:sz="0" w:space="0" w:color="auto"/>
        <w:right w:val="none" w:sz="0" w:space="0" w:color="auto"/>
      </w:divBdr>
    </w:div>
    <w:div w:id="1903638112">
      <w:bodyDiv w:val="1"/>
      <w:marLeft w:val="0pt"/>
      <w:marRight w:val="0pt"/>
      <w:marTop w:val="0pt"/>
      <w:marBottom w:val="0pt"/>
      <w:divBdr>
        <w:top w:val="none" w:sz="0" w:space="0" w:color="auto"/>
        <w:left w:val="none" w:sz="0" w:space="0" w:color="auto"/>
        <w:bottom w:val="none" w:sz="0" w:space="0" w:color="auto"/>
        <w:right w:val="none" w:sz="0" w:space="0" w:color="auto"/>
      </w:divBdr>
    </w:div>
    <w:div w:id="1943296771">
      <w:bodyDiv w:val="1"/>
      <w:marLeft w:val="0pt"/>
      <w:marRight w:val="0pt"/>
      <w:marTop w:val="0pt"/>
      <w:marBottom w:val="0pt"/>
      <w:divBdr>
        <w:top w:val="none" w:sz="0" w:space="0" w:color="auto"/>
        <w:left w:val="none" w:sz="0" w:space="0" w:color="auto"/>
        <w:bottom w:val="none" w:sz="0" w:space="0" w:color="auto"/>
        <w:right w:val="none" w:sz="0" w:space="0" w:color="auto"/>
      </w:divBdr>
    </w:div>
    <w:div w:id="2013726318">
      <w:bodyDiv w:val="1"/>
      <w:marLeft w:val="0pt"/>
      <w:marRight w:val="0pt"/>
      <w:marTop w:val="0pt"/>
      <w:marBottom w:val="0pt"/>
      <w:divBdr>
        <w:top w:val="none" w:sz="0" w:space="0" w:color="auto"/>
        <w:left w:val="none" w:sz="0" w:space="0" w:color="auto"/>
        <w:bottom w:val="none" w:sz="0" w:space="0" w:color="auto"/>
        <w:right w:val="none" w:sz="0" w:space="0" w:color="auto"/>
      </w:divBdr>
    </w:div>
    <w:div w:id="2087068554">
      <w:bodyDiv w:val="1"/>
      <w:marLeft w:val="0pt"/>
      <w:marRight w:val="0pt"/>
      <w:marTop w:val="0pt"/>
      <w:marBottom w:val="0pt"/>
      <w:divBdr>
        <w:top w:val="none" w:sz="0" w:space="0" w:color="auto"/>
        <w:left w:val="none" w:sz="0" w:space="0" w:color="auto"/>
        <w:bottom w:val="none" w:sz="0" w:space="0" w:color="auto"/>
        <w:right w:val="none" w:sz="0" w:space="0" w:color="auto"/>
      </w:divBdr>
    </w:div>
    <w:div w:id="210201992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purl.oclc.org/ooxml/officeDocument/relationships/footer" Target="footer3.xml"/><Relationship Id="rId18" Type="http://purl.oclc.org/ooxml/officeDocument/relationships/image" Target="media/image3.png"/><Relationship Id="rId26" Type="http://purl.oclc.org/ooxml/officeDocument/relationships/image" Target="media/image10.png"/><Relationship Id="rId39" Type="http://purl.oclc.org/ooxml/officeDocument/relationships/image" Target="media/image23.png"/><Relationship Id="rId21" Type="http://purl.oclc.org/ooxml/officeDocument/relationships/hyperlink" Target="http://baike.baidu.com/item/Content%20Provider" TargetMode="External"/><Relationship Id="rId34" Type="http://purl.oclc.org/ooxml/officeDocument/relationships/image" Target="media/image18.png"/><Relationship Id="rId42" Type="http://purl.oclc.org/ooxml/officeDocument/relationships/image" Target="media/image26.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1.png"/><Relationship Id="rId29" Type="http://purl.oclc.org/ooxml/officeDocument/relationships/image" Target="media/image13.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8.png"/><Relationship Id="rId32" Type="http://purl.oclc.org/ooxml/officeDocument/relationships/image" Target="media/image16.png"/><Relationship Id="rId37" Type="http://purl.oclc.org/ooxml/officeDocument/relationships/image" Target="media/image21.png"/><Relationship Id="rId40" Type="http://purl.oclc.org/ooxml/officeDocument/relationships/image" Target="media/image24.png"/><Relationship Id="rId45" Type="http://schemas.microsoft.com/office/2011/relationships/people" Target="people.xml"/><Relationship Id="rId5" Type="http://purl.oclc.org/ooxml/officeDocument/relationships/webSettings" Target="webSettings.xml"/><Relationship Id="rId15" Type="http://schemas.microsoft.com/office/2011/relationships/commentsExtended" Target="commentsExtended.xml"/><Relationship Id="rId23" Type="http://purl.oclc.org/ooxml/officeDocument/relationships/image" Target="media/image7.png"/><Relationship Id="rId28" Type="http://purl.oclc.org/ooxml/officeDocument/relationships/image" Target="media/image12.png"/><Relationship Id="rId36" Type="http://purl.oclc.org/ooxml/officeDocument/relationships/image" Target="media/image20.png"/><Relationship Id="rId10" Type="http://purl.oclc.org/ooxml/officeDocument/relationships/footer" Target="footer1.xml"/><Relationship Id="rId19" Type="http://purl.oclc.org/ooxml/officeDocument/relationships/image" Target="media/image4.png"/><Relationship Id="rId31" Type="http://purl.oclc.org/ooxml/officeDocument/relationships/image" Target="media/image15.png"/><Relationship Id="rId44" Type="http://purl.oclc.org/ooxml/officeDocument/relationships/fontTable" Target="fontTable.xml"/><Relationship Id="rId4" Type="http://purl.oclc.org/ooxml/officeDocument/relationships/settings" Target="settings.xml"/><Relationship Id="rId9" Type="http://purl.oclc.org/ooxml/officeDocument/relationships/header" Target="header2.xml"/><Relationship Id="rId14" Type="http://purl.oclc.org/ooxml/officeDocument/relationships/comments" Target="comments.xml"/><Relationship Id="rId22" Type="http://purl.oclc.org/ooxml/officeDocument/relationships/image" Target="media/image6.jpeg"/><Relationship Id="rId27" Type="http://purl.oclc.org/ooxml/officeDocument/relationships/image" Target="media/image11.png"/><Relationship Id="rId30" Type="http://purl.oclc.org/ooxml/officeDocument/relationships/image" Target="media/image14.png"/><Relationship Id="rId35" Type="http://purl.oclc.org/ooxml/officeDocument/relationships/image" Target="media/image19.png"/><Relationship Id="rId43" Type="http://purl.oclc.org/ooxml/officeDocument/relationships/image" Target="media/image27.png"/><Relationship Id="rId8" Type="http://purl.oclc.org/ooxml/officeDocument/relationships/header" Target="header1.xml"/><Relationship Id="rId3" Type="http://purl.oclc.org/ooxml/officeDocument/relationships/styles" Target="styles.xml"/><Relationship Id="rId12" Type="http://purl.oclc.org/ooxml/officeDocument/relationships/header" Target="header3.xml"/><Relationship Id="rId17" Type="http://purl.oclc.org/ooxml/officeDocument/relationships/image" Target="media/image2.jpeg"/><Relationship Id="rId25" Type="http://purl.oclc.org/ooxml/officeDocument/relationships/image" Target="media/image9.png"/><Relationship Id="rId33" Type="http://purl.oclc.org/ooxml/officeDocument/relationships/image" Target="media/image17.png"/><Relationship Id="rId38" Type="http://purl.oclc.org/ooxml/officeDocument/relationships/image" Target="media/image22.png"/><Relationship Id="rId46" Type="http://purl.oclc.org/ooxml/officeDocument/relationships/theme" Target="theme/theme1.xml"/><Relationship Id="rId20" Type="http://purl.oclc.org/ooxml/officeDocument/relationships/image" Target="media/image5.png"/><Relationship Id="rId41" Type="http://purl.oclc.org/ooxml/officeDocument/relationships/image" Target="media/image25.png"/></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E9020E83-F9FF-4749-85B2-6B6817CEA76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66</Pages>
  <Words>17517</Words>
  <Characters>20671</Characters>
  <Application>Microsoft Office Word</Application>
  <DocSecurity>0</DocSecurity>
  <Lines>712</Lines>
  <Paragraphs>393</Paragraphs>
  <ScaleCrop>false</ScaleCrop>
  <Company>Microsoft</Company>
  <LinksUpToDate>false</LinksUpToDate>
  <CharactersWithSpaces>37795</CharactersWithSpaces>
  <SharedDoc>false</SharedDoc>
  <HLinks>
    <vt:vector size="12" baseType="variant">
      <vt:variant>
        <vt:i4>5308496</vt:i4>
      </vt:variant>
      <vt:variant>
        <vt:i4>18</vt:i4>
      </vt:variant>
      <vt:variant>
        <vt:i4>0</vt:i4>
      </vt:variant>
      <vt:variant>
        <vt:i4>5</vt:i4>
      </vt:variant>
      <vt:variant>
        <vt:lpwstr>http://baike.baidu.com/item/Content Provider</vt:lpwstr>
      </vt:variant>
      <vt:variant>
        <vt:lpwstr/>
      </vt:variant>
      <vt:variant>
        <vt:i4>5308496</vt:i4>
      </vt:variant>
      <vt:variant>
        <vt:i4>12</vt:i4>
      </vt:variant>
      <vt:variant>
        <vt:i4>0</vt:i4>
      </vt:variant>
      <vt:variant>
        <vt:i4>5</vt:i4>
      </vt:variant>
      <vt:variant>
        <vt:lpwstr>http://baike.baidu.com/item/Content Provider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2</cp:revision>
  <dcterms:created xsi:type="dcterms:W3CDTF">2017-08-29T08:47:00Z</dcterms:created>
  <dcterms:modified xsi:type="dcterms:W3CDTF">2017-08-29T08:47:00Z</dcterms:modified>
</cp:coreProperties>
</file>