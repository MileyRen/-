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media/image6.jpg" ContentType="image/png"/>
  <Override PartName="/word/media/image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sz w:val="28"/>
              </w:rPr>
            </w:pPr>
            <w:r w:rsidRPr="00636514">
              <w:rPr>
                <w:rFonts w:hint="eastAsia"/>
                <w:sz w:val="28"/>
              </w:rPr>
              <w:t>511</w:t>
            </w:r>
            <w:r w:rsidRPr="00636514">
              <w:rPr>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7A8EE87" w:rsidR="003A6DA5" w:rsidRPr="00A26767" w:rsidRDefault="003A6DA5"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36D39213" w:rsidR="003A6DA5" w:rsidRPr="00A26767" w:rsidRDefault="003A6DA5"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6D97C55B" w:rsidR="003A6DA5" w:rsidRPr="00A26767" w:rsidRDefault="003A6DA5"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1CCCCD57" w:rsidR="009F2607" w:rsidRPr="009F2607" w:rsidRDefault="009F2607"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1891655E" w:rsidR="009F2607" w:rsidRPr="009F2607" w:rsidRDefault="009F2607" w:rsidP="00B66FA5">
            <w:pPr>
              <w:ind w:firstLineChars="0" w:firstLine="0"/>
              <w:jc w:val="center"/>
              <w:rPr>
                <w:kern w:val="0"/>
                <w:sz w:val="28"/>
                <w:szCs w:val="20"/>
              </w:rPr>
            </w:pPr>
            <w:r w:rsidRPr="009F2607">
              <w:t xml:space="preserve">Associate Prof. Jiongmin Zhang  </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71398D02" w:rsidR="009F2607" w:rsidRPr="009F2607" w:rsidRDefault="009F2607"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5309982"/>
      <w:r w:rsidRPr="00636514">
        <w:lastRenderedPageBreak/>
        <w:t>摘要</w:t>
      </w:r>
      <w:bookmarkEnd w:id="0"/>
      <w:bookmarkEnd w:id="2"/>
    </w:p>
    <w:p w14:paraId="463220BB" w14:textId="1CE02AD6" w:rsidR="00D42F43" w:rsidRPr="00636514" w:rsidDel="0077092D" w:rsidRDefault="00C952EB" w:rsidP="00C0354E">
      <w:pPr>
        <w:ind w:firstLine="480"/>
        <w:rPr>
          <w:del w:id="3" w:author="Miley Ren" w:date="2017-10-09T11:40:00Z"/>
        </w:rPr>
      </w:pPr>
      <w:ins w:id="4" w:author="Miley Ren" w:date="2017-10-09T16:23:00Z">
        <w:r>
          <w:rPr>
            <w:rFonts w:hint="eastAsia"/>
          </w:rPr>
          <w:t>由于</w:t>
        </w:r>
      </w:ins>
      <w:commentRangeStart w:id="5"/>
      <w:del w:id="6" w:author="Miley Ren" w:date="2017-10-09T15:14:00Z">
        <w:r w:rsidR="001122EC" w:rsidRPr="00636514" w:rsidDel="001122EC">
          <w:rPr>
            <w:rFonts w:hint="eastAsia"/>
          </w:rPr>
          <w:delText>目前</w:delText>
        </w:r>
      </w:del>
      <w:ins w:id="7" w:author="Miley Ren" w:date="2017-10-09T15:15:00Z">
        <w:r w:rsidR="00926FDE">
          <w:rPr>
            <w:rFonts w:hint="eastAsia"/>
          </w:rPr>
          <w:t>早期</w:t>
        </w:r>
      </w:ins>
      <w:ins w:id="8" w:author="Miley Ren" w:date="2017-10-09T15:16:00Z">
        <w:r w:rsidR="00926FDE">
          <w:rPr>
            <w:rFonts w:hint="eastAsia"/>
          </w:rPr>
          <w:t>互联网行业并不成熟，传统自动售货机</w:t>
        </w:r>
      </w:ins>
      <w:ins w:id="9" w:author="Miley Ren" w:date="2017-10-09T16:23:00Z">
        <w:r>
          <w:rPr>
            <w:rFonts w:hint="eastAsia"/>
          </w:rPr>
          <w:t>未能</w:t>
        </w:r>
      </w:ins>
      <w:ins w:id="10" w:author="Miley Ren" w:date="2017-10-09T15:16:00Z">
        <w:r w:rsidR="00926FDE">
          <w:rPr>
            <w:rFonts w:hint="eastAsia"/>
          </w:rPr>
          <w:t>实现</w:t>
        </w:r>
        <w:r w:rsidR="00B97593">
          <w:rPr>
            <w:rFonts w:hint="eastAsia"/>
          </w:rPr>
          <w:t>联网管理，</w:t>
        </w:r>
      </w:ins>
      <w:ins w:id="11" w:author="Miley Ren" w:date="2017-10-09T16:25:00Z">
        <w:r w:rsidR="007E1DF0">
          <w:rPr>
            <w:rFonts w:hint="eastAsia"/>
          </w:rPr>
          <w:t>耗费人力物力</w:t>
        </w:r>
        <w:r w:rsidR="007E1DF0">
          <w:rPr>
            <w:rFonts w:hint="eastAsia"/>
          </w:rPr>
          <w:t>，</w:t>
        </w:r>
      </w:ins>
      <w:ins w:id="12" w:author="Miley Ren" w:date="2017-10-09T16:23:00Z">
        <w:r>
          <w:rPr>
            <w:rFonts w:hint="eastAsia"/>
          </w:rPr>
          <w:t>导致</w:t>
        </w:r>
      </w:ins>
      <w:ins w:id="13" w:author="Miley Ren" w:date="2017-10-09T15:16:00Z">
        <w:r w:rsidR="00B97593">
          <w:rPr>
            <w:rFonts w:hint="eastAsia"/>
          </w:rPr>
          <w:t>管理效率低下。</w:t>
        </w:r>
      </w:ins>
      <w:del w:id="14" w:author="Miley Ren" w:date="2017-10-09T15:15:00Z">
        <w:r w:rsidR="001122EC" w:rsidDel="00926FDE">
          <w:rPr>
            <w:rFonts w:hint="eastAsia"/>
          </w:rPr>
          <w:delText>，</w:delText>
        </w:r>
      </w:del>
      <w:del w:id="15" w:author="Miley Ren" w:date="2017-10-09T15:17:00Z">
        <w:r w:rsidR="001122EC" w:rsidDel="00B97593">
          <w:rPr>
            <w:rFonts w:hint="eastAsia"/>
          </w:rPr>
          <w:delText>随着自动售货机行业的逐渐发展，</w:delText>
        </w:r>
      </w:del>
      <w:ins w:id="16" w:author="Miley Ren" w:date="2017-10-09T15:17:00Z">
        <w:r w:rsidR="000F6BB8">
          <w:rPr>
            <w:rFonts w:hint="eastAsia"/>
          </w:rPr>
          <w:t>随着信息技术的发展，互联网渗透到各个行业</w:t>
        </w:r>
      </w:ins>
      <w:ins w:id="17" w:author="Miley Ren" w:date="2017-10-09T15:30:00Z">
        <w:r w:rsidR="008118E5">
          <w:rPr>
            <w:rFonts w:hint="eastAsia"/>
          </w:rPr>
          <w:t>之</w:t>
        </w:r>
      </w:ins>
      <w:ins w:id="18" w:author="Miley Ren" w:date="2017-10-09T15:17:00Z">
        <w:r w:rsidR="000F6BB8">
          <w:rPr>
            <w:rFonts w:hint="eastAsia"/>
          </w:rPr>
          <w:t>中，</w:t>
        </w:r>
      </w:ins>
      <w:ins w:id="19" w:author="Miley Ren" w:date="2017-10-09T15:38:00Z">
        <w:r w:rsidR="00CA047C">
          <w:rPr>
            <w:rFonts w:hint="eastAsia"/>
          </w:rPr>
          <w:t>售货机厂商将</w:t>
        </w:r>
      </w:ins>
      <w:ins w:id="20" w:author="Miley Ren" w:date="2017-10-09T15:17:00Z">
        <w:r w:rsidR="000F6BB8">
          <w:rPr>
            <w:rFonts w:hint="eastAsia"/>
          </w:rPr>
          <w:t>售货机和互联网</w:t>
        </w:r>
      </w:ins>
      <w:ins w:id="21" w:author="Miley Ren" w:date="2017-10-09T15:18:00Z">
        <w:r w:rsidR="000F6BB8">
          <w:rPr>
            <w:rFonts w:hint="eastAsia"/>
          </w:rPr>
          <w:t>相结合，</w:t>
        </w:r>
      </w:ins>
      <w:del w:id="22" w:author="Miley Ren" w:date="2017-10-09T15:17:00Z">
        <w:r w:rsidR="001122EC" w:rsidDel="000F6BB8">
          <w:rPr>
            <w:rFonts w:hint="eastAsia"/>
          </w:rPr>
          <w:delText>各类新型售货机层出叠现。</w:delText>
        </w:r>
      </w:del>
      <w:del w:id="23" w:author="Miley Ren" w:date="2017-10-09T15:18:00Z">
        <w:r w:rsidR="001122EC" w:rsidDel="000F6BB8">
          <w:rPr>
            <w:rFonts w:hint="eastAsia"/>
          </w:rPr>
          <w:delText>新型售货机</w:delText>
        </w:r>
      </w:del>
      <w:ins w:id="24" w:author="Miley Ren" w:date="2017-10-09T15:38:00Z">
        <w:r w:rsidR="00CA047C">
          <w:t>实现</w:t>
        </w:r>
      </w:ins>
      <w:del w:id="25" w:author="Miley Ren" w:date="2017-10-09T15:38:00Z">
        <w:r w:rsidR="001122EC" w:rsidDel="00CA047C">
          <w:rPr>
            <w:rFonts w:hint="eastAsia"/>
          </w:rPr>
          <w:delText>提供</w:delText>
        </w:r>
      </w:del>
      <w:r w:rsidR="001122EC">
        <w:rPr>
          <w:rFonts w:hint="eastAsia"/>
        </w:rPr>
        <w:t>了</w:t>
      </w:r>
      <w:del w:id="26" w:author="Miley Ren" w:date="2017-10-09T15:31:00Z">
        <w:r w:rsidR="001122EC" w:rsidDel="00255B48">
          <w:rPr>
            <w:rFonts w:hint="eastAsia"/>
          </w:rPr>
          <w:delText>更加先进的</w:delText>
        </w:r>
      </w:del>
      <w:ins w:id="27" w:author="Miley Ren" w:date="2017-10-09T15:31:00Z">
        <w:r w:rsidR="00255B48">
          <w:rPr>
            <w:rFonts w:hint="eastAsia"/>
          </w:rPr>
          <w:t>基于网络的</w:t>
        </w:r>
      </w:ins>
      <w:r w:rsidR="001122EC">
        <w:rPr>
          <w:rFonts w:hint="eastAsia"/>
        </w:rPr>
        <w:t>管理系统和售货终端，</w:t>
      </w:r>
      <w:ins w:id="28" w:author="Miley Ren" w:date="2017-10-09T15:19:00Z">
        <w:r w:rsidR="000F6BB8">
          <w:rPr>
            <w:rFonts w:hint="eastAsia"/>
          </w:rPr>
          <w:t>使得售货机</w:t>
        </w:r>
      </w:ins>
      <w:ins w:id="29" w:author="Miley Ren" w:date="2017-10-09T15:24:00Z">
        <w:r w:rsidR="00224948">
          <w:rPr>
            <w:rFonts w:hint="eastAsia"/>
          </w:rPr>
          <w:t>的</w:t>
        </w:r>
      </w:ins>
      <w:ins w:id="30" w:author="Miley Ren" w:date="2017-10-09T15:20:00Z">
        <w:r w:rsidR="008611A9">
          <w:rPr>
            <w:rFonts w:hint="eastAsia"/>
          </w:rPr>
          <w:t>日常</w:t>
        </w:r>
      </w:ins>
      <w:ins w:id="31" w:author="Miley Ren" w:date="2017-10-09T15:21:00Z">
        <w:r w:rsidR="00A82804">
          <w:rPr>
            <w:rFonts w:hint="eastAsia"/>
          </w:rPr>
          <w:t>运营</w:t>
        </w:r>
      </w:ins>
      <w:ins w:id="32" w:author="Miley Ren" w:date="2017-10-09T15:19:00Z">
        <w:r w:rsidR="000F6BB8">
          <w:rPr>
            <w:rFonts w:hint="eastAsia"/>
          </w:rPr>
          <w:t>得以改善。</w:t>
        </w:r>
      </w:ins>
      <w:del w:id="33" w:author="Miley Ren" w:date="2017-10-09T15:19:00Z">
        <w:r w:rsidR="001122EC" w:rsidDel="000F6BB8">
          <w:rPr>
            <w:rFonts w:hint="eastAsia"/>
          </w:rPr>
          <w:delText>推动了该行业的发展。</w:delText>
        </w:r>
      </w:del>
      <w:r w:rsidR="001122EC">
        <w:rPr>
          <w:rFonts w:hint="eastAsia"/>
        </w:rPr>
        <w:t>然而，</w:t>
      </w:r>
      <w:ins w:id="34" w:author="Miley Ren" w:date="2017-10-09T15:20:00Z">
        <w:r w:rsidR="0010581C">
          <w:rPr>
            <w:rFonts w:hint="eastAsia"/>
          </w:rPr>
          <w:t>多数售货机运营商为中小型企业，难以</w:t>
        </w:r>
      </w:ins>
      <w:ins w:id="35" w:author="Miley Ren" w:date="2017-10-09T15:22:00Z">
        <w:r w:rsidR="00A706EA">
          <w:rPr>
            <w:rFonts w:hint="eastAsia"/>
          </w:rPr>
          <w:t>负担</w:t>
        </w:r>
      </w:ins>
      <w:ins w:id="36" w:author="Miley Ren" w:date="2017-10-09T15:21:00Z">
        <w:r w:rsidR="0010581C">
          <w:rPr>
            <w:rFonts w:hint="eastAsia"/>
          </w:rPr>
          <w:t>搭建一</w:t>
        </w:r>
      </w:ins>
      <w:ins w:id="37" w:author="Miley Ren" w:date="2017-10-09T16:27:00Z">
        <w:r w:rsidR="00A71252">
          <w:rPr>
            <w:rFonts w:hint="eastAsia"/>
          </w:rPr>
          <w:t>套</w:t>
        </w:r>
      </w:ins>
      <w:ins w:id="38" w:author="Miley Ren" w:date="2017-10-09T15:21:00Z">
        <w:r w:rsidR="0010581C">
          <w:rPr>
            <w:rFonts w:hint="eastAsia"/>
          </w:rPr>
          <w:t>完善的新型售货机系统</w:t>
        </w:r>
      </w:ins>
      <w:ins w:id="39" w:author="Miley Ren" w:date="2017-10-09T15:22:00Z">
        <w:r w:rsidR="00A706EA">
          <w:rPr>
            <w:rFonts w:hint="eastAsia"/>
          </w:rPr>
          <w:t>所需的财力和物力。</w:t>
        </w:r>
      </w:ins>
      <w:del w:id="40" w:author="Miley Ren" w:date="2017-10-09T15:22:00Z">
        <w:r w:rsidR="001122EC" w:rsidDel="00A706EA">
          <w:rPr>
            <w:rFonts w:hint="eastAsia"/>
          </w:rPr>
          <w:delText>仍有大部分商家并未使用新型系统，究其原因是新型系统的软硬件成本较高，超出了一般商家的承受范围。</w:delText>
        </w:r>
      </w:del>
      <w:r w:rsidR="001122EC">
        <w:rPr>
          <w:rFonts w:hint="eastAsia"/>
        </w:rPr>
        <w:t>因此，</w:t>
      </w:r>
      <w:ins w:id="41" w:author="Miley Ren" w:date="2017-10-09T15:23:00Z">
        <w:r w:rsidR="00E23EBF" w:rsidRPr="00636514">
          <w:t>本文提出</w:t>
        </w:r>
        <w:r w:rsidR="00E23EBF">
          <w:t>基于</w:t>
        </w:r>
        <w:r w:rsidR="00E23EBF">
          <w:rPr>
            <w:rFonts w:hint="eastAsia"/>
          </w:rPr>
          <w:t>SaaS</w:t>
        </w:r>
        <w:r w:rsidR="00E23EBF" w:rsidRPr="00636514">
          <w:rPr>
            <w:rFonts w:hint="eastAsia"/>
          </w:rPr>
          <w:t>（</w:t>
        </w:r>
        <w:r w:rsidR="00E23EBF" w:rsidRPr="00636514">
          <w:rPr>
            <w:rFonts w:hint="eastAsia"/>
          </w:rPr>
          <w:t>Software</w:t>
        </w:r>
        <w:r w:rsidR="00E23EBF" w:rsidRPr="00636514">
          <w:t>-as-a-Service</w:t>
        </w:r>
        <w:r w:rsidR="00E23EBF" w:rsidRPr="00636514">
          <w:rPr>
            <w:rFonts w:hint="eastAsia"/>
          </w:rPr>
          <w:t>）</w:t>
        </w:r>
        <w:r w:rsidR="00E23EBF">
          <w:t>的</w:t>
        </w:r>
        <w:r w:rsidR="00E23EBF" w:rsidRPr="00636514">
          <w:rPr>
            <w:rFonts w:hint="eastAsia"/>
          </w:rPr>
          <w:t>自动售货机云平台</w:t>
        </w:r>
        <w:r w:rsidR="00E23EBF">
          <w:rPr>
            <w:rFonts w:hint="eastAsia"/>
          </w:rPr>
          <w:t>的</w:t>
        </w:r>
        <w:r w:rsidR="00E23EBF" w:rsidRPr="00636514">
          <w:rPr>
            <w:rFonts w:hint="eastAsia"/>
          </w:rPr>
          <w:t>设计方案</w:t>
        </w:r>
        <w:r w:rsidR="00E23EBF">
          <w:rPr>
            <w:rFonts w:hint="eastAsia"/>
          </w:rPr>
          <w:t>，</w:t>
        </w:r>
        <w:r w:rsidR="00E23EBF" w:rsidRPr="00CA047C">
          <w:rPr>
            <w:rFonts w:hint="eastAsia"/>
            <w:rPrChange w:id="42" w:author="Miley Ren" w:date="2017-10-09T15:35:00Z">
              <w:rPr>
                <w:rStyle w:val="aa"/>
                <w:rFonts w:hint="eastAsia"/>
                <w:lang w:val="x-none"/>
              </w:rPr>
            </w:rPrChange>
          </w:rPr>
          <w:t>实现</w:t>
        </w:r>
      </w:ins>
      <w:ins w:id="43" w:author="Miley Ren" w:date="2017-10-09T15:41:00Z">
        <w:r w:rsidR="00A243B1">
          <w:t>了</w:t>
        </w:r>
      </w:ins>
      <w:ins w:id="44" w:author="Miley Ren" w:date="2017-10-09T15:23:00Z">
        <w:r w:rsidR="00A243B1">
          <w:rPr>
            <w:rFonts w:hint="eastAsia"/>
          </w:rPr>
          <w:t>可供多个</w:t>
        </w:r>
      </w:ins>
      <w:ins w:id="45" w:author="Miley Ren" w:date="2017-10-09T15:43:00Z">
        <w:r w:rsidR="00A243B1">
          <w:rPr>
            <w:rFonts w:hint="eastAsia"/>
          </w:rPr>
          <w:t>运营商</w:t>
        </w:r>
      </w:ins>
      <w:ins w:id="46" w:author="Miley Ren" w:date="2017-10-09T15:23:00Z">
        <w:r w:rsidR="00E23EBF">
          <w:rPr>
            <w:rFonts w:hint="eastAsia"/>
          </w:rPr>
          <w:t>使用的共享</w:t>
        </w:r>
        <w:r w:rsidR="00E23EBF">
          <w:rPr>
            <w:rFonts w:hint="eastAsia"/>
          </w:rPr>
          <w:t>管理</w:t>
        </w:r>
        <w:r w:rsidR="00E23EBF">
          <w:rPr>
            <w:rFonts w:hint="eastAsia"/>
          </w:rPr>
          <w:t>平台</w:t>
        </w:r>
      </w:ins>
      <w:ins w:id="47" w:author="Miley Ren" w:date="2017-10-09T15:32:00Z">
        <w:r w:rsidR="00B8027D">
          <w:rPr>
            <w:rFonts w:hint="eastAsia"/>
          </w:rPr>
          <w:t>，</w:t>
        </w:r>
      </w:ins>
      <w:ins w:id="48" w:author="Miley Ren" w:date="2017-10-09T16:26:00Z">
        <w:r w:rsidR="000A28DA">
          <w:rPr>
            <w:rFonts w:hint="eastAsia"/>
          </w:rPr>
          <w:t>该平台</w:t>
        </w:r>
      </w:ins>
      <w:del w:id="49" w:author="Miley Ren" w:date="2017-10-09T15:24:00Z">
        <w:r w:rsidR="001122EC" w:rsidDel="00002582">
          <w:rPr>
            <w:rFonts w:hint="eastAsia"/>
          </w:rPr>
          <w:delText>设计一套能被大多数商家使用的新型系统，</w:delText>
        </w:r>
      </w:del>
      <w:r w:rsidR="001122EC">
        <w:rPr>
          <w:rFonts w:hint="eastAsia"/>
        </w:rPr>
        <w:t>在</w:t>
      </w:r>
      <w:ins w:id="50" w:author="Miley Ren" w:date="2017-10-09T15:24:00Z">
        <w:r w:rsidR="00002582">
          <w:rPr>
            <w:rFonts w:hint="eastAsia"/>
          </w:rPr>
          <w:t>为运营商</w:t>
        </w:r>
      </w:ins>
      <w:r w:rsidR="001122EC">
        <w:rPr>
          <w:rFonts w:hint="eastAsia"/>
        </w:rPr>
        <w:t>提供低成本服务的同时，</w:t>
      </w:r>
      <w:del w:id="51" w:author="Miley Ren" w:date="2017-10-09T15:26:00Z">
        <w:r w:rsidR="001122EC" w:rsidDel="008D1C9A">
          <w:rPr>
            <w:rFonts w:hint="eastAsia"/>
          </w:rPr>
          <w:delText>满足</w:delText>
        </w:r>
      </w:del>
      <w:del w:id="52" w:author="Miley Ren" w:date="2017-10-09T15:24:00Z">
        <w:r w:rsidR="001122EC" w:rsidDel="005E4F80">
          <w:rPr>
            <w:rFonts w:hint="eastAsia"/>
          </w:rPr>
          <w:delText>商家的</w:delText>
        </w:r>
      </w:del>
      <w:del w:id="53" w:author="Miley Ren" w:date="2017-10-09T15:26:00Z">
        <w:r w:rsidR="001122EC" w:rsidDel="008D1C9A">
          <w:rPr>
            <w:rFonts w:hint="eastAsia"/>
          </w:rPr>
          <w:delText>基本功能，</w:delText>
        </w:r>
      </w:del>
      <w:ins w:id="54" w:author="Miley Ren" w:date="2017-10-09T15:25:00Z">
        <w:r w:rsidR="005E4F80">
          <w:rPr>
            <w:rFonts w:hint="eastAsia"/>
          </w:rPr>
          <w:t>也</w:t>
        </w:r>
      </w:ins>
      <w:del w:id="55" w:author="Miley Ren" w:date="2017-10-09T15:26:00Z">
        <w:r w:rsidR="001122EC" w:rsidDel="008D1C9A">
          <w:rPr>
            <w:rFonts w:hint="eastAsia"/>
          </w:rPr>
          <w:delText>将成为</w:delText>
        </w:r>
      </w:del>
      <w:ins w:id="56" w:author="Miley Ren" w:date="2017-10-09T15:26:00Z">
        <w:r w:rsidR="008D1C9A">
          <w:rPr>
            <w:rFonts w:hint="eastAsia"/>
          </w:rPr>
          <w:t>增强了</w:t>
        </w:r>
      </w:ins>
      <w:r w:rsidR="001122EC">
        <w:rPr>
          <w:rFonts w:hint="eastAsia"/>
        </w:rPr>
        <w:t>售货机商家</w:t>
      </w:r>
      <w:del w:id="57" w:author="Miley Ren" w:date="2017-10-09T15:26:00Z">
        <w:r w:rsidR="001122EC" w:rsidDel="008D1C9A">
          <w:rPr>
            <w:rFonts w:hint="eastAsia"/>
          </w:rPr>
          <w:delText>新的</w:delText>
        </w:r>
      </w:del>
      <w:ins w:id="58" w:author="Miley Ren" w:date="2017-10-09T15:26:00Z">
        <w:r w:rsidR="008D1C9A">
          <w:rPr>
            <w:rFonts w:hint="eastAsia"/>
          </w:rPr>
          <w:t>自身的</w:t>
        </w:r>
      </w:ins>
      <w:r w:rsidR="001122EC">
        <w:rPr>
          <w:rFonts w:hint="eastAsia"/>
        </w:rPr>
        <w:t>竞争</w:t>
      </w:r>
      <w:ins w:id="59" w:author="Miley Ren" w:date="2017-10-09T15:26:00Z">
        <w:r w:rsidR="008D1C9A">
          <w:t>力</w:t>
        </w:r>
      </w:ins>
      <w:del w:id="60" w:author="Miley Ren" w:date="2017-10-09T15:26:00Z">
        <w:r w:rsidR="001122EC" w:rsidDel="008D1C9A">
          <w:rPr>
            <w:rFonts w:hint="eastAsia"/>
          </w:rPr>
          <w:delText>优势</w:delText>
        </w:r>
      </w:del>
      <w:r w:rsidR="001122EC">
        <w:rPr>
          <w:rFonts w:hint="eastAsia"/>
        </w:rPr>
        <w:t>。</w:t>
      </w:r>
      <w:commentRangeEnd w:id="5"/>
      <w:r w:rsidR="006646D3">
        <w:rPr>
          <w:rStyle w:val="aa"/>
          <w:lang w:val="x-none" w:eastAsia="x-none"/>
        </w:rPr>
        <w:commentReference w:id="5"/>
      </w:r>
    </w:p>
    <w:p w14:paraId="3DF05AED" w14:textId="0D428FB1" w:rsidR="0077092D" w:rsidRDefault="00E72589" w:rsidP="008D1C9A">
      <w:pPr>
        <w:ind w:firstLine="480"/>
        <w:rPr>
          <w:ins w:id="61" w:author="Miley Ren" w:date="2017-10-09T11:40:00Z"/>
        </w:rPr>
      </w:pPr>
      <w:del w:id="62" w:author="Miley Ren" w:date="2017-10-09T15:22:00Z">
        <w:r w:rsidRPr="00636514" w:rsidDel="00E23EBF">
          <w:delText>本文</w:delText>
        </w:r>
        <w:r w:rsidR="006235CF" w:rsidRPr="00636514" w:rsidDel="00E23EBF">
          <w:delText>提出</w:delText>
        </w:r>
        <w:r w:rsidR="003B1BF2" w:rsidDel="00E23EBF">
          <w:delText>基于</w:delText>
        </w:r>
        <w:r w:rsidR="003B1BF2" w:rsidDel="00E23EBF">
          <w:rPr>
            <w:rFonts w:hint="eastAsia"/>
          </w:rPr>
          <w:delText>SaaS</w:delText>
        </w:r>
        <w:r w:rsidR="00784BE6" w:rsidRPr="00636514" w:rsidDel="00E23EBF">
          <w:rPr>
            <w:rFonts w:hint="eastAsia"/>
          </w:rPr>
          <w:delText>（</w:delText>
        </w:r>
        <w:r w:rsidR="00784BE6" w:rsidRPr="00636514" w:rsidDel="00E23EBF">
          <w:rPr>
            <w:rFonts w:hint="eastAsia"/>
          </w:rPr>
          <w:delText>Software</w:delText>
        </w:r>
        <w:r w:rsidR="00784BE6" w:rsidRPr="00636514" w:rsidDel="00E23EBF">
          <w:delText>-as-a-Service</w:delText>
        </w:r>
        <w:r w:rsidR="00784BE6" w:rsidRPr="00636514" w:rsidDel="00E23EBF">
          <w:rPr>
            <w:rFonts w:hint="eastAsia"/>
          </w:rPr>
          <w:delText>）</w:delText>
        </w:r>
        <w:r w:rsidR="003B1BF2" w:rsidDel="00E23EBF">
          <w:delText>的</w:delText>
        </w:r>
        <w:r w:rsidRPr="00636514" w:rsidDel="00E23EBF">
          <w:rPr>
            <w:rFonts w:hint="eastAsia"/>
          </w:rPr>
          <w:delText>自动售货机云平台</w:delText>
        </w:r>
        <w:r w:rsidR="00BF6E37" w:rsidDel="00E23EBF">
          <w:rPr>
            <w:rFonts w:hint="eastAsia"/>
          </w:rPr>
          <w:delText>的</w:delText>
        </w:r>
        <w:commentRangeStart w:id="63"/>
        <w:r w:rsidR="00B4770D" w:rsidRPr="00636514" w:rsidDel="00E23EBF">
          <w:rPr>
            <w:rFonts w:hint="eastAsia"/>
          </w:rPr>
          <w:delText>设计方案</w:delText>
        </w:r>
        <w:r w:rsidR="0036619A" w:rsidDel="00E23EBF">
          <w:rPr>
            <w:rFonts w:hint="eastAsia"/>
          </w:rPr>
          <w:delText>，</w:delText>
        </w:r>
      </w:del>
      <w:commentRangeEnd w:id="63"/>
      <w:del w:id="64" w:author="Miley Ren" w:date="2017-10-09T11:38:00Z">
        <w:r w:rsidR="00E44389" w:rsidDel="003A45DC">
          <w:rPr>
            <w:rStyle w:val="aa"/>
            <w:rFonts w:hint="eastAsia"/>
            <w:lang w:val="x-none"/>
          </w:rPr>
          <w:commentReference w:id="63"/>
        </w:r>
      </w:del>
      <w:del w:id="65" w:author="Miley Ren" w:date="2017-10-09T15:22:00Z">
        <w:r w:rsidR="00D33407" w:rsidRPr="00636514" w:rsidDel="00E23EBF">
          <w:rPr>
            <w:rFonts w:hint="eastAsia"/>
          </w:rPr>
          <w:delText>将</w:delText>
        </w:r>
      </w:del>
      <w:del w:id="66" w:author="Miley Ren" w:date="2017-10-09T11:32:00Z">
        <w:r w:rsidR="00D33407" w:rsidRPr="00636514" w:rsidDel="00610E16">
          <w:rPr>
            <w:rFonts w:hint="eastAsia"/>
          </w:rPr>
          <w:delText>传统</w:delText>
        </w:r>
      </w:del>
      <w:del w:id="67" w:author="Miley Ren" w:date="2017-10-09T15:22:00Z">
        <w:r w:rsidR="00D33407" w:rsidRPr="00636514" w:rsidDel="00E23EBF">
          <w:rPr>
            <w:rFonts w:hint="eastAsia"/>
          </w:rPr>
          <w:delText>的</w:delText>
        </w:r>
        <w:r w:rsidR="00733657" w:rsidDel="00E23EBF">
          <w:rPr>
            <w:rFonts w:hint="eastAsia"/>
          </w:rPr>
          <w:delText>仅供一家公司使用的单个应用系统转变为可供多个租户使用的共享平台</w:delText>
        </w:r>
        <w:r w:rsidR="00663A0D" w:rsidDel="00E23EBF">
          <w:rPr>
            <w:rFonts w:hint="eastAsia"/>
          </w:rPr>
          <w:delText>。</w:delText>
        </w:r>
      </w:del>
    </w:p>
    <w:p w14:paraId="2EFE5A6D" w14:textId="39C4DB65" w:rsidR="009D3060" w:rsidRPr="00636514" w:rsidRDefault="00D86718" w:rsidP="0077092D">
      <w:pPr>
        <w:ind w:firstLine="480"/>
      </w:pPr>
      <w:ins w:id="68" w:author="Miley Ren" w:date="2017-10-09T15:27:00Z">
        <w:r>
          <w:rPr>
            <w:rFonts w:hint="eastAsia"/>
          </w:rPr>
          <w:t>该</w:t>
        </w:r>
      </w:ins>
      <w:commentRangeStart w:id="69"/>
      <w:r w:rsidR="00D93FCB" w:rsidRPr="00636514">
        <w:rPr>
          <w:rFonts w:hint="eastAsia"/>
        </w:rPr>
        <w:t>平台</w:t>
      </w:r>
      <w:del w:id="70" w:author="Miley Ren" w:date="2017-10-09T15:27:00Z">
        <w:r w:rsidR="00D93FCB" w:rsidDel="00D86718">
          <w:rPr>
            <w:rFonts w:hint="eastAsia"/>
          </w:rPr>
          <w:delText>支持</w:delText>
        </w:r>
        <w:r w:rsidR="002429EB" w:rsidDel="00D86718">
          <w:delText>一</w:delText>
        </w:r>
        <w:r w:rsidR="003A224B" w:rsidDel="00D86718">
          <w:rPr>
            <w:rFonts w:hint="eastAsia"/>
          </w:rPr>
          <w:delText>种</w:delText>
        </w:r>
        <w:r w:rsidR="002429EB" w:rsidDel="00D86718">
          <w:rPr>
            <w:rFonts w:hint="eastAsia"/>
          </w:rPr>
          <w:delText>租户</w:delText>
        </w:r>
        <w:r w:rsidR="003A224B" w:rsidDel="00D86718">
          <w:rPr>
            <w:rFonts w:hint="eastAsia"/>
          </w:rPr>
          <w:delText>类型</w:delText>
        </w:r>
        <w:r w:rsidR="0045723C" w:rsidDel="00D86718">
          <w:rPr>
            <w:rFonts w:hint="eastAsia"/>
          </w:rPr>
          <w:delText>：</w:delText>
        </w:r>
        <w:r w:rsidR="0086101E" w:rsidDel="00D86718">
          <w:rPr>
            <w:rFonts w:hint="eastAsia"/>
          </w:rPr>
          <w:delText>售货机运营商</w:delText>
        </w:r>
        <w:r w:rsidR="0045723C" w:rsidDel="00D86718">
          <w:rPr>
            <w:rFonts w:hint="eastAsia"/>
          </w:rPr>
          <w:delText>；</w:delText>
        </w:r>
        <w:r w:rsidR="00B95357" w:rsidDel="00D86718">
          <w:rPr>
            <w:rFonts w:hint="eastAsia"/>
          </w:rPr>
          <w:delText>两种系统用户类型</w:delText>
        </w:r>
        <w:r w:rsidR="0045723C" w:rsidDel="00D86718">
          <w:rPr>
            <w:rFonts w:hint="eastAsia"/>
          </w:rPr>
          <w:delText>：</w:delText>
        </w:r>
        <w:r w:rsidR="00B95357" w:rsidDel="00D86718">
          <w:rPr>
            <w:rFonts w:hint="eastAsia"/>
          </w:rPr>
          <w:delText>售货机厂商和系统管理员。</w:delText>
        </w:r>
      </w:del>
      <w:commentRangeEnd w:id="69"/>
      <w:r w:rsidR="006646D3">
        <w:rPr>
          <w:rStyle w:val="aa"/>
          <w:lang w:val="x-none" w:eastAsia="x-none"/>
        </w:rPr>
        <w:commentReference w:id="69"/>
      </w:r>
      <w:ins w:id="71" w:author="Miley Ren" w:date="2017-10-09T15:27:00Z">
        <w:r>
          <w:rPr>
            <w:rFonts w:hint="eastAsia"/>
          </w:rPr>
          <w:t>为两类用户提供服务，分别是运营商和平台管理者。</w:t>
        </w:r>
      </w:ins>
      <w:r w:rsidR="00DD239C">
        <w:rPr>
          <w:rFonts w:hint="eastAsia"/>
        </w:rPr>
        <w:t>售货机</w:t>
      </w:r>
      <w:r w:rsidR="00F82700">
        <w:t>运营商</w:t>
      </w:r>
      <w:r w:rsidR="00627E0E">
        <w:t>主要包括</w:t>
      </w:r>
      <w:r w:rsidR="00627E0E">
        <w:rPr>
          <w:rFonts w:hint="eastAsia"/>
        </w:rPr>
        <w:t>用户管理、售货机管理、货道管理、库存管理等</w:t>
      </w:r>
      <w:r w:rsidR="00DD239C">
        <w:rPr>
          <w:rFonts w:hint="eastAsia"/>
        </w:rPr>
        <w:t>功能</w:t>
      </w:r>
      <w:r w:rsidR="00F82700">
        <w:rPr>
          <w:rFonts w:hint="eastAsia"/>
        </w:rPr>
        <w:t>；</w:t>
      </w:r>
      <w:del w:id="72" w:author="Miley Ren" w:date="2017-10-09T16:28:00Z">
        <w:r w:rsidR="00DD239C" w:rsidDel="00EB783C">
          <w:rPr>
            <w:rFonts w:hint="eastAsia"/>
          </w:rPr>
          <w:delText>售货机</w:delText>
        </w:r>
      </w:del>
      <w:del w:id="73" w:author="Miley Ren" w:date="2017-10-09T16:02:00Z">
        <w:r w:rsidR="006477C6" w:rsidDel="00BD69B1">
          <w:rPr>
            <w:rFonts w:hint="eastAsia"/>
          </w:rPr>
          <w:delText>厂商</w:delText>
        </w:r>
      </w:del>
      <w:ins w:id="74" w:author="Miley Ren" w:date="2017-10-09T16:02:00Z">
        <w:r w:rsidR="00BD69B1">
          <w:rPr>
            <w:rFonts w:hint="eastAsia"/>
          </w:rPr>
          <w:t>平台管理者</w:t>
        </w:r>
      </w:ins>
      <w:r w:rsidR="006477C6">
        <w:rPr>
          <w:rFonts w:hint="eastAsia"/>
        </w:rPr>
        <w:t>主要包括售货机管理</w:t>
      </w:r>
      <w:del w:id="75" w:author="Miley Ren" w:date="2017-10-09T16:03:00Z">
        <w:r w:rsidR="00DD239C" w:rsidDel="0076214E">
          <w:rPr>
            <w:rFonts w:hint="eastAsia"/>
          </w:rPr>
          <w:delText>功能</w:delText>
        </w:r>
      </w:del>
      <w:ins w:id="76" w:author="Miley Ren" w:date="2017-10-09T16:03:00Z">
        <w:r w:rsidR="0064727C">
          <w:rPr>
            <w:rFonts w:hint="eastAsia"/>
          </w:rPr>
          <w:t>、</w:t>
        </w:r>
      </w:ins>
      <w:del w:id="77" w:author="Miley Ren" w:date="2017-10-09T16:03:00Z">
        <w:r w:rsidR="00C02B43" w:rsidDel="0064727C">
          <w:rPr>
            <w:rFonts w:hint="eastAsia"/>
          </w:rPr>
          <w:delText>；</w:delText>
        </w:r>
        <w:r w:rsidR="006477C6" w:rsidDel="0064727C">
          <w:rPr>
            <w:rFonts w:hint="eastAsia"/>
          </w:rPr>
          <w:delText>系统管理</w:delText>
        </w:r>
        <w:r w:rsidR="00DD239C" w:rsidDel="0064727C">
          <w:rPr>
            <w:rFonts w:hint="eastAsia"/>
          </w:rPr>
          <w:delText>员</w:delText>
        </w:r>
        <w:r w:rsidR="006477C6" w:rsidDel="0064727C">
          <w:rPr>
            <w:rFonts w:hint="eastAsia"/>
          </w:rPr>
          <w:delText>主要包括</w:delText>
        </w:r>
      </w:del>
      <w:r w:rsidR="006477C6">
        <w:rPr>
          <w:rFonts w:hint="eastAsia"/>
        </w:rPr>
        <w:t>租金管理、权限角色管理、商家管理等</w:t>
      </w:r>
      <w:r w:rsidR="00DD239C">
        <w:rPr>
          <w:rFonts w:hint="eastAsia"/>
        </w:rPr>
        <w:t>功能</w:t>
      </w:r>
      <w:r w:rsidR="000E16BC">
        <w:rPr>
          <w:rFonts w:hint="eastAsia"/>
        </w:rPr>
        <w:t>。</w:t>
      </w:r>
      <w:ins w:id="78" w:author="Miley Ren" w:date="2017-10-09T15:46:00Z">
        <w:r w:rsidR="008D3E26">
          <w:rPr>
            <w:rFonts w:hint="eastAsia"/>
          </w:rPr>
          <w:t>同时，</w:t>
        </w:r>
      </w:ins>
      <w:ins w:id="79" w:author="Miley Ren" w:date="2017-10-09T11:38:00Z">
        <w:r w:rsidR="005355B4">
          <w:rPr>
            <w:rFonts w:hint="eastAsia"/>
          </w:rPr>
          <w:t>平台提供</w:t>
        </w:r>
        <w:r w:rsidR="000A5F55">
          <w:rPr>
            <w:rFonts w:hint="eastAsia"/>
          </w:rPr>
          <w:t>配套的</w:t>
        </w:r>
      </w:ins>
      <w:ins w:id="80" w:author="Miley Ren" w:date="2017-10-09T15:28:00Z">
        <w:r w:rsidR="000A5F55">
          <w:rPr>
            <w:rFonts w:hint="eastAsia"/>
          </w:rPr>
          <w:t>Android</w:t>
        </w:r>
      </w:ins>
      <w:ins w:id="81" w:author="Miley Ren" w:date="2017-10-09T15:50:00Z">
        <w:r w:rsidR="002C721A">
          <w:rPr>
            <w:rFonts w:hint="eastAsia"/>
          </w:rPr>
          <w:t xml:space="preserve"> app</w:t>
        </w:r>
      </w:ins>
      <w:ins w:id="82" w:author="Miley Ren" w:date="2017-10-09T11:38:00Z">
        <w:r w:rsidR="00CD0A7C">
          <w:rPr>
            <w:rFonts w:hint="eastAsia"/>
          </w:rPr>
          <w:t>，</w:t>
        </w:r>
      </w:ins>
      <w:ins w:id="83" w:author="Miley Ren" w:date="2017-10-09T15:49:00Z">
        <w:r w:rsidR="003D1D5F">
          <w:rPr>
            <w:rFonts w:hint="eastAsia"/>
          </w:rPr>
          <w:t>分别供</w:t>
        </w:r>
      </w:ins>
      <w:ins w:id="84" w:author="Miley Ren" w:date="2017-10-09T15:46:00Z">
        <w:r w:rsidR="00E070E2">
          <w:rPr>
            <w:rFonts w:hint="eastAsia"/>
          </w:rPr>
          <w:t>运营商操作员和售货机终端</w:t>
        </w:r>
      </w:ins>
      <w:ins w:id="85" w:author="Miley Ren" w:date="2017-10-09T15:51:00Z">
        <w:r w:rsidR="008066BE">
          <w:rPr>
            <w:rFonts w:hint="eastAsia"/>
          </w:rPr>
          <w:t>用户</w:t>
        </w:r>
      </w:ins>
      <w:ins w:id="86" w:author="Miley Ren" w:date="2017-10-09T15:46:00Z">
        <w:r w:rsidR="00E070E2">
          <w:rPr>
            <w:rFonts w:hint="eastAsia"/>
          </w:rPr>
          <w:t>使用</w:t>
        </w:r>
        <w:r w:rsidR="00E070E2">
          <w:rPr>
            <w:rFonts w:hint="eastAsia"/>
          </w:rPr>
          <w:t>，</w:t>
        </w:r>
      </w:ins>
      <w:ins w:id="87" w:author="Miley Ren" w:date="2017-10-09T15:33:00Z">
        <w:r w:rsidR="00336B50">
          <w:rPr>
            <w:rFonts w:hint="eastAsia"/>
          </w:rPr>
          <w:t>具有</w:t>
        </w:r>
      </w:ins>
      <w:ins w:id="88" w:author="Miley Ren" w:date="2017-10-09T15:29:00Z">
        <w:r w:rsidR="008117BF">
          <w:rPr>
            <w:rFonts w:hint="eastAsia"/>
          </w:rPr>
          <w:t>货</w:t>
        </w:r>
      </w:ins>
      <w:ins w:id="89" w:author="Miley Ren" w:date="2017-10-09T15:30:00Z">
        <w:r w:rsidR="008117BF">
          <w:rPr>
            <w:rFonts w:hint="eastAsia"/>
          </w:rPr>
          <w:t>道管理</w:t>
        </w:r>
      </w:ins>
      <w:del w:id="90" w:author="Miley Ren" w:date="2017-10-09T11:38:00Z">
        <w:r w:rsidR="00044445" w:rsidDel="005355B4">
          <w:rPr>
            <w:rFonts w:hint="eastAsia"/>
          </w:rPr>
          <w:delText>系统</w:delText>
        </w:r>
        <w:r w:rsidR="00524E2C" w:rsidDel="005355B4">
          <w:delText>提</w:delText>
        </w:r>
      </w:del>
      <w:del w:id="91" w:author="Miley Ren" w:date="2017-10-09T15:30:00Z">
        <w:r w:rsidR="00524E2C" w:rsidDel="008117BF">
          <w:delText>供</w:delText>
        </w:r>
        <w:r w:rsidR="009D3060" w:rsidRPr="00636514" w:rsidDel="008117BF">
          <w:rPr>
            <w:rFonts w:hint="eastAsia"/>
          </w:rPr>
          <w:delText>基于</w:delText>
        </w:r>
        <w:r w:rsidR="009D3060" w:rsidRPr="00636514" w:rsidDel="008117BF">
          <w:rPr>
            <w:rFonts w:hint="eastAsia"/>
          </w:rPr>
          <w:delText>Android</w:delText>
        </w:r>
        <w:r w:rsidR="009D3060" w:rsidRPr="00636514" w:rsidDel="008117BF">
          <w:rPr>
            <w:rFonts w:hint="eastAsia"/>
          </w:rPr>
          <w:delText>的操作员客户端以及自动售货机的销售终端</w:delText>
        </w:r>
        <w:r w:rsidR="00DF2850" w:rsidDel="008117BF">
          <w:rPr>
            <w:rFonts w:hint="eastAsia"/>
          </w:rPr>
          <w:delText>，</w:delText>
        </w:r>
        <w:r w:rsidR="00922A66" w:rsidDel="008117BF">
          <w:rPr>
            <w:rFonts w:hint="eastAsia"/>
          </w:rPr>
          <w:delText>提供了</w:delText>
        </w:r>
        <w:r w:rsidR="00350F06" w:rsidDel="008117BF">
          <w:rPr>
            <w:rFonts w:hint="eastAsia"/>
          </w:rPr>
          <w:delText>货道</w:delText>
        </w:r>
        <w:r w:rsidR="004564E0" w:rsidDel="008117BF">
          <w:rPr>
            <w:rFonts w:hint="eastAsia"/>
          </w:rPr>
          <w:delText>管理</w:delText>
        </w:r>
      </w:del>
      <w:r w:rsidR="00922A66">
        <w:rPr>
          <w:rFonts w:hint="eastAsia"/>
        </w:rPr>
        <w:t>、商品选货和移动支付等功能。</w:t>
      </w:r>
    </w:p>
    <w:p w14:paraId="63EA5F98" w14:textId="5D26AFA6"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2175C6">
        <w:rPr>
          <w:rFonts w:hint="eastAsia"/>
        </w:rPr>
        <w:t>、</w:t>
      </w:r>
      <w:r w:rsidR="00FD32E9" w:rsidRPr="00636514">
        <w:rPr>
          <w:rFonts w:hint="eastAsia"/>
        </w:rPr>
        <w:t>多租户</w:t>
      </w:r>
      <w:r w:rsidR="0090467D">
        <w:rPr>
          <w:rFonts w:hint="eastAsia"/>
        </w:rPr>
        <w:t>框架</w:t>
      </w:r>
      <w:r w:rsidR="002175C6">
        <w:t>和</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w:t>
      </w:r>
      <w:r w:rsidR="00414388">
        <w:rPr>
          <w:rFonts w:hint="eastAsia"/>
        </w:rPr>
        <w:t>思想</w:t>
      </w:r>
      <w:r w:rsidR="002B682F" w:rsidRPr="00636514">
        <w:rPr>
          <w:rFonts w:hint="eastAsia"/>
        </w:rPr>
        <w:t>进行</w:t>
      </w:r>
      <w:r w:rsidR="00896809">
        <w:rPr>
          <w:rFonts w:hint="eastAsia"/>
        </w:rPr>
        <w:t>设计</w:t>
      </w:r>
      <w:r w:rsidR="002B682F" w:rsidRPr="00636514">
        <w:rPr>
          <w:rFonts w:hint="eastAsia"/>
        </w:rPr>
        <w:t>。</w:t>
      </w:r>
      <w:r w:rsidR="007B0FB3">
        <w:rPr>
          <w:rFonts w:hint="eastAsia"/>
        </w:rPr>
        <w:t>系统</w:t>
      </w:r>
      <w:r w:rsidR="00C230B7">
        <w:rPr>
          <w:rFonts w:hint="eastAsia"/>
        </w:rPr>
        <w:t>后台</w:t>
      </w:r>
      <w:r w:rsidR="0095042F">
        <w:t>使用</w:t>
      </w:r>
      <w:r w:rsidR="00997DB4" w:rsidRPr="00636514">
        <w:rPr>
          <w:rFonts w:hint="eastAsia"/>
        </w:rPr>
        <w:t>SSM(Spring+SpringMVC+Mybatis)</w:t>
      </w:r>
      <w:r w:rsidR="00997DB4" w:rsidRPr="00636514">
        <w:rPr>
          <w:rFonts w:hint="eastAsia"/>
        </w:rPr>
        <w:t>框架</w:t>
      </w:r>
      <w:r w:rsidR="002B682F" w:rsidRPr="00636514">
        <w:rPr>
          <w:rFonts w:hint="eastAsia"/>
        </w:rPr>
        <w:t>进行搭建</w:t>
      </w:r>
      <w:r w:rsidR="007B0FB3">
        <w:rPr>
          <w:rFonts w:hint="eastAsia"/>
        </w:rPr>
        <w:t>，</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2B682F" w:rsidRPr="00636514">
        <w:rPr>
          <w:rFonts w:hint="eastAsia"/>
        </w:rPr>
        <w:t>进行</w:t>
      </w:r>
      <w:r w:rsidR="003F25DF">
        <w:rPr>
          <w:rFonts w:hint="eastAsia"/>
        </w:rPr>
        <w:t>实现</w:t>
      </w:r>
      <w:r w:rsidR="00EC6B1B">
        <w:rPr>
          <w:rFonts w:hint="eastAsia"/>
        </w:rPr>
        <w:t>。</w:t>
      </w:r>
      <w:r w:rsidR="001974E3">
        <w:rPr>
          <w:rFonts w:hint="eastAsia"/>
        </w:rPr>
        <w:t>系统</w:t>
      </w:r>
      <w:r w:rsidR="001974E3" w:rsidRPr="00636514">
        <w:rPr>
          <w:rFonts w:hint="eastAsia"/>
        </w:rPr>
        <w:t>销售终端使用</w:t>
      </w:r>
      <w:r w:rsidR="001974E3" w:rsidRPr="00636514">
        <w:rPr>
          <w:rFonts w:hint="eastAsia"/>
        </w:rPr>
        <w:t>miniUSBFT1D</w:t>
      </w:r>
      <w:r w:rsidR="001974E3" w:rsidRPr="00636514">
        <w:t>串口转换线和设备主控板进行连接</w:t>
      </w:r>
      <w:r w:rsidR="001974E3" w:rsidRPr="00636514">
        <w:rPr>
          <w:rFonts w:hint="eastAsia"/>
        </w:rPr>
        <w:t>，采用</w:t>
      </w:r>
      <w:r w:rsidR="001974E3" w:rsidRPr="00636514">
        <w:rPr>
          <w:rFonts w:hint="eastAsia"/>
        </w:rPr>
        <w:t>Android</w:t>
      </w:r>
      <w:r w:rsidR="001974E3" w:rsidRPr="00636514">
        <w:rPr>
          <w:rFonts w:hint="eastAsia"/>
        </w:rPr>
        <w:t>和串口技术进行开发</w:t>
      </w:r>
      <w:r w:rsidR="001974E3">
        <w:rPr>
          <w:rFonts w:hint="eastAsia"/>
        </w:rPr>
        <w:t>。</w:t>
      </w:r>
    </w:p>
    <w:p w14:paraId="3204FE2C" w14:textId="11ED81EB" w:rsidR="007A5AF8" w:rsidRDefault="00662F76" w:rsidP="00245A88">
      <w:pPr>
        <w:ind w:firstLine="480"/>
      </w:pPr>
      <w:r w:rsidRPr="00636514">
        <w:rPr>
          <w:rFonts w:hint="eastAsia"/>
        </w:rPr>
        <w:t>系统</w:t>
      </w:r>
      <w:r w:rsidR="00A40991">
        <w:rPr>
          <w:rFonts w:hint="eastAsia"/>
        </w:rPr>
        <w:t>部署</w:t>
      </w:r>
      <w:r w:rsidRPr="00636514">
        <w:rPr>
          <w:rFonts w:hint="eastAsia"/>
        </w:rPr>
        <w:t>和运维最终由</w:t>
      </w:r>
      <w:ins w:id="92" w:author="Miley Ren" w:date="2017-10-09T16:02:00Z">
        <w:r w:rsidR="005F3262">
          <w:t>售货机</w:t>
        </w:r>
      </w:ins>
      <w:del w:id="93" w:author="Miley Ren" w:date="2017-10-09T16:02:00Z">
        <w:r w:rsidRPr="00636514" w:rsidDel="005F3262">
          <w:rPr>
            <w:rFonts w:hint="eastAsia"/>
          </w:rPr>
          <w:delText>软件</w:delText>
        </w:r>
      </w:del>
      <w:r w:rsidR="008F03DD">
        <w:rPr>
          <w:rFonts w:hint="eastAsia"/>
        </w:rPr>
        <w:t>厂商</w:t>
      </w:r>
      <w:r w:rsidRPr="00636514">
        <w:rPr>
          <w:rFonts w:hint="eastAsia"/>
        </w:rPr>
        <w:t>负责，</w:t>
      </w:r>
      <w:r w:rsidR="004C7F90" w:rsidRPr="00636514">
        <w:rPr>
          <w:rFonts w:hint="eastAsia"/>
        </w:rPr>
        <w:t>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ins w:id="94" w:author="Miley Ren" w:date="2017-10-09T16:06:00Z">
        <w:r w:rsidR="00345F7A">
          <w:t>运营商</w:t>
        </w:r>
      </w:ins>
      <w:del w:id="95" w:author="Miley Ren" w:date="2017-10-09T16:06:00Z">
        <w:r w:rsidR="00A87BB9" w:rsidRPr="00636514" w:rsidDel="00345F7A">
          <w:rPr>
            <w:rFonts w:hint="eastAsia"/>
          </w:rPr>
          <w:delText>租户</w:delText>
        </w:r>
      </w:del>
      <w:r w:rsidR="00A05E78" w:rsidRPr="00636514">
        <w:rPr>
          <w:rFonts w:hint="eastAsia"/>
        </w:rPr>
        <w:t>通过</w:t>
      </w:r>
      <w:r w:rsidR="00A05E78" w:rsidRPr="00636514">
        <w:rPr>
          <w:rFonts w:hint="eastAsia"/>
        </w:rPr>
        <w:t>Web</w:t>
      </w:r>
      <w:r w:rsidR="000F0F9A">
        <w:rPr>
          <w:rFonts w:hint="eastAsia"/>
        </w:rPr>
        <w:t>入口</w:t>
      </w:r>
      <w:r w:rsidR="00A05E78" w:rsidRPr="00636514">
        <w:rPr>
          <w:rFonts w:hint="eastAsia"/>
        </w:rPr>
        <w:t>进行注册和</w:t>
      </w:r>
      <w:r w:rsidR="00EB0464">
        <w:rPr>
          <w:rFonts w:hint="eastAsia"/>
        </w:rPr>
        <w:t>租用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67D86">
        <w:rPr>
          <w:rFonts w:hint="eastAsia"/>
        </w:rPr>
        <w:t>，</w:t>
      </w:r>
      <w:r w:rsidR="0012362A" w:rsidRPr="00636514">
        <w:rPr>
          <w:rFonts w:hint="eastAsia"/>
        </w:rPr>
        <w:t>减少了资源的浪费和信息化的成本。</w:t>
      </w:r>
    </w:p>
    <w:p w14:paraId="316245D0" w14:textId="77777777" w:rsidR="00911CE8" w:rsidRPr="00F534E5" w:rsidRDefault="00911CE8" w:rsidP="00CA5888">
      <w:pPr>
        <w:ind w:firstLine="480"/>
      </w:pPr>
    </w:p>
    <w:p w14:paraId="47075E47" w14:textId="32236656"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p>
    <w:p w14:paraId="00B8AFA0" w14:textId="77777777" w:rsidR="004C4360" w:rsidRPr="00636514" w:rsidRDefault="000234E3" w:rsidP="008565C7">
      <w:pPr>
        <w:pStyle w:val="1"/>
        <w:ind w:left="240"/>
      </w:pPr>
      <w:bookmarkStart w:id="96" w:name="_Toc5548"/>
      <w:bookmarkStart w:id="97" w:name="_Toc459665146"/>
      <w:bookmarkStart w:id="98" w:name="_Toc459666046"/>
      <w:bookmarkStart w:id="99" w:name="_Toc27942"/>
      <w:bookmarkStart w:id="100" w:name="_Toc459666117"/>
      <w:bookmarkStart w:id="101" w:name="_Toc467076384"/>
      <w:r w:rsidRPr="00636514">
        <w:br w:type="page"/>
      </w:r>
      <w:bookmarkStart w:id="102" w:name="_Toc492673745"/>
      <w:bookmarkStart w:id="103" w:name="_Toc495309983"/>
      <w:r w:rsidR="004C4360" w:rsidRPr="00636514">
        <w:lastRenderedPageBreak/>
        <w:t>ABSTRACT</w:t>
      </w:r>
      <w:bookmarkEnd w:id="96"/>
      <w:bookmarkEnd w:id="97"/>
      <w:bookmarkEnd w:id="98"/>
      <w:bookmarkEnd w:id="99"/>
      <w:bookmarkEnd w:id="100"/>
      <w:bookmarkEnd w:id="101"/>
      <w:bookmarkEnd w:id="102"/>
      <w:bookmarkEnd w:id="103"/>
    </w:p>
    <w:p w14:paraId="61F4E9DF" w14:textId="3C1D4D7E" w:rsidR="006E2E41" w:rsidRDefault="000C5CFC" w:rsidP="008514CA">
      <w:pPr>
        <w:ind w:firstLine="480"/>
      </w:pPr>
      <w:r w:rsidRPr="000C5CFC">
        <w:t>At present, with the gradual development of the vending machine industry, all kinds of new type of vending machines are emerging in large numbers.</w:t>
      </w:r>
      <w:r w:rsidR="00525F9D">
        <w:t xml:space="preserve"> </w:t>
      </w:r>
      <w:r w:rsidRPr="000C5CFC">
        <w:t>New vending machines provide more advanced manage</w:t>
      </w:r>
      <w:r w:rsidR="00F84541">
        <w:t>ment systems and sales terminal</w:t>
      </w:r>
      <w:r w:rsidRPr="000C5CFC">
        <w:t>, and promote the development of the industry.</w:t>
      </w:r>
      <w:r w:rsidR="00525F9D">
        <w:t xml:space="preserve"> </w:t>
      </w:r>
      <w:r w:rsidRPr="000C5CFC">
        <w:t xml:space="preserve">However, there are still many businesses do not use the new system, the reason is that the new system hardware and software costs higher, beyond the </w:t>
      </w:r>
      <w:r w:rsidR="002C02E7" w:rsidRPr="002C02E7">
        <w:t xml:space="preserve">affordable levels </w:t>
      </w:r>
      <w:r w:rsidRPr="000C5CFC">
        <w:t>of the general business.</w:t>
      </w:r>
      <w:r w:rsidR="00525F9D">
        <w:t xml:space="preserve"> </w:t>
      </w:r>
      <w:r w:rsidRPr="000C5CFC">
        <w:t xml:space="preserve">Therefore, it is a new competitive advantage for vending machine </w:t>
      </w:r>
      <w:r w:rsidR="00242D4E" w:rsidRPr="00242D4E">
        <w:t xml:space="preserve">manufacturer </w:t>
      </w:r>
      <w:r w:rsidRPr="000C5CFC">
        <w:t>to design a new sy</w:t>
      </w:r>
      <w:r w:rsidR="00EE7D9C">
        <w:t xml:space="preserve">stem which can be used by most </w:t>
      </w:r>
      <w:r w:rsidRPr="000C5CFC">
        <w:t>vending machine operators and meet the basic functions of the merchants while providing low-cost services.</w:t>
      </w:r>
    </w:p>
    <w:p w14:paraId="47761AE3" w14:textId="792521B5" w:rsidR="00F70882" w:rsidRDefault="00F70882" w:rsidP="008514CA">
      <w:pPr>
        <w:ind w:firstLine="480"/>
      </w:pPr>
      <w:r w:rsidRPr="00F70882">
        <w:t>This paper proposes a scheme of cloud platform for vending machines, which is based on SaaS</w:t>
      </w:r>
      <w:r w:rsidR="000128E8">
        <w:t>(Software-as-a-Service) service</w:t>
      </w:r>
      <w:r w:rsidR="000128E8">
        <w:rPr>
          <w:rFonts w:hint="eastAsia"/>
        </w:rPr>
        <w:t>.</w:t>
      </w:r>
      <w:r>
        <w:t xml:space="preserve"> </w:t>
      </w:r>
      <w:r w:rsidR="000128E8">
        <w:t>T</w:t>
      </w:r>
      <w:r w:rsidRPr="00F70882">
        <w:t xml:space="preserve">his mode will change the traditional application system only used by one </w:t>
      </w:r>
      <w:r w:rsidR="005F46B1" w:rsidRPr="00F70882">
        <w:t xml:space="preserve">tenant </w:t>
      </w:r>
      <w:r w:rsidRPr="00F70882">
        <w:t>to a shared platform for multi-tenant.</w:t>
      </w:r>
      <w:r>
        <w:t xml:space="preserve"> </w:t>
      </w:r>
      <w:r w:rsidRPr="00F70882">
        <w:t xml:space="preserve">The platform supports one </w:t>
      </w:r>
      <w:r w:rsidR="005B2531">
        <w:t xml:space="preserve">type of </w:t>
      </w:r>
      <w:r w:rsidRPr="00F70882">
        <w:t xml:space="preserve">tenant and two </w:t>
      </w:r>
      <w:r w:rsidR="005B2531">
        <w:t xml:space="preserve">types of </w:t>
      </w:r>
      <w:r w:rsidRPr="00F70882">
        <w:t>system user</w:t>
      </w:r>
      <w:r w:rsidR="005B2531">
        <w:t>.</w:t>
      </w:r>
      <w:r w:rsidR="00556C1F">
        <w:t xml:space="preserve"> T</w:t>
      </w:r>
      <w:r w:rsidRPr="00F70882">
        <w:t>he tenant is vending machine operator, and the system users are vending machine manufacturer and system administrator.</w:t>
      </w:r>
      <w:r>
        <w:t xml:space="preserve"> </w:t>
      </w:r>
      <w:r w:rsidRPr="00F70882">
        <w:t>Vending machine operator mainly include</w:t>
      </w:r>
      <w:r w:rsidR="00787D93">
        <w:t>s</w:t>
      </w:r>
      <w:r w:rsidRPr="00F70882">
        <w:t xml:space="preserve"> user management, vending machine management, goods management, inventory management and other function</w:t>
      </w:r>
      <w:r w:rsidR="000C09F1">
        <w:t>s; vending machine manufacturer includes</w:t>
      </w:r>
      <w:r w:rsidRPr="00F70882">
        <w:t xml:space="preserve"> vending machine management </w:t>
      </w:r>
      <w:r w:rsidR="00FB4110" w:rsidRPr="00F70882">
        <w:t>and other function</w:t>
      </w:r>
      <w:r w:rsidR="00FB4110">
        <w:t>s</w:t>
      </w:r>
      <w:r w:rsidRPr="00F70882">
        <w:t>; system administrator</w:t>
      </w:r>
      <w:r w:rsidR="00D1033E">
        <w:t xml:space="preserve"> includes</w:t>
      </w:r>
      <w:r w:rsidRPr="00F70882">
        <w:t xml:space="preserve"> rent management, role management, business management and other functions.</w:t>
      </w:r>
      <w:r>
        <w:t xml:space="preserve"> </w:t>
      </w:r>
      <w:r w:rsidRPr="00F70882">
        <w:t xml:space="preserve">The system provides operator </w:t>
      </w:r>
      <w:r w:rsidR="007D41E5">
        <w:t>app</w:t>
      </w:r>
      <w:r w:rsidRPr="00F70882">
        <w:t xml:space="preserve"> and vending machine sale</w:t>
      </w:r>
      <w:r w:rsidR="0024664E">
        <w:t>s</w:t>
      </w:r>
      <w:r w:rsidR="007D41E5">
        <w:t xml:space="preserve"> app</w:t>
      </w:r>
      <w:r w:rsidR="00BE5E6B">
        <w:t xml:space="preserve"> based on Android </w:t>
      </w:r>
      <w:r w:rsidR="008B18F9">
        <w:t xml:space="preserve">which </w:t>
      </w:r>
      <w:r w:rsidRPr="00F70882">
        <w:t>provides the functions of cargo lane management, commodity selection and mobile payment.</w:t>
      </w:r>
    </w:p>
    <w:p w14:paraId="3F77EF1A" w14:textId="68DE5E34" w:rsidR="00556B51" w:rsidRDefault="0034338A" w:rsidP="00017A05">
      <w:pPr>
        <w:ind w:firstLine="480"/>
      </w:pPr>
      <w:r w:rsidRPr="0034338A">
        <w:t xml:space="preserve">The cloud platform of vending machine is based on SaaS mode, multi-tenant framework and JavaWeb </w:t>
      </w:r>
      <w:r w:rsidR="00556B51" w:rsidRPr="00556B51">
        <w:t xml:space="preserve">hierarchical </w:t>
      </w:r>
      <w:r w:rsidRPr="0034338A">
        <w:t>idea.</w:t>
      </w:r>
      <w:r w:rsidR="00346E43">
        <w:t xml:space="preserve"> </w:t>
      </w:r>
      <w:r w:rsidR="00346E43" w:rsidRPr="00346E43">
        <w:t>Using </w:t>
      </w:r>
      <w:r w:rsidR="00147E13">
        <w:t xml:space="preserve">SSM(Spring+SpringMVC+Mybatis), </w:t>
      </w:r>
      <w:r w:rsidR="00346E43" w:rsidRPr="0034338A">
        <w:t>JSP</w:t>
      </w:r>
      <w:r w:rsidR="00147E13">
        <w:t xml:space="preserve">, </w:t>
      </w:r>
      <w:r w:rsidR="00346E43" w:rsidRPr="0034338A">
        <w:t>Ajax</w:t>
      </w:r>
      <w:r w:rsidR="007E3E67">
        <w:t xml:space="preserve">, and other </w:t>
      </w:r>
      <w:r w:rsidR="007E3E67" w:rsidRPr="0034338A">
        <w:t xml:space="preserve">technologies </w:t>
      </w:r>
      <w:r w:rsidR="00346E43" w:rsidRPr="00346E43">
        <w:t>as system implementation to complete the system</w:t>
      </w:r>
      <w:r w:rsidR="00017A05">
        <w:t xml:space="preserve"> </w:t>
      </w:r>
      <w:r w:rsidR="00346E43" w:rsidRPr="00346E43">
        <w:t>background and front end code compiling works.</w:t>
      </w:r>
      <w:r w:rsidR="00B863BB">
        <w:t xml:space="preserve"> </w:t>
      </w:r>
      <w:r w:rsidR="00284954">
        <w:t>Android t</w:t>
      </w:r>
      <w:r w:rsidR="00286F44" w:rsidRPr="00286F44">
        <w:t>ablet</w:t>
      </w:r>
      <w:r w:rsidRPr="0034338A">
        <w:t xml:space="preserve"> use</w:t>
      </w:r>
      <w:r w:rsidR="00284954">
        <w:t>s</w:t>
      </w:r>
      <w:r w:rsidRPr="0034338A">
        <w:t xml:space="preserve"> miniUSBFT1D </w:t>
      </w:r>
      <w:r w:rsidRPr="0034338A">
        <w:lastRenderedPageBreak/>
        <w:t xml:space="preserve">serial conversion line and </w:t>
      </w:r>
      <w:r w:rsidR="0045383F" w:rsidRPr="0045383F">
        <w:t>Main-board</w:t>
      </w:r>
      <w:r w:rsidRPr="0034338A">
        <w:t xml:space="preserve"> for connecti</w:t>
      </w:r>
      <w:r w:rsidR="009B39D2">
        <w:t>on a</w:t>
      </w:r>
      <w:r w:rsidR="00E36EC8">
        <w:t>nd t</w:t>
      </w:r>
      <w:r w:rsidR="00AD76E7">
        <w:t>he app</w:t>
      </w:r>
      <w:r w:rsidRPr="0034338A">
        <w:t xml:space="preserve"> </w:t>
      </w:r>
      <w:r w:rsidR="00AD76E7">
        <w:t xml:space="preserve">uses </w:t>
      </w:r>
      <w:r w:rsidRPr="0034338A">
        <w:t>Android and serial port technology for development.</w:t>
      </w:r>
    </w:p>
    <w:p w14:paraId="5FDA25F0" w14:textId="2950444A" w:rsidR="0025468D" w:rsidRDefault="00163FCC" w:rsidP="008514CA">
      <w:pPr>
        <w:ind w:firstLine="480"/>
      </w:pPr>
      <w:r w:rsidRPr="00163FCC">
        <w:t>The system deployment and operation are ultimately carried out by t</w:t>
      </w:r>
      <w:r w:rsidR="00BE3C74">
        <w:t>he vending machine manufacturer</w:t>
      </w:r>
      <w:r w:rsidRPr="00163FCC">
        <w:t>.</w:t>
      </w:r>
      <w:r w:rsidR="00371B40">
        <w:t xml:space="preserve"> </w:t>
      </w:r>
      <w:r w:rsidRPr="00163FCC">
        <w:t>The platform provides Web</w:t>
      </w:r>
      <w:r w:rsidR="00F30268">
        <w:t xml:space="preserve"> </w:t>
      </w:r>
      <w:r w:rsidR="00F30268" w:rsidRPr="00163FCC">
        <w:t>access</w:t>
      </w:r>
      <w:r w:rsidRPr="00163FCC">
        <w:t>, and the tenant is registered and leased through the Web entrance. It does not need to install and maintain the system locally, thus reducing the waste of resources and the cost of information.</w:t>
      </w:r>
      <w:r w:rsidRPr="00163FCC" w:rsidDel="003E20F5">
        <w:t xml:space="preserve"> </w:t>
      </w:r>
    </w:p>
    <w:p w14:paraId="4A01441B" w14:textId="77777777" w:rsidR="00E00FE0" w:rsidRDefault="00E00FE0" w:rsidP="00500F35">
      <w:pPr>
        <w:ind w:firstLineChars="0" w:firstLine="0"/>
        <w:rPr>
          <w:b/>
        </w:rPr>
      </w:pPr>
    </w:p>
    <w:p w14:paraId="22918449" w14:textId="0B4F1639" w:rsidR="00500F35" w:rsidRPr="00636514" w:rsidRDefault="00500F35" w:rsidP="00500F35">
      <w:pPr>
        <w:ind w:firstLineChars="0" w:firstLine="0"/>
        <w:rPr>
          <w:lang w:val="x-none" w:eastAsia="x-none"/>
        </w:rPr>
      </w:pPr>
      <w:r w:rsidRPr="00636514">
        <w:rPr>
          <w:b/>
        </w:rPr>
        <w:t xml:space="preserve">Keywords: </w:t>
      </w:r>
      <w:r w:rsidR="00883B89" w:rsidRPr="00636514">
        <w:rPr>
          <w:lang w:val="x-none" w:eastAsia="x-none"/>
        </w:rPr>
        <w:t>SaaS platform, multi-</w:t>
      </w:r>
      <w:r w:rsidRPr="00636514">
        <w:rPr>
          <w:lang w:val="x-none" w:eastAsia="x-none"/>
        </w:rPr>
        <w:t>tenant framework, SSM framework, vending machines,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04" w:name="_Toc492673746"/>
      <w:bookmarkStart w:id="105" w:name="_Toc495309984"/>
      <w:r w:rsidR="004C4360" w:rsidRPr="00636514">
        <w:rPr>
          <w:rFonts w:hint="eastAsia"/>
        </w:rPr>
        <w:lastRenderedPageBreak/>
        <w:t>目录</w:t>
      </w:r>
      <w:bookmarkEnd w:id="104"/>
      <w:bookmarkEnd w:id="105"/>
    </w:p>
    <w:p w14:paraId="2BB6E505" w14:textId="77777777" w:rsidR="00342B03"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5309982" w:history="1">
        <w:r w:rsidR="00342B03" w:rsidRPr="00461691">
          <w:rPr>
            <w:rStyle w:val="af"/>
            <w:rFonts w:hint="eastAsia"/>
            <w:noProof/>
          </w:rPr>
          <w:t>摘要</w:t>
        </w:r>
        <w:r w:rsidR="00342B03">
          <w:rPr>
            <w:noProof/>
            <w:webHidden/>
          </w:rPr>
          <w:tab/>
        </w:r>
        <w:r w:rsidR="00342B03">
          <w:rPr>
            <w:noProof/>
            <w:webHidden/>
          </w:rPr>
          <w:fldChar w:fldCharType="begin"/>
        </w:r>
        <w:r w:rsidR="00342B03">
          <w:rPr>
            <w:noProof/>
            <w:webHidden/>
          </w:rPr>
          <w:instrText xml:space="preserve"> PAGEREF _Toc495309982 \h </w:instrText>
        </w:r>
        <w:r w:rsidR="00342B03">
          <w:rPr>
            <w:noProof/>
            <w:webHidden/>
          </w:rPr>
        </w:r>
        <w:r w:rsidR="00342B03">
          <w:rPr>
            <w:noProof/>
            <w:webHidden/>
          </w:rPr>
          <w:fldChar w:fldCharType="separate"/>
        </w:r>
        <w:r w:rsidR="00C952EB">
          <w:rPr>
            <w:noProof/>
            <w:webHidden/>
          </w:rPr>
          <w:t>I</w:t>
        </w:r>
        <w:r w:rsidR="00342B03">
          <w:rPr>
            <w:noProof/>
            <w:webHidden/>
          </w:rPr>
          <w:fldChar w:fldCharType="end"/>
        </w:r>
      </w:hyperlink>
    </w:p>
    <w:p w14:paraId="227CBFF1" w14:textId="77777777" w:rsidR="00342B03" w:rsidRDefault="00242601">
      <w:pPr>
        <w:pStyle w:val="11"/>
        <w:rPr>
          <w:rFonts w:asciiTheme="minorHAnsi" w:hAnsiTheme="minorHAnsi" w:cstheme="minorBidi"/>
          <w:noProof/>
          <w:kern w:val="2"/>
          <w:sz w:val="21"/>
        </w:rPr>
      </w:pPr>
      <w:r>
        <w:fldChar w:fldCharType="begin"/>
      </w:r>
      <w:r>
        <w:instrText xml:space="preserve"> HYPERLINK \l "_Toc495309983" </w:instrText>
      </w:r>
      <w:r>
        <w:fldChar w:fldCharType="separate"/>
      </w:r>
      <w:r w:rsidR="00342B03" w:rsidRPr="00461691">
        <w:rPr>
          <w:rStyle w:val="af"/>
          <w:noProof/>
        </w:rPr>
        <w:t>ABSTRACT</w:t>
      </w:r>
      <w:r w:rsidR="00342B03">
        <w:rPr>
          <w:noProof/>
          <w:webHidden/>
        </w:rPr>
        <w:tab/>
      </w:r>
      <w:r w:rsidR="00342B03">
        <w:rPr>
          <w:noProof/>
          <w:webHidden/>
        </w:rPr>
        <w:fldChar w:fldCharType="begin"/>
      </w:r>
      <w:r w:rsidR="00342B03">
        <w:rPr>
          <w:noProof/>
          <w:webHidden/>
        </w:rPr>
        <w:instrText xml:space="preserve"> PAGEREF _Toc495309983 \h </w:instrText>
      </w:r>
      <w:r w:rsidR="00342B03">
        <w:rPr>
          <w:noProof/>
          <w:webHidden/>
        </w:rPr>
      </w:r>
      <w:r w:rsidR="00342B03">
        <w:rPr>
          <w:noProof/>
          <w:webHidden/>
        </w:rPr>
        <w:fldChar w:fldCharType="separate"/>
      </w:r>
      <w:ins w:id="106" w:author="Miley Ren" w:date="2017-10-09T16:09:00Z">
        <w:r w:rsidR="00C952EB">
          <w:rPr>
            <w:noProof/>
            <w:webHidden/>
          </w:rPr>
          <w:t>III</w:t>
        </w:r>
      </w:ins>
      <w:del w:id="107" w:author="Miley Ren" w:date="2017-10-09T16:09:00Z">
        <w:r w:rsidR="00610E16" w:rsidDel="00C952EB">
          <w:rPr>
            <w:noProof/>
            <w:webHidden/>
          </w:rPr>
          <w:delText>II</w:delText>
        </w:r>
      </w:del>
      <w:r w:rsidR="00342B03">
        <w:rPr>
          <w:noProof/>
          <w:webHidden/>
        </w:rPr>
        <w:fldChar w:fldCharType="end"/>
      </w:r>
      <w:r>
        <w:rPr>
          <w:noProof/>
        </w:rPr>
        <w:fldChar w:fldCharType="end"/>
      </w:r>
    </w:p>
    <w:p w14:paraId="26DC5333" w14:textId="77777777" w:rsidR="00342B03" w:rsidRDefault="00242601">
      <w:pPr>
        <w:pStyle w:val="11"/>
        <w:rPr>
          <w:rFonts w:asciiTheme="minorHAnsi" w:hAnsiTheme="minorHAnsi" w:cstheme="minorBidi"/>
          <w:noProof/>
          <w:kern w:val="2"/>
          <w:sz w:val="21"/>
        </w:rPr>
      </w:pPr>
      <w:r>
        <w:fldChar w:fldCharType="begin"/>
      </w:r>
      <w:r>
        <w:instrText xml:space="preserve"> HYPERLINK \l "_Toc495309984" </w:instrText>
      </w:r>
      <w:r>
        <w:fldChar w:fldCharType="separate"/>
      </w:r>
      <w:r w:rsidR="00342B03" w:rsidRPr="00461691">
        <w:rPr>
          <w:rStyle w:val="af"/>
          <w:rFonts w:hint="eastAsia"/>
          <w:noProof/>
        </w:rPr>
        <w:t>目录</w:t>
      </w:r>
      <w:r w:rsidR="00342B03">
        <w:rPr>
          <w:noProof/>
          <w:webHidden/>
        </w:rPr>
        <w:tab/>
      </w:r>
      <w:r w:rsidR="00342B03">
        <w:rPr>
          <w:noProof/>
          <w:webHidden/>
        </w:rPr>
        <w:fldChar w:fldCharType="begin"/>
      </w:r>
      <w:r w:rsidR="00342B03">
        <w:rPr>
          <w:noProof/>
          <w:webHidden/>
        </w:rPr>
        <w:instrText xml:space="preserve"> PAGEREF _Toc495309984 \h </w:instrText>
      </w:r>
      <w:r w:rsidR="00342B03">
        <w:rPr>
          <w:noProof/>
          <w:webHidden/>
        </w:rPr>
      </w:r>
      <w:r w:rsidR="00342B03">
        <w:rPr>
          <w:noProof/>
          <w:webHidden/>
        </w:rPr>
        <w:fldChar w:fldCharType="separate"/>
      </w:r>
      <w:ins w:id="108" w:author="Miley Ren" w:date="2017-10-09T16:09:00Z">
        <w:r w:rsidR="00C952EB">
          <w:rPr>
            <w:noProof/>
            <w:webHidden/>
          </w:rPr>
          <w:t>V</w:t>
        </w:r>
      </w:ins>
      <w:del w:id="109" w:author="Miley Ren" w:date="2017-10-09T16:09:00Z">
        <w:r w:rsidR="00610E16" w:rsidDel="00C952EB">
          <w:rPr>
            <w:noProof/>
            <w:webHidden/>
          </w:rPr>
          <w:delText>IV</w:delText>
        </w:r>
      </w:del>
      <w:r w:rsidR="00342B03">
        <w:rPr>
          <w:noProof/>
          <w:webHidden/>
        </w:rPr>
        <w:fldChar w:fldCharType="end"/>
      </w:r>
      <w:r>
        <w:rPr>
          <w:noProof/>
        </w:rPr>
        <w:fldChar w:fldCharType="end"/>
      </w:r>
    </w:p>
    <w:p w14:paraId="6D708C6A" w14:textId="77777777" w:rsidR="00342B03" w:rsidRDefault="00242601">
      <w:pPr>
        <w:pStyle w:val="11"/>
        <w:rPr>
          <w:rFonts w:asciiTheme="minorHAnsi" w:hAnsiTheme="minorHAnsi" w:cstheme="minorBidi"/>
          <w:noProof/>
          <w:kern w:val="2"/>
          <w:sz w:val="21"/>
        </w:rPr>
      </w:pPr>
      <w:hyperlink w:anchor="_Toc495309985" w:history="1">
        <w:r w:rsidR="00342B03" w:rsidRPr="00461691">
          <w:rPr>
            <w:rStyle w:val="af"/>
            <w:rFonts w:hint="eastAsia"/>
            <w:noProof/>
          </w:rPr>
          <w:t>第</w:t>
        </w:r>
        <w:r w:rsidR="00342B03" w:rsidRPr="00461691">
          <w:rPr>
            <w:rStyle w:val="af"/>
            <w:noProof/>
          </w:rPr>
          <w:t>1</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引言</w:t>
        </w:r>
        <w:r w:rsidR="00342B03">
          <w:rPr>
            <w:noProof/>
            <w:webHidden/>
          </w:rPr>
          <w:tab/>
        </w:r>
        <w:r w:rsidR="00342B03">
          <w:rPr>
            <w:noProof/>
            <w:webHidden/>
          </w:rPr>
          <w:fldChar w:fldCharType="begin"/>
        </w:r>
        <w:r w:rsidR="00342B03">
          <w:rPr>
            <w:noProof/>
            <w:webHidden/>
          </w:rPr>
          <w:instrText xml:space="preserve"> PAGEREF _Toc495309985 \h </w:instrText>
        </w:r>
        <w:r w:rsidR="00342B03">
          <w:rPr>
            <w:noProof/>
            <w:webHidden/>
          </w:rPr>
        </w:r>
        <w:r w:rsidR="00342B03">
          <w:rPr>
            <w:noProof/>
            <w:webHidden/>
          </w:rPr>
          <w:fldChar w:fldCharType="separate"/>
        </w:r>
        <w:r w:rsidR="00C952EB">
          <w:rPr>
            <w:noProof/>
            <w:webHidden/>
          </w:rPr>
          <w:t>1</w:t>
        </w:r>
        <w:r w:rsidR="00342B03">
          <w:rPr>
            <w:noProof/>
            <w:webHidden/>
          </w:rPr>
          <w:fldChar w:fldCharType="end"/>
        </w:r>
      </w:hyperlink>
    </w:p>
    <w:p w14:paraId="11C7A3E4" w14:textId="77777777" w:rsidR="00342B03" w:rsidRDefault="00242601">
      <w:pPr>
        <w:pStyle w:val="20"/>
        <w:tabs>
          <w:tab w:val="right" w:leader="dot" w:pos="8296"/>
        </w:tabs>
        <w:rPr>
          <w:rFonts w:asciiTheme="minorHAnsi" w:hAnsiTheme="minorHAnsi" w:cstheme="minorBidi"/>
          <w:noProof/>
          <w:kern w:val="2"/>
          <w:sz w:val="21"/>
        </w:rPr>
      </w:pPr>
      <w:hyperlink w:anchor="_Toc495309986" w:history="1">
        <w:r w:rsidR="00342B03" w:rsidRPr="00461691">
          <w:rPr>
            <w:rStyle w:val="af"/>
            <w:noProof/>
          </w:rPr>
          <w:t xml:space="preserve">1.1 </w:t>
        </w:r>
        <w:r w:rsidR="00342B03" w:rsidRPr="00461691">
          <w:rPr>
            <w:rStyle w:val="af"/>
            <w:rFonts w:hint="eastAsia"/>
            <w:noProof/>
          </w:rPr>
          <w:t>研究背景及意义</w:t>
        </w:r>
        <w:r w:rsidR="00342B03">
          <w:rPr>
            <w:noProof/>
            <w:webHidden/>
          </w:rPr>
          <w:tab/>
        </w:r>
        <w:r w:rsidR="00342B03">
          <w:rPr>
            <w:noProof/>
            <w:webHidden/>
          </w:rPr>
          <w:fldChar w:fldCharType="begin"/>
        </w:r>
        <w:r w:rsidR="00342B03">
          <w:rPr>
            <w:noProof/>
            <w:webHidden/>
          </w:rPr>
          <w:instrText xml:space="preserve"> PAGEREF _Toc495309986 \h </w:instrText>
        </w:r>
        <w:r w:rsidR="00342B03">
          <w:rPr>
            <w:noProof/>
            <w:webHidden/>
          </w:rPr>
        </w:r>
        <w:r w:rsidR="00342B03">
          <w:rPr>
            <w:noProof/>
            <w:webHidden/>
          </w:rPr>
          <w:fldChar w:fldCharType="separate"/>
        </w:r>
        <w:r w:rsidR="00C952EB">
          <w:rPr>
            <w:noProof/>
            <w:webHidden/>
          </w:rPr>
          <w:t>1</w:t>
        </w:r>
        <w:r w:rsidR="00342B03">
          <w:rPr>
            <w:noProof/>
            <w:webHidden/>
          </w:rPr>
          <w:fldChar w:fldCharType="end"/>
        </w:r>
      </w:hyperlink>
    </w:p>
    <w:p w14:paraId="32E70C2A" w14:textId="77777777" w:rsidR="00342B03" w:rsidRDefault="00242601">
      <w:pPr>
        <w:pStyle w:val="20"/>
        <w:tabs>
          <w:tab w:val="right" w:leader="dot" w:pos="8296"/>
        </w:tabs>
        <w:rPr>
          <w:rFonts w:asciiTheme="minorHAnsi" w:hAnsiTheme="minorHAnsi" w:cstheme="minorBidi"/>
          <w:noProof/>
          <w:kern w:val="2"/>
          <w:sz w:val="21"/>
        </w:rPr>
      </w:pPr>
      <w:hyperlink w:anchor="_Toc495309987" w:history="1">
        <w:r w:rsidR="00342B03" w:rsidRPr="00461691">
          <w:rPr>
            <w:rStyle w:val="af"/>
            <w:noProof/>
          </w:rPr>
          <w:t xml:space="preserve">1.2 </w:t>
        </w:r>
        <w:r w:rsidR="00342B03" w:rsidRPr="00461691">
          <w:rPr>
            <w:rStyle w:val="af"/>
            <w:rFonts w:hint="eastAsia"/>
            <w:noProof/>
          </w:rPr>
          <w:t>研究现状</w:t>
        </w:r>
        <w:r w:rsidR="00342B03">
          <w:rPr>
            <w:noProof/>
            <w:webHidden/>
          </w:rPr>
          <w:tab/>
        </w:r>
        <w:r w:rsidR="00342B03">
          <w:rPr>
            <w:noProof/>
            <w:webHidden/>
          </w:rPr>
          <w:fldChar w:fldCharType="begin"/>
        </w:r>
        <w:r w:rsidR="00342B03">
          <w:rPr>
            <w:noProof/>
            <w:webHidden/>
          </w:rPr>
          <w:instrText xml:space="preserve"> PAGEREF _Toc495309987 \h </w:instrText>
        </w:r>
        <w:r w:rsidR="00342B03">
          <w:rPr>
            <w:noProof/>
            <w:webHidden/>
          </w:rPr>
        </w:r>
        <w:r w:rsidR="00342B03">
          <w:rPr>
            <w:noProof/>
            <w:webHidden/>
          </w:rPr>
          <w:fldChar w:fldCharType="separate"/>
        </w:r>
        <w:r w:rsidR="00C952EB">
          <w:rPr>
            <w:noProof/>
            <w:webHidden/>
          </w:rPr>
          <w:t>2</w:t>
        </w:r>
        <w:r w:rsidR="00342B03">
          <w:rPr>
            <w:noProof/>
            <w:webHidden/>
          </w:rPr>
          <w:fldChar w:fldCharType="end"/>
        </w:r>
      </w:hyperlink>
    </w:p>
    <w:p w14:paraId="64CA72C9" w14:textId="77777777" w:rsidR="00342B03" w:rsidRDefault="00242601">
      <w:pPr>
        <w:pStyle w:val="20"/>
        <w:tabs>
          <w:tab w:val="right" w:leader="dot" w:pos="8296"/>
        </w:tabs>
        <w:rPr>
          <w:rFonts w:asciiTheme="minorHAnsi" w:hAnsiTheme="minorHAnsi" w:cstheme="minorBidi"/>
          <w:noProof/>
          <w:kern w:val="2"/>
          <w:sz w:val="21"/>
        </w:rPr>
      </w:pPr>
      <w:hyperlink w:anchor="_Toc495309988" w:history="1">
        <w:r w:rsidR="00342B03" w:rsidRPr="00461691">
          <w:rPr>
            <w:rStyle w:val="af"/>
            <w:noProof/>
          </w:rPr>
          <w:t xml:space="preserve">1.3 </w:t>
        </w:r>
        <w:r w:rsidR="00342B03" w:rsidRPr="00461691">
          <w:rPr>
            <w:rStyle w:val="af"/>
            <w:rFonts w:hint="eastAsia"/>
            <w:noProof/>
          </w:rPr>
          <w:t>主要研究内容</w:t>
        </w:r>
        <w:r w:rsidR="00342B03">
          <w:rPr>
            <w:noProof/>
            <w:webHidden/>
          </w:rPr>
          <w:tab/>
        </w:r>
        <w:r w:rsidR="00342B03">
          <w:rPr>
            <w:noProof/>
            <w:webHidden/>
          </w:rPr>
          <w:fldChar w:fldCharType="begin"/>
        </w:r>
        <w:r w:rsidR="00342B03">
          <w:rPr>
            <w:noProof/>
            <w:webHidden/>
          </w:rPr>
          <w:instrText xml:space="preserve"> PAGEREF _Toc495309988 \h </w:instrText>
        </w:r>
        <w:r w:rsidR="00342B03">
          <w:rPr>
            <w:noProof/>
            <w:webHidden/>
          </w:rPr>
        </w:r>
        <w:r w:rsidR="00342B03">
          <w:rPr>
            <w:noProof/>
            <w:webHidden/>
          </w:rPr>
          <w:fldChar w:fldCharType="separate"/>
        </w:r>
        <w:r w:rsidR="00C952EB">
          <w:rPr>
            <w:noProof/>
            <w:webHidden/>
          </w:rPr>
          <w:t>3</w:t>
        </w:r>
        <w:r w:rsidR="00342B03">
          <w:rPr>
            <w:noProof/>
            <w:webHidden/>
          </w:rPr>
          <w:fldChar w:fldCharType="end"/>
        </w:r>
      </w:hyperlink>
    </w:p>
    <w:p w14:paraId="45A26675" w14:textId="77777777" w:rsidR="00342B03" w:rsidRDefault="00242601">
      <w:pPr>
        <w:pStyle w:val="20"/>
        <w:tabs>
          <w:tab w:val="right" w:leader="dot" w:pos="8296"/>
        </w:tabs>
        <w:rPr>
          <w:rFonts w:asciiTheme="minorHAnsi" w:hAnsiTheme="minorHAnsi" w:cstheme="minorBidi"/>
          <w:noProof/>
          <w:kern w:val="2"/>
          <w:sz w:val="21"/>
        </w:rPr>
      </w:pPr>
      <w:hyperlink w:anchor="_Toc495309989" w:history="1">
        <w:r w:rsidR="00342B03" w:rsidRPr="00461691">
          <w:rPr>
            <w:rStyle w:val="af"/>
            <w:noProof/>
          </w:rPr>
          <w:t xml:space="preserve">1.4 </w:t>
        </w:r>
        <w:r w:rsidR="00342B03" w:rsidRPr="00461691">
          <w:rPr>
            <w:rStyle w:val="af"/>
            <w:rFonts w:hint="eastAsia"/>
            <w:noProof/>
          </w:rPr>
          <w:t>本文结构</w:t>
        </w:r>
        <w:r w:rsidR="00342B03">
          <w:rPr>
            <w:noProof/>
            <w:webHidden/>
          </w:rPr>
          <w:tab/>
        </w:r>
        <w:r w:rsidR="00342B03">
          <w:rPr>
            <w:noProof/>
            <w:webHidden/>
          </w:rPr>
          <w:fldChar w:fldCharType="begin"/>
        </w:r>
        <w:r w:rsidR="00342B03">
          <w:rPr>
            <w:noProof/>
            <w:webHidden/>
          </w:rPr>
          <w:instrText xml:space="preserve"> PAGEREF _Toc495309989 \h </w:instrText>
        </w:r>
        <w:r w:rsidR="00342B03">
          <w:rPr>
            <w:noProof/>
            <w:webHidden/>
          </w:rPr>
        </w:r>
        <w:r w:rsidR="00342B03">
          <w:rPr>
            <w:noProof/>
            <w:webHidden/>
          </w:rPr>
          <w:fldChar w:fldCharType="separate"/>
        </w:r>
        <w:r w:rsidR="00C952EB">
          <w:rPr>
            <w:noProof/>
            <w:webHidden/>
          </w:rPr>
          <w:t>3</w:t>
        </w:r>
        <w:r w:rsidR="00342B03">
          <w:rPr>
            <w:noProof/>
            <w:webHidden/>
          </w:rPr>
          <w:fldChar w:fldCharType="end"/>
        </w:r>
      </w:hyperlink>
    </w:p>
    <w:p w14:paraId="02415D64" w14:textId="77777777" w:rsidR="00342B03" w:rsidRDefault="00242601">
      <w:pPr>
        <w:pStyle w:val="11"/>
        <w:rPr>
          <w:rFonts w:asciiTheme="minorHAnsi" w:hAnsiTheme="minorHAnsi" w:cstheme="minorBidi"/>
          <w:noProof/>
          <w:kern w:val="2"/>
          <w:sz w:val="21"/>
        </w:rPr>
      </w:pPr>
      <w:hyperlink w:anchor="_Toc495309990" w:history="1">
        <w:r w:rsidR="00342B03" w:rsidRPr="00461691">
          <w:rPr>
            <w:rStyle w:val="af"/>
            <w:rFonts w:hint="eastAsia"/>
            <w:noProof/>
          </w:rPr>
          <w:t>第</w:t>
        </w:r>
        <w:r w:rsidR="00342B03" w:rsidRPr="00461691">
          <w:rPr>
            <w:rStyle w:val="af"/>
            <w:noProof/>
          </w:rPr>
          <w:t>2</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相关技术概述</w:t>
        </w:r>
        <w:r w:rsidR="00342B03">
          <w:rPr>
            <w:noProof/>
            <w:webHidden/>
          </w:rPr>
          <w:tab/>
        </w:r>
        <w:r w:rsidR="00342B03">
          <w:rPr>
            <w:noProof/>
            <w:webHidden/>
          </w:rPr>
          <w:fldChar w:fldCharType="begin"/>
        </w:r>
        <w:r w:rsidR="00342B03">
          <w:rPr>
            <w:noProof/>
            <w:webHidden/>
          </w:rPr>
          <w:instrText xml:space="preserve"> PAGEREF _Toc495309990 \h </w:instrText>
        </w:r>
        <w:r w:rsidR="00342B03">
          <w:rPr>
            <w:noProof/>
            <w:webHidden/>
          </w:rPr>
        </w:r>
        <w:r w:rsidR="00342B03">
          <w:rPr>
            <w:noProof/>
            <w:webHidden/>
          </w:rPr>
          <w:fldChar w:fldCharType="separate"/>
        </w:r>
        <w:r w:rsidR="00C952EB">
          <w:rPr>
            <w:noProof/>
            <w:webHidden/>
          </w:rPr>
          <w:t>5</w:t>
        </w:r>
        <w:r w:rsidR="00342B03">
          <w:rPr>
            <w:noProof/>
            <w:webHidden/>
          </w:rPr>
          <w:fldChar w:fldCharType="end"/>
        </w:r>
      </w:hyperlink>
    </w:p>
    <w:p w14:paraId="20A8725D" w14:textId="77777777" w:rsidR="00342B03" w:rsidRDefault="00242601">
      <w:pPr>
        <w:pStyle w:val="20"/>
        <w:tabs>
          <w:tab w:val="right" w:leader="dot" w:pos="8296"/>
        </w:tabs>
        <w:rPr>
          <w:rFonts w:asciiTheme="minorHAnsi" w:hAnsiTheme="minorHAnsi" w:cstheme="minorBidi"/>
          <w:noProof/>
          <w:kern w:val="2"/>
          <w:sz w:val="21"/>
        </w:rPr>
      </w:pPr>
      <w:hyperlink w:anchor="_Toc495309991" w:history="1">
        <w:r w:rsidR="00342B03" w:rsidRPr="00461691">
          <w:rPr>
            <w:rStyle w:val="af"/>
            <w:noProof/>
          </w:rPr>
          <w:t xml:space="preserve">2.1 </w:t>
        </w:r>
        <w:r w:rsidR="00342B03" w:rsidRPr="00461691">
          <w:rPr>
            <w:rStyle w:val="af"/>
            <w:rFonts w:hint="eastAsia"/>
            <w:noProof/>
          </w:rPr>
          <w:t>多租户和</w:t>
        </w:r>
        <w:r w:rsidR="00342B03" w:rsidRPr="00461691">
          <w:rPr>
            <w:rStyle w:val="af"/>
            <w:noProof/>
          </w:rPr>
          <w:t>SaaS</w:t>
        </w:r>
        <w:r w:rsidR="00342B03" w:rsidRPr="00461691">
          <w:rPr>
            <w:rStyle w:val="af"/>
            <w:rFonts w:hint="eastAsia"/>
            <w:noProof/>
          </w:rPr>
          <w:t>服务</w:t>
        </w:r>
        <w:r w:rsidR="00342B03">
          <w:rPr>
            <w:noProof/>
            <w:webHidden/>
          </w:rPr>
          <w:tab/>
        </w:r>
        <w:r w:rsidR="00342B03">
          <w:rPr>
            <w:noProof/>
            <w:webHidden/>
          </w:rPr>
          <w:fldChar w:fldCharType="begin"/>
        </w:r>
        <w:r w:rsidR="00342B03">
          <w:rPr>
            <w:noProof/>
            <w:webHidden/>
          </w:rPr>
          <w:instrText xml:space="preserve"> PAGEREF _Toc495309991 \h </w:instrText>
        </w:r>
        <w:r w:rsidR="00342B03">
          <w:rPr>
            <w:noProof/>
            <w:webHidden/>
          </w:rPr>
        </w:r>
        <w:r w:rsidR="00342B03">
          <w:rPr>
            <w:noProof/>
            <w:webHidden/>
          </w:rPr>
          <w:fldChar w:fldCharType="separate"/>
        </w:r>
        <w:r w:rsidR="00C952EB">
          <w:rPr>
            <w:noProof/>
            <w:webHidden/>
          </w:rPr>
          <w:t>5</w:t>
        </w:r>
        <w:r w:rsidR="00342B03">
          <w:rPr>
            <w:noProof/>
            <w:webHidden/>
          </w:rPr>
          <w:fldChar w:fldCharType="end"/>
        </w:r>
      </w:hyperlink>
    </w:p>
    <w:p w14:paraId="793813A1" w14:textId="77777777" w:rsidR="00342B03" w:rsidRDefault="00242601">
      <w:pPr>
        <w:pStyle w:val="20"/>
        <w:tabs>
          <w:tab w:val="right" w:leader="dot" w:pos="8296"/>
        </w:tabs>
        <w:rPr>
          <w:rFonts w:asciiTheme="minorHAnsi" w:hAnsiTheme="minorHAnsi" w:cstheme="minorBidi"/>
          <w:noProof/>
          <w:kern w:val="2"/>
          <w:sz w:val="21"/>
        </w:rPr>
      </w:pPr>
      <w:hyperlink w:anchor="_Toc495309992" w:history="1">
        <w:r w:rsidR="00342B03" w:rsidRPr="00461691">
          <w:rPr>
            <w:rStyle w:val="af"/>
            <w:noProof/>
          </w:rPr>
          <w:t>2.2 SSM</w:t>
        </w:r>
        <w:r w:rsidR="00342B03" w:rsidRPr="00461691">
          <w:rPr>
            <w:rStyle w:val="af"/>
            <w:rFonts w:hint="eastAsia"/>
            <w:noProof/>
          </w:rPr>
          <w:t>框架</w:t>
        </w:r>
        <w:r w:rsidR="00342B03">
          <w:rPr>
            <w:noProof/>
            <w:webHidden/>
          </w:rPr>
          <w:tab/>
        </w:r>
        <w:r w:rsidR="00342B03">
          <w:rPr>
            <w:noProof/>
            <w:webHidden/>
          </w:rPr>
          <w:fldChar w:fldCharType="begin"/>
        </w:r>
        <w:r w:rsidR="00342B03">
          <w:rPr>
            <w:noProof/>
            <w:webHidden/>
          </w:rPr>
          <w:instrText xml:space="preserve"> PAGEREF _Toc495309992 \h </w:instrText>
        </w:r>
        <w:r w:rsidR="00342B03">
          <w:rPr>
            <w:noProof/>
            <w:webHidden/>
          </w:rPr>
        </w:r>
        <w:r w:rsidR="00342B03">
          <w:rPr>
            <w:noProof/>
            <w:webHidden/>
          </w:rPr>
          <w:fldChar w:fldCharType="separate"/>
        </w:r>
        <w:r w:rsidR="00C952EB">
          <w:rPr>
            <w:noProof/>
            <w:webHidden/>
          </w:rPr>
          <w:t>8</w:t>
        </w:r>
        <w:r w:rsidR="00342B03">
          <w:rPr>
            <w:noProof/>
            <w:webHidden/>
          </w:rPr>
          <w:fldChar w:fldCharType="end"/>
        </w:r>
      </w:hyperlink>
    </w:p>
    <w:p w14:paraId="77560105" w14:textId="77777777" w:rsidR="00342B03" w:rsidRDefault="00242601">
      <w:pPr>
        <w:pStyle w:val="20"/>
        <w:tabs>
          <w:tab w:val="right" w:leader="dot" w:pos="8296"/>
        </w:tabs>
        <w:rPr>
          <w:rFonts w:asciiTheme="minorHAnsi" w:hAnsiTheme="minorHAnsi" w:cstheme="minorBidi"/>
          <w:noProof/>
          <w:kern w:val="2"/>
          <w:sz w:val="21"/>
        </w:rPr>
      </w:pPr>
      <w:hyperlink w:anchor="_Toc495309993" w:history="1">
        <w:r w:rsidR="00342B03" w:rsidRPr="00461691">
          <w:rPr>
            <w:rStyle w:val="af"/>
            <w:noProof/>
          </w:rPr>
          <w:t>2.3 Android</w:t>
        </w:r>
        <w:r w:rsidR="00342B03" w:rsidRPr="00461691">
          <w:rPr>
            <w:rStyle w:val="af"/>
            <w:rFonts w:hint="eastAsia"/>
            <w:noProof/>
          </w:rPr>
          <w:t>应用</w:t>
        </w:r>
        <w:r w:rsidR="00342B03">
          <w:rPr>
            <w:noProof/>
            <w:webHidden/>
          </w:rPr>
          <w:tab/>
        </w:r>
        <w:r w:rsidR="00342B03">
          <w:rPr>
            <w:noProof/>
            <w:webHidden/>
          </w:rPr>
          <w:fldChar w:fldCharType="begin"/>
        </w:r>
        <w:r w:rsidR="00342B03">
          <w:rPr>
            <w:noProof/>
            <w:webHidden/>
          </w:rPr>
          <w:instrText xml:space="preserve"> PAGEREF _Toc495309993 \h </w:instrText>
        </w:r>
        <w:r w:rsidR="00342B03">
          <w:rPr>
            <w:noProof/>
            <w:webHidden/>
          </w:rPr>
        </w:r>
        <w:r w:rsidR="00342B03">
          <w:rPr>
            <w:noProof/>
            <w:webHidden/>
          </w:rPr>
          <w:fldChar w:fldCharType="separate"/>
        </w:r>
        <w:r w:rsidR="00C952EB">
          <w:rPr>
            <w:noProof/>
            <w:webHidden/>
          </w:rPr>
          <w:t>11</w:t>
        </w:r>
        <w:r w:rsidR="00342B03">
          <w:rPr>
            <w:noProof/>
            <w:webHidden/>
          </w:rPr>
          <w:fldChar w:fldCharType="end"/>
        </w:r>
      </w:hyperlink>
    </w:p>
    <w:p w14:paraId="39720EA2" w14:textId="77777777" w:rsidR="00342B03" w:rsidRDefault="00242601">
      <w:pPr>
        <w:pStyle w:val="11"/>
        <w:rPr>
          <w:rFonts w:asciiTheme="minorHAnsi" w:hAnsiTheme="minorHAnsi" w:cstheme="minorBidi"/>
          <w:noProof/>
          <w:kern w:val="2"/>
          <w:sz w:val="21"/>
        </w:rPr>
      </w:pPr>
      <w:hyperlink w:anchor="_Toc495309994" w:history="1">
        <w:r w:rsidR="00342B03" w:rsidRPr="00461691">
          <w:rPr>
            <w:rStyle w:val="af"/>
            <w:rFonts w:hint="eastAsia"/>
            <w:noProof/>
          </w:rPr>
          <w:t>第</w:t>
        </w:r>
        <w:r w:rsidR="00342B03" w:rsidRPr="00461691">
          <w:rPr>
            <w:rStyle w:val="af"/>
            <w:noProof/>
          </w:rPr>
          <w:t>3</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需求分析</w:t>
        </w:r>
        <w:r w:rsidR="00342B03">
          <w:rPr>
            <w:noProof/>
            <w:webHidden/>
          </w:rPr>
          <w:tab/>
        </w:r>
        <w:r w:rsidR="00342B03">
          <w:rPr>
            <w:noProof/>
            <w:webHidden/>
          </w:rPr>
          <w:fldChar w:fldCharType="begin"/>
        </w:r>
        <w:r w:rsidR="00342B03">
          <w:rPr>
            <w:noProof/>
            <w:webHidden/>
          </w:rPr>
          <w:instrText xml:space="preserve"> PAGEREF _Toc495309994 \h </w:instrText>
        </w:r>
        <w:r w:rsidR="00342B03">
          <w:rPr>
            <w:noProof/>
            <w:webHidden/>
          </w:rPr>
        </w:r>
        <w:r w:rsidR="00342B03">
          <w:rPr>
            <w:noProof/>
            <w:webHidden/>
          </w:rPr>
          <w:fldChar w:fldCharType="separate"/>
        </w:r>
        <w:r w:rsidR="00C952EB">
          <w:rPr>
            <w:noProof/>
            <w:webHidden/>
          </w:rPr>
          <w:t>14</w:t>
        </w:r>
        <w:r w:rsidR="00342B03">
          <w:rPr>
            <w:noProof/>
            <w:webHidden/>
          </w:rPr>
          <w:fldChar w:fldCharType="end"/>
        </w:r>
      </w:hyperlink>
    </w:p>
    <w:p w14:paraId="67A83364" w14:textId="77777777" w:rsidR="00342B03" w:rsidRDefault="00242601">
      <w:pPr>
        <w:pStyle w:val="20"/>
        <w:tabs>
          <w:tab w:val="right" w:leader="dot" w:pos="8296"/>
        </w:tabs>
        <w:rPr>
          <w:rFonts w:asciiTheme="minorHAnsi" w:hAnsiTheme="minorHAnsi" w:cstheme="minorBidi"/>
          <w:noProof/>
          <w:kern w:val="2"/>
          <w:sz w:val="21"/>
        </w:rPr>
      </w:pPr>
      <w:hyperlink w:anchor="_Toc495309995" w:history="1">
        <w:r w:rsidR="00342B03" w:rsidRPr="00461691">
          <w:rPr>
            <w:rStyle w:val="af"/>
            <w:noProof/>
          </w:rPr>
          <w:t xml:space="preserve">3.1 </w:t>
        </w:r>
        <w:r w:rsidR="00342B03" w:rsidRPr="00461691">
          <w:rPr>
            <w:rStyle w:val="af"/>
            <w:rFonts w:hint="eastAsia"/>
            <w:noProof/>
          </w:rPr>
          <w:t>系统目标</w:t>
        </w:r>
        <w:r w:rsidR="00342B03">
          <w:rPr>
            <w:noProof/>
            <w:webHidden/>
          </w:rPr>
          <w:tab/>
        </w:r>
        <w:r w:rsidR="00342B03">
          <w:rPr>
            <w:noProof/>
            <w:webHidden/>
          </w:rPr>
          <w:fldChar w:fldCharType="begin"/>
        </w:r>
        <w:r w:rsidR="00342B03">
          <w:rPr>
            <w:noProof/>
            <w:webHidden/>
          </w:rPr>
          <w:instrText xml:space="preserve"> PAGEREF _Toc495309995 \h </w:instrText>
        </w:r>
        <w:r w:rsidR="00342B03">
          <w:rPr>
            <w:noProof/>
            <w:webHidden/>
          </w:rPr>
        </w:r>
        <w:r w:rsidR="00342B03">
          <w:rPr>
            <w:noProof/>
            <w:webHidden/>
          </w:rPr>
          <w:fldChar w:fldCharType="separate"/>
        </w:r>
        <w:r w:rsidR="00C952EB">
          <w:rPr>
            <w:noProof/>
            <w:webHidden/>
          </w:rPr>
          <w:t>14</w:t>
        </w:r>
        <w:r w:rsidR="00342B03">
          <w:rPr>
            <w:noProof/>
            <w:webHidden/>
          </w:rPr>
          <w:fldChar w:fldCharType="end"/>
        </w:r>
      </w:hyperlink>
    </w:p>
    <w:p w14:paraId="3AC87BAA" w14:textId="77777777" w:rsidR="00342B03" w:rsidRDefault="00242601">
      <w:pPr>
        <w:pStyle w:val="20"/>
        <w:tabs>
          <w:tab w:val="right" w:leader="dot" w:pos="8296"/>
        </w:tabs>
        <w:rPr>
          <w:rFonts w:asciiTheme="minorHAnsi" w:hAnsiTheme="minorHAnsi" w:cstheme="minorBidi"/>
          <w:noProof/>
          <w:kern w:val="2"/>
          <w:sz w:val="21"/>
        </w:rPr>
      </w:pPr>
      <w:hyperlink w:anchor="_Toc495309996" w:history="1">
        <w:r w:rsidR="00342B03" w:rsidRPr="00461691">
          <w:rPr>
            <w:rStyle w:val="af"/>
            <w:noProof/>
          </w:rPr>
          <w:t xml:space="preserve">3.2 </w:t>
        </w:r>
        <w:r w:rsidR="00342B03" w:rsidRPr="00461691">
          <w:rPr>
            <w:rStyle w:val="af"/>
            <w:rFonts w:hint="eastAsia"/>
            <w:noProof/>
          </w:rPr>
          <w:t>可行性分析</w:t>
        </w:r>
        <w:r w:rsidR="00342B03">
          <w:rPr>
            <w:noProof/>
            <w:webHidden/>
          </w:rPr>
          <w:tab/>
        </w:r>
        <w:r w:rsidR="00342B03">
          <w:rPr>
            <w:noProof/>
            <w:webHidden/>
          </w:rPr>
          <w:fldChar w:fldCharType="begin"/>
        </w:r>
        <w:r w:rsidR="00342B03">
          <w:rPr>
            <w:noProof/>
            <w:webHidden/>
          </w:rPr>
          <w:instrText xml:space="preserve"> PAGEREF _Toc495309996 \h </w:instrText>
        </w:r>
        <w:r w:rsidR="00342B03">
          <w:rPr>
            <w:noProof/>
            <w:webHidden/>
          </w:rPr>
        </w:r>
        <w:r w:rsidR="00342B03">
          <w:rPr>
            <w:noProof/>
            <w:webHidden/>
          </w:rPr>
          <w:fldChar w:fldCharType="separate"/>
        </w:r>
        <w:r w:rsidR="00C952EB">
          <w:rPr>
            <w:noProof/>
            <w:webHidden/>
          </w:rPr>
          <w:t>14</w:t>
        </w:r>
        <w:r w:rsidR="00342B03">
          <w:rPr>
            <w:noProof/>
            <w:webHidden/>
          </w:rPr>
          <w:fldChar w:fldCharType="end"/>
        </w:r>
      </w:hyperlink>
    </w:p>
    <w:p w14:paraId="383CF7A8" w14:textId="77777777" w:rsidR="00342B03" w:rsidRDefault="00242601">
      <w:pPr>
        <w:pStyle w:val="20"/>
        <w:tabs>
          <w:tab w:val="right" w:leader="dot" w:pos="8296"/>
        </w:tabs>
        <w:rPr>
          <w:rFonts w:asciiTheme="minorHAnsi" w:hAnsiTheme="minorHAnsi" w:cstheme="minorBidi"/>
          <w:noProof/>
          <w:kern w:val="2"/>
          <w:sz w:val="21"/>
        </w:rPr>
      </w:pPr>
      <w:hyperlink w:anchor="_Toc495309997" w:history="1">
        <w:r w:rsidR="00342B03" w:rsidRPr="00461691">
          <w:rPr>
            <w:rStyle w:val="af"/>
            <w:noProof/>
          </w:rPr>
          <w:t xml:space="preserve">3.3 </w:t>
        </w:r>
        <w:r w:rsidR="00342B03" w:rsidRPr="00461691">
          <w:rPr>
            <w:rStyle w:val="af"/>
            <w:rFonts w:hint="eastAsia"/>
            <w:noProof/>
          </w:rPr>
          <w:t>需求分析</w:t>
        </w:r>
        <w:r w:rsidR="00342B03">
          <w:rPr>
            <w:noProof/>
            <w:webHidden/>
          </w:rPr>
          <w:tab/>
        </w:r>
        <w:r w:rsidR="00342B03">
          <w:rPr>
            <w:noProof/>
            <w:webHidden/>
          </w:rPr>
          <w:fldChar w:fldCharType="begin"/>
        </w:r>
        <w:r w:rsidR="00342B03">
          <w:rPr>
            <w:noProof/>
            <w:webHidden/>
          </w:rPr>
          <w:instrText xml:space="preserve"> PAGEREF _Toc495309997 \h </w:instrText>
        </w:r>
        <w:r w:rsidR="00342B03">
          <w:rPr>
            <w:noProof/>
            <w:webHidden/>
          </w:rPr>
        </w:r>
        <w:r w:rsidR="00342B03">
          <w:rPr>
            <w:noProof/>
            <w:webHidden/>
          </w:rPr>
          <w:fldChar w:fldCharType="separate"/>
        </w:r>
        <w:r w:rsidR="00C952EB">
          <w:rPr>
            <w:noProof/>
            <w:webHidden/>
          </w:rPr>
          <w:t>15</w:t>
        </w:r>
        <w:r w:rsidR="00342B03">
          <w:rPr>
            <w:noProof/>
            <w:webHidden/>
          </w:rPr>
          <w:fldChar w:fldCharType="end"/>
        </w:r>
      </w:hyperlink>
    </w:p>
    <w:p w14:paraId="15F5CC23" w14:textId="77777777" w:rsidR="00342B03" w:rsidRDefault="00242601">
      <w:pPr>
        <w:pStyle w:val="30"/>
        <w:tabs>
          <w:tab w:val="right" w:leader="dot" w:pos="8296"/>
        </w:tabs>
        <w:rPr>
          <w:rFonts w:asciiTheme="minorHAnsi" w:hAnsiTheme="minorHAnsi" w:cstheme="minorBidi"/>
          <w:noProof/>
          <w:kern w:val="2"/>
          <w:sz w:val="21"/>
        </w:rPr>
      </w:pPr>
      <w:hyperlink w:anchor="_Toc495309998" w:history="1">
        <w:r w:rsidR="00342B03" w:rsidRPr="00461691">
          <w:rPr>
            <w:rStyle w:val="af"/>
            <w:noProof/>
          </w:rPr>
          <w:t xml:space="preserve">3.3.1 </w:t>
        </w:r>
        <w:r w:rsidR="00342B03" w:rsidRPr="00461691">
          <w:rPr>
            <w:rStyle w:val="af"/>
            <w:rFonts w:hint="eastAsia"/>
            <w:noProof/>
          </w:rPr>
          <w:t>自动售货机云平台</w:t>
        </w:r>
        <w:r w:rsidR="00342B03">
          <w:rPr>
            <w:noProof/>
            <w:webHidden/>
          </w:rPr>
          <w:tab/>
        </w:r>
        <w:r w:rsidR="00342B03">
          <w:rPr>
            <w:noProof/>
            <w:webHidden/>
          </w:rPr>
          <w:fldChar w:fldCharType="begin"/>
        </w:r>
        <w:r w:rsidR="00342B03">
          <w:rPr>
            <w:noProof/>
            <w:webHidden/>
          </w:rPr>
          <w:instrText xml:space="preserve"> PAGEREF _Toc495309998 \h </w:instrText>
        </w:r>
        <w:r w:rsidR="00342B03">
          <w:rPr>
            <w:noProof/>
            <w:webHidden/>
          </w:rPr>
        </w:r>
        <w:r w:rsidR="00342B03">
          <w:rPr>
            <w:noProof/>
            <w:webHidden/>
          </w:rPr>
          <w:fldChar w:fldCharType="separate"/>
        </w:r>
        <w:r w:rsidR="00C952EB">
          <w:rPr>
            <w:noProof/>
            <w:webHidden/>
          </w:rPr>
          <w:t>15</w:t>
        </w:r>
        <w:r w:rsidR="00342B03">
          <w:rPr>
            <w:noProof/>
            <w:webHidden/>
          </w:rPr>
          <w:fldChar w:fldCharType="end"/>
        </w:r>
      </w:hyperlink>
    </w:p>
    <w:p w14:paraId="11A527F8" w14:textId="77777777" w:rsidR="00342B03" w:rsidRDefault="00242601">
      <w:pPr>
        <w:pStyle w:val="30"/>
        <w:tabs>
          <w:tab w:val="right" w:leader="dot" w:pos="8296"/>
        </w:tabs>
        <w:rPr>
          <w:rFonts w:asciiTheme="minorHAnsi" w:hAnsiTheme="minorHAnsi" w:cstheme="minorBidi"/>
          <w:noProof/>
          <w:kern w:val="2"/>
          <w:sz w:val="21"/>
        </w:rPr>
      </w:pPr>
      <w:hyperlink w:anchor="_Toc495309999" w:history="1">
        <w:r w:rsidR="00342B03" w:rsidRPr="00461691">
          <w:rPr>
            <w:rStyle w:val="af"/>
            <w:noProof/>
          </w:rPr>
          <w:t>3.3.2 Android</w:t>
        </w:r>
        <w:r w:rsidR="00342B03" w:rsidRPr="00461691">
          <w:rPr>
            <w:rStyle w:val="af"/>
            <w:rFonts w:hint="eastAsia"/>
            <w:noProof/>
          </w:rPr>
          <w:t>终端</w:t>
        </w:r>
        <w:r w:rsidR="00342B03">
          <w:rPr>
            <w:noProof/>
            <w:webHidden/>
          </w:rPr>
          <w:tab/>
        </w:r>
        <w:r w:rsidR="00342B03">
          <w:rPr>
            <w:noProof/>
            <w:webHidden/>
          </w:rPr>
          <w:fldChar w:fldCharType="begin"/>
        </w:r>
        <w:r w:rsidR="00342B03">
          <w:rPr>
            <w:noProof/>
            <w:webHidden/>
          </w:rPr>
          <w:instrText xml:space="preserve"> PAGEREF _Toc495309999 \h </w:instrText>
        </w:r>
        <w:r w:rsidR="00342B03">
          <w:rPr>
            <w:noProof/>
            <w:webHidden/>
          </w:rPr>
        </w:r>
        <w:r w:rsidR="00342B03">
          <w:rPr>
            <w:noProof/>
            <w:webHidden/>
          </w:rPr>
          <w:fldChar w:fldCharType="separate"/>
        </w:r>
        <w:r w:rsidR="00C952EB">
          <w:rPr>
            <w:noProof/>
            <w:webHidden/>
          </w:rPr>
          <w:t>21</w:t>
        </w:r>
        <w:r w:rsidR="00342B03">
          <w:rPr>
            <w:noProof/>
            <w:webHidden/>
          </w:rPr>
          <w:fldChar w:fldCharType="end"/>
        </w:r>
      </w:hyperlink>
    </w:p>
    <w:p w14:paraId="07FB12FD" w14:textId="77777777" w:rsidR="00342B03" w:rsidRDefault="00242601">
      <w:pPr>
        <w:pStyle w:val="11"/>
        <w:rPr>
          <w:rFonts w:asciiTheme="minorHAnsi" w:hAnsiTheme="minorHAnsi" w:cstheme="minorBidi"/>
          <w:noProof/>
          <w:kern w:val="2"/>
          <w:sz w:val="21"/>
        </w:rPr>
      </w:pPr>
      <w:hyperlink w:anchor="_Toc495310000" w:history="1">
        <w:r w:rsidR="00342B03" w:rsidRPr="00461691">
          <w:rPr>
            <w:rStyle w:val="af"/>
            <w:rFonts w:hint="eastAsia"/>
            <w:noProof/>
          </w:rPr>
          <w:t>第</w:t>
        </w:r>
        <w:r w:rsidR="00342B03" w:rsidRPr="00461691">
          <w:rPr>
            <w:rStyle w:val="af"/>
            <w:noProof/>
          </w:rPr>
          <w:t>4</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云平台系统设计</w:t>
        </w:r>
        <w:r w:rsidR="00342B03">
          <w:rPr>
            <w:noProof/>
            <w:webHidden/>
          </w:rPr>
          <w:tab/>
        </w:r>
        <w:r w:rsidR="00342B03">
          <w:rPr>
            <w:noProof/>
            <w:webHidden/>
          </w:rPr>
          <w:fldChar w:fldCharType="begin"/>
        </w:r>
        <w:r w:rsidR="00342B03">
          <w:rPr>
            <w:noProof/>
            <w:webHidden/>
          </w:rPr>
          <w:instrText xml:space="preserve"> PAGEREF _Toc495310000 \h </w:instrText>
        </w:r>
        <w:r w:rsidR="00342B03">
          <w:rPr>
            <w:noProof/>
            <w:webHidden/>
          </w:rPr>
        </w:r>
        <w:r w:rsidR="00342B03">
          <w:rPr>
            <w:noProof/>
            <w:webHidden/>
          </w:rPr>
          <w:fldChar w:fldCharType="separate"/>
        </w:r>
        <w:r w:rsidR="00C952EB">
          <w:rPr>
            <w:noProof/>
            <w:webHidden/>
          </w:rPr>
          <w:t>24</w:t>
        </w:r>
        <w:r w:rsidR="00342B03">
          <w:rPr>
            <w:noProof/>
            <w:webHidden/>
          </w:rPr>
          <w:fldChar w:fldCharType="end"/>
        </w:r>
      </w:hyperlink>
    </w:p>
    <w:p w14:paraId="461428BC" w14:textId="77777777" w:rsidR="00342B03" w:rsidRDefault="00242601">
      <w:pPr>
        <w:pStyle w:val="20"/>
        <w:tabs>
          <w:tab w:val="right" w:leader="dot" w:pos="8296"/>
        </w:tabs>
        <w:rPr>
          <w:rFonts w:asciiTheme="minorHAnsi" w:hAnsiTheme="minorHAnsi" w:cstheme="minorBidi"/>
          <w:noProof/>
          <w:kern w:val="2"/>
          <w:sz w:val="21"/>
        </w:rPr>
      </w:pPr>
      <w:hyperlink w:anchor="_Toc495310001" w:history="1">
        <w:r w:rsidR="00342B03" w:rsidRPr="00461691">
          <w:rPr>
            <w:rStyle w:val="af"/>
            <w:noProof/>
          </w:rPr>
          <w:t xml:space="preserve">4.1 </w:t>
        </w:r>
        <w:r w:rsidR="00342B03" w:rsidRPr="00461691">
          <w:rPr>
            <w:rStyle w:val="af"/>
            <w:rFonts w:hint="eastAsia"/>
            <w:noProof/>
          </w:rPr>
          <w:t>系统总体架构</w:t>
        </w:r>
        <w:r w:rsidR="00342B03">
          <w:rPr>
            <w:noProof/>
            <w:webHidden/>
          </w:rPr>
          <w:tab/>
        </w:r>
        <w:r w:rsidR="00342B03">
          <w:rPr>
            <w:noProof/>
            <w:webHidden/>
          </w:rPr>
          <w:fldChar w:fldCharType="begin"/>
        </w:r>
        <w:r w:rsidR="00342B03">
          <w:rPr>
            <w:noProof/>
            <w:webHidden/>
          </w:rPr>
          <w:instrText xml:space="preserve"> PAGEREF _Toc495310001 \h </w:instrText>
        </w:r>
        <w:r w:rsidR="00342B03">
          <w:rPr>
            <w:noProof/>
            <w:webHidden/>
          </w:rPr>
        </w:r>
        <w:r w:rsidR="00342B03">
          <w:rPr>
            <w:noProof/>
            <w:webHidden/>
          </w:rPr>
          <w:fldChar w:fldCharType="separate"/>
        </w:r>
        <w:r w:rsidR="00C952EB">
          <w:rPr>
            <w:noProof/>
            <w:webHidden/>
          </w:rPr>
          <w:t>24</w:t>
        </w:r>
        <w:r w:rsidR="00342B03">
          <w:rPr>
            <w:noProof/>
            <w:webHidden/>
          </w:rPr>
          <w:fldChar w:fldCharType="end"/>
        </w:r>
      </w:hyperlink>
    </w:p>
    <w:p w14:paraId="0E6B9050" w14:textId="77777777" w:rsidR="00342B03" w:rsidRDefault="00242601">
      <w:pPr>
        <w:pStyle w:val="20"/>
        <w:tabs>
          <w:tab w:val="right" w:leader="dot" w:pos="8296"/>
        </w:tabs>
        <w:rPr>
          <w:rFonts w:asciiTheme="minorHAnsi" w:hAnsiTheme="minorHAnsi" w:cstheme="minorBidi"/>
          <w:noProof/>
          <w:kern w:val="2"/>
          <w:sz w:val="21"/>
        </w:rPr>
      </w:pPr>
      <w:hyperlink w:anchor="_Toc495310002" w:history="1">
        <w:r w:rsidR="00342B03" w:rsidRPr="00461691">
          <w:rPr>
            <w:rStyle w:val="af"/>
            <w:noProof/>
          </w:rPr>
          <w:t xml:space="preserve">4.2 </w:t>
        </w:r>
        <w:r w:rsidR="00342B03" w:rsidRPr="00461691">
          <w:rPr>
            <w:rStyle w:val="af"/>
            <w:rFonts w:hint="eastAsia"/>
            <w:noProof/>
          </w:rPr>
          <w:t>系统详细设计</w:t>
        </w:r>
        <w:r w:rsidR="00342B03">
          <w:rPr>
            <w:noProof/>
            <w:webHidden/>
          </w:rPr>
          <w:tab/>
        </w:r>
        <w:r w:rsidR="00342B03">
          <w:rPr>
            <w:noProof/>
            <w:webHidden/>
          </w:rPr>
          <w:fldChar w:fldCharType="begin"/>
        </w:r>
        <w:r w:rsidR="00342B03">
          <w:rPr>
            <w:noProof/>
            <w:webHidden/>
          </w:rPr>
          <w:instrText xml:space="preserve"> PAGEREF _Toc495310002 \h </w:instrText>
        </w:r>
        <w:r w:rsidR="00342B03">
          <w:rPr>
            <w:noProof/>
            <w:webHidden/>
          </w:rPr>
        </w:r>
        <w:r w:rsidR="00342B03">
          <w:rPr>
            <w:noProof/>
            <w:webHidden/>
          </w:rPr>
          <w:fldChar w:fldCharType="separate"/>
        </w:r>
        <w:r w:rsidR="00C952EB">
          <w:rPr>
            <w:noProof/>
            <w:webHidden/>
          </w:rPr>
          <w:t>25</w:t>
        </w:r>
        <w:r w:rsidR="00342B03">
          <w:rPr>
            <w:noProof/>
            <w:webHidden/>
          </w:rPr>
          <w:fldChar w:fldCharType="end"/>
        </w:r>
      </w:hyperlink>
    </w:p>
    <w:p w14:paraId="4F8C02A3" w14:textId="77777777" w:rsidR="00342B03" w:rsidRDefault="00242601">
      <w:pPr>
        <w:pStyle w:val="20"/>
        <w:tabs>
          <w:tab w:val="right" w:leader="dot" w:pos="8296"/>
        </w:tabs>
        <w:rPr>
          <w:rFonts w:asciiTheme="minorHAnsi" w:hAnsiTheme="minorHAnsi" w:cstheme="minorBidi"/>
          <w:noProof/>
          <w:kern w:val="2"/>
          <w:sz w:val="21"/>
        </w:rPr>
      </w:pPr>
      <w:r>
        <w:fldChar w:fldCharType="begin"/>
      </w:r>
      <w:r>
        <w:instrText xml:space="preserve"> HYPERLINK \l "_Toc495310003" </w:instrText>
      </w:r>
      <w:r>
        <w:fldChar w:fldCharType="separate"/>
      </w:r>
      <w:r w:rsidR="00342B03" w:rsidRPr="00461691">
        <w:rPr>
          <w:rStyle w:val="af"/>
          <w:noProof/>
        </w:rPr>
        <w:t xml:space="preserve">4.3 </w:t>
      </w:r>
      <w:r w:rsidR="00342B03" w:rsidRPr="00461691">
        <w:rPr>
          <w:rStyle w:val="af"/>
          <w:rFonts w:hint="eastAsia"/>
          <w:noProof/>
        </w:rPr>
        <w:t>数据库设计</w:t>
      </w:r>
      <w:r w:rsidR="00342B03">
        <w:rPr>
          <w:noProof/>
          <w:webHidden/>
        </w:rPr>
        <w:tab/>
      </w:r>
      <w:r w:rsidR="00342B03">
        <w:rPr>
          <w:noProof/>
          <w:webHidden/>
        </w:rPr>
        <w:fldChar w:fldCharType="begin"/>
      </w:r>
      <w:r w:rsidR="00342B03">
        <w:rPr>
          <w:noProof/>
          <w:webHidden/>
        </w:rPr>
        <w:instrText xml:space="preserve"> PAGEREF _Toc495310003 \h </w:instrText>
      </w:r>
      <w:r w:rsidR="00342B03">
        <w:rPr>
          <w:noProof/>
          <w:webHidden/>
        </w:rPr>
      </w:r>
      <w:r w:rsidR="00342B03">
        <w:rPr>
          <w:noProof/>
          <w:webHidden/>
        </w:rPr>
        <w:fldChar w:fldCharType="separate"/>
      </w:r>
      <w:ins w:id="110" w:author="Miley Ren" w:date="2017-10-09T16:09:00Z">
        <w:r w:rsidR="00C952EB">
          <w:rPr>
            <w:noProof/>
            <w:webHidden/>
          </w:rPr>
          <w:t>28</w:t>
        </w:r>
      </w:ins>
      <w:del w:id="111" w:author="Miley Ren" w:date="2017-10-09T16:09:00Z">
        <w:r w:rsidR="00610E16" w:rsidDel="00C952EB">
          <w:rPr>
            <w:noProof/>
            <w:webHidden/>
          </w:rPr>
          <w:delText>29</w:delText>
        </w:r>
      </w:del>
      <w:r w:rsidR="00342B03">
        <w:rPr>
          <w:noProof/>
          <w:webHidden/>
        </w:rPr>
        <w:fldChar w:fldCharType="end"/>
      </w:r>
      <w:r>
        <w:rPr>
          <w:noProof/>
        </w:rPr>
        <w:fldChar w:fldCharType="end"/>
      </w:r>
    </w:p>
    <w:p w14:paraId="494DFC2F" w14:textId="77777777" w:rsidR="00342B03" w:rsidRDefault="00242601">
      <w:pPr>
        <w:pStyle w:val="11"/>
        <w:rPr>
          <w:rFonts w:asciiTheme="minorHAnsi" w:hAnsiTheme="minorHAnsi" w:cstheme="minorBidi"/>
          <w:noProof/>
          <w:kern w:val="2"/>
          <w:sz w:val="21"/>
        </w:rPr>
      </w:pPr>
      <w:hyperlink w:anchor="_Toc495310004" w:history="1">
        <w:r w:rsidR="00342B03" w:rsidRPr="00461691">
          <w:rPr>
            <w:rStyle w:val="af"/>
            <w:rFonts w:hint="eastAsia"/>
            <w:noProof/>
          </w:rPr>
          <w:t>第</w:t>
        </w:r>
        <w:r w:rsidR="00342B03" w:rsidRPr="00461691">
          <w:rPr>
            <w:rStyle w:val="af"/>
            <w:noProof/>
          </w:rPr>
          <w:t>5</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云平台系统的实现</w:t>
        </w:r>
        <w:r w:rsidR="00342B03">
          <w:rPr>
            <w:noProof/>
            <w:webHidden/>
          </w:rPr>
          <w:tab/>
        </w:r>
        <w:r w:rsidR="00342B03">
          <w:rPr>
            <w:noProof/>
            <w:webHidden/>
          </w:rPr>
          <w:fldChar w:fldCharType="begin"/>
        </w:r>
        <w:r w:rsidR="00342B03">
          <w:rPr>
            <w:noProof/>
            <w:webHidden/>
          </w:rPr>
          <w:instrText xml:space="preserve"> PAGEREF _Toc495310004 \h </w:instrText>
        </w:r>
        <w:r w:rsidR="00342B03">
          <w:rPr>
            <w:noProof/>
            <w:webHidden/>
          </w:rPr>
        </w:r>
        <w:r w:rsidR="00342B03">
          <w:rPr>
            <w:noProof/>
            <w:webHidden/>
          </w:rPr>
          <w:fldChar w:fldCharType="separate"/>
        </w:r>
        <w:r w:rsidR="00C952EB">
          <w:rPr>
            <w:noProof/>
            <w:webHidden/>
          </w:rPr>
          <w:t>35</w:t>
        </w:r>
        <w:r w:rsidR="00342B03">
          <w:rPr>
            <w:noProof/>
            <w:webHidden/>
          </w:rPr>
          <w:fldChar w:fldCharType="end"/>
        </w:r>
      </w:hyperlink>
    </w:p>
    <w:p w14:paraId="4FD0702A" w14:textId="77777777" w:rsidR="00342B03" w:rsidRDefault="00242601">
      <w:pPr>
        <w:pStyle w:val="20"/>
        <w:tabs>
          <w:tab w:val="right" w:leader="dot" w:pos="8296"/>
        </w:tabs>
        <w:rPr>
          <w:rFonts w:asciiTheme="minorHAnsi" w:hAnsiTheme="minorHAnsi" w:cstheme="minorBidi"/>
          <w:noProof/>
          <w:kern w:val="2"/>
          <w:sz w:val="21"/>
        </w:rPr>
      </w:pPr>
      <w:hyperlink w:anchor="_Toc495310005" w:history="1">
        <w:r w:rsidR="00342B03" w:rsidRPr="00461691">
          <w:rPr>
            <w:rStyle w:val="af"/>
            <w:noProof/>
          </w:rPr>
          <w:t xml:space="preserve">5.1 </w:t>
        </w:r>
        <w:r w:rsidR="00342B03" w:rsidRPr="00461691">
          <w:rPr>
            <w:rStyle w:val="af"/>
            <w:rFonts w:hint="eastAsia"/>
            <w:noProof/>
          </w:rPr>
          <w:t>租金模块实现</w:t>
        </w:r>
        <w:r w:rsidR="00342B03">
          <w:rPr>
            <w:noProof/>
            <w:webHidden/>
          </w:rPr>
          <w:tab/>
        </w:r>
        <w:r w:rsidR="00342B03">
          <w:rPr>
            <w:noProof/>
            <w:webHidden/>
          </w:rPr>
          <w:fldChar w:fldCharType="begin"/>
        </w:r>
        <w:r w:rsidR="00342B03">
          <w:rPr>
            <w:noProof/>
            <w:webHidden/>
          </w:rPr>
          <w:instrText xml:space="preserve"> PAGEREF _Toc495310005 \h </w:instrText>
        </w:r>
        <w:r w:rsidR="00342B03">
          <w:rPr>
            <w:noProof/>
            <w:webHidden/>
          </w:rPr>
        </w:r>
        <w:r w:rsidR="00342B03">
          <w:rPr>
            <w:noProof/>
            <w:webHidden/>
          </w:rPr>
          <w:fldChar w:fldCharType="separate"/>
        </w:r>
        <w:r w:rsidR="00C952EB">
          <w:rPr>
            <w:noProof/>
            <w:webHidden/>
          </w:rPr>
          <w:t>35</w:t>
        </w:r>
        <w:r w:rsidR="00342B03">
          <w:rPr>
            <w:noProof/>
            <w:webHidden/>
          </w:rPr>
          <w:fldChar w:fldCharType="end"/>
        </w:r>
      </w:hyperlink>
    </w:p>
    <w:p w14:paraId="0A6BD3FA" w14:textId="77777777" w:rsidR="00342B03" w:rsidRDefault="00242601">
      <w:pPr>
        <w:pStyle w:val="20"/>
        <w:tabs>
          <w:tab w:val="right" w:leader="dot" w:pos="8296"/>
        </w:tabs>
        <w:rPr>
          <w:rFonts w:asciiTheme="minorHAnsi" w:hAnsiTheme="minorHAnsi" w:cstheme="minorBidi"/>
          <w:noProof/>
          <w:kern w:val="2"/>
          <w:sz w:val="21"/>
        </w:rPr>
      </w:pPr>
      <w:hyperlink w:anchor="_Toc495310006" w:history="1">
        <w:r w:rsidR="00342B03" w:rsidRPr="00461691">
          <w:rPr>
            <w:rStyle w:val="af"/>
            <w:noProof/>
          </w:rPr>
          <w:t xml:space="preserve">5.3 </w:t>
        </w:r>
        <w:r w:rsidR="00342B03" w:rsidRPr="00461691">
          <w:rPr>
            <w:rStyle w:val="af"/>
            <w:rFonts w:hint="eastAsia"/>
            <w:noProof/>
          </w:rPr>
          <w:t>系统权限实现</w:t>
        </w:r>
        <w:r w:rsidR="00342B03">
          <w:rPr>
            <w:noProof/>
            <w:webHidden/>
          </w:rPr>
          <w:tab/>
        </w:r>
        <w:r w:rsidR="00342B03">
          <w:rPr>
            <w:noProof/>
            <w:webHidden/>
          </w:rPr>
          <w:fldChar w:fldCharType="begin"/>
        </w:r>
        <w:r w:rsidR="00342B03">
          <w:rPr>
            <w:noProof/>
            <w:webHidden/>
          </w:rPr>
          <w:instrText xml:space="preserve"> PAGEREF _Toc495310006 \h </w:instrText>
        </w:r>
        <w:r w:rsidR="00342B03">
          <w:rPr>
            <w:noProof/>
            <w:webHidden/>
          </w:rPr>
        </w:r>
        <w:r w:rsidR="00342B03">
          <w:rPr>
            <w:noProof/>
            <w:webHidden/>
          </w:rPr>
          <w:fldChar w:fldCharType="separate"/>
        </w:r>
        <w:r w:rsidR="00C952EB">
          <w:rPr>
            <w:noProof/>
            <w:webHidden/>
          </w:rPr>
          <w:t>38</w:t>
        </w:r>
        <w:r w:rsidR="00342B03">
          <w:rPr>
            <w:noProof/>
            <w:webHidden/>
          </w:rPr>
          <w:fldChar w:fldCharType="end"/>
        </w:r>
      </w:hyperlink>
    </w:p>
    <w:p w14:paraId="65AFD3B1" w14:textId="77777777" w:rsidR="00342B03" w:rsidRDefault="00242601">
      <w:pPr>
        <w:pStyle w:val="20"/>
        <w:tabs>
          <w:tab w:val="right" w:leader="dot" w:pos="8296"/>
        </w:tabs>
        <w:rPr>
          <w:rFonts w:asciiTheme="minorHAnsi" w:hAnsiTheme="minorHAnsi" w:cstheme="minorBidi"/>
          <w:noProof/>
          <w:kern w:val="2"/>
          <w:sz w:val="21"/>
        </w:rPr>
      </w:pPr>
      <w:hyperlink w:anchor="_Toc495310007" w:history="1">
        <w:r w:rsidR="00342B03" w:rsidRPr="00461691">
          <w:rPr>
            <w:rStyle w:val="af"/>
            <w:noProof/>
          </w:rPr>
          <w:t xml:space="preserve">5.4 </w:t>
        </w:r>
        <w:r w:rsidR="00342B03" w:rsidRPr="00461691">
          <w:rPr>
            <w:rStyle w:val="af"/>
            <w:rFonts w:hint="eastAsia"/>
            <w:noProof/>
          </w:rPr>
          <w:t>厂商模块实现</w:t>
        </w:r>
        <w:r w:rsidR="00342B03">
          <w:rPr>
            <w:noProof/>
            <w:webHidden/>
          </w:rPr>
          <w:tab/>
        </w:r>
        <w:r w:rsidR="00342B03">
          <w:rPr>
            <w:noProof/>
            <w:webHidden/>
          </w:rPr>
          <w:fldChar w:fldCharType="begin"/>
        </w:r>
        <w:r w:rsidR="00342B03">
          <w:rPr>
            <w:noProof/>
            <w:webHidden/>
          </w:rPr>
          <w:instrText xml:space="preserve"> PAGEREF _Toc495310007 \h </w:instrText>
        </w:r>
        <w:r w:rsidR="00342B03">
          <w:rPr>
            <w:noProof/>
            <w:webHidden/>
          </w:rPr>
        </w:r>
        <w:r w:rsidR="00342B03">
          <w:rPr>
            <w:noProof/>
            <w:webHidden/>
          </w:rPr>
          <w:fldChar w:fldCharType="separate"/>
        </w:r>
        <w:r w:rsidR="00C952EB">
          <w:rPr>
            <w:noProof/>
            <w:webHidden/>
          </w:rPr>
          <w:t>38</w:t>
        </w:r>
        <w:r w:rsidR="00342B03">
          <w:rPr>
            <w:noProof/>
            <w:webHidden/>
          </w:rPr>
          <w:fldChar w:fldCharType="end"/>
        </w:r>
      </w:hyperlink>
    </w:p>
    <w:p w14:paraId="25591E25" w14:textId="77777777" w:rsidR="00342B03" w:rsidRDefault="00242601">
      <w:pPr>
        <w:pStyle w:val="20"/>
        <w:tabs>
          <w:tab w:val="right" w:leader="dot" w:pos="8296"/>
        </w:tabs>
        <w:rPr>
          <w:rFonts w:asciiTheme="minorHAnsi" w:hAnsiTheme="minorHAnsi" w:cstheme="minorBidi"/>
          <w:noProof/>
          <w:kern w:val="2"/>
          <w:sz w:val="21"/>
        </w:rPr>
      </w:pPr>
      <w:hyperlink w:anchor="_Toc495310008" w:history="1">
        <w:r w:rsidR="00342B03" w:rsidRPr="00461691">
          <w:rPr>
            <w:rStyle w:val="af"/>
            <w:noProof/>
          </w:rPr>
          <w:t xml:space="preserve">5.5 </w:t>
        </w:r>
        <w:r w:rsidR="00342B03" w:rsidRPr="00461691">
          <w:rPr>
            <w:rStyle w:val="af"/>
            <w:rFonts w:hint="eastAsia"/>
            <w:noProof/>
          </w:rPr>
          <w:t>运营商模块实现</w:t>
        </w:r>
        <w:r w:rsidR="00342B03">
          <w:rPr>
            <w:noProof/>
            <w:webHidden/>
          </w:rPr>
          <w:tab/>
        </w:r>
        <w:r w:rsidR="00342B03">
          <w:rPr>
            <w:noProof/>
            <w:webHidden/>
          </w:rPr>
          <w:fldChar w:fldCharType="begin"/>
        </w:r>
        <w:r w:rsidR="00342B03">
          <w:rPr>
            <w:noProof/>
            <w:webHidden/>
          </w:rPr>
          <w:instrText xml:space="preserve"> PAGEREF _Toc495310008 \h </w:instrText>
        </w:r>
        <w:r w:rsidR="00342B03">
          <w:rPr>
            <w:noProof/>
            <w:webHidden/>
          </w:rPr>
        </w:r>
        <w:r w:rsidR="00342B03">
          <w:rPr>
            <w:noProof/>
            <w:webHidden/>
          </w:rPr>
          <w:fldChar w:fldCharType="separate"/>
        </w:r>
        <w:r w:rsidR="00C952EB">
          <w:rPr>
            <w:noProof/>
            <w:webHidden/>
          </w:rPr>
          <w:t>40</w:t>
        </w:r>
        <w:r w:rsidR="00342B03">
          <w:rPr>
            <w:noProof/>
            <w:webHidden/>
          </w:rPr>
          <w:fldChar w:fldCharType="end"/>
        </w:r>
      </w:hyperlink>
    </w:p>
    <w:p w14:paraId="66E63A0B" w14:textId="77777777" w:rsidR="00342B03" w:rsidRDefault="00242601">
      <w:pPr>
        <w:pStyle w:val="20"/>
        <w:tabs>
          <w:tab w:val="right" w:leader="dot" w:pos="8296"/>
        </w:tabs>
        <w:rPr>
          <w:rFonts w:asciiTheme="minorHAnsi" w:hAnsiTheme="minorHAnsi" w:cstheme="minorBidi"/>
          <w:noProof/>
          <w:kern w:val="2"/>
          <w:sz w:val="21"/>
        </w:rPr>
      </w:pPr>
      <w:hyperlink w:anchor="_Toc495310009" w:history="1">
        <w:r w:rsidR="00342B03" w:rsidRPr="00461691">
          <w:rPr>
            <w:rStyle w:val="af"/>
            <w:noProof/>
          </w:rPr>
          <w:t xml:space="preserve">5.6 </w:t>
        </w:r>
        <w:r w:rsidR="00342B03" w:rsidRPr="00461691">
          <w:rPr>
            <w:rStyle w:val="af"/>
            <w:rFonts w:hint="eastAsia"/>
            <w:noProof/>
          </w:rPr>
          <w:t>文件服务器</w:t>
        </w:r>
        <w:r w:rsidR="00342B03">
          <w:rPr>
            <w:noProof/>
            <w:webHidden/>
          </w:rPr>
          <w:tab/>
        </w:r>
        <w:r w:rsidR="00342B03">
          <w:rPr>
            <w:noProof/>
            <w:webHidden/>
          </w:rPr>
          <w:fldChar w:fldCharType="begin"/>
        </w:r>
        <w:r w:rsidR="00342B03">
          <w:rPr>
            <w:noProof/>
            <w:webHidden/>
          </w:rPr>
          <w:instrText xml:space="preserve"> PAGEREF _Toc495310009 \h </w:instrText>
        </w:r>
        <w:r w:rsidR="00342B03">
          <w:rPr>
            <w:noProof/>
            <w:webHidden/>
          </w:rPr>
        </w:r>
        <w:r w:rsidR="00342B03">
          <w:rPr>
            <w:noProof/>
            <w:webHidden/>
          </w:rPr>
          <w:fldChar w:fldCharType="separate"/>
        </w:r>
        <w:r w:rsidR="00C952EB">
          <w:rPr>
            <w:noProof/>
            <w:webHidden/>
          </w:rPr>
          <w:t>44</w:t>
        </w:r>
        <w:r w:rsidR="00342B03">
          <w:rPr>
            <w:noProof/>
            <w:webHidden/>
          </w:rPr>
          <w:fldChar w:fldCharType="end"/>
        </w:r>
      </w:hyperlink>
    </w:p>
    <w:p w14:paraId="294DB893" w14:textId="77777777" w:rsidR="00342B03" w:rsidRDefault="00242601">
      <w:pPr>
        <w:pStyle w:val="11"/>
        <w:rPr>
          <w:rFonts w:asciiTheme="minorHAnsi" w:hAnsiTheme="minorHAnsi" w:cstheme="minorBidi"/>
          <w:noProof/>
          <w:kern w:val="2"/>
          <w:sz w:val="21"/>
        </w:rPr>
      </w:pPr>
      <w:hyperlink w:anchor="_Toc495310010" w:history="1">
        <w:r w:rsidR="00342B03" w:rsidRPr="00461691">
          <w:rPr>
            <w:rStyle w:val="af"/>
            <w:rFonts w:hint="eastAsia"/>
            <w:noProof/>
          </w:rPr>
          <w:t>第</w:t>
        </w:r>
        <w:r w:rsidR="00342B03" w:rsidRPr="00461691">
          <w:rPr>
            <w:rStyle w:val="af"/>
            <w:noProof/>
          </w:rPr>
          <w:t>6</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终端系统的实现</w:t>
        </w:r>
        <w:r w:rsidR="00342B03">
          <w:rPr>
            <w:noProof/>
            <w:webHidden/>
          </w:rPr>
          <w:tab/>
        </w:r>
        <w:r w:rsidR="00342B03">
          <w:rPr>
            <w:noProof/>
            <w:webHidden/>
          </w:rPr>
          <w:fldChar w:fldCharType="begin"/>
        </w:r>
        <w:r w:rsidR="00342B03">
          <w:rPr>
            <w:noProof/>
            <w:webHidden/>
          </w:rPr>
          <w:instrText xml:space="preserve"> PAGEREF _Toc495310010 \h </w:instrText>
        </w:r>
        <w:r w:rsidR="00342B03">
          <w:rPr>
            <w:noProof/>
            <w:webHidden/>
          </w:rPr>
        </w:r>
        <w:r w:rsidR="00342B03">
          <w:rPr>
            <w:noProof/>
            <w:webHidden/>
          </w:rPr>
          <w:fldChar w:fldCharType="separate"/>
        </w:r>
        <w:r w:rsidR="00C952EB">
          <w:rPr>
            <w:noProof/>
            <w:webHidden/>
          </w:rPr>
          <w:t>45</w:t>
        </w:r>
        <w:r w:rsidR="00342B03">
          <w:rPr>
            <w:noProof/>
            <w:webHidden/>
          </w:rPr>
          <w:fldChar w:fldCharType="end"/>
        </w:r>
      </w:hyperlink>
    </w:p>
    <w:p w14:paraId="25AEAD8E" w14:textId="77777777" w:rsidR="00342B03" w:rsidRDefault="00242601">
      <w:pPr>
        <w:pStyle w:val="20"/>
        <w:tabs>
          <w:tab w:val="right" w:leader="dot" w:pos="8296"/>
        </w:tabs>
        <w:rPr>
          <w:rFonts w:asciiTheme="minorHAnsi" w:hAnsiTheme="minorHAnsi" w:cstheme="minorBidi"/>
          <w:noProof/>
          <w:kern w:val="2"/>
          <w:sz w:val="21"/>
        </w:rPr>
      </w:pPr>
      <w:hyperlink w:anchor="_Toc495310011" w:history="1">
        <w:r w:rsidR="00342B03" w:rsidRPr="00461691">
          <w:rPr>
            <w:rStyle w:val="af"/>
            <w:noProof/>
          </w:rPr>
          <w:t xml:space="preserve">6.1 </w:t>
        </w:r>
        <w:r w:rsidR="00342B03" w:rsidRPr="00461691">
          <w:rPr>
            <w:rStyle w:val="af"/>
            <w:rFonts w:hint="eastAsia"/>
            <w:noProof/>
          </w:rPr>
          <w:t>数据传输加密实现</w:t>
        </w:r>
        <w:r w:rsidR="00342B03">
          <w:rPr>
            <w:noProof/>
            <w:webHidden/>
          </w:rPr>
          <w:tab/>
        </w:r>
        <w:r w:rsidR="00342B03">
          <w:rPr>
            <w:noProof/>
            <w:webHidden/>
          </w:rPr>
          <w:fldChar w:fldCharType="begin"/>
        </w:r>
        <w:r w:rsidR="00342B03">
          <w:rPr>
            <w:noProof/>
            <w:webHidden/>
          </w:rPr>
          <w:instrText xml:space="preserve"> PAGEREF _Toc495310011 \h </w:instrText>
        </w:r>
        <w:r w:rsidR="00342B03">
          <w:rPr>
            <w:noProof/>
            <w:webHidden/>
          </w:rPr>
        </w:r>
        <w:r w:rsidR="00342B03">
          <w:rPr>
            <w:noProof/>
            <w:webHidden/>
          </w:rPr>
          <w:fldChar w:fldCharType="separate"/>
        </w:r>
        <w:r w:rsidR="00C952EB">
          <w:rPr>
            <w:noProof/>
            <w:webHidden/>
          </w:rPr>
          <w:t>45</w:t>
        </w:r>
        <w:r w:rsidR="00342B03">
          <w:rPr>
            <w:noProof/>
            <w:webHidden/>
          </w:rPr>
          <w:fldChar w:fldCharType="end"/>
        </w:r>
      </w:hyperlink>
    </w:p>
    <w:p w14:paraId="3944E55F" w14:textId="77777777" w:rsidR="00342B03" w:rsidRDefault="00242601">
      <w:pPr>
        <w:pStyle w:val="20"/>
        <w:tabs>
          <w:tab w:val="right" w:leader="dot" w:pos="8296"/>
        </w:tabs>
        <w:rPr>
          <w:rFonts w:asciiTheme="minorHAnsi" w:hAnsiTheme="minorHAnsi" w:cstheme="minorBidi"/>
          <w:noProof/>
          <w:kern w:val="2"/>
          <w:sz w:val="21"/>
        </w:rPr>
      </w:pPr>
      <w:hyperlink w:anchor="_Toc495310012" w:history="1">
        <w:r w:rsidR="00342B03" w:rsidRPr="00461691">
          <w:rPr>
            <w:rStyle w:val="af"/>
            <w:noProof/>
          </w:rPr>
          <w:t xml:space="preserve">6.2 </w:t>
        </w:r>
        <w:r w:rsidR="00342B03" w:rsidRPr="00461691">
          <w:rPr>
            <w:rStyle w:val="af"/>
            <w:rFonts w:hint="eastAsia"/>
            <w:noProof/>
          </w:rPr>
          <w:t>操作员客户端实现</w:t>
        </w:r>
        <w:r w:rsidR="00342B03">
          <w:rPr>
            <w:noProof/>
            <w:webHidden/>
          </w:rPr>
          <w:tab/>
        </w:r>
        <w:r w:rsidR="00342B03">
          <w:rPr>
            <w:noProof/>
            <w:webHidden/>
          </w:rPr>
          <w:fldChar w:fldCharType="begin"/>
        </w:r>
        <w:r w:rsidR="00342B03">
          <w:rPr>
            <w:noProof/>
            <w:webHidden/>
          </w:rPr>
          <w:instrText xml:space="preserve"> PAGEREF _Toc495310012 \h </w:instrText>
        </w:r>
        <w:r w:rsidR="00342B03">
          <w:rPr>
            <w:noProof/>
            <w:webHidden/>
          </w:rPr>
        </w:r>
        <w:r w:rsidR="00342B03">
          <w:rPr>
            <w:noProof/>
            <w:webHidden/>
          </w:rPr>
          <w:fldChar w:fldCharType="separate"/>
        </w:r>
        <w:r w:rsidR="00C952EB">
          <w:rPr>
            <w:noProof/>
            <w:webHidden/>
          </w:rPr>
          <w:t>45</w:t>
        </w:r>
        <w:r w:rsidR="00342B03">
          <w:rPr>
            <w:noProof/>
            <w:webHidden/>
          </w:rPr>
          <w:fldChar w:fldCharType="end"/>
        </w:r>
      </w:hyperlink>
    </w:p>
    <w:p w14:paraId="23203D9D" w14:textId="77777777" w:rsidR="00342B03" w:rsidRDefault="00242601">
      <w:pPr>
        <w:pStyle w:val="20"/>
        <w:tabs>
          <w:tab w:val="right" w:leader="dot" w:pos="8296"/>
        </w:tabs>
        <w:rPr>
          <w:rFonts w:asciiTheme="minorHAnsi" w:hAnsiTheme="minorHAnsi" w:cstheme="minorBidi"/>
          <w:noProof/>
          <w:kern w:val="2"/>
          <w:sz w:val="21"/>
        </w:rPr>
      </w:pPr>
      <w:hyperlink w:anchor="_Toc495310013" w:history="1">
        <w:r w:rsidR="00342B03" w:rsidRPr="00461691">
          <w:rPr>
            <w:rStyle w:val="af"/>
            <w:noProof/>
          </w:rPr>
          <w:t xml:space="preserve">6.3 </w:t>
        </w:r>
        <w:r w:rsidR="00342B03" w:rsidRPr="00461691">
          <w:rPr>
            <w:rStyle w:val="af"/>
            <w:rFonts w:hint="eastAsia"/>
            <w:noProof/>
          </w:rPr>
          <w:t>售货机终端实现</w:t>
        </w:r>
        <w:r w:rsidR="00342B03">
          <w:rPr>
            <w:noProof/>
            <w:webHidden/>
          </w:rPr>
          <w:tab/>
        </w:r>
        <w:r w:rsidR="00342B03">
          <w:rPr>
            <w:noProof/>
            <w:webHidden/>
          </w:rPr>
          <w:fldChar w:fldCharType="begin"/>
        </w:r>
        <w:r w:rsidR="00342B03">
          <w:rPr>
            <w:noProof/>
            <w:webHidden/>
          </w:rPr>
          <w:instrText xml:space="preserve"> PAGEREF _Toc495310013 \h </w:instrText>
        </w:r>
        <w:r w:rsidR="00342B03">
          <w:rPr>
            <w:noProof/>
            <w:webHidden/>
          </w:rPr>
        </w:r>
        <w:r w:rsidR="00342B03">
          <w:rPr>
            <w:noProof/>
            <w:webHidden/>
          </w:rPr>
          <w:fldChar w:fldCharType="separate"/>
        </w:r>
        <w:r w:rsidR="00C952EB">
          <w:rPr>
            <w:noProof/>
            <w:webHidden/>
          </w:rPr>
          <w:t>47</w:t>
        </w:r>
        <w:r w:rsidR="00342B03">
          <w:rPr>
            <w:noProof/>
            <w:webHidden/>
          </w:rPr>
          <w:fldChar w:fldCharType="end"/>
        </w:r>
      </w:hyperlink>
    </w:p>
    <w:p w14:paraId="26E86A2E" w14:textId="77777777" w:rsidR="00342B03" w:rsidRDefault="00242601">
      <w:pPr>
        <w:pStyle w:val="11"/>
        <w:rPr>
          <w:rFonts w:asciiTheme="minorHAnsi" w:hAnsiTheme="minorHAnsi" w:cstheme="minorBidi"/>
          <w:noProof/>
          <w:kern w:val="2"/>
          <w:sz w:val="21"/>
        </w:rPr>
      </w:pPr>
      <w:hyperlink w:anchor="_Toc495310014" w:history="1">
        <w:r w:rsidR="00342B03" w:rsidRPr="00461691">
          <w:rPr>
            <w:rStyle w:val="af"/>
            <w:rFonts w:hint="eastAsia"/>
            <w:noProof/>
          </w:rPr>
          <w:t>第</w:t>
        </w:r>
        <w:r w:rsidR="00342B03" w:rsidRPr="00461691">
          <w:rPr>
            <w:rStyle w:val="af"/>
            <w:noProof/>
          </w:rPr>
          <w:t>7</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总结与展望</w:t>
        </w:r>
        <w:r w:rsidR="00342B03">
          <w:rPr>
            <w:noProof/>
            <w:webHidden/>
          </w:rPr>
          <w:tab/>
        </w:r>
        <w:r w:rsidR="00342B03">
          <w:rPr>
            <w:noProof/>
            <w:webHidden/>
          </w:rPr>
          <w:fldChar w:fldCharType="begin"/>
        </w:r>
        <w:r w:rsidR="00342B03">
          <w:rPr>
            <w:noProof/>
            <w:webHidden/>
          </w:rPr>
          <w:instrText xml:space="preserve"> PAGEREF _Toc495310014 \h </w:instrText>
        </w:r>
        <w:r w:rsidR="00342B03">
          <w:rPr>
            <w:noProof/>
            <w:webHidden/>
          </w:rPr>
        </w:r>
        <w:r w:rsidR="00342B03">
          <w:rPr>
            <w:noProof/>
            <w:webHidden/>
          </w:rPr>
          <w:fldChar w:fldCharType="separate"/>
        </w:r>
        <w:r w:rsidR="00C952EB">
          <w:rPr>
            <w:noProof/>
            <w:webHidden/>
          </w:rPr>
          <w:t>57</w:t>
        </w:r>
        <w:r w:rsidR="00342B03">
          <w:rPr>
            <w:noProof/>
            <w:webHidden/>
          </w:rPr>
          <w:fldChar w:fldCharType="end"/>
        </w:r>
      </w:hyperlink>
    </w:p>
    <w:p w14:paraId="3D3E3EC1" w14:textId="77777777" w:rsidR="00342B03" w:rsidRDefault="00242601">
      <w:pPr>
        <w:pStyle w:val="11"/>
        <w:rPr>
          <w:rFonts w:asciiTheme="minorHAnsi" w:hAnsiTheme="minorHAnsi" w:cstheme="minorBidi"/>
          <w:noProof/>
          <w:kern w:val="2"/>
          <w:sz w:val="21"/>
        </w:rPr>
      </w:pPr>
      <w:hyperlink w:anchor="_Toc495310015" w:history="1">
        <w:r w:rsidR="00342B03" w:rsidRPr="00461691">
          <w:rPr>
            <w:rStyle w:val="af"/>
            <w:rFonts w:hint="eastAsia"/>
            <w:noProof/>
          </w:rPr>
          <w:t>致谢</w:t>
        </w:r>
        <w:r w:rsidR="00342B03">
          <w:rPr>
            <w:noProof/>
            <w:webHidden/>
          </w:rPr>
          <w:tab/>
        </w:r>
        <w:r w:rsidR="00342B03">
          <w:rPr>
            <w:noProof/>
            <w:webHidden/>
          </w:rPr>
          <w:fldChar w:fldCharType="begin"/>
        </w:r>
        <w:r w:rsidR="00342B03">
          <w:rPr>
            <w:noProof/>
            <w:webHidden/>
          </w:rPr>
          <w:instrText xml:space="preserve"> PAGEREF _Toc495310015 \h </w:instrText>
        </w:r>
        <w:r w:rsidR="00342B03">
          <w:rPr>
            <w:noProof/>
            <w:webHidden/>
          </w:rPr>
        </w:r>
        <w:r w:rsidR="00342B03">
          <w:rPr>
            <w:noProof/>
            <w:webHidden/>
          </w:rPr>
          <w:fldChar w:fldCharType="separate"/>
        </w:r>
        <w:r w:rsidR="00C952EB">
          <w:rPr>
            <w:noProof/>
            <w:webHidden/>
          </w:rPr>
          <w:t>59</w:t>
        </w:r>
        <w:r w:rsidR="00342B03">
          <w:rPr>
            <w:noProof/>
            <w:webHidden/>
          </w:rPr>
          <w:fldChar w:fldCharType="end"/>
        </w:r>
      </w:hyperlink>
    </w:p>
    <w:p w14:paraId="17FA3600" w14:textId="77777777" w:rsidR="00342B03" w:rsidRDefault="00242601">
      <w:pPr>
        <w:pStyle w:val="11"/>
        <w:rPr>
          <w:rFonts w:asciiTheme="minorHAnsi" w:hAnsiTheme="minorHAnsi" w:cstheme="minorBidi"/>
          <w:noProof/>
          <w:kern w:val="2"/>
          <w:sz w:val="21"/>
        </w:rPr>
      </w:pPr>
      <w:hyperlink w:anchor="_Toc495310016" w:history="1">
        <w:r w:rsidR="00342B03" w:rsidRPr="00461691">
          <w:rPr>
            <w:rStyle w:val="af"/>
            <w:rFonts w:hint="eastAsia"/>
            <w:noProof/>
          </w:rPr>
          <w:t>参考文献</w:t>
        </w:r>
        <w:r w:rsidR="00342B03">
          <w:rPr>
            <w:noProof/>
            <w:webHidden/>
          </w:rPr>
          <w:tab/>
        </w:r>
        <w:r w:rsidR="00342B03">
          <w:rPr>
            <w:noProof/>
            <w:webHidden/>
          </w:rPr>
          <w:fldChar w:fldCharType="begin"/>
        </w:r>
        <w:r w:rsidR="00342B03">
          <w:rPr>
            <w:noProof/>
            <w:webHidden/>
          </w:rPr>
          <w:instrText xml:space="preserve"> PAGEREF _Toc495310016 \h </w:instrText>
        </w:r>
        <w:r w:rsidR="00342B03">
          <w:rPr>
            <w:noProof/>
            <w:webHidden/>
          </w:rPr>
        </w:r>
        <w:r w:rsidR="00342B03">
          <w:rPr>
            <w:noProof/>
            <w:webHidden/>
          </w:rPr>
          <w:fldChar w:fldCharType="separate"/>
        </w:r>
        <w:r w:rsidR="00C952EB">
          <w:rPr>
            <w:noProof/>
            <w:webHidden/>
          </w:rPr>
          <w:t>60</w:t>
        </w:r>
        <w:r w:rsidR="00342B03">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C8A866C" w:rsidR="000E0BC7" w:rsidRDefault="000E0BC7" w:rsidP="00233E80">
      <w:pPr>
        <w:ind w:firstLine="480"/>
        <w:rPr>
          <w:rFonts w:ascii="宋体" w:hAnsi="宋体"/>
        </w:rPr>
      </w:pPr>
    </w:p>
    <w:p w14:paraId="112CF766" w14:textId="77777777" w:rsidR="000E0BC7" w:rsidRPr="000E0BC7" w:rsidRDefault="000E0BC7" w:rsidP="000E0BC7">
      <w:pPr>
        <w:ind w:firstLine="480"/>
        <w:rPr>
          <w:rFonts w:ascii="宋体" w:hAnsi="宋体"/>
        </w:rPr>
      </w:pPr>
    </w:p>
    <w:p w14:paraId="6953D14C" w14:textId="051BB7D6" w:rsidR="000E0BC7" w:rsidRDefault="000E0BC7" w:rsidP="000E0BC7">
      <w:pPr>
        <w:ind w:firstLine="480"/>
        <w:jc w:val="right"/>
        <w:rPr>
          <w:rFonts w:ascii="宋体" w:hAnsi="宋体"/>
        </w:rPr>
      </w:pPr>
    </w:p>
    <w:p w14:paraId="13682D90" w14:textId="5AD5C989" w:rsidR="000E0BC7" w:rsidRDefault="000E0BC7" w:rsidP="000E0BC7">
      <w:pPr>
        <w:ind w:firstLine="480"/>
        <w:rPr>
          <w:rFonts w:ascii="宋体" w:hAnsi="宋体"/>
        </w:rPr>
      </w:pPr>
    </w:p>
    <w:p w14:paraId="56A17525" w14:textId="77777777" w:rsidR="006D72BC" w:rsidRPr="000E0BC7" w:rsidRDefault="006D72BC" w:rsidP="000E0BC7">
      <w:pPr>
        <w:ind w:firstLine="480"/>
        <w:rPr>
          <w:rFonts w:ascii="宋体" w:hAnsi="宋体"/>
        </w:rPr>
        <w:sectPr w:rsidR="006D72BC" w:rsidRPr="000E0BC7"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12" w:name="_Toc492673747"/>
      <w:bookmarkStart w:id="113" w:name="_Toc49530998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12"/>
      <w:bookmarkEnd w:id="113"/>
    </w:p>
    <w:p w14:paraId="1DC1AA1F" w14:textId="77777777" w:rsidR="00A35743" w:rsidRPr="00636514" w:rsidRDefault="00073140" w:rsidP="007341F7">
      <w:pPr>
        <w:pStyle w:val="2"/>
      </w:pPr>
      <w:bookmarkStart w:id="114" w:name="_Toc492673748"/>
      <w:bookmarkStart w:id="115" w:name="_Toc495309986"/>
      <w:r w:rsidRPr="00636514">
        <w:t xml:space="preserve">1.1 </w:t>
      </w:r>
      <w:r w:rsidR="00784B52" w:rsidRPr="00636514">
        <w:t>研究背景及意义</w:t>
      </w:r>
      <w:bookmarkEnd w:id="114"/>
      <w:bookmarkEnd w:id="115"/>
    </w:p>
    <w:p w14:paraId="5A6E1DAB" w14:textId="24887A01" w:rsidR="00F06F4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4E11C9">
        <w:rPr>
          <w:rStyle w:val="af9"/>
        </w:rPr>
        <w:t>[</w:t>
      </w:r>
      <w:r w:rsidR="004E11C9">
        <w:rPr>
          <w:rStyle w:val="af9"/>
        </w:rPr>
        <w:endnoteReference w:id="2"/>
      </w:r>
      <w:r w:rsidR="004E11C9">
        <w:rPr>
          <w:rStyle w:val="af9"/>
        </w:rPr>
        <w:t>]</w:t>
      </w:r>
      <w:r w:rsidR="00F06F4B">
        <w:rPr>
          <w:rFonts w:hint="eastAsia"/>
        </w:rPr>
        <w:t>，</w:t>
      </w:r>
      <w:r w:rsidR="00F06F4B" w:rsidRPr="005270D9">
        <w:t>在日本</w:t>
      </w:r>
      <w:r w:rsidR="00F06F4B" w:rsidRPr="005270D9">
        <w:rPr>
          <w:rFonts w:hint="eastAsia"/>
        </w:rPr>
        <w:t>甚至分布到田间地头等客流量</w:t>
      </w:r>
      <w:r w:rsidR="00F06F4B" w:rsidRPr="00636514">
        <w:rPr>
          <w:rFonts w:hint="eastAsia"/>
        </w:rPr>
        <w:t>相对较少的地区。</w:t>
      </w:r>
    </w:p>
    <w:p w14:paraId="2BA27049" w14:textId="53E60378" w:rsidR="00F06F4B" w:rsidRPr="00636514" w:rsidRDefault="00F06F4B" w:rsidP="00245A88">
      <w:pPr>
        <w:ind w:firstLine="480"/>
      </w:pPr>
      <w:r w:rsidRPr="00636514">
        <w:rPr>
          <w:rFonts w:hint="eastAsia"/>
        </w:rPr>
        <w:t>随着消费者需求的</w:t>
      </w:r>
      <w:r>
        <w:t>变化</w:t>
      </w:r>
      <w:r w:rsidRPr="00636514">
        <w:rPr>
          <w:rFonts w:hint="eastAsia"/>
        </w:rPr>
        <w:t>以及售货机行业的发展，自动售货机中商品的销售种类也逐渐多元化</w:t>
      </w:r>
      <w:r w:rsidR="004E11C9">
        <w:rPr>
          <w:rStyle w:val="af9"/>
        </w:rPr>
        <w:t>[</w:t>
      </w:r>
      <w:r w:rsidR="004E11C9">
        <w:rPr>
          <w:rStyle w:val="af9"/>
        </w:rPr>
        <w:endnoteReference w:id="3"/>
      </w:r>
      <w:r w:rsidR="004E11C9">
        <w:rPr>
          <w:rStyle w:val="af9"/>
        </w:rPr>
        <w:t>]</w:t>
      </w:r>
      <w:r>
        <w:rPr>
          <w:rFonts w:hint="eastAsia"/>
        </w:rPr>
        <w:t>。</w:t>
      </w:r>
      <w:r w:rsidRPr="00636514">
        <w:rPr>
          <w:rFonts w:hint="eastAsia"/>
        </w:rPr>
        <w:t>然</w:t>
      </w:r>
      <w:r>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19D4B8C4" w14:textId="77777777" w:rsidR="009C2B82" w:rsidRDefault="00F06F4B" w:rsidP="009C2B82">
      <w:pPr>
        <w:ind w:firstLine="480"/>
      </w:pPr>
      <w:r w:rsidRPr="00636514">
        <w:t>面对发展的众多问题</w:t>
      </w:r>
      <w:r w:rsidRPr="00636514">
        <w:rPr>
          <w:rFonts w:hint="eastAsia"/>
        </w:rPr>
        <w:t>，自动售货行业并未萎靡不振，而是另辟蹊径，将这一传统行业和新兴技术、新型销售方式进行结合，将传统仅使用投币和刷卡的支付方式</w:t>
      </w:r>
      <w:r>
        <w:t>改变</w:t>
      </w:r>
      <w:r w:rsidRPr="00636514">
        <w:rPr>
          <w:rFonts w:hint="eastAsia"/>
        </w:rPr>
        <w:t>为可以使用微信、支付宝、银联等移动方式进行支付</w:t>
      </w:r>
      <w:r w:rsidR="004E11C9">
        <w:rPr>
          <w:rStyle w:val="af9"/>
        </w:rPr>
        <w:t>[</w:t>
      </w:r>
      <w:r w:rsidR="004E11C9">
        <w:rPr>
          <w:rStyle w:val="af9"/>
        </w:rPr>
        <w:endnoteReference w:id="4"/>
      </w:r>
      <w:r w:rsidR="004E11C9">
        <w:rPr>
          <w:rStyle w:val="af9"/>
        </w:rPr>
        <w:t>]</w:t>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、广告信息等，这种方式不仅增强了购物的人机交互性，还增加了一项新的赢利点。这些新型的售货机模式结合了互联网的优势，将售货机行业再次拉回销售业的竞争</w:t>
      </w:r>
      <w:r>
        <w:rPr>
          <w:rFonts w:hint="eastAsia"/>
        </w:rPr>
        <w:t>环境</w:t>
      </w:r>
      <w:r w:rsidRPr="00636514">
        <w:rPr>
          <w:rFonts w:hint="eastAsia"/>
        </w:rPr>
        <w:t>之中。</w:t>
      </w:r>
      <w:bookmarkStart w:id="116" w:name="_Toc492673749"/>
    </w:p>
    <w:p w14:paraId="67434425" w14:textId="10C0F0E7" w:rsidR="00F06F4B" w:rsidRPr="00636514" w:rsidRDefault="00F06F4B" w:rsidP="009C2B82">
      <w:pPr>
        <w:pStyle w:val="2"/>
      </w:pPr>
      <w:bookmarkStart w:id="117" w:name="_Toc495309987"/>
      <w:r w:rsidRPr="00636514">
        <w:rPr>
          <w:rFonts w:hint="eastAsia"/>
        </w:rPr>
        <w:lastRenderedPageBreak/>
        <w:t>1.2</w:t>
      </w:r>
      <w:r w:rsidRPr="00636514">
        <w:t xml:space="preserve"> </w:t>
      </w:r>
      <w:r w:rsidRPr="00636514">
        <w:rPr>
          <w:rFonts w:hint="eastAsia"/>
        </w:rPr>
        <w:t>研究现状</w:t>
      </w:r>
      <w:bookmarkEnd w:id="116"/>
      <w:bookmarkEnd w:id="117"/>
    </w:p>
    <w:p w14:paraId="056E57C8" w14:textId="442E4BE3" w:rsidR="00F06F4B" w:rsidRDefault="00F06F4B"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甚少，这也造成其发展被各方面掣肘。随着</w:t>
      </w:r>
      <w:r w:rsidRPr="00636514">
        <w:t>互联网技术的发展</w:t>
      </w:r>
      <w:r w:rsidRPr="00636514">
        <w:rPr>
          <w:rFonts w:hint="eastAsia"/>
        </w:rPr>
        <w:t>，整个自动售货机</w:t>
      </w:r>
      <w:r w:rsidRPr="00636514">
        <w:t>行业都在</w:t>
      </w:r>
      <w:r w:rsidRPr="00636514">
        <w:rPr>
          <w:rFonts w:hint="eastAsia"/>
        </w:rPr>
        <w:t>改</w:t>
      </w:r>
      <w:r w:rsidRPr="00636514">
        <w:t>善</w:t>
      </w:r>
      <w:r w:rsidRPr="00636514">
        <w:rPr>
          <w:rFonts w:hint="eastAsia"/>
        </w:rPr>
        <w:t>其</w:t>
      </w:r>
      <w:r w:rsidRPr="00636514">
        <w:t>发展</w:t>
      </w:r>
      <w:r w:rsidRPr="00636514">
        <w:rPr>
          <w:rFonts w:hint="eastAsia"/>
        </w:rPr>
        <w:t>态势</w:t>
      </w:r>
      <w:r w:rsidR="004E11C9">
        <w:rPr>
          <w:rStyle w:val="af9"/>
        </w:rPr>
        <w:t>[</w:t>
      </w:r>
      <w:r w:rsidR="004E11C9">
        <w:rPr>
          <w:rStyle w:val="af9"/>
        </w:rPr>
        <w:endnoteReference w:id="5"/>
      </w:r>
      <w:r w:rsidR="004E11C9">
        <w:rPr>
          <w:rStyle w:val="af9"/>
        </w:rPr>
        <w:t>]</w:t>
      </w:r>
      <w:r w:rsidRPr="0098515E">
        <w:rPr>
          <w:rFonts w:hint="eastAsia"/>
        </w:rPr>
        <w:t>，</w:t>
      </w:r>
      <w:r w:rsidRPr="005270D9">
        <w:t>售货机制造商</w:t>
      </w:r>
      <w:r w:rsidRPr="005270D9">
        <w:rPr>
          <w:rFonts w:hint="eastAsia"/>
        </w:rPr>
        <w:t>的硬件</w:t>
      </w:r>
      <w:r w:rsidRPr="005270D9">
        <w:t>逐步优化</w:t>
      </w:r>
      <w:r w:rsidRPr="005270D9">
        <w:rPr>
          <w:rFonts w:hint="eastAsia"/>
        </w:rPr>
        <w:t>、</w:t>
      </w:r>
      <w:r w:rsidRPr="00636514">
        <w:t>系统开发逐步</w:t>
      </w:r>
      <w:r w:rsidRPr="00636514">
        <w:rPr>
          <w:rFonts w:hint="eastAsia"/>
        </w:rPr>
        <w:t>更新、支付方式逐步多元</w:t>
      </w:r>
      <w:r w:rsidRPr="00636514">
        <w:t>。</w:t>
      </w:r>
    </w:p>
    <w:p w14:paraId="1AAD4CF7" w14:textId="7F5858B1" w:rsidR="00F06F4B" w:rsidRPr="00636514" w:rsidRDefault="00F06F4B"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5C22D187" w:rsidR="00F06F4B" w:rsidRPr="00636514" w:rsidRDefault="00F06F4B"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统，用于运营商的用户管理、机器管理、货道管理、订单管理、库存管理、商家管理等；</w:t>
      </w:r>
      <w:r w:rsidRPr="00636514">
        <w:t>另一方面</w:t>
      </w:r>
      <w:r w:rsidRPr="00636514">
        <w:rPr>
          <w:rFonts w:hint="eastAsia"/>
        </w:rPr>
        <w:t>，在售货机终端配备可操作的显示屏，用以提供支付宝、微信、银联等移动支付页面</w:t>
      </w:r>
      <w:r w:rsidR="004E11C9">
        <w:rPr>
          <w:rStyle w:val="af9"/>
        </w:rPr>
        <w:t>[</w:t>
      </w:r>
      <w:r w:rsidR="004E11C9">
        <w:rPr>
          <w:rStyle w:val="af9"/>
        </w:rPr>
        <w:endnoteReference w:id="6"/>
      </w:r>
      <w:r w:rsidR="004E11C9">
        <w:rPr>
          <w:rStyle w:val="af9"/>
        </w:rPr>
        <w:t>]</w:t>
      </w:r>
      <w:r w:rsidRPr="0098515E">
        <w:rPr>
          <w:rFonts w:hint="eastAsia"/>
        </w:rPr>
        <w:t>。</w:t>
      </w:r>
      <w:r w:rsidRPr="005270D9">
        <w:rPr>
          <w:rFonts w:hint="eastAsia"/>
        </w:rPr>
        <w:t>后台管理系统和售货机终端系统的结合使用，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5A036EEE" w:rsidR="00F06F4B" w:rsidRPr="00636514" w:rsidRDefault="00F06F4B" w:rsidP="00B17B5F">
      <w:pPr>
        <w:ind w:firstLine="480"/>
      </w:pPr>
      <w:r>
        <w:t>新型售货机</w:t>
      </w:r>
      <w:r>
        <w:rPr>
          <w:rFonts w:hint="eastAsia"/>
        </w:rPr>
        <w:t>云</w:t>
      </w:r>
      <w:r>
        <w:t>管理平台由厂商端提供</w:t>
      </w:r>
      <w:r>
        <w:rPr>
          <w:rFonts w:hint="eastAsia"/>
        </w:rPr>
        <w:t>，</w:t>
      </w:r>
      <w:r>
        <w:t>运营商租用后使用</w:t>
      </w:r>
      <w:r>
        <w:rPr>
          <w:rFonts w:hint="eastAsia"/>
        </w:rPr>
        <w:t>。</w:t>
      </w:r>
      <w:r w:rsidRPr="00636514">
        <w:rPr>
          <w:rFonts w:hint="eastAsia"/>
        </w:rPr>
        <w:t>售货机</w:t>
      </w:r>
      <w:r>
        <w:rPr>
          <w:rFonts w:hint="eastAsia"/>
        </w:rPr>
        <w:t>终端</w:t>
      </w:r>
      <w:r w:rsidRPr="00636514">
        <w:rPr>
          <w:rFonts w:hint="eastAsia"/>
        </w:rPr>
        <w:t>与互联网和</w:t>
      </w:r>
      <w:r w:rsidRPr="00636514">
        <w:rPr>
          <w:rFonts w:hint="eastAsia"/>
        </w:rPr>
        <w:t>4G</w:t>
      </w:r>
      <w:r w:rsidRPr="00636514">
        <w:rPr>
          <w:rFonts w:hint="eastAsia"/>
        </w:rPr>
        <w:t>网络相结合，增加了产品</w:t>
      </w:r>
      <w:r>
        <w:rPr>
          <w:rFonts w:hint="eastAsia"/>
        </w:rPr>
        <w:t>功能的多样性</w:t>
      </w:r>
      <w:r w:rsidR="004E11C9">
        <w:rPr>
          <w:rStyle w:val="af9"/>
        </w:rPr>
        <w:t>[</w:t>
      </w:r>
      <w:r w:rsidR="004E11C9" w:rsidRPr="00636514">
        <w:rPr>
          <w:rStyle w:val="af9"/>
        </w:rPr>
        <w:endnoteReference w:id="7"/>
      </w:r>
      <w:r w:rsidR="004E11C9">
        <w:rPr>
          <w:rStyle w:val="af9"/>
        </w:rPr>
        <w:t>]</w:t>
      </w:r>
      <w:r>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sidR="004E11C9">
        <w:rPr>
          <w:rStyle w:val="af9"/>
        </w:rPr>
        <w:t>[</w:t>
      </w:r>
      <w:r w:rsidR="004E11C9" w:rsidRPr="00636514">
        <w:rPr>
          <w:rStyle w:val="af9"/>
        </w:rPr>
        <w:endnoteReference w:id="8"/>
      </w:r>
      <w:r w:rsidR="004E11C9">
        <w:rPr>
          <w:rStyle w:val="af9"/>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进行支付，用户</w:t>
      </w:r>
      <w:r>
        <w:t>除</w:t>
      </w:r>
      <w:r w:rsidRPr="00636514">
        <w:rPr>
          <w:rFonts w:hint="eastAsia"/>
        </w:rPr>
        <w:t>支付外，不需要其他的交互。</w:t>
      </w:r>
    </w:p>
    <w:p w14:paraId="4F3E6DF8" w14:textId="3DE74C4E" w:rsidR="00F06F4B" w:rsidRPr="00636514" w:rsidRDefault="00F06F4B" w:rsidP="00B17B5F">
      <w:pPr>
        <w:ind w:firstLine="480"/>
      </w:pPr>
      <w:r w:rsidRPr="00636514">
        <w:rPr>
          <w:rFonts w:hint="eastAsia"/>
        </w:rPr>
        <w:t>新型售货机给消费者带来了</w:t>
      </w:r>
      <w:r>
        <w:rPr>
          <w:rFonts w:hint="eastAsia"/>
        </w:rPr>
        <w:t>新的体验和便利，然而对于售货机商家来说，投放一台自动售货机，不仅</w:t>
      </w:r>
      <w:r w:rsidRPr="00636514">
        <w:rPr>
          <w:rFonts w:hint="eastAsia"/>
        </w:rPr>
        <w:t>要考虑售货机的购置</w:t>
      </w:r>
      <w:r w:rsidRPr="00636514">
        <w:t>资本</w:t>
      </w:r>
      <w:r>
        <w:rPr>
          <w:rFonts w:hint="eastAsia"/>
        </w:rPr>
        <w:t>、生产资金、占地租金、人工雇佣等非技术成本，软件的开发、部署和维护还需要聘请专业的技术团队。</w:t>
      </w:r>
      <w:r w:rsidRPr="00636514">
        <w:rPr>
          <w:rFonts w:hint="eastAsia"/>
        </w:rPr>
        <w:t>新型软件能够吸引消费者，增强同行业中的竞争优势，</w:t>
      </w:r>
      <w:r>
        <w:rPr>
          <w:rFonts w:hint="eastAsia"/>
        </w:rPr>
        <w:t>但</w:t>
      </w:r>
      <w:r w:rsidRPr="00636514">
        <w:rPr>
          <w:rFonts w:hint="eastAsia"/>
        </w:rPr>
        <w:t>昂贵的开销也令一些公司望而却步。</w:t>
      </w:r>
    </w:p>
    <w:p w14:paraId="290DAB65" w14:textId="77777777" w:rsidR="00F06F4B" w:rsidRPr="00636514" w:rsidRDefault="00F06F4B" w:rsidP="007341F7">
      <w:pPr>
        <w:pStyle w:val="2"/>
      </w:pPr>
      <w:bookmarkStart w:id="118" w:name="_Toc492673750"/>
      <w:bookmarkStart w:id="119" w:name="_Toc495309988"/>
      <w:r w:rsidRPr="00636514">
        <w:rPr>
          <w:rFonts w:hint="eastAsia"/>
        </w:rPr>
        <w:lastRenderedPageBreak/>
        <w:t>1</w:t>
      </w:r>
      <w:r w:rsidRPr="00636514">
        <w:t xml:space="preserve">.3 </w:t>
      </w:r>
      <w:r w:rsidRPr="00636514">
        <w:t>主要研究内容</w:t>
      </w:r>
      <w:bookmarkEnd w:id="118"/>
      <w:bookmarkEnd w:id="119"/>
    </w:p>
    <w:p w14:paraId="5B67C515" w14:textId="69F5792A" w:rsidR="00F06F4B" w:rsidRPr="00636514" w:rsidRDefault="00F06F4B"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t>缩写</w:t>
      </w:r>
      <w:r w:rsidRPr="00636514">
        <w:rPr>
          <w:rFonts w:hint="eastAsia"/>
        </w:rPr>
        <w:t>，它将软件部署在服务提供方的服务器上，服务商负责软件的开发、运维和数据管理等</w:t>
      </w:r>
      <w:r w:rsidR="004E11C9">
        <w:rPr>
          <w:rStyle w:val="af9"/>
        </w:rPr>
        <w:t>[</w:t>
      </w:r>
      <w:r w:rsidR="004E11C9">
        <w:rPr>
          <w:rStyle w:val="af9"/>
        </w:rPr>
        <w:endnoteReference w:id="9"/>
      </w:r>
      <w:r w:rsidR="004E11C9">
        <w:rPr>
          <w:rStyle w:val="af9"/>
        </w:rPr>
        <w:t>]</w:t>
      </w:r>
      <w:r w:rsidRPr="00636514">
        <w:rPr>
          <w:rFonts w:hint="eastAsia"/>
        </w:rPr>
        <w:t>。本文描述了基于</w:t>
      </w:r>
      <w:r w:rsidRPr="00636514">
        <w:rPr>
          <w:rFonts w:hint="eastAsia"/>
        </w:rPr>
        <w:t>SaaS</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3"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w:t>
      </w:r>
      <w:r>
        <w:rPr>
          <w:rFonts w:hint="eastAsia"/>
        </w:rPr>
        <w:t>相对</w:t>
      </w:r>
      <w:r w:rsidRPr="00636514">
        <w:rPr>
          <w:rFonts w:hint="eastAsia"/>
        </w:rPr>
        <w:t>低廉。</w:t>
      </w:r>
    </w:p>
    <w:p w14:paraId="0C75158A" w14:textId="72CAE508" w:rsidR="00F06F4B" w:rsidRPr="00636514" w:rsidRDefault="003B05AC" w:rsidP="00B17B5F">
      <w:pPr>
        <w:ind w:firstLine="480"/>
      </w:pPr>
      <w:ins w:id="120" w:author="Miley Ren" w:date="2017-10-09T16:07:00Z">
        <w:r>
          <w:t>售货机</w:t>
        </w:r>
        <w:r w:rsidR="00BB7DAD">
          <w:t>厂商</w:t>
        </w:r>
      </w:ins>
      <w:del w:id="121" w:author="Miley Ren" w:date="2017-10-09T16:07:00Z">
        <w:r w:rsidR="00F06F4B" w:rsidDel="003B05AC">
          <w:rPr>
            <w:rFonts w:hint="eastAsia"/>
          </w:rPr>
          <w:delText>软件提供商（即厂商，下称“提供商”）</w:delText>
        </w:r>
      </w:del>
      <w:r w:rsidR="00F06F4B" w:rsidRPr="00636514">
        <w:rPr>
          <w:rFonts w:hint="eastAsia"/>
        </w:rPr>
        <w:t>根据需求分析设计出一套能覆盖自动售货机</w:t>
      </w:r>
      <w:ins w:id="122" w:author="Miley Ren" w:date="2017-10-09T16:08:00Z">
        <w:r w:rsidR="008B4ECA">
          <w:rPr>
            <w:rFonts w:hint="eastAsia"/>
          </w:rPr>
          <w:t>运营</w:t>
        </w:r>
      </w:ins>
      <w:r w:rsidR="00F06F4B" w:rsidRPr="00636514">
        <w:rPr>
          <w:rFonts w:hint="eastAsia"/>
        </w:rPr>
        <w:t>需求和功能的云</w:t>
      </w:r>
      <w:r w:rsidR="00F06F4B">
        <w:rPr>
          <w:rFonts w:hint="eastAsia"/>
        </w:rPr>
        <w:t>管理</w:t>
      </w:r>
      <w:r w:rsidR="00F06F4B" w:rsidRPr="00636514">
        <w:rPr>
          <w:rFonts w:hint="eastAsia"/>
        </w:rPr>
        <w:t>平台</w:t>
      </w:r>
      <w:ins w:id="123" w:author="Miley Ren" w:date="2017-10-09T16:08:00Z">
        <w:r w:rsidR="00CB2A4E">
          <w:rPr>
            <w:rFonts w:hint="eastAsia"/>
          </w:rPr>
          <w:t>，</w:t>
        </w:r>
      </w:ins>
      <w:del w:id="124" w:author="Miley Ren" w:date="2017-10-09T16:08:00Z">
        <w:r w:rsidR="00F06F4B" w:rsidRPr="00636514" w:rsidDel="00CB2A4E">
          <w:rPr>
            <w:rFonts w:hint="eastAsia"/>
          </w:rPr>
          <w:delText>。</w:delText>
        </w:r>
        <w:r w:rsidR="00F06F4B" w:rsidDel="00CB2A4E">
          <w:rPr>
            <w:rFonts w:hint="eastAsia"/>
          </w:rPr>
          <w:delText>该云平台的提供商为售货机厂商，</w:delText>
        </w:r>
      </w:del>
      <w:r w:rsidR="00F06F4B">
        <w:rPr>
          <w:rFonts w:hint="eastAsia"/>
        </w:rPr>
        <w:t>为运营商提供服务</w:t>
      </w:r>
      <w:ins w:id="125" w:author="Miley Ren" w:date="2017-10-09T16:08:00Z">
        <w:r w:rsidR="00245DE3">
          <w:rPr>
            <w:rFonts w:hint="eastAsia"/>
          </w:rPr>
          <w:t>。</w:t>
        </w:r>
      </w:ins>
      <w:del w:id="126" w:author="Miley Ren" w:date="2017-10-09T16:08:00Z">
        <w:r w:rsidR="00F06F4B" w:rsidDel="00245DE3">
          <w:rPr>
            <w:rFonts w:hint="eastAsia"/>
          </w:rPr>
          <w:delText>，</w:delText>
        </w:r>
      </w:del>
      <w:r w:rsidR="00F06F4B" w:rsidRPr="00636514">
        <w:rPr>
          <w:rFonts w:hint="eastAsia"/>
        </w:rPr>
        <w:t>平台采用一对多的交付方式，一套软件可供多家商户使用</w:t>
      </w:r>
      <w:r w:rsidR="00F06F4B">
        <w:rPr>
          <w:rFonts w:hint="eastAsia"/>
        </w:rPr>
        <w:t>，运营商只需缴纳少量租金就可以正常使用平台系统</w:t>
      </w:r>
      <w:r w:rsidR="00F06F4B" w:rsidRPr="00636514">
        <w:rPr>
          <w:rFonts w:hint="eastAsia"/>
        </w:rPr>
        <w:t>。</w:t>
      </w:r>
      <w:r w:rsidR="00F06F4B">
        <w:rPr>
          <w:rFonts w:hint="eastAsia"/>
        </w:rPr>
        <w:t>这种多租户</w:t>
      </w:r>
      <w:r w:rsidR="00F06F4B" w:rsidRPr="00636514">
        <w:rPr>
          <w:rFonts w:hint="eastAsia"/>
        </w:rPr>
        <w:t>共享的软件服务降低了软件开发和软件维护的成本，</w:t>
      </w:r>
      <w:del w:id="127" w:author="Miley Ren" w:date="2017-10-09T16:30:00Z">
        <w:r w:rsidR="00F06F4B" w:rsidRPr="00636514" w:rsidDel="00C10216">
          <w:rPr>
            <w:rFonts w:hint="eastAsia"/>
          </w:rPr>
          <w:delText>用户</w:delText>
        </w:r>
      </w:del>
      <w:ins w:id="128" w:author="Miley Ren" w:date="2017-10-09T16:30:00Z">
        <w:r w:rsidR="00C10216">
          <w:rPr>
            <w:rFonts w:hint="eastAsia"/>
          </w:rPr>
          <w:t>运营商</w:t>
        </w:r>
      </w:ins>
      <w:r w:rsidR="00F06F4B" w:rsidRPr="00636514">
        <w:rPr>
          <w:rFonts w:hint="eastAsia"/>
        </w:rPr>
        <w:t>将功能实现完全托付给</w:t>
      </w:r>
      <w:ins w:id="129" w:author="Miley Ren" w:date="2017-10-09T16:29:00Z">
        <w:r w:rsidR="004B0376">
          <w:t>厂商</w:t>
        </w:r>
      </w:ins>
      <w:del w:id="130" w:author="Miley Ren" w:date="2017-10-09T16:29:00Z">
        <w:r w:rsidR="00F06F4B" w:rsidDel="004B0376">
          <w:rPr>
            <w:rFonts w:hint="eastAsia"/>
          </w:rPr>
          <w:delText>提供</w:delText>
        </w:r>
        <w:r w:rsidR="00F06F4B" w:rsidRPr="00636514" w:rsidDel="004B0376">
          <w:rPr>
            <w:rFonts w:hint="eastAsia"/>
          </w:rPr>
          <w:delText>商</w:delText>
        </w:r>
      </w:del>
      <w:r w:rsidR="00F06F4B" w:rsidRPr="00636514">
        <w:rPr>
          <w:rFonts w:hint="eastAsia"/>
        </w:rPr>
        <w:t>，不需要考虑软件的开发、维护和升级，降低</w:t>
      </w:r>
      <w:del w:id="131" w:author="Miley Ren" w:date="2017-10-09T16:29:00Z">
        <w:r w:rsidR="00F06F4B" w:rsidRPr="00636514" w:rsidDel="00C10216">
          <w:rPr>
            <w:rFonts w:hint="eastAsia"/>
          </w:rPr>
          <w:delText>自动售货机公司的</w:delText>
        </w:r>
      </w:del>
      <w:r w:rsidR="00F06F4B" w:rsidRPr="00636514">
        <w:rPr>
          <w:rFonts w:hint="eastAsia"/>
        </w:rPr>
        <w:t>运营成本的同时，也省去了公司聘请专业软件人员的费用，对于亟待升级售货机系统的公司意义深远。</w:t>
      </w:r>
    </w:p>
    <w:p w14:paraId="02C80C6E" w14:textId="77777777" w:rsidR="00F06F4B" w:rsidRPr="00636514" w:rsidRDefault="00F06F4B" w:rsidP="007341F7">
      <w:pPr>
        <w:pStyle w:val="2"/>
      </w:pPr>
      <w:bookmarkStart w:id="132" w:name="_Toc492673751"/>
      <w:bookmarkStart w:id="133" w:name="_Toc495309989"/>
      <w:r w:rsidRPr="00636514">
        <w:rPr>
          <w:rFonts w:hint="eastAsia"/>
        </w:rPr>
        <w:t>1.4</w:t>
      </w:r>
      <w:r w:rsidRPr="00636514">
        <w:t xml:space="preserve"> </w:t>
      </w:r>
      <w:r w:rsidRPr="00636514">
        <w:rPr>
          <w:rFonts w:hint="eastAsia"/>
        </w:rPr>
        <w:t>本文结构</w:t>
      </w:r>
      <w:bookmarkEnd w:id="132"/>
      <w:bookmarkEnd w:id="133"/>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77777777" w:rsidR="00F06F4B" w:rsidRPr="00636514" w:rsidRDefault="00F06F4B"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F06F4B" w:rsidRPr="00636514" w:rsidRDefault="00F06F4B"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77777777" w:rsidR="00F06F4B" w:rsidRPr="00636514" w:rsidRDefault="00F06F4B"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和用例图。从两个方面进行，一个为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lastRenderedPageBreak/>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B49DC89"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。主要介绍了客户端的分析实现，首先介绍了操作员客户端的各个模块功能和实现，做出对应的时序图。然后介绍了售货机终端的设计与实现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134" w:name="_Toc492673752"/>
      <w:bookmarkStart w:id="135" w:name="_Toc495309990"/>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134"/>
      <w:bookmarkEnd w:id="135"/>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136" w:name="_Toc492673753"/>
      <w:bookmarkStart w:id="137" w:name="_Toc495309991"/>
      <w:r w:rsidRPr="00636514">
        <w:rPr>
          <w:rFonts w:hint="eastAsia"/>
        </w:rPr>
        <w:t>2.1</w:t>
      </w:r>
      <w:r w:rsidRPr="00636514">
        <w:t xml:space="preserve"> </w:t>
      </w:r>
      <w:bookmarkEnd w:id="136"/>
      <w:r>
        <w:rPr>
          <w:rFonts w:hint="eastAsia"/>
          <w:lang w:eastAsia="zh-CN"/>
        </w:rPr>
        <w:t>多租户和</w:t>
      </w:r>
      <w:r>
        <w:rPr>
          <w:rFonts w:hint="eastAsia"/>
          <w:lang w:eastAsia="zh-CN"/>
        </w:rPr>
        <w:t>SaaS</w:t>
      </w:r>
      <w:r>
        <w:rPr>
          <w:rFonts w:hint="eastAsia"/>
          <w:lang w:eastAsia="zh-CN"/>
        </w:rPr>
        <w:t>服务</w:t>
      </w:r>
      <w:bookmarkEnd w:id="137"/>
    </w:p>
    <w:p w14:paraId="4E9E28CF" w14:textId="034FF641" w:rsidR="00F06F4B" w:rsidRPr="00636514" w:rsidRDefault="00F06F4B" w:rsidP="00AD581F">
      <w:pPr>
        <w:pStyle w:val="afe"/>
        <w:numPr>
          <w:ilvl w:val="0"/>
          <w:numId w:val="16"/>
        </w:numPr>
        <w:ind w:firstLineChars="0"/>
      </w:pPr>
      <w:bookmarkStart w:id="138" w:name="_Toc492673754"/>
      <w:r w:rsidRPr="00636514">
        <w:rPr>
          <w:rFonts w:hint="eastAsia"/>
        </w:rPr>
        <w:t>多租户架构</w:t>
      </w:r>
      <w:bookmarkEnd w:id="138"/>
    </w:p>
    <w:p w14:paraId="24906F6F" w14:textId="566E2D56"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一种软件架构技术，为实现一</w:t>
      </w:r>
      <w:r w:rsidRPr="00636514">
        <w:t>套</w:t>
      </w:r>
      <w:r w:rsidRPr="00636514">
        <w:rPr>
          <w:rFonts w:hint="eastAsia"/>
        </w:rPr>
        <w:t>可供多个企业用户公用的软件服务体系</w:t>
      </w:r>
      <w:r w:rsidR="004E11C9">
        <w:rPr>
          <w:rStyle w:val="af9"/>
        </w:rPr>
        <w:t>[</w:t>
      </w:r>
      <w:r w:rsidR="004E11C9" w:rsidRPr="00636514">
        <w:rPr>
          <w:rStyle w:val="af9"/>
        </w:rPr>
        <w:endnoteReference w:id="10"/>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1"/>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2"/>
      </w:r>
      <w:r w:rsidR="004E11C9">
        <w:rPr>
          <w:rStyle w:val="af9"/>
        </w:rPr>
        <w:t>]</w:t>
      </w:r>
      <w:r w:rsidRPr="0098515E">
        <w:rPr>
          <w:rFonts w:hint="eastAsia"/>
        </w:rPr>
        <w:t>。</w:t>
      </w:r>
    </w:p>
    <w:p w14:paraId="67FD1D29" w14:textId="4C46A622"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44EDE345"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5ADF5853">
            <wp:simplePos x="0" y="0"/>
            <wp:positionH relativeFrom="column">
              <wp:posOffset>104775</wp:posOffset>
            </wp:positionH>
            <wp:positionV relativeFrom="paragraph">
              <wp:posOffset>1950085</wp:posOffset>
            </wp:positionV>
            <wp:extent cx="5292090" cy="2124075"/>
            <wp:effectExtent l="0" t="0" r="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4">
                      <a:extLst>
                        <a:ext uri="{28A0092B-C50C-407E-A947-70E740481C1C}">
                          <a14:useLocalDpi xmlns:a14="http://schemas.microsoft.com/office/drawing/2010/main" val="0"/>
                        </a:ext>
                      </a:extLst>
                    </a:blip>
                    <a:srcRect l="5728" t="15196" r="1834" b="10019"/>
                    <a:stretch/>
                  </pic:blipFill>
                  <pic:spPr bwMode="auto">
                    <a:xfrm>
                      <a:off x="0" y="0"/>
                      <a:ext cx="529209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139" w:name="_Toc492673755"/>
      <w:r w:rsidRPr="00636514">
        <w:t>SaaS</w:t>
      </w:r>
      <w:bookmarkEnd w:id="139"/>
      <w:r>
        <w:rPr>
          <w:rFonts w:hint="eastAsia"/>
        </w:rPr>
        <w:t>服务模式</w:t>
      </w:r>
    </w:p>
    <w:p w14:paraId="3A3F28E7" w14:textId="56FE20F2"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13"/>
      </w:r>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5">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28C827C1"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14"/>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140" w:name="_Toc492673756"/>
      <w:bookmarkStart w:id="141" w:name="_Toc495309992"/>
      <w:r w:rsidRPr="005270D9">
        <w:rPr>
          <w:rFonts w:hint="eastAsia"/>
        </w:rPr>
        <w:t>2.2</w:t>
      </w:r>
      <w:r w:rsidRPr="00636514">
        <w:t xml:space="preserve"> </w:t>
      </w:r>
      <w:bookmarkEnd w:id="140"/>
      <w:r>
        <w:rPr>
          <w:rFonts w:hint="eastAsia"/>
          <w:lang w:eastAsia="zh-CN"/>
        </w:rPr>
        <w:t>S</w:t>
      </w:r>
      <w:r>
        <w:rPr>
          <w:lang w:eastAsia="zh-CN"/>
        </w:rPr>
        <w:t>SM</w:t>
      </w:r>
      <w:r>
        <w:rPr>
          <w:lang w:eastAsia="zh-CN"/>
        </w:rPr>
        <w:t>框架</w:t>
      </w:r>
      <w:bookmarkEnd w:id="141"/>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1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142" w:name="_Toc492673757"/>
      <w:r w:rsidRPr="00636514">
        <w:t>Spring</w:t>
      </w:r>
      <w:r w:rsidRPr="00636514">
        <w:t>框架和</w:t>
      </w:r>
      <w:r w:rsidRPr="00636514">
        <w:rPr>
          <w:rFonts w:hint="eastAsia"/>
        </w:rPr>
        <w:t>SpringMVC</w:t>
      </w:r>
      <w:bookmarkEnd w:id="142"/>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16"/>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1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18"/>
      </w:r>
      <w:r w:rsidR="004E11C9">
        <w:rPr>
          <w:rStyle w:val="af9"/>
        </w:rPr>
        <w:t>]</w:t>
      </w:r>
      <w:r w:rsidRPr="005270D9">
        <w:rPr>
          <w:rFonts w:hint="eastAsia"/>
        </w:rPr>
        <w:t>。</w:t>
      </w:r>
    </w:p>
    <w:p w14:paraId="65D64BEE" w14:textId="1652471E"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w:t>
      </w:r>
      <w:r>
        <w:rPr>
          <w:rFonts w:hint="eastAsia"/>
        </w:rPr>
        <w:t>了</w:t>
      </w:r>
      <w:r w:rsidRPr="00636514">
        <w:t>实现类似于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19"/>
      </w:r>
      <w:r w:rsidR="004E11C9">
        <w:rPr>
          <w:rStyle w:val="af9"/>
        </w:rPr>
        <w:t>]</w:t>
      </w:r>
    </w:p>
    <w:p w14:paraId="22856D08" w14:textId="2676717A" w:rsidR="00F06F4B" w:rsidRDefault="00F06F4B" w:rsidP="00AD581F">
      <w:pPr>
        <w:pStyle w:val="afe"/>
        <w:numPr>
          <w:ilvl w:val="0"/>
          <w:numId w:val="17"/>
        </w:numPr>
        <w:ind w:firstLineChars="0"/>
      </w:pPr>
      <w:bookmarkStart w:id="143" w:name="_Toc492673758"/>
      <w:r>
        <w:rPr>
          <w:rFonts w:hint="eastAsia"/>
        </w:rPr>
        <w:t>数据持久层框架</w:t>
      </w:r>
      <w:bookmarkEnd w:id="143"/>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0"/>
      </w:r>
      <w:r w:rsidR="004E11C9">
        <w:rPr>
          <w:rStyle w:val="af9"/>
        </w:rPr>
        <w:t>]</w:t>
      </w:r>
    </w:p>
    <w:p w14:paraId="73198FA3" w14:textId="4FEE52AA"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2"/>
      </w:r>
      <w:r w:rsidR="004E11C9">
        <w:rPr>
          <w:rStyle w:val="af9"/>
        </w:rPr>
        <w:t>]</w:t>
      </w:r>
      <w:r w:rsidRPr="005270D9">
        <w:rPr>
          <w:rFonts w:hint="eastAsia"/>
        </w:rPr>
        <w:t>。</w:t>
      </w:r>
    </w:p>
    <w:p w14:paraId="13757BA0" w14:textId="2EEB7591" w:rsidR="00F06F4B" w:rsidRPr="00636514" w:rsidRDefault="00F06F4B" w:rsidP="007341F7">
      <w:pPr>
        <w:pStyle w:val="2"/>
      </w:pPr>
      <w:bookmarkStart w:id="144" w:name="_Toc492673760"/>
      <w:bookmarkStart w:id="145" w:name="_Toc495309993"/>
      <w:r w:rsidRPr="00636514">
        <w:rPr>
          <w:rFonts w:hint="eastAsia"/>
        </w:rPr>
        <w:t>2.3</w:t>
      </w:r>
      <w:r w:rsidRPr="00636514">
        <w:t xml:space="preserve"> Android</w:t>
      </w:r>
      <w:bookmarkEnd w:id="144"/>
      <w:r>
        <w:rPr>
          <w:rFonts w:hint="eastAsia"/>
          <w:lang w:eastAsia="zh-CN"/>
        </w:rPr>
        <w:t>应用</w:t>
      </w:r>
      <w:bookmarkEnd w:id="145"/>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595C7359"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0">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的体系结构，</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24"/>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等，同时该层还提供一些核心的运行时的库，这允许用户使用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25"/>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1" w:tgtFrame="_blank" w:history="1">
        <w:r w:rsidRPr="00636514">
          <w:t>Content Provider</w:t>
        </w:r>
      </w:hyperlink>
      <w:r w:rsidRPr="005270D9">
        <w:rPr>
          <w:rFonts w:hint="eastAsia"/>
        </w:rPr>
        <w:t>）</w:t>
      </w:r>
      <w:r w:rsidR="004E11C9">
        <w:rPr>
          <w:rStyle w:val="af9"/>
        </w:rPr>
        <w:t>[</w:t>
      </w:r>
      <w:r w:rsidR="004E11C9" w:rsidRPr="00636514">
        <w:rPr>
          <w:rStyle w:val="af9"/>
        </w:rPr>
        <w:endnoteReference w:id="26"/>
      </w:r>
      <w:r w:rsidR="004E11C9">
        <w:rPr>
          <w:rStyle w:val="af9"/>
        </w:rPr>
        <w:t>]</w:t>
      </w:r>
      <w:r w:rsidRPr="005270D9">
        <w:rPr>
          <w:rFonts w:hint="eastAsia"/>
        </w:rPr>
        <w:t>。</w:t>
      </w:r>
    </w:p>
    <w:p w14:paraId="3869EE62" w14:textId="36C65617"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1A2F045C" w14:textId="7FA00436" w:rsidR="00F06F4B" w:rsidRDefault="00F06F4B" w:rsidP="000B19C8">
      <w:pPr>
        <w:ind w:firstLine="480"/>
      </w:pPr>
      <w:r>
        <w:rPr>
          <w:noProof/>
        </w:rPr>
        <w:drawing>
          <wp:anchor distT="0" distB="0" distL="114300" distR="114300" simplePos="0" relativeHeight="251841536" behindDoc="0" locked="0" layoutInCell="1" allowOverlap="1" wp14:anchorId="5BF6AAE6" wp14:editId="19E617DB">
            <wp:simplePos x="0" y="0"/>
            <wp:positionH relativeFrom="column">
              <wp:posOffset>843915</wp:posOffset>
            </wp:positionH>
            <wp:positionV relativeFrom="paragraph">
              <wp:posOffset>1953260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2">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27"/>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776DC16C" w14:textId="6A5D09DF" w:rsidR="00F06F4B" w:rsidRPr="005270D9" w:rsidRDefault="00F06F4B" w:rsidP="00AF1C06">
      <w:pPr>
        <w:pStyle w:val="aff0"/>
      </w:pPr>
      <w:r>
        <w:rPr>
          <w:rFonts w:hint="eastAsia"/>
        </w:rPr>
        <w:t>图</w:t>
      </w:r>
      <w:r>
        <w:rPr>
          <w:rFonts w:hint="eastAsia"/>
        </w:rPr>
        <w:t>2-</w:t>
      </w:r>
      <w:r>
        <w:t>8  A</w:t>
      </w:r>
      <w:r>
        <w:rPr>
          <w:rFonts w:hint="eastAsia"/>
        </w:rPr>
        <w:t>ctivity</w:t>
      </w:r>
      <w:r>
        <w:rPr>
          <w:rFonts w:hint="eastAsia"/>
        </w:rPr>
        <w:t>生命周期图解</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242601" w:rsidP="007B3BD3">
      <w:pPr>
        <w:ind w:firstLine="480"/>
      </w:pPr>
      <w:hyperlink r:id="rId33"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2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52A3B7EA" w:rsidR="00F06F4B" w:rsidRPr="00636514" w:rsidRDefault="00F06F4B" w:rsidP="00170B15">
      <w:pPr>
        <w:pStyle w:val="1"/>
        <w:ind w:leftChars="0" w:left="240"/>
      </w:pPr>
      <w:r w:rsidRPr="00636514">
        <w:br w:type="page"/>
      </w:r>
      <w:bookmarkStart w:id="146" w:name="_Toc492673761"/>
      <w:bookmarkStart w:id="147" w:name="_Toc495309994"/>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146"/>
      <w:bookmarkEnd w:id="147"/>
    </w:p>
    <w:p w14:paraId="260D4D15" w14:textId="39E872F6"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del w:id="148" w:author="Miley Ren" w:date="2017-10-09T16:30:00Z">
        <w:r w:rsidDel="002778C0">
          <w:rPr>
            <w:rFonts w:hint="eastAsia"/>
          </w:rPr>
          <w:delText>系统模块、厂商模块</w:delText>
        </w:r>
      </w:del>
      <w:ins w:id="149" w:author="Miley Ren" w:date="2017-10-09T16:32:00Z">
        <w:r w:rsidR="00941DB1">
          <w:rPr>
            <w:rFonts w:hint="eastAsia"/>
          </w:rPr>
          <w:t>厂商</w:t>
        </w:r>
      </w:ins>
      <w:ins w:id="150" w:author="Miley Ren" w:date="2017-10-09T16:31:00Z">
        <w:r w:rsidR="00532170">
          <w:rPr>
            <w:rFonts w:hint="eastAsia"/>
          </w:rPr>
          <w:t>模块</w:t>
        </w:r>
      </w:ins>
      <w:r w:rsidRPr="00636514">
        <w:rPr>
          <w:rFonts w:hint="eastAsia"/>
        </w:rPr>
        <w:t>和运营商</w:t>
      </w:r>
      <w:r>
        <w:rPr>
          <w:rFonts w:hint="eastAsia"/>
        </w:rPr>
        <w:t>模块</w:t>
      </w:r>
      <w:ins w:id="151" w:author="Miley Ren" w:date="2017-10-09T16:31:00Z">
        <w:r w:rsidR="0069223E">
          <w:t>两</w:t>
        </w:r>
      </w:ins>
      <w:del w:id="152" w:author="Miley Ren" w:date="2017-10-09T16:31:00Z">
        <w:r w:rsidDel="00CB34B0">
          <w:delText>三</w:delText>
        </w:r>
      </w:del>
      <w:r w:rsidRPr="00636514">
        <w:rPr>
          <w:rFonts w:hint="eastAsia"/>
        </w:rPr>
        <w:t>个</w:t>
      </w:r>
      <w:r>
        <w:rPr>
          <w:rFonts w:hint="eastAsia"/>
        </w:rPr>
        <w:t>部分，</w:t>
      </w:r>
      <w:r w:rsidRPr="00636514">
        <w:rPr>
          <w:rFonts w:hint="eastAsia"/>
        </w:rPr>
        <w:t>终端包括操作员终端和自动售货机终端两个</w:t>
      </w:r>
      <w:r>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12184DC5" w:rsidR="00F06F4B" w:rsidRPr="00636514" w:rsidRDefault="00F06F4B" w:rsidP="002A4EFF">
      <w:pPr>
        <w:pStyle w:val="2"/>
        <w:ind w:firstLineChars="100" w:firstLine="281"/>
      </w:pPr>
      <w:bookmarkStart w:id="153" w:name="_Toc492673762"/>
      <w:bookmarkStart w:id="154" w:name="_Toc495309995"/>
      <w:r w:rsidRPr="00636514">
        <w:rPr>
          <w:rFonts w:hint="eastAsia"/>
        </w:rPr>
        <w:t xml:space="preserve">3.1 </w:t>
      </w:r>
      <w:r>
        <w:rPr>
          <w:rFonts w:hint="eastAsia"/>
          <w:lang w:eastAsia="zh-CN"/>
        </w:rPr>
        <w:t>系统</w:t>
      </w:r>
      <w:r w:rsidRPr="00636514">
        <w:rPr>
          <w:rFonts w:hint="eastAsia"/>
        </w:rPr>
        <w:t>目标</w:t>
      </w:r>
      <w:bookmarkEnd w:id="153"/>
      <w:bookmarkEnd w:id="154"/>
    </w:p>
    <w:p w14:paraId="703BFD01" w14:textId="26A2B23B"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模式设计和实现一套能够供多</w:t>
      </w:r>
      <w:r>
        <w:rPr>
          <w:rFonts w:hint="eastAsia"/>
        </w:rPr>
        <w:t>个</w:t>
      </w:r>
      <w:r w:rsidRPr="00636514">
        <w:rPr>
          <w:rFonts w:hint="eastAsia"/>
        </w:rPr>
        <w:t>租户使用的管理系统及终端系统。</w:t>
      </w:r>
    </w:p>
    <w:p w14:paraId="4865F437" w14:textId="3A3AE9B1" w:rsidR="00F06F4B" w:rsidRPr="00636514" w:rsidRDefault="00F06F4B" w:rsidP="009A375F">
      <w:pPr>
        <w:ind w:firstLine="480"/>
      </w:pPr>
      <w:r>
        <w:rPr>
          <w:rFonts w:hint="eastAsia"/>
        </w:rPr>
        <w:t>云平台系统</w:t>
      </w:r>
      <w:r w:rsidRPr="00636514">
        <w:rPr>
          <w:rFonts w:hint="eastAsia"/>
        </w:rPr>
        <w:t>分为</w:t>
      </w:r>
      <w:del w:id="155" w:author="Miley Ren" w:date="2017-10-09T16:31:00Z">
        <w:r w:rsidDel="00F800E2">
          <w:rPr>
            <w:rFonts w:hint="eastAsia"/>
          </w:rPr>
          <w:delText>三</w:delText>
        </w:r>
      </w:del>
      <w:ins w:id="156" w:author="Miley Ren" w:date="2017-10-09T16:31:00Z">
        <w:r w:rsidR="00F800E2">
          <w:rPr>
            <w:rFonts w:hint="eastAsia"/>
          </w:rPr>
          <w:t>两</w:t>
        </w:r>
      </w:ins>
      <w:r w:rsidRPr="00636514">
        <w:rPr>
          <w:rFonts w:hint="eastAsia"/>
        </w:rPr>
        <w:t>大模块，分别是</w:t>
      </w:r>
      <w:del w:id="157" w:author="Miley Ren" w:date="2017-10-09T16:31:00Z">
        <w:r w:rsidDel="00F800E2">
          <w:rPr>
            <w:rFonts w:hint="eastAsia"/>
          </w:rPr>
          <w:delText>系统模块、</w:delText>
        </w:r>
        <w:r w:rsidRPr="00636514" w:rsidDel="00F800E2">
          <w:rPr>
            <w:rFonts w:hint="eastAsia"/>
          </w:rPr>
          <w:delText>自</w:delText>
        </w:r>
        <w:r w:rsidR="00031F47" w:rsidRPr="00636514" w:rsidDel="00031F47">
          <w:rPr>
            <w:rFonts w:hint="eastAsia"/>
          </w:rPr>
          <w:delText>动售货机厂商</w:delText>
        </w:r>
      </w:del>
      <w:ins w:id="158" w:author="Miley Ren" w:date="2017-10-09T16:32:00Z">
        <w:r w:rsidR="00941DB1">
          <w:rPr>
            <w:rFonts w:hint="eastAsia"/>
          </w:rPr>
          <w:t>厂商</w:t>
        </w:r>
        <w:r w:rsidR="00FB0AE5">
          <w:rPr>
            <w:rFonts w:hint="eastAsia"/>
          </w:rPr>
          <w:t>模块</w:t>
        </w:r>
      </w:ins>
      <w:del w:id="159" w:author="Miley Ren" w:date="2017-10-09T16:31:00Z">
        <w:r w:rsidRPr="00636514" w:rsidDel="001D2367">
          <w:rPr>
            <w:rFonts w:hint="eastAsia"/>
          </w:rPr>
          <w:delText>模块</w:delText>
        </w:r>
      </w:del>
      <w:r w:rsidRPr="00636514">
        <w:rPr>
          <w:rFonts w:hint="eastAsia"/>
        </w:rPr>
        <w:t>和运营商模块。</w:t>
      </w:r>
      <w:del w:id="160" w:author="Miley Ren" w:date="2017-10-09T16:32:00Z">
        <w:r w:rsidDel="00941DB1">
          <w:rPr>
            <w:rFonts w:hint="eastAsia"/>
          </w:rPr>
          <w:delText>系统模块</w:delText>
        </w:r>
      </w:del>
      <w:ins w:id="161" w:author="Miley Ren" w:date="2017-10-09T16:32:00Z">
        <w:r w:rsidR="00941DB1">
          <w:rPr>
            <w:rFonts w:hint="eastAsia"/>
          </w:rPr>
          <w:t>厂商模块</w:t>
        </w:r>
      </w:ins>
      <w:r>
        <w:rPr>
          <w:rFonts w:hint="eastAsia"/>
        </w:rPr>
        <w:t>包括租金定义、租户管理、权限管理</w:t>
      </w:r>
      <w:del w:id="162" w:author="Miley Ren" w:date="2017-10-09T16:32:00Z">
        <w:r w:rsidDel="00941DB1">
          <w:rPr>
            <w:rFonts w:hint="eastAsia"/>
          </w:rPr>
          <w:delText>和</w:delText>
        </w:r>
      </w:del>
      <w:ins w:id="163" w:author="Miley Ren" w:date="2017-10-09T16:32:00Z">
        <w:r w:rsidR="00941DB1">
          <w:rPr>
            <w:rFonts w:hint="eastAsia"/>
          </w:rPr>
          <w:t>、</w:t>
        </w:r>
      </w:ins>
      <w:r>
        <w:rPr>
          <w:rFonts w:hint="eastAsia"/>
        </w:rPr>
        <w:t>角色管理</w:t>
      </w:r>
      <w:ins w:id="164" w:author="Miley Ren" w:date="2017-10-09T16:32:00Z">
        <w:r w:rsidR="00941DB1">
          <w:rPr>
            <w:rFonts w:hint="eastAsia"/>
          </w:rPr>
          <w:t>、</w:t>
        </w:r>
      </w:ins>
      <w:del w:id="165" w:author="Miley Ren" w:date="2017-10-09T16:32:00Z">
        <w:r w:rsidDel="00941DB1">
          <w:rPr>
            <w:rFonts w:hint="eastAsia"/>
          </w:rPr>
          <w:delText>等。</w:delText>
        </w:r>
        <w:r w:rsidRPr="00636514" w:rsidDel="00941DB1">
          <w:rPr>
            <w:rFonts w:hint="eastAsia"/>
          </w:rPr>
          <w:delText>售货机厂商</w:delText>
        </w:r>
        <w:r w:rsidDel="00941DB1">
          <w:delText>模块</w:delText>
        </w:r>
        <w:r w:rsidRPr="00636514" w:rsidDel="00941DB1">
          <w:rPr>
            <w:rFonts w:hint="eastAsia"/>
          </w:rPr>
          <w:delText>主要包含</w:delText>
        </w:r>
      </w:del>
      <w:r w:rsidRPr="00636514">
        <w:rPr>
          <w:rFonts w:hint="eastAsia"/>
        </w:rPr>
        <w:t>用户管理、运营商管理、售货机类型管理等。运营商</w:t>
      </w:r>
      <w:r>
        <w:rPr>
          <w:rFonts w:hint="eastAsia"/>
        </w:rPr>
        <w:t>模块</w:t>
      </w:r>
      <w:r w:rsidRPr="00636514">
        <w:rPr>
          <w:rFonts w:hint="eastAsia"/>
        </w:rPr>
        <w:t>主要包括用户管理、售货机管理、库存管理、商品管理、财务管理等模块。</w:t>
      </w:r>
    </w:p>
    <w:p w14:paraId="0A56CEB4" w14:textId="0A9C7654"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，分别是操作员（售货机上货员工）客户端和自动售货机终端。操作员客户端为用户提供一个可随时随地进行售货机查询和货道更新的</w:t>
      </w:r>
      <w:r w:rsidRPr="00636514">
        <w:rPr>
          <w:rFonts w:hint="eastAsia"/>
        </w:rPr>
        <w:t>Android</w:t>
      </w:r>
      <w:r w:rsidRPr="00636514">
        <w:t>应用</w:t>
      </w:r>
      <w:r w:rsidRPr="00636514">
        <w:rPr>
          <w:rFonts w:hint="eastAsia"/>
        </w:rPr>
        <w:t>，免去了人工记录的麻烦。售货机终端主要完成自动售货机的日常销售工作，为用户提供支付宝、微信以及银联二维码</w:t>
      </w:r>
      <w:r w:rsidRPr="00636514">
        <w:t>的移动</w:t>
      </w:r>
      <w:r w:rsidRPr="00636514">
        <w:rPr>
          <w:rFonts w:hint="eastAsia"/>
        </w:rPr>
        <w:t>方式进行支付。</w:t>
      </w:r>
    </w:p>
    <w:p w14:paraId="3F44985F" w14:textId="77777777" w:rsidR="00F06F4B" w:rsidRPr="00636514" w:rsidRDefault="00F06F4B" w:rsidP="008F45EA">
      <w:pPr>
        <w:pStyle w:val="2"/>
      </w:pPr>
      <w:bookmarkStart w:id="166" w:name="_Toc495309996"/>
      <w:r w:rsidRPr="00636514">
        <w:rPr>
          <w:rFonts w:hint="eastAsia"/>
        </w:rPr>
        <w:t>3.2</w:t>
      </w:r>
      <w:r w:rsidRPr="00636514">
        <w:t xml:space="preserve"> </w:t>
      </w:r>
      <w:r w:rsidRPr="00636514">
        <w:rPr>
          <w:rFonts w:hint="eastAsia"/>
        </w:rPr>
        <w:t>可行性分析</w:t>
      </w:r>
      <w:bookmarkEnd w:id="166"/>
    </w:p>
    <w:p w14:paraId="45964B34" w14:textId="13B9483B"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4E11C9">
        <w:rPr>
          <w:rStyle w:val="af9"/>
        </w:rPr>
        <w:t>[</w:t>
      </w:r>
      <w:r w:rsidR="004E11C9" w:rsidRPr="00636514">
        <w:rPr>
          <w:rStyle w:val="af9"/>
        </w:rPr>
        <w:endnoteReference w:id="29"/>
      </w:r>
      <w:r w:rsidR="004E11C9">
        <w:rPr>
          <w:rStyle w:val="af9"/>
        </w:rPr>
        <w:t>]</w:t>
      </w:r>
      <w:r w:rsidRPr="005270D9">
        <w:rPr>
          <w:rFonts w:hint="eastAsia"/>
        </w:rPr>
        <w:t>。</w:t>
      </w:r>
    </w:p>
    <w:p w14:paraId="31CFE9CD" w14:textId="0E6858E9"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，数据库开发模式使用多租户架构的概念，云平台后台使用</w:t>
      </w:r>
      <w:r w:rsidRPr="00636514">
        <w:rPr>
          <w:rFonts w:hint="eastAsia"/>
        </w:rPr>
        <w:t>SSM</w:t>
      </w:r>
      <w:r w:rsidRPr="00636514">
        <w:rPr>
          <w:rFonts w:hint="eastAsia"/>
        </w:rPr>
        <w:t>框架进行开发，平台前端使用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等进行开发，终端使用</w:t>
      </w:r>
      <w:r w:rsidRPr="00636514">
        <w:rPr>
          <w:rFonts w:hint="eastAsia"/>
        </w:rPr>
        <w:t>Android</w:t>
      </w:r>
      <w:r w:rsidRPr="00636514">
        <w:rPr>
          <w:rFonts w:hint="eastAsia"/>
        </w:rPr>
        <w:t>技术进行开发。</w:t>
      </w:r>
    </w:p>
    <w:p w14:paraId="10492422" w14:textId="1EFBAFE9" w:rsidR="00F06F4B" w:rsidRPr="00636514" w:rsidRDefault="00F06F4B" w:rsidP="00DA10E6">
      <w:pPr>
        <w:ind w:firstLine="480"/>
      </w:pPr>
      <w:r w:rsidRPr="00636514">
        <w:rPr>
          <w:rFonts w:hint="eastAsia"/>
        </w:rPr>
        <w:t>从经济</w:t>
      </w:r>
      <w:r>
        <w:t>角度分析</w:t>
      </w:r>
      <w:r w:rsidRPr="00636514">
        <w:rPr>
          <w:rFonts w:hint="eastAsia"/>
        </w:rPr>
        <w:t>，系统由第三方开发，租户不用付出人力和物力，通过</w:t>
      </w:r>
      <w:r w:rsidRPr="00636514">
        <w:rPr>
          <w:rFonts w:hint="eastAsia"/>
        </w:rPr>
        <w:t>web</w:t>
      </w:r>
      <w:r w:rsidRPr="00636514">
        <w:rPr>
          <w:rFonts w:hint="eastAsia"/>
        </w:rPr>
        <w:lastRenderedPageBreak/>
        <w:t>入口进入租用页面，按需购买平台使用时间和容量，最大程度的减少开销。</w:t>
      </w:r>
    </w:p>
    <w:p w14:paraId="60FBEAD7" w14:textId="38984B92"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Pr="00636514">
        <w:rPr>
          <w:rFonts w:hint="eastAsia"/>
        </w:rPr>
        <w:t>终端首先通过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77777777" w:rsidR="00F06F4B" w:rsidRPr="00636514" w:rsidRDefault="00F06F4B" w:rsidP="00D766C3">
      <w:pPr>
        <w:pStyle w:val="2"/>
        <w:rPr>
          <w:lang w:eastAsia="zh-CN"/>
        </w:rPr>
      </w:pPr>
      <w:bookmarkStart w:id="167" w:name="_Toc495309997"/>
      <w:r w:rsidRPr="00636514">
        <w:t>3.</w:t>
      </w:r>
      <w:r w:rsidRPr="00636514">
        <w:rPr>
          <w:rFonts w:hint="eastAsia"/>
          <w:lang w:eastAsia="zh-CN"/>
        </w:rPr>
        <w:t>3</w:t>
      </w:r>
      <w:r w:rsidRPr="00636514">
        <w:t xml:space="preserve"> </w:t>
      </w:r>
      <w:r w:rsidRPr="00636514">
        <w:rPr>
          <w:rFonts w:hint="eastAsia"/>
          <w:lang w:eastAsia="zh-CN"/>
        </w:rPr>
        <w:t>需求分析</w:t>
      </w:r>
      <w:bookmarkEnd w:id="167"/>
    </w:p>
    <w:p w14:paraId="72D4E0E8" w14:textId="77777777" w:rsidR="004A796C" w:rsidRPr="00636514" w:rsidDel="004A796C" w:rsidRDefault="004A796C" w:rsidP="004A796C">
      <w:pPr>
        <w:ind w:firstLine="480"/>
        <w:rPr>
          <w:del w:id="168" w:author="Miley Ren" w:date="2017-10-09T16:34:00Z"/>
          <w:moveTo w:id="169" w:author="Miley Ren" w:date="2017-10-09T16:34:00Z"/>
        </w:rPr>
      </w:pPr>
      <w:moveToRangeStart w:id="170" w:author="Miley Ren" w:date="2017-10-09T16:34:00Z" w:name="move495330183"/>
      <w:moveTo w:id="171" w:author="Miley Ren" w:date="2017-10-09T16:34:00Z">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0"/>
        </w:r>
        <w:r>
          <w:rPr>
            <w:rStyle w:val="af9"/>
          </w:rPr>
          <w:t>]</w:t>
        </w:r>
        <w:r w:rsidRPr="005270D9">
          <w:rPr>
            <w:rFonts w:hint="eastAsia"/>
          </w:rPr>
          <w:t>，用于描述基本流程之间的“使用者”关系，进而可视化的表示系统的需求。</w:t>
        </w:r>
      </w:moveTo>
    </w:p>
    <w:moveToRangeEnd w:id="170"/>
    <w:p w14:paraId="37E00205" w14:textId="6B57FEAC" w:rsidR="00F06F4B" w:rsidRPr="00636514" w:rsidRDefault="00F06F4B" w:rsidP="004A796C">
      <w:pPr>
        <w:ind w:firstLine="480"/>
        <w:pPrChange w:id="174" w:author="Miley Ren" w:date="2017-10-09T16:34:00Z">
          <w:pPr>
            <w:ind w:firstLine="480"/>
          </w:pPr>
        </w:pPrChange>
      </w:pPr>
      <w:r w:rsidRPr="00636514">
        <w:rPr>
          <w:rFonts w:hint="eastAsia"/>
        </w:rPr>
        <w:t>本节将从</w:t>
      </w:r>
      <w:ins w:id="175" w:author="Miley Ren" w:date="2017-10-09T16:33:00Z">
        <w:r w:rsidR="0048169B">
          <w:rPr>
            <w:rFonts w:hint="eastAsia"/>
          </w:rPr>
          <w:t>厂商、</w:t>
        </w:r>
      </w:ins>
      <w:del w:id="176" w:author="Miley Ren" w:date="2017-10-09T16:33:00Z">
        <w:r w:rsidRPr="00636514" w:rsidDel="0048169B">
          <w:rPr>
            <w:rFonts w:hint="eastAsia"/>
          </w:rPr>
          <w:delText>系统管理员、</w:delText>
        </w:r>
      </w:del>
      <w:r w:rsidRPr="00636514">
        <w:rPr>
          <w:rFonts w:hint="eastAsia"/>
        </w:rPr>
        <w:t>运营商</w:t>
      </w:r>
      <w:ins w:id="177" w:author="Miley Ren" w:date="2017-10-09T16:48:00Z">
        <w:r w:rsidR="00E95B3D">
          <w:rPr>
            <w:rFonts w:hint="eastAsia"/>
          </w:rPr>
          <w:t>和</w:t>
        </w:r>
      </w:ins>
      <w:del w:id="178" w:author="Miley Ren" w:date="2017-10-09T16:33:00Z">
        <w:r w:rsidRPr="00636514" w:rsidDel="0048169B">
          <w:rPr>
            <w:rFonts w:hint="eastAsia"/>
          </w:rPr>
          <w:delText>、</w:delText>
        </w:r>
      </w:del>
      <w:del w:id="179" w:author="Miley Ren" w:date="2017-10-09T16:34:00Z">
        <w:r w:rsidRPr="00636514" w:rsidDel="0048169B">
          <w:rPr>
            <w:rFonts w:hint="eastAsia"/>
          </w:rPr>
          <w:delText>厂商和</w:delText>
        </w:r>
      </w:del>
      <w:r w:rsidRPr="00636514">
        <w:rPr>
          <w:rFonts w:hint="eastAsia"/>
        </w:rPr>
        <w:t>消费者等几个方面描述系统的</w:t>
      </w:r>
      <w:r>
        <w:rPr>
          <w:rFonts w:hint="eastAsia"/>
        </w:rPr>
        <w:t>需求分析和用例图</w:t>
      </w:r>
      <w:r w:rsidRPr="00636514">
        <w:rPr>
          <w:rFonts w:hint="eastAsia"/>
        </w:rPr>
        <w:t>。</w:t>
      </w:r>
      <w:moveFromRangeStart w:id="180" w:author="Miley Ren" w:date="2017-10-09T16:34:00Z" w:name="move495330183"/>
      <w:moveFrom w:id="181" w:author="Miley Ren" w:date="2017-10-09T16:34:00Z">
        <w:r w:rsidRPr="00636514" w:rsidDel="004A796C">
          <w:rPr>
            <w:rFonts w:hint="eastAsia"/>
          </w:rPr>
          <w:t>用例图是用来描述系统某个功能单元的一种</w:t>
        </w:r>
        <w:r w:rsidRPr="00636514" w:rsidDel="004A796C">
          <w:rPr>
            <w:rFonts w:hint="eastAsia"/>
          </w:rPr>
          <w:t>UML</w:t>
        </w:r>
        <w:r w:rsidRPr="00636514" w:rsidDel="004A796C">
          <w:rPr>
            <w:rFonts w:hint="eastAsia"/>
          </w:rPr>
          <w:t>模型描述图</w:t>
        </w:r>
        <w:r w:rsidR="004E11C9" w:rsidDel="004A796C">
          <w:rPr>
            <w:rStyle w:val="af9"/>
          </w:rPr>
          <w:t>[</w:t>
        </w:r>
        <w:r w:rsidR="004E11C9" w:rsidRPr="00636514" w:rsidDel="004A796C">
          <w:rPr>
            <w:rStyle w:val="af9"/>
          </w:rPr>
          <w:endnoteReference w:id="31"/>
        </w:r>
        <w:r w:rsidR="004E11C9" w:rsidDel="004A796C">
          <w:rPr>
            <w:rStyle w:val="af9"/>
          </w:rPr>
          <w:t>]</w:t>
        </w:r>
        <w:r w:rsidRPr="005270D9" w:rsidDel="004A796C">
          <w:rPr>
            <w:rFonts w:hint="eastAsia"/>
          </w:rPr>
          <w:t>，用于描述基本流程之间的“使用者”关系，进而可视化的表示系统的需求。</w:t>
        </w:r>
      </w:moveFrom>
      <w:moveFromRangeEnd w:id="180"/>
    </w:p>
    <w:p w14:paraId="27BA4785" w14:textId="0F24DF09" w:rsidR="00F06F4B" w:rsidRPr="00636514" w:rsidRDefault="00F06F4B" w:rsidP="00444366">
      <w:pPr>
        <w:pStyle w:val="3"/>
        <w:rPr>
          <w:color w:val="auto"/>
          <w:lang w:eastAsia="zh-CN"/>
        </w:rPr>
      </w:pPr>
      <w:bookmarkStart w:id="184" w:name="_Toc495309998"/>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184"/>
    </w:p>
    <w:p w14:paraId="30567AA8" w14:textId="7595F0A1" w:rsidR="00F06F4B" w:rsidRPr="00636514" w:rsidRDefault="00F06F4B" w:rsidP="00444366">
      <w:pPr>
        <w:ind w:firstLine="480"/>
      </w:pPr>
      <w:r w:rsidRPr="00636514">
        <w:rPr>
          <w:rFonts w:hint="eastAsia"/>
        </w:rPr>
        <w:t>SaaS</w:t>
      </w:r>
      <w:r w:rsidRPr="00636514">
        <w:rPr>
          <w:rFonts w:hint="eastAsia"/>
        </w:rPr>
        <w:t>云平台</w:t>
      </w:r>
      <w:r>
        <w:rPr>
          <w:rFonts w:hint="eastAsia"/>
        </w:rPr>
        <w:t>供</w:t>
      </w:r>
      <w:del w:id="185" w:author="Miley Ren" w:date="2017-10-09T16:34:00Z">
        <w:r w:rsidRPr="00636514" w:rsidDel="00A433C0">
          <w:rPr>
            <w:rFonts w:hint="eastAsia"/>
          </w:rPr>
          <w:delText>三</w:delText>
        </w:r>
      </w:del>
      <w:ins w:id="186" w:author="Miley Ren" w:date="2017-10-09T16:34:00Z">
        <w:r w:rsidR="00A433C0">
          <w:rPr>
            <w:rFonts w:hint="eastAsia"/>
          </w:rPr>
          <w:t>两</w:t>
        </w:r>
      </w:ins>
      <w:r>
        <w:rPr>
          <w:rFonts w:hint="eastAsia"/>
        </w:rPr>
        <w:t>种类型的</w:t>
      </w:r>
      <w:r>
        <w:t>租</w:t>
      </w:r>
      <w:r>
        <w:rPr>
          <w:rFonts w:hint="eastAsia"/>
        </w:rPr>
        <w:t>户使用</w:t>
      </w:r>
      <w:r w:rsidRPr="00636514">
        <w:rPr>
          <w:rFonts w:hint="eastAsia"/>
        </w:rPr>
        <w:t>，分别是</w:t>
      </w:r>
      <w:del w:id="187" w:author="Miley Ren" w:date="2017-10-09T16:34:00Z">
        <w:r w:rsidRPr="00636514" w:rsidDel="009B0F58">
          <w:rPr>
            <w:rFonts w:hint="eastAsia"/>
          </w:rPr>
          <w:delText>系统管理员</w:delText>
        </w:r>
      </w:del>
      <w:ins w:id="188" w:author="Miley Ren" w:date="2017-10-09T16:34:00Z">
        <w:r w:rsidR="009B0F58">
          <w:rPr>
            <w:rFonts w:hint="eastAsia"/>
          </w:rPr>
          <w:t>自动售货机厂商</w:t>
        </w:r>
      </w:ins>
      <w:del w:id="189" w:author="Miley Ren" w:date="2017-10-09T16:34:00Z">
        <w:r w:rsidRPr="00636514" w:rsidDel="009B0F58">
          <w:rPr>
            <w:rFonts w:hint="eastAsia"/>
          </w:rPr>
          <w:delText>、</w:delText>
        </w:r>
      </w:del>
      <w:ins w:id="190" w:author="Miley Ren" w:date="2017-10-09T16:34:00Z">
        <w:r w:rsidR="009B0F58">
          <w:rPr>
            <w:rFonts w:hint="eastAsia"/>
          </w:rPr>
          <w:t>和</w:t>
        </w:r>
      </w:ins>
      <w:r w:rsidRPr="00636514">
        <w:rPr>
          <w:rFonts w:hint="eastAsia"/>
        </w:rPr>
        <w:t>自动售货机运营商</w:t>
      </w:r>
      <w:del w:id="191" w:author="Miley Ren" w:date="2017-10-09T16:34:00Z">
        <w:r w:rsidRPr="00636514" w:rsidDel="009B0F58">
          <w:rPr>
            <w:rFonts w:hint="eastAsia"/>
          </w:rPr>
          <w:delText>和自动售货机厂商</w:delText>
        </w:r>
      </w:del>
      <w:r>
        <w:rPr>
          <w:rFonts w:hint="eastAsia"/>
        </w:rPr>
        <w:t>。</w:t>
      </w:r>
      <w:del w:id="192" w:author="Miley Ren" w:date="2017-10-09T16:34:00Z">
        <w:r w:rsidDel="009B0F58">
          <w:rPr>
            <w:rFonts w:hint="eastAsia"/>
          </w:rPr>
          <w:delText>系统管理员和</w:delText>
        </w:r>
      </w:del>
      <w:r>
        <w:rPr>
          <w:rFonts w:hint="eastAsia"/>
        </w:rPr>
        <w:t>厂商管理员为软件</w:t>
      </w:r>
      <w:ins w:id="193" w:author="Miley Ren" w:date="2017-10-09T16:35:00Z">
        <w:r w:rsidR="00FB35A9">
          <w:rPr>
            <w:rFonts w:hint="eastAsia"/>
          </w:rPr>
          <w:t>平台</w:t>
        </w:r>
      </w:ins>
      <w:r>
        <w:rPr>
          <w:rFonts w:hint="eastAsia"/>
        </w:rPr>
        <w:t>提供</w:t>
      </w:r>
      <w:del w:id="194" w:author="Miley Ren" w:date="2017-10-09T16:35:00Z">
        <w:r w:rsidDel="00245AD0">
          <w:rPr>
            <w:rFonts w:hint="eastAsia"/>
          </w:rPr>
          <w:delText>商角色</w:delText>
        </w:r>
      </w:del>
      <w:ins w:id="195" w:author="Miley Ren" w:date="2017-10-09T16:35:00Z">
        <w:r w:rsidR="00245AD0">
          <w:rPr>
            <w:rFonts w:hint="eastAsia"/>
          </w:rPr>
          <w:t>者</w:t>
        </w:r>
      </w:ins>
      <w:r>
        <w:rPr>
          <w:rFonts w:hint="eastAsia"/>
        </w:rPr>
        <w:t>，运营商为平台的主要租户，运营商</w:t>
      </w:r>
      <w:r w:rsidRPr="00636514">
        <w:rPr>
          <w:rFonts w:hint="eastAsia"/>
        </w:rPr>
        <w:t>通过</w:t>
      </w:r>
      <w:r w:rsidRPr="00636514">
        <w:t>W</w:t>
      </w:r>
      <w:r w:rsidRPr="00636514">
        <w:rPr>
          <w:rFonts w:hint="eastAsia"/>
        </w:rPr>
        <w:t>eb</w:t>
      </w:r>
      <w:r w:rsidRPr="00636514">
        <w:t>入口</w:t>
      </w:r>
      <w:r w:rsidRPr="00636514">
        <w:rPr>
          <w:rFonts w:hint="eastAsia"/>
        </w:rPr>
        <w:t>输入租户编号、用户名和密码进入系统。</w:t>
      </w:r>
      <w:del w:id="196" w:author="Miley Ren" w:date="2017-10-09T16:35:00Z">
        <w:r w:rsidRPr="00636514" w:rsidDel="00905214">
          <w:rPr>
            <w:rFonts w:hint="eastAsia"/>
          </w:rPr>
          <w:delText>平台系统管理员</w:delText>
        </w:r>
      </w:del>
      <w:ins w:id="197" w:author="Miley Ren" w:date="2017-10-09T16:35:00Z">
        <w:r w:rsidR="00905214">
          <w:rPr>
            <w:rFonts w:hint="eastAsia"/>
          </w:rPr>
          <w:t>售货机厂商</w:t>
        </w:r>
      </w:ins>
      <w:ins w:id="198" w:author="Miley Ren" w:date="2017-10-09T16:46:00Z">
        <w:r w:rsidR="00BC7183">
          <w:rPr>
            <w:rFonts w:hint="eastAsia"/>
          </w:rPr>
          <w:t>模块</w:t>
        </w:r>
      </w:ins>
      <w:ins w:id="199" w:author="Miley Ren" w:date="2017-10-09T16:37:00Z">
        <w:r w:rsidR="009B45E4">
          <w:rPr>
            <w:rFonts w:hint="eastAsia"/>
          </w:rPr>
          <w:t>包括</w:t>
        </w:r>
      </w:ins>
      <w:ins w:id="200" w:author="Miley Ren" w:date="2017-10-09T16:36:00Z">
        <w:r w:rsidR="006D028D">
          <w:rPr>
            <w:rFonts w:hint="eastAsia"/>
          </w:rPr>
          <w:t>两种用户角色，分别是</w:t>
        </w:r>
      </w:ins>
      <w:ins w:id="201" w:author="Miley Ren" w:date="2017-10-09T16:42:00Z">
        <w:r w:rsidR="00701BA7">
          <w:rPr>
            <w:rFonts w:hint="eastAsia"/>
          </w:rPr>
          <w:t>系统管理员</w:t>
        </w:r>
      </w:ins>
      <w:ins w:id="202" w:author="Miley Ren" w:date="2017-10-09T16:36:00Z">
        <w:r w:rsidR="006D028D">
          <w:rPr>
            <w:rFonts w:hint="eastAsia"/>
          </w:rPr>
          <w:t>和</w:t>
        </w:r>
      </w:ins>
      <w:ins w:id="203" w:author="Miley Ren" w:date="2017-10-09T16:37:00Z">
        <w:r w:rsidR="006D028D">
          <w:rPr>
            <w:rFonts w:hint="eastAsia"/>
          </w:rPr>
          <w:t>厂商管理员，</w:t>
        </w:r>
      </w:ins>
      <w:r w:rsidRPr="00636514">
        <w:rPr>
          <w:rFonts w:hint="eastAsia"/>
        </w:rPr>
        <w:t>主要进行系统权限管理、用户管理、租赁管理、定价管理</w:t>
      </w:r>
      <w:ins w:id="204" w:author="Miley Ren" w:date="2017-10-09T16:36:00Z">
        <w:r w:rsidR="00F179FC">
          <w:rPr>
            <w:rFonts w:hint="eastAsia"/>
          </w:rPr>
          <w:t>、</w:t>
        </w:r>
        <w:r w:rsidR="00F179FC" w:rsidRPr="00636514">
          <w:rPr>
            <w:rFonts w:hint="eastAsia"/>
          </w:rPr>
          <w:t>售货机信息管理、货道管理</w:t>
        </w:r>
      </w:ins>
      <w:r w:rsidRPr="00636514">
        <w:rPr>
          <w:rFonts w:hint="eastAsia"/>
        </w:rPr>
        <w:t>等活动。运营商端管理</w:t>
      </w:r>
      <w:r>
        <w:rPr>
          <w:rFonts w:hint="eastAsia"/>
        </w:rPr>
        <w:t>员主</w:t>
      </w:r>
      <w:r w:rsidRPr="00636514">
        <w:rPr>
          <w:rFonts w:hint="eastAsia"/>
        </w:rPr>
        <w:t>要进行售货机日常</w:t>
      </w:r>
      <w:r w:rsidRPr="00636514">
        <w:t>运营</w:t>
      </w:r>
      <w:r w:rsidRPr="00636514">
        <w:rPr>
          <w:rFonts w:hint="eastAsia"/>
        </w:rPr>
        <w:t>、售货机维护和后续活动的管理，包括用户管理、售货机管理、货道管理、商品管理、订单管理等，每个管理员角色拥有不同的权限，负责相应的管理区间。此外，系统还提供自动售货机销售终端需要的货道信息和商品信息。售货机根据后端提供的信息展示商品列表，进行购物交易，并将交易记录和货道变更信息回存到后台管理系统。</w:t>
      </w:r>
      <w:del w:id="205" w:author="Miley Ren" w:date="2017-10-09T16:36:00Z">
        <w:r w:rsidRPr="00636514" w:rsidDel="00E34947">
          <w:delText>厂商端管理</w:delText>
        </w:r>
        <w:r w:rsidDel="00E34947">
          <w:delText>员</w:delText>
        </w:r>
        <w:r w:rsidRPr="00636514" w:rsidDel="00E34947">
          <w:delText>主要进行售货机的销售及管理</w:delText>
        </w:r>
        <w:r w:rsidRPr="00636514" w:rsidDel="00E34947">
          <w:rPr>
            <w:rFonts w:hint="eastAsia"/>
          </w:rPr>
          <w:delText>，</w:delText>
        </w:r>
      </w:del>
      <w:del w:id="206" w:author="Miley Ren" w:date="2017-10-09T16:35:00Z">
        <w:r w:rsidRPr="00636514" w:rsidDel="00F179FC">
          <w:rPr>
            <w:rFonts w:hint="eastAsia"/>
          </w:rPr>
          <w:delText>售货机信息管理、货道管理、合作商家管理等</w:delText>
        </w:r>
      </w:del>
      <w:del w:id="207" w:author="Miley Ren" w:date="2017-10-09T16:36:00Z">
        <w:r w:rsidRPr="00636514" w:rsidDel="00E34947">
          <w:rPr>
            <w:rFonts w:hint="eastAsia"/>
          </w:rPr>
          <w:delText>内容。</w:delText>
        </w:r>
      </w:del>
    </w:p>
    <w:p w14:paraId="00AC417F" w14:textId="3FD84C2D" w:rsidR="00F06F4B" w:rsidRPr="00636514" w:rsidRDefault="00F06F4B" w:rsidP="00AD581F">
      <w:pPr>
        <w:numPr>
          <w:ilvl w:val="0"/>
          <w:numId w:val="11"/>
        </w:numPr>
        <w:ind w:firstLineChars="0"/>
      </w:pPr>
      <w:del w:id="208" w:author="Miley Ren" w:date="2017-10-09T16:37:00Z">
        <w:r w:rsidRPr="00636514" w:rsidDel="0058530F">
          <w:rPr>
            <w:rFonts w:hint="eastAsia"/>
          </w:rPr>
          <w:delText>系统</w:delText>
        </w:r>
      </w:del>
      <w:del w:id="209" w:author="Miley Ren" w:date="2017-10-09T16:42:00Z">
        <w:r w:rsidR="00A12DE3" w:rsidRPr="00636514" w:rsidDel="00A12DE3">
          <w:rPr>
            <w:rFonts w:hint="eastAsia"/>
          </w:rPr>
          <w:delText>管理员</w:delText>
        </w:r>
      </w:del>
      <w:ins w:id="210" w:author="Miley Ren" w:date="2017-10-09T17:58:00Z">
        <w:r w:rsidR="00847A12">
          <w:rPr>
            <w:rFonts w:hint="eastAsia"/>
          </w:rPr>
          <w:t>厂商模块管理系统</w:t>
        </w:r>
      </w:ins>
    </w:p>
    <w:p w14:paraId="6B595D08" w14:textId="51F15B51" w:rsidR="00F06F4B" w:rsidRDefault="003E5C92" w:rsidP="00051DA1">
      <w:pPr>
        <w:ind w:firstLine="480"/>
        <w:rPr>
          <w:ins w:id="211" w:author="Miley Ren" w:date="2017-10-09T18:04:00Z"/>
        </w:rPr>
      </w:pPr>
      <w:ins w:id="212" w:author="Miley Ren" w:date="2017-10-09T18:04:00Z">
        <w:r>
          <w:rPr>
            <w:rFonts w:hint="eastAsia"/>
            <w:noProof/>
          </w:rPr>
          <w:lastRenderedPageBreak/>
          <w:drawing>
            <wp:anchor distT="0" distB="0" distL="114300" distR="114300" simplePos="0" relativeHeight="251869184" behindDoc="0" locked="0" layoutInCell="1" allowOverlap="1" wp14:anchorId="074A162F" wp14:editId="059734DE">
              <wp:simplePos x="0" y="0"/>
              <wp:positionH relativeFrom="column">
                <wp:posOffset>-248285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4">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del w:id="213" w:author="Miley Ren" w:date="2017-10-09T17:59:00Z">
        <w:r w:rsidR="00F06F4B" w:rsidDel="00564EFC">
          <w:rPr>
            <w:noProof/>
          </w:rPr>
          <w:drawing>
            <wp:anchor distT="0" distB="0" distL="114300" distR="114300" simplePos="0" relativeHeight="251849728" behindDoc="0" locked="0" layoutInCell="1" allowOverlap="1" wp14:anchorId="1BFE69FB" wp14:editId="2D48A89D">
              <wp:simplePos x="0" y="0"/>
              <wp:positionH relativeFrom="column">
                <wp:posOffset>1905</wp:posOffset>
              </wp:positionH>
              <wp:positionV relativeFrom="paragraph">
                <wp:posOffset>1302219</wp:posOffset>
              </wp:positionV>
              <wp:extent cx="5274310" cy="170243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系统管理员用例图 .png"/>
                      <pic:cNvPicPr/>
                    </pic:nvPicPr>
                    <pic:blipFill rotWithShape="1">
                      <a:blip r:embed="rId35">
                        <a:extLst>
                          <a:ext uri="{28A0092B-C50C-407E-A947-70E740481C1C}">
                            <a14:useLocalDpi xmlns:a14="http://schemas.microsoft.com/office/drawing/2010/main" val="0"/>
                          </a:ext>
                        </a:extLst>
                      </a:blip>
                      <a:srcRect t="12288"/>
                      <a:stretch/>
                    </pic:blipFill>
                    <pic:spPr bwMode="auto">
                      <a:xfrm>
                        <a:off x="0" y="0"/>
                        <a:ext cx="5274310" cy="170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del w:id="214" w:author="Miley Ren" w:date="2017-10-09T16:37:00Z">
        <w:r w:rsidR="00F06F4B" w:rsidRPr="00636514" w:rsidDel="00661D0C">
          <w:rPr>
            <w:rFonts w:hint="eastAsia"/>
          </w:rPr>
          <w:delText>系统管理员是平台的提供商</w:delText>
        </w:r>
        <w:r w:rsidR="00F06F4B" w:rsidRPr="00636514" w:rsidDel="00775E52">
          <w:rPr>
            <w:rFonts w:hint="eastAsia"/>
          </w:rPr>
          <w:delText>，</w:delText>
        </w:r>
      </w:del>
      <w:del w:id="215" w:author="Miley Ren" w:date="2017-10-09T17:58:00Z">
        <w:r w:rsidR="00F06F4B" w:rsidRPr="00636514" w:rsidDel="00847A12">
          <w:rPr>
            <w:rFonts w:hint="eastAsia"/>
          </w:rPr>
          <w:delText>处于管理</w:delText>
        </w:r>
        <w:r w:rsidR="00F06F4B" w:rsidDel="00847A12">
          <w:rPr>
            <w:rFonts w:hint="eastAsia"/>
          </w:rPr>
          <w:delText>层级</w:delText>
        </w:r>
        <w:r w:rsidR="00F06F4B" w:rsidRPr="00636514" w:rsidDel="00847A12">
          <w:rPr>
            <w:rFonts w:hint="eastAsia"/>
          </w:rPr>
          <w:delText>的第一层。</w:delText>
        </w:r>
      </w:del>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页面进行系统空间和</w:t>
      </w:r>
      <w:r w:rsidR="00F06F4B">
        <w:rPr>
          <w:rFonts w:hint="eastAsia"/>
        </w:rPr>
        <w:t>使用</w:t>
      </w:r>
      <w:r w:rsidR="00F06F4B" w:rsidRPr="00636514">
        <w:rPr>
          <w:rFonts w:hint="eastAsia"/>
        </w:rPr>
        <w:t>时间的租用。</w:t>
      </w:r>
      <w:ins w:id="216" w:author="Miley Ren" w:date="2017-10-09T16:38:00Z">
        <w:r w:rsidR="000A62AC">
          <w:rPr>
            <w:rFonts w:hint="eastAsia"/>
          </w:rPr>
          <w:t>平台管理员</w:t>
        </w:r>
      </w:ins>
      <w:del w:id="217" w:author="Miley Ren" w:date="2017-10-09T16:38:00Z">
        <w:r w:rsidR="00F06F4B" w:rsidRPr="00636514" w:rsidDel="000A62AC">
          <w:rPr>
            <w:rFonts w:hint="eastAsia"/>
          </w:rPr>
          <w:delText>系统管理员</w:delText>
        </w:r>
      </w:del>
      <w:r w:rsidR="00F06F4B" w:rsidRPr="00636514">
        <w:rPr>
          <w:rFonts w:hint="eastAsia"/>
        </w:rPr>
        <w:t>为一级用户，</w:t>
      </w:r>
      <w:ins w:id="218" w:author="Miley Ren" w:date="2017-10-09T18:03:00Z">
        <w:r w:rsidR="0002236C">
          <w:rPr>
            <w:rFonts w:hint="eastAsia"/>
          </w:rPr>
          <w:t>包括系统管理员和厂商管理员两种用户角色</w:t>
        </w:r>
      </w:ins>
      <w:ins w:id="219" w:author="Miley Ren" w:date="2017-10-09T18:02:00Z">
        <w:r w:rsidR="0002236C" w:rsidRPr="00636514">
          <w:rPr>
            <w:rFonts w:hint="eastAsia"/>
          </w:rPr>
          <w:t>。</w:t>
        </w:r>
      </w:ins>
      <w:del w:id="220" w:author="Miley Ren" w:date="2017-10-09T18:02:00Z">
        <w:r w:rsidR="00F06F4B" w:rsidRPr="00636514" w:rsidDel="0002236C">
          <w:rPr>
            <w:rFonts w:hint="eastAsia"/>
          </w:rPr>
          <w:delText>需要对</w:delText>
        </w:r>
        <w:r w:rsidR="00F06F4B" w:rsidDel="0002236C">
          <w:rPr>
            <w:rFonts w:hint="eastAsia"/>
          </w:rPr>
          <w:delText>平台的租用规则进行定义</w:delText>
        </w:r>
        <w:r w:rsidR="00F06F4B" w:rsidRPr="00636514" w:rsidDel="0002236C">
          <w:rPr>
            <w:rFonts w:hint="eastAsia"/>
          </w:rPr>
          <w:delText>，对处于第二级和二级以下的</w:delText>
        </w:r>
        <w:r w:rsidR="00F06F4B" w:rsidRPr="00636514" w:rsidDel="0002236C">
          <w:delText>租</w:delText>
        </w:r>
        <w:r w:rsidR="00F06F4B" w:rsidRPr="00636514" w:rsidDel="0002236C">
          <w:rPr>
            <w:rFonts w:hint="eastAsia"/>
          </w:rPr>
          <w:delText>户进行管理。</w:delText>
        </w:r>
      </w:del>
      <w:del w:id="221" w:author="Miley Ren" w:date="2017-10-09T16:41:00Z">
        <w:r w:rsidR="00F06F4B" w:rsidRPr="00636514" w:rsidDel="00EA6096">
          <w:rPr>
            <w:rFonts w:hint="eastAsia"/>
          </w:rPr>
          <w:delText>系统</w:delText>
        </w:r>
      </w:del>
      <w:del w:id="222" w:author="Miley Ren" w:date="2017-10-09T17:58:00Z">
        <w:r w:rsidR="00847A12" w:rsidRPr="00636514" w:rsidDel="00847A12">
          <w:rPr>
            <w:rFonts w:hint="eastAsia"/>
          </w:rPr>
          <w:delText>管理员</w:delText>
        </w:r>
      </w:del>
      <w:ins w:id="223" w:author="Miley Ren" w:date="2017-10-09T17:59:00Z">
        <w:r w:rsidR="00D1338B">
          <w:rPr>
            <w:rFonts w:hint="eastAsia"/>
          </w:rPr>
          <w:t>厂商模块系统</w:t>
        </w:r>
      </w:ins>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9E2A261" w14:textId="40171E47" w:rsidR="00564EFC" w:rsidDel="00564EFC" w:rsidRDefault="00564EFC" w:rsidP="00051DA1">
      <w:pPr>
        <w:ind w:firstLine="480"/>
        <w:rPr>
          <w:del w:id="224" w:author="Miley Ren" w:date="2017-10-09T18:02:00Z"/>
          <w:rFonts w:hint="eastAsia"/>
        </w:rPr>
      </w:pPr>
    </w:p>
    <w:p w14:paraId="289B6529" w14:textId="07D910DD" w:rsidR="00F06F4B" w:rsidRPr="00636514" w:rsidRDefault="00F06F4B" w:rsidP="00F22391">
      <w:pPr>
        <w:pStyle w:val="aff0"/>
      </w:pPr>
      <w:r>
        <w:rPr>
          <w:rFonts w:hint="eastAsia"/>
        </w:rPr>
        <w:t>图</w:t>
      </w:r>
      <w:r>
        <w:rPr>
          <w:rFonts w:hint="eastAsia"/>
        </w:rPr>
        <w:t>3-1</w:t>
      </w:r>
      <w:r>
        <w:t xml:space="preserve">  </w:t>
      </w:r>
      <w:del w:id="225" w:author="Miley Ren" w:date="2017-10-09T17:59:00Z">
        <w:r w:rsidDel="00564EFC">
          <w:rPr>
            <w:rFonts w:hint="eastAsia"/>
          </w:rPr>
          <w:delText>系统管理员</w:delText>
        </w:r>
      </w:del>
      <w:ins w:id="226" w:author="Miley Ren" w:date="2017-10-09T17:59:00Z">
        <w:r w:rsidR="00564EFC">
          <w:rPr>
            <w:rFonts w:hint="eastAsia"/>
          </w:rPr>
          <w:t>厂商系统</w:t>
        </w:r>
      </w:ins>
      <w:r>
        <w:rPr>
          <w:rFonts w:hint="eastAsia"/>
        </w:rPr>
        <w:t>用例图</w:t>
      </w:r>
    </w:p>
    <w:p w14:paraId="7ADFC3DB" w14:textId="77777777" w:rsidR="005E5FDF" w:rsidRPr="00636514" w:rsidRDefault="005E5FDF" w:rsidP="005E5FDF">
      <w:pPr>
        <w:pStyle w:val="afe"/>
        <w:numPr>
          <w:ilvl w:val="1"/>
          <w:numId w:val="4"/>
        </w:numPr>
        <w:ind w:firstLineChars="0"/>
        <w:rPr>
          <w:ins w:id="227" w:author="Miley Ren" w:date="2017-10-09T18:08:00Z"/>
        </w:rPr>
      </w:pPr>
      <w:ins w:id="228" w:author="Miley Ren" w:date="2017-10-09T18:08:00Z">
        <w:r w:rsidRPr="00636514">
          <w:rPr>
            <w:rFonts w:hint="eastAsia"/>
          </w:rPr>
          <w:t>平台</w:t>
        </w:r>
        <w:r>
          <w:rPr>
            <w:rFonts w:hint="eastAsia"/>
          </w:rPr>
          <w:t>注册</w:t>
        </w:r>
        <w:r>
          <w:rPr>
            <w:rFonts w:hint="eastAsia"/>
          </w:rPr>
          <w:t>/</w:t>
        </w:r>
        <w:r>
          <w:rPr>
            <w:rFonts w:hint="eastAsia"/>
          </w:rPr>
          <w:t>登录</w:t>
        </w:r>
        <w:r w:rsidRPr="00636514">
          <w:rPr>
            <w:rFonts w:hint="eastAsia"/>
          </w:rPr>
          <w:t>：</w:t>
        </w:r>
      </w:ins>
    </w:p>
    <w:p w14:paraId="21C0C203" w14:textId="75698F6F" w:rsidR="005E5FDF" w:rsidRDefault="005E5FDF" w:rsidP="005E5FDF">
      <w:pPr>
        <w:ind w:left="840" w:firstLineChars="0" w:firstLine="420"/>
        <w:rPr>
          <w:ins w:id="229" w:author="Miley Ren" w:date="2017-10-09T18:08:00Z"/>
        </w:rPr>
        <w:pPrChange w:id="230" w:author="Miley Ren" w:date="2017-10-09T18:08:00Z">
          <w:pPr>
            <w:numPr>
              <w:ilvl w:val="1"/>
              <w:numId w:val="4"/>
            </w:numPr>
            <w:ind w:left="840" w:firstLineChars="0" w:hanging="420"/>
          </w:pPr>
        </w:pPrChange>
      </w:pPr>
      <w:ins w:id="231" w:author="Miley Ren" w:date="2017-10-09T18:08:00Z">
        <w:r>
          <w:rPr>
            <w:rFonts w:hint="eastAsia"/>
          </w:rPr>
          <w:t>平台仅</w:t>
        </w:r>
        <w:r>
          <w:rPr>
            <w:rFonts w:hint="eastAsia"/>
          </w:rPr>
          <w:t>有</w:t>
        </w:r>
        <w:r>
          <w:rPr>
            <w:rFonts w:hint="eastAsia"/>
          </w:rPr>
          <w:t>一家厂商</w:t>
        </w:r>
        <w:r>
          <w:t>账号</w:t>
        </w:r>
        <w:r>
          <w:rPr>
            <w:rFonts w:hint="eastAsia"/>
          </w:rPr>
          <w:t>，</w:t>
        </w:r>
        <w:r>
          <w:rPr>
            <w:rFonts w:hint="eastAsia"/>
          </w:rPr>
          <w:t>厂商管理员由系统管理员创建</w:t>
        </w:r>
        <w:r>
          <w:rPr>
            <w:rFonts w:hint="eastAsia"/>
          </w:rPr>
          <w:t>，属于平台管理者用户角色</w:t>
        </w:r>
        <w:r>
          <w:rPr>
            <w:rFonts w:hint="eastAsia"/>
          </w:rPr>
          <w:t>，</w:t>
        </w:r>
        <w:r>
          <w:rPr>
            <w:rFonts w:hint="eastAsia"/>
          </w:rPr>
          <w:t>由</w:t>
        </w:r>
        <w:r>
          <w:rPr>
            <w:rFonts w:hint="eastAsia"/>
          </w:rPr>
          <w:t>系统管理员进行厂商用户名和密码的初始化。管理员填写登录页面表单</w:t>
        </w:r>
        <w:r w:rsidRPr="00636514">
          <w:rPr>
            <w:rFonts w:hint="eastAsia"/>
          </w:rPr>
          <w:t>，系统根据商家编号、账号和密码进入相应的页面。</w:t>
        </w:r>
      </w:ins>
    </w:p>
    <w:p w14:paraId="2DC47C4F" w14:textId="34708628" w:rsidR="00F06F4B" w:rsidRPr="00636514" w:rsidRDefault="00F06F4B" w:rsidP="00AD581F">
      <w:pPr>
        <w:numPr>
          <w:ilvl w:val="1"/>
          <w:numId w:val="4"/>
        </w:numPr>
        <w:ind w:firstLineChars="0"/>
      </w:pPr>
      <w:del w:id="232" w:author="Miley Ren" w:date="2017-10-09T16:52:00Z">
        <w:r w:rsidRPr="00636514" w:rsidDel="00AB1AE7">
          <w:delText>用户</w:delText>
        </w:r>
      </w:del>
      <w:r w:rsidRPr="00636514">
        <w:t>角色</w:t>
      </w:r>
      <w:ins w:id="233" w:author="Miley Ren" w:date="2017-10-09T16:52:00Z">
        <w:r w:rsidR="00AB1AE7">
          <w:t>信息</w:t>
        </w:r>
      </w:ins>
      <w:r w:rsidRPr="00636514">
        <w:t>管理</w:t>
      </w:r>
      <w:r w:rsidRPr="00636514">
        <w:rPr>
          <w:rFonts w:hint="eastAsia"/>
        </w:rPr>
        <w:t>：</w:t>
      </w:r>
    </w:p>
    <w:p w14:paraId="65E1A695" w14:textId="4A02F055" w:rsidR="00F06F4B" w:rsidRDefault="00F06F4B" w:rsidP="00444366">
      <w:pPr>
        <w:ind w:left="840" w:firstLineChars="0" w:firstLine="420"/>
        <w:rPr>
          <w:ins w:id="234" w:author="Miley Ren" w:date="2017-10-09T16:52:00Z"/>
        </w:rPr>
      </w:pPr>
      <w:r w:rsidRPr="00636514">
        <w:rPr>
          <w:rFonts w:hint="eastAsia"/>
        </w:rPr>
        <w:t>用户角色包括权限管理和角色管理两个部分，每个角色可以由多个权限组成</w:t>
      </w:r>
      <w:r>
        <w:rPr>
          <w:rFonts w:hint="eastAsia"/>
        </w:rPr>
        <w:t>，</w:t>
      </w:r>
      <w:r w:rsidRPr="00636514">
        <w:rPr>
          <w:rFonts w:hint="eastAsia"/>
        </w:rPr>
        <w:t>不同的权限对应不同的操作区间。用户权限包括权限名称、权限编号、权限描述、权限所属租户类型等属性。权限所属类型分为三种：系统管理员、运营商</w:t>
      </w:r>
      <w:r w:rsidRPr="00636514">
        <w:t>和</w:t>
      </w:r>
      <w:ins w:id="235" w:author="Miley Ren" w:date="2017-10-09T16:52:00Z">
        <w:r w:rsidR="00D37EC5">
          <w:t>一般</w:t>
        </w:r>
      </w:ins>
      <w:r w:rsidRPr="00636514">
        <w:rPr>
          <w:rFonts w:hint="eastAsia"/>
        </w:rPr>
        <w:t>厂商，在数据库中用数字</w:t>
      </w:r>
      <w:r w:rsidRPr="00636514">
        <w:rPr>
          <w:rFonts w:hint="eastAsia"/>
        </w:rPr>
        <w:t>0</w:t>
      </w:r>
      <w:r w:rsidRPr="00636514">
        <w:rPr>
          <w:rFonts w:hint="eastAsia"/>
        </w:rPr>
        <w:t>、</w:t>
      </w:r>
      <w:r w:rsidRPr="00636514">
        <w:rPr>
          <w:rFonts w:hint="eastAsia"/>
        </w:rPr>
        <w:t>1</w:t>
      </w:r>
      <w:r w:rsidRPr="00636514">
        <w:t>和</w:t>
      </w:r>
      <w:r w:rsidRPr="00636514">
        <w:rPr>
          <w:rFonts w:hint="eastAsia"/>
        </w:rPr>
        <w:t>2</w:t>
      </w:r>
      <w:r w:rsidRPr="00636514">
        <w:rPr>
          <w:rFonts w:hint="eastAsia"/>
        </w:rPr>
        <w:t>进行标识。</w:t>
      </w:r>
    </w:p>
    <w:p w14:paraId="2A884D1C" w14:textId="7D63F2BE" w:rsidR="00D37EC5" w:rsidRPr="00E06A72" w:rsidRDefault="00E06A72" w:rsidP="00E06A72">
      <w:pPr>
        <w:numPr>
          <w:ilvl w:val="1"/>
          <w:numId w:val="4"/>
        </w:numPr>
        <w:ind w:firstLineChars="0"/>
        <w:rPr>
          <w:ins w:id="236" w:author="Miley Ren" w:date="2017-10-09T16:52:00Z"/>
          <w:rPrChange w:id="237" w:author="Miley Ren" w:date="2017-10-09T16:52:00Z">
            <w:rPr>
              <w:ins w:id="238" w:author="Miley Ren" w:date="2017-10-09T16:52:00Z"/>
              <w:lang w:val="x-none"/>
            </w:rPr>
          </w:rPrChange>
        </w:rPr>
        <w:pPrChange w:id="239" w:author="Miley Ren" w:date="2017-10-09T16:52:00Z">
          <w:pPr>
            <w:ind w:left="840" w:firstLineChars="0" w:firstLine="420"/>
          </w:pPr>
        </w:pPrChange>
      </w:pPr>
      <w:ins w:id="240" w:author="Miley Ren" w:date="2017-10-09T16:52:00Z">
        <w:r w:rsidRPr="00E06A72">
          <w:rPr>
            <w:rPrChange w:id="241" w:author="Miley Ren" w:date="2017-10-09T16:52:00Z">
              <w:rPr>
                <w:lang w:val="x-none"/>
              </w:rPr>
            </w:rPrChange>
          </w:rPr>
          <w:t>用户管理</w:t>
        </w:r>
      </w:ins>
    </w:p>
    <w:p w14:paraId="7E644C25" w14:textId="0447136E" w:rsidR="00E06A72" w:rsidRPr="00D46C3B" w:rsidRDefault="00D46C3B" w:rsidP="00D46C3B">
      <w:pPr>
        <w:ind w:left="900" w:firstLineChars="0" w:firstLine="360"/>
        <w:rPr>
          <w:rFonts w:hint="eastAsia"/>
          <w:rPrChange w:id="242" w:author="Miley Ren" w:date="2017-10-09T16:55:00Z">
            <w:rPr>
              <w:rFonts w:hint="eastAsia"/>
              <w:lang w:val="x-none"/>
            </w:rPr>
          </w:rPrChange>
        </w:rPr>
        <w:pPrChange w:id="243" w:author="Miley Ren" w:date="2017-10-09T16:55:00Z">
          <w:pPr>
            <w:ind w:left="840" w:firstLineChars="0" w:firstLine="420"/>
          </w:pPr>
        </w:pPrChange>
      </w:pPr>
      <w:ins w:id="244" w:author="Miley Ren" w:date="2017-10-09T16:55:00Z">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以新增用户；点击详情按钮查看用户详细信息；点击更新按钮，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ins>
    </w:p>
    <w:p w14:paraId="1CC091B3" w14:textId="77777777" w:rsidR="00F06F4B" w:rsidRPr="00636514" w:rsidRDefault="00F06F4B" w:rsidP="00AD581F">
      <w:pPr>
        <w:numPr>
          <w:ilvl w:val="1"/>
          <w:numId w:val="4"/>
        </w:numPr>
        <w:ind w:firstLineChars="0"/>
      </w:pPr>
      <w:r w:rsidRPr="00636514">
        <w:rPr>
          <w:rFonts w:hint="eastAsia"/>
        </w:rPr>
        <w:lastRenderedPageBreak/>
        <w:t>租金</w:t>
      </w:r>
      <w:del w:id="245" w:author="Miley Ren" w:date="2017-10-09T18:05:00Z">
        <w:r w:rsidRPr="00636514" w:rsidDel="006D6094">
          <w:rPr>
            <w:rFonts w:hint="eastAsia"/>
          </w:rPr>
          <w:delText>信息</w:delText>
        </w:r>
      </w:del>
      <w:r w:rsidRPr="00636514">
        <w:rPr>
          <w:rFonts w:hint="eastAsia"/>
        </w:rPr>
        <w:t>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373BB73" w:rsidR="00F06F4B" w:rsidRPr="00636514" w:rsidRDefault="00C23399" w:rsidP="00AD581F">
      <w:pPr>
        <w:numPr>
          <w:ilvl w:val="1"/>
          <w:numId w:val="4"/>
        </w:numPr>
        <w:ind w:firstLineChars="0"/>
      </w:pPr>
      <w:ins w:id="246" w:author="Miley Ren" w:date="2017-10-09T16:51:00Z">
        <w:r>
          <w:t>商家</w:t>
        </w:r>
      </w:ins>
      <w:del w:id="247" w:author="Miley Ren" w:date="2017-10-09T16:51:00Z">
        <w:r w:rsidR="00F06F4B" w:rsidRPr="00636514" w:rsidDel="00C23399">
          <w:delText>租户</w:delText>
        </w:r>
      </w:del>
      <w:r w:rsidR="00F06F4B" w:rsidRPr="00636514">
        <w:rPr>
          <w:rFonts w:hint="eastAsia"/>
        </w:rPr>
        <w:t>管理</w:t>
      </w:r>
      <w:ins w:id="248" w:author="Miley Ren" w:date="2017-10-09T18:09:00Z">
        <w:r w:rsidR="00912A2D">
          <w:rPr>
            <w:rFonts w:hint="eastAsia"/>
          </w:rPr>
          <w:t>/</w:t>
        </w:r>
        <w:r w:rsidR="00912A2D">
          <w:rPr>
            <w:rFonts w:hint="eastAsia"/>
          </w:rPr>
          <w:t>运营商管理</w:t>
        </w:r>
      </w:ins>
      <w:r w:rsidR="00F06F4B" w:rsidRPr="00636514">
        <w:rPr>
          <w:rFonts w:hint="eastAsia"/>
        </w:rPr>
        <w:t>：</w:t>
      </w:r>
    </w:p>
    <w:p w14:paraId="6CFD6004" w14:textId="56FF0875" w:rsidR="00BC7183" w:rsidRPr="00636514" w:rsidDel="0002236C" w:rsidRDefault="006D6094" w:rsidP="005E5EAA">
      <w:pPr>
        <w:numPr>
          <w:ilvl w:val="0"/>
          <w:numId w:val="11"/>
        </w:numPr>
        <w:ind w:left="840" w:firstLineChars="0" w:firstLine="420"/>
        <w:rPr>
          <w:del w:id="249" w:author="Miley Ren" w:date="2017-10-09T18:02:00Z"/>
          <w:moveTo w:id="250" w:author="Miley Ren" w:date="2017-10-09T16:44:00Z"/>
        </w:rPr>
        <w:pPrChange w:id="251" w:author="Miley Ren" w:date="2017-10-09T18:08:00Z">
          <w:pPr>
            <w:numPr>
              <w:numId w:val="11"/>
            </w:numPr>
            <w:ind w:left="900" w:firstLineChars="0" w:hanging="420"/>
          </w:pPr>
        </w:pPrChange>
      </w:pPr>
      <w:ins w:id="252" w:author="Miley Ren" w:date="2017-10-09T18:07:00Z">
        <w:r>
          <w:t>运营商</w:t>
        </w:r>
      </w:ins>
      <w:del w:id="253" w:author="Miley Ren" w:date="2017-10-09T18:06:00Z">
        <w:r w:rsidR="00F06F4B" w:rsidRPr="00636514" w:rsidDel="006D6094">
          <w:delText>租户</w:delText>
        </w:r>
      </w:del>
      <w:r w:rsidR="00F06F4B" w:rsidRPr="00636514">
        <w:t>是系统管理员所对应的</w:t>
      </w:r>
      <w:r w:rsidR="00F06F4B" w:rsidRPr="00636514">
        <w:rPr>
          <w:rFonts w:hint="eastAsia"/>
        </w:rPr>
        <w:t>“用户”，</w:t>
      </w:r>
      <w:del w:id="254" w:author="Miley Ren" w:date="2017-10-09T18:07:00Z">
        <w:r w:rsidR="00F06F4B" w:rsidRPr="00636514" w:rsidDel="006D6094">
          <w:rPr>
            <w:rFonts w:hint="eastAsia"/>
          </w:rPr>
          <w:delText>租户</w:delText>
        </w:r>
      </w:del>
      <w:ins w:id="255" w:author="Miley Ren" w:date="2017-10-09T18:07:00Z">
        <w:r>
          <w:rPr>
            <w:rFonts w:hint="eastAsia"/>
          </w:rPr>
          <w:t>运营商</w:t>
        </w:r>
      </w:ins>
      <w:r w:rsidR="00F06F4B" w:rsidRPr="00636514">
        <w:rPr>
          <w:rFonts w:hint="eastAsia"/>
        </w:rPr>
        <w:t>通过注册页面选择租用</w:t>
      </w:r>
      <w:r w:rsidR="00F06F4B" w:rsidRPr="00636514">
        <w:t>时间</w:t>
      </w:r>
      <w:r w:rsidR="00F06F4B" w:rsidRPr="00636514">
        <w:rPr>
          <w:rFonts w:hint="eastAsia"/>
        </w:rPr>
        <w:t>和租用空间进行租金缴纳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系统管理员可创建新的</w:t>
      </w:r>
      <w:ins w:id="256" w:author="Miley Ren" w:date="2017-10-09T18:07:00Z">
        <w:r w:rsidR="00625689">
          <w:t>运营商账户</w:t>
        </w:r>
      </w:ins>
      <w:del w:id="257" w:author="Miley Ren" w:date="2017-10-09T18:07:00Z">
        <w:r w:rsidR="00F06F4B" w:rsidDel="00625689">
          <w:rPr>
            <w:rFonts w:hint="eastAsia"/>
          </w:rPr>
          <w:delText>租户</w:delText>
        </w:r>
      </w:del>
      <w:r w:rsidR="00F06F4B">
        <w:rPr>
          <w:rFonts w:hint="eastAsia"/>
        </w:rPr>
        <w:t>，单独设置租用价格。</w:t>
      </w:r>
      <w:moveToRangeStart w:id="258" w:author="Miley Ren" w:date="2017-10-09T16:44:00Z" w:name="move495330826"/>
      <w:moveTo w:id="259" w:author="Miley Ren" w:date="2017-10-09T16:44:00Z">
        <w:del w:id="260" w:author="Miley Ren" w:date="2017-10-09T18:02:00Z">
          <w:r w:rsidR="00BC7183" w:rsidRPr="00636514" w:rsidDel="0002236C">
            <w:rPr>
              <w:rFonts w:hint="eastAsia"/>
            </w:rPr>
            <w:delText>厂商</w:delText>
          </w:r>
        </w:del>
        <w:del w:id="261" w:author="Miley Ren" w:date="2017-10-09T16:46:00Z">
          <w:r w:rsidR="00BC7183" w:rsidRPr="00636514" w:rsidDel="001C5623">
            <w:rPr>
              <w:rFonts w:hint="eastAsia"/>
            </w:rPr>
            <w:delText>端管理系统</w:delText>
          </w:r>
          <w:r w:rsidR="00BC7183" w:rsidRPr="00636514" w:rsidDel="001C5623">
            <w:rPr>
              <w:rFonts w:hint="eastAsia"/>
            </w:rPr>
            <w:delText xml:space="preserve"> </w:delText>
          </w:r>
        </w:del>
      </w:moveTo>
    </w:p>
    <w:p w14:paraId="4F596B15" w14:textId="6842BF71" w:rsidR="00BC7183" w:rsidDel="00A421F1" w:rsidRDefault="001032FC" w:rsidP="005E5EAA">
      <w:pPr>
        <w:ind w:left="840" w:firstLineChars="0" w:firstLine="420"/>
        <w:rPr>
          <w:del w:id="262" w:author="Miley Ren" w:date="2017-10-09T18:04:00Z"/>
          <w:moveTo w:id="263" w:author="Miley Ren" w:date="2017-10-09T16:44:00Z"/>
        </w:rPr>
        <w:pPrChange w:id="264" w:author="Miley Ren" w:date="2017-10-09T18:08:00Z">
          <w:pPr>
            <w:ind w:left="840" w:firstLineChars="0" w:firstLine="420"/>
          </w:pPr>
        </w:pPrChange>
      </w:pPr>
      <w:moveTo w:id="265" w:author="Miley Ren" w:date="2017-10-09T16:44:00Z">
        <w:del w:id="266" w:author="Miley Ren" w:date="2017-10-09T16:57:00Z">
          <w:r w:rsidDel="009E09B1">
            <w:rPr>
              <w:noProof/>
            </w:rPr>
            <w:drawing>
              <wp:anchor distT="0" distB="0" distL="114300" distR="114300" simplePos="0" relativeHeight="251867136" behindDoc="0" locked="0" layoutInCell="1" allowOverlap="1" wp14:anchorId="605692CF" wp14:editId="526F93A4">
                <wp:simplePos x="0" y="0"/>
                <wp:positionH relativeFrom="column">
                  <wp:posOffset>342265</wp:posOffset>
                </wp:positionH>
                <wp:positionV relativeFrom="paragraph">
                  <wp:posOffset>710565</wp:posOffset>
                </wp:positionV>
                <wp:extent cx="5274310" cy="1882140"/>
                <wp:effectExtent l="0" t="0" r="0" b="38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厂商系统用例图.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882140"/>
                        </a:xfrm>
                        <a:prstGeom prst="rect">
                          <a:avLst/>
                        </a:prstGeom>
                      </pic:spPr>
                    </pic:pic>
                  </a:graphicData>
                </a:graphic>
                <wp14:sizeRelH relativeFrom="page">
                  <wp14:pctWidth>0</wp14:pctWidth>
                </wp14:sizeRelH>
                <wp14:sizeRelV relativeFrom="page">
                  <wp14:pctHeight>0</wp14:pctHeight>
                </wp14:sizeRelV>
              </wp:anchor>
            </w:drawing>
          </w:r>
        </w:del>
        <w:del w:id="267" w:author="Miley Ren" w:date="2017-10-09T18:02:00Z">
          <w:r w:rsidR="00BC7183" w:rsidRPr="00636514" w:rsidDel="0002236C">
            <w:rPr>
              <w:rFonts w:hint="eastAsia"/>
            </w:rPr>
            <w:delText>厂商</w:delText>
          </w:r>
          <w:r w:rsidR="00BC7183" w:rsidDel="0002236C">
            <w:rPr>
              <w:rFonts w:hint="eastAsia"/>
            </w:rPr>
            <w:delText>管理员进行售货机的管理和运营，</w:delText>
          </w:r>
        </w:del>
        <w:del w:id="268" w:author="Miley Ren" w:date="2017-10-09T16:46:00Z">
          <w:r w:rsidR="00BC7183" w:rsidDel="00D01F8C">
            <w:rPr>
              <w:rFonts w:hint="eastAsia"/>
            </w:rPr>
            <w:delText>与自动售货机运营商相同</w:delText>
          </w:r>
          <w:r w:rsidR="00BC7183" w:rsidRPr="00636514" w:rsidDel="00D01F8C">
            <w:rPr>
              <w:rFonts w:hint="eastAsia"/>
            </w:rPr>
            <w:delText>，</w:delText>
          </w:r>
        </w:del>
        <w:del w:id="269" w:author="Miley Ren" w:date="2017-10-09T18:02:00Z">
          <w:r w:rsidR="00BC7183" w:rsidRPr="00636514" w:rsidDel="0002236C">
            <w:rPr>
              <w:rFonts w:hint="eastAsia"/>
            </w:rPr>
            <w:delText>售货机厂商</w:delText>
          </w:r>
        </w:del>
        <w:del w:id="270" w:author="Miley Ren" w:date="2017-10-09T16:47:00Z">
          <w:r w:rsidR="00BC7183" w:rsidRPr="00636514" w:rsidDel="00D01F8C">
            <w:rPr>
              <w:rFonts w:hint="eastAsia"/>
            </w:rPr>
            <w:delText>也处于该</w:delText>
          </w:r>
          <w:r w:rsidR="00BC7183" w:rsidRPr="00636514" w:rsidDel="00D01F8C">
            <w:rPr>
              <w:rFonts w:hint="eastAsia"/>
            </w:rPr>
            <w:delText>SaaS</w:delText>
          </w:r>
          <w:r w:rsidR="00BC7183" w:rsidRPr="00636514" w:rsidDel="00D01F8C">
            <w:rPr>
              <w:rFonts w:hint="eastAsia"/>
            </w:rPr>
            <w:delText>云平台的第二级，</w:delText>
          </w:r>
        </w:del>
        <w:del w:id="271" w:author="Miley Ren" w:date="2017-10-09T18:02:00Z">
          <w:r w:rsidR="00BC7183" w:rsidRPr="00636514" w:rsidDel="0002236C">
            <w:rPr>
              <w:rFonts w:hint="eastAsia"/>
            </w:rPr>
            <w:delText>是系统管理员的下级用户。</w:delText>
          </w:r>
        </w:del>
        <w:del w:id="272" w:author="Miley Ren" w:date="2017-10-09T18:04:00Z">
          <w:r w:rsidR="00BC7183" w:rsidRPr="00636514" w:rsidDel="00A421F1">
            <w:delText>厂商</w:delText>
          </w:r>
        </w:del>
        <w:del w:id="273" w:author="Miley Ren" w:date="2017-10-09T16:57:00Z">
          <w:r w:rsidR="00BC7183" w:rsidRPr="00636514" w:rsidDel="00A45316">
            <w:delText>系统</w:delText>
          </w:r>
        </w:del>
        <w:del w:id="274" w:author="Miley Ren" w:date="2017-10-09T18:04:00Z">
          <w:r w:rsidR="00BC7183" w:rsidRPr="00636514" w:rsidDel="00A421F1">
            <w:delText>用例图如图</w:delText>
          </w:r>
          <w:r w:rsidR="00BC7183" w:rsidRPr="00636514" w:rsidDel="00A421F1">
            <w:rPr>
              <w:rFonts w:hint="eastAsia"/>
            </w:rPr>
            <w:delText>3-</w:delText>
          </w:r>
          <w:r w:rsidR="00BC7183" w:rsidRPr="00636514" w:rsidDel="00A421F1">
            <w:delText>3</w:delText>
          </w:r>
          <w:r w:rsidR="00BC7183" w:rsidRPr="00636514" w:rsidDel="00A421F1">
            <w:delText>所示</w:delText>
          </w:r>
          <w:r w:rsidR="00BC7183" w:rsidDel="00A421F1">
            <w:rPr>
              <w:rFonts w:hint="eastAsia"/>
            </w:rPr>
            <w:delText>。</w:delText>
          </w:r>
        </w:del>
      </w:moveTo>
    </w:p>
    <w:p w14:paraId="346DDCF8" w14:textId="4B4961EF" w:rsidR="00BC7183" w:rsidRPr="00636514" w:rsidDel="00A421F1" w:rsidRDefault="00BC7183" w:rsidP="005E5EAA">
      <w:pPr>
        <w:pStyle w:val="aff0"/>
        <w:ind w:left="840"/>
        <w:rPr>
          <w:del w:id="275" w:author="Miley Ren" w:date="2017-10-09T18:04:00Z"/>
          <w:moveTo w:id="276" w:author="Miley Ren" w:date="2017-10-09T16:44:00Z"/>
        </w:rPr>
        <w:pPrChange w:id="277" w:author="Miley Ren" w:date="2017-10-09T18:08:00Z">
          <w:pPr>
            <w:pStyle w:val="aff0"/>
          </w:pPr>
        </w:pPrChange>
      </w:pPr>
      <w:moveTo w:id="278" w:author="Miley Ren" w:date="2017-10-09T16:44:00Z">
        <w:del w:id="279" w:author="Miley Ren" w:date="2017-10-09T18:04:00Z">
          <w:r w:rsidDel="00A421F1">
            <w:rPr>
              <w:rFonts w:hint="eastAsia"/>
            </w:rPr>
            <w:delText>图</w:delText>
          </w:r>
          <w:r w:rsidDel="00A421F1">
            <w:rPr>
              <w:rFonts w:hint="eastAsia"/>
            </w:rPr>
            <w:delText>3-</w:delText>
          </w:r>
          <w:r w:rsidDel="00A421F1">
            <w:delText xml:space="preserve">3  </w:delText>
          </w:r>
          <w:r w:rsidDel="00A421F1">
            <w:delText>厂商</w:delText>
          </w:r>
        </w:del>
        <w:del w:id="280" w:author="Miley Ren" w:date="2017-10-09T16:57:00Z">
          <w:r w:rsidDel="00B818B9">
            <w:delText>系统</w:delText>
          </w:r>
        </w:del>
        <w:del w:id="281" w:author="Miley Ren" w:date="2017-10-09T18:04:00Z">
          <w:r w:rsidDel="00A421F1">
            <w:delText>用例图</w:delText>
          </w:r>
        </w:del>
      </w:moveTo>
    </w:p>
    <w:p w14:paraId="75C2F5D9" w14:textId="0FD78F9B" w:rsidR="00BC7183" w:rsidRPr="00636514" w:rsidDel="005E5FDF" w:rsidRDefault="00BC7183" w:rsidP="005E5EAA">
      <w:pPr>
        <w:pStyle w:val="afe"/>
        <w:numPr>
          <w:ilvl w:val="1"/>
          <w:numId w:val="4"/>
        </w:numPr>
        <w:ind w:firstLineChars="0" w:firstLine="420"/>
        <w:rPr>
          <w:del w:id="282" w:author="Miley Ren" w:date="2017-10-09T18:08:00Z"/>
          <w:moveTo w:id="283" w:author="Miley Ren" w:date="2017-10-09T16:44:00Z"/>
        </w:rPr>
        <w:pPrChange w:id="284" w:author="Miley Ren" w:date="2017-10-09T18:08:00Z">
          <w:pPr>
            <w:pStyle w:val="afe"/>
            <w:numPr>
              <w:ilvl w:val="1"/>
              <w:numId w:val="4"/>
            </w:numPr>
            <w:ind w:left="840" w:firstLineChars="0" w:hanging="420"/>
          </w:pPr>
        </w:pPrChange>
      </w:pPr>
      <w:moveTo w:id="285" w:author="Miley Ren" w:date="2017-10-09T16:44:00Z">
        <w:del w:id="286" w:author="Miley Ren" w:date="2017-10-09T18:08:00Z">
          <w:r w:rsidRPr="00636514" w:rsidDel="005E5FDF">
            <w:rPr>
              <w:rFonts w:hint="eastAsia"/>
            </w:rPr>
            <w:delText>平台</w:delText>
          </w:r>
        </w:del>
        <w:del w:id="287" w:author="Miley Ren" w:date="2017-10-09T18:07:00Z">
          <w:r w:rsidDel="00145078">
            <w:rPr>
              <w:rFonts w:hint="eastAsia"/>
            </w:rPr>
            <w:delText>使用</w:delText>
          </w:r>
        </w:del>
        <w:del w:id="288" w:author="Miley Ren" w:date="2017-10-09T18:08:00Z">
          <w:r w:rsidRPr="00636514" w:rsidDel="005E5FDF">
            <w:rPr>
              <w:rFonts w:hint="eastAsia"/>
            </w:rPr>
            <w:delText>：</w:delText>
          </w:r>
        </w:del>
      </w:moveTo>
    </w:p>
    <w:p w14:paraId="535E8B47" w14:textId="4A893043" w:rsidR="00BC7183" w:rsidDel="00145078" w:rsidRDefault="00BC7183" w:rsidP="005E5EAA">
      <w:pPr>
        <w:ind w:left="840" w:firstLineChars="0" w:firstLine="420"/>
        <w:rPr>
          <w:del w:id="289" w:author="Miley Ren" w:date="2017-10-09T18:08:00Z"/>
          <w:moveTo w:id="290" w:author="Miley Ren" w:date="2017-10-09T16:44:00Z"/>
        </w:rPr>
        <w:pPrChange w:id="291" w:author="Miley Ren" w:date="2017-10-09T18:08:00Z">
          <w:pPr>
            <w:ind w:left="900" w:firstLineChars="0" w:firstLine="360"/>
          </w:pPr>
        </w:pPrChange>
      </w:pPr>
      <w:moveTo w:id="292" w:author="Miley Ren" w:date="2017-10-09T16:44:00Z">
        <w:del w:id="293" w:author="Miley Ren" w:date="2017-10-09T18:08:00Z">
          <w:r w:rsidDel="005E5FDF">
            <w:rPr>
              <w:rFonts w:hint="eastAsia"/>
            </w:rPr>
            <w:delText>厂商管理员由系统管理员创建，系统管理员进行厂商用户名和密码的初始化</w:delText>
          </w:r>
        </w:del>
        <w:del w:id="294" w:author="Miley Ren" w:date="2017-10-09T16:48:00Z">
          <w:r w:rsidDel="00975A6E">
            <w:rPr>
              <w:rFonts w:hint="eastAsia"/>
            </w:rPr>
            <w:delText>。该平台提供商为厂商，因此</w:delText>
          </w:r>
        </w:del>
        <w:del w:id="295" w:author="Miley Ren" w:date="2017-10-09T16:54:00Z">
          <w:r w:rsidDel="00391D99">
            <w:rPr>
              <w:rFonts w:hint="eastAsia"/>
            </w:rPr>
            <w:delText>平台仅</w:delText>
          </w:r>
        </w:del>
        <w:del w:id="296" w:author="Miley Ren" w:date="2017-10-09T16:48:00Z">
          <w:r w:rsidDel="00975A6E">
            <w:rPr>
              <w:rFonts w:hint="eastAsia"/>
            </w:rPr>
            <w:delText>供</w:delText>
          </w:r>
        </w:del>
        <w:del w:id="297" w:author="Miley Ren" w:date="2017-10-09T16:54:00Z">
          <w:r w:rsidDel="00391D99">
            <w:rPr>
              <w:rFonts w:hint="eastAsia"/>
            </w:rPr>
            <w:delText>一家厂商</w:delText>
          </w:r>
        </w:del>
        <w:del w:id="298" w:author="Miley Ren" w:date="2017-10-09T16:48:00Z">
          <w:r w:rsidDel="00A00D97">
            <w:rPr>
              <w:rFonts w:hint="eastAsia"/>
            </w:rPr>
            <w:delText>系统厂商端系统</w:delText>
          </w:r>
        </w:del>
        <w:del w:id="299" w:author="Miley Ren" w:date="2017-10-09T18:08:00Z">
          <w:r w:rsidDel="005E5FDF">
            <w:rPr>
              <w:rFonts w:hint="eastAsia"/>
            </w:rPr>
            <w:delText>。</w:delText>
          </w:r>
        </w:del>
      </w:moveTo>
    </w:p>
    <w:p w14:paraId="6D120FF6" w14:textId="09BFA26F" w:rsidR="00BC7183" w:rsidRPr="00636514" w:rsidDel="00145078" w:rsidRDefault="00BC7183" w:rsidP="005E5EAA">
      <w:pPr>
        <w:numPr>
          <w:ilvl w:val="0"/>
          <w:numId w:val="5"/>
        </w:numPr>
        <w:ind w:left="840" w:firstLineChars="0" w:firstLine="420"/>
        <w:rPr>
          <w:del w:id="300" w:author="Miley Ren" w:date="2017-10-09T18:08:00Z"/>
          <w:moveTo w:id="301" w:author="Miley Ren" w:date="2017-10-09T16:44:00Z"/>
        </w:rPr>
        <w:pPrChange w:id="302" w:author="Miley Ren" w:date="2017-10-09T18:08:00Z">
          <w:pPr>
            <w:numPr>
              <w:numId w:val="5"/>
            </w:numPr>
            <w:ind w:left="900" w:firstLineChars="0" w:hanging="420"/>
          </w:pPr>
        </w:pPrChange>
      </w:pPr>
      <w:moveTo w:id="303" w:author="Miley Ren" w:date="2017-10-09T16:44:00Z">
        <w:del w:id="304" w:author="Miley Ren" w:date="2017-10-09T18:08:00Z">
          <w:r w:rsidRPr="00636514" w:rsidDel="00145078">
            <w:delText>用户</w:delText>
          </w:r>
        </w:del>
        <w:del w:id="305" w:author="Miley Ren" w:date="2017-10-09T17:00:00Z">
          <w:r w:rsidRPr="00636514" w:rsidDel="006D41B8">
            <w:delText>注册</w:delText>
          </w:r>
          <w:r w:rsidRPr="00636514" w:rsidDel="006D41B8">
            <w:rPr>
              <w:rFonts w:hint="eastAsia"/>
            </w:rPr>
            <w:delText>/</w:delText>
          </w:r>
        </w:del>
        <w:del w:id="306" w:author="Miley Ren" w:date="2017-10-09T18:08:00Z">
          <w:r w:rsidRPr="00636514" w:rsidDel="00145078">
            <w:rPr>
              <w:rFonts w:hint="eastAsia"/>
            </w:rPr>
            <w:delText>登录：</w:delText>
          </w:r>
        </w:del>
      </w:moveTo>
    </w:p>
    <w:p w14:paraId="68FB4328" w14:textId="636B2D96" w:rsidR="00BC7183" w:rsidDel="00D46592" w:rsidRDefault="00BC7183" w:rsidP="005E5EAA">
      <w:pPr>
        <w:ind w:left="840" w:firstLineChars="0" w:firstLine="420"/>
        <w:rPr>
          <w:del w:id="307" w:author="Miley Ren" w:date="2017-10-09T16:55:00Z"/>
          <w:moveTo w:id="308" w:author="Miley Ren" w:date="2017-10-09T16:44:00Z"/>
        </w:rPr>
        <w:pPrChange w:id="309" w:author="Miley Ren" w:date="2017-10-09T18:08:00Z">
          <w:pPr>
            <w:ind w:left="900" w:firstLineChars="0" w:firstLine="360"/>
          </w:pPr>
        </w:pPrChange>
      </w:pPr>
      <w:moveTo w:id="310" w:author="Miley Ren" w:date="2017-10-09T16:44:00Z">
        <w:del w:id="311" w:author="Miley Ren" w:date="2017-10-09T18:08:00Z">
          <w:r w:rsidRPr="00636514" w:rsidDel="00145078">
            <w:rPr>
              <w:rFonts w:hint="eastAsia"/>
            </w:rPr>
            <w:delText>厂</w:delText>
          </w:r>
          <w:r w:rsidDel="00145078">
            <w:rPr>
              <w:rFonts w:hint="eastAsia"/>
            </w:rPr>
            <w:delText>商</w:delText>
          </w:r>
          <w:r w:rsidDel="005E5FDF">
            <w:rPr>
              <w:rFonts w:hint="eastAsia"/>
            </w:rPr>
            <w:delText>管理员填写登录页面表单</w:delText>
          </w:r>
          <w:r w:rsidRPr="00636514" w:rsidDel="005E5FDF">
            <w:rPr>
              <w:rFonts w:hint="eastAsia"/>
            </w:rPr>
            <w:delText>，系统根据商家编号、账号和密码进入相应的页面。</w:delText>
          </w:r>
        </w:del>
        <w:del w:id="312" w:author="Miley Ren" w:date="2017-10-09T16:51:00Z">
          <w:r w:rsidRPr="00636514" w:rsidDel="00676593">
            <w:rPr>
              <w:rFonts w:hint="eastAsia"/>
            </w:rPr>
            <w:delText>厂商管理员可对用户进行基本的增删改查操作。</w:delText>
          </w:r>
        </w:del>
      </w:moveTo>
    </w:p>
    <w:p w14:paraId="0A4C39DD" w14:textId="77777777" w:rsidR="00BC7183" w:rsidRPr="00636514" w:rsidRDefault="00BC7183" w:rsidP="005E5EAA">
      <w:pPr>
        <w:ind w:left="840" w:firstLineChars="0" w:firstLine="420"/>
        <w:rPr>
          <w:moveTo w:id="313" w:author="Miley Ren" w:date="2017-10-09T16:44:00Z"/>
        </w:rPr>
        <w:pPrChange w:id="314" w:author="Miley Ren" w:date="2017-10-09T18:08:00Z">
          <w:pPr>
            <w:numPr>
              <w:numId w:val="5"/>
            </w:numPr>
            <w:ind w:left="900" w:firstLineChars="0" w:hanging="420"/>
          </w:pPr>
        </w:pPrChange>
      </w:pPr>
      <w:moveTo w:id="315" w:author="Miley Ren" w:date="2017-10-09T16:44:00Z">
        <w:del w:id="316" w:author="Miley Ren" w:date="2017-10-09T16:55:00Z">
          <w:r w:rsidRPr="00636514" w:rsidDel="00D46592">
            <w:delText>用户管理</w:delText>
          </w:r>
          <w:r w:rsidRPr="00636514" w:rsidDel="00D46592">
            <w:rPr>
              <w:rFonts w:hint="eastAsia"/>
            </w:rPr>
            <w:delText>：</w:delText>
          </w:r>
        </w:del>
      </w:moveTo>
    </w:p>
    <w:p w14:paraId="29548F14" w14:textId="27307C4D" w:rsidR="00BC7183" w:rsidRPr="00636514" w:rsidDel="00D46C3B" w:rsidRDefault="00BC7183" w:rsidP="00BC7183">
      <w:pPr>
        <w:ind w:left="900" w:firstLineChars="0" w:firstLine="360"/>
        <w:rPr>
          <w:del w:id="317" w:author="Miley Ren" w:date="2017-10-09T16:54:00Z"/>
          <w:moveTo w:id="318" w:author="Miley Ren" w:date="2017-10-09T16:44:00Z"/>
        </w:rPr>
      </w:pPr>
      <w:moveTo w:id="319" w:author="Miley Ren" w:date="2017-10-09T16:44:00Z">
        <w:del w:id="320" w:author="Miley Ren" w:date="2017-10-09T16:54:00Z">
          <w:r w:rsidRPr="00636514" w:rsidDel="00D46C3B">
            <w:rPr>
              <w:rFonts w:hint="eastAsia"/>
            </w:rPr>
            <w:delText>厂商管理员可添加、更新、查询</w:delText>
          </w:r>
          <w:r w:rsidRPr="00636514" w:rsidDel="00D46C3B">
            <w:delText>和</w:delText>
          </w:r>
          <w:r w:rsidRPr="00636514" w:rsidDel="00D46C3B">
            <w:rPr>
              <w:rFonts w:hint="eastAsia"/>
            </w:rPr>
            <w:delText>删除用户，单击添加管理员按钮，弹出用户信息模态框，填写用户信息表单</w:delText>
          </w:r>
          <w:r w:rsidDel="00D46C3B">
            <w:rPr>
              <w:rFonts w:hint="eastAsia"/>
            </w:rPr>
            <w:delText>，点击</w:delText>
          </w:r>
          <w:r w:rsidDel="00D46C3B">
            <w:delText>提交</w:delText>
          </w:r>
          <w:r w:rsidDel="00D46C3B">
            <w:rPr>
              <w:rFonts w:hint="eastAsia"/>
            </w:rPr>
            <w:delText>以新增用户；点击详情按钮查看用户详细信息；点击更新按钮，</w:delText>
          </w:r>
          <w:r w:rsidRPr="00636514" w:rsidDel="00D46C3B">
            <w:rPr>
              <w:rFonts w:hint="eastAsia"/>
            </w:rPr>
            <w:delText>进行用户的信息更新</w:delText>
          </w:r>
          <w:r w:rsidDel="00D46C3B">
            <w:rPr>
              <w:rFonts w:hint="eastAsia"/>
            </w:rPr>
            <w:delText>；点击删除按钮，删除选中用户</w:delText>
          </w:r>
          <w:r w:rsidRPr="00636514" w:rsidDel="00D46C3B">
            <w:rPr>
              <w:rFonts w:hint="eastAsia"/>
            </w:rPr>
            <w:delText>。</w:delText>
          </w:r>
        </w:del>
      </w:moveTo>
    </w:p>
    <w:p w14:paraId="2C01CA28" w14:textId="3886C93C" w:rsidR="00BC7183" w:rsidRPr="00636514" w:rsidDel="005C3249" w:rsidRDefault="00BC7183" w:rsidP="00BC7183">
      <w:pPr>
        <w:numPr>
          <w:ilvl w:val="0"/>
          <w:numId w:val="5"/>
        </w:numPr>
        <w:ind w:firstLineChars="0"/>
        <w:rPr>
          <w:del w:id="321" w:author="Miley Ren" w:date="2017-10-09T18:09:00Z"/>
          <w:moveTo w:id="322" w:author="Miley Ren" w:date="2017-10-09T16:44:00Z"/>
        </w:rPr>
      </w:pPr>
      <w:moveTo w:id="323" w:author="Miley Ren" w:date="2017-10-09T16:44:00Z">
        <w:del w:id="324" w:author="Miley Ren" w:date="2017-10-09T18:09:00Z">
          <w:r w:rsidRPr="00636514" w:rsidDel="005C3249">
            <w:delText>运营商管理</w:delText>
          </w:r>
          <w:r w:rsidRPr="00636514" w:rsidDel="005C3249">
            <w:rPr>
              <w:rFonts w:hint="eastAsia"/>
            </w:rPr>
            <w:delText>：</w:delText>
          </w:r>
        </w:del>
      </w:moveTo>
    </w:p>
    <w:p w14:paraId="5BB53CD7" w14:textId="77777777" w:rsidR="00BC7183" w:rsidRPr="00636514" w:rsidRDefault="00BC7183" w:rsidP="00BC7183">
      <w:pPr>
        <w:ind w:left="900" w:firstLineChars="0" w:firstLine="360"/>
        <w:rPr>
          <w:moveTo w:id="325" w:author="Miley Ren" w:date="2017-10-09T16:44:00Z"/>
        </w:rPr>
      </w:pPr>
      <w:moveTo w:id="326" w:author="Miley Ren" w:date="2017-10-09T16:44:00Z">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moveTo>
    </w:p>
    <w:p w14:paraId="52EBFBEA" w14:textId="77777777" w:rsidR="00BC7183" w:rsidRPr="00636514" w:rsidRDefault="00BC7183" w:rsidP="00BC7183">
      <w:pPr>
        <w:numPr>
          <w:ilvl w:val="0"/>
          <w:numId w:val="5"/>
        </w:numPr>
        <w:ind w:firstLineChars="0"/>
        <w:rPr>
          <w:moveTo w:id="327" w:author="Miley Ren" w:date="2017-10-09T16:44:00Z"/>
        </w:rPr>
      </w:pPr>
      <w:moveTo w:id="328" w:author="Miley Ren" w:date="2017-10-09T16:44:00Z">
        <w:r w:rsidRPr="00636514">
          <w:t>类型管理</w:t>
        </w:r>
        <w:r w:rsidRPr="00636514">
          <w:rPr>
            <w:rFonts w:hint="eastAsia"/>
          </w:rPr>
          <w:t>：</w:t>
        </w:r>
      </w:moveTo>
    </w:p>
    <w:p w14:paraId="422C2ADB" w14:textId="77777777" w:rsidR="00BC7183" w:rsidRPr="00636514" w:rsidRDefault="00BC7183" w:rsidP="00BC7183">
      <w:pPr>
        <w:ind w:left="900" w:firstLineChars="0" w:firstLine="360"/>
        <w:rPr>
          <w:moveTo w:id="329" w:author="Miley Ren" w:date="2017-10-09T16:44:00Z"/>
        </w:rPr>
      </w:pPr>
      <w:moveTo w:id="330" w:author="Miley Ren" w:date="2017-10-09T16:44:00Z">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，管理员进入类型管理页面对售货机类型进行基本的增删改查操作。售货机类型独立进行定义，当对售货机进行管理时，将售货机与相应类型进行关联。</w:t>
        </w:r>
      </w:moveTo>
    </w:p>
    <w:p w14:paraId="3374EE26" w14:textId="77777777" w:rsidR="00BC7183" w:rsidRPr="00636514" w:rsidRDefault="00BC7183" w:rsidP="00BC7183">
      <w:pPr>
        <w:numPr>
          <w:ilvl w:val="0"/>
          <w:numId w:val="5"/>
        </w:numPr>
        <w:ind w:firstLineChars="0"/>
        <w:rPr>
          <w:moveTo w:id="331" w:author="Miley Ren" w:date="2017-10-09T16:44:00Z"/>
        </w:rPr>
      </w:pPr>
      <w:moveTo w:id="332" w:author="Miley Ren" w:date="2017-10-09T16:44:00Z">
        <w:r w:rsidRPr="00636514">
          <w:t>售货机管理</w:t>
        </w:r>
        <w:r w:rsidRPr="00636514">
          <w:rPr>
            <w:rFonts w:hint="eastAsia"/>
          </w:rPr>
          <w:t>：</w:t>
        </w:r>
      </w:moveTo>
    </w:p>
    <w:p w14:paraId="27E0F26F" w14:textId="77777777" w:rsidR="00BC7183" w:rsidRPr="00636514" w:rsidRDefault="00BC7183" w:rsidP="00BC7183">
      <w:pPr>
        <w:ind w:left="900" w:firstLineChars="0" w:firstLine="360"/>
        <w:rPr>
          <w:moveTo w:id="333" w:author="Miley Ren" w:date="2017-10-09T16:44:00Z"/>
        </w:rPr>
      </w:pPr>
      <w:moveTo w:id="334" w:author="Miley Ren" w:date="2017-10-09T16:44:00Z">
        <w:r w:rsidRPr="00636514">
          <w:rPr>
            <w:rFonts w:hint="eastAsia"/>
          </w:rPr>
          <w:t>管理员对机器信息进行管理，可对售货机进行基本增删改查操作。管理员点击添加售货机按钮，弹出添加售货机模态框，填写售货机详细信息表单后点击保存进行提交。售货机详细信息包含售货机类型</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w:t>
        </w:r>
        <w:r w:rsidRPr="00636514">
          <w:rPr>
            <w:rFonts w:hint="eastAsia"/>
          </w:rPr>
          <w:lastRenderedPageBreak/>
          <w:t>货道编号、货道容量等内容的货道信息；点击更新按钮，进行售货机信息的更新；点击分配按钮，弹出运营商列表，选择某运营商将已完成交易的售货机信息分配给相应的商家；点击删除按钮进行售货机的删除。</w:t>
        </w:r>
      </w:moveTo>
    </w:p>
    <w:p w14:paraId="7BC162DD" w14:textId="77777777" w:rsidR="00BC7183" w:rsidRPr="00636514" w:rsidRDefault="00BC7183" w:rsidP="00BC7183">
      <w:pPr>
        <w:numPr>
          <w:ilvl w:val="0"/>
          <w:numId w:val="5"/>
        </w:numPr>
        <w:ind w:firstLineChars="0"/>
        <w:rPr>
          <w:moveTo w:id="335" w:author="Miley Ren" w:date="2017-10-09T16:44:00Z"/>
        </w:rPr>
      </w:pPr>
      <w:moveTo w:id="336" w:author="Miley Ren" w:date="2017-10-09T16:44:00Z">
        <w:r w:rsidRPr="00636514">
          <w:t>订单管理</w:t>
        </w:r>
        <w:r w:rsidRPr="00636514">
          <w:rPr>
            <w:rFonts w:hint="eastAsia"/>
          </w:rPr>
          <w:t>：</w:t>
        </w:r>
      </w:moveTo>
    </w:p>
    <w:p w14:paraId="44FAB09F" w14:textId="77777777" w:rsidR="00BC7183" w:rsidRPr="00636514" w:rsidRDefault="00BC7183" w:rsidP="00BC7183">
      <w:pPr>
        <w:ind w:left="900" w:firstLineChars="0" w:firstLine="360"/>
        <w:rPr>
          <w:moveTo w:id="337" w:author="Miley Ren" w:date="2017-10-09T16:44:00Z"/>
        </w:rPr>
      </w:pPr>
      <w:moveTo w:id="338" w:author="Miley Ren" w:date="2017-10-09T16:44:00Z">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moveTo>
    </w:p>
    <w:moveToRangeEnd w:id="258"/>
    <w:p w14:paraId="017CED8B" w14:textId="7BE918E7" w:rsidR="00BC7183" w:rsidRPr="00BC7183" w:rsidDel="001D28B2" w:rsidRDefault="00BC7183" w:rsidP="00444366">
      <w:pPr>
        <w:ind w:left="840" w:firstLineChars="0" w:firstLine="420"/>
        <w:rPr>
          <w:del w:id="339" w:author="Miley Ren" w:date="2017-10-09T16:53:00Z"/>
          <w:rFonts w:hint="eastAsia"/>
          <w:rPrChange w:id="340" w:author="Miley Ren" w:date="2017-10-09T16:44:00Z">
            <w:rPr>
              <w:del w:id="341" w:author="Miley Ren" w:date="2017-10-09T16:53:00Z"/>
              <w:rFonts w:hint="eastAsia"/>
            </w:rPr>
          </w:rPrChange>
        </w:rPr>
      </w:pPr>
    </w:p>
    <w:p w14:paraId="488E452D" w14:textId="73A1FBAA" w:rsidR="00F06F4B" w:rsidRPr="00636514" w:rsidRDefault="00F06F4B" w:rsidP="00AD581F">
      <w:pPr>
        <w:numPr>
          <w:ilvl w:val="0"/>
          <w:numId w:val="11"/>
        </w:numPr>
        <w:ind w:firstLineChars="0"/>
      </w:pPr>
      <w:r w:rsidRPr="00636514">
        <w:rPr>
          <w:rFonts w:hint="eastAsia"/>
        </w:rPr>
        <w:t>运营商端管理系统</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7">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47FCAA51"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天；商家信息表中记录租用的开始时间和结束时间，租用到期后需续费才能再次恢复使用。</w:t>
      </w:r>
    </w:p>
    <w:p w14:paraId="265BBEA4" w14:textId="77777777" w:rsidR="00F06F4B" w:rsidRPr="00636514" w:rsidRDefault="00F06F4B" w:rsidP="00AD581F">
      <w:pPr>
        <w:numPr>
          <w:ilvl w:val="1"/>
          <w:numId w:val="4"/>
        </w:numPr>
        <w:ind w:firstLineChars="0"/>
      </w:pPr>
      <w:r w:rsidRPr="00636514">
        <w:lastRenderedPageBreak/>
        <w:t>用户</w:t>
      </w:r>
      <w:r w:rsidRPr="00636514">
        <w:rPr>
          <w:rFonts w:hint="eastAsia"/>
        </w:rPr>
        <w:t>注册</w:t>
      </w:r>
      <w:r w:rsidRPr="00636514">
        <w:rPr>
          <w:rFonts w:hint="eastAsia"/>
        </w:rPr>
        <w:t>/</w:t>
      </w:r>
      <w:r w:rsidRPr="00636514">
        <w:rPr>
          <w:rFonts w:hint="eastAsia"/>
        </w:rPr>
        <w:t>登录：</w:t>
      </w:r>
    </w:p>
    <w:p w14:paraId="28AD5F57" w14:textId="1BD00560"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验证租</w:t>
      </w:r>
      <w:r w:rsidRPr="00636514">
        <w:rPr>
          <w:rFonts w:hint="eastAsia"/>
        </w:rPr>
        <w:t>用时间是否到期，验证通过后，进入其对应的权限范围页面。新用户由运营商端管理员进行添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38323833"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同时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员不具有用户管理的权限。管理员可查看所有角色信息，以及每个角色所包含的用户权限。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w:t>
      </w:r>
      <w:r w:rsidRPr="00636514">
        <w:lastRenderedPageBreak/>
        <w:t>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77777777"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。操作员填写调拨单，请求分配商品；仓库管理员查看调拨单，在出库页面中填写营业员编号、所选商品、出库数量、备注信息等内容；仓库管理员进入查询页面查看出库信息。</w:t>
      </w:r>
    </w:p>
    <w:p w14:paraId="3BD647EE" w14:textId="482255BD" w:rsidR="00F06F4B" w:rsidRPr="00636514" w:rsidRDefault="00F06F4B" w:rsidP="00AD581F">
      <w:pPr>
        <w:numPr>
          <w:ilvl w:val="1"/>
          <w:numId w:val="4"/>
        </w:numPr>
        <w:ind w:firstLineChars="0"/>
      </w:pPr>
      <w:r w:rsidRPr="00636514">
        <w:t>订单</w:t>
      </w:r>
      <w:r>
        <w:rPr>
          <w:rFonts w:hint="eastAsia"/>
        </w:rPr>
        <w:t>和</w:t>
      </w:r>
      <w:r w:rsidRPr="00636514">
        <w:t>财务管理</w:t>
      </w:r>
      <w:r w:rsidRPr="00636514">
        <w:rPr>
          <w:rFonts w:hint="eastAsia"/>
        </w:rPr>
        <w:t>：</w:t>
      </w:r>
    </w:p>
    <w:p w14:paraId="269248C9" w14:textId="1C27FF46" w:rsidR="00F06F4B" w:rsidRPr="00636514" w:rsidRDefault="00F06F4B" w:rsidP="005D7A48">
      <w:pPr>
        <w:ind w:left="840" w:firstLineChars="0" w:firstLine="420"/>
      </w:pPr>
      <w:r w:rsidRPr="00636514">
        <w:t>自动售货机终端工作过程中</w:t>
      </w:r>
      <w:r w:rsidRPr="00636514">
        <w:rPr>
          <w:rFonts w:hint="eastAsia"/>
        </w:rPr>
        <w:t>，</w:t>
      </w:r>
      <w:r w:rsidRPr="00636514">
        <w:t>每完成一笔订单就向后台发送一个</w:t>
      </w:r>
      <w:r w:rsidRPr="00636514">
        <w:rPr>
          <w:rFonts w:hint="eastAsia"/>
        </w:rPr>
        <w:t>HTTP</w:t>
      </w:r>
      <w:r w:rsidRPr="00636514">
        <w:t>请求</w:t>
      </w:r>
      <w:r w:rsidRPr="00636514">
        <w:rPr>
          <w:rFonts w:hint="eastAsia"/>
        </w:rPr>
        <w:t>，</w:t>
      </w:r>
      <w:r w:rsidRPr="00636514">
        <w:t>将订单信息保存在后台数据库中</w:t>
      </w:r>
      <w:r w:rsidRPr="00636514">
        <w:rPr>
          <w:rFonts w:hint="eastAsia"/>
        </w:rPr>
        <w:t>，</w:t>
      </w:r>
      <w:r w:rsidRPr="00636514">
        <w:t>管理员进入管理页面查看自动售货机订单信息</w:t>
      </w:r>
      <w:r w:rsidRPr="00636514">
        <w:rPr>
          <w:rFonts w:hint="eastAsia"/>
        </w:rPr>
        <w:t>。</w:t>
      </w:r>
      <w:r w:rsidRPr="00636514">
        <w:t>售货机完成交易后会向后台发送一条交易信息</w:t>
      </w:r>
      <w:r w:rsidRPr="00636514">
        <w:rPr>
          <w:rFonts w:hint="eastAsia"/>
        </w:rPr>
        <w:t>，</w:t>
      </w:r>
      <w:r w:rsidRPr="00636514">
        <w:t>其</w:t>
      </w:r>
      <w:r w:rsidRPr="00636514">
        <w:rPr>
          <w:rFonts w:hint="eastAsia"/>
        </w:rPr>
        <w:t>中包含交易金额，财务管理员每月</w:t>
      </w:r>
      <w:r>
        <w:rPr>
          <w:rFonts w:hint="eastAsia"/>
        </w:rPr>
        <w:t>对</w:t>
      </w:r>
      <w:r w:rsidRPr="00636514">
        <w:rPr>
          <w:rFonts w:hint="eastAsia"/>
        </w:rPr>
        <w:t>交易金额进行统计。</w:t>
      </w:r>
    </w:p>
    <w:p w14:paraId="54FF055C" w14:textId="20F53ACC" w:rsidR="00F06F4B" w:rsidRPr="00636514" w:rsidDel="00BC7183" w:rsidRDefault="00F06F4B" w:rsidP="00AD581F">
      <w:pPr>
        <w:numPr>
          <w:ilvl w:val="0"/>
          <w:numId w:val="11"/>
        </w:numPr>
        <w:ind w:firstLineChars="0"/>
        <w:rPr>
          <w:moveFrom w:id="342" w:author="Miley Ren" w:date="2017-10-09T16:44:00Z"/>
        </w:rPr>
      </w:pPr>
      <w:moveFromRangeStart w:id="343" w:author="Miley Ren" w:date="2017-10-09T16:44:00Z" w:name="move495330826"/>
      <w:moveFrom w:id="344" w:author="Miley Ren" w:date="2017-10-09T16:44:00Z">
        <w:r w:rsidRPr="00636514" w:rsidDel="00BC7183">
          <w:rPr>
            <w:rFonts w:hint="eastAsia"/>
          </w:rPr>
          <w:t>厂商端管理系统</w:t>
        </w:r>
        <w:r w:rsidRPr="00636514" w:rsidDel="00BC7183">
          <w:rPr>
            <w:rFonts w:hint="eastAsia"/>
          </w:rPr>
          <w:t xml:space="preserve"> </w:t>
        </w:r>
      </w:moveFrom>
    </w:p>
    <w:p w14:paraId="2322756D" w14:textId="7BB45E7F" w:rsidR="00F06F4B" w:rsidDel="00BC7183" w:rsidRDefault="00F06F4B" w:rsidP="00BB6DB6">
      <w:pPr>
        <w:ind w:left="840" w:firstLineChars="0" w:firstLine="420"/>
        <w:rPr>
          <w:moveFrom w:id="345" w:author="Miley Ren" w:date="2017-10-09T16:44:00Z"/>
        </w:rPr>
      </w:pPr>
      <w:moveFrom w:id="346" w:author="Miley Ren" w:date="2017-10-09T16:44:00Z">
        <w:r w:rsidDel="00BC7183">
          <w:rPr>
            <w:noProof/>
          </w:rPr>
          <w:drawing>
            <wp:anchor distT="0" distB="0" distL="114300" distR="114300" simplePos="0" relativeHeight="251850752" behindDoc="0" locked="0" layoutInCell="1" allowOverlap="1" wp14:anchorId="49D054F9" wp14:editId="0480C0E9">
              <wp:simplePos x="0" y="0"/>
              <wp:positionH relativeFrom="column">
                <wp:posOffset>342818</wp:posOffset>
              </wp:positionH>
              <wp:positionV relativeFrom="paragraph">
                <wp:posOffset>967740</wp:posOffset>
              </wp:positionV>
              <wp:extent cx="5274310" cy="1882140"/>
              <wp:effectExtent l="0" t="0" r="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厂商系统用例图.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882140"/>
                      </a:xfrm>
                      <a:prstGeom prst="rect">
                        <a:avLst/>
                      </a:prstGeom>
                    </pic:spPr>
                  </pic:pic>
                </a:graphicData>
              </a:graphic>
              <wp14:sizeRelH relativeFrom="page">
                <wp14:pctWidth>0</wp14:pctWidth>
              </wp14:sizeRelH>
              <wp14:sizeRelV relativeFrom="page">
                <wp14:pctHeight>0</wp14:pctHeight>
              </wp14:sizeRelV>
            </wp:anchor>
          </w:drawing>
        </w:r>
        <w:r w:rsidRPr="00636514" w:rsidDel="00BC7183">
          <w:rPr>
            <w:rFonts w:hint="eastAsia"/>
          </w:rPr>
          <w:t>厂商</w:t>
        </w:r>
        <w:r w:rsidDel="00BC7183">
          <w:rPr>
            <w:rFonts w:hint="eastAsia"/>
          </w:rPr>
          <w:t>管理员进行售货机的管理和运营，与自动售货机运营商相同</w:t>
        </w:r>
        <w:r w:rsidRPr="00636514" w:rsidDel="00BC7183">
          <w:rPr>
            <w:rFonts w:hint="eastAsia"/>
          </w:rPr>
          <w:t>，售货机厂商也处于该</w:t>
        </w:r>
        <w:r w:rsidRPr="00636514" w:rsidDel="00BC7183">
          <w:rPr>
            <w:rFonts w:hint="eastAsia"/>
          </w:rPr>
          <w:t>SaaS</w:t>
        </w:r>
        <w:r w:rsidRPr="00636514" w:rsidDel="00BC7183">
          <w:rPr>
            <w:rFonts w:hint="eastAsia"/>
          </w:rPr>
          <w:t>云平台的第二级，是系统管理员的下级用户。</w:t>
        </w:r>
        <w:r w:rsidRPr="00636514" w:rsidDel="00BC7183">
          <w:t>厂商系统用例图如图</w:t>
        </w:r>
        <w:r w:rsidRPr="00636514" w:rsidDel="00BC7183">
          <w:rPr>
            <w:rFonts w:hint="eastAsia"/>
          </w:rPr>
          <w:t>3-</w:t>
        </w:r>
        <w:r w:rsidRPr="00636514" w:rsidDel="00BC7183">
          <w:t>3</w:t>
        </w:r>
        <w:r w:rsidRPr="00636514" w:rsidDel="00BC7183">
          <w:t>所示</w:t>
        </w:r>
        <w:r w:rsidDel="00BC7183">
          <w:rPr>
            <w:rFonts w:hint="eastAsia"/>
          </w:rPr>
          <w:t>。</w:t>
        </w:r>
      </w:moveFrom>
    </w:p>
    <w:p w14:paraId="6FB0E64D" w14:textId="00CA613C" w:rsidR="00F06F4B" w:rsidRPr="00636514" w:rsidDel="00BC7183" w:rsidRDefault="00F06F4B" w:rsidP="00F952A6">
      <w:pPr>
        <w:pStyle w:val="aff0"/>
        <w:rPr>
          <w:moveFrom w:id="347" w:author="Miley Ren" w:date="2017-10-09T16:44:00Z"/>
        </w:rPr>
      </w:pPr>
      <w:moveFrom w:id="348" w:author="Miley Ren" w:date="2017-10-09T16:44:00Z">
        <w:r w:rsidDel="00BC7183">
          <w:rPr>
            <w:rFonts w:hint="eastAsia"/>
          </w:rPr>
          <w:t>图</w:t>
        </w:r>
        <w:r w:rsidDel="00BC7183">
          <w:rPr>
            <w:rFonts w:hint="eastAsia"/>
          </w:rPr>
          <w:t>3-</w:t>
        </w:r>
        <w:r w:rsidDel="00BC7183">
          <w:t xml:space="preserve">3  </w:t>
        </w:r>
        <w:r w:rsidDel="00BC7183">
          <w:t>厂商系统用例图</w:t>
        </w:r>
      </w:moveFrom>
    </w:p>
    <w:p w14:paraId="2699F7BD" w14:textId="527A7E34" w:rsidR="00F06F4B" w:rsidRPr="00636514" w:rsidDel="00BC7183" w:rsidRDefault="00F06F4B" w:rsidP="00964AD1">
      <w:pPr>
        <w:pStyle w:val="afe"/>
        <w:numPr>
          <w:ilvl w:val="1"/>
          <w:numId w:val="4"/>
        </w:numPr>
        <w:ind w:firstLineChars="0"/>
        <w:rPr>
          <w:moveFrom w:id="349" w:author="Miley Ren" w:date="2017-10-09T16:44:00Z"/>
        </w:rPr>
      </w:pPr>
      <w:moveFrom w:id="350" w:author="Miley Ren" w:date="2017-10-09T16:44:00Z">
        <w:r w:rsidRPr="00636514" w:rsidDel="00BC7183">
          <w:rPr>
            <w:rFonts w:hint="eastAsia"/>
          </w:rPr>
          <w:t>平台</w:t>
        </w:r>
        <w:r w:rsidDel="00BC7183">
          <w:rPr>
            <w:rFonts w:hint="eastAsia"/>
          </w:rPr>
          <w:t>使用</w:t>
        </w:r>
        <w:r w:rsidRPr="00636514" w:rsidDel="00BC7183">
          <w:rPr>
            <w:rFonts w:hint="eastAsia"/>
          </w:rPr>
          <w:t>：</w:t>
        </w:r>
      </w:moveFrom>
    </w:p>
    <w:p w14:paraId="7BC1C57A" w14:textId="34F9DC31" w:rsidR="00F06F4B" w:rsidDel="00BC7183" w:rsidRDefault="00F06F4B" w:rsidP="00C93BB5">
      <w:pPr>
        <w:ind w:left="900" w:firstLineChars="0" w:firstLine="360"/>
        <w:rPr>
          <w:moveFrom w:id="351" w:author="Miley Ren" w:date="2017-10-09T16:44:00Z"/>
        </w:rPr>
      </w:pPr>
      <w:moveFrom w:id="352" w:author="Miley Ren" w:date="2017-10-09T16:44:00Z">
        <w:r w:rsidDel="00BC7183">
          <w:rPr>
            <w:rFonts w:hint="eastAsia"/>
          </w:rPr>
          <w:t>厂商管理员由系统管理员创建，系统管理员进行厂商用户名和密码的初始化。该平台提供商为厂商，因此平台仅供一家厂商系统厂商端系统。</w:t>
        </w:r>
      </w:moveFrom>
    </w:p>
    <w:p w14:paraId="53C1E5E3" w14:textId="6CE4DDFF" w:rsidR="00F06F4B" w:rsidRPr="00636514" w:rsidDel="00BC7183" w:rsidRDefault="00F06F4B" w:rsidP="00AD581F">
      <w:pPr>
        <w:numPr>
          <w:ilvl w:val="0"/>
          <w:numId w:val="5"/>
        </w:numPr>
        <w:ind w:firstLineChars="0"/>
        <w:rPr>
          <w:moveFrom w:id="353" w:author="Miley Ren" w:date="2017-10-09T16:44:00Z"/>
        </w:rPr>
      </w:pPr>
      <w:moveFrom w:id="354" w:author="Miley Ren" w:date="2017-10-09T16:44:00Z">
        <w:r w:rsidRPr="00636514" w:rsidDel="00BC7183">
          <w:t>用户注册</w:t>
        </w:r>
        <w:r w:rsidRPr="00636514" w:rsidDel="00BC7183">
          <w:rPr>
            <w:rFonts w:hint="eastAsia"/>
          </w:rPr>
          <w:t>/</w:t>
        </w:r>
        <w:r w:rsidRPr="00636514" w:rsidDel="00BC7183">
          <w:rPr>
            <w:rFonts w:hint="eastAsia"/>
          </w:rPr>
          <w:t>登录：</w:t>
        </w:r>
      </w:moveFrom>
    </w:p>
    <w:p w14:paraId="509D0603" w14:textId="7DD58AEB" w:rsidR="00F06F4B" w:rsidDel="00BC7183" w:rsidRDefault="00F06F4B" w:rsidP="00764E3D">
      <w:pPr>
        <w:ind w:left="900" w:firstLineChars="0" w:firstLine="360"/>
        <w:rPr>
          <w:moveFrom w:id="355" w:author="Miley Ren" w:date="2017-10-09T16:44:00Z"/>
        </w:rPr>
      </w:pPr>
      <w:moveFrom w:id="356" w:author="Miley Ren" w:date="2017-10-09T16:44:00Z">
        <w:r w:rsidRPr="00636514" w:rsidDel="00BC7183">
          <w:rPr>
            <w:rFonts w:hint="eastAsia"/>
          </w:rPr>
          <w:t>厂</w:t>
        </w:r>
        <w:r w:rsidDel="00BC7183">
          <w:rPr>
            <w:rFonts w:hint="eastAsia"/>
          </w:rPr>
          <w:t>商管理员填写登录页面表单</w:t>
        </w:r>
        <w:r w:rsidRPr="00636514" w:rsidDel="00BC7183">
          <w:rPr>
            <w:rFonts w:hint="eastAsia"/>
          </w:rPr>
          <w:t>，系统根据商家编号、账号和密码进入相应的页面。厂商管理员可对用户进行基本的增删改查操作。</w:t>
        </w:r>
      </w:moveFrom>
    </w:p>
    <w:p w14:paraId="1C88DCAD" w14:textId="635398E4" w:rsidR="00F06F4B" w:rsidRPr="00636514" w:rsidDel="00BC7183" w:rsidRDefault="00F06F4B" w:rsidP="00AD581F">
      <w:pPr>
        <w:numPr>
          <w:ilvl w:val="0"/>
          <w:numId w:val="5"/>
        </w:numPr>
        <w:ind w:firstLineChars="0"/>
        <w:rPr>
          <w:moveFrom w:id="357" w:author="Miley Ren" w:date="2017-10-09T16:44:00Z"/>
        </w:rPr>
      </w:pPr>
      <w:moveFrom w:id="358" w:author="Miley Ren" w:date="2017-10-09T16:44:00Z">
        <w:r w:rsidRPr="00636514" w:rsidDel="00BC7183">
          <w:t>用户管理</w:t>
        </w:r>
        <w:r w:rsidRPr="00636514" w:rsidDel="00BC7183">
          <w:rPr>
            <w:rFonts w:hint="eastAsia"/>
          </w:rPr>
          <w:t>：</w:t>
        </w:r>
      </w:moveFrom>
    </w:p>
    <w:p w14:paraId="49869EFB" w14:textId="7FDA7964" w:rsidR="00F06F4B" w:rsidRPr="00636514" w:rsidDel="00BC7183" w:rsidRDefault="00F06F4B" w:rsidP="00444366">
      <w:pPr>
        <w:ind w:left="900" w:firstLineChars="0" w:firstLine="360"/>
        <w:rPr>
          <w:moveFrom w:id="359" w:author="Miley Ren" w:date="2017-10-09T16:44:00Z"/>
        </w:rPr>
      </w:pPr>
      <w:moveFrom w:id="360" w:author="Miley Ren" w:date="2017-10-09T16:44:00Z">
        <w:r w:rsidRPr="00636514" w:rsidDel="00BC7183">
          <w:rPr>
            <w:rFonts w:hint="eastAsia"/>
          </w:rPr>
          <w:t>厂商管理员可添加、更新、查询</w:t>
        </w:r>
        <w:r w:rsidRPr="00636514" w:rsidDel="00BC7183">
          <w:t>和</w:t>
        </w:r>
        <w:r w:rsidRPr="00636514" w:rsidDel="00BC7183">
          <w:rPr>
            <w:rFonts w:hint="eastAsia"/>
          </w:rPr>
          <w:t>删除用户，单击添加管理员按钮，弹出用户信息模态框，填写用户信息表单</w:t>
        </w:r>
        <w:r w:rsidDel="00BC7183">
          <w:rPr>
            <w:rFonts w:hint="eastAsia"/>
          </w:rPr>
          <w:t>，点击</w:t>
        </w:r>
        <w:r w:rsidDel="00BC7183">
          <w:t>提交</w:t>
        </w:r>
        <w:r w:rsidDel="00BC7183">
          <w:rPr>
            <w:rFonts w:hint="eastAsia"/>
          </w:rPr>
          <w:t>以新增用户；点击详情按钮查看用户详细信息；点击更新按钮，</w:t>
        </w:r>
        <w:r w:rsidRPr="00636514" w:rsidDel="00BC7183">
          <w:rPr>
            <w:rFonts w:hint="eastAsia"/>
          </w:rPr>
          <w:t>进行用户的信息更新</w:t>
        </w:r>
        <w:r w:rsidDel="00BC7183">
          <w:rPr>
            <w:rFonts w:hint="eastAsia"/>
          </w:rPr>
          <w:t>；点击删除按钮，删除选中用户</w:t>
        </w:r>
        <w:r w:rsidRPr="00636514" w:rsidDel="00BC7183">
          <w:rPr>
            <w:rFonts w:hint="eastAsia"/>
          </w:rPr>
          <w:t>。</w:t>
        </w:r>
      </w:moveFrom>
    </w:p>
    <w:p w14:paraId="4C8DDD9F" w14:textId="152FA0E0" w:rsidR="00F06F4B" w:rsidRPr="00636514" w:rsidDel="00BC7183" w:rsidRDefault="00F06F4B" w:rsidP="00AD581F">
      <w:pPr>
        <w:numPr>
          <w:ilvl w:val="0"/>
          <w:numId w:val="5"/>
        </w:numPr>
        <w:ind w:firstLineChars="0"/>
        <w:rPr>
          <w:moveFrom w:id="361" w:author="Miley Ren" w:date="2017-10-09T16:44:00Z"/>
        </w:rPr>
      </w:pPr>
      <w:moveFrom w:id="362" w:author="Miley Ren" w:date="2017-10-09T16:44:00Z">
        <w:r w:rsidRPr="00636514" w:rsidDel="00BC7183">
          <w:t>运营商管理</w:t>
        </w:r>
        <w:r w:rsidRPr="00636514" w:rsidDel="00BC7183">
          <w:rPr>
            <w:rFonts w:hint="eastAsia"/>
          </w:rPr>
          <w:t>：</w:t>
        </w:r>
      </w:moveFrom>
    </w:p>
    <w:p w14:paraId="797BFFD0" w14:textId="5618B429" w:rsidR="00F06F4B" w:rsidRPr="00636514" w:rsidDel="00BC7183" w:rsidRDefault="00F06F4B" w:rsidP="00444366">
      <w:pPr>
        <w:ind w:left="900" w:firstLineChars="0" w:firstLine="360"/>
        <w:rPr>
          <w:moveFrom w:id="363" w:author="Miley Ren" w:date="2017-10-09T16:44:00Z"/>
        </w:rPr>
      </w:pPr>
      <w:moveFrom w:id="364" w:author="Miley Ren" w:date="2017-10-09T16:44:00Z">
        <w:r w:rsidRPr="00636514" w:rsidDel="00BC7183">
          <w:t>每个售货机厂商都有一系列的合作运营商</w:t>
        </w:r>
        <w:r w:rsidRPr="00636514" w:rsidDel="00BC7183">
          <w:rPr>
            <w:rFonts w:hint="eastAsia"/>
          </w:rPr>
          <w:t>，点击添加商家按钮，弹出未添加的</w:t>
        </w:r>
        <w:r w:rsidDel="00BC7183">
          <w:rPr>
            <w:rFonts w:hint="eastAsia"/>
          </w:rPr>
          <w:t>商家列表，</w:t>
        </w:r>
        <w:r w:rsidRPr="00636514" w:rsidDel="00BC7183">
          <w:rPr>
            <w:rFonts w:hint="eastAsia"/>
          </w:rPr>
          <w:t>点击列表复选框选择要添加的商家。厂商管理员还可查看和删除相应的商家，表示不再将该商家的信息显示在合作商家列表中。</w:t>
        </w:r>
      </w:moveFrom>
    </w:p>
    <w:p w14:paraId="2511D3B6" w14:textId="13574286" w:rsidR="00F06F4B" w:rsidRPr="00636514" w:rsidDel="00BC7183" w:rsidRDefault="00F06F4B" w:rsidP="00AD581F">
      <w:pPr>
        <w:numPr>
          <w:ilvl w:val="0"/>
          <w:numId w:val="5"/>
        </w:numPr>
        <w:ind w:firstLineChars="0"/>
        <w:rPr>
          <w:moveFrom w:id="365" w:author="Miley Ren" w:date="2017-10-09T16:44:00Z"/>
        </w:rPr>
      </w:pPr>
      <w:moveFrom w:id="366" w:author="Miley Ren" w:date="2017-10-09T16:44:00Z">
        <w:r w:rsidRPr="00636514" w:rsidDel="00BC7183">
          <w:t>类型管理</w:t>
        </w:r>
        <w:r w:rsidRPr="00636514" w:rsidDel="00BC7183">
          <w:rPr>
            <w:rFonts w:hint="eastAsia"/>
          </w:rPr>
          <w:t>：</w:t>
        </w:r>
      </w:moveFrom>
    </w:p>
    <w:p w14:paraId="37F3BE6A" w14:textId="4974E99A" w:rsidR="00F06F4B" w:rsidRPr="00636514" w:rsidDel="00BC7183" w:rsidRDefault="00F06F4B" w:rsidP="00444366">
      <w:pPr>
        <w:ind w:left="900" w:firstLineChars="0" w:firstLine="360"/>
        <w:rPr>
          <w:moveFrom w:id="367" w:author="Miley Ren" w:date="2017-10-09T16:44:00Z"/>
        </w:rPr>
      </w:pPr>
      <w:moveFrom w:id="368" w:author="Miley Ren" w:date="2017-10-09T16:44:00Z">
        <w:r w:rsidRPr="00636514" w:rsidDel="00BC7183">
          <w:t>类型管理页面主要</w:t>
        </w:r>
        <w:r w:rsidRPr="00636514" w:rsidDel="00BC7183">
          <w:rPr>
            <w:rFonts w:hint="eastAsia"/>
          </w:rPr>
          <w:t>涉及</w:t>
        </w:r>
        <w:r w:rsidRPr="00636514" w:rsidDel="00BC7183">
          <w:t>售货机内的商品存放类型</w:t>
        </w:r>
        <w:r w:rsidRPr="00636514" w:rsidDel="00BC7183">
          <w:rPr>
            <w:rFonts w:hint="eastAsia"/>
          </w:rPr>
          <w:t>，管理员进入类型管理页面对售货机类型进行基本的增删改查操作。售货机类型独立进行定义，当对售货机进行管理时，将售货机与相应类型进行关联。</w:t>
        </w:r>
      </w:moveFrom>
    </w:p>
    <w:p w14:paraId="1CDCC56C" w14:textId="61D100D7" w:rsidR="00F06F4B" w:rsidRPr="00636514" w:rsidDel="00BC7183" w:rsidRDefault="00F06F4B" w:rsidP="00AD581F">
      <w:pPr>
        <w:numPr>
          <w:ilvl w:val="0"/>
          <w:numId w:val="5"/>
        </w:numPr>
        <w:ind w:firstLineChars="0"/>
        <w:rPr>
          <w:moveFrom w:id="369" w:author="Miley Ren" w:date="2017-10-09T16:44:00Z"/>
        </w:rPr>
      </w:pPr>
      <w:moveFrom w:id="370" w:author="Miley Ren" w:date="2017-10-09T16:44:00Z">
        <w:r w:rsidRPr="00636514" w:rsidDel="00BC7183">
          <w:t>售货机管理</w:t>
        </w:r>
        <w:r w:rsidRPr="00636514" w:rsidDel="00BC7183">
          <w:rPr>
            <w:rFonts w:hint="eastAsia"/>
          </w:rPr>
          <w:t>：</w:t>
        </w:r>
      </w:moveFrom>
    </w:p>
    <w:p w14:paraId="5C8E7CB3" w14:textId="5798D3A6" w:rsidR="00F06F4B" w:rsidRPr="00636514" w:rsidDel="00BC7183" w:rsidRDefault="00F06F4B" w:rsidP="00444366">
      <w:pPr>
        <w:ind w:left="900" w:firstLineChars="0" w:firstLine="360"/>
        <w:rPr>
          <w:moveFrom w:id="371" w:author="Miley Ren" w:date="2017-10-09T16:44:00Z"/>
        </w:rPr>
      </w:pPr>
      <w:moveFrom w:id="372" w:author="Miley Ren" w:date="2017-10-09T16:44:00Z">
        <w:r w:rsidRPr="00636514" w:rsidDel="00BC7183">
          <w:rPr>
            <w:rFonts w:hint="eastAsia"/>
          </w:rPr>
          <w:t>管理员对机器信息进行管理，可对售货机进行基本增删改查操作。管理员点击添加售货机按钮，弹出添加售货机模态框，填写售货机详细信息表单后点击保存进行提交。售货机详细信息包含售货机类型</w:t>
        </w:r>
        <w:r w:rsidDel="00BC7183">
          <w:rPr>
            <w:rFonts w:hint="eastAsia"/>
          </w:rPr>
          <w:t>，信息</w:t>
        </w:r>
        <w:r w:rsidRPr="00636514" w:rsidDel="00BC7183">
          <w:rPr>
            <w:rFonts w:hint="eastAsia"/>
          </w:rPr>
          <w:t>添加成功</w:t>
        </w:r>
        <w:r w:rsidDel="00BC7183">
          <w:rPr>
            <w:rFonts w:hint="eastAsia"/>
          </w:rPr>
          <w:t>后</w:t>
        </w:r>
        <w:r w:rsidRPr="00636514" w:rsidDel="00BC7183">
          <w:rPr>
            <w:rFonts w:hint="eastAsia"/>
          </w:rPr>
          <w:t>，点击详细</w:t>
        </w:r>
        <w:r w:rsidDel="00BC7183">
          <w:t>情</w:t>
        </w:r>
        <w:r w:rsidRPr="00636514" w:rsidDel="00BC7183">
          <w:rPr>
            <w:rFonts w:hint="eastAsia"/>
          </w:rPr>
          <w:t>按钮查看售货机详细信息，同时添加包括售货机货道编号、货道容量等内容的货道信息；点击更新按钮，进行售货机信息的更新；点击分配按钮，弹出运营商列表，选择某运营商将已完成交易的售货机信息分配给相应的商家；点击删除按钮进行售货机的删除。</w:t>
        </w:r>
      </w:moveFrom>
    </w:p>
    <w:p w14:paraId="6152CF45" w14:textId="7F0F2E4C" w:rsidR="00F06F4B" w:rsidRPr="00636514" w:rsidDel="00BC7183" w:rsidRDefault="00F06F4B" w:rsidP="00AD581F">
      <w:pPr>
        <w:numPr>
          <w:ilvl w:val="0"/>
          <w:numId w:val="5"/>
        </w:numPr>
        <w:ind w:firstLineChars="0"/>
        <w:rPr>
          <w:moveFrom w:id="373" w:author="Miley Ren" w:date="2017-10-09T16:44:00Z"/>
        </w:rPr>
      </w:pPr>
      <w:moveFrom w:id="374" w:author="Miley Ren" w:date="2017-10-09T16:44:00Z">
        <w:r w:rsidRPr="00636514" w:rsidDel="00BC7183">
          <w:t>订单管理</w:t>
        </w:r>
        <w:r w:rsidRPr="00636514" w:rsidDel="00BC7183">
          <w:rPr>
            <w:rFonts w:hint="eastAsia"/>
          </w:rPr>
          <w:t>：</w:t>
        </w:r>
      </w:moveFrom>
    </w:p>
    <w:p w14:paraId="40E667A7" w14:textId="27BFBB30" w:rsidR="00F06F4B" w:rsidRPr="00636514" w:rsidDel="00BC7183" w:rsidRDefault="00F06F4B" w:rsidP="00444366">
      <w:pPr>
        <w:ind w:left="900" w:firstLineChars="0" w:firstLine="360"/>
        <w:rPr>
          <w:moveFrom w:id="375" w:author="Miley Ren" w:date="2017-10-09T16:44:00Z"/>
        </w:rPr>
      </w:pPr>
      <w:moveFrom w:id="376" w:author="Miley Ren" w:date="2017-10-09T16:44:00Z">
        <w:r w:rsidRPr="00636514" w:rsidDel="00BC7183">
          <w:t>每台售货机分配给相应的运营商时</w:t>
        </w:r>
        <w:r w:rsidRPr="00636514" w:rsidDel="00BC7183">
          <w:rPr>
            <w:rFonts w:hint="eastAsia"/>
          </w:rPr>
          <w:t>，</w:t>
        </w:r>
        <w:r w:rsidRPr="00636514" w:rsidDel="00BC7183">
          <w:t>将</w:t>
        </w:r>
        <w:r w:rsidDel="00BC7183">
          <w:t>向</w:t>
        </w:r>
        <w:r w:rsidRPr="00636514" w:rsidDel="00BC7183">
          <w:t>后台发送一个</w:t>
        </w:r>
        <w:r w:rsidRPr="00636514" w:rsidDel="00BC7183">
          <w:t>POST</w:t>
        </w:r>
        <w:r w:rsidRPr="00636514" w:rsidDel="00BC7183">
          <w:t>请求</w:t>
        </w:r>
        <w:r w:rsidRPr="00636514" w:rsidDel="00BC7183">
          <w:rPr>
            <w:rFonts w:hint="eastAsia"/>
          </w:rPr>
          <w:t>，</w:t>
        </w:r>
        <w:r w:rsidRPr="00636514" w:rsidDel="00BC7183">
          <w:t>将售货机销售信息进行存储</w:t>
        </w:r>
        <w:r w:rsidRPr="00636514" w:rsidDel="00BC7183">
          <w:rPr>
            <w:rFonts w:hint="eastAsia"/>
          </w:rPr>
          <w:t>，</w:t>
        </w:r>
        <w:r w:rsidRPr="00636514" w:rsidDel="00BC7183">
          <w:t>管理员可进入订单管理页面查看售货机销售订单</w:t>
        </w:r>
        <w:r w:rsidRPr="00636514" w:rsidDel="00BC7183">
          <w:rPr>
            <w:rFonts w:hint="eastAsia"/>
          </w:rPr>
          <w:t>。</w:t>
        </w:r>
      </w:moveFrom>
    </w:p>
    <w:p w14:paraId="6223467C" w14:textId="4A8CE65E" w:rsidR="00F06F4B" w:rsidRPr="00636514" w:rsidRDefault="00F06F4B" w:rsidP="00444366">
      <w:pPr>
        <w:pStyle w:val="3"/>
        <w:rPr>
          <w:color w:val="auto"/>
          <w:lang w:eastAsia="zh-CN"/>
        </w:rPr>
      </w:pPr>
      <w:bookmarkStart w:id="377" w:name="_Toc495309999"/>
      <w:moveFromRangeEnd w:id="343"/>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377"/>
      <w:r w:rsidRPr="00636514">
        <w:rPr>
          <w:rFonts w:hint="eastAsia"/>
          <w:color w:val="auto"/>
          <w:lang w:eastAsia="zh-CN"/>
        </w:rPr>
        <w:t xml:space="preserve"> </w:t>
      </w:r>
    </w:p>
    <w:p w14:paraId="7E53F48F" w14:textId="5F991713"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6F502641" w:rsidR="00F06F4B" w:rsidRDefault="00F06F4B" w:rsidP="00AD581F">
      <w:pPr>
        <w:numPr>
          <w:ilvl w:val="0"/>
          <w:numId w:val="12"/>
        </w:numPr>
        <w:ind w:firstLineChars="0"/>
        <w:rPr>
          <w:ins w:id="378" w:author="Miley Ren" w:date="2017-10-09T18:10:00Z"/>
        </w:rPr>
      </w:pPr>
      <w:r w:rsidRPr="00636514">
        <w:rPr>
          <w:rFonts w:hint="eastAsia"/>
        </w:rPr>
        <w:t xml:space="preserve"> </w:t>
      </w:r>
      <w:r w:rsidRPr="00636514">
        <w:rPr>
          <w:rFonts w:hint="eastAsia"/>
        </w:rPr>
        <w:t>操作员客户端</w:t>
      </w:r>
      <w:r w:rsidRPr="00636514">
        <w:rPr>
          <w:rFonts w:hint="eastAsia"/>
        </w:rPr>
        <w:t xml:space="preserve"> </w:t>
      </w:r>
    </w:p>
    <w:p w14:paraId="796E47E4" w14:textId="6262C4BF" w:rsidR="00280566" w:rsidRDefault="00280566" w:rsidP="00280566">
      <w:pPr>
        <w:ind w:firstLine="480"/>
        <w:rPr>
          <w:ins w:id="379" w:author="Miley Ren" w:date="2017-10-09T18:12:00Z"/>
        </w:rPr>
        <w:pPrChange w:id="380" w:author="Miley Ren" w:date="2017-10-09T18:10:00Z">
          <w:pPr>
            <w:numPr>
              <w:numId w:val="12"/>
            </w:numPr>
            <w:ind w:left="900" w:firstLineChars="0" w:hanging="420"/>
          </w:pPr>
        </w:pPrChange>
      </w:pPr>
      <w:moveToRangeStart w:id="381" w:author="Miley Ren" w:date="2017-10-09T18:10:00Z" w:name="move495335969"/>
      <w:moveTo w:id="382" w:author="Miley Ren" w:date="2017-10-09T18:10:00Z">
        <w:r w:rsidRPr="00636514">
          <w:rPr>
            <w:rFonts w:hint="eastAsia"/>
          </w:rPr>
          <w:t>操作员客户端是为自动售货机运营商开发的一套移动端应用，主要为方便操作员上货时货道</w:t>
        </w:r>
        <w:r>
          <w:rPr>
            <w:rFonts w:hint="eastAsia"/>
          </w:rPr>
          <w:t>的</w:t>
        </w:r>
        <w:r w:rsidRPr="00636514">
          <w:rPr>
            <w:rFonts w:hint="eastAsia"/>
          </w:rPr>
          <w:t>更新和货物的统计。操作员通过</w:t>
        </w:r>
        <w:r>
          <w:rPr>
            <w:rFonts w:hint="eastAsia"/>
          </w:rPr>
          <w:t>租户编号、</w:t>
        </w:r>
        <w:r w:rsidRPr="00636514">
          <w:rPr>
            <w:rFonts w:hint="eastAsia"/>
          </w:rPr>
          <w:t>用户名和密码进行登录，系统验证成功后进入个人页面。个人页面包含五个选项菜单，分别是机器列表、更新货道、查看个人信息、查看库存、退出登录和检测更新等。运营商操</w:t>
        </w:r>
      </w:moveTo>
      <w:ins w:id="383" w:author="Miley Ren" w:date="2017-10-09T18:12:00Z">
        <w:r w:rsidR="003E5C92">
          <w:rPr>
            <w:rFonts w:hint="eastAsia"/>
            <w:noProof/>
          </w:rPr>
          <w:lastRenderedPageBreak/>
          <w:drawing>
            <wp:anchor distT="0" distB="0" distL="114300" distR="114300" simplePos="0" relativeHeight="251870208" behindDoc="0" locked="0" layoutInCell="1" allowOverlap="1" wp14:anchorId="1F59B464" wp14:editId="38B07996">
              <wp:simplePos x="0" y="0"/>
              <wp:positionH relativeFrom="column">
                <wp:posOffset>-152400</wp:posOffset>
              </wp:positionH>
              <wp:positionV relativeFrom="paragraph">
                <wp:posOffset>353060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8">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moveTo w:id="384" w:author="Miley Ren" w:date="2017-10-09T18:10:00Z">
        <w:r w:rsidRPr="00636514">
          <w:rPr>
            <w:rFonts w:hint="eastAsia"/>
          </w:rPr>
          <w:t>作员客户端用例图如图</w:t>
        </w:r>
        <w:r w:rsidRPr="00636514">
          <w:rPr>
            <w:rFonts w:hint="eastAsia"/>
          </w:rPr>
          <w:t>3-</w:t>
        </w:r>
        <w:del w:id="385" w:author="Miley Ren" w:date="2017-10-09T18:13:00Z">
          <w:r w:rsidRPr="00636514" w:rsidDel="003E5C92">
            <w:rPr>
              <w:rFonts w:hint="eastAsia"/>
            </w:rPr>
            <w:delText>4</w:delText>
          </w:r>
        </w:del>
      </w:moveTo>
      <w:moveToRangeEnd w:id="381"/>
      <w:ins w:id="386" w:author="Miley Ren" w:date="2017-10-09T18:13:00Z">
        <w:r w:rsidR="003E5C92">
          <w:t>3</w:t>
        </w:r>
      </w:ins>
      <w:ins w:id="387" w:author="Miley Ren" w:date="2017-10-09T18:10:00Z">
        <w:r>
          <w:rPr>
            <w:rFonts w:hint="eastAsia"/>
          </w:rPr>
          <w:t>。</w:t>
        </w:r>
      </w:ins>
    </w:p>
    <w:p w14:paraId="6853B134" w14:textId="6535504C" w:rsidR="003E5C92" w:rsidRPr="00636514" w:rsidDel="003E5C92" w:rsidRDefault="003E5C92" w:rsidP="00280566">
      <w:pPr>
        <w:ind w:firstLine="480"/>
        <w:rPr>
          <w:del w:id="388" w:author="Miley Ren" w:date="2017-10-09T18:12:00Z"/>
          <w:rFonts w:hint="eastAsia"/>
        </w:rPr>
        <w:pPrChange w:id="389" w:author="Miley Ren" w:date="2017-10-09T18:10:00Z">
          <w:pPr>
            <w:numPr>
              <w:numId w:val="12"/>
            </w:numPr>
            <w:ind w:left="900" w:firstLineChars="0" w:hanging="420"/>
          </w:pPr>
        </w:pPrChange>
      </w:pPr>
    </w:p>
    <w:p w14:paraId="4B0847B4" w14:textId="0B0039A7" w:rsidR="00F06F4B" w:rsidDel="00280566" w:rsidRDefault="00280566" w:rsidP="00280566">
      <w:pPr>
        <w:pStyle w:val="aff0"/>
        <w:rPr>
          <w:del w:id="390" w:author="Miley Ren" w:date="2017-10-09T18:10:00Z"/>
        </w:rPr>
        <w:pPrChange w:id="391" w:author="Miley Ren" w:date="2017-10-09T18:10:00Z">
          <w:pPr>
            <w:ind w:firstLine="480"/>
          </w:pPr>
        </w:pPrChange>
      </w:pPr>
      <w:del w:id="392" w:author="Miley Ren" w:date="2017-10-09T18:12:00Z">
        <w:r w:rsidDel="003E5C92">
          <w:rPr>
            <w:noProof/>
          </w:rPr>
          <w:drawing>
            <wp:anchor distT="0" distB="0" distL="114300" distR="114300" simplePos="0" relativeHeight="251851776" behindDoc="0" locked="0" layoutInCell="1" allowOverlap="1" wp14:anchorId="684B2F7B" wp14:editId="22B0810E">
              <wp:simplePos x="0" y="0"/>
              <wp:positionH relativeFrom="column">
                <wp:posOffset>60325</wp:posOffset>
              </wp:positionH>
              <wp:positionV relativeFrom="paragraph">
                <wp:posOffset>0</wp:posOffset>
              </wp:positionV>
              <wp:extent cx="5274310" cy="2830195"/>
              <wp:effectExtent l="0" t="0" r="0"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运营商系统用例图.png"/>
                      <pic:cNvPicPr/>
                    </pic:nvPicPr>
                    <pic:blipFill rotWithShape="1">
                      <a:blip r:embed="rId37">
                        <a:extLst>
                          <a:ext uri="{28A0092B-C50C-407E-A947-70E740481C1C}">
                            <a14:useLocalDpi xmlns:a14="http://schemas.microsoft.com/office/drawing/2010/main" val="0"/>
                          </a:ext>
                        </a:extLst>
                      </a:blip>
                      <a:srcRect t="5509" b="5345"/>
                      <a:stretch/>
                    </pic:blipFill>
                    <pic:spPr bwMode="auto">
                      <a:xfrm>
                        <a:off x="0" y="0"/>
                        <a:ext cx="5274310" cy="283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moveFromRangeStart w:id="393" w:author="Miley Ren" w:date="2017-10-09T18:10:00Z" w:name="move495335969"/>
      <w:moveFrom w:id="394" w:author="Miley Ren" w:date="2017-10-09T18:10:00Z">
        <w:r w:rsidR="00F06F4B" w:rsidRPr="00636514" w:rsidDel="00280566">
          <w:rPr>
            <w:rFonts w:hint="eastAsia"/>
          </w:rPr>
          <w:t>操作员客户端是为自动售货机运营商开发的一套移动端应用，主要为方便操作员上货时货道</w:t>
        </w:r>
        <w:r w:rsidR="00F06F4B" w:rsidDel="00280566">
          <w:rPr>
            <w:rFonts w:hint="eastAsia"/>
          </w:rPr>
          <w:t>的</w:t>
        </w:r>
        <w:r w:rsidR="00F06F4B" w:rsidRPr="00636514" w:rsidDel="00280566">
          <w:rPr>
            <w:rFonts w:hint="eastAsia"/>
          </w:rPr>
          <w:t>更新和货物的统计。操作员通过</w:t>
        </w:r>
        <w:r w:rsidR="00F06F4B" w:rsidDel="00280566">
          <w:rPr>
            <w:rFonts w:hint="eastAsia"/>
          </w:rPr>
          <w:t>租户编号、</w:t>
        </w:r>
        <w:r w:rsidR="00F06F4B" w:rsidRPr="00636514" w:rsidDel="00280566">
          <w:rPr>
            <w:rFonts w:hint="eastAsia"/>
          </w:rPr>
          <w:t>用户名和密码进行登录，系统验证成功后进入个人页面。个人页面包含五个选项菜单，分别是机器列表、更新货道、查看个人信息、查看库存、退出登录和检测更新等。运营商操作员客户端用例图如图</w:t>
        </w:r>
        <w:r w:rsidR="00F06F4B" w:rsidRPr="00636514" w:rsidDel="00280566">
          <w:rPr>
            <w:rFonts w:hint="eastAsia"/>
          </w:rPr>
          <w:t>3</w:t>
        </w:r>
        <w:del w:id="395" w:author="Miley Ren" w:date="2017-10-09T18:10:00Z">
          <w:r w:rsidR="00F06F4B" w:rsidRPr="00636514" w:rsidDel="00280566">
            <w:rPr>
              <w:rFonts w:hint="eastAsia"/>
            </w:rPr>
            <w:delText>-4</w:delText>
          </w:r>
        </w:del>
      </w:moveFrom>
      <w:moveFromRangeEnd w:id="393"/>
      <w:del w:id="396" w:author="Miley Ren" w:date="2017-10-09T18:10:00Z">
        <w:r w:rsidR="00F06F4B" w:rsidRPr="00636514" w:rsidDel="00280566">
          <w:rPr>
            <w:rFonts w:hint="eastAsia"/>
          </w:rPr>
          <w:delText>。</w:delText>
        </w:r>
      </w:del>
    </w:p>
    <w:p w14:paraId="1BD716EB" w14:textId="186D797C" w:rsidR="00F06F4B" w:rsidRPr="00636514" w:rsidRDefault="00F06F4B" w:rsidP="00280566">
      <w:pPr>
        <w:pStyle w:val="aff0"/>
        <w:pPrChange w:id="397" w:author="Miley Ren" w:date="2017-10-09T18:10:00Z">
          <w:pPr>
            <w:pStyle w:val="aff0"/>
          </w:pPr>
        </w:pPrChange>
      </w:pPr>
      <w:r>
        <w:rPr>
          <w:rFonts w:hint="eastAsia"/>
        </w:rPr>
        <w:t>图</w:t>
      </w:r>
      <w:r>
        <w:rPr>
          <w:rFonts w:hint="eastAsia"/>
        </w:rPr>
        <w:t>3-</w:t>
      </w:r>
      <w:del w:id="398" w:author="Miley Ren" w:date="2017-10-09T18:13:00Z">
        <w:r w:rsidDel="003E5C92">
          <w:delText xml:space="preserve">4  </w:delText>
        </w:r>
      </w:del>
      <w:ins w:id="399" w:author="Miley Ren" w:date="2017-10-09T18:13:00Z">
        <w:r w:rsidR="003E5C92">
          <w:t>3</w:t>
        </w:r>
        <w:r w:rsidR="003E5C92">
          <w:t xml:space="preserve">  </w:t>
        </w:r>
      </w:ins>
      <w:r>
        <w:t>运营商操作员客户端用例图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602BB95" w:rsidR="00F06F4B" w:rsidRPr="00636514" w:rsidRDefault="00F06F4B" w:rsidP="00637D02">
      <w:pPr>
        <w:ind w:left="900" w:firstLineChars="0" w:firstLine="360"/>
      </w:pPr>
      <w:r w:rsidRPr="00636514">
        <w:t>操作员客户端允许登录的用户类型有</w:t>
      </w:r>
      <w:r w:rsidRPr="00636514">
        <w:rPr>
          <w:rFonts w:hint="eastAsia"/>
        </w:rPr>
        <w:t>操作员及其上级用户。用户输入商家编号、用户名和密码，客户端将信息发送到服务端，服务端</w:t>
      </w:r>
      <w:r>
        <w:rPr>
          <w:rFonts w:hint="eastAsia"/>
        </w:rPr>
        <w:t>对</w:t>
      </w:r>
      <w:r w:rsidRPr="00636514">
        <w:rPr>
          <w:rFonts w:hint="eastAsia"/>
        </w:rPr>
        <w:t>用户身份验证</w:t>
      </w:r>
      <w:r>
        <w:rPr>
          <w:rFonts w:hint="eastAsia"/>
        </w:rPr>
        <w:t>成功</w:t>
      </w:r>
      <w:r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77777777" w:rsidR="00F06F4B" w:rsidRPr="00636514" w:rsidRDefault="00F06F4B" w:rsidP="00AD581F">
      <w:pPr>
        <w:numPr>
          <w:ilvl w:val="0"/>
          <w:numId w:val="5"/>
        </w:numPr>
        <w:ind w:firstLineChars="0"/>
      </w:pPr>
      <w:r w:rsidRPr="00636514">
        <w:t>货道管理</w:t>
      </w:r>
      <w:r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77777777" w:rsidR="00F06F4B" w:rsidRPr="00636514" w:rsidRDefault="00F06F4B" w:rsidP="00444366">
      <w:pPr>
        <w:ind w:left="900" w:firstLineChars="0" w:firstLine="360"/>
      </w:pPr>
      <w:r w:rsidRPr="00636514">
        <w:rPr>
          <w:rFonts w:hint="eastAsia"/>
        </w:rPr>
        <w:t>客户端首页提供版本更新按钮，当新版本完成就在文件服务器上存放新的</w:t>
      </w:r>
      <w:r w:rsidRPr="00636514">
        <w:t>APK</w:t>
      </w:r>
      <w:r w:rsidRPr="00636514">
        <w:rPr>
          <w:rFonts w:hint="eastAsia"/>
        </w:rPr>
        <w:t>包和存有版本信息的配置文件。用户点击更新按钮，系统将自动检测是否存在新版本的</w:t>
      </w:r>
      <w:r w:rsidRPr="00636514">
        <w:t>APK</w:t>
      </w:r>
      <w:r w:rsidRPr="00636514">
        <w:rPr>
          <w:rFonts w:hint="eastAsia"/>
        </w:rPr>
        <w:t>文件，若已是最新版本则不处理，否则，下载新的版本文件并进行更新。</w:t>
      </w:r>
    </w:p>
    <w:p w14:paraId="27CF539E" w14:textId="3AF17069" w:rsidR="00F06F4B" w:rsidRPr="00636514" w:rsidRDefault="00F06F4B" w:rsidP="00AD581F">
      <w:pPr>
        <w:numPr>
          <w:ilvl w:val="0"/>
          <w:numId w:val="12"/>
        </w:numPr>
        <w:ind w:firstLineChars="0"/>
      </w:pPr>
      <w:r w:rsidRPr="00636514">
        <w:rPr>
          <w:rFonts w:hint="eastAsia"/>
        </w:rPr>
        <w:lastRenderedPageBreak/>
        <w:t>自动售货机终端</w:t>
      </w:r>
      <w:r w:rsidRPr="00636514">
        <w:rPr>
          <w:rFonts w:hint="eastAsia"/>
        </w:rPr>
        <w:t xml:space="preserve"> </w:t>
      </w:r>
    </w:p>
    <w:p w14:paraId="57C79E80" w14:textId="4A1EDEF4"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9">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自动售货机终端为消费者提供</w:t>
      </w:r>
      <w:r w:rsidRPr="00636514">
        <w:rPr>
          <w:rFonts w:hint="eastAsia"/>
        </w:rPr>
        <w:t>基本交易渠道。终端用例图如图</w:t>
      </w:r>
      <w:r w:rsidRPr="00636514">
        <w:rPr>
          <w:rFonts w:hint="eastAsia"/>
        </w:rPr>
        <w:t>3-</w:t>
      </w:r>
      <w:del w:id="400" w:author="Miley Ren" w:date="2017-10-09T18:13:00Z">
        <w:r w:rsidRPr="00636514" w:rsidDel="003E5C92">
          <w:delText>5</w:delText>
        </w:r>
      </w:del>
      <w:ins w:id="401" w:author="Miley Ren" w:date="2017-10-09T18:13:00Z">
        <w:r w:rsidR="003E5C92">
          <w:t>4</w:t>
        </w:r>
      </w:ins>
      <w:r w:rsidRPr="00636514">
        <w:rPr>
          <w:rFonts w:hint="eastAsia"/>
        </w:rPr>
        <w:t>。</w:t>
      </w:r>
    </w:p>
    <w:p w14:paraId="4E695938" w14:textId="0F7674F3" w:rsidR="00F06F4B" w:rsidRPr="00636514" w:rsidRDefault="00F06F4B" w:rsidP="00F22391">
      <w:pPr>
        <w:pStyle w:val="aff0"/>
      </w:pPr>
      <w:r>
        <w:rPr>
          <w:rFonts w:hint="eastAsia"/>
        </w:rPr>
        <w:t>图</w:t>
      </w:r>
      <w:r>
        <w:rPr>
          <w:rFonts w:hint="eastAsia"/>
        </w:rPr>
        <w:t>3-</w:t>
      </w:r>
      <w:del w:id="402" w:author="Miley Ren" w:date="2017-10-09T18:13:00Z">
        <w:r w:rsidDel="003E5C92">
          <w:delText xml:space="preserve">5  </w:delText>
        </w:r>
      </w:del>
      <w:ins w:id="403" w:author="Miley Ren" w:date="2017-10-09T18:13:00Z">
        <w:r w:rsidR="003E5C92">
          <w:t>4</w:t>
        </w:r>
        <w:r w:rsidR="003E5C92">
          <w:t xml:space="preserve">  </w:t>
        </w:r>
      </w:ins>
      <w:r>
        <w:t>自动售货机终端用例图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01994B19" w:rsidR="00F06F4B" w:rsidRPr="00636514" w:rsidRDefault="00F06F4B"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0EEFBA89"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支付的二维码信息</w:t>
      </w:r>
      <w:r w:rsidRPr="00636514">
        <w:rPr>
          <w:rFonts w:hint="eastAsia"/>
        </w:rPr>
        <w:t>，用户可通过银联、支付宝和微信等进行扫码支付。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F06F4B" w:rsidRPr="00636514" w:rsidRDefault="00F06F4B" w:rsidP="00AD581F">
      <w:pPr>
        <w:numPr>
          <w:ilvl w:val="0"/>
          <w:numId w:val="5"/>
        </w:numPr>
        <w:ind w:firstLineChars="0"/>
      </w:pPr>
      <w:r w:rsidRPr="00636514">
        <w:lastRenderedPageBreak/>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77777777"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Pr="00636514">
        <w:rPr>
          <w:rFonts w:hint="eastAsia"/>
        </w:rPr>
        <w:t>每天自动检测服务器端是否有新的售货机终端的</w:t>
      </w:r>
      <w:r w:rsidRPr="00636514">
        <w:t>APK</w:t>
      </w:r>
      <w:r w:rsidRPr="00636514">
        <w:rPr>
          <w:rFonts w:hint="eastAsia"/>
        </w:rPr>
        <w:t>文件，若有，则下载后静默安装售货机终端系统并自动重启。</w:t>
      </w:r>
    </w:p>
    <w:p w14:paraId="4950F84C" w14:textId="07AB74E4" w:rsidR="00F06F4B" w:rsidRPr="00964AD1" w:rsidRDefault="00F06F4B" w:rsidP="00964AD1">
      <w:pPr>
        <w:pStyle w:val="1"/>
        <w:ind w:left="240"/>
      </w:pPr>
      <w:bookmarkStart w:id="404" w:name="_Toc492673775"/>
      <w:r w:rsidRPr="00636514">
        <w:rPr>
          <w:lang w:val="en-US" w:eastAsia="zh-CN"/>
        </w:rPr>
        <w:br w:type="page"/>
      </w:r>
      <w:bookmarkStart w:id="405" w:name="_Toc495310000"/>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05"/>
    </w:p>
    <w:p w14:paraId="14B06434" w14:textId="62E2F947" w:rsidR="00F06F4B" w:rsidRDefault="00F06F4B" w:rsidP="00E819FF">
      <w:pPr>
        <w:pStyle w:val="2"/>
        <w:rPr>
          <w:lang w:eastAsia="zh-CN"/>
        </w:rPr>
      </w:pPr>
      <w:bookmarkStart w:id="406" w:name="_Toc495310001"/>
      <w:r>
        <w:rPr>
          <w:rFonts w:hint="eastAsia"/>
          <w:lang w:eastAsia="zh-CN"/>
        </w:rPr>
        <w:t xml:space="preserve">4.1 </w:t>
      </w:r>
      <w:r>
        <w:rPr>
          <w:rFonts w:hint="eastAsia"/>
          <w:lang w:eastAsia="zh-CN"/>
        </w:rPr>
        <w:t>系统总体架构</w:t>
      </w:r>
      <w:bookmarkEnd w:id="406"/>
    </w:p>
    <w:p w14:paraId="296D8CE8" w14:textId="388207D6" w:rsidR="00F06F4B" w:rsidRDefault="00F06F4B" w:rsidP="009448BF">
      <w:pPr>
        <w:ind w:firstLine="480"/>
      </w:pPr>
      <w:r>
        <w:rPr>
          <w:noProof/>
        </w:rPr>
        <w:drawing>
          <wp:anchor distT="0" distB="0" distL="114300" distR="114300" simplePos="0" relativeHeight="251853824" behindDoc="0" locked="0" layoutInCell="1" allowOverlap="1" wp14:anchorId="56513CF1" wp14:editId="38D4BDDB">
            <wp:simplePos x="0" y="0"/>
            <wp:positionH relativeFrom="column">
              <wp:posOffset>-20955</wp:posOffset>
            </wp:positionH>
            <wp:positionV relativeFrom="paragraph">
              <wp:posOffset>1355145</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40">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基于</w:t>
      </w:r>
      <w:r>
        <w:rPr>
          <w:rFonts w:hint="eastAsia"/>
        </w:rPr>
        <w:t>SaaS</w:t>
      </w:r>
      <w:r>
        <w:rPr>
          <w:rFonts w:hint="eastAsia"/>
        </w:rPr>
        <w:t>的售货机管理云平台系统</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进行数据库的设计。租户登录时会根据登录表单信息进行角色和权限的判定，</w:t>
      </w:r>
      <w:r>
        <w:t>判定成功后用户进入相应</w:t>
      </w:r>
      <w:r>
        <w:rPr>
          <w:rFonts w:hint="eastAsia"/>
        </w:rPr>
        <w:t>的权限范围内，通过</w:t>
      </w:r>
      <w:r>
        <w:rPr>
          <w:rFonts w:hint="eastAsia"/>
        </w:rPr>
        <w:t>UI</w:t>
      </w:r>
      <w:r>
        <w:rPr>
          <w:rFonts w:hint="eastAsia"/>
        </w:rPr>
        <w:t>界面进行系统业务流程的正常运转和方法的调用。</w:t>
      </w:r>
      <w:r>
        <w:t>平台系统</w:t>
      </w:r>
      <w:r>
        <w:rPr>
          <w:rFonts w:hint="eastAsia"/>
        </w:rPr>
        <w:t>总体逻辑架构图如图</w:t>
      </w:r>
      <w:r>
        <w:rPr>
          <w:rFonts w:hint="eastAsia"/>
        </w:rPr>
        <w:t>4-</w:t>
      </w:r>
      <w:r>
        <w:t>1</w:t>
      </w:r>
      <w:r>
        <w:rPr>
          <w:rFonts w:hint="eastAsia"/>
        </w:rPr>
        <w:t>。</w:t>
      </w:r>
    </w:p>
    <w:p w14:paraId="683CE8CC" w14:textId="1F52D4EA" w:rsidR="00F06F4B" w:rsidRDefault="00F06F4B" w:rsidP="00F22391">
      <w:pPr>
        <w:pStyle w:val="aff0"/>
      </w:pPr>
      <w:r>
        <w:t>图</w:t>
      </w:r>
      <w:r>
        <w:rPr>
          <w:rFonts w:hint="eastAsia"/>
        </w:rPr>
        <w:t>4-</w:t>
      </w:r>
      <w:r>
        <w:t xml:space="preserve">1 </w:t>
      </w:r>
      <w:r>
        <w:t>平台总体逻辑架构</w:t>
      </w:r>
    </w:p>
    <w:p w14:paraId="4F7E0210" w14:textId="13B29A2A" w:rsidR="00F06F4B" w:rsidRDefault="00F06F4B" w:rsidP="008A5BC5">
      <w:pPr>
        <w:ind w:firstLine="480"/>
      </w:pPr>
      <w:r>
        <w:rPr>
          <w:rFonts w:hint="eastAsia"/>
        </w:rPr>
        <w:t>整个平台系统分为多层结构：最底层为基础设备层和配置层，主要包括系统的硬件、网络和系统配置；权限管理、平台租金管理为系统的公用层，整个运营商模块都依托该层次的功能进行实现；厂商</w:t>
      </w:r>
      <w:ins w:id="407" w:author="Miley Ren" w:date="2017-10-09T18:14:00Z">
        <w:r w:rsidR="008F41A2">
          <w:rPr>
            <w:rFonts w:hint="eastAsia"/>
          </w:rPr>
          <w:t>内部管理</w:t>
        </w:r>
      </w:ins>
      <w:r>
        <w:rPr>
          <w:rFonts w:hint="eastAsia"/>
        </w:rPr>
        <w:t>服务和运营商服务层处于同一级别，分别管理厂商和运营商的日常运营工作；最上层为权限入口，</w:t>
      </w:r>
      <w:ins w:id="408" w:author="Miley Ren" w:date="2017-10-09T18:14:00Z">
        <w:r w:rsidR="00D025CE">
          <w:rPr>
            <w:rFonts w:hint="eastAsia"/>
          </w:rPr>
          <w:t>平台</w:t>
        </w:r>
      </w:ins>
      <w:r>
        <w:rPr>
          <w:rFonts w:hint="eastAsia"/>
        </w:rPr>
        <w:t>系统</w:t>
      </w:r>
      <w:del w:id="409" w:author="Miley Ren" w:date="2017-10-09T18:14:00Z">
        <w:r w:rsidDel="00D025CE">
          <w:rPr>
            <w:rFonts w:hint="eastAsia"/>
          </w:rPr>
          <w:lastRenderedPageBreak/>
          <w:delText>为厂商方开发，</w:delText>
        </w:r>
      </w:del>
      <w:r>
        <w:rPr>
          <w:rFonts w:hint="eastAsia"/>
        </w:rPr>
        <w:t>供一家厂商和多家运营商使用，</w:t>
      </w:r>
      <w:del w:id="410" w:author="Miley Ren" w:date="2017-10-09T18:15:00Z">
        <w:r w:rsidDel="00800B68">
          <w:rPr>
            <w:rFonts w:hint="eastAsia"/>
          </w:rPr>
          <w:delText>厂商和</w:delText>
        </w:r>
      </w:del>
      <w:r>
        <w:rPr>
          <w:rFonts w:hint="eastAsia"/>
        </w:rPr>
        <w:t>运营商</w:t>
      </w:r>
      <w:del w:id="411" w:author="Miley Ren" w:date="2017-10-09T18:15:00Z">
        <w:r w:rsidDel="00800B68">
          <w:rPr>
            <w:rFonts w:hint="eastAsia"/>
          </w:rPr>
          <w:delText>都</w:delText>
        </w:r>
      </w:del>
      <w:r>
        <w:rPr>
          <w:rFonts w:hint="eastAsia"/>
        </w:rPr>
        <w:t>是概念上的租户，通过权限入口使用系统</w:t>
      </w:r>
      <w:r w:rsidR="004E11C9">
        <w:rPr>
          <w:rStyle w:val="af9"/>
        </w:rPr>
        <w:t>[</w:t>
      </w:r>
      <w:r w:rsidR="004E11C9">
        <w:rPr>
          <w:rStyle w:val="af9"/>
        </w:rPr>
        <w:endnoteReference w:id="32"/>
      </w:r>
      <w:r w:rsidR="004E11C9">
        <w:rPr>
          <w:rStyle w:val="af9"/>
        </w:rPr>
        <w:t>]</w:t>
      </w:r>
      <w:r>
        <w:rPr>
          <w:rFonts w:hint="eastAsia"/>
        </w:rPr>
        <w:t>。</w:t>
      </w:r>
    </w:p>
    <w:p w14:paraId="0C9F5DFB" w14:textId="2138729F" w:rsidR="00F06F4B" w:rsidRDefault="00EB274D" w:rsidP="00964AD1">
      <w:pPr>
        <w:ind w:firstLine="480"/>
      </w:pPr>
      <w:ins w:id="412" w:author="Miley Ren" w:date="2017-10-09T18:24:00Z">
        <w:r>
          <w:rPr>
            <w:noProof/>
          </w:rPr>
          <w:drawing>
            <wp:anchor distT="0" distB="0" distL="114300" distR="114300" simplePos="0" relativeHeight="251871232" behindDoc="0" locked="0" layoutInCell="1" allowOverlap="1" wp14:anchorId="4EF69E2D" wp14:editId="44168CB5">
              <wp:simplePos x="0" y="0"/>
              <wp:positionH relativeFrom="column">
                <wp:posOffset>200025</wp:posOffset>
              </wp:positionH>
              <wp:positionV relativeFrom="paragraph">
                <wp:posOffset>2013585</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41">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del w:id="413" w:author="Miley Ren" w:date="2017-10-09T18:19:00Z">
        <w:r w:rsidR="00F06F4B" w:rsidDel="003B20DC">
          <w:rPr>
            <w:noProof/>
          </w:rPr>
          <w:drawing>
            <wp:anchor distT="0" distB="0" distL="114300" distR="114300" simplePos="0" relativeHeight="251854848" behindDoc="0" locked="0" layoutInCell="1" allowOverlap="1" wp14:anchorId="6C67A52A" wp14:editId="33044F81">
              <wp:simplePos x="0" y="0"/>
              <wp:positionH relativeFrom="column">
                <wp:posOffset>542483</wp:posOffset>
              </wp:positionH>
              <wp:positionV relativeFrom="paragraph">
                <wp:posOffset>1639570</wp:posOffset>
              </wp:positionV>
              <wp:extent cx="4229735" cy="2932430"/>
              <wp:effectExtent l="0" t="0" r="0" b="127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用户层次组织结构图.png"/>
                      <pic:cNvPicPr/>
                    </pic:nvPicPr>
                    <pic:blipFill rotWithShape="1">
                      <a:blip r:embed="rId42">
                        <a:extLst>
                          <a:ext uri="{28A0092B-C50C-407E-A947-70E740481C1C}">
                            <a14:useLocalDpi xmlns:a14="http://schemas.microsoft.com/office/drawing/2010/main" val="0"/>
                          </a:ext>
                        </a:extLst>
                      </a:blip>
                      <a:srcRect t="7068"/>
                      <a:stretch/>
                    </pic:blipFill>
                    <pic:spPr bwMode="auto">
                      <a:xfrm>
                        <a:off x="0" y="0"/>
                        <a:ext cx="4229735" cy="2932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r w:rsidR="00F06F4B">
        <w:rPr>
          <w:rFonts w:hint="eastAsia"/>
        </w:rPr>
        <w:t>根据系统分析，</w:t>
      </w:r>
      <w:r w:rsidR="00F06F4B" w:rsidRPr="00636514">
        <w:rPr>
          <w:rFonts w:hint="eastAsia"/>
        </w:rPr>
        <w:t>SaaS</w:t>
      </w:r>
      <w:r w:rsidR="00F06F4B" w:rsidRPr="00636514">
        <w:t>云平台管理系统用户</w:t>
      </w:r>
      <w:ins w:id="414" w:author="Miley Ren" w:date="2017-10-09T18:17:00Z">
        <w:r w:rsidR="00BF0C32">
          <w:t>角色</w:t>
        </w:r>
      </w:ins>
      <w:r w:rsidR="00F06F4B">
        <w:t>分为以</w:t>
      </w:r>
      <w:r w:rsidR="00F06F4B" w:rsidRPr="00636514">
        <w:rPr>
          <w:rFonts w:hint="eastAsia"/>
        </w:rPr>
        <w:t>下</w:t>
      </w:r>
      <w:ins w:id="415" w:author="Miley Ren" w:date="2017-10-09T18:17:00Z">
        <w:r w:rsidR="00BF0C32">
          <w:t>几种</w:t>
        </w:r>
      </w:ins>
      <w:del w:id="416" w:author="Miley Ren" w:date="2017-10-09T18:17:00Z">
        <w:r w:rsidR="00F06F4B" w:rsidRPr="00636514" w:rsidDel="00BF0C32">
          <w:rPr>
            <w:rFonts w:hint="eastAsia"/>
          </w:rPr>
          <w:delText>三种</w:delText>
        </w:r>
      </w:del>
      <w:r w:rsidR="00F06F4B" w:rsidRPr="00636514">
        <w:rPr>
          <w:rFonts w:hint="eastAsia"/>
        </w:rPr>
        <w:t>：</w:t>
      </w:r>
      <w:r w:rsidR="00F06F4B">
        <w:rPr>
          <w:rFonts w:hint="eastAsia"/>
        </w:rPr>
        <w:t>1</w:t>
      </w:r>
      <w:r w:rsidR="00F06F4B">
        <w:rPr>
          <w:rFonts w:hint="eastAsia"/>
        </w:rPr>
        <w:t>）</w:t>
      </w:r>
      <w:ins w:id="417" w:author="Miley Ren" w:date="2017-10-09T18:21:00Z">
        <w:r w:rsidR="0068059E">
          <w:rPr>
            <w:rFonts w:hint="eastAsia"/>
          </w:rPr>
          <w:t>平台管理者</w:t>
        </w:r>
      </w:ins>
      <w:del w:id="418" w:author="Miley Ren" w:date="2017-10-09T18:21:00Z">
        <w:r w:rsidR="00F06F4B" w:rsidRPr="00636514" w:rsidDel="0068059E">
          <w:rPr>
            <w:rFonts w:hint="eastAsia"/>
          </w:rPr>
          <w:delText>系统管理员</w:delText>
        </w:r>
      </w:del>
      <w:r w:rsidR="00F06F4B">
        <w:rPr>
          <w:rFonts w:hint="eastAsia"/>
        </w:rPr>
        <w:t>，</w:t>
      </w:r>
      <w:ins w:id="419" w:author="Miley Ren" w:date="2017-10-09T18:21:00Z">
        <w:r w:rsidR="0068059E">
          <w:rPr>
            <w:rFonts w:hint="eastAsia"/>
          </w:rPr>
          <w:t>包括系统管理员和厂商管理员</w:t>
        </w:r>
        <w:r w:rsidR="003643D3">
          <w:rPr>
            <w:rFonts w:hint="eastAsia"/>
          </w:rPr>
          <w:t>两种用户角色</w:t>
        </w:r>
        <w:r w:rsidR="0068059E">
          <w:rPr>
            <w:rFonts w:hint="eastAsia"/>
          </w:rPr>
          <w:t>。系统管理员</w:t>
        </w:r>
      </w:ins>
      <w:r w:rsidR="00F06F4B" w:rsidRPr="00636514">
        <w:t>具有最高权限</w:t>
      </w:r>
      <w:r w:rsidR="00F06F4B" w:rsidRPr="00636514">
        <w:rPr>
          <w:rFonts w:hint="eastAsia"/>
        </w:rPr>
        <w:t>，</w:t>
      </w:r>
      <w:del w:id="420" w:author="Miley Ren" w:date="2017-10-09T18:21:00Z">
        <w:r w:rsidR="00F06F4B" w:rsidRPr="00636514" w:rsidDel="003643D3">
          <w:rPr>
            <w:rFonts w:hint="eastAsia"/>
          </w:rPr>
          <w:delText>是</w:delText>
        </w:r>
      </w:del>
      <w:del w:id="421" w:author="Miley Ren" w:date="2017-10-09T18:18:00Z">
        <w:r w:rsidR="00F06F4B" w:rsidRPr="00636514" w:rsidDel="003373FE">
          <w:rPr>
            <w:rFonts w:hint="eastAsia"/>
          </w:rPr>
          <w:delText>该系统</w:delText>
        </w:r>
      </w:del>
      <w:del w:id="422" w:author="Miley Ren" w:date="2017-10-09T18:21:00Z">
        <w:r w:rsidR="00F06F4B" w:rsidRPr="00636514" w:rsidDel="003643D3">
          <w:rPr>
            <w:rFonts w:hint="eastAsia"/>
          </w:rPr>
          <w:delText>平</w:delText>
        </w:r>
      </w:del>
      <w:del w:id="423" w:author="Miley Ren" w:date="2017-10-09T18:17:00Z">
        <w:r w:rsidR="00F06F4B" w:rsidRPr="00636514" w:rsidDel="00CB6308">
          <w:rPr>
            <w:rFonts w:hint="eastAsia"/>
          </w:rPr>
          <w:delText>台的提供商</w:delText>
        </w:r>
      </w:del>
      <w:del w:id="424" w:author="Miley Ren" w:date="2017-10-09T18:21:00Z">
        <w:r w:rsidR="00F06F4B" w:rsidRPr="00636514" w:rsidDel="003643D3">
          <w:rPr>
            <w:rFonts w:hint="eastAsia"/>
          </w:rPr>
          <w:delText>，</w:delText>
        </w:r>
      </w:del>
      <w:r w:rsidR="00F06F4B" w:rsidRPr="00636514">
        <w:rPr>
          <w:rFonts w:hint="eastAsia"/>
        </w:rPr>
        <w:t>提供了基本的租金规范和租用规则，</w:t>
      </w:r>
      <w:r w:rsidR="00F06F4B" w:rsidRPr="00636514">
        <w:t>管理厂商和运营商两种</w:t>
      </w:r>
      <w:r w:rsidR="00F06F4B">
        <w:t>类型的用户</w:t>
      </w:r>
      <w:ins w:id="425" w:author="Miley Ren" w:date="2017-10-09T18:21:00Z">
        <w:r w:rsidR="003643D3">
          <w:rPr>
            <w:rFonts w:hint="eastAsia"/>
          </w:rPr>
          <w:t>。</w:t>
        </w:r>
      </w:ins>
      <w:del w:id="426" w:author="Miley Ren" w:date="2017-10-09T18:21:00Z">
        <w:r w:rsidR="00F06F4B" w:rsidRPr="00636514" w:rsidDel="003643D3">
          <w:rPr>
            <w:rFonts w:hint="eastAsia"/>
          </w:rPr>
          <w:delText>；</w:delText>
        </w:r>
      </w:del>
      <w:ins w:id="427" w:author="Miley Ren" w:date="2017-10-09T18:17:00Z">
        <w:r w:rsidR="00CB6308" w:rsidRPr="00636514">
          <w:rPr>
            <w:rFonts w:hint="eastAsia"/>
          </w:rPr>
          <w:t>厂商</w:t>
        </w:r>
      </w:ins>
      <w:ins w:id="428" w:author="Miley Ren" w:date="2017-10-09T18:18:00Z">
        <w:r w:rsidR="004F4134">
          <w:rPr>
            <w:rFonts w:hint="eastAsia"/>
          </w:rPr>
          <w:t>管理员</w:t>
        </w:r>
      </w:ins>
      <w:ins w:id="429" w:author="Miley Ren" w:date="2017-10-09T18:17:00Z">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ins>
      <w:del w:id="430" w:author="Miley Ren" w:date="2017-10-09T18:18:00Z">
        <w:r w:rsidR="00F06F4B" w:rsidDel="00CB6308">
          <w:rPr>
            <w:rFonts w:hint="eastAsia"/>
          </w:rPr>
          <w:delText>2</w:delText>
        </w:r>
      </w:del>
      <w:ins w:id="431" w:author="Miley Ren" w:date="2017-10-09T18:22:00Z">
        <w:r w:rsidR="00BE25B2">
          <w:rPr>
            <w:rFonts w:hint="eastAsia"/>
          </w:rPr>
          <w:t>。</w:t>
        </w:r>
        <w:r w:rsidR="00BE25B2">
          <w:rPr>
            <w:rFonts w:hint="eastAsia"/>
          </w:rPr>
          <w:t>2</w:t>
        </w:r>
      </w:ins>
      <w:r w:rsidR="00F06F4B">
        <w:rPr>
          <w:rFonts w:hint="eastAsia"/>
        </w:rPr>
        <w:t>）</w:t>
      </w:r>
      <w:r w:rsidR="00F06F4B" w:rsidRPr="00636514">
        <w:rPr>
          <w:rFonts w:hint="eastAsia"/>
        </w:rPr>
        <w:t>运营商</w:t>
      </w:r>
      <w:ins w:id="432" w:author="Miley Ren" w:date="2017-10-09T18:22:00Z">
        <w:r w:rsidR="00DD3E40">
          <w:rPr>
            <w:rFonts w:hint="eastAsia"/>
          </w:rPr>
          <w:t>管理员</w:t>
        </w:r>
      </w:ins>
      <w:r w:rsidR="00F06F4B">
        <w:rPr>
          <w:rFonts w:hint="eastAsia"/>
        </w:rPr>
        <w:t>，</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del w:id="433" w:author="Miley Ren" w:date="2017-10-09T18:18:00Z">
        <w:r w:rsidR="00F06F4B" w:rsidRPr="00636514" w:rsidDel="007D1E02">
          <w:delText>之一</w:delText>
        </w:r>
      </w:del>
      <w:r w:rsidR="00F06F4B" w:rsidRPr="00636514">
        <w:rPr>
          <w:rFonts w:hint="eastAsia"/>
        </w:rPr>
        <w:t>，</w:t>
      </w:r>
      <w:ins w:id="434" w:author="Miley Ren" w:date="2017-10-09T18:19:00Z">
        <w:r w:rsidR="007E5802">
          <w:rPr>
            <w:rFonts w:hint="eastAsia"/>
          </w:rPr>
          <w:t>内部又</w:t>
        </w:r>
      </w:ins>
      <w:ins w:id="435" w:author="Miley Ren" w:date="2017-10-09T18:22:00Z">
        <w:r w:rsidR="009C24E5">
          <w:rPr>
            <w:rFonts w:hint="eastAsia"/>
          </w:rPr>
          <w:t>包括</w:t>
        </w:r>
      </w:ins>
      <w:ins w:id="436" w:author="Miley Ren" w:date="2017-10-09T18:20:00Z">
        <w:r w:rsidR="007E5802">
          <w:rPr>
            <w:rFonts w:hint="eastAsia"/>
          </w:rPr>
          <w:t>用户组管理员、仓库管理员、财务管理员和操作员角色，</w:t>
        </w:r>
      </w:ins>
      <w:r w:rsidR="00F06F4B" w:rsidRPr="00636514">
        <w:rPr>
          <w:rFonts w:hint="eastAsia"/>
        </w:rPr>
        <w:t>对其</w:t>
      </w:r>
      <w:ins w:id="437" w:author="Miley Ren" w:date="2017-10-09T18:20:00Z">
        <w:r w:rsidR="007E5802">
          <w:t>运营商</w:t>
        </w:r>
      </w:ins>
      <w:del w:id="438" w:author="Miley Ren" w:date="2017-10-09T18:20:00Z">
        <w:r w:rsidR="00F06F4B" w:rsidRPr="00636514" w:rsidDel="007E5802">
          <w:rPr>
            <w:rFonts w:hint="eastAsia"/>
          </w:rPr>
          <w:delText>内部成员和</w:delText>
        </w:r>
      </w:del>
      <w:r w:rsidR="00F06F4B" w:rsidRPr="00636514">
        <w:rPr>
          <w:rFonts w:hint="eastAsia"/>
        </w:rPr>
        <w:t>业务进行</w:t>
      </w:r>
      <w:del w:id="439" w:author="Miley Ren" w:date="2017-10-09T18:20:00Z">
        <w:r w:rsidR="00F06F4B" w:rsidRPr="00636514" w:rsidDel="007E5802">
          <w:rPr>
            <w:rFonts w:hint="eastAsia"/>
          </w:rPr>
          <w:delText>定制和</w:delText>
        </w:r>
      </w:del>
      <w:r w:rsidR="00F06F4B" w:rsidRPr="00636514">
        <w:rPr>
          <w:rFonts w:hint="eastAsia"/>
        </w:rPr>
        <w:t>管理</w:t>
      </w:r>
      <w:ins w:id="440" w:author="Miley Ren" w:date="2017-10-09T18:17:00Z">
        <w:r w:rsidR="00CB6308">
          <w:rPr>
            <w:rFonts w:hint="eastAsia"/>
          </w:rPr>
          <w:t>。</w:t>
        </w:r>
      </w:ins>
      <w:del w:id="441" w:author="Miley Ren" w:date="2017-10-09T18:17:00Z">
        <w:r w:rsidR="00F06F4B" w:rsidRPr="00636514" w:rsidDel="00CB6308">
          <w:rPr>
            <w:rFonts w:hint="eastAsia"/>
          </w:rPr>
          <w:delText>；</w:delText>
        </w:r>
        <w:r w:rsidR="00F06F4B" w:rsidDel="00CB6308">
          <w:rPr>
            <w:rFonts w:hint="eastAsia"/>
          </w:rPr>
          <w:delText>3</w:delText>
        </w:r>
        <w:r w:rsidR="00F06F4B" w:rsidDel="00CB6308">
          <w:rPr>
            <w:rFonts w:hint="eastAsia"/>
          </w:rPr>
          <w:delText>）</w:delText>
        </w:r>
        <w:r w:rsidR="00F06F4B" w:rsidRPr="00636514" w:rsidDel="00CB6308">
          <w:rPr>
            <w:rFonts w:hint="eastAsia"/>
          </w:rPr>
          <w:delText>厂商</w:delText>
        </w:r>
        <w:r w:rsidR="00F06F4B" w:rsidDel="00CB6308">
          <w:rPr>
            <w:rFonts w:hint="eastAsia"/>
          </w:rPr>
          <w:delText>，</w:delText>
        </w:r>
        <w:r w:rsidR="00F06F4B" w:rsidRPr="00636514" w:rsidDel="00CB6308">
          <w:rPr>
            <w:rFonts w:hint="eastAsia"/>
          </w:rPr>
          <w:delText>该</w:delText>
        </w:r>
        <w:r w:rsidR="00F06F4B" w:rsidRPr="00636514" w:rsidDel="00CB6308">
          <w:rPr>
            <w:rFonts w:hint="eastAsia"/>
          </w:rPr>
          <w:delText>SaaS</w:delText>
        </w:r>
        <w:r w:rsidR="00F06F4B" w:rsidRPr="00636514" w:rsidDel="00CB6308">
          <w:rPr>
            <w:rFonts w:hint="eastAsia"/>
          </w:rPr>
          <w:delText>平台系统</w:delText>
        </w:r>
        <w:r w:rsidR="00F06F4B" w:rsidDel="00CB6308">
          <w:delText>提供商的管理员类型之一</w:delText>
        </w:r>
        <w:r w:rsidR="00F06F4B" w:rsidRPr="00636514" w:rsidDel="00CB6308">
          <w:rPr>
            <w:rFonts w:hint="eastAsia"/>
          </w:rPr>
          <w:delText>，对</w:delText>
        </w:r>
        <w:r w:rsidR="00F06F4B" w:rsidDel="00CB6308">
          <w:rPr>
            <w:rFonts w:hint="eastAsia"/>
          </w:rPr>
          <w:delText>厂商端</w:delText>
        </w:r>
        <w:r w:rsidR="00F06F4B" w:rsidRPr="00636514" w:rsidDel="00CB6308">
          <w:rPr>
            <w:rFonts w:hint="eastAsia"/>
          </w:rPr>
          <w:delText>售货机等信息进行管理。</w:delText>
        </w:r>
      </w:del>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ins w:id="442" w:author="Miley Ren" w:date="2017-10-09T18:17:00Z">
        <w:r w:rsidR="006A611C">
          <w:t>角色</w:t>
        </w:r>
      </w:ins>
      <w:r w:rsidR="00F06F4B" w:rsidRPr="00636514">
        <w:rPr>
          <w:rFonts w:hint="eastAsia"/>
        </w:rPr>
        <w:t>层次</w:t>
      </w:r>
      <w:del w:id="443" w:author="Miley Ren" w:date="2017-10-09T18:17:00Z">
        <w:r w:rsidR="00F06F4B" w:rsidRPr="00636514" w:rsidDel="006A611C">
          <w:delText>组织</w:delText>
        </w:r>
      </w:del>
      <w:r w:rsidR="00F06F4B" w:rsidRPr="00636514">
        <w:t>结构图</w:t>
      </w:r>
      <w:r w:rsidR="00F06F4B">
        <w:rPr>
          <w:rFonts w:hint="eastAsia"/>
        </w:rPr>
        <w:t>。</w:t>
      </w:r>
      <w:bookmarkStart w:id="444" w:name="_GoBack"/>
      <w:bookmarkEnd w:id="444"/>
    </w:p>
    <w:p w14:paraId="780C0149" w14:textId="65CA6959" w:rsidR="00F06F4B" w:rsidRPr="005270D9" w:rsidRDefault="00F06F4B" w:rsidP="00F22391">
      <w:pPr>
        <w:pStyle w:val="aff0"/>
      </w:pPr>
      <w:r>
        <w:rPr>
          <w:rFonts w:hint="eastAsia"/>
        </w:rPr>
        <w:t>图</w:t>
      </w:r>
      <w:r>
        <w:rPr>
          <w:rFonts w:hint="eastAsia"/>
        </w:rPr>
        <w:t>4-</w:t>
      </w:r>
      <w:r>
        <w:t xml:space="preserve">2  </w:t>
      </w:r>
      <w:r>
        <w:t>用户</w:t>
      </w:r>
      <w:ins w:id="445" w:author="Miley Ren" w:date="2017-10-09T18:18:00Z">
        <w:r w:rsidR="00A45D99">
          <w:t>角色</w:t>
        </w:r>
      </w:ins>
      <w:r>
        <w:t>层次</w:t>
      </w:r>
      <w:del w:id="446" w:author="Miley Ren" w:date="2017-10-09T18:18:00Z">
        <w:r w:rsidDel="00A45D99">
          <w:delText>组织</w:delText>
        </w:r>
      </w:del>
      <w:r>
        <w:t>结构图</w:t>
      </w:r>
    </w:p>
    <w:p w14:paraId="098C0A09" w14:textId="1E4A8C22" w:rsidR="00F06F4B" w:rsidRDefault="00F06F4B" w:rsidP="00E27539">
      <w:pPr>
        <w:pStyle w:val="2"/>
        <w:rPr>
          <w:lang w:eastAsia="zh-CN"/>
        </w:rPr>
      </w:pPr>
      <w:bookmarkStart w:id="447" w:name="_Toc492673776"/>
      <w:bookmarkStart w:id="448" w:name="_Toc495310002"/>
      <w:r w:rsidRPr="00636514">
        <w:rPr>
          <w:rFonts w:hint="eastAsia"/>
        </w:rPr>
        <w:t>4.</w:t>
      </w:r>
      <w:r w:rsidRPr="00636514">
        <w:rPr>
          <w:rFonts w:hint="eastAsia"/>
          <w:lang w:eastAsia="zh-CN"/>
        </w:rPr>
        <w:t>2</w:t>
      </w:r>
      <w:bookmarkEnd w:id="447"/>
      <w:r>
        <w:rPr>
          <w:lang w:eastAsia="zh-CN"/>
        </w:rPr>
        <w:t xml:space="preserve"> </w:t>
      </w:r>
      <w:r>
        <w:rPr>
          <w:rFonts w:hint="eastAsia"/>
          <w:lang w:eastAsia="zh-CN"/>
        </w:rPr>
        <w:t>系统详细设计</w:t>
      </w:r>
      <w:bookmarkEnd w:id="448"/>
    </w:p>
    <w:p w14:paraId="5F5010D0" w14:textId="6775C034" w:rsidR="00F06F4B" w:rsidRDefault="00F06F4B" w:rsidP="00964AD1">
      <w:pPr>
        <w:pStyle w:val="afe"/>
        <w:numPr>
          <w:ilvl w:val="0"/>
          <w:numId w:val="30"/>
        </w:numPr>
        <w:ind w:firstLineChars="0"/>
      </w:pPr>
      <w:r>
        <w:rPr>
          <w:rFonts w:hint="eastAsia"/>
        </w:rPr>
        <w:t>功能结构</w:t>
      </w:r>
    </w:p>
    <w:p w14:paraId="3CC2FC6A" w14:textId="5445D357" w:rsidR="00F06F4B" w:rsidRDefault="00F06F4B" w:rsidP="00964AD1">
      <w:pPr>
        <w:ind w:firstLine="480"/>
      </w:pPr>
      <w:r w:rsidRPr="00636514">
        <w:rPr>
          <w:rFonts w:hint="eastAsia"/>
        </w:rPr>
        <w:t>根据功能</w:t>
      </w:r>
      <w:r>
        <w:rPr>
          <w:rFonts w:hint="eastAsia"/>
        </w:rPr>
        <w:t>系统</w:t>
      </w:r>
      <w:r w:rsidRPr="00636514">
        <w:rPr>
          <w:rFonts w:hint="eastAsia"/>
        </w:rPr>
        <w:t>又</w:t>
      </w:r>
      <w:r>
        <w:rPr>
          <w:rFonts w:hint="eastAsia"/>
        </w:rPr>
        <w:t>可</w:t>
      </w:r>
      <w:r w:rsidRPr="00636514">
        <w:rPr>
          <w:rFonts w:hint="eastAsia"/>
        </w:rPr>
        <w:t>分为</w:t>
      </w:r>
      <w:r w:rsidRPr="00636514">
        <w:t>三个模块</w:t>
      </w:r>
      <w:r w:rsidRPr="00636514">
        <w:rPr>
          <w:rFonts w:hint="eastAsia"/>
        </w:rPr>
        <w:t>：</w:t>
      </w:r>
      <w:r w:rsidRPr="00636514">
        <w:t>系统管理员模块</w:t>
      </w:r>
      <w:r w:rsidRPr="00636514">
        <w:rPr>
          <w:rFonts w:hint="eastAsia"/>
        </w:rPr>
        <w:t>、运营商模块、厂商模块，其中系统管理员模块为系统的整体设计和基础模块，主要进行初始化、预定义和管理的功能。运营商模块为系统的主要模块之一，</w:t>
      </w:r>
      <w:r>
        <w:rPr>
          <w:rFonts w:hint="eastAsia"/>
        </w:rPr>
        <w:t>供运营商使用</w:t>
      </w:r>
      <w:r w:rsidRPr="00636514">
        <w:rPr>
          <w:rFonts w:hint="eastAsia"/>
        </w:rPr>
        <w:t>；厂商模块</w:t>
      </w:r>
      <w:r>
        <w:t>供</w:t>
      </w:r>
      <w:r w:rsidRPr="00636514">
        <w:rPr>
          <w:rFonts w:hint="eastAsia"/>
        </w:rPr>
        <w:t>售货机</w:t>
      </w:r>
      <w:r>
        <w:rPr>
          <w:rFonts w:hint="eastAsia"/>
        </w:rPr>
        <w:t>厂商</w:t>
      </w:r>
      <w:r w:rsidRPr="00636514">
        <w:rPr>
          <w:rFonts w:hint="eastAsia"/>
        </w:rPr>
        <w:t>使用。根据运营商和厂商这两种租户类型进行系统的设计。售货机云平台功能结构图</w:t>
      </w:r>
      <w:r>
        <w:rPr>
          <w:rFonts w:hint="eastAsia"/>
        </w:rPr>
        <w:t>如图</w:t>
      </w:r>
      <w:r>
        <w:rPr>
          <w:rFonts w:hint="eastAsia"/>
        </w:rPr>
        <w:t>4-</w:t>
      </w:r>
      <w:r>
        <w:t>3</w:t>
      </w:r>
      <w:r w:rsidRPr="00636514">
        <w:rPr>
          <w:rFonts w:hint="eastAsia"/>
        </w:rPr>
        <w:t>。</w:t>
      </w:r>
    </w:p>
    <w:p w14:paraId="50CB2EEB" w14:textId="1D630737" w:rsidR="00F06F4B" w:rsidRPr="009F3083" w:rsidRDefault="00F06F4B" w:rsidP="00183597">
      <w:pPr>
        <w:pStyle w:val="aff0"/>
      </w:pPr>
      <w:r>
        <w:rPr>
          <w:rFonts w:hint="eastAsia"/>
          <w:noProof/>
        </w:rPr>
        <w:lastRenderedPageBreak/>
        <w:drawing>
          <wp:anchor distT="0" distB="0" distL="114300" distR="114300" simplePos="0" relativeHeight="251843584" behindDoc="0" locked="0" layoutInCell="1" allowOverlap="1" wp14:anchorId="7E9CAF4B" wp14:editId="376331F0">
            <wp:simplePos x="0" y="0"/>
            <wp:positionH relativeFrom="column">
              <wp:posOffset>-106045</wp:posOffset>
            </wp:positionH>
            <wp:positionV relativeFrom="paragraph">
              <wp:posOffset>0</wp:posOffset>
            </wp:positionV>
            <wp:extent cx="5580380" cy="4046855"/>
            <wp:effectExtent l="0" t="0" r="127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43">
                      <a:extLst>
                        <a:ext uri="{28A0092B-C50C-407E-A947-70E740481C1C}">
                          <a14:useLocalDpi xmlns:a14="http://schemas.microsoft.com/office/drawing/2010/main" val="0"/>
                        </a:ext>
                      </a:extLst>
                    </a:blip>
                    <a:srcRect l="3622" t="5550" r="2189" b="2887"/>
                    <a:stretch/>
                  </pic:blipFill>
                  <pic:spPr bwMode="auto">
                    <a:xfrm>
                      <a:off x="0" y="0"/>
                      <a:ext cx="5580380" cy="404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图</w:t>
      </w:r>
      <w:r>
        <w:rPr>
          <w:rFonts w:hint="eastAsia"/>
        </w:rPr>
        <w:t>4-</w:t>
      </w:r>
      <w:r>
        <w:t xml:space="preserve">3  </w:t>
      </w:r>
      <w:r>
        <w:t>售货机云平台功能结构图</w:t>
      </w:r>
    </w:p>
    <w:p w14:paraId="37833EF3" w14:textId="2C54FB80" w:rsidR="00F06F4B" w:rsidRDefault="00F06F4B" w:rsidP="00964AD1">
      <w:pPr>
        <w:pStyle w:val="afe"/>
        <w:numPr>
          <w:ilvl w:val="0"/>
          <w:numId w:val="5"/>
        </w:numPr>
        <w:ind w:firstLineChars="0"/>
      </w:pPr>
      <w:r>
        <w:t>系统管理员模块包括系统的租金信息管理</w:t>
      </w:r>
      <w:r>
        <w:rPr>
          <w:rFonts w:hint="eastAsia"/>
        </w:rPr>
        <w:t>、</w:t>
      </w:r>
      <w:r>
        <w:t>权限管理</w:t>
      </w:r>
      <w:r>
        <w:rPr>
          <w:rFonts w:hint="eastAsia"/>
        </w:rPr>
        <w:t>、角色管理和商家管理等基本功能。</w:t>
      </w:r>
    </w:p>
    <w:p w14:paraId="074A6ABF" w14:textId="6B1ACC6D" w:rsidR="00F06F4B" w:rsidRDefault="00F06F4B" w:rsidP="00964AD1">
      <w:pPr>
        <w:pStyle w:val="afe"/>
        <w:numPr>
          <w:ilvl w:val="0"/>
          <w:numId w:val="5"/>
        </w:numPr>
        <w:ind w:firstLineChars="0"/>
      </w:pPr>
      <w:r>
        <w:t>厂商模块包括用户管理</w:t>
      </w:r>
      <w:r>
        <w:rPr>
          <w:rFonts w:hint="eastAsia"/>
        </w:rPr>
        <w:t>、</w:t>
      </w:r>
      <w:r>
        <w:t>售货机管理</w:t>
      </w:r>
      <w:r>
        <w:rPr>
          <w:rFonts w:hint="eastAsia"/>
        </w:rPr>
        <w:t>、类型管理、订单管理和运营商管理等基本功能。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1D58B935" w:rsidR="00F06F4B" w:rsidRDefault="00F06F4B" w:rsidP="000111E1">
      <w:pPr>
        <w:ind w:left="420" w:firstLine="480"/>
      </w:pPr>
      <w:r>
        <w:rPr>
          <w:rFonts w:hint="eastAsia"/>
        </w:rPr>
        <w:t>云平台系统的整体技术框架综合考虑厂商和运营商的需求，系统的长远发展，以适应将来业务的持续增长、服务的延伸和平台服务的可持续发展。</w:t>
      </w:r>
      <w:r>
        <w:rPr>
          <w:rFonts w:hint="eastAsia"/>
        </w:rPr>
        <w:t>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框架进行业务逻辑的开发，</w:t>
      </w:r>
      <w:r w:rsidR="0093563C">
        <w:rPr>
          <w:rFonts w:hint="eastAsia"/>
        </w:rPr>
        <w:t>包括配置层、数据访问层、业务逻辑层和表示层</w:t>
      </w:r>
      <w:r w:rsidR="0093563C">
        <w:rPr>
          <w:rStyle w:val="af9"/>
        </w:rPr>
        <w:t>[</w:t>
      </w:r>
      <w:r w:rsidR="0093563C">
        <w:rPr>
          <w:rStyle w:val="af9"/>
        </w:rPr>
        <w:endnoteReference w:id="33"/>
      </w:r>
      <w:r w:rsidR="0093563C">
        <w:rPr>
          <w:rStyle w:val="af9"/>
        </w:rPr>
        <w:t>]</w:t>
      </w:r>
      <w:r w:rsidR="00345F3D">
        <w:rPr>
          <w:rFonts w:hint="eastAsia"/>
        </w:rPr>
        <w:t>，</w:t>
      </w:r>
      <w:r w:rsidRPr="00636514">
        <w:rPr>
          <w:rFonts w:hint="eastAsia"/>
        </w:rPr>
        <w:t>使用</w:t>
      </w:r>
      <w:r w:rsidRPr="00636514">
        <w:rPr>
          <w:rFonts w:hint="eastAsia"/>
        </w:rPr>
        <w:t>Maven</w:t>
      </w:r>
      <w:r w:rsidRPr="00636514">
        <w:rPr>
          <w:rFonts w:hint="eastAsia"/>
        </w:rPr>
        <w:t>进行</w:t>
      </w:r>
      <w:r w:rsidRPr="00636514">
        <w:rPr>
          <w:rFonts w:hint="eastAsia"/>
        </w:rPr>
        <w:t>版本的控制，所有依赖包在</w:t>
      </w:r>
      <w:r w:rsidRPr="00636514">
        <w:rPr>
          <w:rFonts w:hint="eastAsia"/>
        </w:rPr>
        <w:t>pom.xml</w:t>
      </w:r>
      <w:r w:rsidRPr="00636514">
        <w:rPr>
          <w:rFonts w:hint="eastAsia"/>
        </w:rPr>
        <w:t>文件中进行引入</w:t>
      </w:r>
      <w:r>
        <w:rPr>
          <w:rFonts w:hint="eastAsia"/>
        </w:rPr>
        <w:t>，使用</w:t>
      </w:r>
      <w:r>
        <w:rPr>
          <w:rFonts w:hint="eastAsia"/>
        </w:rPr>
        <w:t>GitHub</w:t>
      </w:r>
      <w:r>
        <w:rPr>
          <w:rFonts w:hint="eastAsia"/>
        </w:rPr>
        <w:t>进行代码的管</w:t>
      </w:r>
      <w:r>
        <w:rPr>
          <w:rFonts w:hint="eastAsia"/>
        </w:rPr>
        <w:lastRenderedPageBreak/>
        <w:t>理</w:t>
      </w:r>
      <w:r w:rsidRPr="00636514">
        <w:rPr>
          <w:rFonts w:hint="eastAsia"/>
        </w:rPr>
        <w:t>。相关信息在</w:t>
      </w:r>
      <w:r w:rsidRPr="00636514">
        <w:rPr>
          <w:rFonts w:hint="eastAsia"/>
        </w:rPr>
        <w:t>resource</w:t>
      </w:r>
      <w:r w:rsidRPr="00636514">
        <w:rPr>
          <w:rFonts w:hint="eastAsia"/>
        </w:rPr>
        <w:t>文件中列出，包括数据库账号信息、日志信息、框</w:t>
      </w:r>
      <w:r w:rsidR="000111E1">
        <w:rPr>
          <w:rFonts w:hint="eastAsia"/>
          <w:noProof/>
        </w:rPr>
        <w:drawing>
          <wp:anchor distT="0" distB="0" distL="114300" distR="114300" simplePos="0" relativeHeight="251865088" behindDoc="0" locked="0" layoutInCell="1" allowOverlap="1" wp14:anchorId="7C5483E8" wp14:editId="40DBC8BD">
            <wp:simplePos x="0" y="0"/>
            <wp:positionH relativeFrom="column">
              <wp:posOffset>180975</wp:posOffset>
            </wp:positionH>
            <wp:positionV relativeFrom="paragraph">
              <wp:posOffset>715010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44">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架的配置信息以及数据库连接池等。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6F58544F"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033738EC"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进行信息的管理和项目的构建，在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F06F4B">
        <w:t>进行代码版本的控制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03E118A3"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框架的公用部分，系统的开发和流程都以配置层信息为依据，包括数据库信息配置、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的配置等。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w:t>
      </w:r>
      <w:r w:rsidR="00F06F4B" w:rsidRPr="00636514">
        <w:rPr>
          <w:rFonts w:hint="eastAsia"/>
        </w:rPr>
        <w:lastRenderedPageBreak/>
        <w:t>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5DF526B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。在业务逻辑控制中编写用户身份校验、商户租用期验证等信息，</w:t>
      </w:r>
      <w:r>
        <w:rPr>
          <w:rFonts w:hint="eastAsia"/>
        </w:rPr>
        <w:t>Service</w:t>
      </w:r>
      <w:r>
        <w:rPr>
          <w:rFonts w:hint="eastAsia"/>
        </w:rPr>
        <w:t>层用于连接</w:t>
      </w:r>
      <w:r>
        <w:rPr>
          <w:rFonts w:hint="eastAsia"/>
        </w:rPr>
        <w:t>Dao</w:t>
      </w:r>
      <w:r>
        <w:rPr>
          <w:rFonts w:hint="eastAsia"/>
        </w:rPr>
        <w:t>层和</w:t>
      </w:r>
      <w:r>
        <w:rPr>
          <w:rFonts w:hint="eastAsia"/>
        </w:rPr>
        <w:t>Controller</w:t>
      </w:r>
      <w:r>
        <w:rPr>
          <w:rFonts w:hint="eastAsia"/>
        </w:rPr>
        <w:t>层的交互，在</w:t>
      </w:r>
      <w:r>
        <w:rPr>
          <w:rFonts w:hint="eastAsia"/>
        </w:rPr>
        <w:t>Service</w:t>
      </w:r>
      <w:r>
        <w:rPr>
          <w:rFonts w:hint="eastAsia"/>
        </w:rPr>
        <w:t>中封装业务逻辑能够方便系统的解耦，提高代码的利用率，也令开发更为简洁。</w:t>
      </w:r>
    </w:p>
    <w:p w14:paraId="574B62A0" w14:textId="56F23D18" w:rsidR="00F06F4B" w:rsidRDefault="00F06F4B" w:rsidP="008A5BC5">
      <w:pPr>
        <w:ind w:left="420" w:firstLineChars="0" w:firstLine="420"/>
      </w:pPr>
      <w:r>
        <w:rPr>
          <w:rFonts w:hint="eastAsia"/>
        </w:rPr>
        <w:t>Controller</w:t>
      </w:r>
      <w:r>
        <w:rPr>
          <w:rFonts w:hint="eastAsia"/>
        </w:rPr>
        <w:t>层负责业务流程的控制，进行业务的调度处理，</w:t>
      </w:r>
      <w:r>
        <w:rPr>
          <w:rFonts w:hint="eastAsia"/>
        </w:rPr>
        <w:t>C</w:t>
      </w:r>
      <w:r w:rsidRPr="00636514">
        <w:rPr>
          <w:rFonts w:hint="eastAsia"/>
        </w:rPr>
        <w:t>ontroller</w:t>
      </w:r>
      <w:r w:rsidRPr="00636514">
        <w:rPr>
          <w:rFonts w:hint="eastAsia"/>
        </w:rPr>
        <w:t>类中使用</w:t>
      </w:r>
      <w:r w:rsidRPr="00636514">
        <w:rPr>
          <w:rFonts w:hint="eastAsia"/>
        </w:rPr>
        <w:t>@</w:t>
      </w:r>
      <w:r w:rsidRPr="00636514">
        <w:t>Controller</w:t>
      </w:r>
      <w:r w:rsidRPr="00636514">
        <w:t>注解进行</w:t>
      </w:r>
      <w:r w:rsidRPr="00636514">
        <w:rPr>
          <w:rFonts w:hint="eastAsia"/>
        </w:rPr>
        <w:t>注册。</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35CD43B4"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层结合紧密，两者结合进行协作工作，页面中通过表单的提交、链接的点击、按钮的点击等操作将请求信息传入</w:t>
      </w:r>
      <w:r w:rsidR="00F06F4B">
        <w:rPr>
          <w:rFonts w:hint="eastAsia"/>
        </w:rPr>
        <w:t>Controller</w:t>
      </w:r>
      <w:r w:rsidR="00F06F4B">
        <w:t>层</w:t>
      </w:r>
      <w:r w:rsidR="00F06F4B">
        <w:rPr>
          <w:rFonts w:hint="eastAsia"/>
        </w:rPr>
        <w:t>，通知其进行对应的请求和转发操作。</w:t>
      </w:r>
    </w:p>
    <w:p w14:paraId="6707F493" w14:textId="3DFF3479" w:rsidR="00F06F4B" w:rsidRPr="00636514" w:rsidRDefault="00F06F4B" w:rsidP="00F64CAE">
      <w:pPr>
        <w:pStyle w:val="2"/>
      </w:pPr>
      <w:bookmarkStart w:id="451" w:name="_Toc492673770"/>
      <w:bookmarkStart w:id="452" w:name="_Toc495310003"/>
      <w:r w:rsidRPr="00636514">
        <w:rPr>
          <w:rFonts w:hint="eastAsia"/>
          <w:lang w:eastAsia="zh-CN"/>
        </w:rPr>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51"/>
      <w:bookmarkEnd w:id="452"/>
    </w:p>
    <w:p w14:paraId="373EA28A" w14:textId="39A3B26C" w:rsidR="00F06F4B" w:rsidRPr="00636514" w:rsidRDefault="00F06F4B" w:rsidP="00072151">
      <w:pPr>
        <w:ind w:firstLine="480"/>
      </w:pPr>
      <w:r w:rsidRPr="00636514">
        <w:rPr>
          <w:rFonts w:hint="eastAsia"/>
        </w:rPr>
        <w:t>数据库设是软件开发的基础，与平台开发的好坏息息相关。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453" w:name="_Toc492673771"/>
      <w:r w:rsidRPr="00636514">
        <w:t>数据库多租户设计模式的实现</w:t>
      </w:r>
      <w:bookmarkEnd w:id="453"/>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w:t>
      </w:r>
      <w:r w:rsidRPr="00636514">
        <w:rPr>
          <w:rFonts w:hint="eastAsia"/>
        </w:rPr>
        <w:lastRenderedPageBreak/>
        <w:t>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一套平台系统，每个组织或商家（即租户）有其独立的业务空间，在各自的空间内添加用户，租户内部用户仅可访问该组织或商家的数据。</w:t>
      </w:r>
    </w:p>
    <w:p w14:paraId="7DDAB2BC" w14:textId="4B6A6D39"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Pr>
          <w:rFonts w:hint="eastAsia"/>
        </w:rPr>
        <w:t>，</w:t>
      </w:r>
      <w:r w:rsidRPr="00636514">
        <w:rPr>
          <w:rFonts w:hint="eastAsia"/>
        </w:rPr>
        <w:t>若系统对于数据安全性和隔离性要求极为严格，一般采用第一种类型的存储结构。若要求一定程度的数据安全性和隔离性，可使用第二种隔离模式。若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Pr>
          <w:rFonts w:hint="eastAsia"/>
        </w:rPr>
        <w:t>因此</w:t>
      </w:r>
      <w:r w:rsidRPr="00636514">
        <w:rPr>
          <w:rFonts w:hint="eastAsia"/>
        </w:rPr>
        <w:t>，系统选用第三种模式进行数据库的设计开发。</w:t>
      </w:r>
    </w:p>
    <w:p w14:paraId="4A07C4BE" w14:textId="5696B788" w:rsidR="00F06F4B" w:rsidRDefault="00F06F4B" w:rsidP="008E1C4E">
      <w:pPr>
        <w:pStyle w:val="afe"/>
        <w:numPr>
          <w:ilvl w:val="0"/>
          <w:numId w:val="20"/>
        </w:numPr>
        <w:ind w:firstLineChars="0"/>
      </w:pPr>
      <w:bookmarkStart w:id="454" w:name="_Toc492673772"/>
      <w:r w:rsidRPr="00636514">
        <w:rPr>
          <w:rFonts w:hint="eastAsia"/>
        </w:rPr>
        <w:t>数据库概念结构设计</w:t>
      </w:r>
      <w:bookmarkEnd w:id="454"/>
    </w:p>
    <w:p w14:paraId="02909934" w14:textId="61A8ABF1"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34"/>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图实体之间的关系分为</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455" w:name="_Toc492673773"/>
      <w:r w:rsidRPr="00636514">
        <w:rPr>
          <w:rFonts w:hint="eastAsia"/>
        </w:rPr>
        <w:t>数据库逻辑结构设计</w:t>
      </w:r>
      <w:bookmarkEnd w:id="455"/>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77777777"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，租户类型，租金总价，租用售货机台数，开始时间，结束时间）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Pr="00636514"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69705E46" w14:textId="20882BE8" w:rsidR="00F06F4B" w:rsidRDefault="00F06F4B" w:rsidP="00114E17">
      <w:pPr>
        <w:pStyle w:val="aff0"/>
      </w:pPr>
      <w:r>
        <w:rPr>
          <w:rFonts w:hint="eastAsia"/>
          <w:noProof/>
        </w:rPr>
        <w:lastRenderedPageBreak/>
        <w:drawing>
          <wp:anchor distT="0" distB="0" distL="114300" distR="114300" simplePos="0" relativeHeight="251844608" behindDoc="0" locked="0" layoutInCell="1" allowOverlap="1" wp14:anchorId="06E88DE2" wp14:editId="3A3ADBB6">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5">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4-</w:t>
      </w:r>
      <w:r>
        <w:t xml:space="preserve">5  </w:t>
      </w:r>
      <w:r>
        <w:t>售货机云平台系统的</w:t>
      </w:r>
      <w:r>
        <w:rPr>
          <w:rFonts w:hint="eastAsia"/>
        </w:rPr>
        <w:t>E-R</w:t>
      </w:r>
      <w:r>
        <w:rPr>
          <w:rFonts w:hint="eastAsia"/>
        </w:rPr>
        <w:t>图</w:t>
      </w:r>
    </w:p>
    <w:p w14:paraId="21DEF693" w14:textId="605A23A1" w:rsidR="00F06F4B" w:rsidRPr="00636514" w:rsidRDefault="00F06F4B"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w:t>
      </w:r>
      <w:r w:rsidRPr="00636514">
        <w:lastRenderedPageBreak/>
        <w:t>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456" w:name="_Toc492673774"/>
      <w:r w:rsidRPr="00964AD1">
        <w:rPr>
          <w:rFonts w:hint="eastAsia"/>
        </w:rPr>
        <w:t>多租户数据库</w:t>
      </w:r>
      <w:r w:rsidRPr="00964AD1">
        <w:t>安全</w:t>
      </w:r>
      <w:bookmarkEnd w:id="456"/>
    </w:p>
    <w:p w14:paraId="215E43FD" w14:textId="6BAD21FE"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lastRenderedPageBreak/>
        <w:t>视图过滤租户信息</w:t>
      </w:r>
      <w:r>
        <w:rPr>
          <w:rFonts w:hint="eastAsia"/>
        </w:rPr>
        <w:t>：</w:t>
      </w:r>
    </w:p>
    <w:p w14:paraId="2DD3B0FA" w14:textId="6D01F7B3" w:rsidR="00F06F4B" w:rsidRDefault="00F06F4B" w:rsidP="00072151">
      <w:pPr>
        <w:ind w:firstLine="480"/>
      </w:pPr>
      <w:r>
        <w:rPr>
          <w:rFonts w:hint="eastAsia"/>
        </w:rPr>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35"/>
      </w:r>
      <w:r w:rsidR="004E11C9">
        <w:rPr>
          <w:rStyle w:val="af9"/>
        </w:rPr>
        <w:t>]</w:t>
      </w:r>
      <w:r>
        <w:rPr>
          <w:rFonts w:hint="eastAsia"/>
        </w:rPr>
        <w:t>。</w:t>
      </w:r>
    </w:p>
    <w:p w14:paraId="4FBE88C8" w14:textId="1F306F9A"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普通表一样查询视图了，同时也可以在一个视图上提交数据，用于添加表信息。如下，在售货机货道表上创建的一个视图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7F7E0A7E"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w:t>
      </w:r>
      <w:r w:rsidRPr="00636514">
        <w:rPr>
          <w:rFonts w:hint="eastAsia"/>
        </w:rPr>
        <w:lastRenderedPageBreak/>
        <w:t>行加密</w:t>
      </w:r>
      <w:r w:rsidR="004E11C9">
        <w:rPr>
          <w:rStyle w:val="af9"/>
        </w:rPr>
        <w:t>[</w:t>
      </w:r>
      <w:r w:rsidR="004E11C9" w:rsidRPr="00636514">
        <w:rPr>
          <w:rStyle w:val="af9"/>
        </w:rPr>
        <w:endnoteReference w:id="36"/>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3578E26F" w:rsidR="00F06F4B" w:rsidRPr="00636514" w:rsidRDefault="00F06F4B" w:rsidP="00CB3D16">
      <w:pPr>
        <w:ind w:firstLine="480"/>
      </w:pPr>
      <w:r>
        <w:t>在业务逻辑中可以使用对称加密和非对称加密</w:t>
      </w:r>
      <w:r>
        <w:rPr>
          <w:rFonts w:hint="eastAsia"/>
        </w:rPr>
        <w:t>算法进行数据信息的编码。对称加密中，客户端和服务器都是用相同的密钥进行加密解密。非对称加密中使用公钥进行加密，私钥进行解密，传输过程中，即使攻击者获取了传输秘闻和公钥也不能对其解密，只有与之对应的私钥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79937963" w:rsidR="00F06F4B" w:rsidRPr="00636514" w:rsidRDefault="00F06F4B" w:rsidP="00CB3D16">
      <w:pPr>
        <w:ind w:firstLineChars="0" w:firstLine="420"/>
      </w:pPr>
      <w:r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69D726CE" w14:textId="43D7E59A" w:rsidR="00F06F4B" w:rsidRPr="00636514" w:rsidRDefault="00F06F4B" w:rsidP="00AD581F">
      <w:pPr>
        <w:pStyle w:val="afe"/>
        <w:numPr>
          <w:ilvl w:val="0"/>
          <w:numId w:val="15"/>
        </w:numPr>
        <w:ind w:firstLineChars="0"/>
      </w:pPr>
      <w:r w:rsidRPr="00636514">
        <w:rPr>
          <w:rFonts w:hint="eastAsia"/>
        </w:rPr>
        <w:t>加强机房安全，确保设备能够安全正常的使用和运行</w:t>
      </w:r>
      <w:r>
        <w:rPr>
          <w:rFonts w:hint="eastAsia"/>
        </w:rPr>
        <w:t>。</w:t>
      </w:r>
    </w:p>
    <w:p w14:paraId="7DF8AC49" w14:textId="4C06B5BF" w:rsidR="00F06F4B" w:rsidRPr="005270D9" w:rsidRDefault="00F06F4B" w:rsidP="00AD581F">
      <w:pPr>
        <w:pStyle w:val="afe"/>
        <w:numPr>
          <w:ilvl w:val="0"/>
          <w:numId w:val="15"/>
        </w:numPr>
        <w:ind w:firstLineChars="0"/>
      </w:pPr>
      <w:r w:rsidRPr="00636514">
        <w:rPr>
          <w:rFonts w:hint="eastAsia"/>
        </w:rPr>
        <w:lastRenderedPageBreak/>
        <w:t>加强内部员工素质培训，确保数据不被泄露和破坏。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457" w:name="_Toc495310004"/>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04"/>
      <w:bookmarkEnd w:id="457"/>
    </w:p>
    <w:p w14:paraId="538AA8D1" w14:textId="77A8A85B"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软件及服务的思想和多租户架构的设计方法。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458" w:name="_Toc495310005"/>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458"/>
    </w:p>
    <w:p w14:paraId="497221BB" w14:textId="77777777" w:rsidR="00F06F4B" w:rsidRDefault="00F06F4B" w:rsidP="00A7200A">
      <w:pPr>
        <w:ind w:firstLine="480"/>
      </w:pPr>
      <w:r w:rsidRPr="00636514">
        <w:rPr>
          <w:rFonts w:hint="eastAsia"/>
        </w:rPr>
        <w:t>系统初始化时</w:t>
      </w:r>
      <w:r>
        <w:rPr>
          <w:rFonts w:hint="eastAsia"/>
        </w:rPr>
        <w:t>系统管理员</w:t>
      </w:r>
      <w:r w:rsidRPr="00636514">
        <w:rPr>
          <w:rFonts w:hint="eastAsia"/>
        </w:rPr>
        <w:t>需对租金规则进行定义，单位租金定制分别为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1452D362"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F06F4B" w:rsidRDefault="00F06F4B"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3B794B4D" w:rsidR="00F06F4B" w:rsidRPr="00826775" w:rsidRDefault="00242601"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7A2D4D07"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5EF4499F" w:rsidR="00F06F4B" w:rsidRPr="005270D9" w:rsidRDefault="00242601"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36F0EF1E" w:rsidR="00F06F4B" w:rsidRPr="00636514" w:rsidRDefault="00F06F4B" w:rsidP="000B1AA4">
      <w:pPr>
        <w:ind w:firstLineChars="0" w:firstLine="0"/>
      </w:pPr>
      <w:r>
        <w:rPr>
          <w:noProof/>
        </w:rPr>
        <w:drawing>
          <wp:anchor distT="0" distB="0" distL="114300" distR="114300" simplePos="0" relativeHeight="251856896" behindDoc="0" locked="0" layoutInCell="1" allowOverlap="1" wp14:anchorId="02A903C1" wp14:editId="0047F0B0">
            <wp:simplePos x="0" y="0"/>
            <wp:positionH relativeFrom="column">
              <wp:posOffset>-93345</wp:posOffset>
            </wp:positionH>
            <wp:positionV relativeFrom="paragraph">
              <wp:posOffset>1766129</wp:posOffset>
            </wp:positionV>
            <wp:extent cx="5274310" cy="389509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租用过程序列图.png"/>
                    <pic:cNvPicPr/>
                  </pic:nvPicPr>
                  <pic:blipFill rotWithShape="1">
                    <a:blip r:embed="rId46">
                      <a:extLst>
                        <a:ext uri="{28A0092B-C50C-407E-A947-70E740481C1C}">
                          <a14:useLocalDpi xmlns:a14="http://schemas.microsoft.com/office/drawing/2010/main" val="0"/>
                        </a:ext>
                      </a:extLst>
                    </a:blip>
                    <a:srcRect l="1357" t="3613" r="-1357" b="12084"/>
                    <a:stretch/>
                  </pic:blipFill>
                  <pic:spPr bwMode="auto">
                    <a:xfrm>
                      <a:off x="0" y="0"/>
                      <a:ext cx="5274310" cy="3895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ab/>
      </w:r>
      <w:r w:rsidRPr="00636514">
        <w:rPr>
          <w:rFonts w:hint="eastAsia"/>
        </w:rPr>
        <w:t>平台租用</w:t>
      </w:r>
      <w:r>
        <w:rPr>
          <w:rFonts w:hint="eastAsia"/>
        </w:rPr>
        <w:t>功能的实现</w:t>
      </w:r>
      <w:r w:rsidRPr="00636514">
        <w:rPr>
          <w:rFonts w:hint="eastAsia"/>
        </w:rPr>
        <w:t>使用</w:t>
      </w:r>
      <w:r w:rsidRPr="00636514">
        <w:rPr>
          <w:rFonts w:hint="eastAsia"/>
        </w:rPr>
        <w:t>Ajax</w:t>
      </w:r>
      <w:r w:rsidRPr="00636514">
        <w:t>发送异步请求</w:t>
      </w:r>
      <w:r w:rsidRPr="00636514">
        <w:rPr>
          <w:rFonts w:hint="eastAsia"/>
        </w:rPr>
        <w:t>查询</w:t>
      </w:r>
      <w:r>
        <w:rPr>
          <w:rFonts w:hint="eastAsia"/>
        </w:rPr>
        <w:t>是否存在同名商家</w:t>
      </w:r>
      <w:r w:rsidRPr="00636514">
        <w:rPr>
          <w:rFonts w:hint="eastAsia"/>
        </w:rPr>
        <w:t>，若已存在同样名称或编号的商家，则控制器向页面发送提示</w:t>
      </w:r>
      <w:r>
        <w:rPr>
          <w:rFonts w:hint="eastAsia"/>
        </w:rPr>
        <w:t>信息</w:t>
      </w:r>
      <w:r w:rsidRPr="00636514">
        <w:t>，</w:t>
      </w:r>
      <w:r>
        <w:t>提示</w:t>
      </w:r>
      <w:r w:rsidRPr="00636514">
        <w:rPr>
          <w:rFonts w:hint="eastAsia"/>
        </w:rPr>
        <w:t>该名称或编号已占用。用户选择售货机的租用台数和租用时间，</w:t>
      </w:r>
      <w:r w:rsidRPr="00636514">
        <w:rPr>
          <w:rFonts w:hint="eastAsia"/>
        </w:rPr>
        <w:t>Ajax</w:t>
      </w:r>
      <w:r w:rsidRPr="00636514">
        <w:t>发送异步请求</w:t>
      </w:r>
      <w:r w:rsidRPr="00636514">
        <w:rPr>
          <w:rFonts w:hint="eastAsia"/>
        </w:rPr>
        <w:t>，后台查询平台的租金定制表，根据租金的计算公式（</w:t>
      </w:r>
      <w:r w:rsidRPr="00636514">
        <w:rPr>
          <w:rFonts w:hint="eastAsia"/>
        </w:rPr>
        <w:t>1</w:t>
      </w:r>
      <w:r w:rsidRPr="00636514">
        <w:rPr>
          <w:rFonts w:hint="eastAsia"/>
        </w:rPr>
        <w:t>）对当前数量的售货机和租用时限进行计算。租户</w:t>
      </w:r>
      <w:r w:rsidRPr="00636514">
        <w:t>模块序列图</w:t>
      </w:r>
      <w:r>
        <w:rPr>
          <w:rFonts w:hint="eastAsia"/>
        </w:rPr>
        <w:t>如图</w:t>
      </w:r>
      <w:r>
        <w:rPr>
          <w:rFonts w:hint="eastAsia"/>
        </w:rPr>
        <w:t>5-</w:t>
      </w:r>
      <w:r>
        <w:t>1</w:t>
      </w:r>
      <w:r>
        <w:rPr>
          <w:rFonts w:hint="eastAsia"/>
        </w:rPr>
        <w:t>，实现效果图如图</w:t>
      </w:r>
      <w:r>
        <w:rPr>
          <w:rFonts w:hint="eastAsia"/>
        </w:rPr>
        <w:t>5-2</w:t>
      </w:r>
      <w:r>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r w:rsidRPr="00636514">
        <w:rPr>
          <w:rFonts w:hint="eastAsia"/>
        </w:rPr>
        <w:t>后台实现的部分码如下：</w:t>
      </w:r>
    </w:p>
    <w:p w14:paraId="32C43F74" w14:textId="77777777" w:rsidR="00F06F4B" w:rsidRDefault="00F06F4B" w:rsidP="00572DCE">
      <w:pPr>
        <w:ind w:firstLineChars="0" w:firstLine="0"/>
        <w:rPr>
          <w:u w:val="single"/>
        </w:rPr>
      </w:pPr>
      <w:r>
        <w:rPr>
          <w:rFonts w:hint="eastAsia"/>
          <w:u w:val="single"/>
        </w:rPr>
        <w:lastRenderedPageBreak/>
        <w:t xml:space="preserve">                                                                     </w:t>
      </w:r>
    </w:p>
    <w:p w14:paraId="6C0C3074" w14:textId="77777777" w:rsidR="00F06F4B" w:rsidRPr="006A17BF" w:rsidRDefault="00F06F4B" w:rsidP="00795D76">
      <w:pPr>
        <w:pStyle w:val="af0"/>
      </w:pPr>
      <w:r w:rsidRPr="006A17BF">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4EE31CD">
            <wp:simplePos x="0" y="0"/>
            <wp:positionH relativeFrom="column">
              <wp:posOffset>78105</wp:posOffset>
            </wp:positionH>
            <wp:positionV relativeFrom="paragraph">
              <wp:posOffset>436245</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7">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4FD52308"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租用信息添加到租户订单表中，同时创建新的商家，并为商家分配初始</w:t>
      </w:r>
      <w:r w:rsidRPr="00636514">
        <w:rPr>
          <w:rFonts w:hint="eastAsia"/>
        </w:rPr>
        <w:t>管理员</w:t>
      </w:r>
      <w:r>
        <w:rPr>
          <w:rFonts w:hint="eastAsia"/>
        </w:rPr>
        <w:t>账号</w:t>
      </w:r>
      <w:r w:rsidRPr="00636514">
        <w:rPr>
          <w:rFonts w:hint="eastAsia"/>
        </w:rPr>
        <w:t>。每次登录时系统会</w:t>
      </w:r>
      <w:r>
        <w:rPr>
          <w:rFonts w:hint="eastAsia"/>
        </w:rPr>
        <w:t>调用</w:t>
      </w:r>
      <w:r>
        <w:rPr>
          <w:rFonts w:hint="eastAsia"/>
        </w:rPr>
        <w:lastRenderedPageBreak/>
        <w:t>接口</w:t>
      </w:r>
      <w:r>
        <w:t>进</w:t>
      </w:r>
      <w:r w:rsidRPr="00636514">
        <w:t>行</w:t>
      </w:r>
      <w:r w:rsidRPr="00636514">
        <w:rPr>
          <w:rFonts w:hint="eastAsia"/>
        </w:rPr>
        <w:t>商家可用性判断，若当前时间在商家租用截止时间之后，则判定商家不可用，并将商家可用状态置为</w:t>
      </w:r>
      <w:r w:rsidRPr="00636514">
        <w:rPr>
          <w:rFonts w:hint="eastAsia"/>
        </w:rPr>
        <w:t>0</w:t>
      </w:r>
      <w:r w:rsidRPr="00636514">
        <w:rPr>
          <w:rFonts w:hint="eastAsia"/>
        </w:rPr>
        <w:t>，返回验证失败提示，提醒用户商家租用期限已到期。</w:t>
      </w:r>
    </w:p>
    <w:p w14:paraId="2228A23E" w14:textId="77777777" w:rsidR="00F06F4B" w:rsidRPr="00636514" w:rsidRDefault="00F06F4B" w:rsidP="000B1AA4">
      <w:pPr>
        <w:pStyle w:val="2"/>
      </w:pPr>
      <w:bookmarkStart w:id="459" w:name="_Toc492673778"/>
      <w:bookmarkStart w:id="460" w:name="_Toc495310006"/>
      <w:r w:rsidRPr="00636514">
        <w:rPr>
          <w:rFonts w:hint="eastAsia"/>
          <w:lang w:eastAsia="zh-CN"/>
        </w:rPr>
        <w:t>5</w:t>
      </w:r>
      <w:r w:rsidRPr="00636514">
        <w:rPr>
          <w:rFonts w:hint="eastAsia"/>
        </w:rPr>
        <w:t>.</w:t>
      </w:r>
      <w:r w:rsidRPr="00636514">
        <w:t xml:space="preserve">3 </w:t>
      </w:r>
      <w:r w:rsidRPr="00636514">
        <w:t>系统权限实现</w:t>
      </w:r>
      <w:bookmarkEnd w:id="459"/>
      <w:bookmarkEnd w:id="460"/>
    </w:p>
    <w:p w14:paraId="0BE4F886" w14:textId="77777777"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77777777" w:rsidR="00F06F4B" w:rsidRDefault="00F06F4B" w:rsidP="000B1AA4">
      <w:pPr>
        <w:ind w:firstLine="480"/>
      </w:pPr>
      <w:r w:rsidRPr="00636514">
        <w:rPr>
          <w:rFonts w:hint="eastAsia"/>
        </w:rPr>
        <w:t>系统初始化时由系统管理员创建多个用户权限，并设置每个用户权限的编码和类型，权限编码代表拥有该权限的用户的访问范围，类型用于区分当前权限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和</w:t>
      </w:r>
      <w:r w:rsidRPr="00636514">
        <w:rPr>
          <w:rFonts w:hint="eastAsia"/>
        </w:rPr>
        <w:t>2</w:t>
      </w:r>
      <w:r w:rsidRPr="00636514">
        <w:rPr>
          <w:rFonts w:hint="eastAsia"/>
        </w:rPr>
        <w:t>进行表示，</w:t>
      </w:r>
      <w:r w:rsidRPr="00636514">
        <w:rPr>
          <w:rFonts w:hint="eastAsia"/>
        </w:rPr>
        <w:t>0</w:t>
      </w:r>
      <w:r w:rsidRPr="00636514">
        <w:rPr>
          <w:rFonts w:hint="eastAsia"/>
        </w:rPr>
        <w:t>代表系统管理员，</w:t>
      </w:r>
      <w:r w:rsidRPr="00636514">
        <w:rPr>
          <w:rFonts w:hint="eastAsia"/>
        </w:rPr>
        <w:t>1</w:t>
      </w:r>
      <w:r w:rsidRPr="00636514">
        <w:rPr>
          <w:rFonts w:hint="eastAsia"/>
        </w:rPr>
        <w:t>代表运营商，</w:t>
      </w:r>
      <w:r w:rsidRPr="00636514">
        <w:rPr>
          <w:rFonts w:hint="eastAsia"/>
        </w:rPr>
        <w:t>2</w:t>
      </w:r>
      <w:r w:rsidRPr="00636514">
        <w:rPr>
          <w:rFonts w:hint="eastAsia"/>
        </w:rPr>
        <w:t>代表厂商；权限编码的设定也有一定的规则，运营商编码为</w:t>
      </w:r>
      <w:r w:rsidRPr="00636514">
        <w:rPr>
          <w:rFonts w:hint="eastAsia"/>
        </w:rPr>
        <w:t>001XX</w:t>
      </w:r>
      <w:r w:rsidRPr="00636514">
        <w:rPr>
          <w:rFonts w:hint="eastAsia"/>
        </w:rPr>
        <w:t>，厂商编码为</w:t>
      </w:r>
      <w:r w:rsidRPr="00636514">
        <w:rPr>
          <w:rFonts w:hint="eastAsia"/>
        </w:rPr>
        <w:t>002XX</w:t>
      </w:r>
      <w:r w:rsidRPr="00636514">
        <w:rPr>
          <w:rFonts w:hint="eastAsia"/>
        </w:rPr>
        <w:t>。</w:t>
      </w:r>
    </w:p>
    <w:p w14:paraId="1DA474BF" w14:textId="40F0D3C2"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Pr="00636514">
        <w:rPr>
          <w:rFonts w:hint="eastAsia"/>
        </w:rPr>
        <w:t>权限</w:t>
      </w:r>
      <w:r w:rsidRPr="00636514">
        <w:rPr>
          <w:rFonts w:hint="eastAsia"/>
        </w:rPr>
        <w:t>Id</w:t>
      </w:r>
      <w:r>
        <w:rPr>
          <w:rFonts w:hint="eastAsia"/>
        </w:rPr>
        <w:t>的对应关系获取所有用户角色的权限信息。</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F06F4B" w:rsidRPr="00636514" w:rsidRDefault="00F06F4B" w:rsidP="00AD5B27">
      <w:pPr>
        <w:pStyle w:val="2"/>
      </w:pPr>
      <w:bookmarkStart w:id="461" w:name="_Toc495310007"/>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461"/>
    </w:p>
    <w:p w14:paraId="5AEBB051" w14:textId="175FFE91" w:rsidR="00F06F4B" w:rsidRDefault="00F06F4B" w:rsidP="002F4A54">
      <w:pPr>
        <w:ind w:firstLineChars="0" w:firstLine="420"/>
      </w:pPr>
      <w:r w:rsidRPr="00636514">
        <w:rPr>
          <w:rFonts w:hint="eastAsia"/>
        </w:rPr>
        <w:t>厂商模块包括用户管理、售货机类型管理、售货机管理、运营商管理和订单管理几个模块。厂商用户输入商家编号、用户名和密码登录系统，系统查询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w:t>
      </w:r>
      <w:r>
        <w:rPr>
          <w:noProof/>
        </w:rPr>
        <w:lastRenderedPageBreak/>
        <w:drawing>
          <wp:anchor distT="0" distB="0" distL="114300" distR="114300" simplePos="0" relativeHeight="251857920" behindDoc="0" locked="0" layoutInCell="1" allowOverlap="1" wp14:anchorId="463FCB8E" wp14:editId="38E9AA2A">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8">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72F17995"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55EDF905"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Pr="00636514">
        <w:t>用于</w:t>
      </w:r>
      <w:r w:rsidRPr="00636514">
        <w:rPr>
          <w:rFonts w:hint="eastAsia"/>
        </w:rPr>
        <w:t>数据的</w:t>
      </w:r>
      <w:r w:rsidRPr="00636514">
        <w:t>隔离</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lastRenderedPageBreak/>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w:t>
      </w:r>
      <w:r>
        <w:rPr>
          <w:noProof/>
        </w:rPr>
        <w:drawing>
          <wp:anchor distT="0" distB="0" distL="114300" distR="114300" simplePos="0" relativeHeight="251858944" behindDoc="0" locked="0" layoutInCell="1" allowOverlap="1" wp14:anchorId="2F912F48" wp14:editId="7708D921">
            <wp:simplePos x="0" y="0"/>
            <wp:positionH relativeFrom="column">
              <wp:posOffset>11430</wp:posOffset>
            </wp:positionH>
            <wp:positionV relativeFrom="paragraph">
              <wp:posOffset>1003935</wp:posOffset>
            </wp:positionV>
            <wp:extent cx="5274310"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9">
                      <a:extLst>
                        <a:ext uri="{28A0092B-C50C-407E-A947-70E740481C1C}">
                          <a14:useLocalDpi xmlns:a14="http://schemas.microsoft.com/office/drawing/2010/main" val="0"/>
                        </a:ext>
                      </a:extLst>
                    </a:blip>
                    <a:srcRect t="3495" b="5757"/>
                    <a:stretch/>
                  </pic:blipFill>
                  <pic:spPr bwMode="auto">
                    <a:xfrm>
                      <a:off x="0" y="0"/>
                      <a:ext cx="5274310"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态将提示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77777777" w:rsidR="00F06F4B" w:rsidRPr="00636514" w:rsidRDefault="00F06F4B" w:rsidP="000B1AA4">
      <w:pPr>
        <w:pStyle w:val="2"/>
      </w:pPr>
      <w:bookmarkStart w:id="462" w:name="_Toc492673780"/>
      <w:bookmarkStart w:id="463" w:name="_Toc495310008"/>
      <w:r w:rsidRPr="00636514">
        <w:rPr>
          <w:rFonts w:hint="eastAsia"/>
          <w:lang w:eastAsia="zh-CN"/>
        </w:rPr>
        <w:t>5</w:t>
      </w:r>
      <w:r w:rsidRPr="00636514">
        <w:t xml:space="preserve">.5 </w:t>
      </w:r>
      <w:r w:rsidRPr="00636514">
        <w:t>运营商模块实现</w:t>
      </w:r>
      <w:bookmarkEnd w:id="462"/>
      <w:bookmarkEnd w:id="463"/>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0A1027AA" w:rsidR="00F06F4B" w:rsidRDefault="00F06F4B" w:rsidP="00964AD1">
      <w:pPr>
        <w:ind w:firstLine="480"/>
      </w:pPr>
      <w:r>
        <w:rPr>
          <w:noProof/>
        </w:rPr>
        <w:drawing>
          <wp:anchor distT="0" distB="0" distL="114300" distR="114300" simplePos="0" relativeHeight="251859968" behindDoc="0" locked="0" layoutInCell="1" allowOverlap="1" wp14:anchorId="6CFE8911" wp14:editId="0A92793B">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50">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。管理员对自动售货机进行添加、修改、删除、查询，管理售货机货道信息，将售货机分配给操作员进行管理。运营商超级管理员时序图如图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30B802E8" w:rsidR="00F06F4B" w:rsidRPr="00636514" w:rsidRDefault="00F06F4B" w:rsidP="000B1AA4">
      <w:pPr>
        <w:ind w:firstLine="480"/>
      </w:pPr>
      <w:r w:rsidRPr="00636514">
        <w:rPr>
          <w:rFonts w:hint="eastAsia"/>
        </w:rPr>
        <w:t>操作员输入登录信息后调用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w:t>
      </w:r>
      <w:r w:rsidRPr="00636514">
        <w:rPr>
          <w:rFonts w:hint="eastAsia"/>
        </w:rPr>
        <w:lastRenderedPageBreak/>
        <w:t>用户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。管理员更新货道信息时，货道上增加的商品数量在个人库存中会相应的减少。售货机终端新增了移动支付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47E7D054">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51">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74B617DF"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Pr="00636514">
        <w:rPr>
          <w:rFonts w:hint="eastAsia"/>
        </w:rPr>
        <w:lastRenderedPageBreak/>
        <w:t>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进行商品的添加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noProof/>
        </w:rPr>
        <w:drawing>
          <wp:anchor distT="0" distB="0" distL="114300" distR="114300" simplePos="0" relativeHeight="251862016" behindDoc="0" locked="0" layoutInCell="1" allowOverlap="1" wp14:anchorId="4F5971B1" wp14:editId="6B6BB9F4">
            <wp:simplePos x="0" y="0"/>
            <wp:positionH relativeFrom="column">
              <wp:posOffset>400050</wp:posOffset>
            </wp:positionH>
            <wp:positionV relativeFrom="paragraph">
              <wp:posOffset>1943735</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2">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更新。</w:t>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2FA59349"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5BA1BD6F">
            <wp:simplePos x="0" y="0"/>
            <wp:positionH relativeFrom="column">
              <wp:posOffset>438150</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3">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121A32ED" w:rsidR="00F06F4B" w:rsidRPr="00636514" w:rsidRDefault="00F06F4B" w:rsidP="000B1AA4">
      <w:pPr>
        <w:pStyle w:val="2"/>
      </w:pPr>
      <w:bookmarkStart w:id="464" w:name="_Toc492673781"/>
      <w:bookmarkStart w:id="465" w:name="_Toc495310009"/>
      <w:r w:rsidRPr="00636514">
        <w:rPr>
          <w:rFonts w:hint="eastAsia"/>
          <w:lang w:eastAsia="zh-CN"/>
        </w:rPr>
        <w:t>5</w:t>
      </w:r>
      <w:r w:rsidRPr="00636514">
        <w:rPr>
          <w:rFonts w:hint="eastAsia"/>
        </w:rPr>
        <w:t>.6</w:t>
      </w:r>
      <w:r w:rsidRPr="00636514">
        <w:t xml:space="preserve"> </w:t>
      </w:r>
      <w:bookmarkEnd w:id="464"/>
      <w:r w:rsidRPr="00636514">
        <w:rPr>
          <w:rFonts w:hint="eastAsia"/>
        </w:rPr>
        <w:t>文件服务器</w:t>
      </w:r>
      <w:bookmarkEnd w:id="465"/>
    </w:p>
    <w:p w14:paraId="2A41A91D" w14:textId="45F98FF8" w:rsidR="00F06F4B" w:rsidRPr="00636514" w:rsidRDefault="00F06F4B"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0C4DA846"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地址访问文件服务器下的内容。</w:t>
      </w:r>
    </w:p>
    <w:p w14:paraId="7879A533" w14:textId="77777777" w:rsidR="00F06F4B" w:rsidRPr="00636514" w:rsidRDefault="00F06F4B" w:rsidP="006C24CD">
      <w:pPr>
        <w:pStyle w:val="1"/>
        <w:ind w:left="240"/>
      </w:pPr>
      <w:r w:rsidRPr="00636514">
        <w:br w:type="page"/>
      </w:r>
      <w:bookmarkStart w:id="466" w:name="_Toc492673782"/>
      <w:bookmarkStart w:id="467" w:name="_Toc495310010"/>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466"/>
      <w:bookmarkEnd w:id="467"/>
      <w:r w:rsidRPr="00636514">
        <w:rPr>
          <w:rFonts w:hint="eastAsia"/>
        </w:rPr>
        <w:t xml:space="preserve"> </w:t>
      </w:r>
    </w:p>
    <w:p w14:paraId="6DC3829F" w14:textId="77777777" w:rsidR="00F06F4B" w:rsidRPr="00636514" w:rsidRDefault="00F06F4B"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，客户端分为两种，一种为供运营商使用的操作员客户端，另一种为供自动售货机使用的销售终端。终端系统使用</w:t>
      </w:r>
      <w:r w:rsidRPr="00636514">
        <w:rPr>
          <w:rFonts w:hint="eastAsia"/>
        </w:rPr>
        <w:t>Android</w:t>
      </w:r>
      <w:r w:rsidRPr="00636514">
        <w:rPr>
          <w:rFonts w:hint="eastAsia"/>
        </w:rPr>
        <w:t>进行开发，后台管理系统为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468" w:name="_Toc492673783"/>
      <w:bookmarkStart w:id="469" w:name="_Toc495310011"/>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468"/>
      <w:bookmarkEnd w:id="469"/>
      <w:r w:rsidRPr="00636514">
        <w:rPr>
          <w:rFonts w:hint="eastAsia"/>
        </w:rPr>
        <w:t xml:space="preserve">  </w:t>
      </w:r>
    </w:p>
    <w:p w14:paraId="6F51B1A7" w14:textId="61982EBF"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在用户的信息、密码、支付信息等敏感信息。</w:t>
      </w:r>
    </w:p>
    <w:p w14:paraId="2C193C6C" w14:textId="675CD61F"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传输过程中即使密文被截获，获取这也不能对信息进行解密，</w:t>
      </w:r>
      <w:r w:rsidRPr="00636514">
        <w:rPr>
          <w:rFonts w:hint="eastAsia"/>
        </w:rPr>
        <w:t>主要对用户的密码进行加密</w:t>
      </w:r>
      <w:r w:rsidR="004E11C9">
        <w:rPr>
          <w:rStyle w:val="af9"/>
        </w:rPr>
        <w:t>[</w:t>
      </w:r>
      <w:r w:rsidR="004E11C9" w:rsidRPr="00636514">
        <w:rPr>
          <w:rStyle w:val="af9"/>
        </w:rPr>
        <w:endnoteReference w:id="37"/>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38"/>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77777777" w:rsidR="00F06F4B" w:rsidRPr="00636514" w:rsidRDefault="00F06F4B" w:rsidP="003C3349">
      <w:pPr>
        <w:pStyle w:val="2"/>
      </w:pPr>
      <w:bookmarkStart w:id="470" w:name="_Toc492673784"/>
      <w:bookmarkStart w:id="471" w:name="_Toc495310012"/>
      <w:r w:rsidRPr="00636514">
        <w:rPr>
          <w:rFonts w:hint="eastAsia"/>
          <w:lang w:eastAsia="zh-CN"/>
        </w:rPr>
        <w:t>6</w:t>
      </w:r>
      <w:r w:rsidRPr="00636514">
        <w:t xml:space="preserve">.2 </w:t>
      </w:r>
      <w:r w:rsidRPr="00636514">
        <w:t>操作员客户端实现</w:t>
      </w:r>
      <w:bookmarkEnd w:id="470"/>
      <w:bookmarkEnd w:id="471"/>
    </w:p>
    <w:p w14:paraId="5F0CBAA6" w14:textId="6A2C9501" w:rsidR="00F06F4B" w:rsidRPr="00636514" w:rsidRDefault="00F06F4B" w:rsidP="003C3349">
      <w:pPr>
        <w:ind w:firstLine="480"/>
      </w:pPr>
      <w:r w:rsidRPr="00636514">
        <w:rPr>
          <w:rFonts w:hint="eastAsia"/>
        </w:rPr>
        <w:t>操作员客户端和后台服务之间通过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Pr>
          <w:rFonts w:hint="eastAsia"/>
        </w:rPr>
        <w:t>client</w:t>
      </w:r>
      <w:r w:rsidRPr="00636514">
        <w:rPr>
          <w:rFonts w:hint="eastAsia"/>
        </w:rPr>
        <w:t>的控制接口，请求结束后返回一个通过</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，所有的耗时操作都放置在线程中，防止程序崩溃。</w:t>
      </w:r>
    </w:p>
    <w:p w14:paraId="06616D7E" w14:textId="2784D0FF"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004E11C9">
        <w:rPr>
          <w:rStyle w:val="af9"/>
        </w:rPr>
        <w:t>[</w:t>
      </w:r>
      <w:r w:rsidR="004E11C9" w:rsidRPr="00636514">
        <w:rPr>
          <w:rStyle w:val="af9"/>
        </w:rPr>
        <w:endnoteReference w:id="39"/>
      </w:r>
      <w:r w:rsidR="004E11C9">
        <w:rPr>
          <w:rStyle w:val="af9"/>
        </w:rPr>
        <w:t>]</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77777777" w:rsidR="00F06F4B" w:rsidRPr="00636514" w:rsidRDefault="00F06F4B"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4">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6D78A569" w:rsidR="00F06F4B" w:rsidRPr="00636514" w:rsidRDefault="00F06F4B" w:rsidP="003C3349">
      <w:pPr>
        <w:pStyle w:val="2"/>
      </w:pPr>
      <w:bookmarkStart w:id="472" w:name="_Toc492673785"/>
      <w:bookmarkStart w:id="473" w:name="_Toc495310013"/>
      <w:r w:rsidRPr="00636514">
        <w:rPr>
          <w:rFonts w:hint="eastAsia"/>
          <w:lang w:eastAsia="zh-CN"/>
        </w:rPr>
        <w:t>6</w:t>
      </w:r>
      <w:r w:rsidRPr="00636514">
        <w:t xml:space="preserve">.3 </w:t>
      </w:r>
      <w:r w:rsidRPr="00636514">
        <w:rPr>
          <w:rFonts w:hint="eastAsia"/>
        </w:rPr>
        <w:t>售货机终端实现</w:t>
      </w:r>
      <w:bookmarkEnd w:id="472"/>
      <w:bookmarkEnd w:id="473"/>
    </w:p>
    <w:p w14:paraId="043FEA4E" w14:textId="7F0C46C0" w:rsidR="00F06F4B" w:rsidRPr="00636514" w:rsidRDefault="00F06F4B" w:rsidP="00AD581F">
      <w:pPr>
        <w:pStyle w:val="afe"/>
        <w:numPr>
          <w:ilvl w:val="0"/>
          <w:numId w:val="22"/>
        </w:numPr>
        <w:ind w:firstLineChars="0"/>
      </w:pPr>
      <w:bookmarkStart w:id="474" w:name="_Toc492673786"/>
      <w:r w:rsidRPr="00636514">
        <w:rPr>
          <w:rFonts w:hint="eastAsia"/>
        </w:rPr>
        <w:t>购物流程的实现</w:t>
      </w:r>
      <w:bookmarkEnd w:id="474"/>
    </w:p>
    <w:p w14:paraId="230C5CBF" w14:textId="4C8FE824" w:rsidR="003C3349" w:rsidRPr="00636514" w:rsidRDefault="00F06F4B" w:rsidP="003C3349">
      <w:pPr>
        <w:ind w:firstLine="480"/>
      </w:pPr>
      <w:r w:rsidRPr="00636514">
        <w:t>自动售货机终端主要完成购物流程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sidR="004E11C9">
        <w:rPr>
          <w:rStyle w:val="af9"/>
        </w:rPr>
        <w:t>[</w:t>
      </w:r>
      <w:r w:rsidR="004E11C9" w:rsidRPr="00636514">
        <w:rPr>
          <w:rStyle w:val="af9"/>
        </w:rPr>
        <w:endnoteReference w:id="40"/>
      </w:r>
      <w:r w:rsidR="004E11C9">
        <w:rPr>
          <w:rStyle w:val="af9"/>
        </w:rPr>
        <w:t>]</w:t>
      </w:r>
      <w:r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21DAE2BB"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5">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3C3349" w:rsidRPr="00636514">
        <w:t>自动售货机终端时序图</w:t>
      </w:r>
      <w:r w:rsidR="007912B8" w:rsidRPr="00636514">
        <w:rPr>
          <w:rFonts w:hint="eastAsia"/>
        </w:rPr>
        <w:t>。</w:t>
      </w:r>
    </w:p>
    <w:p w14:paraId="645D7619" w14:textId="4CCA95C3" w:rsidR="00A85E09" w:rsidRPr="00925D14" w:rsidRDefault="00A85E09" w:rsidP="00925D14">
      <w:pPr>
        <w:pStyle w:val="aff0"/>
      </w:pPr>
      <w:r w:rsidRPr="00925D14">
        <w:rPr>
          <w:rFonts w:hint="eastAsia"/>
        </w:rPr>
        <w:t>图</w:t>
      </w:r>
      <w:r w:rsidRPr="00925D14">
        <w:rPr>
          <w:rFonts w:hint="eastAsia"/>
        </w:rPr>
        <w:t>6-</w:t>
      </w:r>
      <w:r w:rsidRPr="00925D14">
        <w:t xml:space="preserve">2  </w:t>
      </w:r>
      <w:r w:rsidRPr="00925D14">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6"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0DD7D60E" w:rsidR="003C3349" w:rsidRPr="00636514" w:rsidRDefault="003C3349" w:rsidP="003C3349">
      <w:pPr>
        <w:ind w:firstLine="480"/>
      </w:pPr>
      <w:r w:rsidRPr="00636514">
        <w:rPr>
          <w:rFonts w:hint="eastAsia"/>
        </w:rPr>
        <w:t>自动售货机终端除进行商品的销售外还可以提供广告</w:t>
      </w:r>
      <w:r w:rsidR="003A7FBB">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605F3B1E" w14:textId="55AF5809"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7">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4F3D0D7B" w:rsidR="00456DC5" w:rsidRPr="00636514" w:rsidRDefault="003C3349" w:rsidP="003C3349">
      <w:pPr>
        <w:ind w:firstLine="480"/>
      </w:pPr>
      <w:r w:rsidRPr="00636514">
        <w:rPr>
          <w:rFonts w:hint="eastAsia"/>
        </w:rPr>
        <w:t>售货机终端系统的主要为消费者提供一个选购和交易的页面，交易完成后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475" w:name="_Toc492673787"/>
      <w:r w:rsidRPr="00636514">
        <w:rPr>
          <w:rFonts w:hint="eastAsia"/>
        </w:rPr>
        <w:t>串口通信实现</w:t>
      </w:r>
      <w:bookmarkEnd w:id="475"/>
    </w:p>
    <w:p w14:paraId="7EC1219D" w14:textId="174E9C80"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476" w:name="_Toc492673788"/>
      <w:r w:rsidRPr="00636514">
        <w:rPr>
          <w:rFonts w:hint="eastAsia"/>
        </w:rPr>
        <w:t>移动支付功能实现</w:t>
      </w:r>
      <w:bookmarkEnd w:id="476"/>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5A2AE351" w:rsidR="00346A28" w:rsidRDefault="00B05486" w:rsidP="00B05486">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w:t>
      </w:r>
      <w:r w:rsidRPr="00636514">
        <w:rPr>
          <w:rFonts w:hint="eastAsia"/>
        </w:rPr>
        <w:lastRenderedPageBreak/>
        <w:t>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3B6E8A">
        <w:rPr>
          <w:noProof/>
        </w:rPr>
        <w:drawing>
          <wp:anchor distT="0" distB="0" distL="114300" distR="114300" simplePos="0" relativeHeight="251778048" behindDoc="0" locked="0" layoutInCell="1" allowOverlap="1" wp14:anchorId="496F0AF9" wp14:editId="12AF56C0">
            <wp:simplePos x="0" y="0"/>
            <wp:positionH relativeFrom="column">
              <wp:posOffset>779780</wp:posOffset>
            </wp:positionH>
            <wp:positionV relativeFrom="paragraph">
              <wp:posOffset>3562985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9">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w:t>
      </w:r>
      <w:r w:rsidR="003C3349" w:rsidRPr="00636514">
        <w:rPr>
          <w:rFonts w:hint="eastAsia"/>
        </w:rPr>
        <w:lastRenderedPageBreak/>
        <w:t>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2FE71400" w:rsidR="00C60C93" w:rsidRDefault="003C3349" w:rsidP="003C3349">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w:t>
      </w:r>
      <w:r w:rsidRPr="00636514">
        <w:rPr>
          <w:rFonts w:hint="eastAsia"/>
        </w:rPr>
        <w:lastRenderedPageBreak/>
        <w:t>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w:t>
      </w:r>
      <w:r w:rsidR="009716BC" w:rsidRPr="00636514">
        <w:rPr>
          <w:rFonts w:hint="eastAsia"/>
        </w:rPr>
        <w:lastRenderedPageBreak/>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477" w:name="_Toc492673789"/>
      <w:r w:rsidRPr="00534659">
        <w:t>应用版本更新</w:t>
      </w:r>
      <w:bookmarkEnd w:id="477"/>
    </w:p>
    <w:p w14:paraId="65090C52" w14:textId="127A4B43" w:rsidR="003C3349" w:rsidRPr="00636514" w:rsidRDefault="003C3349" w:rsidP="003C3349">
      <w:pPr>
        <w:ind w:firstLine="480"/>
      </w:pPr>
      <w:r w:rsidRPr="00636514">
        <w:t>售货机</w:t>
      </w:r>
      <w:r w:rsidR="00BA3EE1">
        <w:rPr>
          <w:rFonts w:hint="eastAsia"/>
        </w:rPr>
        <w:t>终端</w:t>
      </w:r>
      <w:r w:rsidRPr="00636514">
        <w:t>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不可能由操作员逐个手动检测软件版本和更新软件，因此售货机终端的更新检测采用静默更新和安装。</w:t>
      </w:r>
    </w:p>
    <w:p w14:paraId="272A7F68" w14:textId="1F058C29"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对售货机终端进行检测更新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478" w:name="_Toc492673790"/>
      <w:bookmarkStart w:id="479" w:name="_Toc495310014"/>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478"/>
      <w:bookmarkEnd w:id="479"/>
    </w:p>
    <w:p w14:paraId="7C1DC207" w14:textId="1E326ADA" w:rsidR="008111E2" w:rsidRPr="00636514" w:rsidRDefault="00660703" w:rsidP="002F4A54">
      <w:pPr>
        <w:ind w:firstLine="480"/>
      </w:pPr>
      <w:r w:rsidRPr="00636514">
        <w:rPr>
          <w:rFonts w:hint="eastAsia"/>
        </w:rPr>
        <w:t>本文描述了</w:t>
      </w:r>
      <w:bookmarkStart w:id="480"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将单一的售货机管理系统转变为可共用的售货机管理云平台。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5806FDE0"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2D3AE3B0"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3E7553FA"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BC0BD9" w:rsidRPr="00636514">
        <w:rPr>
          <w:rFonts w:hint="eastAsia"/>
        </w:rPr>
        <w:t>推广还需加大工作力度和用户调研，以保证能够将系统进一步优化，以供不同种类的商家使用。</w:t>
      </w:r>
      <w:r w:rsidR="00064320">
        <w:rPr>
          <w:rFonts w:hint="eastAsia"/>
        </w:rPr>
        <w:t>以后的研究工作中需要进一步研究的内容有：首先是多租户模型的改进，在数据隔离和数据安全上可进一步加强；其次是</w:t>
      </w:r>
      <w:r w:rsidR="000E37C8">
        <w:rPr>
          <w:rFonts w:hint="eastAsia"/>
        </w:rPr>
        <w:t>平台系统的推广，</w:t>
      </w:r>
      <w:r w:rsidR="007F32AA">
        <w:rPr>
          <w:rFonts w:hint="eastAsia"/>
        </w:rPr>
        <w:t>系统不仅需要供当前厂家的合作运营商使用，还可为其他运营商提供服务。</w:t>
      </w:r>
    </w:p>
    <w:bookmarkEnd w:id="480"/>
    <w:p w14:paraId="6380E774" w14:textId="77777777" w:rsidR="009310F4" w:rsidRPr="00636514" w:rsidRDefault="0055124F" w:rsidP="00042A16">
      <w:pPr>
        <w:pStyle w:val="1"/>
        <w:ind w:leftChars="0" w:left="0"/>
      </w:pPr>
      <w:r w:rsidRPr="00636514">
        <w:br w:type="page"/>
      </w:r>
      <w:bookmarkStart w:id="481" w:name="_Toc492673791"/>
      <w:bookmarkStart w:id="482" w:name="_Toc495310015"/>
      <w:r w:rsidR="009310F4" w:rsidRPr="00636514">
        <w:lastRenderedPageBreak/>
        <w:t>致谢</w:t>
      </w:r>
      <w:bookmarkEnd w:id="481"/>
      <w:bookmarkEnd w:id="482"/>
    </w:p>
    <w:p w14:paraId="633C2AA6" w14:textId="74638645" w:rsidR="006F1186" w:rsidRPr="00636514" w:rsidRDefault="006F1186" w:rsidP="006F1186">
      <w:pPr>
        <w:ind w:firstLine="480"/>
      </w:pPr>
      <w:r w:rsidRPr="00636514">
        <w:t>时光飞逝</w:t>
      </w:r>
      <w:r w:rsidRPr="00636514">
        <w:rPr>
          <w:rFonts w:hint="eastAsia"/>
        </w:rPr>
        <w:t>，</w:t>
      </w:r>
      <w:r w:rsidRPr="00636514">
        <w:t>两年半的研究生生涯即将结束</w:t>
      </w:r>
      <w:r w:rsidR="00040018">
        <w:rPr>
          <w:rFonts w:hint="eastAsia"/>
        </w:rPr>
        <w:t>。借此机会，我要感谢在这个两年半的研究生生活中给予我帮助的老师和</w:t>
      </w:r>
      <w:r w:rsidR="00BE1364" w:rsidRPr="00636514">
        <w:rPr>
          <w:rFonts w:hint="eastAsia"/>
        </w:rPr>
        <w:t>同学，感谢华东师范大学为我提供了优良的学习环境，感谢我的父母对于我学业的支持。</w:t>
      </w:r>
    </w:p>
    <w:p w14:paraId="163D1685" w14:textId="6F6C659A"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FF40B1">
        <w:rPr>
          <w:rFonts w:hint="eastAsia"/>
        </w:rPr>
        <w:t>思路</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3D2B9631"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DE60E6">
        <w:rPr>
          <w:rFonts w:hint="eastAsia"/>
        </w:rPr>
        <w:t>以及论文的</w:t>
      </w:r>
      <w:r w:rsidR="00731780">
        <w:rPr>
          <w:rFonts w:hint="eastAsia"/>
        </w:rPr>
        <w:t>修订</w:t>
      </w:r>
      <w:r w:rsidRPr="00636514">
        <w:rPr>
          <w:rFonts w:hint="eastAsia"/>
        </w:rPr>
        <w:t>，</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483" w:name="_Toc495310016"/>
      <w:r>
        <w:lastRenderedPageBreak/>
        <w:t>参考文献</w:t>
      </w:r>
      <w:bookmarkEnd w:id="483"/>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iley Ren" w:date="2017-10-09T11:32:00Z" w:initials="MR">
    <w:p w14:paraId="4A0296F9" w14:textId="5EFF8A03" w:rsidR="006646D3" w:rsidRDefault="006646D3">
      <w:pPr>
        <w:pStyle w:val="ab"/>
        <w:ind w:firstLine="420"/>
      </w:pPr>
      <w:r>
        <w:rPr>
          <w:rStyle w:val="aa"/>
        </w:rPr>
        <w:annotationRef/>
      </w:r>
      <w:r>
        <w:t>修改</w:t>
      </w:r>
    </w:p>
  </w:comment>
  <w:comment w:id="63" w:author="Miley Ren" w:date="2017-10-09T11:37:00Z" w:initials="MR">
    <w:p w14:paraId="0E5B86D0" w14:textId="38BB4721" w:rsidR="00E44389" w:rsidRDefault="00E44389">
      <w:pPr>
        <w:pStyle w:val="ab"/>
        <w:ind w:firstLine="420"/>
      </w:pPr>
      <w:r>
        <w:rPr>
          <w:rStyle w:val="aa"/>
        </w:rPr>
        <w:annotationRef/>
      </w:r>
      <w:r>
        <w:t>设计方案和后文中系统要明确关联起来</w:t>
      </w:r>
    </w:p>
  </w:comment>
  <w:comment w:id="69" w:author="Miley Ren" w:date="2017-10-09T11:33:00Z" w:initials="MR">
    <w:p w14:paraId="1F9FF471" w14:textId="77777777" w:rsidR="006646D3" w:rsidRDefault="006646D3">
      <w:pPr>
        <w:pStyle w:val="ab"/>
        <w:ind w:firstLine="420"/>
        <w:rPr>
          <w:lang w:eastAsia="zh-CN"/>
        </w:rPr>
      </w:pPr>
      <w:r>
        <w:rPr>
          <w:rStyle w:val="aa"/>
        </w:rPr>
        <w:annotationRef/>
      </w:r>
      <w:r>
        <w:t>平台为哪些用户提供服务</w:t>
      </w:r>
      <w:r w:rsidR="00B43B3D">
        <w:rPr>
          <w:rFonts w:hint="eastAsia"/>
          <w:lang w:eastAsia="zh-CN"/>
        </w:rPr>
        <w:t>，</w:t>
      </w:r>
      <w:r w:rsidR="00B43B3D">
        <w:t>不用单独写一种租户类型</w:t>
      </w:r>
      <w:r>
        <w:rPr>
          <w:rFonts w:hint="eastAsia"/>
          <w:lang w:eastAsia="zh-CN"/>
        </w:rPr>
        <w:t>，</w:t>
      </w:r>
      <w:r>
        <w:t>可为运营商提供服务</w:t>
      </w:r>
      <w:r>
        <w:rPr>
          <w:rFonts w:hint="eastAsia"/>
          <w:lang w:eastAsia="zh-CN"/>
        </w:rPr>
        <w:t>，</w:t>
      </w:r>
      <w:r>
        <w:t>包括什么功能</w:t>
      </w:r>
      <w:r>
        <w:rPr>
          <w:rFonts w:hint="eastAsia"/>
          <w:lang w:eastAsia="zh-CN"/>
        </w:rPr>
        <w:t>，</w:t>
      </w:r>
    </w:p>
    <w:p w14:paraId="5671524A" w14:textId="77777777" w:rsidR="006663CB" w:rsidRDefault="006663CB">
      <w:pPr>
        <w:pStyle w:val="ab"/>
        <w:ind w:firstLine="480"/>
        <w:rPr>
          <w:lang w:eastAsia="zh-CN"/>
        </w:rPr>
      </w:pPr>
    </w:p>
    <w:p w14:paraId="268E05D7" w14:textId="77777777" w:rsidR="006663CB" w:rsidRDefault="006663CB">
      <w:pPr>
        <w:pStyle w:val="ab"/>
        <w:ind w:firstLine="480"/>
        <w:rPr>
          <w:lang w:eastAsia="zh-CN"/>
        </w:rPr>
      </w:pPr>
      <w:r>
        <w:rPr>
          <w:lang w:eastAsia="zh-CN"/>
        </w:rPr>
        <w:t>两类用户</w:t>
      </w:r>
      <w:r>
        <w:rPr>
          <w:rFonts w:hint="eastAsia"/>
          <w:lang w:eastAsia="zh-CN"/>
        </w:rPr>
        <w:t>：</w:t>
      </w:r>
      <w:r>
        <w:rPr>
          <w:lang w:eastAsia="zh-CN"/>
        </w:rPr>
        <w:t>运营商</w:t>
      </w:r>
      <w:r>
        <w:rPr>
          <w:rFonts w:hint="eastAsia"/>
          <w:lang w:eastAsia="zh-CN"/>
        </w:rPr>
        <w:t>（租户</w:t>
      </w:r>
      <w:r w:rsidR="00087E1F">
        <w:rPr>
          <w:rFonts w:hint="eastAsia"/>
          <w:lang w:eastAsia="zh-CN"/>
        </w:rPr>
        <w:t>，普通用户</w:t>
      </w:r>
      <w:r>
        <w:rPr>
          <w:rFonts w:hint="eastAsia"/>
          <w:lang w:eastAsia="zh-CN"/>
        </w:rPr>
        <w:t>）</w:t>
      </w:r>
      <w:r>
        <w:rPr>
          <w:lang w:eastAsia="zh-CN"/>
        </w:rPr>
        <w:t>和平台管理者</w:t>
      </w:r>
      <w:r w:rsidR="00087E1F">
        <w:rPr>
          <w:rFonts w:hint="eastAsia"/>
          <w:lang w:eastAsia="zh-CN"/>
        </w:rPr>
        <w:t>（</w:t>
      </w:r>
      <w:r w:rsidR="00863561">
        <w:rPr>
          <w:rFonts w:hint="eastAsia"/>
          <w:lang w:eastAsia="zh-CN"/>
        </w:rPr>
        <w:t>包括厂商</w:t>
      </w:r>
      <w:r w:rsidR="00087E1F">
        <w:rPr>
          <w:rFonts w:hint="eastAsia"/>
          <w:lang w:eastAsia="zh-CN"/>
        </w:rPr>
        <w:t>）</w:t>
      </w:r>
    </w:p>
    <w:p w14:paraId="3182D130" w14:textId="77777777" w:rsidR="00863561" w:rsidRDefault="00863561">
      <w:pPr>
        <w:pStyle w:val="ab"/>
        <w:ind w:firstLine="480"/>
        <w:rPr>
          <w:lang w:eastAsia="zh-CN"/>
        </w:rPr>
      </w:pPr>
    </w:p>
    <w:p w14:paraId="0C5E6E42" w14:textId="5ED3A315" w:rsidR="00863561" w:rsidRPr="00863561" w:rsidRDefault="00863561">
      <w:pPr>
        <w:pStyle w:val="ab"/>
        <w:ind w:firstLine="480"/>
        <w:rPr>
          <w:lang w:eastAsia="zh-CN"/>
        </w:rPr>
      </w:pPr>
      <w:r>
        <w:rPr>
          <w:lang w:eastAsia="zh-CN"/>
        </w:rPr>
        <w:t>平台面向运营商提供哪些功能</w:t>
      </w:r>
      <w:r>
        <w:rPr>
          <w:rFonts w:hint="eastAsia"/>
          <w:lang w:eastAsia="zh-CN"/>
        </w:rPr>
        <w:t>，</w:t>
      </w:r>
      <w:r>
        <w:rPr>
          <w:lang w:eastAsia="zh-CN"/>
        </w:rPr>
        <w:t>管理本身包括哪些功能</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0296F9" w15:done="0"/>
  <w15:commentEx w15:paraId="0E5B86D0" w15:done="0"/>
  <w15:commentEx w15:paraId="0C5E6E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35B131" w14:textId="77777777" w:rsidR="00242601" w:rsidRPr="005B5109" w:rsidRDefault="00242601" w:rsidP="005B5109">
      <w:pPr>
        <w:pStyle w:val="a6"/>
        <w:ind w:firstLineChars="0" w:firstLine="0"/>
      </w:pPr>
    </w:p>
  </w:endnote>
  <w:endnote w:type="continuationSeparator" w:id="0">
    <w:p w14:paraId="12BC0C1A" w14:textId="77777777" w:rsidR="00242601" w:rsidRPr="005651D7" w:rsidRDefault="00242601" w:rsidP="005651D7">
      <w:pPr>
        <w:pStyle w:val="a6"/>
        <w:ind w:firstLineChars="0" w:firstLine="0"/>
      </w:pPr>
    </w:p>
  </w:endnote>
  <w:endnote w:type="continuationNotice" w:id="1">
    <w:p w14:paraId="66DB414C" w14:textId="77777777" w:rsidR="00242601" w:rsidRPr="00632ABF" w:rsidRDefault="00242601" w:rsidP="005651D7">
      <w:pPr>
        <w:pStyle w:val="a6"/>
        <w:ind w:firstLineChars="0" w:firstLine="0"/>
      </w:pPr>
    </w:p>
  </w:endnote>
  <w:endnote w:id="2">
    <w:p w14:paraId="22BD2F37" w14:textId="2DA08848"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3A1FF401" w14:textId="7BA4C18F"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白丽. 自动售货机:第三次零售业革命[J]. 电子商务, 2005(3):64-66.</w:t>
      </w:r>
    </w:p>
  </w:endnote>
  <w:endnote w:id="4">
    <w:p w14:paraId="34B753AF" w14:textId="0626B7A7"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5">
    <w:p w14:paraId="3F222373" w14:textId="28AE2B77"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6">
    <w:p w14:paraId="3ECD0A80" w14:textId="087E94F1"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詹昌平, 金瓯. 基于移动支付的自动售货机[J]. 现代电子技术, 2004, 27(17):38-40.</w:t>
      </w:r>
    </w:p>
  </w:endnote>
  <w:endnote w:id="7">
    <w:p w14:paraId="1F60C11B" w14:textId="0DCEE3C9"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张书利. 4G环境下的移动电子商务模式研究和创新[D]. 山东师范大学, 2014.</w:t>
      </w:r>
    </w:p>
  </w:endnote>
  <w:endnote w:id="8">
    <w:p w14:paraId="50C3896F" w14:textId="55B25430"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陈荆花, 王洁. 浅析手机二维码在物联网中的应用及发展[J]. 电信科学, 2010, 26(4):39-43.</w:t>
      </w:r>
    </w:p>
  </w:endnote>
  <w:endnote w:id="9">
    <w:p w14:paraId="09364290" w14:textId="5F852EF9" w:rsidR="004E11C9" w:rsidRPr="004B1D41" w:rsidRDefault="004E11C9"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Cusumano M. Cloud computing and SaaS as new computing platforms[M]. ACM, 2010.</w:t>
      </w:r>
    </w:p>
  </w:endnote>
  <w:endnote w:id="10">
    <w:p w14:paraId="0FAA810C" w14:textId="7D833711"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1">
    <w:p w14:paraId="5BCE140F" w14:textId="466B3412"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2">
    <w:p w14:paraId="77813B34" w14:textId="7FC072A3"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3">
    <w:p w14:paraId="6E42C53E" w14:textId="77CC4A02"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4">
    <w:p w14:paraId="2A645F5D" w14:textId="37085517"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15">
    <w:p w14:paraId="5B6DD714" w14:textId="18FFE2F7"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16">
    <w:p w14:paraId="38CCCC00" w14:textId="686A246F"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17">
    <w:p w14:paraId="08AB0EB0" w14:textId="04ACE07E"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18">
    <w:p w14:paraId="275CD4AF" w14:textId="63B258D8"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19">
    <w:p w14:paraId="57FCC6A8" w14:textId="02EF06D2"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0">
    <w:p w14:paraId="32DC91D3" w14:textId="1AC83314"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1">
    <w:p w14:paraId="04E614FC" w14:textId="7BDDF282"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2">
    <w:p w14:paraId="596823CC" w14:textId="5E6A6D27"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3">
    <w:p w14:paraId="2198DB97" w14:textId="0E6276A4"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24">
    <w:p w14:paraId="70DEA6FE" w14:textId="0DFA72E2"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25">
    <w:p w14:paraId="4EDD4E65" w14:textId="0FBBB12F"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第一行代码M]. 人民邮电出版社, 2014.</w:t>
      </w:r>
    </w:p>
  </w:endnote>
  <w:endnote w:id="26">
    <w:p w14:paraId="1A4C45C4" w14:textId="0B89CDCE"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27">
    <w:p w14:paraId="38CE9736" w14:textId="5BF1E064"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28">
    <w:p w14:paraId="576AE019" w14:textId="668D9118"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29">
    <w:p w14:paraId="4614C0FF" w14:textId="313139FB"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赖均. 软件工程[M]. 清华大学出版社, 2016.</w:t>
      </w:r>
    </w:p>
  </w:endnote>
  <w:endnote w:id="30">
    <w:p w14:paraId="6BC52814" w14:textId="77777777" w:rsidR="004A796C" w:rsidRPr="004B1D41" w:rsidRDefault="004A796C" w:rsidP="004A796C">
      <w:pPr>
        <w:spacing w:line="276" w:lineRule="auto"/>
        <w:ind w:firstLineChars="0" w:firstLine="0"/>
        <w:rPr>
          <w:ins w:id="172" w:author="Miley Ren" w:date="2017-10-09T16:34:00Z"/>
          <w:rFonts w:asciiTheme="minorEastAsia" w:hAnsiTheme="minorEastAsia"/>
          <w:szCs w:val="24"/>
        </w:rPr>
      </w:pPr>
      <w:ins w:id="173" w:author="Miley Ren" w:date="2017-10-09T16:34:00Z">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ins>
    </w:p>
  </w:endnote>
  <w:endnote w:id="31">
    <w:p w14:paraId="61DBBF10" w14:textId="7A278080" w:rsidR="004E11C9" w:rsidRPr="004B1D41" w:rsidDel="004A796C" w:rsidRDefault="004E11C9" w:rsidP="004B1D41">
      <w:pPr>
        <w:spacing w:line="276" w:lineRule="auto"/>
        <w:ind w:firstLineChars="0" w:firstLine="0"/>
        <w:rPr>
          <w:del w:id="182" w:author="Miley Ren" w:date="2017-10-09T16:34:00Z"/>
          <w:rFonts w:asciiTheme="minorEastAsia" w:hAnsiTheme="minorEastAsia"/>
          <w:szCs w:val="24"/>
        </w:rPr>
      </w:pPr>
      <w:del w:id="183" w:author="Miley Ren" w:date="2017-10-09T16:34:00Z">
        <w:r w:rsidRPr="004B1D41" w:rsidDel="004A796C">
          <w:rPr>
            <w:rFonts w:asciiTheme="minorEastAsia" w:hAnsiTheme="minorEastAsia"/>
            <w:szCs w:val="24"/>
          </w:rPr>
          <w:delText>[</w:delText>
        </w:r>
        <w:r w:rsidRPr="004B1D41" w:rsidDel="004A796C">
          <w:rPr>
            <w:rFonts w:asciiTheme="minorEastAsia" w:hAnsiTheme="minorEastAsia"/>
            <w:szCs w:val="24"/>
          </w:rPr>
          <w:endnoteRef/>
        </w:r>
        <w:r w:rsidRPr="004B1D41" w:rsidDel="004A796C">
          <w:rPr>
            <w:rFonts w:asciiTheme="minorEastAsia" w:hAnsiTheme="minorEastAsia"/>
            <w:szCs w:val="24"/>
          </w:rPr>
          <w:delText>]</w:delText>
        </w:r>
        <w:r w:rsidRPr="004B1D41" w:rsidDel="004A796C">
          <w:rPr>
            <w:rFonts w:asciiTheme="minorEastAsia" w:hAnsiTheme="minorEastAsia" w:hint="eastAsia"/>
            <w:szCs w:val="24"/>
          </w:rPr>
          <w:delText>胡荷芬. UML系统建模基础教程[M]. 清华大学出版社, 2014.</w:delText>
        </w:r>
      </w:del>
    </w:p>
  </w:endnote>
  <w:endnote w:id="32">
    <w:p w14:paraId="1D159B2D" w14:textId="58576445" w:rsidR="004E11C9" w:rsidRPr="004B1D41" w:rsidRDefault="004E11C9"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3">
    <w:p w14:paraId="3BC8AEDB" w14:textId="77777777" w:rsidR="0093563C" w:rsidRPr="004B1D41" w:rsidRDefault="0093563C" w:rsidP="0093563C">
      <w:pPr>
        <w:spacing w:line="276" w:lineRule="auto"/>
        <w:ind w:firstLineChars="0" w:firstLine="0"/>
        <w:rPr>
          <w:ins w:id="449" w:author="Miley Ren" w:date="2017-10-09T14:49:00Z"/>
          <w:rFonts w:asciiTheme="minorEastAsia" w:hAnsiTheme="minorEastAsia"/>
          <w:szCs w:val="24"/>
          <w:lang w:val="x-none"/>
        </w:rPr>
      </w:pPr>
      <w:ins w:id="450" w:author="Miley Ren" w:date="2017-10-09T14:49:00Z">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ins>
    </w:p>
  </w:endnote>
  <w:endnote w:id="34">
    <w:p w14:paraId="1ED9163E" w14:textId="5AB5DE08"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35">
    <w:p w14:paraId="7F8885C2" w14:textId="24F4D511" w:rsidR="004E11C9" w:rsidRPr="004B1D41" w:rsidRDefault="004E11C9"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36">
    <w:p w14:paraId="212C7C3A" w14:textId="200FDE9D"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37">
    <w:p w14:paraId="1D1D8D09" w14:textId="1A512A54"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38">
    <w:p w14:paraId="6F8F3E4C" w14:textId="2553C850"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39">
    <w:p w14:paraId="2D528B1F" w14:textId="36BD5420"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方腾飞, 魏鹏, 程晓明. Java并发编程的艺术[M]. 机械工业出版社, 2015.</w:t>
      </w:r>
    </w:p>
  </w:endnote>
  <w:endnote w:id="40">
    <w:p w14:paraId="47C97A54" w14:textId="67EC7710" w:rsidR="004E11C9" w:rsidRPr="004B1D41" w:rsidRDefault="004E11C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B66FA5" w:rsidRDefault="00B66FA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B66FA5" w:rsidRDefault="00B66FA5">
    <w:pPr>
      <w:pStyle w:val="a6"/>
      <w:ind w:firstLine="360"/>
      <w:jc w:val="center"/>
    </w:pPr>
  </w:p>
  <w:p w14:paraId="171701BB" w14:textId="77777777" w:rsidR="00B66FA5" w:rsidRDefault="00B66FA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B66FA5" w:rsidRDefault="00B66FA5">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777997"/>
      <w:docPartObj>
        <w:docPartGallery w:val="Page Numbers (Bottom of Page)"/>
        <w:docPartUnique/>
      </w:docPartObj>
    </w:sdtPr>
    <w:sdtEndPr/>
    <w:sdtContent>
      <w:p w14:paraId="277FE3DE" w14:textId="1B3871E8" w:rsidR="000E0BC7" w:rsidRDefault="000E0BC7">
        <w:pPr>
          <w:pStyle w:val="a6"/>
          <w:ind w:firstLine="360"/>
          <w:jc w:val="center"/>
        </w:pPr>
        <w:r>
          <w:fldChar w:fldCharType="begin"/>
        </w:r>
        <w:r>
          <w:instrText>PAGE   \* MERGEFORMAT</w:instrText>
        </w:r>
        <w:r>
          <w:fldChar w:fldCharType="separate"/>
        </w:r>
        <w:r w:rsidR="00EB274D" w:rsidRPr="00EB274D">
          <w:rPr>
            <w:noProof/>
            <w:lang w:val="zh-CN" w:eastAsia="zh-CN"/>
          </w:rPr>
          <w:t>26</w:t>
        </w:r>
        <w:r>
          <w:fldChar w:fldCharType="end"/>
        </w:r>
      </w:p>
    </w:sdtContent>
  </w:sdt>
  <w:p w14:paraId="323A3F9D" w14:textId="77777777" w:rsidR="00B66FA5" w:rsidRDefault="00B66FA5">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861058"/>
      <w:docPartObj>
        <w:docPartGallery w:val="Page Numbers (Bottom of Page)"/>
        <w:docPartUnique/>
      </w:docPartObj>
    </w:sdtPr>
    <w:sdtEndPr/>
    <w:sdtContent>
      <w:p w14:paraId="3CE68615" w14:textId="497F5FBE" w:rsidR="000E0BC7" w:rsidRDefault="000E0BC7">
        <w:pPr>
          <w:pStyle w:val="a6"/>
          <w:ind w:firstLine="360"/>
          <w:jc w:val="center"/>
        </w:pPr>
        <w:r>
          <w:fldChar w:fldCharType="begin"/>
        </w:r>
        <w:r>
          <w:instrText>PAGE   \* MERGEFORMAT</w:instrText>
        </w:r>
        <w:r>
          <w:fldChar w:fldCharType="separate"/>
        </w:r>
        <w:r w:rsidR="00EB274D" w:rsidRPr="00EB274D">
          <w:rPr>
            <w:noProof/>
            <w:lang w:val="zh-CN" w:eastAsia="zh-CN"/>
          </w:rPr>
          <w:t>25</w:t>
        </w:r>
        <w:r>
          <w:fldChar w:fldCharType="end"/>
        </w:r>
      </w:p>
    </w:sdtContent>
  </w:sdt>
  <w:p w14:paraId="60063D9F" w14:textId="77777777" w:rsidR="00B66FA5" w:rsidRDefault="00B66FA5">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B66FA5" w:rsidRDefault="00B66FA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98D86C" w14:textId="77777777" w:rsidR="00242601" w:rsidRDefault="00242601" w:rsidP="00EF780A">
      <w:pPr>
        <w:spacing w:line="240" w:lineRule="auto"/>
        <w:ind w:firstLine="480"/>
      </w:pPr>
      <w:r>
        <w:separator/>
      </w:r>
    </w:p>
  </w:footnote>
  <w:footnote w:type="continuationSeparator" w:id="0">
    <w:p w14:paraId="685DAAC0" w14:textId="77777777" w:rsidR="00242601" w:rsidRDefault="00242601" w:rsidP="00EF780A">
      <w:pPr>
        <w:spacing w:line="240" w:lineRule="auto"/>
        <w:ind w:firstLine="480"/>
      </w:pPr>
      <w:r>
        <w:continuationSeparator/>
      </w:r>
    </w:p>
  </w:footnote>
  <w:footnote w:type="continuationNotice" w:id="1">
    <w:p w14:paraId="161F2190" w14:textId="77777777" w:rsidR="00242601" w:rsidRDefault="00242601">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B66FA5" w:rsidRDefault="00B66FA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B66FA5" w:rsidRDefault="00B66FA5">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B66FA5" w:rsidRDefault="00B66FA5">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B66FA5" w:rsidRDefault="00B66FA5">
    <w:pPr>
      <w:pStyle w:val="a5"/>
      <w:ind w:firstLine="360"/>
    </w:pPr>
  </w:p>
  <w:p w14:paraId="363AF206" w14:textId="77777777" w:rsidR="00B66FA5" w:rsidRDefault="00B66FA5">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B66FA5" w:rsidRPr="00E657F8" w:rsidRDefault="00B66FA5" w:rsidP="00E657F8">
    <w:pPr>
      <w:pStyle w:val="a5"/>
      <w:ind w:left="240" w:firstLine="360"/>
    </w:pPr>
    <w:r>
      <w:rPr>
        <w:rFonts w:hint="eastAsia"/>
      </w:rPr>
      <w:t>华东师范大学硕士专业学位论文</w:t>
    </w:r>
  </w:p>
  <w:p w14:paraId="25E54AFF" w14:textId="77777777" w:rsidR="00B66FA5" w:rsidRDefault="00B66FA5">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B66FA5" w:rsidRDefault="00B66FA5">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14"/>
  </w:num>
  <w:num w:numId="3">
    <w:abstractNumId w:val="12"/>
  </w:num>
  <w:num w:numId="4">
    <w:abstractNumId w:val="4"/>
  </w:num>
  <w:num w:numId="5">
    <w:abstractNumId w:val="2"/>
  </w:num>
  <w:num w:numId="6">
    <w:abstractNumId w:val="28"/>
  </w:num>
  <w:num w:numId="7">
    <w:abstractNumId w:val="30"/>
  </w:num>
  <w:num w:numId="8">
    <w:abstractNumId w:val="6"/>
  </w:num>
  <w:num w:numId="9">
    <w:abstractNumId w:val="18"/>
  </w:num>
  <w:num w:numId="10">
    <w:abstractNumId w:val="3"/>
  </w:num>
  <w:num w:numId="11">
    <w:abstractNumId w:val="1"/>
  </w:num>
  <w:num w:numId="12">
    <w:abstractNumId w:val="15"/>
  </w:num>
  <w:num w:numId="13">
    <w:abstractNumId w:val="13"/>
  </w:num>
  <w:num w:numId="14">
    <w:abstractNumId w:val="35"/>
  </w:num>
  <w:num w:numId="15">
    <w:abstractNumId w:val="0"/>
  </w:num>
  <w:num w:numId="16">
    <w:abstractNumId w:val="10"/>
  </w:num>
  <w:num w:numId="17">
    <w:abstractNumId w:val="26"/>
  </w:num>
  <w:num w:numId="18">
    <w:abstractNumId w:val="31"/>
  </w:num>
  <w:num w:numId="19">
    <w:abstractNumId w:val="29"/>
  </w:num>
  <w:num w:numId="20">
    <w:abstractNumId w:val="24"/>
  </w:num>
  <w:num w:numId="21">
    <w:abstractNumId w:val="34"/>
  </w:num>
  <w:num w:numId="22">
    <w:abstractNumId w:val="21"/>
  </w:num>
  <w:num w:numId="23">
    <w:abstractNumId w:val="7"/>
  </w:num>
  <w:num w:numId="24">
    <w:abstractNumId w:val="19"/>
  </w:num>
  <w:num w:numId="25">
    <w:abstractNumId w:val="33"/>
  </w:num>
  <w:num w:numId="26">
    <w:abstractNumId w:val="17"/>
  </w:num>
  <w:num w:numId="27">
    <w:abstractNumId w:val="16"/>
  </w:num>
  <w:num w:numId="28">
    <w:abstractNumId w:val="27"/>
  </w:num>
  <w:num w:numId="29">
    <w:abstractNumId w:val="20"/>
  </w:num>
  <w:num w:numId="30">
    <w:abstractNumId w:val="9"/>
  </w:num>
  <w:num w:numId="31">
    <w:abstractNumId w:val="8"/>
  </w:num>
  <w:num w:numId="32">
    <w:abstractNumId w:val="32"/>
  </w:num>
  <w:num w:numId="33">
    <w:abstractNumId w:val="11"/>
  </w:num>
  <w:num w:numId="34">
    <w:abstractNumId w:val="22"/>
  </w:num>
  <w:num w:numId="35">
    <w:abstractNumId w:val="25"/>
  </w:num>
  <w:num w:numId="36">
    <w:abstractNumId w:val="5"/>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77"/>
    <w:rsid w:val="00000A61"/>
    <w:rsid w:val="00000F86"/>
    <w:rsid w:val="00002582"/>
    <w:rsid w:val="00002891"/>
    <w:rsid w:val="00002BDB"/>
    <w:rsid w:val="000034B6"/>
    <w:rsid w:val="000036EE"/>
    <w:rsid w:val="00003916"/>
    <w:rsid w:val="00003B39"/>
    <w:rsid w:val="00003E42"/>
    <w:rsid w:val="000040F8"/>
    <w:rsid w:val="0000430B"/>
    <w:rsid w:val="00004CF1"/>
    <w:rsid w:val="00005D71"/>
    <w:rsid w:val="00007A7A"/>
    <w:rsid w:val="00007C4C"/>
    <w:rsid w:val="000101E2"/>
    <w:rsid w:val="00011024"/>
    <w:rsid w:val="0001115A"/>
    <w:rsid w:val="000111E1"/>
    <w:rsid w:val="00011316"/>
    <w:rsid w:val="00011BB5"/>
    <w:rsid w:val="00012482"/>
    <w:rsid w:val="000128C0"/>
    <w:rsid w:val="000128E8"/>
    <w:rsid w:val="00012F8A"/>
    <w:rsid w:val="00013870"/>
    <w:rsid w:val="00013D70"/>
    <w:rsid w:val="000142EE"/>
    <w:rsid w:val="00014C6B"/>
    <w:rsid w:val="0001539E"/>
    <w:rsid w:val="00015E93"/>
    <w:rsid w:val="000163AC"/>
    <w:rsid w:val="000168C3"/>
    <w:rsid w:val="00016DDF"/>
    <w:rsid w:val="00016E2E"/>
    <w:rsid w:val="000177CC"/>
    <w:rsid w:val="0001788F"/>
    <w:rsid w:val="00017A05"/>
    <w:rsid w:val="00017C95"/>
    <w:rsid w:val="00017FEE"/>
    <w:rsid w:val="0002006B"/>
    <w:rsid w:val="000200B7"/>
    <w:rsid w:val="00020268"/>
    <w:rsid w:val="00020F38"/>
    <w:rsid w:val="00021A60"/>
    <w:rsid w:val="00022028"/>
    <w:rsid w:val="0002236C"/>
    <w:rsid w:val="000228D4"/>
    <w:rsid w:val="00022CAA"/>
    <w:rsid w:val="000234E3"/>
    <w:rsid w:val="00023D97"/>
    <w:rsid w:val="0002554C"/>
    <w:rsid w:val="00025A0C"/>
    <w:rsid w:val="000263E9"/>
    <w:rsid w:val="00026B5A"/>
    <w:rsid w:val="00026C23"/>
    <w:rsid w:val="00026F5C"/>
    <w:rsid w:val="00027330"/>
    <w:rsid w:val="000303E4"/>
    <w:rsid w:val="00030890"/>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DC9"/>
    <w:rsid w:val="00034FF5"/>
    <w:rsid w:val="00035014"/>
    <w:rsid w:val="000350A8"/>
    <w:rsid w:val="000352E7"/>
    <w:rsid w:val="0003572A"/>
    <w:rsid w:val="000357ED"/>
    <w:rsid w:val="000360B1"/>
    <w:rsid w:val="000364FB"/>
    <w:rsid w:val="00036ED6"/>
    <w:rsid w:val="00037E8C"/>
    <w:rsid w:val="00040018"/>
    <w:rsid w:val="0004072B"/>
    <w:rsid w:val="00040829"/>
    <w:rsid w:val="00040896"/>
    <w:rsid w:val="000409F2"/>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6B3"/>
    <w:rsid w:val="00066781"/>
    <w:rsid w:val="00066A91"/>
    <w:rsid w:val="00066B8B"/>
    <w:rsid w:val="00067B81"/>
    <w:rsid w:val="00070552"/>
    <w:rsid w:val="00070826"/>
    <w:rsid w:val="000711A8"/>
    <w:rsid w:val="00071A76"/>
    <w:rsid w:val="00072151"/>
    <w:rsid w:val="000723F0"/>
    <w:rsid w:val="00072CB5"/>
    <w:rsid w:val="00073090"/>
    <w:rsid w:val="00073140"/>
    <w:rsid w:val="000738A8"/>
    <w:rsid w:val="000741FB"/>
    <w:rsid w:val="00074A5C"/>
    <w:rsid w:val="00074BB5"/>
    <w:rsid w:val="0007552F"/>
    <w:rsid w:val="00075540"/>
    <w:rsid w:val="00075B04"/>
    <w:rsid w:val="00075D64"/>
    <w:rsid w:val="00075E50"/>
    <w:rsid w:val="00076768"/>
    <w:rsid w:val="000767BB"/>
    <w:rsid w:val="000768E6"/>
    <w:rsid w:val="00076FEC"/>
    <w:rsid w:val="00077466"/>
    <w:rsid w:val="00077F95"/>
    <w:rsid w:val="000805E4"/>
    <w:rsid w:val="00080B86"/>
    <w:rsid w:val="000811CD"/>
    <w:rsid w:val="00081B29"/>
    <w:rsid w:val="000826DA"/>
    <w:rsid w:val="0008277E"/>
    <w:rsid w:val="000830A8"/>
    <w:rsid w:val="00083184"/>
    <w:rsid w:val="000832DA"/>
    <w:rsid w:val="00083962"/>
    <w:rsid w:val="000843F6"/>
    <w:rsid w:val="000844A2"/>
    <w:rsid w:val="00084881"/>
    <w:rsid w:val="00084E37"/>
    <w:rsid w:val="000856DF"/>
    <w:rsid w:val="00085BD1"/>
    <w:rsid w:val="0008653F"/>
    <w:rsid w:val="000865CF"/>
    <w:rsid w:val="000868B2"/>
    <w:rsid w:val="00087472"/>
    <w:rsid w:val="00087C78"/>
    <w:rsid w:val="00087E1F"/>
    <w:rsid w:val="00087F95"/>
    <w:rsid w:val="00090C7C"/>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0AF"/>
    <w:rsid w:val="000A242B"/>
    <w:rsid w:val="000A28DA"/>
    <w:rsid w:val="000A30D3"/>
    <w:rsid w:val="000A323F"/>
    <w:rsid w:val="000A3819"/>
    <w:rsid w:val="000A4A0B"/>
    <w:rsid w:val="000A4C3B"/>
    <w:rsid w:val="000A538E"/>
    <w:rsid w:val="000A5917"/>
    <w:rsid w:val="000A5DEE"/>
    <w:rsid w:val="000A5E44"/>
    <w:rsid w:val="000A5F55"/>
    <w:rsid w:val="000A62AC"/>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517"/>
    <w:rsid w:val="000B6625"/>
    <w:rsid w:val="000B67A9"/>
    <w:rsid w:val="000B6AE9"/>
    <w:rsid w:val="000B6B38"/>
    <w:rsid w:val="000B77D6"/>
    <w:rsid w:val="000C09F1"/>
    <w:rsid w:val="000C1170"/>
    <w:rsid w:val="000C15E4"/>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48D"/>
    <w:rsid w:val="000D768F"/>
    <w:rsid w:val="000E00D9"/>
    <w:rsid w:val="000E05BC"/>
    <w:rsid w:val="000E0674"/>
    <w:rsid w:val="000E0B0C"/>
    <w:rsid w:val="000E0BC7"/>
    <w:rsid w:val="000E12DF"/>
    <w:rsid w:val="000E16BC"/>
    <w:rsid w:val="000E229D"/>
    <w:rsid w:val="000E2405"/>
    <w:rsid w:val="000E275E"/>
    <w:rsid w:val="000E2EE4"/>
    <w:rsid w:val="000E2F19"/>
    <w:rsid w:val="000E347D"/>
    <w:rsid w:val="000E34CB"/>
    <w:rsid w:val="000E374F"/>
    <w:rsid w:val="000E37C8"/>
    <w:rsid w:val="000E4476"/>
    <w:rsid w:val="000E44A7"/>
    <w:rsid w:val="000E4D03"/>
    <w:rsid w:val="000E4E48"/>
    <w:rsid w:val="000E5A59"/>
    <w:rsid w:val="000E5A6A"/>
    <w:rsid w:val="000E5BF9"/>
    <w:rsid w:val="000E606E"/>
    <w:rsid w:val="000E6671"/>
    <w:rsid w:val="000E6ACF"/>
    <w:rsid w:val="000E7502"/>
    <w:rsid w:val="000E755B"/>
    <w:rsid w:val="000E7E9F"/>
    <w:rsid w:val="000F00AD"/>
    <w:rsid w:val="000F055D"/>
    <w:rsid w:val="000F0C81"/>
    <w:rsid w:val="000F0F2A"/>
    <w:rsid w:val="000F0F9A"/>
    <w:rsid w:val="000F1FB6"/>
    <w:rsid w:val="000F20E6"/>
    <w:rsid w:val="000F2906"/>
    <w:rsid w:val="000F2A5B"/>
    <w:rsid w:val="000F2ABD"/>
    <w:rsid w:val="000F2CD1"/>
    <w:rsid w:val="000F311F"/>
    <w:rsid w:val="000F32FB"/>
    <w:rsid w:val="000F33E0"/>
    <w:rsid w:val="000F3A2C"/>
    <w:rsid w:val="000F4391"/>
    <w:rsid w:val="000F4663"/>
    <w:rsid w:val="000F5539"/>
    <w:rsid w:val="000F5898"/>
    <w:rsid w:val="000F6BB8"/>
    <w:rsid w:val="000F6C67"/>
    <w:rsid w:val="000F6D6D"/>
    <w:rsid w:val="000F7576"/>
    <w:rsid w:val="000F7F53"/>
    <w:rsid w:val="001001F4"/>
    <w:rsid w:val="001004C5"/>
    <w:rsid w:val="00102096"/>
    <w:rsid w:val="00102AE4"/>
    <w:rsid w:val="00102DF1"/>
    <w:rsid w:val="001032FC"/>
    <w:rsid w:val="0010332A"/>
    <w:rsid w:val="00103363"/>
    <w:rsid w:val="0010354F"/>
    <w:rsid w:val="00103903"/>
    <w:rsid w:val="00103BE7"/>
    <w:rsid w:val="00103D02"/>
    <w:rsid w:val="00103D71"/>
    <w:rsid w:val="00103DB6"/>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2EC"/>
    <w:rsid w:val="0011233B"/>
    <w:rsid w:val="00112562"/>
    <w:rsid w:val="00112F37"/>
    <w:rsid w:val="00113AA3"/>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361"/>
    <w:rsid w:val="00124AE7"/>
    <w:rsid w:val="00124F80"/>
    <w:rsid w:val="00125101"/>
    <w:rsid w:val="001257A3"/>
    <w:rsid w:val="00125C44"/>
    <w:rsid w:val="00125E67"/>
    <w:rsid w:val="0012610A"/>
    <w:rsid w:val="0012644F"/>
    <w:rsid w:val="001266B5"/>
    <w:rsid w:val="00126723"/>
    <w:rsid w:val="0012768B"/>
    <w:rsid w:val="001278CC"/>
    <w:rsid w:val="00127BDF"/>
    <w:rsid w:val="0013012D"/>
    <w:rsid w:val="00130290"/>
    <w:rsid w:val="001306D7"/>
    <w:rsid w:val="0013096B"/>
    <w:rsid w:val="00131B18"/>
    <w:rsid w:val="00131C2B"/>
    <w:rsid w:val="00132005"/>
    <w:rsid w:val="00132285"/>
    <w:rsid w:val="001325D7"/>
    <w:rsid w:val="00132661"/>
    <w:rsid w:val="001329DE"/>
    <w:rsid w:val="001335CA"/>
    <w:rsid w:val="00133818"/>
    <w:rsid w:val="00134ADF"/>
    <w:rsid w:val="00135423"/>
    <w:rsid w:val="001356B6"/>
    <w:rsid w:val="0013662C"/>
    <w:rsid w:val="00136639"/>
    <w:rsid w:val="00136DFC"/>
    <w:rsid w:val="00137660"/>
    <w:rsid w:val="00137978"/>
    <w:rsid w:val="001379B9"/>
    <w:rsid w:val="00137FEE"/>
    <w:rsid w:val="00140326"/>
    <w:rsid w:val="001409AB"/>
    <w:rsid w:val="00140C5E"/>
    <w:rsid w:val="00140F59"/>
    <w:rsid w:val="00142B9E"/>
    <w:rsid w:val="001439F1"/>
    <w:rsid w:val="00143BB5"/>
    <w:rsid w:val="001443C2"/>
    <w:rsid w:val="00145078"/>
    <w:rsid w:val="001455F3"/>
    <w:rsid w:val="001459AE"/>
    <w:rsid w:val="00145BA8"/>
    <w:rsid w:val="00145C2B"/>
    <w:rsid w:val="00145D7F"/>
    <w:rsid w:val="00146077"/>
    <w:rsid w:val="00146270"/>
    <w:rsid w:val="001465AE"/>
    <w:rsid w:val="00146638"/>
    <w:rsid w:val="00146767"/>
    <w:rsid w:val="00146803"/>
    <w:rsid w:val="00146AA1"/>
    <w:rsid w:val="00147796"/>
    <w:rsid w:val="00147DF4"/>
    <w:rsid w:val="00147E13"/>
    <w:rsid w:val="0015045C"/>
    <w:rsid w:val="00150794"/>
    <w:rsid w:val="00150796"/>
    <w:rsid w:val="00151BD7"/>
    <w:rsid w:val="00151D76"/>
    <w:rsid w:val="00151FA0"/>
    <w:rsid w:val="00152554"/>
    <w:rsid w:val="00152DFA"/>
    <w:rsid w:val="001530F6"/>
    <w:rsid w:val="00153BC8"/>
    <w:rsid w:val="00153F67"/>
    <w:rsid w:val="001542FE"/>
    <w:rsid w:val="00154599"/>
    <w:rsid w:val="00154731"/>
    <w:rsid w:val="001548C6"/>
    <w:rsid w:val="00154AD5"/>
    <w:rsid w:val="00154CA5"/>
    <w:rsid w:val="00154FDB"/>
    <w:rsid w:val="0015507C"/>
    <w:rsid w:val="00155DD3"/>
    <w:rsid w:val="00155E9C"/>
    <w:rsid w:val="00156D43"/>
    <w:rsid w:val="00156DCB"/>
    <w:rsid w:val="00156F4A"/>
    <w:rsid w:val="00157536"/>
    <w:rsid w:val="001578ED"/>
    <w:rsid w:val="00157ABB"/>
    <w:rsid w:val="001605FF"/>
    <w:rsid w:val="0016062D"/>
    <w:rsid w:val="00161614"/>
    <w:rsid w:val="00161F6A"/>
    <w:rsid w:val="0016203A"/>
    <w:rsid w:val="0016249A"/>
    <w:rsid w:val="001625F1"/>
    <w:rsid w:val="001627D0"/>
    <w:rsid w:val="001628C1"/>
    <w:rsid w:val="001633B1"/>
    <w:rsid w:val="00163F8F"/>
    <w:rsid w:val="00163FCC"/>
    <w:rsid w:val="00164DC7"/>
    <w:rsid w:val="00165553"/>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335D"/>
    <w:rsid w:val="001735A0"/>
    <w:rsid w:val="00173901"/>
    <w:rsid w:val="0017409F"/>
    <w:rsid w:val="00174812"/>
    <w:rsid w:val="001752FC"/>
    <w:rsid w:val="001758EA"/>
    <w:rsid w:val="00175A27"/>
    <w:rsid w:val="00175E80"/>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5BC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9E8"/>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400"/>
    <w:rsid w:val="001A579F"/>
    <w:rsid w:val="001A591D"/>
    <w:rsid w:val="001A6120"/>
    <w:rsid w:val="001A619B"/>
    <w:rsid w:val="001A6205"/>
    <w:rsid w:val="001A67AA"/>
    <w:rsid w:val="001A68D4"/>
    <w:rsid w:val="001A6E49"/>
    <w:rsid w:val="001B0042"/>
    <w:rsid w:val="001B00EB"/>
    <w:rsid w:val="001B0B16"/>
    <w:rsid w:val="001B0BDE"/>
    <w:rsid w:val="001B0F68"/>
    <w:rsid w:val="001B1A15"/>
    <w:rsid w:val="001B1A80"/>
    <w:rsid w:val="001B207F"/>
    <w:rsid w:val="001B23C3"/>
    <w:rsid w:val="001B26F8"/>
    <w:rsid w:val="001B2DB2"/>
    <w:rsid w:val="001B2E3E"/>
    <w:rsid w:val="001B2FD0"/>
    <w:rsid w:val="001B30C7"/>
    <w:rsid w:val="001B3986"/>
    <w:rsid w:val="001B3D7E"/>
    <w:rsid w:val="001B47A4"/>
    <w:rsid w:val="001B4FCB"/>
    <w:rsid w:val="001B53FA"/>
    <w:rsid w:val="001B5558"/>
    <w:rsid w:val="001B57C7"/>
    <w:rsid w:val="001B5B6E"/>
    <w:rsid w:val="001B6A90"/>
    <w:rsid w:val="001B6CBF"/>
    <w:rsid w:val="001B7B8E"/>
    <w:rsid w:val="001C0822"/>
    <w:rsid w:val="001C092B"/>
    <w:rsid w:val="001C0C4A"/>
    <w:rsid w:val="001C16DA"/>
    <w:rsid w:val="001C17AF"/>
    <w:rsid w:val="001C1CEB"/>
    <w:rsid w:val="001C1D4C"/>
    <w:rsid w:val="001C2686"/>
    <w:rsid w:val="001C28D7"/>
    <w:rsid w:val="001C32BB"/>
    <w:rsid w:val="001C431B"/>
    <w:rsid w:val="001C4D69"/>
    <w:rsid w:val="001C4D8C"/>
    <w:rsid w:val="001C55AB"/>
    <w:rsid w:val="001C5623"/>
    <w:rsid w:val="001C5E45"/>
    <w:rsid w:val="001C62E0"/>
    <w:rsid w:val="001C6511"/>
    <w:rsid w:val="001C6A34"/>
    <w:rsid w:val="001C7619"/>
    <w:rsid w:val="001C789E"/>
    <w:rsid w:val="001C7910"/>
    <w:rsid w:val="001D0CA3"/>
    <w:rsid w:val="001D0EA5"/>
    <w:rsid w:val="001D1262"/>
    <w:rsid w:val="001D1976"/>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0A64"/>
    <w:rsid w:val="001E1190"/>
    <w:rsid w:val="001E1528"/>
    <w:rsid w:val="001E1B9D"/>
    <w:rsid w:val="001E1FA1"/>
    <w:rsid w:val="001E207E"/>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DF0"/>
    <w:rsid w:val="001F5EE1"/>
    <w:rsid w:val="001F78F6"/>
    <w:rsid w:val="00200889"/>
    <w:rsid w:val="00200B75"/>
    <w:rsid w:val="002012D5"/>
    <w:rsid w:val="00201B53"/>
    <w:rsid w:val="00202F94"/>
    <w:rsid w:val="00202FDE"/>
    <w:rsid w:val="00203490"/>
    <w:rsid w:val="0020395C"/>
    <w:rsid w:val="00203D9B"/>
    <w:rsid w:val="00203DBF"/>
    <w:rsid w:val="00203FBD"/>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3333"/>
    <w:rsid w:val="002134E2"/>
    <w:rsid w:val="00213572"/>
    <w:rsid w:val="002135CB"/>
    <w:rsid w:val="00213881"/>
    <w:rsid w:val="002139F3"/>
    <w:rsid w:val="0021433B"/>
    <w:rsid w:val="00214424"/>
    <w:rsid w:val="00214760"/>
    <w:rsid w:val="00215CAE"/>
    <w:rsid w:val="00215DA4"/>
    <w:rsid w:val="00215FC8"/>
    <w:rsid w:val="0021613B"/>
    <w:rsid w:val="002164A2"/>
    <w:rsid w:val="0021675D"/>
    <w:rsid w:val="002169F8"/>
    <w:rsid w:val="0021745A"/>
    <w:rsid w:val="002175C6"/>
    <w:rsid w:val="0021761F"/>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6478"/>
    <w:rsid w:val="002271EE"/>
    <w:rsid w:val="00230022"/>
    <w:rsid w:val="002300F1"/>
    <w:rsid w:val="0023055B"/>
    <w:rsid w:val="0023055C"/>
    <w:rsid w:val="00230EF9"/>
    <w:rsid w:val="002313E9"/>
    <w:rsid w:val="00232328"/>
    <w:rsid w:val="00233652"/>
    <w:rsid w:val="002337B9"/>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01"/>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76AC"/>
    <w:rsid w:val="00247F36"/>
    <w:rsid w:val="00250117"/>
    <w:rsid w:val="002509DD"/>
    <w:rsid w:val="00250BAF"/>
    <w:rsid w:val="00251D94"/>
    <w:rsid w:val="0025215C"/>
    <w:rsid w:val="0025290F"/>
    <w:rsid w:val="00252E02"/>
    <w:rsid w:val="0025362B"/>
    <w:rsid w:val="0025468D"/>
    <w:rsid w:val="002549FA"/>
    <w:rsid w:val="00254B2C"/>
    <w:rsid w:val="00254B30"/>
    <w:rsid w:val="00254E17"/>
    <w:rsid w:val="002551A7"/>
    <w:rsid w:val="002553D4"/>
    <w:rsid w:val="00255B48"/>
    <w:rsid w:val="00255CFE"/>
    <w:rsid w:val="002571B7"/>
    <w:rsid w:val="00257367"/>
    <w:rsid w:val="00257D93"/>
    <w:rsid w:val="0026093D"/>
    <w:rsid w:val="00260BB7"/>
    <w:rsid w:val="002610A1"/>
    <w:rsid w:val="00261402"/>
    <w:rsid w:val="00261CEB"/>
    <w:rsid w:val="0026222F"/>
    <w:rsid w:val="002628BB"/>
    <w:rsid w:val="00262C8F"/>
    <w:rsid w:val="00262CAD"/>
    <w:rsid w:val="002630DE"/>
    <w:rsid w:val="00263D50"/>
    <w:rsid w:val="00263E43"/>
    <w:rsid w:val="00263E9C"/>
    <w:rsid w:val="00264314"/>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0C3"/>
    <w:rsid w:val="00272369"/>
    <w:rsid w:val="00272465"/>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75E"/>
    <w:rsid w:val="0027696D"/>
    <w:rsid w:val="00277057"/>
    <w:rsid w:val="0027736A"/>
    <w:rsid w:val="002778C0"/>
    <w:rsid w:val="00277AAA"/>
    <w:rsid w:val="00280566"/>
    <w:rsid w:val="0028089D"/>
    <w:rsid w:val="00280970"/>
    <w:rsid w:val="00280B0C"/>
    <w:rsid w:val="00280DA5"/>
    <w:rsid w:val="00280F08"/>
    <w:rsid w:val="002810E8"/>
    <w:rsid w:val="002814C6"/>
    <w:rsid w:val="00281F29"/>
    <w:rsid w:val="00281FFC"/>
    <w:rsid w:val="0028235E"/>
    <w:rsid w:val="002824CD"/>
    <w:rsid w:val="00282851"/>
    <w:rsid w:val="00283073"/>
    <w:rsid w:val="002837D2"/>
    <w:rsid w:val="002837FD"/>
    <w:rsid w:val="00283818"/>
    <w:rsid w:val="002840E4"/>
    <w:rsid w:val="002844E6"/>
    <w:rsid w:val="00284954"/>
    <w:rsid w:val="00284CE2"/>
    <w:rsid w:val="00284E26"/>
    <w:rsid w:val="0028597F"/>
    <w:rsid w:val="0028662C"/>
    <w:rsid w:val="00286F44"/>
    <w:rsid w:val="00286F48"/>
    <w:rsid w:val="00287083"/>
    <w:rsid w:val="00287450"/>
    <w:rsid w:val="0028770F"/>
    <w:rsid w:val="0028797C"/>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10F0"/>
    <w:rsid w:val="002A1243"/>
    <w:rsid w:val="002A1289"/>
    <w:rsid w:val="002A13D9"/>
    <w:rsid w:val="002A15E7"/>
    <w:rsid w:val="002A2624"/>
    <w:rsid w:val="002A40BA"/>
    <w:rsid w:val="002A4A9B"/>
    <w:rsid w:val="002A4EFF"/>
    <w:rsid w:val="002A54BA"/>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21A"/>
    <w:rsid w:val="002C74CE"/>
    <w:rsid w:val="002C7531"/>
    <w:rsid w:val="002C75E9"/>
    <w:rsid w:val="002C7B9A"/>
    <w:rsid w:val="002D01B8"/>
    <w:rsid w:val="002D0321"/>
    <w:rsid w:val="002D072A"/>
    <w:rsid w:val="002D079B"/>
    <w:rsid w:val="002D2198"/>
    <w:rsid w:val="002D247D"/>
    <w:rsid w:val="002D26CA"/>
    <w:rsid w:val="002D2748"/>
    <w:rsid w:val="002D2A47"/>
    <w:rsid w:val="002D2CBC"/>
    <w:rsid w:val="002D3003"/>
    <w:rsid w:val="002D3995"/>
    <w:rsid w:val="002D5968"/>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9D8"/>
    <w:rsid w:val="002F1BAF"/>
    <w:rsid w:val="002F22C0"/>
    <w:rsid w:val="002F2412"/>
    <w:rsid w:val="002F26F3"/>
    <w:rsid w:val="002F2A9A"/>
    <w:rsid w:val="002F3283"/>
    <w:rsid w:val="002F33F2"/>
    <w:rsid w:val="002F3A7B"/>
    <w:rsid w:val="002F43A1"/>
    <w:rsid w:val="002F43B0"/>
    <w:rsid w:val="002F44B6"/>
    <w:rsid w:val="002F4543"/>
    <w:rsid w:val="002F4655"/>
    <w:rsid w:val="002F4A54"/>
    <w:rsid w:val="002F68F4"/>
    <w:rsid w:val="002F69A0"/>
    <w:rsid w:val="002F6BEB"/>
    <w:rsid w:val="002F72EB"/>
    <w:rsid w:val="002F7A91"/>
    <w:rsid w:val="002F7EA5"/>
    <w:rsid w:val="003000BA"/>
    <w:rsid w:val="00300B2F"/>
    <w:rsid w:val="0030109E"/>
    <w:rsid w:val="003010E6"/>
    <w:rsid w:val="0030147A"/>
    <w:rsid w:val="003016A8"/>
    <w:rsid w:val="0030181C"/>
    <w:rsid w:val="00301937"/>
    <w:rsid w:val="00301C63"/>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0DA"/>
    <w:rsid w:val="00316561"/>
    <w:rsid w:val="00316666"/>
    <w:rsid w:val="003166FC"/>
    <w:rsid w:val="00316C87"/>
    <w:rsid w:val="00316D0D"/>
    <w:rsid w:val="00317712"/>
    <w:rsid w:val="00317DC4"/>
    <w:rsid w:val="003205D3"/>
    <w:rsid w:val="00320993"/>
    <w:rsid w:val="00321186"/>
    <w:rsid w:val="003218FB"/>
    <w:rsid w:val="00321E43"/>
    <w:rsid w:val="003221D7"/>
    <w:rsid w:val="00322229"/>
    <w:rsid w:val="003224F9"/>
    <w:rsid w:val="0032254D"/>
    <w:rsid w:val="003227BB"/>
    <w:rsid w:val="00322E61"/>
    <w:rsid w:val="0032324F"/>
    <w:rsid w:val="003238A5"/>
    <w:rsid w:val="00324115"/>
    <w:rsid w:val="003245FD"/>
    <w:rsid w:val="003248FE"/>
    <w:rsid w:val="00324CF8"/>
    <w:rsid w:val="00324F6A"/>
    <w:rsid w:val="0032555F"/>
    <w:rsid w:val="00325E8B"/>
    <w:rsid w:val="00325FB0"/>
    <w:rsid w:val="003261C0"/>
    <w:rsid w:val="0032636C"/>
    <w:rsid w:val="00326658"/>
    <w:rsid w:val="003266DA"/>
    <w:rsid w:val="003267F1"/>
    <w:rsid w:val="00326AA6"/>
    <w:rsid w:val="00326AD5"/>
    <w:rsid w:val="00327235"/>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A4"/>
    <w:rsid w:val="003414E5"/>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4431"/>
    <w:rsid w:val="00344607"/>
    <w:rsid w:val="00344914"/>
    <w:rsid w:val="00344A80"/>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2519"/>
    <w:rsid w:val="003526E9"/>
    <w:rsid w:val="00352A9F"/>
    <w:rsid w:val="00352B5E"/>
    <w:rsid w:val="0035326A"/>
    <w:rsid w:val="0035326B"/>
    <w:rsid w:val="00353FD3"/>
    <w:rsid w:val="0035402E"/>
    <w:rsid w:val="0035452B"/>
    <w:rsid w:val="00355600"/>
    <w:rsid w:val="003557D5"/>
    <w:rsid w:val="003558D5"/>
    <w:rsid w:val="00355C4E"/>
    <w:rsid w:val="003565DE"/>
    <w:rsid w:val="00356E9D"/>
    <w:rsid w:val="003577D1"/>
    <w:rsid w:val="003579D0"/>
    <w:rsid w:val="00357F58"/>
    <w:rsid w:val="00360021"/>
    <w:rsid w:val="00361596"/>
    <w:rsid w:val="003618F9"/>
    <w:rsid w:val="00361D22"/>
    <w:rsid w:val="00361F2C"/>
    <w:rsid w:val="00362602"/>
    <w:rsid w:val="00363132"/>
    <w:rsid w:val="00363157"/>
    <w:rsid w:val="00363658"/>
    <w:rsid w:val="00363CE4"/>
    <w:rsid w:val="00363F52"/>
    <w:rsid w:val="003643D3"/>
    <w:rsid w:val="0036487B"/>
    <w:rsid w:val="00364F72"/>
    <w:rsid w:val="003650AD"/>
    <w:rsid w:val="003650F6"/>
    <w:rsid w:val="003656ED"/>
    <w:rsid w:val="003657EA"/>
    <w:rsid w:val="00365A9B"/>
    <w:rsid w:val="00365CC9"/>
    <w:rsid w:val="0036619A"/>
    <w:rsid w:val="00366B50"/>
    <w:rsid w:val="00366BAE"/>
    <w:rsid w:val="00366DF6"/>
    <w:rsid w:val="0036751D"/>
    <w:rsid w:val="003703A1"/>
    <w:rsid w:val="00370B07"/>
    <w:rsid w:val="00370ED8"/>
    <w:rsid w:val="00371B40"/>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77E1C"/>
    <w:rsid w:val="003800E8"/>
    <w:rsid w:val="00380BF8"/>
    <w:rsid w:val="003815A1"/>
    <w:rsid w:val="00381A85"/>
    <w:rsid w:val="00381B6C"/>
    <w:rsid w:val="00381E97"/>
    <w:rsid w:val="00382189"/>
    <w:rsid w:val="00382644"/>
    <w:rsid w:val="00382705"/>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8CB"/>
    <w:rsid w:val="00392BA9"/>
    <w:rsid w:val="00392C9E"/>
    <w:rsid w:val="00393283"/>
    <w:rsid w:val="0039335C"/>
    <w:rsid w:val="00393CFB"/>
    <w:rsid w:val="003940D7"/>
    <w:rsid w:val="0039418A"/>
    <w:rsid w:val="00394AA3"/>
    <w:rsid w:val="00394DC4"/>
    <w:rsid w:val="003957DF"/>
    <w:rsid w:val="00395DA6"/>
    <w:rsid w:val="0039703B"/>
    <w:rsid w:val="00397A77"/>
    <w:rsid w:val="00397F47"/>
    <w:rsid w:val="003A0DD0"/>
    <w:rsid w:val="003A1B39"/>
    <w:rsid w:val="003A224B"/>
    <w:rsid w:val="003A25A2"/>
    <w:rsid w:val="003A287C"/>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981"/>
    <w:rsid w:val="003A6DA5"/>
    <w:rsid w:val="003A6F94"/>
    <w:rsid w:val="003A7251"/>
    <w:rsid w:val="003A725F"/>
    <w:rsid w:val="003A7FBB"/>
    <w:rsid w:val="003B0117"/>
    <w:rsid w:val="003B0395"/>
    <w:rsid w:val="003B05AC"/>
    <w:rsid w:val="003B0C63"/>
    <w:rsid w:val="003B0E93"/>
    <w:rsid w:val="003B0FAF"/>
    <w:rsid w:val="003B15BD"/>
    <w:rsid w:val="003B16F0"/>
    <w:rsid w:val="003B1802"/>
    <w:rsid w:val="003B1865"/>
    <w:rsid w:val="003B1BF2"/>
    <w:rsid w:val="003B1DDA"/>
    <w:rsid w:val="003B1E37"/>
    <w:rsid w:val="003B20DC"/>
    <w:rsid w:val="003B2E5D"/>
    <w:rsid w:val="003B2F08"/>
    <w:rsid w:val="003B370C"/>
    <w:rsid w:val="003B3C8D"/>
    <w:rsid w:val="003B40EA"/>
    <w:rsid w:val="003B43BC"/>
    <w:rsid w:val="003B4C48"/>
    <w:rsid w:val="003B5CD5"/>
    <w:rsid w:val="003B5DF6"/>
    <w:rsid w:val="003B69C1"/>
    <w:rsid w:val="003B69E0"/>
    <w:rsid w:val="003B6E8A"/>
    <w:rsid w:val="003B70F2"/>
    <w:rsid w:val="003B7B18"/>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3B9"/>
    <w:rsid w:val="003D0D36"/>
    <w:rsid w:val="003D1649"/>
    <w:rsid w:val="003D1742"/>
    <w:rsid w:val="003D1AEE"/>
    <w:rsid w:val="003D1B83"/>
    <w:rsid w:val="003D1D5F"/>
    <w:rsid w:val="003D1EE1"/>
    <w:rsid w:val="003D2259"/>
    <w:rsid w:val="003D23C6"/>
    <w:rsid w:val="003D2D77"/>
    <w:rsid w:val="003D2DE8"/>
    <w:rsid w:val="003D3460"/>
    <w:rsid w:val="003D3529"/>
    <w:rsid w:val="003D39B3"/>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4A4"/>
    <w:rsid w:val="003E4768"/>
    <w:rsid w:val="003E49C1"/>
    <w:rsid w:val="003E50F4"/>
    <w:rsid w:val="003E5915"/>
    <w:rsid w:val="003E59BB"/>
    <w:rsid w:val="003E5C92"/>
    <w:rsid w:val="003E6277"/>
    <w:rsid w:val="003E62E5"/>
    <w:rsid w:val="003E64D0"/>
    <w:rsid w:val="003E6516"/>
    <w:rsid w:val="003E6D0B"/>
    <w:rsid w:val="003E6F1A"/>
    <w:rsid w:val="003E7DC6"/>
    <w:rsid w:val="003E7FD1"/>
    <w:rsid w:val="003F0082"/>
    <w:rsid w:val="003F064C"/>
    <w:rsid w:val="003F25DF"/>
    <w:rsid w:val="003F262C"/>
    <w:rsid w:val="003F2BF1"/>
    <w:rsid w:val="003F2D4B"/>
    <w:rsid w:val="003F3540"/>
    <w:rsid w:val="003F3B02"/>
    <w:rsid w:val="003F3E1D"/>
    <w:rsid w:val="003F406C"/>
    <w:rsid w:val="003F4550"/>
    <w:rsid w:val="003F524B"/>
    <w:rsid w:val="003F53D6"/>
    <w:rsid w:val="003F5BB0"/>
    <w:rsid w:val="003F69A8"/>
    <w:rsid w:val="003F6B87"/>
    <w:rsid w:val="003F727A"/>
    <w:rsid w:val="003F741F"/>
    <w:rsid w:val="003F7B1A"/>
    <w:rsid w:val="003F7B6A"/>
    <w:rsid w:val="004000DC"/>
    <w:rsid w:val="00400120"/>
    <w:rsid w:val="0040086F"/>
    <w:rsid w:val="00400CDA"/>
    <w:rsid w:val="00400E48"/>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37"/>
    <w:rsid w:val="00407647"/>
    <w:rsid w:val="00407E60"/>
    <w:rsid w:val="004106AF"/>
    <w:rsid w:val="004108E4"/>
    <w:rsid w:val="004109D6"/>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686"/>
    <w:rsid w:val="00415A30"/>
    <w:rsid w:val="00415D53"/>
    <w:rsid w:val="0041652D"/>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5BE"/>
    <w:rsid w:val="004268DF"/>
    <w:rsid w:val="00426D1A"/>
    <w:rsid w:val="00426D4C"/>
    <w:rsid w:val="00427A69"/>
    <w:rsid w:val="00430634"/>
    <w:rsid w:val="00431B5D"/>
    <w:rsid w:val="004322F9"/>
    <w:rsid w:val="0043236A"/>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F39"/>
    <w:rsid w:val="00443082"/>
    <w:rsid w:val="004432A6"/>
    <w:rsid w:val="004435E4"/>
    <w:rsid w:val="004438DB"/>
    <w:rsid w:val="00443A84"/>
    <w:rsid w:val="004440AE"/>
    <w:rsid w:val="00444366"/>
    <w:rsid w:val="00444C9D"/>
    <w:rsid w:val="00444EAA"/>
    <w:rsid w:val="004451B3"/>
    <w:rsid w:val="00445E07"/>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83F"/>
    <w:rsid w:val="00453966"/>
    <w:rsid w:val="00453F63"/>
    <w:rsid w:val="0045407D"/>
    <w:rsid w:val="004548D6"/>
    <w:rsid w:val="004549C3"/>
    <w:rsid w:val="004549DB"/>
    <w:rsid w:val="0045597A"/>
    <w:rsid w:val="004563F3"/>
    <w:rsid w:val="0045647A"/>
    <w:rsid w:val="004564E0"/>
    <w:rsid w:val="00456762"/>
    <w:rsid w:val="00456DC5"/>
    <w:rsid w:val="00456FBB"/>
    <w:rsid w:val="0045723C"/>
    <w:rsid w:val="004575EB"/>
    <w:rsid w:val="00460936"/>
    <w:rsid w:val="00460A52"/>
    <w:rsid w:val="00460F9D"/>
    <w:rsid w:val="004611C0"/>
    <w:rsid w:val="004614D8"/>
    <w:rsid w:val="0046165A"/>
    <w:rsid w:val="00461D67"/>
    <w:rsid w:val="0046222E"/>
    <w:rsid w:val="004625F0"/>
    <w:rsid w:val="00462771"/>
    <w:rsid w:val="0046301A"/>
    <w:rsid w:val="004632CC"/>
    <w:rsid w:val="004642D6"/>
    <w:rsid w:val="00464810"/>
    <w:rsid w:val="00464863"/>
    <w:rsid w:val="00466205"/>
    <w:rsid w:val="004664FF"/>
    <w:rsid w:val="00466701"/>
    <w:rsid w:val="0046675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B2E"/>
    <w:rsid w:val="00476B84"/>
    <w:rsid w:val="00476BE1"/>
    <w:rsid w:val="00476DD4"/>
    <w:rsid w:val="00476F06"/>
    <w:rsid w:val="00477427"/>
    <w:rsid w:val="00477BE4"/>
    <w:rsid w:val="00480441"/>
    <w:rsid w:val="0048045A"/>
    <w:rsid w:val="00480684"/>
    <w:rsid w:val="004807D8"/>
    <w:rsid w:val="0048104A"/>
    <w:rsid w:val="004810D4"/>
    <w:rsid w:val="00481297"/>
    <w:rsid w:val="0048169B"/>
    <w:rsid w:val="004817E8"/>
    <w:rsid w:val="004819BB"/>
    <w:rsid w:val="00481A4A"/>
    <w:rsid w:val="00482A75"/>
    <w:rsid w:val="00482A7B"/>
    <w:rsid w:val="00482F55"/>
    <w:rsid w:val="00483D7B"/>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A1E"/>
    <w:rsid w:val="00494D3A"/>
    <w:rsid w:val="00494D6E"/>
    <w:rsid w:val="0049505D"/>
    <w:rsid w:val="00495C9C"/>
    <w:rsid w:val="00495D6F"/>
    <w:rsid w:val="00495F81"/>
    <w:rsid w:val="00495FFB"/>
    <w:rsid w:val="00496412"/>
    <w:rsid w:val="0049694D"/>
    <w:rsid w:val="00496B4B"/>
    <w:rsid w:val="00497377"/>
    <w:rsid w:val="004976DA"/>
    <w:rsid w:val="00497A49"/>
    <w:rsid w:val="004A0540"/>
    <w:rsid w:val="004A19F1"/>
    <w:rsid w:val="004A1F54"/>
    <w:rsid w:val="004A2F9F"/>
    <w:rsid w:val="004A33BF"/>
    <w:rsid w:val="004A3B16"/>
    <w:rsid w:val="004A405D"/>
    <w:rsid w:val="004A468F"/>
    <w:rsid w:val="004A4FE6"/>
    <w:rsid w:val="004A5856"/>
    <w:rsid w:val="004A5C33"/>
    <w:rsid w:val="004A6493"/>
    <w:rsid w:val="004A6E80"/>
    <w:rsid w:val="004A6F2D"/>
    <w:rsid w:val="004A796C"/>
    <w:rsid w:val="004B004A"/>
    <w:rsid w:val="004B0376"/>
    <w:rsid w:val="004B09CF"/>
    <w:rsid w:val="004B1611"/>
    <w:rsid w:val="004B188C"/>
    <w:rsid w:val="004B1D41"/>
    <w:rsid w:val="004B21BF"/>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F0"/>
    <w:rsid w:val="004D2F1C"/>
    <w:rsid w:val="004D3113"/>
    <w:rsid w:val="004D3882"/>
    <w:rsid w:val="004D3F0E"/>
    <w:rsid w:val="004D4198"/>
    <w:rsid w:val="004D4464"/>
    <w:rsid w:val="004D4682"/>
    <w:rsid w:val="004D46ED"/>
    <w:rsid w:val="004D5075"/>
    <w:rsid w:val="004D5454"/>
    <w:rsid w:val="004D55DA"/>
    <w:rsid w:val="004D6055"/>
    <w:rsid w:val="004D6531"/>
    <w:rsid w:val="004D6804"/>
    <w:rsid w:val="004D72E7"/>
    <w:rsid w:val="004D73D7"/>
    <w:rsid w:val="004D783E"/>
    <w:rsid w:val="004D7D94"/>
    <w:rsid w:val="004E018C"/>
    <w:rsid w:val="004E025E"/>
    <w:rsid w:val="004E11C9"/>
    <w:rsid w:val="004E1407"/>
    <w:rsid w:val="004E1753"/>
    <w:rsid w:val="004E1E86"/>
    <w:rsid w:val="004E2E64"/>
    <w:rsid w:val="004E35EF"/>
    <w:rsid w:val="004E3E01"/>
    <w:rsid w:val="004E4C9C"/>
    <w:rsid w:val="004E4F64"/>
    <w:rsid w:val="004E4FA0"/>
    <w:rsid w:val="004E52BE"/>
    <w:rsid w:val="004E57DB"/>
    <w:rsid w:val="004E585A"/>
    <w:rsid w:val="004E5A6F"/>
    <w:rsid w:val="004E6100"/>
    <w:rsid w:val="004E6421"/>
    <w:rsid w:val="004E6809"/>
    <w:rsid w:val="004E7117"/>
    <w:rsid w:val="004E725A"/>
    <w:rsid w:val="004E77BE"/>
    <w:rsid w:val="004F036A"/>
    <w:rsid w:val="004F03BC"/>
    <w:rsid w:val="004F075E"/>
    <w:rsid w:val="004F0B0F"/>
    <w:rsid w:val="004F1204"/>
    <w:rsid w:val="004F17A0"/>
    <w:rsid w:val="004F3475"/>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D26"/>
    <w:rsid w:val="00502163"/>
    <w:rsid w:val="005022A6"/>
    <w:rsid w:val="005023C0"/>
    <w:rsid w:val="005024BD"/>
    <w:rsid w:val="00502AEB"/>
    <w:rsid w:val="005036F5"/>
    <w:rsid w:val="00503EC9"/>
    <w:rsid w:val="00504064"/>
    <w:rsid w:val="0050439B"/>
    <w:rsid w:val="00504877"/>
    <w:rsid w:val="00504AF9"/>
    <w:rsid w:val="00504F31"/>
    <w:rsid w:val="00505468"/>
    <w:rsid w:val="005054EF"/>
    <w:rsid w:val="00505877"/>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B15"/>
    <w:rsid w:val="00522B85"/>
    <w:rsid w:val="00523744"/>
    <w:rsid w:val="005238BB"/>
    <w:rsid w:val="00523F24"/>
    <w:rsid w:val="0052471E"/>
    <w:rsid w:val="00524E2C"/>
    <w:rsid w:val="00524EB6"/>
    <w:rsid w:val="005255BB"/>
    <w:rsid w:val="00525631"/>
    <w:rsid w:val="0052593C"/>
    <w:rsid w:val="00525F9D"/>
    <w:rsid w:val="005263CD"/>
    <w:rsid w:val="0052648C"/>
    <w:rsid w:val="005267C1"/>
    <w:rsid w:val="0052684D"/>
    <w:rsid w:val="005270D9"/>
    <w:rsid w:val="00527CEE"/>
    <w:rsid w:val="0053060B"/>
    <w:rsid w:val="00530725"/>
    <w:rsid w:val="005308A1"/>
    <w:rsid w:val="00530A08"/>
    <w:rsid w:val="00530BF9"/>
    <w:rsid w:val="00530ECD"/>
    <w:rsid w:val="00530F2F"/>
    <w:rsid w:val="005313F6"/>
    <w:rsid w:val="005315B0"/>
    <w:rsid w:val="00532170"/>
    <w:rsid w:val="005323E2"/>
    <w:rsid w:val="005328F3"/>
    <w:rsid w:val="00532B6A"/>
    <w:rsid w:val="005335F5"/>
    <w:rsid w:val="005339B5"/>
    <w:rsid w:val="00533CFF"/>
    <w:rsid w:val="00533F5F"/>
    <w:rsid w:val="00533FF7"/>
    <w:rsid w:val="00534098"/>
    <w:rsid w:val="00534659"/>
    <w:rsid w:val="005346EC"/>
    <w:rsid w:val="00534AA8"/>
    <w:rsid w:val="00535496"/>
    <w:rsid w:val="005355B4"/>
    <w:rsid w:val="0053589D"/>
    <w:rsid w:val="00535B96"/>
    <w:rsid w:val="00536591"/>
    <w:rsid w:val="0053661C"/>
    <w:rsid w:val="005366C2"/>
    <w:rsid w:val="005367AF"/>
    <w:rsid w:val="00537243"/>
    <w:rsid w:val="0053732C"/>
    <w:rsid w:val="00537935"/>
    <w:rsid w:val="00540C10"/>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C1E"/>
    <w:rsid w:val="00550DA7"/>
    <w:rsid w:val="0055124F"/>
    <w:rsid w:val="00551325"/>
    <w:rsid w:val="00552298"/>
    <w:rsid w:val="00552582"/>
    <w:rsid w:val="005525AE"/>
    <w:rsid w:val="0055281C"/>
    <w:rsid w:val="00553197"/>
    <w:rsid w:val="005539DA"/>
    <w:rsid w:val="00553A66"/>
    <w:rsid w:val="00553D9C"/>
    <w:rsid w:val="00553F63"/>
    <w:rsid w:val="00554253"/>
    <w:rsid w:val="00554CB1"/>
    <w:rsid w:val="005558B3"/>
    <w:rsid w:val="00555991"/>
    <w:rsid w:val="00555B7D"/>
    <w:rsid w:val="005561C3"/>
    <w:rsid w:val="00556B51"/>
    <w:rsid w:val="00556BEB"/>
    <w:rsid w:val="00556C1F"/>
    <w:rsid w:val="00556D48"/>
    <w:rsid w:val="00556E7C"/>
    <w:rsid w:val="00557085"/>
    <w:rsid w:val="0055793C"/>
    <w:rsid w:val="00557DA1"/>
    <w:rsid w:val="00557F29"/>
    <w:rsid w:val="005604DD"/>
    <w:rsid w:val="005608C7"/>
    <w:rsid w:val="00560C9A"/>
    <w:rsid w:val="00560DB1"/>
    <w:rsid w:val="00560DD3"/>
    <w:rsid w:val="00561335"/>
    <w:rsid w:val="005615F5"/>
    <w:rsid w:val="00562127"/>
    <w:rsid w:val="0056251B"/>
    <w:rsid w:val="00562605"/>
    <w:rsid w:val="0056358A"/>
    <w:rsid w:val="005638D3"/>
    <w:rsid w:val="005638F0"/>
    <w:rsid w:val="005640AA"/>
    <w:rsid w:val="005648B1"/>
    <w:rsid w:val="00564C07"/>
    <w:rsid w:val="00564EFC"/>
    <w:rsid w:val="00564FA5"/>
    <w:rsid w:val="005651D7"/>
    <w:rsid w:val="00565943"/>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729B"/>
    <w:rsid w:val="005773DB"/>
    <w:rsid w:val="00577534"/>
    <w:rsid w:val="00577575"/>
    <w:rsid w:val="005775B0"/>
    <w:rsid w:val="00577AF2"/>
    <w:rsid w:val="00577D8F"/>
    <w:rsid w:val="00577FD1"/>
    <w:rsid w:val="00580225"/>
    <w:rsid w:val="0058095B"/>
    <w:rsid w:val="00580E4A"/>
    <w:rsid w:val="00580E90"/>
    <w:rsid w:val="0058122B"/>
    <w:rsid w:val="0058129E"/>
    <w:rsid w:val="00581383"/>
    <w:rsid w:val="00581C40"/>
    <w:rsid w:val="00582469"/>
    <w:rsid w:val="00582A1F"/>
    <w:rsid w:val="005837C3"/>
    <w:rsid w:val="00583809"/>
    <w:rsid w:val="00583906"/>
    <w:rsid w:val="00583FCC"/>
    <w:rsid w:val="00584870"/>
    <w:rsid w:val="00584B2B"/>
    <w:rsid w:val="00584BC9"/>
    <w:rsid w:val="00584E3F"/>
    <w:rsid w:val="0058530F"/>
    <w:rsid w:val="00585D32"/>
    <w:rsid w:val="00585E18"/>
    <w:rsid w:val="00586812"/>
    <w:rsid w:val="005872EF"/>
    <w:rsid w:val="00587498"/>
    <w:rsid w:val="00587CFE"/>
    <w:rsid w:val="005901CA"/>
    <w:rsid w:val="00590478"/>
    <w:rsid w:val="00590516"/>
    <w:rsid w:val="00590840"/>
    <w:rsid w:val="00590A98"/>
    <w:rsid w:val="00591749"/>
    <w:rsid w:val="00591FD6"/>
    <w:rsid w:val="005922BC"/>
    <w:rsid w:val="005928BF"/>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23D3"/>
    <w:rsid w:val="005A25B2"/>
    <w:rsid w:val="005A2DC9"/>
    <w:rsid w:val="005A2FAC"/>
    <w:rsid w:val="005A34EC"/>
    <w:rsid w:val="005A3D5B"/>
    <w:rsid w:val="005A4E77"/>
    <w:rsid w:val="005A52A3"/>
    <w:rsid w:val="005A5484"/>
    <w:rsid w:val="005A57D5"/>
    <w:rsid w:val="005A5818"/>
    <w:rsid w:val="005A61D5"/>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249"/>
    <w:rsid w:val="005C3765"/>
    <w:rsid w:val="005C38B7"/>
    <w:rsid w:val="005C3F49"/>
    <w:rsid w:val="005C40DF"/>
    <w:rsid w:val="005C4A8C"/>
    <w:rsid w:val="005C52C7"/>
    <w:rsid w:val="005C5770"/>
    <w:rsid w:val="005C6024"/>
    <w:rsid w:val="005C6047"/>
    <w:rsid w:val="005C62C4"/>
    <w:rsid w:val="005C639E"/>
    <w:rsid w:val="005C665F"/>
    <w:rsid w:val="005C666C"/>
    <w:rsid w:val="005C6A3D"/>
    <w:rsid w:val="005C76F4"/>
    <w:rsid w:val="005C7B64"/>
    <w:rsid w:val="005C7DF5"/>
    <w:rsid w:val="005D051C"/>
    <w:rsid w:val="005D0583"/>
    <w:rsid w:val="005D0B93"/>
    <w:rsid w:val="005D0CD6"/>
    <w:rsid w:val="005D0FD7"/>
    <w:rsid w:val="005D10A7"/>
    <w:rsid w:val="005D11F7"/>
    <w:rsid w:val="005D1515"/>
    <w:rsid w:val="005D1726"/>
    <w:rsid w:val="005D1D5F"/>
    <w:rsid w:val="005D1F50"/>
    <w:rsid w:val="005D1FF1"/>
    <w:rsid w:val="005D2B33"/>
    <w:rsid w:val="005D30C6"/>
    <w:rsid w:val="005D364D"/>
    <w:rsid w:val="005D3A45"/>
    <w:rsid w:val="005D3C8A"/>
    <w:rsid w:val="005D3F86"/>
    <w:rsid w:val="005D45D3"/>
    <w:rsid w:val="005D47BB"/>
    <w:rsid w:val="005D4A42"/>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4F80"/>
    <w:rsid w:val="005E5EAA"/>
    <w:rsid w:val="005E5FDF"/>
    <w:rsid w:val="005E68E0"/>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78"/>
    <w:rsid w:val="005F108A"/>
    <w:rsid w:val="005F20B7"/>
    <w:rsid w:val="005F20E8"/>
    <w:rsid w:val="005F2C18"/>
    <w:rsid w:val="005F3262"/>
    <w:rsid w:val="005F3B2B"/>
    <w:rsid w:val="005F3BF5"/>
    <w:rsid w:val="005F3CF3"/>
    <w:rsid w:val="005F46B1"/>
    <w:rsid w:val="005F48AE"/>
    <w:rsid w:val="005F51B6"/>
    <w:rsid w:val="005F5B6B"/>
    <w:rsid w:val="005F636B"/>
    <w:rsid w:val="005F6CA5"/>
    <w:rsid w:val="005F770A"/>
    <w:rsid w:val="00600600"/>
    <w:rsid w:val="0060073F"/>
    <w:rsid w:val="00600782"/>
    <w:rsid w:val="00600ED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837"/>
    <w:rsid w:val="006078A7"/>
    <w:rsid w:val="00607981"/>
    <w:rsid w:val="0061027C"/>
    <w:rsid w:val="00610850"/>
    <w:rsid w:val="00610BBD"/>
    <w:rsid w:val="00610E16"/>
    <w:rsid w:val="006114E9"/>
    <w:rsid w:val="00611B54"/>
    <w:rsid w:val="00611BE6"/>
    <w:rsid w:val="00611DB3"/>
    <w:rsid w:val="00611E6A"/>
    <w:rsid w:val="00611FB8"/>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FA8"/>
    <w:rsid w:val="006213C6"/>
    <w:rsid w:val="00621780"/>
    <w:rsid w:val="006217D2"/>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EFF"/>
    <w:rsid w:val="00636514"/>
    <w:rsid w:val="00636962"/>
    <w:rsid w:val="006373C2"/>
    <w:rsid w:val="006374D3"/>
    <w:rsid w:val="00637D02"/>
    <w:rsid w:val="00640230"/>
    <w:rsid w:val="0064083A"/>
    <w:rsid w:val="0064090F"/>
    <w:rsid w:val="0064145A"/>
    <w:rsid w:val="00641739"/>
    <w:rsid w:val="00641AB5"/>
    <w:rsid w:val="00641F38"/>
    <w:rsid w:val="006424B9"/>
    <w:rsid w:val="0064265E"/>
    <w:rsid w:val="006427E1"/>
    <w:rsid w:val="00642D12"/>
    <w:rsid w:val="006430AE"/>
    <w:rsid w:val="0064315A"/>
    <w:rsid w:val="00643509"/>
    <w:rsid w:val="00644A9E"/>
    <w:rsid w:val="00644BC1"/>
    <w:rsid w:val="0064554B"/>
    <w:rsid w:val="00645665"/>
    <w:rsid w:val="006459DE"/>
    <w:rsid w:val="00645BEC"/>
    <w:rsid w:val="006463FC"/>
    <w:rsid w:val="006464C9"/>
    <w:rsid w:val="00646E66"/>
    <w:rsid w:val="00647217"/>
    <w:rsid w:val="00647276"/>
    <w:rsid w:val="0064727C"/>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6183"/>
    <w:rsid w:val="006663CB"/>
    <w:rsid w:val="0067050D"/>
    <w:rsid w:val="0067094A"/>
    <w:rsid w:val="00670AB4"/>
    <w:rsid w:val="00670B72"/>
    <w:rsid w:val="00670EDE"/>
    <w:rsid w:val="00671764"/>
    <w:rsid w:val="00671A87"/>
    <w:rsid w:val="00671EC3"/>
    <w:rsid w:val="00672475"/>
    <w:rsid w:val="0067298D"/>
    <w:rsid w:val="00673262"/>
    <w:rsid w:val="00673AE1"/>
    <w:rsid w:val="00673B03"/>
    <w:rsid w:val="00673CE0"/>
    <w:rsid w:val="006747E1"/>
    <w:rsid w:val="0067486C"/>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20EA"/>
    <w:rsid w:val="00682475"/>
    <w:rsid w:val="0068260E"/>
    <w:rsid w:val="006826C7"/>
    <w:rsid w:val="006828BF"/>
    <w:rsid w:val="00682A2B"/>
    <w:rsid w:val="00682E70"/>
    <w:rsid w:val="00683295"/>
    <w:rsid w:val="006832B0"/>
    <w:rsid w:val="00683E40"/>
    <w:rsid w:val="00684327"/>
    <w:rsid w:val="0068439E"/>
    <w:rsid w:val="00684B9A"/>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CAC"/>
    <w:rsid w:val="00691D6B"/>
    <w:rsid w:val="00691E83"/>
    <w:rsid w:val="00691EA8"/>
    <w:rsid w:val="0069223E"/>
    <w:rsid w:val="0069251E"/>
    <w:rsid w:val="00692945"/>
    <w:rsid w:val="00692EAB"/>
    <w:rsid w:val="0069359E"/>
    <w:rsid w:val="006938EB"/>
    <w:rsid w:val="00693E8E"/>
    <w:rsid w:val="0069409C"/>
    <w:rsid w:val="00694A2A"/>
    <w:rsid w:val="00694D9D"/>
    <w:rsid w:val="0069522F"/>
    <w:rsid w:val="00695299"/>
    <w:rsid w:val="00695AE6"/>
    <w:rsid w:val="00695B76"/>
    <w:rsid w:val="006960E4"/>
    <w:rsid w:val="006960EC"/>
    <w:rsid w:val="006960EF"/>
    <w:rsid w:val="006964D3"/>
    <w:rsid w:val="00696A48"/>
    <w:rsid w:val="00696E40"/>
    <w:rsid w:val="00696F26"/>
    <w:rsid w:val="006971DA"/>
    <w:rsid w:val="00697B0B"/>
    <w:rsid w:val="00697C9B"/>
    <w:rsid w:val="00697CDE"/>
    <w:rsid w:val="006A093A"/>
    <w:rsid w:val="006A1209"/>
    <w:rsid w:val="006A1CFC"/>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801"/>
    <w:rsid w:val="006A7BCC"/>
    <w:rsid w:val="006A7C95"/>
    <w:rsid w:val="006B0547"/>
    <w:rsid w:val="006B057D"/>
    <w:rsid w:val="006B0598"/>
    <w:rsid w:val="006B0AC9"/>
    <w:rsid w:val="006B110A"/>
    <w:rsid w:val="006B13B1"/>
    <w:rsid w:val="006B148D"/>
    <w:rsid w:val="006B1F12"/>
    <w:rsid w:val="006B2873"/>
    <w:rsid w:val="006B28BB"/>
    <w:rsid w:val="006B2941"/>
    <w:rsid w:val="006B34EB"/>
    <w:rsid w:val="006B36A3"/>
    <w:rsid w:val="006B399A"/>
    <w:rsid w:val="006B3A12"/>
    <w:rsid w:val="006B428E"/>
    <w:rsid w:val="006B4586"/>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6B06"/>
    <w:rsid w:val="006C701B"/>
    <w:rsid w:val="006C74E7"/>
    <w:rsid w:val="006C7EAC"/>
    <w:rsid w:val="006D028D"/>
    <w:rsid w:val="006D06BA"/>
    <w:rsid w:val="006D0E0C"/>
    <w:rsid w:val="006D1A1D"/>
    <w:rsid w:val="006D2695"/>
    <w:rsid w:val="006D2CB8"/>
    <w:rsid w:val="006D30C4"/>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134A"/>
    <w:rsid w:val="006E198F"/>
    <w:rsid w:val="006E2284"/>
    <w:rsid w:val="006E2AF4"/>
    <w:rsid w:val="006E2E2B"/>
    <w:rsid w:val="006E2E41"/>
    <w:rsid w:val="006E310E"/>
    <w:rsid w:val="006E34A8"/>
    <w:rsid w:val="006E35F3"/>
    <w:rsid w:val="006E3EF1"/>
    <w:rsid w:val="006E4024"/>
    <w:rsid w:val="006E47BE"/>
    <w:rsid w:val="006E4CEF"/>
    <w:rsid w:val="006E51A2"/>
    <w:rsid w:val="006E59D8"/>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4553"/>
    <w:rsid w:val="006F460E"/>
    <w:rsid w:val="006F4D25"/>
    <w:rsid w:val="006F504A"/>
    <w:rsid w:val="006F523B"/>
    <w:rsid w:val="006F534B"/>
    <w:rsid w:val="006F5C9E"/>
    <w:rsid w:val="006F5D24"/>
    <w:rsid w:val="006F6022"/>
    <w:rsid w:val="006F65CD"/>
    <w:rsid w:val="006F6DFA"/>
    <w:rsid w:val="006F7567"/>
    <w:rsid w:val="006F7A17"/>
    <w:rsid w:val="0070083B"/>
    <w:rsid w:val="00700B19"/>
    <w:rsid w:val="007011E9"/>
    <w:rsid w:val="00701BA7"/>
    <w:rsid w:val="0070251E"/>
    <w:rsid w:val="00702560"/>
    <w:rsid w:val="00702A23"/>
    <w:rsid w:val="00702BFA"/>
    <w:rsid w:val="00702FBB"/>
    <w:rsid w:val="00703CE7"/>
    <w:rsid w:val="0070436D"/>
    <w:rsid w:val="00704ACC"/>
    <w:rsid w:val="007053AA"/>
    <w:rsid w:val="00705590"/>
    <w:rsid w:val="007058EC"/>
    <w:rsid w:val="00705C83"/>
    <w:rsid w:val="00705EE7"/>
    <w:rsid w:val="00705FC5"/>
    <w:rsid w:val="00706EF5"/>
    <w:rsid w:val="0070749F"/>
    <w:rsid w:val="0070784B"/>
    <w:rsid w:val="00707CD9"/>
    <w:rsid w:val="007100AF"/>
    <w:rsid w:val="00710A3C"/>
    <w:rsid w:val="007118E9"/>
    <w:rsid w:val="007118F3"/>
    <w:rsid w:val="00711BC1"/>
    <w:rsid w:val="007129DE"/>
    <w:rsid w:val="00712B72"/>
    <w:rsid w:val="00712C21"/>
    <w:rsid w:val="00713375"/>
    <w:rsid w:val="00713787"/>
    <w:rsid w:val="00713914"/>
    <w:rsid w:val="007144E1"/>
    <w:rsid w:val="0071466E"/>
    <w:rsid w:val="0071491A"/>
    <w:rsid w:val="00714A51"/>
    <w:rsid w:val="00715139"/>
    <w:rsid w:val="007152C6"/>
    <w:rsid w:val="00715CC5"/>
    <w:rsid w:val="00716B0E"/>
    <w:rsid w:val="00716C8A"/>
    <w:rsid w:val="00717A1A"/>
    <w:rsid w:val="00717C37"/>
    <w:rsid w:val="00720169"/>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4EA"/>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82B"/>
    <w:rsid w:val="00746937"/>
    <w:rsid w:val="007471C5"/>
    <w:rsid w:val="0074755A"/>
    <w:rsid w:val="00750003"/>
    <w:rsid w:val="0075047C"/>
    <w:rsid w:val="0075098C"/>
    <w:rsid w:val="00750E09"/>
    <w:rsid w:val="007521F3"/>
    <w:rsid w:val="007529DA"/>
    <w:rsid w:val="00752A99"/>
    <w:rsid w:val="00752D13"/>
    <w:rsid w:val="0075312D"/>
    <w:rsid w:val="00753432"/>
    <w:rsid w:val="00753D56"/>
    <w:rsid w:val="00754125"/>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32"/>
    <w:rsid w:val="007643D3"/>
    <w:rsid w:val="00764674"/>
    <w:rsid w:val="007649B1"/>
    <w:rsid w:val="007649B9"/>
    <w:rsid w:val="007649E1"/>
    <w:rsid w:val="00764B75"/>
    <w:rsid w:val="00764E3D"/>
    <w:rsid w:val="00765348"/>
    <w:rsid w:val="00765505"/>
    <w:rsid w:val="007658EA"/>
    <w:rsid w:val="00765BCB"/>
    <w:rsid w:val="00765CEC"/>
    <w:rsid w:val="0076610C"/>
    <w:rsid w:val="00766B87"/>
    <w:rsid w:val="00767024"/>
    <w:rsid w:val="00767066"/>
    <w:rsid w:val="007676DC"/>
    <w:rsid w:val="007677E4"/>
    <w:rsid w:val="00767A3E"/>
    <w:rsid w:val="00767EE0"/>
    <w:rsid w:val="007701E1"/>
    <w:rsid w:val="007705D7"/>
    <w:rsid w:val="007707A8"/>
    <w:rsid w:val="007707E7"/>
    <w:rsid w:val="007707FA"/>
    <w:rsid w:val="0077092D"/>
    <w:rsid w:val="00770933"/>
    <w:rsid w:val="00770C8B"/>
    <w:rsid w:val="00770DC2"/>
    <w:rsid w:val="00770EB7"/>
    <w:rsid w:val="00770F54"/>
    <w:rsid w:val="0077129D"/>
    <w:rsid w:val="007715A7"/>
    <w:rsid w:val="00771DBE"/>
    <w:rsid w:val="00771E65"/>
    <w:rsid w:val="007721C6"/>
    <w:rsid w:val="007727B4"/>
    <w:rsid w:val="00772A79"/>
    <w:rsid w:val="00772F3B"/>
    <w:rsid w:val="007730EC"/>
    <w:rsid w:val="00773707"/>
    <w:rsid w:val="007739C1"/>
    <w:rsid w:val="00774228"/>
    <w:rsid w:val="007742CD"/>
    <w:rsid w:val="00774470"/>
    <w:rsid w:val="00774977"/>
    <w:rsid w:val="00774B50"/>
    <w:rsid w:val="00775397"/>
    <w:rsid w:val="00775786"/>
    <w:rsid w:val="00775E52"/>
    <w:rsid w:val="00776A6A"/>
    <w:rsid w:val="00776FC2"/>
    <w:rsid w:val="00777EB0"/>
    <w:rsid w:val="00780014"/>
    <w:rsid w:val="00780087"/>
    <w:rsid w:val="0078068C"/>
    <w:rsid w:val="00780A22"/>
    <w:rsid w:val="00780AE5"/>
    <w:rsid w:val="0078200B"/>
    <w:rsid w:val="0078202E"/>
    <w:rsid w:val="00782F37"/>
    <w:rsid w:val="007831F6"/>
    <w:rsid w:val="00783218"/>
    <w:rsid w:val="00783905"/>
    <w:rsid w:val="00783C6D"/>
    <w:rsid w:val="0078428E"/>
    <w:rsid w:val="00784308"/>
    <w:rsid w:val="007848D7"/>
    <w:rsid w:val="00784B52"/>
    <w:rsid w:val="00784BE6"/>
    <w:rsid w:val="007851B4"/>
    <w:rsid w:val="0078558A"/>
    <w:rsid w:val="007855DC"/>
    <w:rsid w:val="00785948"/>
    <w:rsid w:val="00785F27"/>
    <w:rsid w:val="00786A60"/>
    <w:rsid w:val="00786A9A"/>
    <w:rsid w:val="00786B93"/>
    <w:rsid w:val="00786C06"/>
    <w:rsid w:val="007872C6"/>
    <w:rsid w:val="00787431"/>
    <w:rsid w:val="0078771E"/>
    <w:rsid w:val="00787779"/>
    <w:rsid w:val="00787D93"/>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71CB"/>
    <w:rsid w:val="00797B50"/>
    <w:rsid w:val="00797BA9"/>
    <w:rsid w:val="007A0252"/>
    <w:rsid w:val="007A0D93"/>
    <w:rsid w:val="007A16F7"/>
    <w:rsid w:val="007A1A26"/>
    <w:rsid w:val="007A1D63"/>
    <w:rsid w:val="007A1ECD"/>
    <w:rsid w:val="007A23ED"/>
    <w:rsid w:val="007A2CF0"/>
    <w:rsid w:val="007A3277"/>
    <w:rsid w:val="007A3715"/>
    <w:rsid w:val="007A3A26"/>
    <w:rsid w:val="007A3B3A"/>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A60"/>
    <w:rsid w:val="007B0FB3"/>
    <w:rsid w:val="007B13EC"/>
    <w:rsid w:val="007B13FB"/>
    <w:rsid w:val="007B15B1"/>
    <w:rsid w:val="007B1BA5"/>
    <w:rsid w:val="007B1BB7"/>
    <w:rsid w:val="007B1D82"/>
    <w:rsid w:val="007B1E4C"/>
    <w:rsid w:val="007B1E4F"/>
    <w:rsid w:val="007B2207"/>
    <w:rsid w:val="007B26C0"/>
    <w:rsid w:val="007B2A36"/>
    <w:rsid w:val="007B2B14"/>
    <w:rsid w:val="007B2EDB"/>
    <w:rsid w:val="007B3BD3"/>
    <w:rsid w:val="007B3ECD"/>
    <w:rsid w:val="007B4BCA"/>
    <w:rsid w:val="007B4FD6"/>
    <w:rsid w:val="007B5114"/>
    <w:rsid w:val="007B58E4"/>
    <w:rsid w:val="007B5A2C"/>
    <w:rsid w:val="007B5AE6"/>
    <w:rsid w:val="007B5FF7"/>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C4A"/>
    <w:rsid w:val="007E0C6F"/>
    <w:rsid w:val="007E155D"/>
    <w:rsid w:val="007E1585"/>
    <w:rsid w:val="007E187C"/>
    <w:rsid w:val="007E1BCC"/>
    <w:rsid w:val="007E1DF0"/>
    <w:rsid w:val="007E1F70"/>
    <w:rsid w:val="007E2B57"/>
    <w:rsid w:val="007E36F8"/>
    <w:rsid w:val="007E383E"/>
    <w:rsid w:val="007E3C85"/>
    <w:rsid w:val="007E3E67"/>
    <w:rsid w:val="007E403E"/>
    <w:rsid w:val="007E4531"/>
    <w:rsid w:val="007E4EB4"/>
    <w:rsid w:val="007E541F"/>
    <w:rsid w:val="007E5516"/>
    <w:rsid w:val="007E57D3"/>
    <w:rsid w:val="007E5802"/>
    <w:rsid w:val="007E684B"/>
    <w:rsid w:val="007E7611"/>
    <w:rsid w:val="007E773A"/>
    <w:rsid w:val="007E7925"/>
    <w:rsid w:val="007F037A"/>
    <w:rsid w:val="007F0430"/>
    <w:rsid w:val="007F055E"/>
    <w:rsid w:val="007F0957"/>
    <w:rsid w:val="007F0B56"/>
    <w:rsid w:val="007F0E95"/>
    <w:rsid w:val="007F12E6"/>
    <w:rsid w:val="007F150C"/>
    <w:rsid w:val="007F16B1"/>
    <w:rsid w:val="007F1974"/>
    <w:rsid w:val="007F1AEF"/>
    <w:rsid w:val="007F1E0B"/>
    <w:rsid w:val="007F26CA"/>
    <w:rsid w:val="007F32AA"/>
    <w:rsid w:val="007F3AB0"/>
    <w:rsid w:val="007F3F10"/>
    <w:rsid w:val="007F44E2"/>
    <w:rsid w:val="007F47C9"/>
    <w:rsid w:val="007F4916"/>
    <w:rsid w:val="007F4B8C"/>
    <w:rsid w:val="007F4E71"/>
    <w:rsid w:val="007F4F0D"/>
    <w:rsid w:val="007F512E"/>
    <w:rsid w:val="007F5585"/>
    <w:rsid w:val="007F55DD"/>
    <w:rsid w:val="007F582C"/>
    <w:rsid w:val="007F648B"/>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3741"/>
    <w:rsid w:val="00803C7C"/>
    <w:rsid w:val="00803F08"/>
    <w:rsid w:val="0080471F"/>
    <w:rsid w:val="00804C54"/>
    <w:rsid w:val="00804DBC"/>
    <w:rsid w:val="00805E74"/>
    <w:rsid w:val="008066BE"/>
    <w:rsid w:val="00806BBC"/>
    <w:rsid w:val="00806D3F"/>
    <w:rsid w:val="00806E21"/>
    <w:rsid w:val="008076B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C19"/>
    <w:rsid w:val="00830029"/>
    <w:rsid w:val="00830512"/>
    <w:rsid w:val="00830582"/>
    <w:rsid w:val="008309AD"/>
    <w:rsid w:val="008317CF"/>
    <w:rsid w:val="00832348"/>
    <w:rsid w:val="00832CCB"/>
    <w:rsid w:val="00833049"/>
    <w:rsid w:val="008333C3"/>
    <w:rsid w:val="00833D91"/>
    <w:rsid w:val="008344B3"/>
    <w:rsid w:val="008344BA"/>
    <w:rsid w:val="00834530"/>
    <w:rsid w:val="008359DE"/>
    <w:rsid w:val="00836145"/>
    <w:rsid w:val="0083677B"/>
    <w:rsid w:val="00836B7E"/>
    <w:rsid w:val="00837826"/>
    <w:rsid w:val="00837C58"/>
    <w:rsid w:val="00837DA8"/>
    <w:rsid w:val="00840097"/>
    <w:rsid w:val="008402C0"/>
    <w:rsid w:val="0084060D"/>
    <w:rsid w:val="00840704"/>
    <w:rsid w:val="008408BE"/>
    <w:rsid w:val="008408C7"/>
    <w:rsid w:val="00840DA9"/>
    <w:rsid w:val="00840FF2"/>
    <w:rsid w:val="0084174C"/>
    <w:rsid w:val="00841896"/>
    <w:rsid w:val="00841A3E"/>
    <w:rsid w:val="00841B17"/>
    <w:rsid w:val="00841D28"/>
    <w:rsid w:val="00841E17"/>
    <w:rsid w:val="00842270"/>
    <w:rsid w:val="00842556"/>
    <w:rsid w:val="00842687"/>
    <w:rsid w:val="00842873"/>
    <w:rsid w:val="00842F11"/>
    <w:rsid w:val="00845174"/>
    <w:rsid w:val="00845183"/>
    <w:rsid w:val="00845641"/>
    <w:rsid w:val="008456FA"/>
    <w:rsid w:val="0084596B"/>
    <w:rsid w:val="00846181"/>
    <w:rsid w:val="00846BA9"/>
    <w:rsid w:val="008471E7"/>
    <w:rsid w:val="00847813"/>
    <w:rsid w:val="00847A12"/>
    <w:rsid w:val="00847D08"/>
    <w:rsid w:val="0085046F"/>
    <w:rsid w:val="0085050D"/>
    <w:rsid w:val="0085098E"/>
    <w:rsid w:val="00850C45"/>
    <w:rsid w:val="00850C79"/>
    <w:rsid w:val="008514CA"/>
    <w:rsid w:val="00851512"/>
    <w:rsid w:val="00852258"/>
    <w:rsid w:val="00852E55"/>
    <w:rsid w:val="00852F59"/>
    <w:rsid w:val="00853192"/>
    <w:rsid w:val="008532D1"/>
    <w:rsid w:val="00853720"/>
    <w:rsid w:val="008538DF"/>
    <w:rsid w:val="00853AF4"/>
    <w:rsid w:val="00853BAB"/>
    <w:rsid w:val="008548AF"/>
    <w:rsid w:val="00854A29"/>
    <w:rsid w:val="0085582A"/>
    <w:rsid w:val="00855AC9"/>
    <w:rsid w:val="00855E9A"/>
    <w:rsid w:val="00856000"/>
    <w:rsid w:val="008565C7"/>
    <w:rsid w:val="00856F38"/>
    <w:rsid w:val="00857205"/>
    <w:rsid w:val="008575C7"/>
    <w:rsid w:val="00857829"/>
    <w:rsid w:val="00857FE5"/>
    <w:rsid w:val="008601EE"/>
    <w:rsid w:val="008603BD"/>
    <w:rsid w:val="00860DDF"/>
    <w:rsid w:val="0086101E"/>
    <w:rsid w:val="00861199"/>
    <w:rsid w:val="008611A9"/>
    <w:rsid w:val="00861583"/>
    <w:rsid w:val="0086177E"/>
    <w:rsid w:val="00861C39"/>
    <w:rsid w:val="00861ED1"/>
    <w:rsid w:val="00861FD9"/>
    <w:rsid w:val="00861FFF"/>
    <w:rsid w:val="008620D3"/>
    <w:rsid w:val="00862233"/>
    <w:rsid w:val="008622A0"/>
    <w:rsid w:val="0086261E"/>
    <w:rsid w:val="00862C98"/>
    <w:rsid w:val="00862D00"/>
    <w:rsid w:val="00862D7D"/>
    <w:rsid w:val="0086312D"/>
    <w:rsid w:val="00863561"/>
    <w:rsid w:val="00863857"/>
    <w:rsid w:val="00863962"/>
    <w:rsid w:val="0086483D"/>
    <w:rsid w:val="00864D2D"/>
    <w:rsid w:val="0086585E"/>
    <w:rsid w:val="00865C17"/>
    <w:rsid w:val="008661AC"/>
    <w:rsid w:val="00866563"/>
    <w:rsid w:val="00867063"/>
    <w:rsid w:val="008675BB"/>
    <w:rsid w:val="008675C1"/>
    <w:rsid w:val="00867BFA"/>
    <w:rsid w:val="00870DE4"/>
    <w:rsid w:val="008725BC"/>
    <w:rsid w:val="008738CE"/>
    <w:rsid w:val="008750A1"/>
    <w:rsid w:val="0087515B"/>
    <w:rsid w:val="00875AC2"/>
    <w:rsid w:val="00876862"/>
    <w:rsid w:val="00876F74"/>
    <w:rsid w:val="00877017"/>
    <w:rsid w:val="008772EA"/>
    <w:rsid w:val="008778D0"/>
    <w:rsid w:val="00880500"/>
    <w:rsid w:val="00880896"/>
    <w:rsid w:val="008808BB"/>
    <w:rsid w:val="0088130C"/>
    <w:rsid w:val="00881653"/>
    <w:rsid w:val="008820E0"/>
    <w:rsid w:val="0088245D"/>
    <w:rsid w:val="0088363D"/>
    <w:rsid w:val="00883B89"/>
    <w:rsid w:val="00884126"/>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6C9"/>
    <w:rsid w:val="00890EF1"/>
    <w:rsid w:val="0089116B"/>
    <w:rsid w:val="00891BBC"/>
    <w:rsid w:val="00891D60"/>
    <w:rsid w:val="00892146"/>
    <w:rsid w:val="00892174"/>
    <w:rsid w:val="008921F4"/>
    <w:rsid w:val="008922E7"/>
    <w:rsid w:val="0089230A"/>
    <w:rsid w:val="00892930"/>
    <w:rsid w:val="008930F7"/>
    <w:rsid w:val="008937B9"/>
    <w:rsid w:val="00893B19"/>
    <w:rsid w:val="00893BE0"/>
    <w:rsid w:val="00893C84"/>
    <w:rsid w:val="00893C88"/>
    <w:rsid w:val="0089412C"/>
    <w:rsid w:val="0089426E"/>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1327"/>
    <w:rsid w:val="008A133E"/>
    <w:rsid w:val="008A15B1"/>
    <w:rsid w:val="008A1E78"/>
    <w:rsid w:val="008A206D"/>
    <w:rsid w:val="008A2AE2"/>
    <w:rsid w:val="008A3A26"/>
    <w:rsid w:val="008A3D15"/>
    <w:rsid w:val="008A4999"/>
    <w:rsid w:val="008A4C21"/>
    <w:rsid w:val="008A4DE8"/>
    <w:rsid w:val="008A5179"/>
    <w:rsid w:val="008A5AA4"/>
    <w:rsid w:val="008A5BC5"/>
    <w:rsid w:val="008A61DE"/>
    <w:rsid w:val="008A61E2"/>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454"/>
    <w:rsid w:val="008D3A0C"/>
    <w:rsid w:val="008D3D54"/>
    <w:rsid w:val="008D3E26"/>
    <w:rsid w:val="008D4FC4"/>
    <w:rsid w:val="008D534A"/>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3C12"/>
    <w:rsid w:val="008F3E30"/>
    <w:rsid w:val="008F41A2"/>
    <w:rsid w:val="008F41F4"/>
    <w:rsid w:val="008F441A"/>
    <w:rsid w:val="008F45C3"/>
    <w:rsid w:val="008F45EA"/>
    <w:rsid w:val="008F47C4"/>
    <w:rsid w:val="008F47FB"/>
    <w:rsid w:val="008F5028"/>
    <w:rsid w:val="008F547D"/>
    <w:rsid w:val="008F6136"/>
    <w:rsid w:val="008F6777"/>
    <w:rsid w:val="008F6AC4"/>
    <w:rsid w:val="008F6D02"/>
    <w:rsid w:val="008F6E7F"/>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5214"/>
    <w:rsid w:val="00905795"/>
    <w:rsid w:val="009058F6"/>
    <w:rsid w:val="00906028"/>
    <w:rsid w:val="009060BA"/>
    <w:rsid w:val="0090617F"/>
    <w:rsid w:val="0090648E"/>
    <w:rsid w:val="00906E83"/>
    <w:rsid w:val="00907063"/>
    <w:rsid w:val="009072CB"/>
    <w:rsid w:val="00907534"/>
    <w:rsid w:val="00907C4D"/>
    <w:rsid w:val="00907FA8"/>
    <w:rsid w:val="00910163"/>
    <w:rsid w:val="009107F5"/>
    <w:rsid w:val="009113A7"/>
    <w:rsid w:val="00911CE8"/>
    <w:rsid w:val="00912A2D"/>
    <w:rsid w:val="00912E7C"/>
    <w:rsid w:val="0091407D"/>
    <w:rsid w:val="009143FB"/>
    <w:rsid w:val="009146DA"/>
    <w:rsid w:val="0091485D"/>
    <w:rsid w:val="0091491F"/>
    <w:rsid w:val="0091528C"/>
    <w:rsid w:val="00915750"/>
    <w:rsid w:val="009159A4"/>
    <w:rsid w:val="00915A27"/>
    <w:rsid w:val="00915AED"/>
    <w:rsid w:val="00916551"/>
    <w:rsid w:val="009168CC"/>
    <w:rsid w:val="00916938"/>
    <w:rsid w:val="009169B3"/>
    <w:rsid w:val="00917052"/>
    <w:rsid w:val="00917835"/>
    <w:rsid w:val="00917FEE"/>
    <w:rsid w:val="00920960"/>
    <w:rsid w:val="00920BE3"/>
    <w:rsid w:val="0092138D"/>
    <w:rsid w:val="0092183D"/>
    <w:rsid w:val="00921CE0"/>
    <w:rsid w:val="009224D1"/>
    <w:rsid w:val="0092268B"/>
    <w:rsid w:val="009226E7"/>
    <w:rsid w:val="00922A66"/>
    <w:rsid w:val="00922FF6"/>
    <w:rsid w:val="00923725"/>
    <w:rsid w:val="009240DA"/>
    <w:rsid w:val="00924CE9"/>
    <w:rsid w:val="00924DD4"/>
    <w:rsid w:val="00924F70"/>
    <w:rsid w:val="00925A17"/>
    <w:rsid w:val="00925D14"/>
    <w:rsid w:val="00925E63"/>
    <w:rsid w:val="00926026"/>
    <w:rsid w:val="0092663B"/>
    <w:rsid w:val="00926C65"/>
    <w:rsid w:val="00926FDE"/>
    <w:rsid w:val="009302A1"/>
    <w:rsid w:val="00930486"/>
    <w:rsid w:val="00930714"/>
    <w:rsid w:val="0093087E"/>
    <w:rsid w:val="00930ADA"/>
    <w:rsid w:val="00931054"/>
    <w:rsid w:val="009310F4"/>
    <w:rsid w:val="00931A4C"/>
    <w:rsid w:val="009323D1"/>
    <w:rsid w:val="00932B7B"/>
    <w:rsid w:val="009331B3"/>
    <w:rsid w:val="00933573"/>
    <w:rsid w:val="00933F33"/>
    <w:rsid w:val="00934043"/>
    <w:rsid w:val="0093409A"/>
    <w:rsid w:val="00934585"/>
    <w:rsid w:val="009355DC"/>
    <w:rsid w:val="0093563C"/>
    <w:rsid w:val="0093579B"/>
    <w:rsid w:val="00935D67"/>
    <w:rsid w:val="00935E03"/>
    <w:rsid w:val="00936752"/>
    <w:rsid w:val="009367F6"/>
    <w:rsid w:val="0093683B"/>
    <w:rsid w:val="00936E5B"/>
    <w:rsid w:val="00936FE5"/>
    <w:rsid w:val="00937024"/>
    <w:rsid w:val="009409E1"/>
    <w:rsid w:val="00941090"/>
    <w:rsid w:val="0094187B"/>
    <w:rsid w:val="00941DB1"/>
    <w:rsid w:val="00941F00"/>
    <w:rsid w:val="00942792"/>
    <w:rsid w:val="009429A0"/>
    <w:rsid w:val="00942D01"/>
    <w:rsid w:val="00942E10"/>
    <w:rsid w:val="00942EAA"/>
    <w:rsid w:val="009430E3"/>
    <w:rsid w:val="00943364"/>
    <w:rsid w:val="00943821"/>
    <w:rsid w:val="00943945"/>
    <w:rsid w:val="009439FB"/>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12E"/>
    <w:rsid w:val="00956654"/>
    <w:rsid w:val="00956817"/>
    <w:rsid w:val="009568AE"/>
    <w:rsid w:val="00956AE3"/>
    <w:rsid w:val="009570FC"/>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428"/>
    <w:rsid w:val="00965837"/>
    <w:rsid w:val="00965930"/>
    <w:rsid w:val="00965CD0"/>
    <w:rsid w:val="00966528"/>
    <w:rsid w:val="009669B2"/>
    <w:rsid w:val="00966CED"/>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86"/>
    <w:rsid w:val="00974303"/>
    <w:rsid w:val="0097432F"/>
    <w:rsid w:val="009746A9"/>
    <w:rsid w:val="00974BA2"/>
    <w:rsid w:val="00975847"/>
    <w:rsid w:val="00975870"/>
    <w:rsid w:val="00975A6E"/>
    <w:rsid w:val="009761AD"/>
    <w:rsid w:val="00976E61"/>
    <w:rsid w:val="00977728"/>
    <w:rsid w:val="00977D08"/>
    <w:rsid w:val="00980000"/>
    <w:rsid w:val="00980091"/>
    <w:rsid w:val="00980505"/>
    <w:rsid w:val="00981C1D"/>
    <w:rsid w:val="00982219"/>
    <w:rsid w:val="00982931"/>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B43"/>
    <w:rsid w:val="00985BF1"/>
    <w:rsid w:val="00985FA0"/>
    <w:rsid w:val="00985FCA"/>
    <w:rsid w:val="00985FDE"/>
    <w:rsid w:val="00986312"/>
    <w:rsid w:val="00986E0F"/>
    <w:rsid w:val="00987D2C"/>
    <w:rsid w:val="00991221"/>
    <w:rsid w:val="0099154A"/>
    <w:rsid w:val="00991DEC"/>
    <w:rsid w:val="009920D7"/>
    <w:rsid w:val="00993530"/>
    <w:rsid w:val="00993663"/>
    <w:rsid w:val="009936E2"/>
    <w:rsid w:val="00993B85"/>
    <w:rsid w:val="00993CEA"/>
    <w:rsid w:val="00994045"/>
    <w:rsid w:val="009944BB"/>
    <w:rsid w:val="00994587"/>
    <w:rsid w:val="00994801"/>
    <w:rsid w:val="00994C70"/>
    <w:rsid w:val="00994E36"/>
    <w:rsid w:val="00995079"/>
    <w:rsid w:val="009953F2"/>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613"/>
    <w:rsid w:val="009B2C78"/>
    <w:rsid w:val="009B2E8B"/>
    <w:rsid w:val="009B3338"/>
    <w:rsid w:val="009B3613"/>
    <w:rsid w:val="009B39D2"/>
    <w:rsid w:val="009B3F94"/>
    <w:rsid w:val="009B45E4"/>
    <w:rsid w:val="009B4E96"/>
    <w:rsid w:val="009B5000"/>
    <w:rsid w:val="009B5FE6"/>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6735"/>
    <w:rsid w:val="009C699D"/>
    <w:rsid w:val="009C6B8B"/>
    <w:rsid w:val="009C73D1"/>
    <w:rsid w:val="009C75CA"/>
    <w:rsid w:val="009D0E43"/>
    <w:rsid w:val="009D12C8"/>
    <w:rsid w:val="009D138A"/>
    <w:rsid w:val="009D1715"/>
    <w:rsid w:val="009D1770"/>
    <w:rsid w:val="009D1A23"/>
    <w:rsid w:val="009D229A"/>
    <w:rsid w:val="009D27E5"/>
    <w:rsid w:val="009D3060"/>
    <w:rsid w:val="009D31CD"/>
    <w:rsid w:val="009D3872"/>
    <w:rsid w:val="009D3983"/>
    <w:rsid w:val="009D3C1A"/>
    <w:rsid w:val="009D4061"/>
    <w:rsid w:val="009D4E60"/>
    <w:rsid w:val="009D501A"/>
    <w:rsid w:val="009D51A8"/>
    <w:rsid w:val="009D5415"/>
    <w:rsid w:val="009D54D9"/>
    <w:rsid w:val="009D59EA"/>
    <w:rsid w:val="009D59EB"/>
    <w:rsid w:val="009D5B3A"/>
    <w:rsid w:val="009D5E01"/>
    <w:rsid w:val="009D63AA"/>
    <w:rsid w:val="009D705E"/>
    <w:rsid w:val="009D76DC"/>
    <w:rsid w:val="009D76E9"/>
    <w:rsid w:val="009D7732"/>
    <w:rsid w:val="009D7896"/>
    <w:rsid w:val="009D7A6F"/>
    <w:rsid w:val="009D7F95"/>
    <w:rsid w:val="009E01CE"/>
    <w:rsid w:val="009E04F6"/>
    <w:rsid w:val="009E0852"/>
    <w:rsid w:val="009E0895"/>
    <w:rsid w:val="009E09B1"/>
    <w:rsid w:val="009E0C45"/>
    <w:rsid w:val="009E13F7"/>
    <w:rsid w:val="009E1498"/>
    <w:rsid w:val="009E203E"/>
    <w:rsid w:val="009E2CA1"/>
    <w:rsid w:val="009E2D84"/>
    <w:rsid w:val="009E3228"/>
    <w:rsid w:val="009E47B5"/>
    <w:rsid w:val="009E4EE7"/>
    <w:rsid w:val="009E5014"/>
    <w:rsid w:val="009E574D"/>
    <w:rsid w:val="009E5BAA"/>
    <w:rsid w:val="009E62BC"/>
    <w:rsid w:val="009E6B02"/>
    <w:rsid w:val="009E6FD4"/>
    <w:rsid w:val="009E775F"/>
    <w:rsid w:val="009E7B98"/>
    <w:rsid w:val="009E7C16"/>
    <w:rsid w:val="009F098B"/>
    <w:rsid w:val="009F11C9"/>
    <w:rsid w:val="009F142B"/>
    <w:rsid w:val="009F1889"/>
    <w:rsid w:val="009F1E49"/>
    <w:rsid w:val="009F1F3F"/>
    <w:rsid w:val="009F23A1"/>
    <w:rsid w:val="009F2607"/>
    <w:rsid w:val="009F2F57"/>
    <w:rsid w:val="009F2FFA"/>
    <w:rsid w:val="009F3083"/>
    <w:rsid w:val="009F37BC"/>
    <w:rsid w:val="009F4D98"/>
    <w:rsid w:val="009F4E7F"/>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97"/>
    <w:rsid w:val="00A00DBC"/>
    <w:rsid w:val="00A01426"/>
    <w:rsid w:val="00A0146C"/>
    <w:rsid w:val="00A01BE6"/>
    <w:rsid w:val="00A02294"/>
    <w:rsid w:val="00A02412"/>
    <w:rsid w:val="00A02E13"/>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105CE"/>
    <w:rsid w:val="00A10D3B"/>
    <w:rsid w:val="00A119B0"/>
    <w:rsid w:val="00A1209F"/>
    <w:rsid w:val="00A121B8"/>
    <w:rsid w:val="00A1249B"/>
    <w:rsid w:val="00A12DE3"/>
    <w:rsid w:val="00A133A8"/>
    <w:rsid w:val="00A1413F"/>
    <w:rsid w:val="00A1439C"/>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3144"/>
    <w:rsid w:val="00A2348C"/>
    <w:rsid w:val="00A2425C"/>
    <w:rsid w:val="00A243B1"/>
    <w:rsid w:val="00A24456"/>
    <w:rsid w:val="00A244B2"/>
    <w:rsid w:val="00A24544"/>
    <w:rsid w:val="00A24D5C"/>
    <w:rsid w:val="00A24E15"/>
    <w:rsid w:val="00A2531C"/>
    <w:rsid w:val="00A26767"/>
    <w:rsid w:val="00A2698E"/>
    <w:rsid w:val="00A27822"/>
    <w:rsid w:val="00A27E42"/>
    <w:rsid w:val="00A30DE1"/>
    <w:rsid w:val="00A30F5A"/>
    <w:rsid w:val="00A31F12"/>
    <w:rsid w:val="00A323C3"/>
    <w:rsid w:val="00A324A8"/>
    <w:rsid w:val="00A34160"/>
    <w:rsid w:val="00A34232"/>
    <w:rsid w:val="00A34397"/>
    <w:rsid w:val="00A3530B"/>
    <w:rsid w:val="00A35743"/>
    <w:rsid w:val="00A35FB6"/>
    <w:rsid w:val="00A35FCD"/>
    <w:rsid w:val="00A362D3"/>
    <w:rsid w:val="00A371D5"/>
    <w:rsid w:val="00A3759A"/>
    <w:rsid w:val="00A377A8"/>
    <w:rsid w:val="00A40288"/>
    <w:rsid w:val="00A40991"/>
    <w:rsid w:val="00A40CA7"/>
    <w:rsid w:val="00A41B0D"/>
    <w:rsid w:val="00A41BA9"/>
    <w:rsid w:val="00A41FF0"/>
    <w:rsid w:val="00A421F1"/>
    <w:rsid w:val="00A42A19"/>
    <w:rsid w:val="00A42A6F"/>
    <w:rsid w:val="00A42CFD"/>
    <w:rsid w:val="00A43344"/>
    <w:rsid w:val="00A433C0"/>
    <w:rsid w:val="00A43AB1"/>
    <w:rsid w:val="00A43C5E"/>
    <w:rsid w:val="00A43D11"/>
    <w:rsid w:val="00A43ECA"/>
    <w:rsid w:val="00A443B6"/>
    <w:rsid w:val="00A4494A"/>
    <w:rsid w:val="00A451F8"/>
    <w:rsid w:val="00A45316"/>
    <w:rsid w:val="00A45BB8"/>
    <w:rsid w:val="00A45D99"/>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6EA"/>
    <w:rsid w:val="00A70A78"/>
    <w:rsid w:val="00A70AD5"/>
    <w:rsid w:val="00A70BF4"/>
    <w:rsid w:val="00A71041"/>
    <w:rsid w:val="00A71252"/>
    <w:rsid w:val="00A714B5"/>
    <w:rsid w:val="00A7200A"/>
    <w:rsid w:val="00A7265E"/>
    <w:rsid w:val="00A72B66"/>
    <w:rsid w:val="00A72DFA"/>
    <w:rsid w:val="00A7309B"/>
    <w:rsid w:val="00A730B8"/>
    <w:rsid w:val="00A7367E"/>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04"/>
    <w:rsid w:val="00A8289E"/>
    <w:rsid w:val="00A82E81"/>
    <w:rsid w:val="00A839AF"/>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7FD"/>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4D83"/>
    <w:rsid w:val="00A9538D"/>
    <w:rsid w:val="00A9573C"/>
    <w:rsid w:val="00A95991"/>
    <w:rsid w:val="00A96580"/>
    <w:rsid w:val="00A969D7"/>
    <w:rsid w:val="00A96A53"/>
    <w:rsid w:val="00A96DA1"/>
    <w:rsid w:val="00A97563"/>
    <w:rsid w:val="00A977CF"/>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AE7"/>
    <w:rsid w:val="00AB1BF6"/>
    <w:rsid w:val="00AB233A"/>
    <w:rsid w:val="00AB314B"/>
    <w:rsid w:val="00AB34E0"/>
    <w:rsid w:val="00AB350E"/>
    <w:rsid w:val="00AB358C"/>
    <w:rsid w:val="00AB3892"/>
    <w:rsid w:val="00AB3A14"/>
    <w:rsid w:val="00AB436D"/>
    <w:rsid w:val="00AB49CA"/>
    <w:rsid w:val="00AB4C9B"/>
    <w:rsid w:val="00AB4CDB"/>
    <w:rsid w:val="00AB4DCE"/>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53D"/>
    <w:rsid w:val="00AC37E8"/>
    <w:rsid w:val="00AC3848"/>
    <w:rsid w:val="00AC3956"/>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9"/>
    <w:rsid w:val="00AD380C"/>
    <w:rsid w:val="00AD3CEF"/>
    <w:rsid w:val="00AD4D60"/>
    <w:rsid w:val="00AD4F3A"/>
    <w:rsid w:val="00AD5340"/>
    <w:rsid w:val="00AD581F"/>
    <w:rsid w:val="00AD58E4"/>
    <w:rsid w:val="00AD5B27"/>
    <w:rsid w:val="00AD5BB2"/>
    <w:rsid w:val="00AD649C"/>
    <w:rsid w:val="00AD6C1B"/>
    <w:rsid w:val="00AD6C23"/>
    <w:rsid w:val="00AD6DB2"/>
    <w:rsid w:val="00AD6E2A"/>
    <w:rsid w:val="00AD6FB6"/>
    <w:rsid w:val="00AD7357"/>
    <w:rsid w:val="00AD76E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F00C8"/>
    <w:rsid w:val="00AF05B6"/>
    <w:rsid w:val="00AF0C8C"/>
    <w:rsid w:val="00AF0CB1"/>
    <w:rsid w:val="00AF17BE"/>
    <w:rsid w:val="00AF1C06"/>
    <w:rsid w:val="00AF1F58"/>
    <w:rsid w:val="00AF25F6"/>
    <w:rsid w:val="00AF386C"/>
    <w:rsid w:val="00AF416D"/>
    <w:rsid w:val="00AF4340"/>
    <w:rsid w:val="00AF47E3"/>
    <w:rsid w:val="00AF4CAB"/>
    <w:rsid w:val="00AF5414"/>
    <w:rsid w:val="00AF5444"/>
    <w:rsid w:val="00AF54D5"/>
    <w:rsid w:val="00AF5640"/>
    <w:rsid w:val="00AF5B80"/>
    <w:rsid w:val="00AF5C6F"/>
    <w:rsid w:val="00AF5D5A"/>
    <w:rsid w:val="00AF6710"/>
    <w:rsid w:val="00AF6CD1"/>
    <w:rsid w:val="00AF6EF5"/>
    <w:rsid w:val="00AF6FDE"/>
    <w:rsid w:val="00AF70A0"/>
    <w:rsid w:val="00AF75C6"/>
    <w:rsid w:val="00AF7FE4"/>
    <w:rsid w:val="00B00063"/>
    <w:rsid w:val="00B009C9"/>
    <w:rsid w:val="00B00F5D"/>
    <w:rsid w:val="00B018F6"/>
    <w:rsid w:val="00B01BEB"/>
    <w:rsid w:val="00B02423"/>
    <w:rsid w:val="00B02A99"/>
    <w:rsid w:val="00B030B0"/>
    <w:rsid w:val="00B03BF8"/>
    <w:rsid w:val="00B04C99"/>
    <w:rsid w:val="00B05072"/>
    <w:rsid w:val="00B0515D"/>
    <w:rsid w:val="00B05236"/>
    <w:rsid w:val="00B05486"/>
    <w:rsid w:val="00B054CD"/>
    <w:rsid w:val="00B05CB1"/>
    <w:rsid w:val="00B05E53"/>
    <w:rsid w:val="00B065E9"/>
    <w:rsid w:val="00B079C5"/>
    <w:rsid w:val="00B07AEC"/>
    <w:rsid w:val="00B07D28"/>
    <w:rsid w:val="00B07FB1"/>
    <w:rsid w:val="00B10043"/>
    <w:rsid w:val="00B10386"/>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6F2"/>
    <w:rsid w:val="00B13A7F"/>
    <w:rsid w:val="00B13BB3"/>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6726"/>
    <w:rsid w:val="00B36870"/>
    <w:rsid w:val="00B36FD2"/>
    <w:rsid w:val="00B371AC"/>
    <w:rsid w:val="00B375F8"/>
    <w:rsid w:val="00B37885"/>
    <w:rsid w:val="00B37BB2"/>
    <w:rsid w:val="00B40414"/>
    <w:rsid w:val="00B40740"/>
    <w:rsid w:val="00B411CF"/>
    <w:rsid w:val="00B41E6D"/>
    <w:rsid w:val="00B42333"/>
    <w:rsid w:val="00B427A0"/>
    <w:rsid w:val="00B428D4"/>
    <w:rsid w:val="00B429EB"/>
    <w:rsid w:val="00B42B42"/>
    <w:rsid w:val="00B42C09"/>
    <w:rsid w:val="00B43B3D"/>
    <w:rsid w:val="00B43BFF"/>
    <w:rsid w:val="00B43E95"/>
    <w:rsid w:val="00B443CB"/>
    <w:rsid w:val="00B44598"/>
    <w:rsid w:val="00B44CF0"/>
    <w:rsid w:val="00B45376"/>
    <w:rsid w:val="00B45470"/>
    <w:rsid w:val="00B45692"/>
    <w:rsid w:val="00B462EE"/>
    <w:rsid w:val="00B46901"/>
    <w:rsid w:val="00B4735B"/>
    <w:rsid w:val="00B473E2"/>
    <w:rsid w:val="00B4770D"/>
    <w:rsid w:val="00B47E4D"/>
    <w:rsid w:val="00B47FED"/>
    <w:rsid w:val="00B50EC5"/>
    <w:rsid w:val="00B515D0"/>
    <w:rsid w:val="00B51706"/>
    <w:rsid w:val="00B5194F"/>
    <w:rsid w:val="00B5220B"/>
    <w:rsid w:val="00B524BE"/>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947"/>
    <w:rsid w:val="00B61AC1"/>
    <w:rsid w:val="00B62D8E"/>
    <w:rsid w:val="00B630B2"/>
    <w:rsid w:val="00B646B8"/>
    <w:rsid w:val="00B646BC"/>
    <w:rsid w:val="00B64EDE"/>
    <w:rsid w:val="00B64EEA"/>
    <w:rsid w:val="00B64F76"/>
    <w:rsid w:val="00B652F0"/>
    <w:rsid w:val="00B6570D"/>
    <w:rsid w:val="00B668EC"/>
    <w:rsid w:val="00B66A37"/>
    <w:rsid w:val="00B66D30"/>
    <w:rsid w:val="00B66F66"/>
    <w:rsid w:val="00B66FA5"/>
    <w:rsid w:val="00B676CB"/>
    <w:rsid w:val="00B70061"/>
    <w:rsid w:val="00B702EC"/>
    <w:rsid w:val="00B70714"/>
    <w:rsid w:val="00B70D6E"/>
    <w:rsid w:val="00B71657"/>
    <w:rsid w:val="00B71D7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ACE"/>
    <w:rsid w:val="00B85081"/>
    <w:rsid w:val="00B85A3F"/>
    <w:rsid w:val="00B85C22"/>
    <w:rsid w:val="00B86370"/>
    <w:rsid w:val="00B863BB"/>
    <w:rsid w:val="00B86497"/>
    <w:rsid w:val="00B86732"/>
    <w:rsid w:val="00B876AB"/>
    <w:rsid w:val="00B87FD3"/>
    <w:rsid w:val="00B908EB"/>
    <w:rsid w:val="00B90E69"/>
    <w:rsid w:val="00B938B3"/>
    <w:rsid w:val="00B95357"/>
    <w:rsid w:val="00B95A83"/>
    <w:rsid w:val="00B95A9D"/>
    <w:rsid w:val="00B96654"/>
    <w:rsid w:val="00B966CD"/>
    <w:rsid w:val="00B97008"/>
    <w:rsid w:val="00B97352"/>
    <w:rsid w:val="00B97593"/>
    <w:rsid w:val="00B97AF6"/>
    <w:rsid w:val="00B97DDA"/>
    <w:rsid w:val="00BA02C7"/>
    <w:rsid w:val="00BA10C9"/>
    <w:rsid w:val="00BA1712"/>
    <w:rsid w:val="00BA190A"/>
    <w:rsid w:val="00BA2422"/>
    <w:rsid w:val="00BA2460"/>
    <w:rsid w:val="00BA26C8"/>
    <w:rsid w:val="00BA2DAB"/>
    <w:rsid w:val="00BA36FF"/>
    <w:rsid w:val="00BA3943"/>
    <w:rsid w:val="00BA3EE1"/>
    <w:rsid w:val="00BA4518"/>
    <w:rsid w:val="00BA4ACC"/>
    <w:rsid w:val="00BA4CE7"/>
    <w:rsid w:val="00BA540A"/>
    <w:rsid w:val="00BA5635"/>
    <w:rsid w:val="00BA614E"/>
    <w:rsid w:val="00BA663A"/>
    <w:rsid w:val="00BA6795"/>
    <w:rsid w:val="00BA6829"/>
    <w:rsid w:val="00BA6AD9"/>
    <w:rsid w:val="00BA6D19"/>
    <w:rsid w:val="00BA7B3E"/>
    <w:rsid w:val="00BA7C35"/>
    <w:rsid w:val="00BB0189"/>
    <w:rsid w:val="00BB0EB7"/>
    <w:rsid w:val="00BB116F"/>
    <w:rsid w:val="00BB1BBA"/>
    <w:rsid w:val="00BB3033"/>
    <w:rsid w:val="00BB3808"/>
    <w:rsid w:val="00BB3BEC"/>
    <w:rsid w:val="00BB3EB4"/>
    <w:rsid w:val="00BB3F25"/>
    <w:rsid w:val="00BB40D5"/>
    <w:rsid w:val="00BB4A71"/>
    <w:rsid w:val="00BB4F2B"/>
    <w:rsid w:val="00BB6060"/>
    <w:rsid w:val="00BB6AF9"/>
    <w:rsid w:val="00BB6DB6"/>
    <w:rsid w:val="00BB75C5"/>
    <w:rsid w:val="00BB76E8"/>
    <w:rsid w:val="00BB7752"/>
    <w:rsid w:val="00BB7814"/>
    <w:rsid w:val="00BB7DAD"/>
    <w:rsid w:val="00BB7E49"/>
    <w:rsid w:val="00BC027A"/>
    <w:rsid w:val="00BC08DA"/>
    <w:rsid w:val="00BC0BD9"/>
    <w:rsid w:val="00BC0F08"/>
    <w:rsid w:val="00BC1A2E"/>
    <w:rsid w:val="00BC1F38"/>
    <w:rsid w:val="00BC254B"/>
    <w:rsid w:val="00BC2583"/>
    <w:rsid w:val="00BC2A85"/>
    <w:rsid w:val="00BC2B4C"/>
    <w:rsid w:val="00BC2F7A"/>
    <w:rsid w:val="00BC3283"/>
    <w:rsid w:val="00BC3D7F"/>
    <w:rsid w:val="00BC4058"/>
    <w:rsid w:val="00BC48D0"/>
    <w:rsid w:val="00BC4D97"/>
    <w:rsid w:val="00BC6306"/>
    <w:rsid w:val="00BC6DF9"/>
    <w:rsid w:val="00BC6E2F"/>
    <w:rsid w:val="00BC7183"/>
    <w:rsid w:val="00BC7A19"/>
    <w:rsid w:val="00BD06CA"/>
    <w:rsid w:val="00BD0B4A"/>
    <w:rsid w:val="00BD0DA0"/>
    <w:rsid w:val="00BD0F49"/>
    <w:rsid w:val="00BD0FEE"/>
    <w:rsid w:val="00BD123D"/>
    <w:rsid w:val="00BD1457"/>
    <w:rsid w:val="00BD2609"/>
    <w:rsid w:val="00BD2844"/>
    <w:rsid w:val="00BD2A47"/>
    <w:rsid w:val="00BD2C05"/>
    <w:rsid w:val="00BD39A7"/>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8C6"/>
    <w:rsid w:val="00BE4A8E"/>
    <w:rsid w:val="00BE54B8"/>
    <w:rsid w:val="00BE5A05"/>
    <w:rsid w:val="00BE5DB0"/>
    <w:rsid w:val="00BE5E6B"/>
    <w:rsid w:val="00BE6168"/>
    <w:rsid w:val="00BE78EC"/>
    <w:rsid w:val="00BE7926"/>
    <w:rsid w:val="00BE7A53"/>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BDB"/>
    <w:rsid w:val="00BF52D0"/>
    <w:rsid w:val="00BF5899"/>
    <w:rsid w:val="00BF6E37"/>
    <w:rsid w:val="00BF7139"/>
    <w:rsid w:val="00BF7820"/>
    <w:rsid w:val="00BF7E9A"/>
    <w:rsid w:val="00BF7FAC"/>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6F8"/>
    <w:rsid w:val="00C05DB1"/>
    <w:rsid w:val="00C05F23"/>
    <w:rsid w:val="00C05F62"/>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C9"/>
    <w:rsid w:val="00C15F20"/>
    <w:rsid w:val="00C16B15"/>
    <w:rsid w:val="00C17730"/>
    <w:rsid w:val="00C200F1"/>
    <w:rsid w:val="00C2031E"/>
    <w:rsid w:val="00C20519"/>
    <w:rsid w:val="00C20E97"/>
    <w:rsid w:val="00C216F6"/>
    <w:rsid w:val="00C21E8C"/>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6897"/>
    <w:rsid w:val="00C27209"/>
    <w:rsid w:val="00C278D5"/>
    <w:rsid w:val="00C302A3"/>
    <w:rsid w:val="00C30ACC"/>
    <w:rsid w:val="00C30FDC"/>
    <w:rsid w:val="00C315E6"/>
    <w:rsid w:val="00C3193E"/>
    <w:rsid w:val="00C31ED1"/>
    <w:rsid w:val="00C32195"/>
    <w:rsid w:val="00C321BE"/>
    <w:rsid w:val="00C325C7"/>
    <w:rsid w:val="00C339DF"/>
    <w:rsid w:val="00C34547"/>
    <w:rsid w:val="00C34730"/>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997"/>
    <w:rsid w:val="00C67B21"/>
    <w:rsid w:val="00C67B5D"/>
    <w:rsid w:val="00C67C9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28D"/>
    <w:rsid w:val="00C75E5A"/>
    <w:rsid w:val="00C764CE"/>
    <w:rsid w:val="00C769BC"/>
    <w:rsid w:val="00C76D73"/>
    <w:rsid w:val="00C76EB0"/>
    <w:rsid w:val="00C76F24"/>
    <w:rsid w:val="00C77A13"/>
    <w:rsid w:val="00C77D2C"/>
    <w:rsid w:val="00C8024B"/>
    <w:rsid w:val="00C80800"/>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2EB"/>
    <w:rsid w:val="00C95458"/>
    <w:rsid w:val="00C960E8"/>
    <w:rsid w:val="00C9684F"/>
    <w:rsid w:val="00C968C1"/>
    <w:rsid w:val="00C969EF"/>
    <w:rsid w:val="00C975B3"/>
    <w:rsid w:val="00C976DC"/>
    <w:rsid w:val="00C97F8B"/>
    <w:rsid w:val="00CA047C"/>
    <w:rsid w:val="00CA0DF3"/>
    <w:rsid w:val="00CA1D50"/>
    <w:rsid w:val="00CA200E"/>
    <w:rsid w:val="00CA2276"/>
    <w:rsid w:val="00CA2460"/>
    <w:rsid w:val="00CA247D"/>
    <w:rsid w:val="00CA298C"/>
    <w:rsid w:val="00CA2AA1"/>
    <w:rsid w:val="00CA35A9"/>
    <w:rsid w:val="00CA3D5C"/>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6C6"/>
    <w:rsid w:val="00CA6969"/>
    <w:rsid w:val="00CA6B8C"/>
    <w:rsid w:val="00CB03A6"/>
    <w:rsid w:val="00CB119A"/>
    <w:rsid w:val="00CB17D3"/>
    <w:rsid w:val="00CB17EF"/>
    <w:rsid w:val="00CB2541"/>
    <w:rsid w:val="00CB2874"/>
    <w:rsid w:val="00CB2A4E"/>
    <w:rsid w:val="00CB2A90"/>
    <w:rsid w:val="00CB2E56"/>
    <w:rsid w:val="00CB325D"/>
    <w:rsid w:val="00CB34B0"/>
    <w:rsid w:val="00CB3D16"/>
    <w:rsid w:val="00CB3E75"/>
    <w:rsid w:val="00CB4ED6"/>
    <w:rsid w:val="00CB509F"/>
    <w:rsid w:val="00CB5332"/>
    <w:rsid w:val="00CB5659"/>
    <w:rsid w:val="00CB5A34"/>
    <w:rsid w:val="00CB6308"/>
    <w:rsid w:val="00CB6FBC"/>
    <w:rsid w:val="00CB70F4"/>
    <w:rsid w:val="00CB720A"/>
    <w:rsid w:val="00CB7477"/>
    <w:rsid w:val="00CB7693"/>
    <w:rsid w:val="00CC0045"/>
    <w:rsid w:val="00CC05AB"/>
    <w:rsid w:val="00CC08AE"/>
    <w:rsid w:val="00CC0FC1"/>
    <w:rsid w:val="00CC1297"/>
    <w:rsid w:val="00CC17C4"/>
    <w:rsid w:val="00CC1925"/>
    <w:rsid w:val="00CC2357"/>
    <w:rsid w:val="00CC24D2"/>
    <w:rsid w:val="00CC2768"/>
    <w:rsid w:val="00CC2874"/>
    <w:rsid w:val="00CC3095"/>
    <w:rsid w:val="00CC3116"/>
    <w:rsid w:val="00CC38BA"/>
    <w:rsid w:val="00CC3B08"/>
    <w:rsid w:val="00CC427A"/>
    <w:rsid w:val="00CC4F0E"/>
    <w:rsid w:val="00CC5174"/>
    <w:rsid w:val="00CC5777"/>
    <w:rsid w:val="00CC7599"/>
    <w:rsid w:val="00CC7BBC"/>
    <w:rsid w:val="00CC7F49"/>
    <w:rsid w:val="00CD0309"/>
    <w:rsid w:val="00CD032E"/>
    <w:rsid w:val="00CD0A7C"/>
    <w:rsid w:val="00CD10D7"/>
    <w:rsid w:val="00CD15BA"/>
    <w:rsid w:val="00CD1DF0"/>
    <w:rsid w:val="00CD221C"/>
    <w:rsid w:val="00CD235C"/>
    <w:rsid w:val="00CD254B"/>
    <w:rsid w:val="00CD2B45"/>
    <w:rsid w:val="00CD36EE"/>
    <w:rsid w:val="00CD3801"/>
    <w:rsid w:val="00CD3887"/>
    <w:rsid w:val="00CD45AF"/>
    <w:rsid w:val="00CD4E5B"/>
    <w:rsid w:val="00CD4F55"/>
    <w:rsid w:val="00CD50AE"/>
    <w:rsid w:val="00CD54C5"/>
    <w:rsid w:val="00CD5601"/>
    <w:rsid w:val="00CD58AD"/>
    <w:rsid w:val="00CD5AD5"/>
    <w:rsid w:val="00CD5C01"/>
    <w:rsid w:val="00CD5E41"/>
    <w:rsid w:val="00CD5F8D"/>
    <w:rsid w:val="00CD65F8"/>
    <w:rsid w:val="00CD6B03"/>
    <w:rsid w:val="00CD6C11"/>
    <w:rsid w:val="00CD72B8"/>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5CB9"/>
    <w:rsid w:val="00CF6B86"/>
    <w:rsid w:val="00CF777D"/>
    <w:rsid w:val="00CF7B7F"/>
    <w:rsid w:val="00D00131"/>
    <w:rsid w:val="00D00B88"/>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FE5"/>
    <w:rsid w:val="00D11615"/>
    <w:rsid w:val="00D11781"/>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9F5"/>
    <w:rsid w:val="00D17C26"/>
    <w:rsid w:val="00D17F42"/>
    <w:rsid w:val="00D201B0"/>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8C6"/>
    <w:rsid w:val="00D25517"/>
    <w:rsid w:val="00D2556C"/>
    <w:rsid w:val="00D255F9"/>
    <w:rsid w:val="00D25721"/>
    <w:rsid w:val="00D25EC4"/>
    <w:rsid w:val="00D265BE"/>
    <w:rsid w:val="00D267D1"/>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404F"/>
    <w:rsid w:val="00D342B1"/>
    <w:rsid w:val="00D34CF7"/>
    <w:rsid w:val="00D34DEE"/>
    <w:rsid w:val="00D34F2F"/>
    <w:rsid w:val="00D35721"/>
    <w:rsid w:val="00D35C48"/>
    <w:rsid w:val="00D35C50"/>
    <w:rsid w:val="00D35D1D"/>
    <w:rsid w:val="00D37868"/>
    <w:rsid w:val="00D37914"/>
    <w:rsid w:val="00D37CBB"/>
    <w:rsid w:val="00D37EBB"/>
    <w:rsid w:val="00D37EC5"/>
    <w:rsid w:val="00D37F6E"/>
    <w:rsid w:val="00D403FE"/>
    <w:rsid w:val="00D4081A"/>
    <w:rsid w:val="00D40861"/>
    <w:rsid w:val="00D41134"/>
    <w:rsid w:val="00D41211"/>
    <w:rsid w:val="00D41BE7"/>
    <w:rsid w:val="00D41C5B"/>
    <w:rsid w:val="00D42093"/>
    <w:rsid w:val="00D420B0"/>
    <w:rsid w:val="00D42257"/>
    <w:rsid w:val="00D428B7"/>
    <w:rsid w:val="00D42EBD"/>
    <w:rsid w:val="00D42F26"/>
    <w:rsid w:val="00D42F43"/>
    <w:rsid w:val="00D431C1"/>
    <w:rsid w:val="00D43369"/>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52"/>
    <w:rsid w:val="00D54F6C"/>
    <w:rsid w:val="00D556FF"/>
    <w:rsid w:val="00D562B0"/>
    <w:rsid w:val="00D56367"/>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6AE"/>
    <w:rsid w:val="00D636D3"/>
    <w:rsid w:val="00D644AB"/>
    <w:rsid w:val="00D64578"/>
    <w:rsid w:val="00D64CF5"/>
    <w:rsid w:val="00D6552B"/>
    <w:rsid w:val="00D662C3"/>
    <w:rsid w:val="00D67476"/>
    <w:rsid w:val="00D67753"/>
    <w:rsid w:val="00D67AD5"/>
    <w:rsid w:val="00D700C2"/>
    <w:rsid w:val="00D70399"/>
    <w:rsid w:val="00D716F9"/>
    <w:rsid w:val="00D722A4"/>
    <w:rsid w:val="00D723CA"/>
    <w:rsid w:val="00D726A0"/>
    <w:rsid w:val="00D733D1"/>
    <w:rsid w:val="00D7349C"/>
    <w:rsid w:val="00D73F02"/>
    <w:rsid w:val="00D755EE"/>
    <w:rsid w:val="00D75E78"/>
    <w:rsid w:val="00D76482"/>
    <w:rsid w:val="00D766C3"/>
    <w:rsid w:val="00D7677E"/>
    <w:rsid w:val="00D76E8C"/>
    <w:rsid w:val="00D8079B"/>
    <w:rsid w:val="00D81C29"/>
    <w:rsid w:val="00D82AFD"/>
    <w:rsid w:val="00D82B3F"/>
    <w:rsid w:val="00D82E29"/>
    <w:rsid w:val="00D831A7"/>
    <w:rsid w:val="00D83757"/>
    <w:rsid w:val="00D837F3"/>
    <w:rsid w:val="00D841DA"/>
    <w:rsid w:val="00D8471F"/>
    <w:rsid w:val="00D84C3C"/>
    <w:rsid w:val="00D84E7A"/>
    <w:rsid w:val="00D85099"/>
    <w:rsid w:val="00D85793"/>
    <w:rsid w:val="00D86718"/>
    <w:rsid w:val="00D87528"/>
    <w:rsid w:val="00D87602"/>
    <w:rsid w:val="00D9104F"/>
    <w:rsid w:val="00D91143"/>
    <w:rsid w:val="00D91C96"/>
    <w:rsid w:val="00D93090"/>
    <w:rsid w:val="00D936EB"/>
    <w:rsid w:val="00D939B5"/>
    <w:rsid w:val="00D93FCB"/>
    <w:rsid w:val="00D94175"/>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A0A4C"/>
    <w:rsid w:val="00DA0D1B"/>
    <w:rsid w:val="00DA101E"/>
    <w:rsid w:val="00DA10E6"/>
    <w:rsid w:val="00DA1297"/>
    <w:rsid w:val="00DA1394"/>
    <w:rsid w:val="00DA18DE"/>
    <w:rsid w:val="00DA1FF6"/>
    <w:rsid w:val="00DA2234"/>
    <w:rsid w:val="00DA2587"/>
    <w:rsid w:val="00DA2952"/>
    <w:rsid w:val="00DA2C96"/>
    <w:rsid w:val="00DA3712"/>
    <w:rsid w:val="00DA411D"/>
    <w:rsid w:val="00DA45C6"/>
    <w:rsid w:val="00DA46C0"/>
    <w:rsid w:val="00DA540A"/>
    <w:rsid w:val="00DA56BD"/>
    <w:rsid w:val="00DA6112"/>
    <w:rsid w:val="00DA6312"/>
    <w:rsid w:val="00DA654C"/>
    <w:rsid w:val="00DA662B"/>
    <w:rsid w:val="00DA68E3"/>
    <w:rsid w:val="00DA6A13"/>
    <w:rsid w:val="00DA6D7F"/>
    <w:rsid w:val="00DA7A81"/>
    <w:rsid w:val="00DB01D9"/>
    <w:rsid w:val="00DB0A29"/>
    <w:rsid w:val="00DB14C8"/>
    <w:rsid w:val="00DB18DC"/>
    <w:rsid w:val="00DB1E1F"/>
    <w:rsid w:val="00DB1F35"/>
    <w:rsid w:val="00DB1F6F"/>
    <w:rsid w:val="00DB24DB"/>
    <w:rsid w:val="00DB252C"/>
    <w:rsid w:val="00DB39EF"/>
    <w:rsid w:val="00DB3B9B"/>
    <w:rsid w:val="00DB3E44"/>
    <w:rsid w:val="00DB453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6DD"/>
    <w:rsid w:val="00DC597C"/>
    <w:rsid w:val="00DC5ABC"/>
    <w:rsid w:val="00DC5F5A"/>
    <w:rsid w:val="00DC6297"/>
    <w:rsid w:val="00DC677C"/>
    <w:rsid w:val="00DC67CB"/>
    <w:rsid w:val="00DC68CF"/>
    <w:rsid w:val="00DC6DE2"/>
    <w:rsid w:val="00DC6EC1"/>
    <w:rsid w:val="00DC7084"/>
    <w:rsid w:val="00DC72D2"/>
    <w:rsid w:val="00DC7675"/>
    <w:rsid w:val="00DD0B8B"/>
    <w:rsid w:val="00DD0DE4"/>
    <w:rsid w:val="00DD125C"/>
    <w:rsid w:val="00DD12AE"/>
    <w:rsid w:val="00DD1673"/>
    <w:rsid w:val="00DD16F7"/>
    <w:rsid w:val="00DD239C"/>
    <w:rsid w:val="00DD2D80"/>
    <w:rsid w:val="00DD2D87"/>
    <w:rsid w:val="00DD30E7"/>
    <w:rsid w:val="00DD3545"/>
    <w:rsid w:val="00DD3D45"/>
    <w:rsid w:val="00DD3E40"/>
    <w:rsid w:val="00DD42F4"/>
    <w:rsid w:val="00DD43D1"/>
    <w:rsid w:val="00DD4AD2"/>
    <w:rsid w:val="00DD4B1C"/>
    <w:rsid w:val="00DD5004"/>
    <w:rsid w:val="00DD5167"/>
    <w:rsid w:val="00DD52C4"/>
    <w:rsid w:val="00DD5562"/>
    <w:rsid w:val="00DD5859"/>
    <w:rsid w:val="00DD631A"/>
    <w:rsid w:val="00DD631B"/>
    <w:rsid w:val="00DD6330"/>
    <w:rsid w:val="00DD64D6"/>
    <w:rsid w:val="00DD6945"/>
    <w:rsid w:val="00DD6A69"/>
    <w:rsid w:val="00DD6FC2"/>
    <w:rsid w:val="00DD74F1"/>
    <w:rsid w:val="00DD7552"/>
    <w:rsid w:val="00DD7C75"/>
    <w:rsid w:val="00DE007E"/>
    <w:rsid w:val="00DE0111"/>
    <w:rsid w:val="00DE01A6"/>
    <w:rsid w:val="00DE0250"/>
    <w:rsid w:val="00DE02D4"/>
    <w:rsid w:val="00DE0444"/>
    <w:rsid w:val="00DE1B44"/>
    <w:rsid w:val="00DE276E"/>
    <w:rsid w:val="00DE290C"/>
    <w:rsid w:val="00DE2D58"/>
    <w:rsid w:val="00DE2DF2"/>
    <w:rsid w:val="00DE2E61"/>
    <w:rsid w:val="00DE3A71"/>
    <w:rsid w:val="00DE3B1E"/>
    <w:rsid w:val="00DE3FFA"/>
    <w:rsid w:val="00DE4261"/>
    <w:rsid w:val="00DE42CB"/>
    <w:rsid w:val="00DE480C"/>
    <w:rsid w:val="00DE4C92"/>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1D21"/>
    <w:rsid w:val="00E02C0C"/>
    <w:rsid w:val="00E02FF3"/>
    <w:rsid w:val="00E03613"/>
    <w:rsid w:val="00E042B3"/>
    <w:rsid w:val="00E0451D"/>
    <w:rsid w:val="00E047B4"/>
    <w:rsid w:val="00E047F9"/>
    <w:rsid w:val="00E049B9"/>
    <w:rsid w:val="00E04E74"/>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539"/>
    <w:rsid w:val="00E27DD6"/>
    <w:rsid w:val="00E31208"/>
    <w:rsid w:val="00E31A84"/>
    <w:rsid w:val="00E31C4E"/>
    <w:rsid w:val="00E31E68"/>
    <w:rsid w:val="00E323F5"/>
    <w:rsid w:val="00E3295E"/>
    <w:rsid w:val="00E32BD7"/>
    <w:rsid w:val="00E335B3"/>
    <w:rsid w:val="00E33DBE"/>
    <w:rsid w:val="00E34947"/>
    <w:rsid w:val="00E349A4"/>
    <w:rsid w:val="00E355B1"/>
    <w:rsid w:val="00E35DFF"/>
    <w:rsid w:val="00E36405"/>
    <w:rsid w:val="00E36C43"/>
    <w:rsid w:val="00E36DB7"/>
    <w:rsid w:val="00E36EC8"/>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29"/>
    <w:rsid w:val="00E42F35"/>
    <w:rsid w:val="00E42FB0"/>
    <w:rsid w:val="00E4302E"/>
    <w:rsid w:val="00E4309A"/>
    <w:rsid w:val="00E435BE"/>
    <w:rsid w:val="00E44389"/>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2C34"/>
    <w:rsid w:val="00E53462"/>
    <w:rsid w:val="00E53848"/>
    <w:rsid w:val="00E5384A"/>
    <w:rsid w:val="00E53B9A"/>
    <w:rsid w:val="00E53BAC"/>
    <w:rsid w:val="00E53E80"/>
    <w:rsid w:val="00E54271"/>
    <w:rsid w:val="00E54308"/>
    <w:rsid w:val="00E545D1"/>
    <w:rsid w:val="00E546DA"/>
    <w:rsid w:val="00E54AE8"/>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5C3"/>
    <w:rsid w:val="00E622A0"/>
    <w:rsid w:val="00E625B4"/>
    <w:rsid w:val="00E626D0"/>
    <w:rsid w:val="00E636A1"/>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AB1"/>
    <w:rsid w:val="00EB65BC"/>
    <w:rsid w:val="00EB6859"/>
    <w:rsid w:val="00EB6A89"/>
    <w:rsid w:val="00EB6F01"/>
    <w:rsid w:val="00EB7126"/>
    <w:rsid w:val="00EB783C"/>
    <w:rsid w:val="00EB79DC"/>
    <w:rsid w:val="00EC1437"/>
    <w:rsid w:val="00EC1883"/>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7E6"/>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CB5"/>
    <w:rsid w:val="00F03E26"/>
    <w:rsid w:val="00F043F6"/>
    <w:rsid w:val="00F046B1"/>
    <w:rsid w:val="00F04E8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604"/>
    <w:rsid w:val="00F118C0"/>
    <w:rsid w:val="00F118E3"/>
    <w:rsid w:val="00F11D33"/>
    <w:rsid w:val="00F11E1C"/>
    <w:rsid w:val="00F11E4D"/>
    <w:rsid w:val="00F11EB1"/>
    <w:rsid w:val="00F121C0"/>
    <w:rsid w:val="00F12528"/>
    <w:rsid w:val="00F12613"/>
    <w:rsid w:val="00F12973"/>
    <w:rsid w:val="00F12BA5"/>
    <w:rsid w:val="00F1312D"/>
    <w:rsid w:val="00F13718"/>
    <w:rsid w:val="00F137D1"/>
    <w:rsid w:val="00F13A69"/>
    <w:rsid w:val="00F14191"/>
    <w:rsid w:val="00F14D0A"/>
    <w:rsid w:val="00F14D61"/>
    <w:rsid w:val="00F150F7"/>
    <w:rsid w:val="00F15158"/>
    <w:rsid w:val="00F16158"/>
    <w:rsid w:val="00F1662A"/>
    <w:rsid w:val="00F16DA6"/>
    <w:rsid w:val="00F16FF2"/>
    <w:rsid w:val="00F179FC"/>
    <w:rsid w:val="00F17CD8"/>
    <w:rsid w:val="00F20286"/>
    <w:rsid w:val="00F2035C"/>
    <w:rsid w:val="00F2064F"/>
    <w:rsid w:val="00F20742"/>
    <w:rsid w:val="00F20792"/>
    <w:rsid w:val="00F20DA9"/>
    <w:rsid w:val="00F20DCA"/>
    <w:rsid w:val="00F2172F"/>
    <w:rsid w:val="00F21D09"/>
    <w:rsid w:val="00F22391"/>
    <w:rsid w:val="00F22A40"/>
    <w:rsid w:val="00F22C71"/>
    <w:rsid w:val="00F2311F"/>
    <w:rsid w:val="00F23DA9"/>
    <w:rsid w:val="00F24105"/>
    <w:rsid w:val="00F2416E"/>
    <w:rsid w:val="00F24221"/>
    <w:rsid w:val="00F2474C"/>
    <w:rsid w:val="00F2476A"/>
    <w:rsid w:val="00F2527D"/>
    <w:rsid w:val="00F252C5"/>
    <w:rsid w:val="00F254E4"/>
    <w:rsid w:val="00F2585C"/>
    <w:rsid w:val="00F25B94"/>
    <w:rsid w:val="00F25F15"/>
    <w:rsid w:val="00F26183"/>
    <w:rsid w:val="00F27832"/>
    <w:rsid w:val="00F27BC9"/>
    <w:rsid w:val="00F30268"/>
    <w:rsid w:val="00F30B33"/>
    <w:rsid w:val="00F31366"/>
    <w:rsid w:val="00F31BC9"/>
    <w:rsid w:val="00F31BCC"/>
    <w:rsid w:val="00F31C82"/>
    <w:rsid w:val="00F32389"/>
    <w:rsid w:val="00F3277D"/>
    <w:rsid w:val="00F32B19"/>
    <w:rsid w:val="00F32BB8"/>
    <w:rsid w:val="00F32D0F"/>
    <w:rsid w:val="00F33B97"/>
    <w:rsid w:val="00F347F0"/>
    <w:rsid w:val="00F34D26"/>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1732"/>
    <w:rsid w:val="00F42195"/>
    <w:rsid w:val="00F4275E"/>
    <w:rsid w:val="00F43AE0"/>
    <w:rsid w:val="00F43C0F"/>
    <w:rsid w:val="00F440EB"/>
    <w:rsid w:val="00F4414E"/>
    <w:rsid w:val="00F4429F"/>
    <w:rsid w:val="00F442DA"/>
    <w:rsid w:val="00F4438B"/>
    <w:rsid w:val="00F445EA"/>
    <w:rsid w:val="00F446EE"/>
    <w:rsid w:val="00F44D64"/>
    <w:rsid w:val="00F4565B"/>
    <w:rsid w:val="00F4599F"/>
    <w:rsid w:val="00F460DA"/>
    <w:rsid w:val="00F46D3D"/>
    <w:rsid w:val="00F4714C"/>
    <w:rsid w:val="00F471C5"/>
    <w:rsid w:val="00F472BA"/>
    <w:rsid w:val="00F4762B"/>
    <w:rsid w:val="00F47A47"/>
    <w:rsid w:val="00F47B64"/>
    <w:rsid w:val="00F50076"/>
    <w:rsid w:val="00F50892"/>
    <w:rsid w:val="00F50BC0"/>
    <w:rsid w:val="00F51CC7"/>
    <w:rsid w:val="00F51DE6"/>
    <w:rsid w:val="00F52829"/>
    <w:rsid w:val="00F52970"/>
    <w:rsid w:val="00F52ED5"/>
    <w:rsid w:val="00F534E5"/>
    <w:rsid w:val="00F538B4"/>
    <w:rsid w:val="00F5472F"/>
    <w:rsid w:val="00F547F8"/>
    <w:rsid w:val="00F54823"/>
    <w:rsid w:val="00F54AB7"/>
    <w:rsid w:val="00F54B7E"/>
    <w:rsid w:val="00F54CC3"/>
    <w:rsid w:val="00F54D59"/>
    <w:rsid w:val="00F54EF4"/>
    <w:rsid w:val="00F553FD"/>
    <w:rsid w:val="00F5570C"/>
    <w:rsid w:val="00F558B8"/>
    <w:rsid w:val="00F5669A"/>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50EC"/>
    <w:rsid w:val="00F651F2"/>
    <w:rsid w:val="00F6555B"/>
    <w:rsid w:val="00F657F1"/>
    <w:rsid w:val="00F65A24"/>
    <w:rsid w:val="00F65E96"/>
    <w:rsid w:val="00F6611D"/>
    <w:rsid w:val="00F663F8"/>
    <w:rsid w:val="00F6658F"/>
    <w:rsid w:val="00F66640"/>
    <w:rsid w:val="00F66681"/>
    <w:rsid w:val="00F66B7E"/>
    <w:rsid w:val="00F6734C"/>
    <w:rsid w:val="00F677FD"/>
    <w:rsid w:val="00F67DFE"/>
    <w:rsid w:val="00F70352"/>
    <w:rsid w:val="00F703C1"/>
    <w:rsid w:val="00F704B1"/>
    <w:rsid w:val="00F70882"/>
    <w:rsid w:val="00F71F71"/>
    <w:rsid w:val="00F727E8"/>
    <w:rsid w:val="00F728A1"/>
    <w:rsid w:val="00F72907"/>
    <w:rsid w:val="00F743CD"/>
    <w:rsid w:val="00F74B96"/>
    <w:rsid w:val="00F74FED"/>
    <w:rsid w:val="00F752B3"/>
    <w:rsid w:val="00F759F3"/>
    <w:rsid w:val="00F75EC1"/>
    <w:rsid w:val="00F75FD2"/>
    <w:rsid w:val="00F7629D"/>
    <w:rsid w:val="00F764E4"/>
    <w:rsid w:val="00F767E6"/>
    <w:rsid w:val="00F7741D"/>
    <w:rsid w:val="00F774A0"/>
    <w:rsid w:val="00F77F27"/>
    <w:rsid w:val="00F77FF1"/>
    <w:rsid w:val="00F800E2"/>
    <w:rsid w:val="00F804FC"/>
    <w:rsid w:val="00F80671"/>
    <w:rsid w:val="00F80DAC"/>
    <w:rsid w:val="00F81CBA"/>
    <w:rsid w:val="00F81E7A"/>
    <w:rsid w:val="00F81FC1"/>
    <w:rsid w:val="00F8218A"/>
    <w:rsid w:val="00F82700"/>
    <w:rsid w:val="00F82CEF"/>
    <w:rsid w:val="00F82E73"/>
    <w:rsid w:val="00F83672"/>
    <w:rsid w:val="00F84116"/>
    <w:rsid w:val="00F844A7"/>
    <w:rsid w:val="00F84541"/>
    <w:rsid w:val="00F84DEF"/>
    <w:rsid w:val="00F854B4"/>
    <w:rsid w:val="00F85949"/>
    <w:rsid w:val="00F86009"/>
    <w:rsid w:val="00F86163"/>
    <w:rsid w:val="00F8619C"/>
    <w:rsid w:val="00F8623C"/>
    <w:rsid w:val="00F86589"/>
    <w:rsid w:val="00F86CC4"/>
    <w:rsid w:val="00F86EE7"/>
    <w:rsid w:val="00F87D7A"/>
    <w:rsid w:val="00F90791"/>
    <w:rsid w:val="00F907EF"/>
    <w:rsid w:val="00F90E05"/>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AE5"/>
    <w:rsid w:val="00FB0DD4"/>
    <w:rsid w:val="00FB0F13"/>
    <w:rsid w:val="00FB1490"/>
    <w:rsid w:val="00FB14C5"/>
    <w:rsid w:val="00FB177F"/>
    <w:rsid w:val="00FB1896"/>
    <w:rsid w:val="00FB1953"/>
    <w:rsid w:val="00FB1B79"/>
    <w:rsid w:val="00FB21EE"/>
    <w:rsid w:val="00FB2899"/>
    <w:rsid w:val="00FB2C82"/>
    <w:rsid w:val="00FB35A9"/>
    <w:rsid w:val="00FB3625"/>
    <w:rsid w:val="00FB402A"/>
    <w:rsid w:val="00FB40BF"/>
    <w:rsid w:val="00FB4110"/>
    <w:rsid w:val="00FB4197"/>
    <w:rsid w:val="00FB41A3"/>
    <w:rsid w:val="00FB45E2"/>
    <w:rsid w:val="00FB46CC"/>
    <w:rsid w:val="00FB4970"/>
    <w:rsid w:val="00FB4E35"/>
    <w:rsid w:val="00FB5F22"/>
    <w:rsid w:val="00FB60AC"/>
    <w:rsid w:val="00FB61BE"/>
    <w:rsid w:val="00FB61D1"/>
    <w:rsid w:val="00FB685E"/>
    <w:rsid w:val="00FB6934"/>
    <w:rsid w:val="00FB6FF4"/>
    <w:rsid w:val="00FB7069"/>
    <w:rsid w:val="00FB75C6"/>
    <w:rsid w:val="00FB7702"/>
    <w:rsid w:val="00FB78BB"/>
    <w:rsid w:val="00FC0105"/>
    <w:rsid w:val="00FC04BE"/>
    <w:rsid w:val="00FC123C"/>
    <w:rsid w:val="00FC12FD"/>
    <w:rsid w:val="00FC1F98"/>
    <w:rsid w:val="00FC2483"/>
    <w:rsid w:val="00FC24AF"/>
    <w:rsid w:val="00FC24B3"/>
    <w:rsid w:val="00FC2BFC"/>
    <w:rsid w:val="00FC32AA"/>
    <w:rsid w:val="00FC36E1"/>
    <w:rsid w:val="00FC3A7D"/>
    <w:rsid w:val="00FC417B"/>
    <w:rsid w:val="00FC4276"/>
    <w:rsid w:val="00FC44F3"/>
    <w:rsid w:val="00FC4DA7"/>
    <w:rsid w:val="00FC5408"/>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744"/>
    <w:rsid w:val="00FE1D92"/>
    <w:rsid w:val="00FE23EF"/>
    <w:rsid w:val="00FE26AE"/>
    <w:rsid w:val="00FE2CC4"/>
    <w:rsid w:val="00FE2FB9"/>
    <w:rsid w:val="00FE2FED"/>
    <w:rsid w:val="00FE3D29"/>
    <w:rsid w:val="00FE3D5B"/>
    <w:rsid w:val="00FE3FF3"/>
    <w:rsid w:val="00FE443F"/>
    <w:rsid w:val="00FE4684"/>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0B1"/>
    <w:rsid w:val="00FF48DA"/>
    <w:rsid w:val="00FF4AB5"/>
    <w:rsid w:val="00FF4CDD"/>
    <w:rsid w:val="00FF5FDD"/>
    <w:rsid w:val="00FF6027"/>
    <w:rsid w:val="00FF620E"/>
    <w:rsid w:val="00FF63D9"/>
    <w:rsid w:val="00FF6493"/>
    <w:rsid w:val="00FF6DD5"/>
    <w:rsid w:val="00FF7628"/>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comments" Target="comments.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jp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3.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VendingConfig.IP:VendingConfig.PORT/vendingfile/drinkImages/**.png" TargetMode="Externa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hyperlink" Target="http://baike.baidu.com/item/Content%20Provider"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20" Type="http://schemas.openxmlformats.org/officeDocument/2006/relationships/footer" Target="footer6.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baike.baidu.com/item/Google" TargetMode="External"/><Relationship Id="rId28" Type="http://schemas.openxmlformats.org/officeDocument/2006/relationships/image" Target="media/image6.jp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08361-809D-422C-90BE-682A9AF20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72</Pages>
  <Words>6860</Words>
  <Characters>39106</Characters>
  <Application>Microsoft Office Word</Application>
  <DocSecurity>0</DocSecurity>
  <Lines>325</Lines>
  <Paragraphs>91</Paragraphs>
  <ScaleCrop>false</ScaleCrop>
  <Company>Microsoft</Company>
  <LinksUpToDate>false</LinksUpToDate>
  <CharactersWithSpaces>45875</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316</cp:revision>
  <cp:lastPrinted>2017-10-09T08:09:00Z</cp:lastPrinted>
  <dcterms:created xsi:type="dcterms:W3CDTF">2017-10-08T15:48:00Z</dcterms:created>
  <dcterms:modified xsi:type="dcterms:W3CDTF">2017-10-09T10:24:00Z</dcterms:modified>
</cp:coreProperties>
</file>