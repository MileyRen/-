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547682"/>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215263C9"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70CAE0CC"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16"/>
      <w:r w:rsidR="00EF30E2">
        <w:rPr>
          <w:rFonts w:hint="eastAsia"/>
        </w:rPr>
        <w:t>结合</w:t>
      </w:r>
      <w:r w:rsidR="006F35FF" w:rsidRPr="00636514">
        <w:rPr>
          <w:rFonts w:hint="eastAsia"/>
        </w:rPr>
        <w:t>多租户</w:t>
      </w:r>
      <w:r w:rsidR="006F35FF">
        <w:rPr>
          <w:rFonts w:hint="eastAsia"/>
        </w:rPr>
        <w:t>框架</w:t>
      </w:r>
      <w:commentRangeEnd w:id="16"/>
      <w:r w:rsidR="00DF7E1D">
        <w:rPr>
          <w:rStyle w:val="aa"/>
          <w:lang w:val="x-none" w:eastAsia="x-none"/>
        </w:rPr>
        <w:commentReference w:id="16"/>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17" w:name="_Toc5548"/>
      <w:bookmarkStart w:id="18" w:name="_Toc459665146"/>
      <w:bookmarkStart w:id="19" w:name="_Toc459666046"/>
      <w:bookmarkStart w:id="20" w:name="_Toc27942"/>
      <w:bookmarkStart w:id="21" w:name="_Toc459666117"/>
      <w:bookmarkStart w:id="22" w:name="_Toc467076384"/>
      <w:r w:rsidRPr="00636514">
        <w:br w:type="page"/>
      </w:r>
      <w:bookmarkStart w:id="23" w:name="_Toc492673745"/>
      <w:bookmarkStart w:id="24" w:name="_Toc498547683"/>
      <w:r w:rsidR="004C4360" w:rsidRPr="00636514">
        <w:lastRenderedPageBreak/>
        <w:t>ABSTRACT</w:t>
      </w:r>
      <w:bookmarkEnd w:id="17"/>
      <w:bookmarkEnd w:id="18"/>
      <w:bookmarkEnd w:id="19"/>
      <w:bookmarkEnd w:id="20"/>
      <w:bookmarkEnd w:id="21"/>
      <w:bookmarkEnd w:id="22"/>
      <w:bookmarkEnd w:id="23"/>
      <w:bookmarkEnd w:id="24"/>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5" w:name="_Toc492673746"/>
      <w:bookmarkStart w:id="26" w:name="_Toc498547684"/>
      <w:r w:rsidR="004C4360" w:rsidRPr="00636514">
        <w:rPr>
          <w:rFonts w:hint="eastAsia"/>
        </w:rPr>
        <w:lastRenderedPageBreak/>
        <w:t>目录</w:t>
      </w:r>
      <w:bookmarkEnd w:id="25"/>
      <w:bookmarkEnd w:id="26"/>
    </w:p>
    <w:p w14:paraId="021EDDFD" w14:textId="77777777" w:rsidR="006E3AC0"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547682" w:history="1">
        <w:r w:rsidR="006E3AC0" w:rsidRPr="0066034C">
          <w:rPr>
            <w:rStyle w:val="af"/>
            <w:rFonts w:hint="eastAsia"/>
            <w:noProof/>
          </w:rPr>
          <w:t>摘要</w:t>
        </w:r>
        <w:r w:rsidR="006E3AC0">
          <w:rPr>
            <w:noProof/>
            <w:webHidden/>
          </w:rPr>
          <w:tab/>
        </w:r>
        <w:r w:rsidR="006E3AC0">
          <w:rPr>
            <w:noProof/>
            <w:webHidden/>
          </w:rPr>
          <w:fldChar w:fldCharType="begin"/>
        </w:r>
        <w:r w:rsidR="006E3AC0">
          <w:rPr>
            <w:noProof/>
            <w:webHidden/>
          </w:rPr>
          <w:instrText xml:space="preserve"> PAGEREF _Toc498547682 \h </w:instrText>
        </w:r>
        <w:r w:rsidR="006E3AC0">
          <w:rPr>
            <w:noProof/>
            <w:webHidden/>
          </w:rPr>
        </w:r>
        <w:r w:rsidR="006E3AC0">
          <w:rPr>
            <w:noProof/>
            <w:webHidden/>
          </w:rPr>
          <w:fldChar w:fldCharType="separate"/>
        </w:r>
        <w:r w:rsidR="006E3AC0">
          <w:rPr>
            <w:noProof/>
            <w:webHidden/>
          </w:rPr>
          <w:t>I</w:t>
        </w:r>
        <w:r w:rsidR="006E3AC0">
          <w:rPr>
            <w:noProof/>
            <w:webHidden/>
          </w:rPr>
          <w:fldChar w:fldCharType="end"/>
        </w:r>
      </w:hyperlink>
    </w:p>
    <w:p w14:paraId="7536E9AE" w14:textId="77777777" w:rsidR="006E3AC0" w:rsidRDefault="006E3AC0">
      <w:pPr>
        <w:pStyle w:val="11"/>
        <w:rPr>
          <w:rFonts w:asciiTheme="minorHAnsi" w:hAnsiTheme="minorHAnsi" w:cstheme="minorBidi"/>
          <w:noProof/>
          <w:kern w:val="2"/>
          <w:sz w:val="21"/>
        </w:rPr>
      </w:pPr>
      <w:hyperlink w:anchor="_Toc498547683" w:history="1">
        <w:r w:rsidRPr="0066034C">
          <w:rPr>
            <w:rStyle w:val="af"/>
            <w:noProof/>
          </w:rPr>
          <w:t>ABSTRACT</w:t>
        </w:r>
        <w:r>
          <w:rPr>
            <w:noProof/>
            <w:webHidden/>
          </w:rPr>
          <w:tab/>
        </w:r>
        <w:r>
          <w:rPr>
            <w:noProof/>
            <w:webHidden/>
          </w:rPr>
          <w:fldChar w:fldCharType="begin"/>
        </w:r>
        <w:r>
          <w:rPr>
            <w:noProof/>
            <w:webHidden/>
          </w:rPr>
          <w:instrText xml:space="preserve"> PAGEREF _Toc498547683 \h </w:instrText>
        </w:r>
        <w:r>
          <w:rPr>
            <w:noProof/>
            <w:webHidden/>
          </w:rPr>
        </w:r>
        <w:r>
          <w:rPr>
            <w:noProof/>
            <w:webHidden/>
          </w:rPr>
          <w:fldChar w:fldCharType="separate"/>
        </w:r>
        <w:r>
          <w:rPr>
            <w:noProof/>
            <w:webHidden/>
          </w:rPr>
          <w:t>II</w:t>
        </w:r>
        <w:r>
          <w:rPr>
            <w:noProof/>
            <w:webHidden/>
          </w:rPr>
          <w:fldChar w:fldCharType="end"/>
        </w:r>
      </w:hyperlink>
    </w:p>
    <w:p w14:paraId="56AFAFF3" w14:textId="77777777" w:rsidR="006E3AC0" w:rsidRDefault="006E3AC0">
      <w:pPr>
        <w:pStyle w:val="11"/>
        <w:rPr>
          <w:rFonts w:asciiTheme="minorHAnsi" w:hAnsiTheme="minorHAnsi" w:cstheme="minorBidi"/>
          <w:noProof/>
          <w:kern w:val="2"/>
          <w:sz w:val="21"/>
        </w:rPr>
      </w:pPr>
      <w:hyperlink w:anchor="_Toc498547684" w:history="1">
        <w:r w:rsidRPr="0066034C">
          <w:rPr>
            <w:rStyle w:val="af"/>
            <w:rFonts w:hint="eastAsia"/>
            <w:noProof/>
          </w:rPr>
          <w:t>目录</w:t>
        </w:r>
        <w:r>
          <w:rPr>
            <w:noProof/>
            <w:webHidden/>
          </w:rPr>
          <w:tab/>
        </w:r>
        <w:r>
          <w:rPr>
            <w:noProof/>
            <w:webHidden/>
          </w:rPr>
          <w:fldChar w:fldCharType="begin"/>
        </w:r>
        <w:r>
          <w:rPr>
            <w:noProof/>
            <w:webHidden/>
          </w:rPr>
          <w:instrText xml:space="preserve"> PAGEREF _Toc498547684 \h </w:instrText>
        </w:r>
        <w:r>
          <w:rPr>
            <w:noProof/>
            <w:webHidden/>
          </w:rPr>
        </w:r>
        <w:r>
          <w:rPr>
            <w:noProof/>
            <w:webHidden/>
          </w:rPr>
          <w:fldChar w:fldCharType="separate"/>
        </w:r>
        <w:r>
          <w:rPr>
            <w:noProof/>
            <w:webHidden/>
          </w:rPr>
          <w:t>IV</w:t>
        </w:r>
        <w:r>
          <w:rPr>
            <w:noProof/>
            <w:webHidden/>
          </w:rPr>
          <w:fldChar w:fldCharType="end"/>
        </w:r>
      </w:hyperlink>
    </w:p>
    <w:p w14:paraId="2CFDD1DF" w14:textId="77777777" w:rsidR="006E3AC0" w:rsidRDefault="006E3AC0">
      <w:pPr>
        <w:pStyle w:val="11"/>
        <w:rPr>
          <w:rFonts w:asciiTheme="minorHAnsi" w:hAnsiTheme="minorHAnsi" w:cstheme="minorBidi"/>
          <w:noProof/>
          <w:kern w:val="2"/>
          <w:sz w:val="21"/>
        </w:rPr>
      </w:pPr>
      <w:hyperlink w:anchor="_Toc498547685" w:history="1">
        <w:r w:rsidRPr="0066034C">
          <w:rPr>
            <w:rStyle w:val="af"/>
            <w:rFonts w:hint="eastAsia"/>
            <w:noProof/>
          </w:rPr>
          <w:t>第</w:t>
        </w:r>
        <w:r w:rsidRPr="0066034C">
          <w:rPr>
            <w:rStyle w:val="af"/>
            <w:noProof/>
          </w:rPr>
          <w:t>1</w:t>
        </w:r>
        <w:r w:rsidRPr="0066034C">
          <w:rPr>
            <w:rStyle w:val="af"/>
            <w:rFonts w:hint="eastAsia"/>
            <w:noProof/>
          </w:rPr>
          <w:t>章</w:t>
        </w:r>
        <w:r w:rsidRPr="0066034C">
          <w:rPr>
            <w:rStyle w:val="af"/>
            <w:noProof/>
          </w:rPr>
          <w:t xml:space="preserve"> </w:t>
        </w:r>
        <w:r w:rsidRPr="0066034C">
          <w:rPr>
            <w:rStyle w:val="af"/>
            <w:rFonts w:hint="eastAsia"/>
            <w:noProof/>
          </w:rPr>
          <w:t>引言</w:t>
        </w:r>
        <w:r>
          <w:rPr>
            <w:noProof/>
            <w:webHidden/>
          </w:rPr>
          <w:tab/>
        </w:r>
        <w:r>
          <w:rPr>
            <w:noProof/>
            <w:webHidden/>
          </w:rPr>
          <w:fldChar w:fldCharType="begin"/>
        </w:r>
        <w:r>
          <w:rPr>
            <w:noProof/>
            <w:webHidden/>
          </w:rPr>
          <w:instrText xml:space="preserve"> PAGEREF _Toc498547685 \h </w:instrText>
        </w:r>
        <w:r>
          <w:rPr>
            <w:noProof/>
            <w:webHidden/>
          </w:rPr>
        </w:r>
        <w:r>
          <w:rPr>
            <w:noProof/>
            <w:webHidden/>
          </w:rPr>
          <w:fldChar w:fldCharType="separate"/>
        </w:r>
        <w:r>
          <w:rPr>
            <w:noProof/>
            <w:webHidden/>
          </w:rPr>
          <w:t>1</w:t>
        </w:r>
        <w:r>
          <w:rPr>
            <w:noProof/>
            <w:webHidden/>
          </w:rPr>
          <w:fldChar w:fldCharType="end"/>
        </w:r>
      </w:hyperlink>
    </w:p>
    <w:p w14:paraId="206934A0" w14:textId="77777777" w:rsidR="006E3AC0" w:rsidRDefault="006E3AC0">
      <w:pPr>
        <w:pStyle w:val="20"/>
        <w:tabs>
          <w:tab w:val="right" w:leader="dot" w:pos="8296"/>
        </w:tabs>
        <w:rPr>
          <w:rFonts w:asciiTheme="minorHAnsi" w:hAnsiTheme="minorHAnsi" w:cstheme="minorBidi"/>
          <w:noProof/>
          <w:kern w:val="2"/>
          <w:sz w:val="21"/>
        </w:rPr>
      </w:pPr>
      <w:hyperlink w:anchor="_Toc498547686" w:history="1">
        <w:r w:rsidRPr="0066034C">
          <w:rPr>
            <w:rStyle w:val="af"/>
            <w:noProof/>
          </w:rPr>
          <w:t xml:space="preserve">1.1 </w:t>
        </w:r>
        <w:r w:rsidRPr="0066034C">
          <w:rPr>
            <w:rStyle w:val="af"/>
            <w:rFonts w:hint="eastAsia"/>
            <w:noProof/>
          </w:rPr>
          <w:t>系统的研究背景和问题</w:t>
        </w:r>
        <w:r>
          <w:rPr>
            <w:noProof/>
            <w:webHidden/>
          </w:rPr>
          <w:tab/>
        </w:r>
        <w:r>
          <w:rPr>
            <w:noProof/>
            <w:webHidden/>
          </w:rPr>
          <w:fldChar w:fldCharType="begin"/>
        </w:r>
        <w:r>
          <w:rPr>
            <w:noProof/>
            <w:webHidden/>
          </w:rPr>
          <w:instrText xml:space="preserve"> PAGEREF _Toc498547686 \h </w:instrText>
        </w:r>
        <w:r>
          <w:rPr>
            <w:noProof/>
            <w:webHidden/>
          </w:rPr>
        </w:r>
        <w:r>
          <w:rPr>
            <w:noProof/>
            <w:webHidden/>
          </w:rPr>
          <w:fldChar w:fldCharType="separate"/>
        </w:r>
        <w:r>
          <w:rPr>
            <w:noProof/>
            <w:webHidden/>
          </w:rPr>
          <w:t>1</w:t>
        </w:r>
        <w:r>
          <w:rPr>
            <w:noProof/>
            <w:webHidden/>
          </w:rPr>
          <w:fldChar w:fldCharType="end"/>
        </w:r>
      </w:hyperlink>
    </w:p>
    <w:p w14:paraId="7F14A514" w14:textId="77777777" w:rsidR="006E3AC0" w:rsidRDefault="006E3AC0">
      <w:pPr>
        <w:pStyle w:val="20"/>
        <w:tabs>
          <w:tab w:val="right" w:leader="dot" w:pos="8296"/>
        </w:tabs>
        <w:rPr>
          <w:rFonts w:asciiTheme="minorHAnsi" w:hAnsiTheme="minorHAnsi" w:cstheme="minorBidi"/>
          <w:noProof/>
          <w:kern w:val="2"/>
          <w:sz w:val="21"/>
        </w:rPr>
      </w:pPr>
      <w:hyperlink w:anchor="_Toc498547687" w:history="1">
        <w:r w:rsidRPr="0066034C">
          <w:rPr>
            <w:rStyle w:val="af"/>
            <w:noProof/>
          </w:rPr>
          <w:t xml:space="preserve">1.2 </w:t>
        </w:r>
        <w:r w:rsidRPr="0066034C">
          <w:rPr>
            <w:rStyle w:val="af"/>
            <w:rFonts w:hint="eastAsia"/>
            <w:noProof/>
          </w:rPr>
          <w:t>国内外研究现状和趋势</w:t>
        </w:r>
        <w:r>
          <w:rPr>
            <w:noProof/>
            <w:webHidden/>
          </w:rPr>
          <w:tab/>
        </w:r>
        <w:r>
          <w:rPr>
            <w:noProof/>
            <w:webHidden/>
          </w:rPr>
          <w:fldChar w:fldCharType="begin"/>
        </w:r>
        <w:r>
          <w:rPr>
            <w:noProof/>
            <w:webHidden/>
          </w:rPr>
          <w:instrText xml:space="preserve"> PAGEREF _Toc498547687 \h </w:instrText>
        </w:r>
        <w:r>
          <w:rPr>
            <w:noProof/>
            <w:webHidden/>
          </w:rPr>
        </w:r>
        <w:r>
          <w:rPr>
            <w:noProof/>
            <w:webHidden/>
          </w:rPr>
          <w:fldChar w:fldCharType="separate"/>
        </w:r>
        <w:r>
          <w:rPr>
            <w:noProof/>
            <w:webHidden/>
          </w:rPr>
          <w:t>2</w:t>
        </w:r>
        <w:r>
          <w:rPr>
            <w:noProof/>
            <w:webHidden/>
          </w:rPr>
          <w:fldChar w:fldCharType="end"/>
        </w:r>
      </w:hyperlink>
    </w:p>
    <w:p w14:paraId="560DF0FE" w14:textId="77777777" w:rsidR="006E3AC0" w:rsidRDefault="006E3AC0">
      <w:pPr>
        <w:pStyle w:val="20"/>
        <w:tabs>
          <w:tab w:val="right" w:leader="dot" w:pos="8296"/>
        </w:tabs>
        <w:rPr>
          <w:rFonts w:asciiTheme="minorHAnsi" w:hAnsiTheme="minorHAnsi" w:cstheme="minorBidi"/>
          <w:noProof/>
          <w:kern w:val="2"/>
          <w:sz w:val="21"/>
        </w:rPr>
      </w:pPr>
      <w:hyperlink w:anchor="_Toc498547688" w:history="1">
        <w:r w:rsidRPr="0066034C">
          <w:rPr>
            <w:rStyle w:val="af"/>
            <w:noProof/>
          </w:rPr>
          <w:t xml:space="preserve">1.3 </w:t>
        </w:r>
        <w:r w:rsidRPr="0066034C">
          <w:rPr>
            <w:rStyle w:val="af"/>
            <w:rFonts w:hint="eastAsia"/>
            <w:noProof/>
          </w:rPr>
          <w:t>论文的主要研究目的和任务</w:t>
        </w:r>
        <w:r>
          <w:rPr>
            <w:noProof/>
            <w:webHidden/>
          </w:rPr>
          <w:tab/>
        </w:r>
        <w:r>
          <w:rPr>
            <w:noProof/>
            <w:webHidden/>
          </w:rPr>
          <w:fldChar w:fldCharType="begin"/>
        </w:r>
        <w:r>
          <w:rPr>
            <w:noProof/>
            <w:webHidden/>
          </w:rPr>
          <w:instrText xml:space="preserve"> PAGEREF _Toc498547688 \h </w:instrText>
        </w:r>
        <w:r>
          <w:rPr>
            <w:noProof/>
            <w:webHidden/>
          </w:rPr>
        </w:r>
        <w:r>
          <w:rPr>
            <w:noProof/>
            <w:webHidden/>
          </w:rPr>
          <w:fldChar w:fldCharType="separate"/>
        </w:r>
        <w:r>
          <w:rPr>
            <w:noProof/>
            <w:webHidden/>
          </w:rPr>
          <w:t>3</w:t>
        </w:r>
        <w:r>
          <w:rPr>
            <w:noProof/>
            <w:webHidden/>
          </w:rPr>
          <w:fldChar w:fldCharType="end"/>
        </w:r>
      </w:hyperlink>
    </w:p>
    <w:p w14:paraId="6FE31C82" w14:textId="77777777" w:rsidR="006E3AC0" w:rsidRDefault="006E3AC0">
      <w:pPr>
        <w:pStyle w:val="20"/>
        <w:tabs>
          <w:tab w:val="right" w:leader="dot" w:pos="8296"/>
        </w:tabs>
        <w:rPr>
          <w:rFonts w:asciiTheme="minorHAnsi" w:hAnsiTheme="minorHAnsi" w:cstheme="minorBidi"/>
          <w:noProof/>
          <w:kern w:val="2"/>
          <w:sz w:val="21"/>
        </w:rPr>
      </w:pPr>
      <w:hyperlink w:anchor="_Toc498547689" w:history="1">
        <w:r w:rsidRPr="0066034C">
          <w:rPr>
            <w:rStyle w:val="af"/>
            <w:noProof/>
          </w:rPr>
          <w:t xml:space="preserve">1.4 </w:t>
        </w:r>
        <w:r w:rsidRPr="0066034C">
          <w:rPr>
            <w:rStyle w:val="af"/>
            <w:rFonts w:hint="eastAsia"/>
            <w:noProof/>
          </w:rPr>
          <w:t>论文的组织结构</w:t>
        </w:r>
        <w:r>
          <w:rPr>
            <w:noProof/>
            <w:webHidden/>
          </w:rPr>
          <w:tab/>
        </w:r>
        <w:r>
          <w:rPr>
            <w:noProof/>
            <w:webHidden/>
          </w:rPr>
          <w:fldChar w:fldCharType="begin"/>
        </w:r>
        <w:r>
          <w:rPr>
            <w:noProof/>
            <w:webHidden/>
          </w:rPr>
          <w:instrText xml:space="preserve"> PAGEREF _Toc498547689 \h </w:instrText>
        </w:r>
        <w:r>
          <w:rPr>
            <w:noProof/>
            <w:webHidden/>
          </w:rPr>
        </w:r>
        <w:r>
          <w:rPr>
            <w:noProof/>
            <w:webHidden/>
          </w:rPr>
          <w:fldChar w:fldCharType="separate"/>
        </w:r>
        <w:r>
          <w:rPr>
            <w:noProof/>
            <w:webHidden/>
          </w:rPr>
          <w:t>4</w:t>
        </w:r>
        <w:r>
          <w:rPr>
            <w:noProof/>
            <w:webHidden/>
          </w:rPr>
          <w:fldChar w:fldCharType="end"/>
        </w:r>
      </w:hyperlink>
    </w:p>
    <w:p w14:paraId="76C99811" w14:textId="77777777" w:rsidR="006E3AC0" w:rsidRDefault="006E3AC0">
      <w:pPr>
        <w:pStyle w:val="11"/>
        <w:rPr>
          <w:rFonts w:asciiTheme="minorHAnsi" w:hAnsiTheme="minorHAnsi" w:cstheme="minorBidi"/>
          <w:noProof/>
          <w:kern w:val="2"/>
          <w:sz w:val="21"/>
        </w:rPr>
      </w:pPr>
      <w:hyperlink w:anchor="_Toc498547690" w:history="1">
        <w:r w:rsidRPr="0066034C">
          <w:rPr>
            <w:rStyle w:val="af"/>
            <w:rFonts w:hint="eastAsia"/>
            <w:noProof/>
          </w:rPr>
          <w:t>第</w:t>
        </w:r>
        <w:r w:rsidRPr="0066034C">
          <w:rPr>
            <w:rStyle w:val="af"/>
            <w:noProof/>
          </w:rPr>
          <w:t>2</w:t>
        </w:r>
        <w:r w:rsidRPr="0066034C">
          <w:rPr>
            <w:rStyle w:val="af"/>
            <w:rFonts w:hint="eastAsia"/>
            <w:noProof/>
          </w:rPr>
          <w:t>章</w:t>
        </w:r>
        <w:r w:rsidRPr="0066034C">
          <w:rPr>
            <w:rStyle w:val="af"/>
            <w:noProof/>
          </w:rPr>
          <w:t xml:space="preserve"> </w:t>
        </w:r>
        <w:r w:rsidRPr="0066034C">
          <w:rPr>
            <w:rStyle w:val="af"/>
            <w:rFonts w:hint="eastAsia"/>
            <w:noProof/>
          </w:rPr>
          <w:t>相关技术概述</w:t>
        </w:r>
        <w:r>
          <w:rPr>
            <w:noProof/>
            <w:webHidden/>
          </w:rPr>
          <w:tab/>
        </w:r>
        <w:r>
          <w:rPr>
            <w:noProof/>
            <w:webHidden/>
          </w:rPr>
          <w:fldChar w:fldCharType="begin"/>
        </w:r>
        <w:r>
          <w:rPr>
            <w:noProof/>
            <w:webHidden/>
          </w:rPr>
          <w:instrText xml:space="preserve"> PAGEREF _Toc498547690 \h </w:instrText>
        </w:r>
        <w:r>
          <w:rPr>
            <w:noProof/>
            <w:webHidden/>
          </w:rPr>
        </w:r>
        <w:r>
          <w:rPr>
            <w:noProof/>
            <w:webHidden/>
          </w:rPr>
          <w:fldChar w:fldCharType="separate"/>
        </w:r>
        <w:r>
          <w:rPr>
            <w:noProof/>
            <w:webHidden/>
          </w:rPr>
          <w:t>6</w:t>
        </w:r>
        <w:r>
          <w:rPr>
            <w:noProof/>
            <w:webHidden/>
          </w:rPr>
          <w:fldChar w:fldCharType="end"/>
        </w:r>
      </w:hyperlink>
    </w:p>
    <w:p w14:paraId="2EDBB34C" w14:textId="77777777" w:rsidR="006E3AC0" w:rsidRDefault="006E3AC0">
      <w:pPr>
        <w:pStyle w:val="20"/>
        <w:tabs>
          <w:tab w:val="right" w:leader="dot" w:pos="8296"/>
        </w:tabs>
        <w:rPr>
          <w:rFonts w:asciiTheme="minorHAnsi" w:hAnsiTheme="minorHAnsi" w:cstheme="minorBidi"/>
          <w:noProof/>
          <w:kern w:val="2"/>
          <w:sz w:val="21"/>
        </w:rPr>
      </w:pPr>
      <w:hyperlink w:anchor="_Toc498547691" w:history="1">
        <w:r w:rsidRPr="0066034C">
          <w:rPr>
            <w:rStyle w:val="af"/>
            <w:noProof/>
          </w:rPr>
          <w:t xml:space="preserve">2.1 </w:t>
        </w:r>
        <w:r w:rsidRPr="0066034C">
          <w:rPr>
            <w:rStyle w:val="af"/>
            <w:rFonts w:hint="eastAsia"/>
            <w:noProof/>
          </w:rPr>
          <w:t>云计算和</w:t>
        </w:r>
        <w:r w:rsidRPr="0066034C">
          <w:rPr>
            <w:rStyle w:val="af"/>
            <w:noProof/>
          </w:rPr>
          <w:t>SaaS</w:t>
        </w:r>
        <w:r w:rsidRPr="0066034C">
          <w:rPr>
            <w:rStyle w:val="af"/>
            <w:rFonts w:hint="eastAsia"/>
            <w:noProof/>
          </w:rPr>
          <w:t>服务的相关概念</w:t>
        </w:r>
        <w:r>
          <w:rPr>
            <w:noProof/>
            <w:webHidden/>
          </w:rPr>
          <w:tab/>
        </w:r>
        <w:r>
          <w:rPr>
            <w:noProof/>
            <w:webHidden/>
          </w:rPr>
          <w:fldChar w:fldCharType="begin"/>
        </w:r>
        <w:r>
          <w:rPr>
            <w:noProof/>
            <w:webHidden/>
          </w:rPr>
          <w:instrText xml:space="preserve"> PAGEREF _Toc498547691 \h </w:instrText>
        </w:r>
        <w:r>
          <w:rPr>
            <w:noProof/>
            <w:webHidden/>
          </w:rPr>
        </w:r>
        <w:r>
          <w:rPr>
            <w:noProof/>
            <w:webHidden/>
          </w:rPr>
          <w:fldChar w:fldCharType="separate"/>
        </w:r>
        <w:r>
          <w:rPr>
            <w:noProof/>
            <w:webHidden/>
          </w:rPr>
          <w:t>6</w:t>
        </w:r>
        <w:r>
          <w:rPr>
            <w:noProof/>
            <w:webHidden/>
          </w:rPr>
          <w:fldChar w:fldCharType="end"/>
        </w:r>
      </w:hyperlink>
    </w:p>
    <w:p w14:paraId="3D7A2C79" w14:textId="77777777" w:rsidR="006E3AC0" w:rsidRDefault="006E3AC0">
      <w:pPr>
        <w:pStyle w:val="30"/>
        <w:tabs>
          <w:tab w:val="right" w:leader="dot" w:pos="8296"/>
        </w:tabs>
        <w:rPr>
          <w:rFonts w:asciiTheme="minorHAnsi" w:hAnsiTheme="minorHAnsi" w:cstheme="minorBidi"/>
          <w:noProof/>
          <w:kern w:val="2"/>
          <w:sz w:val="21"/>
        </w:rPr>
      </w:pPr>
      <w:hyperlink w:anchor="_Toc498547692" w:history="1">
        <w:r w:rsidRPr="0066034C">
          <w:rPr>
            <w:rStyle w:val="af"/>
            <w:noProof/>
          </w:rPr>
          <w:t xml:space="preserve">2.1.1 </w:t>
        </w:r>
        <w:r w:rsidRPr="0066034C">
          <w:rPr>
            <w:rStyle w:val="af"/>
            <w:rFonts w:hint="eastAsia"/>
            <w:noProof/>
          </w:rPr>
          <w:t>云计算技术和</w:t>
        </w:r>
        <w:r w:rsidRPr="0066034C">
          <w:rPr>
            <w:rStyle w:val="af"/>
            <w:noProof/>
          </w:rPr>
          <w:t>SaaS</w:t>
        </w:r>
        <w:r w:rsidRPr="0066034C">
          <w:rPr>
            <w:rStyle w:val="af"/>
            <w:rFonts w:hint="eastAsia"/>
            <w:noProof/>
          </w:rPr>
          <w:t>服务的相关概念</w:t>
        </w:r>
        <w:r>
          <w:rPr>
            <w:noProof/>
            <w:webHidden/>
          </w:rPr>
          <w:tab/>
        </w:r>
        <w:r>
          <w:rPr>
            <w:noProof/>
            <w:webHidden/>
          </w:rPr>
          <w:fldChar w:fldCharType="begin"/>
        </w:r>
        <w:r>
          <w:rPr>
            <w:noProof/>
            <w:webHidden/>
          </w:rPr>
          <w:instrText xml:space="preserve"> PAGEREF _Toc498547692 \h </w:instrText>
        </w:r>
        <w:r>
          <w:rPr>
            <w:noProof/>
            <w:webHidden/>
          </w:rPr>
        </w:r>
        <w:r>
          <w:rPr>
            <w:noProof/>
            <w:webHidden/>
          </w:rPr>
          <w:fldChar w:fldCharType="separate"/>
        </w:r>
        <w:r>
          <w:rPr>
            <w:noProof/>
            <w:webHidden/>
          </w:rPr>
          <w:t>6</w:t>
        </w:r>
        <w:r>
          <w:rPr>
            <w:noProof/>
            <w:webHidden/>
          </w:rPr>
          <w:fldChar w:fldCharType="end"/>
        </w:r>
      </w:hyperlink>
    </w:p>
    <w:p w14:paraId="1308EAD6" w14:textId="77777777" w:rsidR="006E3AC0" w:rsidRDefault="006E3AC0">
      <w:pPr>
        <w:pStyle w:val="30"/>
        <w:tabs>
          <w:tab w:val="right" w:leader="dot" w:pos="8296"/>
        </w:tabs>
        <w:rPr>
          <w:rFonts w:asciiTheme="minorHAnsi" w:hAnsiTheme="minorHAnsi" w:cstheme="minorBidi"/>
          <w:noProof/>
          <w:kern w:val="2"/>
          <w:sz w:val="21"/>
        </w:rPr>
      </w:pPr>
      <w:hyperlink w:anchor="_Toc498547693" w:history="1">
        <w:r w:rsidRPr="0066034C">
          <w:rPr>
            <w:rStyle w:val="af"/>
            <w:noProof/>
          </w:rPr>
          <w:t>2.1.2 SaaS</w:t>
        </w:r>
        <w:r w:rsidRPr="0066034C">
          <w:rPr>
            <w:rStyle w:val="af"/>
            <w:rFonts w:hint="eastAsia"/>
            <w:noProof/>
          </w:rPr>
          <w:t>服务的成熟度模型及优势分析</w:t>
        </w:r>
        <w:r>
          <w:rPr>
            <w:noProof/>
            <w:webHidden/>
          </w:rPr>
          <w:tab/>
        </w:r>
        <w:r>
          <w:rPr>
            <w:noProof/>
            <w:webHidden/>
          </w:rPr>
          <w:fldChar w:fldCharType="begin"/>
        </w:r>
        <w:r>
          <w:rPr>
            <w:noProof/>
            <w:webHidden/>
          </w:rPr>
          <w:instrText xml:space="preserve"> PAGEREF _Toc498547693 \h </w:instrText>
        </w:r>
        <w:r>
          <w:rPr>
            <w:noProof/>
            <w:webHidden/>
          </w:rPr>
        </w:r>
        <w:r>
          <w:rPr>
            <w:noProof/>
            <w:webHidden/>
          </w:rPr>
          <w:fldChar w:fldCharType="separate"/>
        </w:r>
        <w:r>
          <w:rPr>
            <w:noProof/>
            <w:webHidden/>
          </w:rPr>
          <w:t>8</w:t>
        </w:r>
        <w:r>
          <w:rPr>
            <w:noProof/>
            <w:webHidden/>
          </w:rPr>
          <w:fldChar w:fldCharType="end"/>
        </w:r>
      </w:hyperlink>
    </w:p>
    <w:p w14:paraId="5825D527" w14:textId="77777777" w:rsidR="006E3AC0" w:rsidRDefault="006E3AC0">
      <w:pPr>
        <w:pStyle w:val="20"/>
        <w:tabs>
          <w:tab w:val="right" w:leader="dot" w:pos="8296"/>
        </w:tabs>
        <w:rPr>
          <w:rFonts w:asciiTheme="minorHAnsi" w:hAnsiTheme="minorHAnsi" w:cstheme="minorBidi"/>
          <w:noProof/>
          <w:kern w:val="2"/>
          <w:sz w:val="21"/>
        </w:rPr>
      </w:pPr>
      <w:hyperlink w:anchor="_Toc498547694" w:history="1">
        <w:r w:rsidRPr="0066034C">
          <w:rPr>
            <w:rStyle w:val="af"/>
            <w:noProof/>
          </w:rPr>
          <w:t>2.2 SSM</w:t>
        </w:r>
        <w:r w:rsidRPr="0066034C">
          <w:rPr>
            <w:rStyle w:val="af"/>
            <w:rFonts w:hint="eastAsia"/>
            <w:noProof/>
          </w:rPr>
          <w:t>框架及应用分析</w:t>
        </w:r>
        <w:r>
          <w:rPr>
            <w:noProof/>
            <w:webHidden/>
          </w:rPr>
          <w:tab/>
        </w:r>
        <w:r>
          <w:rPr>
            <w:noProof/>
            <w:webHidden/>
          </w:rPr>
          <w:fldChar w:fldCharType="begin"/>
        </w:r>
        <w:r>
          <w:rPr>
            <w:noProof/>
            <w:webHidden/>
          </w:rPr>
          <w:instrText xml:space="preserve"> PAGEREF _Toc498547694 \h </w:instrText>
        </w:r>
        <w:r>
          <w:rPr>
            <w:noProof/>
            <w:webHidden/>
          </w:rPr>
        </w:r>
        <w:r>
          <w:rPr>
            <w:noProof/>
            <w:webHidden/>
          </w:rPr>
          <w:fldChar w:fldCharType="separate"/>
        </w:r>
        <w:r>
          <w:rPr>
            <w:noProof/>
            <w:webHidden/>
          </w:rPr>
          <w:t>11</w:t>
        </w:r>
        <w:r>
          <w:rPr>
            <w:noProof/>
            <w:webHidden/>
          </w:rPr>
          <w:fldChar w:fldCharType="end"/>
        </w:r>
      </w:hyperlink>
    </w:p>
    <w:p w14:paraId="3E6F28F6" w14:textId="77777777" w:rsidR="006E3AC0" w:rsidRDefault="006E3AC0">
      <w:pPr>
        <w:pStyle w:val="20"/>
        <w:tabs>
          <w:tab w:val="right" w:leader="dot" w:pos="8296"/>
        </w:tabs>
        <w:rPr>
          <w:rFonts w:asciiTheme="minorHAnsi" w:hAnsiTheme="minorHAnsi" w:cstheme="minorBidi"/>
          <w:noProof/>
          <w:kern w:val="2"/>
          <w:sz w:val="21"/>
        </w:rPr>
      </w:pPr>
      <w:hyperlink w:anchor="_Toc498547695" w:history="1">
        <w:r w:rsidRPr="0066034C">
          <w:rPr>
            <w:rStyle w:val="af"/>
            <w:noProof/>
          </w:rPr>
          <w:t>2.3 Android</w:t>
        </w:r>
        <w:r w:rsidRPr="0066034C">
          <w:rPr>
            <w:rStyle w:val="af"/>
            <w:rFonts w:hint="eastAsia"/>
            <w:noProof/>
          </w:rPr>
          <w:t>应用技术</w:t>
        </w:r>
        <w:r>
          <w:rPr>
            <w:noProof/>
            <w:webHidden/>
          </w:rPr>
          <w:tab/>
        </w:r>
        <w:r>
          <w:rPr>
            <w:noProof/>
            <w:webHidden/>
          </w:rPr>
          <w:fldChar w:fldCharType="begin"/>
        </w:r>
        <w:r>
          <w:rPr>
            <w:noProof/>
            <w:webHidden/>
          </w:rPr>
          <w:instrText xml:space="preserve"> PAGEREF _Toc498547695 \h </w:instrText>
        </w:r>
        <w:r>
          <w:rPr>
            <w:noProof/>
            <w:webHidden/>
          </w:rPr>
        </w:r>
        <w:r>
          <w:rPr>
            <w:noProof/>
            <w:webHidden/>
          </w:rPr>
          <w:fldChar w:fldCharType="separate"/>
        </w:r>
        <w:r>
          <w:rPr>
            <w:noProof/>
            <w:webHidden/>
          </w:rPr>
          <w:t>14</w:t>
        </w:r>
        <w:r>
          <w:rPr>
            <w:noProof/>
            <w:webHidden/>
          </w:rPr>
          <w:fldChar w:fldCharType="end"/>
        </w:r>
      </w:hyperlink>
    </w:p>
    <w:p w14:paraId="49833F81" w14:textId="77777777" w:rsidR="006E3AC0" w:rsidRDefault="006E3AC0">
      <w:pPr>
        <w:pStyle w:val="20"/>
        <w:tabs>
          <w:tab w:val="right" w:leader="dot" w:pos="8296"/>
        </w:tabs>
        <w:rPr>
          <w:rFonts w:asciiTheme="minorHAnsi" w:hAnsiTheme="minorHAnsi" w:cstheme="minorBidi"/>
          <w:noProof/>
          <w:kern w:val="2"/>
          <w:sz w:val="21"/>
        </w:rPr>
      </w:pPr>
      <w:hyperlink w:anchor="_Toc498547696" w:history="1">
        <w:r w:rsidRPr="0066034C">
          <w:rPr>
            <w:rStyle w:val="af"/>
            <w:noProof/>
          </w:rPr>
          <w:t>2.4 4G</w:t>
        </w:r>
        <w:r w:rsidRPr="0066034C">
          <w:rPr>
            <w:rStyle w:val="af"/>
            <w:rFonts w:hint="eastAsia"/>
            <w:noProof/>
          </w:rPr>
          <w:t>无线通信技术</w:t>
        </w:r>
        <w:r>
          <w:rPr>
            <w:noProof/>
            <w:webHidden/>
          </w:rPr>
          <w:tab/>
        </w:r>
        <w:r>
          <w:rPr>
            <w:noProof/>
            <w:webHidden/>
          </w:rPr>
          <w:fldChar w:fldCharType="begin"/>
        </w:r>
        <w:r>
          <w:rPr>
            <w:noProof/>
            <w:webHidden/>
          </w:rPr>
          <w:instrText xml:space="preserve"> PAGEREF _Toc498547696 \h </w:instrText>
        </w:r>
        <w:r>
          <w:rPr>
            <w:noProof/>
            <w:webHidden/>
          </w:rPr>
        </w:r>
        <w:r>
          <w:rPr>
            <w:noProof/>
            <w:webHidden/>
          </w:rPr>
          <w:fldChar w:fldCharType="separate"/>
        </w:r>
        <w:r>
          <w:rPr>
            <w:noProof/>
            <w:webHidden/>
          </w:rPr>
          <w:t>16</w:t>
        </w:r>
        <w:r>
          <w:rPr>
            <w:noProof/>
            <w:webHidden/>
          </w:rPr>
          <w:fldChar w:fldCharType="end"/>
        </w:r>
      </w:hyperlink>
    </w:p>
    <w:p w14:paraId="4B282568" w14:textId="77777777" w:rsidR="006E3AC0" w:rsidRDefault="006E3AC0">
      <w:pPr>
        <w:pStyle w:val="20"/>
        <w:tabs>
          <w:tab w:val="right" w:leader="dot" w:pos="8296"/>
        </w:tabs>
        <w:rPr>
          <w:rFonts w:asciiTheme="minorHAnsi" w:hAnsiTheme="minorHAnsi" w:cstheme="minorBidi"/>
          <w:noProof/>
          <w:kern w:val="2"/>
          <w:sz w:val="21"/>
        </w:rPr>
      </w:pPr>
      <w:hyperlink w:anchor="_Toc498547697" w:history="1">
        <w:r w:rsidRPr="0066034C">
          <w:rPr>
            <w:rStyle w:val="af"/>
            <w:noProof/>
          </w:rPr>
          <w:t xml:space="preserve">2.5 </w:t>
        </w:r>
        <w:r w:rsidRPr="0066034C">
          <w:rPr>
            <w:rStyle w:val="af"/>
            <w:rFonts w:hint="eastAsia"/>
            <w:noProof/>
          </w:rPr>
          <w:t>本章小结</w:t>
        </w:r>
        <w:r>
          <w:rPr>
            <w:noProof/>
            <w:webHidden/>
          </w:rPr>
          <w:tab/>
        </w:r>
        <w:r>
          <w:rPr>
            <w:noProof/>
            <w:webHidden/>
          </w:rPr>
          <w:fldChar w:fldCharType="begin"/>
        </w:r>
        <w:r>
          <w:rPr>
            <w:noProof/>
            <w:webHidden/>
          </w:rPr>
          <w:instrText xml:space="preserve"> PAGEREF _Toc498547697 \h </w:instrText>
        </w:r>
        <w:r>
          <w:rPr>
            <w:noProof/>
            <w:webHidden/>
          </w:rPr>
        </w:r>
        <w:r>
          <w:rPr>
            <w:noProof/>
            <w:webHidden/>
          </w:rPr>
          <w:fldChar w:fldCharType="separate"/>
        </w:r>
        <w:r>
          <w:rPr>
            <w:noProof/>
            <w:webHidden/>
          </w:rPr>
          <w:t>17</w:t>
        </w:r>
        <w:r>
          <w:rPr>
            <w:noProof/>
            <w:webHidden/>
          </w:rPr>
          <w:fldChar w:fldCharType="end"/>
        </w:r>
      </w:hyperlink>
    </w:p>
    <w:p w14:paraId="5E2FF60C" w14:textId="77777777" w:rsidR="006E3AC0" w:rsidRDefault="006E3AC0">
      <w:pPr>
        <w:pStyle w:val="11"/>
        <w:rPr>
          <w:rFonts w:asciiTheme="minorHAnsi" w:hAnsiTheme="minorHAnsi" w:cstheme="minorBidi"/>
          <w:noProof/>
          <w:kern w:val="2"/>
          <w:sz w:val="21"/>
        </w:rPr>
      </w:pPr>
      <w:hyperlink w:anchor="_Toc498547698" w:history="1">
        <w:r w:rsidRPr="0066034C">
          <w:rPr>
            <w:rStyle w:val="af"/>
            <w:rFonts w:hint="eastAsia"/>
            <w:noProof/>
          </w:rPr>
          <w:t>第</w:t>
        </w:r>
        <w:r w:rsidRPr="0066034C">
          <w:rPr>
            <w:rStyle w:val="af"/>
            <w:noProof/>
          </w:rPr>
          <w:t>3</w:t>
        </w:r>
        <w:r w:rsidRPr="0066034C">
          <w:rPr>
            <w:rStyle w:val="af"/>
            <w:rFonts w:hint="eastAsia"/>
            <w:noProof/>
          </w:rPr>
          <w:t>章</w:t>
        </w:r>
        <w:r w:rsidRPr="0066034C">
          <w:rPr>
            <w:rStyle w:val="af"/>
            <w:noProof/>
          </w:rPr>
          <w:t xml:space="preserve"> </w:t>
        </w:r>
        <w:r w:rsidRPr="0066034C">
          <w:rPr>
            <w:rStyle w:val="af"/>
            <w:rFonts w:hint="eastAsia"/>
            <w:noProof/>
          </w:rPr>
          <w:t>自动售货机云平台系统的需求分析</w:t>
        </w:r>
        <w:r>
          <w:rPr>
            <w:noProof/>
            <w:webHidden/>
          </w:rPr>
          <w:tab/>
        </w:r>
        <w:r>
          <w:rPr>
            <w:noProof/>
            <w:webHidden/>
          </w:rPr>
          <w:fldChar w:fldCharType="begin"/>
        </w:r>
        <w:r>
          <w:rPr>
            <w:noProof/>
            <w:webHidden/>
          </w:rPr>
          <w:instrText xml:space="preserve"> PAGEREF _Toc498547698 \h </w:instrText>
        </w:r>
        <w:r>
          <w:rPr>
            <w:noProof/>
            <w:webHidden/>
          </w:rPr>
        </w:r>
        <w:r>
          <w:rPr>
            <w:noProof/>
            <w:webHidden/>
          </w:rPr>
          <w:fldChar w:fldCharType="separate"/>
        </w:r>
        <w:r>
          <w:rPr>
            <w:noProof/>
            <w:webHidden/>
          </w:rPr>
          <w:t>18</w:t>
        </w:r>
        <w:r>
          <w:rPr>
            <w:noProof/>
            <w:webHidden/>
          </w:rPr>
          <w:fldChar w:fldCharType="end"/>
        </w:r>
      </w:hyperlink>
    </w:p>
    <w:p w14:paraId="70FF2072" w14:textId="77777777" w:rsidR="006E3AC0" w:rsidRDefault="006E3AC0">
      <w:pPr>
        <w:pStyle w:val="20"/>
        <w:tabs>
          <w:tab w:val="right" w:leader="dot" w:pos="8296"/>
        </w:tabs>
        <w:rPr>
          <w:rFonts w:asciiTheme="minorHAnsi" w:hAnsiTheme="minorHAnsi" w:cstheme="minorBidi"/>
          <w:noProof/>
          <w:kern w:val="2"/>
          <w:sz w:val="21"/>
        </w:rPr>
      </w:pPr>
      <w:hyperlink w:anchor="_Toc498547699" w:history="1">
        <w:r w:rsidRPr="0066034C">
          <w:rPr>
            <w:rStyle w:val="af"/>
            <w:noProof/>
          </w:rPr>
          <w:t xml:space="preserve">3.1 </w:t>
        </w:r>
        <w:r w:rsidRPr="0066034C">
          <w:rPr>
            <w:rStyle w:val="af"/>
            <w:rFonts w:hint="eastAsia"/>
            <w:noProof/>
          </w:rPr>
          <w:t>自动售货机云平台系统的研究目标</w:t>
        </w:r>
        <w:r>
          <w:rPr>
            <w:noProof/>
            <w:webHidden/>
          </w:rPr>
          <w:tab/>
        </w:r>
        <w:r>
          <w:rPr>
            <w:noProof/>
            <w:webHidden/>
          </w:rPr>
          <w:fldChar w:fldCharType="begin"/>
        </w:r>
        <w:r>
          <w:rPr>
            <w:noProof/>
            <w:webHidden/>
          </w:rPr>
          <w:instrText xml:space="preserve"> PAGEREF _Toc498547699 \h </w:instrText>
        </w:r>
        <w:r>
          <w:rPr>
            <w:noProof/>
            <w:webHidden/>
          </w:rPr>
        </w:r>
        <w:r>
          <w:rPr>
            <w:noProof/>
            <w:webHidden/>
          </w:rPr>
          <w:fldChar w:fldCharType="separate"/>
        </w:r>
        <w:r>
          <w:rPr>
            <w:noProof/>
            <w:webHidden/>
          </w:rPr>
          <w:t>18</w:t>
        </w:r>
        <w:r>
          <w:rPr>
            <w:noProof/>
            <w:webHidden/>
          </w:rPr>
          <w:fldChar w:fldCharType="end"/>
        </w:r>
      </w:hyperlink>
    </w:p>
    <w:p w14:paraId="068C9972" w14:textId="77777777" w:rsidR="006E3AC0" w:rsidRDefault="006E3AC0">
      <w:pPr>
        <w:pStyle w:val="20"/>
        <w:tabs>
          <w:tab w:val="right" w:leader="dot" w:pos="8296"/>
        </w:tabs>
        <w:rPr>
          <w:rFonts w:asciiTheme="minorHAnsi" w:hAnsiTheme="minorHAnsi" w:cstheme="minorBidi"/>
          <w:noProof/>
          <w:kern w:val="2"/>
          <w:sz w:val="21"/>
        </w:rPr>
      </w:pPr>
      <w:hyperlink w:anchor="_Toc498547700" w:history="1">
        <w:r w:rsidRPr="0066034C">
          <w:rPr>
            <w:rStyle w:val="af"/>
            <w:noProof/>
          </w:rPr>
          <w:t xml:space="preserve">3.2 </w:t>
        </w:r>
        <w:r w:rsidRPr="0066034C">
          <w:rPr>
            <w:rStyle w:val="af"/>
            <w:rFonts w:hint="eastAsia"/>
            <w:noProof/>
          </w:rPr>
          <w:t>自动售货机云平台系统解决的问题</w:t>
        </w:r>
        <w:r>
          <w:rPr>
            <w:noProof/>
            <w:webHidden/>
          </w:rPr>
          <w:tab/>
        </w:r>
        <w:r>
          <w:rPr>
            <w:noProof/>
            <w:webHidden/>
          </w:rPr>
          <w:fldChar w:fldCharType="begin"/>
        </w:r>
        <w:r>
          <w:rPr>
            <w:noProof/>
            <w:webHidden/>
          </w:rPr>
          <w:instrText xml:space="preserve"> PAGEREF _Toc498547700 \h </w:instrText>
        </w:r>
        <w:r>
          <w:rPr>
            <w:noProof/>
            <w:webHidden/>
          </w:rPr>
        </w:r>
        <w:r>
          <w:rPr>
            <w:noProof/>
            <w:webHidden/>
          </w:rPr>
          <w:fldChar w:fldCharType="separate"/>
        </w:r>
        <w:r>
          <w:rPr>
            <w:noProof/>
            <w:webHidden/>
          </w:rPr>
          <w:t>18</w:t>
        </w:r>
        <w:r>
          <w:rPr>
            <w:noProof/>
            <w:webHidden/>
          </w:rPr>
          <w:fldChar w:fldCharType="end"/>
        </w:r>
      </w:hyperlink>
    </w:p>
    <w:p w14:paraId="5AE770C5" w14:textId="77777777" w:rsidR="006E3AC0" w:rsidRDefault="006E3AC0">
      <w:pPr>
        <w:pStyle w:val="20"/>
        <w:tabs>
          <w:tab w:val="right" w:leader="dot" w:pos="8296"/>
        </w:tabs>
        <w:rPr>
          <w:rFonts w:asciiTheme="minorHAnsi" w:hAnsiTheme="minorHAnsi" w:cstheme="minorBidi"/>
          <w:noProof/>
          <w:kern w:val="2"/>
          <w:sz w:val="21"/>
        </w:rPr>
      </w:pPr>
      <w:hyperlink w:anchor="_Toc498547701" w:history="1">
        <w:r w:rsidRPr="0066034C">
          <w:rPr>
            <w:rStyle w:val="af"/>
            <w:noProof/>
          </w:rPr>
          <w:t xml:space="preserve">3.3 </w:t>
        </w:r>
        <w:r w:rsidRPr="0066034C">
          <w:rPr>
            <w:rStyle w:val="af"/>
            <w:rFonts w:hint="eastAsia"/>
            <w:noProof/>
          </w:rPr>
          <w:t>云平台系统及终端系统的需求分析</w:t>
        </w:r>
        <w:r>
          <w:rPr>
            <w:noProof/>
            <w:webHidden/>
          </w:rPr>
          <w:tab/>
        </w:r>
        <w:r>
          <w:rPr>
            <w:noProof/>
            <w:webHidden/>
          </w:rPr>
          <w:fldChar w:fldCharType="begin"/>
        </w:r>
        <w:r>
          <w:rPr>
            <w:noProof/>
            <w:webHidden/>
          </w:rPr>
          <w:instrText xml:space="preserve"> PAGEREF _Toc498547701 \h </w:instrText>
        </w:r>
        <w:r>
          <w:rPr>
            <w:noProof/>
            <w:webHidden/>
          </w:rPr>
        </w:r>
        <w:r>
          <w:rPr>
            <w:noProof/>
            <w:webHidden/>
          </w:rPr>
          <w:fldChar w:fldCharType="separate"/>
        </w:r>
        <w:r>
          <w:rPr>
            <w:noProof/>
            <w:webHidden/>
          </w:rPr>
          <w:t>19</w:t>
        </w:r>
        <w:r>
          <w:rPr>
            <w:noProof/>
            <w:webHidden/>
          </w:rPr>
          <w:fldChar w:fldCharType="end"/>
        </w:r>
      </w:hyperlink>
    </w:p>
    <w:p w14:paraId="7BDE24E8" w14:textId="77777777" w:rsidR="006E3AC0" w:rsidRDefault="006E3AC0">
      <w:pPr>
        <w:pStyle w:val="30"/>
        <w:tabs>
          <w:tab w:val="right" w:leader="dot" w:pos="8296"/>
        </w:tabs>
        <w:rPr>
          <w:rFonts w:asciiTheme="minorHAnsi" w:hAnsiTheme="minorHAnsi" w:cstheme="minorBidi"/>
          <w:noProof/>
          <w:kern w:val="2"/>
          <w:sz w:val="21"/>
        </w:rPr>
      </w:pPr>
      <w:hyperlink w:anchor="_Toc498547702" w:history="1">
        <w:r w:rsidRPr="0066034C">
          <w:rPr>
            <w:rStyle w:val="af"/>
            <w:noProof/>
          </w:rPr>
          <w:t xml:space="preserve">3.3.1 </w:t>
        </w:r>
        <w:r w:rsidRPr="0066034C">
          <w:rPr>
            <w:rStyle w:val="af"/>
            <w:rFonts w:hint="eastAsia"/>
            <w:noProof/>
          </w:rPr>
          <w:t>自动售货机云平台系统需求分析</w:t>
        </w:r>
        <w:r>
          <w:rPr>
            <w:noProof/>
            <w:webHidden/>
          </w:rPr>
          <w:tab/>
        </w:r>
        <w:r>
          <w:rPr>
            <w:noProof/>
            <w:webHidden/>
          </w:rPr>
          <w:fldChar w:fldCharType="begin"/>
        </w:r>
        <w:r>
          <w:rPr>
            <w:noProof/>
            <w:webHidden/>
          </w:rPr>
          <w:instrText xml:space="preserve"> PAGEREF _Toc498547702 \h </w:instrText>
        </w:r>
        <w:r>
          <w:rPr>
            <w:noProof/>
            <w:webHidden/>
          </w:rPr>
        </w:r>
        <w:r>
          <w:rPr>
            <w:noProof/>
            <w:webHidden/>
          </w:rPr>
          <w:fldChar w:fldCharType="separate"/>
        </w:r>
        <w:r>
          <w:rPr>
            <w:noProof/>
            <w:webHidden/>
          </w:rPr>
          <w:t>19</w:t>
        </w:r>
        <w:r>
          <w:rPr>
            <w:noProof/>
            <w:webHidden/>
          </w:rPr>
          <w:fldChar w:fldCharType="end"/>
        </w:r>
      </w:hyperlink>
    </w:p>
    <w:p w14:paraId="143AD557" w14:textId="77777777" w:rsidR="006E3AC0" w:rsidRDefault="006E3AC0">
      <w:pPr>
        <w:pStyle w:val="30"/>
        <w:tabs>
          <w:tab w:val="right" w:leader="dot" w:pos="8296"/>
        </w:tabs>
        <w:rPr>
          <w:rFonts w:asciiTheme="minorHAnsi" w:hAnsiTheme="minorHAnsi" w:cstheme="minorBidi"/>
          <w:noProof/>
          <w:kern w:val="2"/>
          <w:sz w:val="21"/>
        </w:rPr>
      </w:pPr>
      <w:hyperlink w:anchor="_Toc498547703" w:history="1">
        <w:r w:rsidRPr="0066034C">
          <w:rPr>
            <w:rStyle w:val="af"/>
            <w:noProof/>
          </w:rPr>
          <w:t>3.3.2 Android</w:t>
        </w:r>
        <w:r w:rsidRPr="0066034C">
          <w:rPr>
            <w:rStyle w:val="af"/>
            <w:rFonts w:hint="eastAsia"/>
            <w:noProof/>
          </w:rPr>
          <w:t>终端应用需求分析</w:t>
        </w:r>
        <w:r>
          <w:rPr>
            <w:noProof/>
            <w:webHidden/>
          </w:rPr>
          <w:tab/>
        </w:r>
        <w:r>
          <w:rPr>
            <w:noProof/>
            <w:webHidden/>
          </w:rPr>
          <w:fldChar w:fldCharType="begin"/>
        </w:r>
        <w:r>
          <w:rPr>
            <w:noProof/>
            <w:webHidden/>
          </w:rPr>
          <w:instrText xml:space="preserve"> PAGEREF _Toc498547703 \h </w:instrText>
        </w:r>
        <w:r>
          <w:rPr>
            <w:noProof/>
            <w:webHidden/>
          </w:rPr>
        </w:r>
        <w:r>
          <w:rPr>
            <w:noProof/>
            <w:webHidden/>
          </w:rPr>
          <w:fldChar w:fldCharType="separate"/>
        </w:r>
        <w:r>
          <w:rPr>
            <w:noProof/>
            <w:webHidden/>
          </w:rPr>
          <w:t>21</w:t>
        </w:r>
        <w:r>
          <w:rPr>
            <w:noProof/>
            <w:webHidden/>
          </w:rPr>
          <w:fldChar w:fldCharType="end"/>
        </w:r>
      </w:hyperlink>
    </w:p>
    <w:p w14:paraId="3017243A" w14:textId="77777777" w:rsidR="006E3AC0" w:rsidRDefault="006E3AC0">
      <w:pPr>
        <w:pStyle w:val="20"/>
        <w:tabs>
          <w:tab w:val="right" w:leader="dot" w:pos="8296"/>
        </w:tabs>
        <w:rPr>
          <w:rFonts w:asciiTheme="minorHAnsi" w:hAnsiTheme="minorHAnsi" w:cstheme="minorBidi"/>
          <w:noProof/>
          <w:kern w:val="2"/>
          <w:sz w:val="21"/>
        </w:rPr>
      </w:pPr>
      <w:hyperlink w:anchor="_Toc498547704" w:history="1">
        <w:r w:rsidRPr="0066034C">
          <w:rPr>
            <w:rStyle w:val="af"/>
            <w:noProof/>
          </w:rPr>
          <w:t xml:space="preserve">3.5 </w:t>
        </w:r>
        <w:r w:rsidRPr="0066034C">
          <w:rPr>
            <w:rStyle w:val="af"/>
            <w:rFonts w:hint="eastAsia"/>
            <w:noProof/>
          </w:rPr>
          <w:t>本章小结</w:t>
        </w:r>
        <w:r>
          <w:rPr>
            <w:noProof/>
            <w:webHidden/>
          </w:rPr>
          <w:tab/>
        </w:r>
        <w:r>
          <w:rPr>
            <w:noProof/>
            <w:webHidden/>
          </w:rPr>
          <w:fldChar w:fldCharType="begin"/>
        </w:r>
        <w:r>
          <w:rPr>
            <w:noProof/>
            <w:webHidden/>
          </w:rPr>
          <w:instrText xml:space="preserve"> PAGEREF _Toc498547704 \h </w:instrText>
        </w:r>
        <w:r>
          <w:rPr>
            <w:noProof/>
            <w:webHidden/>
          </w:rPr>
        </w:r>
        <w:r>
          <w:rPr>
            <w:noProof/>
            <w:webHidden/>
          </w:rPr>
          <w:fldChar w:fldCharType="separate"/>
        </w:r>
        <w:r>
          <w:rPr>
            <w:noProof/>
            <w:webHidden/>
          </w:rPr>
          <w:t>23</w:t>
        </w:r>
        <w:r>
          <w:rPr>
            <w:noProof/>
            <w:webHidden/>
          </w:rPr>
          <w:fldChar w:fldCharType="end"/>
        </w:r>
      </w:hyperlink>
    </w:p>
    <w:p w14:paraId="02D592B3" w14:textId="77777777" w:rsidR="006E3AC0" w:rsidRDefault="006E3AC0">
      <w:pPr>
        <w:pStyle w:val="11"/>
        <w:rPr>
          <w:rFonts w:asciiTheme="minorHAnsi" w:hAnsiTheme="minorHAnsi" w:cstheme="minorBidi"/>
          <w:noProof/>
          <w:kern w:val="2"/>
          <w:sz w:val="21"/>
        </w:rPr>
      </w:pPr>
      <w:hyperlink w:anchor="_Toc498547705" w:history="1">
        <w:r w:rsidRPr="0066034C">
          <w:rPr>
            <w:rStyle w:val="af"/>
            <w:rFonts w:hint="eastAsia"/>
            <w:noProof/>
          </w:rPr>
          <w:t>第</w:t>
        </w:r>
        <w:r w:rsidRPr="0066034C">
          <w:rPr>
            <w:rStyle w:val="af"/>
            <w:noProof/>
          </w:rPr>
          <w:t>4</w:t>
        </w:r>
        <w:r w:rsidRPr="0066034C">
          <w:rPr>
            <w:rStyle w:val="af"/>
            <w:rFonts w:hint="eastAsia"/>
            <w:noProof/>
          </w:rPr>
          <w:t>章</w:t>
        </w:r>
        <w:r w:rsidRPr="0066034C">
          <w:rPr>
            <w:rStyle w:val="af"/>
            <w:noProof/>
          </w:rPr>
          <w:t xml:space="preserve"> </w:t>
        </w:r>
        <w:r w:rsidRPr="0066034C">
          <w:rPr>
            <w:rStyle w:val="af"/>
            <w:rFonts w:hint="eastAsia"/>
            <w:noProof/>
          </w:rPr>
          <w:t>自动售货机云平台系统的架构设计</w:t>
        </w:r>
        <w:r>
          <w:rPr>
            <w:noProof/>
            <w:webHidden/>
          </w:rPr>
          <w:tab/>
        </w:r>
        <w:r>
          <w:rPr>
            <w:noProof/>
            <w:webHidden/>
          </w:rPr>
          <w:fldChar w:fldCharType="begin"/>
        </w:r>
        <w:r>
          <w:rPr>
            <w:noProof/>
            <w:webHidden/>
          </w:rPr>
          <w:instrText xml:space="preserve"> PAGEREF _Toc498547705 \h </w:instrText>
        </w:r>
        <w:r>
          <w:rPr>
            <w:noProof/>
            <w:webHidden/>
          </w:rPr>
        </w:r>
        <w:r>
          <w:rPr>
            <w:noProof/>
            <w:webHidden/>
          </w:rPr>
          <w:fldChar w:fldCharType="separate"/>
        </w:r>
        <w:r>
          <w:rPr>
            <w:noProof/>
            <w:webHidden/>
          </w:rPr>
          <w:t>24</w:t>
        </w:r>
        <w:r>
          <w:rPr>
            <w:noProof/>
            <w:webHidden/>
          </w:rPr>
          <w:fldChar w:fldCharType="end"/>
        </w:r>
      </w:hyperlink>
    </w:p>
    <w:p w14:paraId="56699765" w14:textId="77777777" w:rsidR="006E3AC0" w:rsidRDefault="006E3AC0">
      <w:pPr>
        <w:pStyle w:val="20"/>
        <w:tabs>
          <w:tab w:val="right" w:leader="dot" w:pos="8296"/>
        </w:tabs>
        <w:rPr>
          <w:rFonts w:asciiTheme="minorHAnsi" w:hAnsiTheme="minorHAnsi" w:cstheme="minorBidi"/>
          <w:noProof/>
          <w:kern w:val="2"/>
          <w:sz w:val="21"/>
        </w:rPr>
      </w:pPr>
      <w:hyperlink w:anchor="_Toc498547706" w:history="1">
        <w:r w:rsidRPr="0066034C">
          <w:rPr>
            <w:rStyle w:val="af"/>
            <w:noProof/>
          </w:rPr>
          <w:t xml:space="preserve">4.1 </w:t>
        </w:r>
        <w:r w:rsidRPr="0066034C">
          <w:rPr>
            <w:rStyle w:val="af"/>
            <w:rFonts w:hint="eastAsia"/>
            <w:noProof/>
          </w:rPr>
          <w:t>自动售货机云平台系统的技术架构设计</w:t>
        </w:r>
        <w:r>
          <w:rPr>
            <w:noProof/>
            <w:webHidden/>
          </w:rPr>
          <w:tab/>
        </w:r>
        <w:r>
          <w:rPr>
            <w:noProof/>
            <w:webHidden/>
          </w:rPr>
          <w:fldChar w:fldCharType="begin"/>
        </w:r>
        <w:r>
          <w:rPr>
            <w:noProof/>
            <w:webHidden/>
          </w:rPr>
          <w:instrText xml:space="preserve"> PAGEREF _Toc498547706 \h </w:instrText>
        </w:r>
        <w:r>
          <w:rPr>
            <w:noProof/>
            <w:webHidden/>
          </w:rPr>
        </w:r>
        <w:r>
          <w:rPr>
            <w:noProof/>
            <w:webHidden/>
          </w:rPr>
          <w:fldChar w:fldCharType="separate"/>
        </w:r>
        <w:r>
          <w:rPr>
            <w:noProof/>
            <w:webHidden/>
          </w:rPr>
          <w:t>24</w:t>
        </w:r>
        <w:r>
          <w:rPr>
            <w:noProof/>
            <w:webHidden/>
          </w:rPr>
          <w:fldChar w:fldCharType="end"/>
        </w:r>
      </w:hyperlink>
    </w:p>
    <w:p w14:paraId="2BE1EAA4" w14:textId="77777777" w:rsidR="006E3AC0" w:rsidRDefault="006E3AC0">
      <w:pPr>
        <w:pStyle w:val="30"/>
        <w:tabs>
          <w:tab w:val="right" w:leader="dot" w:pos="8296"/>
        </w:tabs>
        <w:rPr>
          <w:rFonts w:asciiTheme="minorHAnsi" w:hAnsiTheme="minorHAnsi" w:cstheme="minorBidi"/>
          <w:noProof/>
          <w:kern w:val="2"/>
          <w:sz w:val="21"/>
        </w:rPr>
      </w:pPr>
      <w:hyperlink w:anchor="_Toc498547707" w:history="1">
        <w:r w:rsidRPr="0066034C">
          <w:rPr>
            <w:rStyle w:val="af"/>
            <w:noProof/>
          </w:rPr>
          <w:t xml:space="preserve">4.1.1 </w:t>
        </w:r>
        <w:r w:rsidRPr="0066034C">
          <w:rPr>
            <w:rStyle w:val="af"/>
            <w:rFonts w:hint="eastAsia"/>
            <w:noProof/>
          </w:rPr>
          <w:t>自动售货机的网络结构改进</w:t>
        </w:r>
        <w:r>
          <w:rPr>
            <w:noProof/>
            <w:webHidden/>
          </w:rPr>
          <w:tab/>
        </w:r>
        <w:r>
          <w:rPr>
            <w:noProof/>
            <w:webHidden/>
          </w:rPr>
          <w:fldChar w:fldCharType="begin"/>
        </w:r>
        <w:r>
          <w:rPr>
            <w:noProof/>
            <w:webHidden/>
          </w:rPr>
          <w:instrText xml:space="preserve"> PAGEREF _Toc498547707 \h </w:instrText>
        </w:r>
        <w:r>
          <w:rPr>
            <w:noProof/>
            <w:webHidden/>
          </w:rPr>
        </w:r>
        <w:r>
          <w:rPr>
            <w:noProof/>
            <w:webHidden/>
          </w:rPr>
          <w:fldChar w:fldCharType="separate"/>
        </w:r>
        <w:r>
          <w:rPr>
            <w:noProof/>
            <w:webHidden/>
          </w:rPr>
          <w:t>24</w:t>
        </w:r>
        <w:r>
          <w:rPr>
            <w:noProof/>
            <w:webHidden/>
          </w:rPr>
          <w:fldChar w:fldCharType="end"/>
        </w:r>
      </w:hyperlink>
    </w:p>
    <w:p w14:paraId="14F3641B" w14:textId="77777777" w:rsidR="006E3AC0" w:rsidRDefault="006E3AC0">
      <w:pPr>
        <w:pStyle w:val="30"/>
        <w:tabs>
          <w:tab w:val="right" w:leader="dot" w:pos="8296"/>
        </w:tabs>
        <w:rPr>
          <w:rFonts w:asciiTheme="minorHAnsi" w:hAnsiTheme="minorHAnsi" w:cstheme="minorBidi"/>
          <w:noProof/>
          <w:kern w:val="2"/>
          <w:sz w:val="21"/>
        </w:rPr>
      </w:pPr>
      <w:hyperlink w:anchor="_Toc498547708" w:history="1">
        <w:r w:rsidRPr="0066034C">
          <w:rPr>
            <w:rStyle w:val="af"/>
            <w:noProof/>
          </w:rPr>
          <w:t xml:space="preserve">4.1.2 </w:t>
        </w:r>
        <w:r w:rsidRPr="0066034C">
          <w:rPr>
            <w:rStyle w:val="af"/>
            <w:rFonts w:hint="eastAsia"/>
            <w:noProof/>
          </w:rPr>
          <w:t>自动售货机云平台的软件体系架构</w:t>
        </w:r>
        <w:r>
          <w:rPr>
            <w:noProof/>
            <w:webHidden/>
          </w:rPr>
          <w:tab/>
        </w:r>
        <w:r>
          <w:rPr>
            <w:noProof/>
            <w:webHidden/>
          </w:rPr>
          <w:fldChar w:fldCharType="begin"/>
        </w:r>
        <w:r>
          <w:rPr>
            <w:noProof/>
            <w:webHidden/>
          </w:rPr>
          <w:instrText xml:space="preserve"> PAGEREF _Toc498547708 \h </w:instrText>
        </w:r>
        <w:r>
          <w:rPr>
            <w:noProof/>
            <w:webHidden/>
          </w:rPr>
        </w:r>
        <w:r>
          <w:rPr>
            <w:noProof/>
            <w:webHidden/>
          </w:rPr>
          <w:fldChar w:fldCharType="separate"/>
        </w:r>
        <w:r>
          <w:rPr>
            <w:noProof/>
            <w:webHidden/>
          </w:rPr>
          <w:t>25</w:t>
        </w:r>
        <w:r>
          <w:rPr>
            <w:noProof/>
            <w:webHidden/>
          </w:rPr>
          <w:fldChar w:fldCharType="end"/>
        </w:r>
      </w:hyperlink>
    </w:p>
    <w:p w14:paraId="58542112" w14:textId="77777777" w:rsidR="006E3AC0" w:rsidRDefault="006E3AC0">
      <w:pPr>
        <w:pStyle w:val="20"/>
        <w:tabs>
          <w:tab w:val="right" w:leader="dot" w:pos="8296"/>
        </w:tabs>
        <w:rPr>
          <w:rFonts w:asciiTheme="minorHAnsi" w:hAnsiTheme="minorHAnsi" w:cstheme="minorBidi"/>
          <w:noProof/>
          <w:kern w:val="2"/>
          <w:sz w:val="21"/>
        </w:rPr>
      </w:pPr>
      <w:hyperlink w:anchor="_Toc498547709" w:history="1">
        <w:r w:rsidRPr="0066034C">
          <w:rPr>
            <w:rStyle w:val="af"/>
            <w:noProof/>
          </w:rPr>
          <w:t xml:space="preserve">4.2 </w:t>
        </w:r>
        <w:r w:rsidRPr="0066034C">
          <w:rPr>
            <w:rStyle w:val="af"/>
            <w:rFonts w:hint="eastAsia"/>
            <w:noProof/>
          </w:rPr>
          <w:t>自动售货机云平台系统的总体架构设计</w:t>
        </w:r>
        <w:r>
          <w:rPr>
            <w:noProof/>
            <w:webHidden/>
          </w:rPr>
          <w:tab/>
        </w:r>
        <w:r>
          <w:rPr>
            <w:noProof/>
            <w:webHidden/>
          </w:rPr>
          <w:fldChar w:fldCharType="begin"/>
        </w:r>
        <w:r>
          <w:rPr>
            <w:noProof/>
            <w:webHidden/>
          </w:rPr>
          <w:instrText xml:space="preserve"> PAGEREF _Toc498547709 \h </w:instrText>
        </w:r>
        <w:r>
          <w:rPr>
            <w:noProof/>
            <w:webHidden/>
          </w:rPr>
        </w:r>
        <w:r>
          <w:rPr>
            <w:noProof/>
            <w:webHidden/>
          </w:rPr>
          <w:fldChar w:fldCharType="separate"/>
        </w:r>
        <w:r>
          <w:rPr>
            <w:noProof/>
            <w:webHidden/>
          </w:rPr>
          <w:t>27</w:t>
        </w:r>
        <w:r>
          <w:rPr>
            <w:noProof/>
            <w:webHidden/>
          </w:rPr>
          <w:fldChar w:fldCharType="end"/>
        </w:r>
      </w:hyperlink>
    </w:p>
    <w:p w14:paraId="2E859166" w14:textId="77777777" w:rsidR="006E3AC0" w:rsidRDefault="006E3AC0">
      <w:pPr>
        <w:pStyle w:val="30"/>
        <w:tabs>
          <w:tab w:val="right" w:leader="dot" w:pos="8296"/>
        </w:tabs>
        <w:rPr>
          <w:rFonts w:asciiTheme="minorHAnsi" w:hAnsiTheme="minorHAnsi" w:cstheme="minorBidi"/>
          <w:noProof/>
          <w:kern w:val="2"/>
          <w:sz w:val="21"/>
        </w:rPr>
      </w:pPr>
      <w:hyperlink w:anchor="_Toc498547710" w:history="1">
        <w:r w:rsidRPr="0066034C">
          <w:rPr>
            <w:rStyle w:val="af"/>
            <w:noProof/>
          </w:rPr>
          <w:t xml:space="preserve">4.2.1 </w:t>
        </w:r>
        <w:r w:rsidRPr="0066034C">
          <w:rPr>
            <w:rStyle w:val="af"/>
            <w:rFonts w:hint="eastAsia"/>
            <w:noProof/>
          </w:rPr>
          <w:t>自动售货机云平台系统的逻辑架构</w:t>
        </w:r>
        <w:r>
          <w:rPr>
            <w:noProof/>
            <w:webHidden/>
          </w:rPr>
          <w:tab/>
        </w:r>
        <w:r>
          <w:rPr>
            <w:noProof/>
            <w:webHidden/>
          </w:rPr>
          <w:fldChar w:fldCharType="begin"/>
        </w:r>
        <w:r>
          <w:rPr>
            <w:noProof/>
            <w:webHidden/>
          </w:rPr>
          <w:instrText xml:space="preserve"> PAGEREF _Toc498547710 \h </w:instrText>
        </w:r>
        <w:r>
          <w:rPr>
            <w:noProof/>
            <w:webHidden/>
          </w:rPr>
        </w:r>
        <w:r>
          <w:rPr>
            <w:noProof/>
            <w:webHidden/>
          </w:rPr>
          <w:fldChar w:fldCharType="separate"/>
        </w:r>
        <w:r>
          <w:rPr>
            <w:noProof/>
            <w:webHidden/>
          </w:rPr>
          <w:t>27</w:t>
        </w:r>
        <w:r>
          <w:rPr>
            <w:noProof/>
            <w:webHidden/>
          </w:rPr>
          <w:fldChar w:fldCharType="end"/>
        </w:r>
      </w:hyperlink>
    </w:p>
    <w:p w14:paraId="5527B212" w14:textId="77777777" w:rsidR="006E3AC0" w:rsidRDefault="006E3AC0">
      <w:pPr>
        <w:pStyle w:val="30"/>
        <w:tabs>
          <w:tab w:val="right" w:leader="dot" w:pos="8296"/>
        </w:tabs>
        <w:rPr>
          <w:rFonts w:asciiTheme="minorHAnsi" w:hAnsiTheme="minorHAnsi" w:cstheme="minorBidi"/>
          <w:noProof/>
          <w:kern w:val="2"/>
          <w:sz w:val="21"/>
        </w:rPr>
      </w:pPr>
      <w:hyperlink w:anchor="_Toc498547711" w:history="1">
        <w:r w:rsidRPr="0066034C">
          <w:rPr>
            <w:rStyle w:val="af"/>
            <w:noProof/>
          </w:rPr>
          <w:t xml:space="preserve">4.2.2 </w:t>
        </w:r>
        <w:r w:rsidRPr="0066034C">
          <w:rPr>
            <w:rStyle w:val="af"/>
            <w:rFonts w:hint="eastAsia"/>
            <w:noProof/>
          </w:rPr>
          <w:t>自动售货机云平台系统的功能架构</w:t>
        </w:r>
        <w:r>
          <w:rPr>
            <w:noProof/>
            <w:webHidden/>
          </w:rPr>
          <w:tab/>
        </w:r>
        <w:r>
          <w:rPr>
            <w:noProof/>
            <w:webHidden/>
          </w:rPr>
          <w:fldChar w:fldCharType="begin"/>
        </w:r>
        <w:r>
          <w:rPr>
            <w:noProof/>
            <w:webHidden/>
          </w:rPr>
          <w:instrText xml:space="preserve"> PAGEREF _Toc498547711 \h </w:instrText>
        </w:r>
        <w:r>
          <w:rPr>
            <w:noProof/>
            <w:webHidden/>
          </w:rPr>
        </w:r>
        <w:r>
          <w:rPr>
            <w:noProof/>
            <w:webHidden/>
          </w:rPr>
          <w:fldChar w:fldCharType="separate"/>
        </w:r>
        <w:r>
          <w:rPr>
            <w:noProof/>
            <w:webHidden/>
          </w:rPr>
          <w:t>28</w:t>
        </w:r>
        <w:r>
          <w:rPr>
            <w:noProof/>
            <w:webHidden/>
          </w:rPr>
          <w:fldChar w:fldCharType="end"/>
        </w:r>
      </w:hyperlink>
    </w:p>
    <w:p w14:paraId="6EE74955" w14:textId="77777777" w:rsidR="006E3AC0" w:rsidRDefault="006E3AC0">
      <w:pPr>
        <w:pStyle w:val="20"/>
        <w:tabs>
          <w:tab w:val="right" w:leader="dot" w:pos="8296"/>
        </w:tabs>
        <w:rPr>
          <w:rFonts w:asciiTheme="minorHAnsi" w:hAnsiTheme="minorHAnsi" w:cstheme="minorBidi"/>
          <w:noProof/>
          <w:kern w:val="2"/>
          <w:sz w:val="21"/>
        </w:rPr>
      </w:pPr>
      <w:hyperlink w:anchor="_Toc498547712" w:history="1">
        <w:r w:rsidRPr="0066034C">
          <w:rPr>
            <w:rStyle w:val="af"/>
            <w:noProof/>
          </w:rPr>
          <w:t xml:space="preserve">4.3 </w:t>
        </w:r>
        <w:r w:rsidRPr="0066034C">
          <w:rPr>
            <w:rStyle w:val="af"/>
            <w:rFonts w:hint="eastAsia"/>
            <w:noProof/>
          </w:rPr>
          <w:t>自动售货机云平台系统数据架构设计</w:t>
        </w:r>
        <w:r>
          <w:rPr>
            <w:noProof/>
            <w:webHidden/>
          </w:rPr>
          <w:tab/>
        </w:r>
        <w:r>
          <w:rPr>
            <w:noProof/>
            <w:webHidden/>
          </w:rPr>
          <w:fldChar w:fldCharType="begin"/>
        </w:r>
        <w:r>
          <w:rPr>
            <w:noProof/>
            <w:webHidden/>
          </w:rPr>
          <w:instrText xml:space="preserve"> PAGEREF _Toc498547712 \h </w:instrText>
        </w:r>
        <w:r>
          <w:rPr>
            <w:noProof/>
            <w:webHidden/>
          </w:rPr>
        </w:r>
        <w:r>
          <w:rPr>
            <w:noProof/>
            <w:webHidden/>
          </w:rPr>
          <w:fldChar w:fldCharType="separate"/>
        </w:r>
        <w:r>
          <w:rPr>
            <w:noProof/>
            <w:webHidden/>
          </w:rPr>
          <w:t>30</w:t>
        </w:r>
        <w:r>
          <w:rPr>
            <w:noProof/>
            <w:webHidden/>
          </w:rPr>
          <w:fldChar w:fldCharType="end"/>
        </w:r>
      </w:hyperlink>
    </w:p>
    <w:p w14:paraId="39F53831" w14:textId="77777777" w:rsidR="006E3AC0" w:rsidRDefault="006E3AC0">
      <w:pPr>
        <w:pStyle w:val="30"/>
        <w:tabs>
          <w:tab w:val="right" w:leader="dot" w:pos="8296"/>
        </w:tabs>
        <w:rPr>
          <w:rFonts w:asciiTheme="minorHAnsi" w:hAnsiTheme="minorHAnsi" w:cstheme="minorBidi"/>
          <w:noProof/>
          <w:kern w:val="2"/>
          <w:sz w:val="21"/>
        </w:rPr>
      </w:pPr>
      <w:hyperlink w:anchor="_Toc498547713" w:history="1">
        <w:r w:rsidRPr="0066034C">
          <w:rPr>
            <w:rStyle w:val="af"/>
            <w:noProof/>
          </w:rPr>
          <w:t>4.3.1</w:t>
        </w:r>
        <w:r w:rsidRPr="0066034C">
          <w:rPr>
            <w:rStyle w:val="af"/>
            <w:rFonts w:hint="eastAsia"/>
            <w:noProof/>
          </w:rPr>
          <w:t>多租户数据模型的选择和实现难点</w:t>
        </w:r>
        <w:r>
          <w:rPr>
            <w:noProof/>
            <w:webHidden/>
          </w:rPr>
          <w:tab/>
        </w:r>
        <w:r>
          <w:rPr>
            <w:noProof/>
            <w:webHidden/>
          </w:rPr>
          <w:fldChar w:fldCharType="begin"/>
        </w:r>
        <w:r>
          <w:rPr>
            <w:noProof/>
            <w:webHidden/>
          </w:rPr>
          <w:instrText xml:space="preserve"> PAGEREF _Toc498547713 \h </w:instrText>
        </w:r>
        <w:r>
          <w:rPr>
            <w:noProof/>
            <w:webHidden/>
          </w:rPr>
        </w:r>
        <w:r>
          <w:rPr>
            <w:noProof/>
            <w:webHidden/>
          </w:rPr>
          <w:fldChar w:fldCharType="separate"/>
        </w:r>
        <w:r>
          <w:rPr>
            <w:noProof/>
            <w:webHidden/>
          </w:rPr>
          <w:t>30</w:t>
        </w:r>
        <w:r>
          <w:rPr>
            <w:noProof/>
            <w:webHidden/>
          </w:rPr>
          <w:fldChar w:fldCharType="end"/>
        </w:r>
      </w:hyperlink>
    </w:p>
    <w:p w14:paraId="0F798273" w14:textId="77777777" w:rsidR="006E3AC0" w:rsidRDefault="006E3AC0">
      <w:pPr>
        <w:pStyle w:val="30"/>
        <w:tabs>
          <w:tab w:val="right" w:leader="dot" w:pos="8296"/>
        </w:tabs>
        <w:rPr>
          <w:rFonts w:asciiTheme="minorHAnsi" w:hAnsiTheme="minorHAnsi" w:cstheme="minorBidi"/>
          <w:noProof/>
          <w:kern w:val="2"/>
          <w:sz w:val="21"/>
        </w:rPr>
      </w:pPr>
      <w:hyperlink w:anchor="_Toc498547714" w:history="1">
        <w:r w:rsidRPr="0066034C">
          <w:rPr>
            <w:rStyle w:val="af"/>
            <w:noProof/>
          </w:rPr>
          <w:t>4.3.2</w:t>
        </w:r>
        <w:r w:rsidRPr="0066034C">
          <w:rPr>
            <w:rStyle w:val="af"/>
            <w:rFonts w:hint="eastAsia"/>
            <w:noProof/>
          </w:rPr>
          <w:t>多租户数据模型的关键技术实现方法</w:t>
        </w:r>
        <w:r>
          <w:rPr>
            <w:noProof/>
            <w:webHidden/>
          </w:rPr>
          <w:tab/>
        </w:r>
        <w:r>
          <w:rPr>
            <w:noProof/>
            <w:webHidden/>
          </w:rPr>
          <w:fldChar w:fldCharType="begin"/>
        </w:r>
        <w:r>
          <w:rPr>
            <w:noProof/>
            <w:webHidden/>
          </w:rPr>
          <w:instrText xml:space="preserve"> PAGEREF _Toc498547714 \h </w:instrText>
        </w:r>
        <w:r>
          <w:rPr>
            <w:noProof/>
            <w:webHidden/>
          </w:rPr>
        </w:r>
        <w:r>
          <w:rPr>
            <w:noProof/>
            <w:webHidden/>
          </w:rPr>
          <w:fldChar w:fldCharType="separate"/>
        </w:r>
        <w:r>
          <w:rPr>
            <w:noProof/>
            <w:webHidden/>
          </w:rPr>
          <w:t>31</w:t>
        </w:r>
        <w:r>
          <w:rPr>
            <w:noProof/>
            <w:webHidden/>
          </w:rPr>
          <w:fldChar w:fldCharType="end"/>
        </w:r>
      </w:hyperlink>
    </w:p>
    <w:p w14:paraId="438E36AA" w14:textId="77777777" w:rsidR="006E3AC0" w:rsidRDefault="006E3AC0">
      <w:pPr>
        <w:pStyle w:val="30"/>
        <w:tabs>
          <w:tab w:val="right" w:leader="dot" w:pos="8296"/>
        </w:tabs>
        <w:rPr>
          <w:rFonts w:asciiTheme="minorHAnsi" w:hAnsiTheme="minorHAnsi" w:cstheme="minorBidi"/>
          <w:noProof/>
          <w:kern w:val="2"/>
          <w:sz w:val="21"/>
        </w:rPr>
      </w:pPr>
      <w:hyperlink w:anchor="_Toc498547715" w:history="1">
        <w:r w:rsidRPr="0066034C">
          <w:rPr>
            <w:rStyle w:val="af"/>
            <w:noProof/>
          </w:rPr>
          <w:t xml:space="preserve">4.3.3 </w:t>
        </w:r>
        <w:r w:rsidRPr="0066034C">
          <w:rPr>
            <w:rStyle w:val="af"/>
            <w:rFonts w:hint="eastAsia"/>
            <w:noProof/>
          </w:rPr>
          <w:t>数据库的概念结构设计及逻辑结构设计</w:t>
        </w:r>
        <w:r>
          <w:rPr>
            <w:noProof/>
            <w:webHidden/>
          </w:rPr>
          <w:tab/>
        </w:r>
        <w:r>
          <w:rPr>
            <w:noProof/>
            <w:webHidden/>
          </w:rPr>
          <w:fldChar w:fldCharType="begin"/>
        </w:r>
        <w:r>
          <w:rPr>
            <w:noProof/>
            <w:webHidden/>
          </w:rPr>
          <w:instrText xml:space="preserve"> PAGEREF _Toc498547715 \h </w:instrText>
        </w:r>
        <w:r>
          <w:rPr>
            <w:noProof/>
            <w:webHidden/>
          </w:rPr>
        </w:r>
        <w:r>
          <w:rPr>
            <w:noProof/>
            <w:webHidden/>
          </w:rPr>
          <w:fldChar w:fldCharType="separate"/>
        </w:r>
        <w:r>
          <w:rPr>
            <w:noProof/>
            <w:webHidden/>
          </w:rPr>
          <w:t>35</w:t>
        </w:r>
        <w:r>
          <w:rPr>
            <w:noProof/>
            <w:webHidden/>
          </w:rPr>
          <w:fldChar w:fldCharType="end"/>
        </w:r>
      </w:hyperlink>
    </w:p>
    <w:p w14:paraId="41D3FD23" w14:textId="77777777" w:rsidR="006E3AC0" w:rsidRDefault="006E3AC0">
      <w:pPr>
        <w:pStyle w:val="20"/>
        <w:tabs>
          <w:tab w:val="right" w:leader="dot" w:pos="8296"/>
        </w:tabs>
        <w:rPr>
          <w:rFonts w:asciiTheme="minorHAnsi" w:hAnsiTheme="minorHAnsi" w:cstheme="minorBidi"/>
          <w:noProof/>
          <w:kern w:val="2"/>
          <w:sz w:val="21"/>
        </w:rPr>
      </w:pPr>
      <w:hyperlink w:anchor="_Toc498547716" w:history="1">
        <w:r w:rsidRPr="0066034C">
          <w:rPr>
            <w:rStyle w:val="af"/>
            <w:noProof/>
          </w:rPr>
          <w:t xml:space="preserve">4.4 </w:t>
        </w:r>
        <w:r w:rsidRPr="0066034C">
          <w:rPr>
            <w:rStyle w:val="af"/>
            <w:rFonts w:hint="eastAsia"/>
            <w:noProof/>
          </w:rPr>
          <w:t>本章小结</w:t>
        </w:r>
        <w:r>
          <w:rPr>
            <w:noProof/>
            <w:webHidden/>
          </w:rPr>
          <w:tab/>
        </w:r>
        <w:r>
          <w:rPr>
            <w:noProof/>
            <w:webHidden/>
          </w:rPr>
          <w:fldChar w:fldCharType="begin"/>
        </w:r>
        <w:r>
          <w:rPr>
            <w:noProof/>
            <w:webHidden/>
          </w:rPr>
          <w:instrText xml:space="preserve"> PAGEREF _Toc498547716 \h </w:instrText>
        </w:r>
        <w:r>
          <w:rPr>
            <w:noProof/>
            <w:webHidden/>
          </w:rPr>
        </w:r>
        <w:r>
          <w:rPr>
            <w:noProof/>
            <w:webHidden/>
          </w:rPr>
          <w:fldChar w:fldCharType="separate"/>
        </w:r>
        <w:r>
          <w:rPr>
            <w:noProof/>
            <w:webHidden/>
          </w:rPr>
          <w:t>38</w:t>
        </w:r>
        <w:r>
          <w:rPr>
            <w:noProof/>
            <w:webHidden/>
          </w:rPr>
          <w:fldChar w:fldCharType="end"/>
        </w:r>
      </w:hyperlink>
    </w:p>
    <w:p w14:paraId="7CA2F856" w14:textId="77777777" w:rsidR="006E3AC0" w:rsidRDefault="006E3AC0">
      <w:pPr>
        <w:pStyle w:val="11"/>
        <w:rPr>
          <w:rFonts w:asciiTheme="minorHAnsi" w:hAnsiTheme="minorHAnsi" w:cstheme="minorBidi"/>
          <w:noProof/>
          <w:kern w:val="2"/>
          <w:sz w:val="21"/>
        </w:rPr>
      </w:pPr>
      <w:hyperlink w:anchor="_Toc498547717" w:history="1">
        <w:r w:rsidRPr="0066034C">
          <w:rPr>
            <w:rStyle w:val="af"/>
            <w:rFonts w:hint="eastAsia"/>
            <w:noProof/>
          </w:rPr>
          <w:t>第</w:t>
        </w:r>
        <w:r w:rsidRPr="0066034C">
          <w:rPr>
            <w:rStyle w:val="af"/>
            <w:noProof/>
          </w:rPr>
          <w:t>5</w:t>
        </w:r>
        <w:r w:rsidRPr="0066034C">
          <w:rPr>
            <w:rStyle w:val="af"/>
            <w:rFonts w:hint="eastAsia"/>
            <w:noProof/>
          </w:rPr>
          <w:t>章</w:t>
        </w:r>
        <w:r w:rsidRPr="0066034C">
          <w:rPr>
            <w:rStyle w:val="af"/>
            <w:noProof/>
          </w:rPr>
          <w:t xml:space="preserve"> </w:t>
        </w:r>
        <w:r w:rsidRPr="0066034C">
          <w:rPr>
            <w:rStyle w:val="af"/>
            <w:rFonts w:hint="eastAsia"/>
            <w:noProof/>
          </w:rPr>
          <w:t>自动售货机云平台系统的实现</w:t>
        </w:r>
        <w:r>
          <w:rPr>
            <w:noProof/>
            <w:webHidden/>
          </w:rPr>
          <w:tab/>
        </w:r>
        <w:r>
          <w:rPr>
            <w:noProof/>
            <w:webHidden/>
          </w:rPr>
          <w:fldChar w:fldCharType="begin"/>
        </w:r>
        <w:r>
          <w:rPr>
            <w:noProof/>
            <w:webHidden/>
          </w:rPr>
          <w:instrText xml:space="preserve"> PAGEREF _Toc498547717 \h </w:instrText>
        </w:r>
        <w:r>
          <w:rPr>
            <w:noProof/>
            <w:webHidden/>
          </w:rPr>
        </w:r>
        <w:r>
          <w:rPr>
            <w:noProof/>
            <w:webHidden/>
          </w:rPr>
          <w:fldChar w:fldCharType="separate"/>
        </w:r>
        <w:r>
          <w:rPr>
            <w:noProof/>
            <w:webHidden/>
          </w:rPr>
          <w:t>39</w:t>
        </w:r>
        <w:r>
          <w:rPr>
            <w:noProof/>
            <w:webHidden/>
          </w:rPr>
          <w:fldChar w:fldCharType="end"/>
        </w:r>
      </w:hyperlink>
    </w:p>
    <w:p w14:paraId="131DE62B" w14:textId="77777777" w:rsidR="006E3AC0" w:rsidRDefault="006E3AC0">
      <w:pPr>
        <w:pStyle w:val="20"/>
        <w:tabs>
          <w:tab w:val="right" w:leader="dot" w:pos="8296"/>
        </w:tabs>
        <w:rPr>
          <w:rFonts w:asciiTheme="minorHAnsi" w:hAnsiTheme="minorHAnsi" w:cstheme="minorBidi"/>
          <w:noProof/>
          <w:kern w:val="2"/>
          <w:sz w:val="21"/>
        </w:rPr>
      </w:pPr>
      <w:hyperlink w:anchor="_Toc498547718" w:history="1">
        <w:r w:rsidRPr="0066034C">
          <w:rPr>
            <w:rStyle w:val="af"/>
            <w:noProof/>
          </w:rPr>
          <w:t xml:space="preserve">5.1 </w:t>
        </w:r>
        <w:r w:rsidRPr="0066034C">
          <w:rPr>
            <w:rStyle w:val="af"/>
            <w:rFonts w:hint="eastAsia"/>
            <w:noProof/>
          </w:rPr>
          <w:t>租金模块实现</w:t>
        </w:r>
        <w:r>
          <w:rPr>
            <w:noProof/>
            <w:webHidden/>
          </w:rPr>
          <w:tab/>
        </w:r>
        <w:r>
          <w:rPr>
            <w:noProof/>
            <w:webHidden/>
          </w:rPr>
          <w:fldChar w:fldCharType="begin"/>
        </w:r>
        <w:r>
          <w:rPr>
            <w:noProof/>
            <w:webHidden/>
          </w:rPr>
          <w:instrText xml:space="preserve"> PAGEREF _Toc498547718 \h </w:instrText>
        </w:r>
        <w:r>
          <w:rPr>
            <w:noProof/>
            <w:webHidden/>
          </w:rPr>
        </w:r>
        <w:r>
          <w:rPr>
            <w:noProof/>
            <w:webHidden/>
          </w:rPr>
          <w:fldChar w:fldCharType="separate"/>
        </w:r>
        <w:r>
          <w:rPr>
            <w:noProof/>
            <w:webHidden/>
          </w:rPr>
          <w:t>39</w:t>
        </w:r>
        <w:r>
          <w:rPr>
            <w:noProof/>
            <w:webHidden/>
          </w:rPr>
          <w:fldChar w:fldCharType="end"/>
        </w:r>
      </w:hyperlink>
    </w:p>
    <w:p w14:paraId="7D13BAE3" w14:textId="77777777" w:rsidR="006E3AC0" w:rsidRDefault="006E3AC0">
      <w:pPr>
        <w:pStyle w:val="20"/>
        <w:tabs>
          <w:tab w:val="right" w:leader="dot" w:pos="8296"/>
        </w:tabs>
        <w:rPr>
          <w:rFonts w:asciiTheme="minorHAnsi" w:hAnsiTheme="minorHAnsi" w:cstheme="minorBidi"/>
          <w:noProof/>
          <w:kern w:val="2"/>
          <w:sz w:val="21"/>
        </w:rPr>
      </w:pPr>
      <w:hyperlink w:anchor="_Toc498547719" w:history="1">
        <w:r w:rsidRPr="0066034C">
          <w:rPr>
            <w:rStyle w:val="af"/>
            <w:noProof/>
          </w:rPr>
          <w:t xml:space="preserve">5.2 </w:t>
        </w:r>
        <w:r w:rsidRPr="0066034C">
          <w:rPr>
            <w:rStyle w:val="af"/>
            <w:rFonts w:hint="eastAsia"/>
            <w:noProof/>
          </w:rPr>
          <w:t>系统权限实现</w:t>
        </w:r>
        <w:r>
          <w:rPr>
            <w:noProof/>
            <w:webHidden/>
          </w:rPr>
          <w:tab/>
        </w:r>
        <w:r>
          <w:rPr>
            <w:noProof/>
            <w:webHidden/>
          </w:rPr>
          <w:fldChar w:fldCharType="begin"/>
        </w:r>
        <w:r>
          <w:rPr>
            <w:noProof/>
            <w:webHidden/>
          </w:rPr>
          <w:instrText xml:space="preserve"> PAGEREF _Toc498547719 \h </w:instrText>
        </w:r>
        <w:r>
          <w:rPr>
            <w:noProof/>
            <w:webHidden/>
          </w:rPr>
        </w:r>
        <w:r>
          <w:rPr>
            <w:noProof/>
            <w:webHidden/>
          </w:rPr>
          <w:fldChar w:fldCharType="separate"/>
        </w:r>
        <w:r>
          <w:rPr>
            <w:noProof/>
            <w:webHidden/>
          </w:rPr>
          <w:t>42</w:t>
        </w:r>
        <w:r>
          <w:rPr>
            <w:noProof/>
            <w:webHidden/>
          </w:rPr>
          <w:fldChar w:fldCharType="end"/>
        </w:r>
      </w:hyperlink>
    </w:p>
    <w:p w14:paraId="78F58A4D" w14:textId="77777777" w:rsidR="006E3AC0" w:rsidRDefault="006E3AC0">
      <w:pPr>
        <w:pStyle w:val="20"/>
        <w:tabs>
          <w:tab w:val="right" w:leader="dot" w:pos="8296"/>
        </w:tabs>
        <w:rPr>
          <w:rFonts w:asciiTheme="minorHAnsi" w:hAnsiTheme="minorHAnsi" w:cstheme="minorBidi"/>
          <w:noProof/>
          <w:kern w:val="2"/>
          <w:sz w:val="21"/>
        </w:rPr>
      </w:pPr>
      <w:hyperlink w:anchor="_Toc498547720" w:history="1">
        <w:r w:rsidRPr="0066034C">
          <w:rPr>
            <w:rStyle w:val="af"/>
            <w:noProof/>
          </w:rPr>
          <w:t xml:space="preserve">5.3 </w:t>
        </w:r>
        <w:r w:rsidRPr="0066034C">
          <w:rPr>
            <w:rStyle w:val="af"/>
            <w:rFonts w:hint="eastAsia"/>
            <w:noProof/>
          </w:rPr>
          <w:t>厂商模块实现</w:t>
        </w:r>
        <w:r>
          <w:rPr>
            <w:noProof/>
            <w:webHidden/>
          </w:rPr>
          <w:tab/>
        </w:r>
        <w:r>
          <w:rPr>
            <w:noProof/>
            <w:webHidden/>
          </w:rPr>
          <w:fldChar w:fldCharType="begin"/>
        </w:r>
        <w:r>
          <w:rPr>
            <w:noProof/>
            <w:webHidden/>
          </w:rPr>
          <w:instrText xml:space="preserve"> PAGEREF _Toc498547720 \h </w:instrText>
        </w:r>
        <w:r>
          <w:rPr>
            <w:noProof/>
            <w:webHidden/>
          </w:rPr>
        </w:r>
        <w:r>
          <w:rPr>
            <w:noProof/>
            <w:webHidden/>
          </w:rPr>
          <w:fldChar w:fldCharType="separate"/>
        </w:r>
        <w:r>
          <w:rPr>
            <w:noProof/>
            <w:webHidden/>
          </w:rPr>
          <w:t>42</w:t>
        </w:r>
        <w:r>
          <w:rPr>
            <w:noProof/>
            <w:webHidden/>
          </w:rPr>
          <w:fldChar w:fldCharType="end"/>
        </w:r>
      </w:hyperlink>
    </w:p>
    <w:p w14:paraId="7EC7A547" w14:textId="77777777" w:rsidR="006E3AC0" w:rsidRDefault="006E3AC0">
      <w:pPr>
        <w:pStyle w:val="20"/>
        <w:tabs>
          <w:tab w:val="right" w:leader="dot" w:pos="8296"/>
        </w:tabs>
        <w:rPr>
          <w:rFonts w:asciiTheme="minorHAnsi" w:hAnsiTheme="minorHAnsi" w:cstheme="minorBidi"/>
          <w:noProof/>
          <w:kern w:val="2"/>
          <w:sz w:val="21"/>
        </w:rPr>
      </w:pPr>
      <w:hyperlink w:anchor="_Toc498547721" w:history="1">
        <w:r w:rsidRPr="0066034C">
          <w:rPr>
            <w:rStyle w:val="af"/>
            <w:noProof/>
          </w:rPr>
          <w:t xml:space="preserve">5.4 </w:t>
        </w:r>
        <w:r w:rsidRPr="0066034C">
          <w:rPr>
            <w:rStyle w:val="af"/>
            <w:rFonts w:hint="eastAsia"/>
            <w:noProof/>
          </w:rPr>
          <w:t>运营商模块实现</w:t>
        </w:r>
        <w:r>
          <w:rPr>
            <w:noProof/>
            <w:webHidden/>
          </w:rPr>
          <w:tab/>
        </w:r>
        <w:r>
          <w:rPr>
            <w:noProof/>
            <w:webHidden/>
          </w:rPr>
          <w:fldChar w:fldCharType="begin"/>
        </w:r>
        <w:r>
          <w:rPr>
            <w:noProof/>
            <w:webHidden/>
          </w:rPr>
          <w:instrText xml:space="preserve"> PAGEREF _Toc498547721 \h </w:instrText>
        </w:r>
        <w:r>
          <w:rPr>
            <w:noProof/>
            <w:webHidden/>
          </w:rPr>
        </w:r>
        <w:r>
          <w:rPr>
            <w:noProof/>
            <w:webHidden/>
          </w:rPr>
          <w:fldChar w:fldCharType="separate"/>
        </w:r>
        <w:r>
          <w:rPr>
            <w:noProof/>
            <w:webHidden/>
          </w:rPr>
          <w:t>44</w:t>
        </w:r>
        <w:r>
          <w:rPr>
            <w:noProof/>
            <w:webHidden/>
          </w:rPr>
          <w:fldChar w:fldCharType="end"/>
        </w:r>
      </w:hyperlink>
    </w:p>
    <w:p w14:paraId="4C1C97FE" w14:textId="77777777" w:rsidR="006E3AC0" w:rsidRDefault="006E3AC0">
      <w:pPr>
        <w:pStyle w:val="20"/>
        <w:tabs>
          <w:tab w:val="right" w:leader="dot" w:pos="8296"/>
        </w:tabs>
        <w:rPr>
          <w:rFonts w:asciiTheme="minorHAnsi" w:hAnsiTheme="minorHAnsi" w:cstheme="minorBidi"/>
          <w:noProof/>
          <w:kern w:val="2"/>
          <w:sz w:val="21"/>
        </w:rPr>
      </w:pPr>
      <w:hyperlink w:anchor="_Toc498547722" w:history="1">
        <w:r w:rsidRPr="0066034C">
          <w:rPr>
            <w:rStyle w:val="af"/>
            <w:noProof/>
          </w:rPr>
          <w:t xml:space="preserve">5.5 </w:t>
        </w:r>
        <w:r w:rsidRPr="0066034C">
          <w:rPr>
            <w:rStyle w:val="af"/>
            <w:rFonts w:hint="eastAsia"/>
            <w:noProof/>
          </w:rPr>
          <w:t>文件服务器</w:t>
        </w:r>
        <w:r>
          <w:rPr>
            <w:noProof/>
            <w:webHidden/>
          </w:rPr>
          <w:tab/>
        </w:r>
        <w:r>
          <w:rPr>
            <w:noProof/>
            <w:webHidden/>
          </w:rPr>
          <w:fldChar w:fldCharType="begin"/>
        </w:r>
        <w:r>
          <w:rPr>
            <w:noProof/>
            <w:webHidden/>
          </w:rPr>
          <w:instrText xml:space="preserve"> PAGEREF _Toc498547722 \h </w:instrText>
        </w:r>
        <w:r>
          <w:rPr>
            <w:noProof/>
            <w:webHidden/>
          </w:rPr>
        </w:r>
        <w:r>
          <w:rPr>
            <w:noProof/>
            <w:webHidden/>
          </w:rPr>
          <w:fldChar w:fldCharType="separate"/>
        </w:r>
        <w:r>
          <w:rPr>
            <w:noProof/>
            <w:webHidden/>
          </w:rPr>
          <w:t>48</w:t>
        </w:r>
        <w:r>
          <w:rPr>
            <w:noProof/>
            <w:webHidden/>
          </w:rPr>
          <w:fldChar w:fldCharType="end"/>
        </w:r>
      </w:hyperlink>
    </w:p>
    <w:p w14:paraId="7FFFC735" w14:textId="77777777" w:rsidR="006E3AC0" w:rsidRDefault="006E3AC0">
      <w:pPr>
        <w:pStyle w:val="20"/>
        <w:tabs>
          <w:tab w:val="right" w:leader="dot" w:pos="8296"/>
        </w:tabs>
        <w:rPr>
          <w:rFonts w:asciiTheme="minorHAnsi" w:hAnsiTheme="minorHAnsi" w:cstheme="minorBidi"/>
          <w:noProof/>
          <w:kern w:val="2"/>
          <w:sz w:val="21"/>
        </w:rPr>
      </w:pPr>
      <w:hyperlink w:anchor="_Toc498547723" w:history="1">
        <w:r w:rsidRPr="0066034C">
          <w:rPr>
            <w:rStyle w:val="af"/>
            <w:noProof/>
          </w:rPr>
          <w:t xml:space="preserve">5.6 </w:t>
        </w:r>
        <w:r w:rsidRPr="0066034C">
          <w:rPr>
            <w:rStyle w:val="af"/>
            <w:rFonts w:hint="eastAsia"/>
            <w:noProof/>
          </w:rPr>
          <w:t>本章小结</w:t>
        </w:r>
        <w:r>
          <w:rPr>
            <w:noProof/>
            <w:webHidden/>
          </w:rPr>
          <w:tab/>
        </w:r>
        <w:r>
          <w:rPr>
            <w:noProof/>
            <w:webHidden/>
          </w:rPr>
          <w:fldChar w:fldCharType="begin"/>
        </w:r>
        <w:r>
          <w:rPr>
            <w:noProof/>
            <w:webHidden/>
          </w:rPr>
          <w:instrText xml:space="preserve"> PAGEREF _Toc498547723 \h </w:instrText>
        </w:r>
        <w:r>
          <w:rPr>
            <w:noProof/>
            <w:webHidden/>
          </w:rPr>
        </w:r>
        <w:r>
          <w:rPr>
            <w:noProof/>
            <w:webHidden/>
          </w:rPr>
          <w:fldChar w:fldCharType="separate"/>
        </w:r>
        <w:r>
          <w:rPr>
            <w:noProof/>
            <w:webHidden/>
          </w:rPr>
          <w:t>48</w:t>
        </w:r>
        <w:r>
          <w:rPr>
            <w:noProof/>
            <w:webHidden/>
          </w:rPr>
          <w:fldChar w:fldCharType="end"/>
        </w:r>
      </w:hyperlink>
    </w:p>
    <w:p w14:paraId="128A3797" w14:textId="77777777" w:rsidR="006E3AC0" w:rsidRDefault="006E3AC0">
      <w:pPr>
        <w:pStyle w:val="11"/>
        <w:rPr>
          <w:rFonts w:asciiTheme="minorHAnsi" w:hAnsiTheme="minorHAnsi" w:cstheme="minorBidi"/>
          <w:noProof/>
          <w:kern w:val="2"/>
          <w:sz w:val="21"/>
        </w:rPr>
      </w:pPr>
      <w:hyperlink w:anchor="_Toc498547724" w:history="1">
        <w:r w:rsidRPr="0066034C">
          <w:rPr>
            <w:rStyle w:val="af"/>
            <w:rFonts w:hint="eastAsia"/>
            <w:noProof/>
          </w:rPr>
          <w:t>第</w:t>
        </w:r>
        <w:r w:rsidRPr="0066034C">
          <w:rPr>
            <w:rStyle w:val="af"/>
            <w:noProof/>
          </w:rPr>
          <w:t>6</w:t>
        </w:r>
        <w:r w:rsidRPr="0066034C">
          <w:rPr>
            <w:rStyle w:val="af"/>
            <w:rFonts w:hint="eastAsia"/>
            <w:noProof/>
          </w:rPr>
          <w:t>章</w:t>
        </w:r>
        <w:r w:rsidRPr="0066034C">
          <w:rPr>
            <w:rStyle w:val="af"/>
            <w:noProof/>
          </w:rPr>
          <w:t xml:space="preserve"> </w:t>
        </w:r>
        <w:r w:rsidRPr="0066034C">
          <w:rPr>
            <w:rStyle w:val="af"/>
            <w:rFonts w:hint="eastAsia"/>
            <w:noProof/>
          </w:rPr>
          <w:t>终端系统的实现</w:t>
        </w:r>
        <w:r w:rsidRPr="0066034C">
          <w:rPr>
            <w:rStyle w:val="af"/>
            <w:noProof/>
          </w:rPr>
          <w:t xml:space="preserve"> </w:t>
        </w:r>
        <w:r>
          <w:rPr>
            <w:noProof/>
            <w:webHidden/>
          </w:rPr>
          <w:tab/>
        </w:r>
        <w:r>
          <w:rPr>
            <w:noProof/>
            <w:webHidden/>
          </w:rPr>
          <w:fldChar w:fldCharType="begin"/>
        </w:r>
        <w:r>
          <w:rPr>
            <w:noProof/>
            <w:webHidden/>
          </w:rPr>
          <w:instrText xml:space="preserve"> PAGEREF _Toc498547724 \h </w:instrText>
        </w:r>
        <w:r>
          <w:rPr>
            <w:noProof/>
            <w:webHidden/>
          </w:rPr>
        </w:r>
        <w:r>
          <w:rPr>
            <w:noProof/>
            <w:webHidden/>
          </w:rPr>
          <w:fldChar w:fldCharType="separate"/>
        </w:r>
        <w:r>
          <w:rPr>
            <w:noProof/>
            <w:webHidden/>
          </w:rPr>
          <w:t>49</w:t>
        </w:r>
        <w:r>
          <w:rPr>
            <w:noProof/>
            <w:webHidden/>
          </w:rPr>
          <w:fldChar w:fldCharType="end"/>
        </w:r>
      </w:hyperlink>
    </w:p>
    <w:p w14:paraId="5B834EBB" w14:textId="77777777" w:rsidR="006E3AC0" w:rsidRDefault="006E3AC0">
      <w:pPr>
        <w:pStyle w:val="20"/>
        <w:tabs>
          <w:tab w:val="right" w:leader="dot" w:pos="8296"/>
        </w:tabs>
        <w:rPr>
          <w:rFonts w:asciiTheme="minorHAnsi" w:hAnsiTheme="minorHAnsi" w:cstheme="minorBidi"/>
          <w:noProof/>
          <w:kern w:val="2"/>
          <w:sz w:val="21"/>
        </w:rPr>
      </w:pPr>
      <w:hyperlink w:anchor="_Toc498547725" w:history="1">
        <w:r w:rsidRPr="0066034C">
          <w:rPr>
            <w:rStyle w:val="af"/>
            <w:noProof/>
          </w:rPr>
          <w:t xml:space="preserve">6.1 </w:t>
        </w:r>
        <w:r w:rsidRPr="0066034C">
          <w:rPr>
            <w:rStyle w:val="af"/>
            <w:rFonts w:hint="eastAsia"/>
            <w:noProof/>
          </w:rPr>
          <w:t>数据传输加密实现</w:t>
        </w:r>
        <w:r>
          <w:rPr>
            <w:noProof/>
            <w:webHidden/>
          </w:rPr>
          <w:tab/>
        </w:r>
        <w:r>
          <w:rPr>
            <w:noProof/>
            <w:webHidden/>
          </w:rPr>
          <w:fldChar w:fldCharType="begin"/>
        </w:r>
        <w:r>
          <w:rPr>
            <w:noProof/>
            <w:webHidden/>
          </w:rPr>
          <w:instrText xml:space="preserve"> PAGEREF _Toc498547725 \h </w:instrText>
        </w:r>
        <w:r>
          <w:rPr>
            <w:noProof/>
            <w:webHidden/>
          </w:rPr>
        </w:r>
        <w:r>
          <w:rPr>
            <w:noProof/>
            <w:webHidden/>
          </w:rPr>
          <w:fldChar w:fldCharType="separate"/>
        </w:r>
        <w:r>
          <w:rPr>
            <w:noProof/>
            <w:webHidden/>
          </w:rPr>
          <w:t>49</w:t>
        </w:r>
        <w:r>
          <w:rPr>
            <w:noProof/>
            <w:webHidden/>
          </w:rPr>
          <w:fldChar w:fldCharType="end"/>
        </w:r>
      </w:hyperlink>
    </w:p>
    <w:p w14:paraId="57704296" w14:textId="77777777" w:rsidR="006E3AC0" w:rsidRDefault="006E3AC0">
      <w:pPr>
        <w:pStyle w:val="20"/>
        <w:tabs>
          <w:tab w:val="right" w:leader="dot" w:pos="8296"/>
        </w:tabs>
        <w:rPr>
          <w:rFonts w:asciiTheme="minorHAnsi" w:hAnsiTheme="minorHAnsi" w:cstheme="minorBidi"/>
          <w:noProof/>
          <w:kern w:val="2"/>
          <w:sz w:val="21"/>
        </w:rPr>
      </w:pPr>
      <w:hyperlink w:anchor="_Toc498547726" w:history="1">
        <w:r w:rsidRPr="0066034C">
          <w:rPr>
            <w:rStyle w:val="af"/>
            <w:noProof/>
          </w:rPr>
          <w:t xml:space="preserve">6.2 </w:t>
        </w:r>
        <w:r w:rsidRPr="0066034C">
          <w:rPr>
            <w:rStyle w:val="af"/>
            <w:rFonts w:hint="eastAsia"/>
            <w:noProof/>
          </w:rPr>
          <w:t>操作员</w:t>
        </w:r>
        <w:r w:rsidRPr="0066034C">
          <w:rPr>
            <w:rStyle w:val="af"/>
            <w:noProof/>
          </w:rPr>
          <w:t>APP</w:t>
        </w:r>
        <w:r w:rsidRPr="0066034C">
          <w:rPr>
            <w:rStyle w:val="af"/>
            <w:rFonts w:hint="eastAsia"/>
            <w:noProof/>
          </w:rPr>
          <w:t>实现</w:t>
        </w:r>
        <w:r>
          <w:rPr>
            <w:noProof/>
            <w:webHidden/>
          </w:rPr>
          <w:tab/>
        </w:r>
        <w:r>
          <w:rPr>
            <w:noProof/>
            <w:webHidden/>
          </w:rPr>
          <w:fldChar w:fldCharType="begin"/>
        </w:r>
        <w:r>
          <w:rPr>
            <w:noProof/>
            <w:webHidden/>
          </w:rPr>
          <w:instrText xml:space="preserve"> PAGEREF _Toc498547726 \h </w:instrText>
        </w:r>
        <w:r>
          <w:rPr>
            <w:noProof/>
            <w:webHidden/>
          </w:rPr>
        </w:r>
        <w:r>
          <w:rPr>
            <w:noProof/>
            <w:webHidden/>
          </w:rPr>
          <w:fldChar w:fldCharType="separate"/>
        </w:r>
        <w:r>
          <w:rPr>
            <w:noProof/>
            <w:webHidden/>
          </w:rPr>
          <w:t>49</w:t>
        </w:r>
        <w:r>
          <w:rPr>
            <w:noProof/>
            <w:webHidden/>
          </w:rPr>
          <w:fldChar w:fldCharType="end"/>
        </w:r>
      </w:hyperlink>
    </w:p>
    <w:p w14:paraId="08B7487E" w14:textId="77777777" w:rsidR="006E3AC0" w:rsidRDefault="006E3AC0">
      <w:pPr>
        <w:pStyle w:val="20"/>
        <w:tabs>
          <w:tab w:val="right" w:leader="dot" w:pos="8296"/>
        </w:tabs>
        <w:rPr>
          <w:rFonts w:asciiTheme="minorHAnsi" w:hAnsiTheme="minorHAnsi" w:cstheme="minorBidi"/>
          <w:noProof/>
          <w:kern w:val="2"/>
          <w:sz w:val="21"/>
        </w:rPr>
      </w:pPr>
      <w:hyperlink w:anchor="_Toc498547727" w:history="1">
        <w:r w:rsidRPr="0066034C">
          <w:rPr>
            <w:rStyle w:val="af"/>
            <w:noProof/>
          </w:rPr>
          <w:t xml:space="preserve">6.3 </w:t>
        </w:r>
        <w:r w:rsidRPr="0066034C">
          <w:rPr>
            <w:rStyle w:val="af"/>
            <w:rFonts w:hint="eastAsia"/>
            <w:noProof/>
          </w:rPr>
          <w:t>售货</w:t>
        </w:r>
        <w:r w:rsidRPr="0066034C">
          <w:rPr>
            <w:rStyle w:val="af"/>
            <w:noProof/>
          </w:rPr>
          <w:t>APP</w:t>
        </w:r>
        <w:r w:rsidRPr="0066034C">
          <w:rPr>
            <w:rStyle w:val="af"/>
            <w:rFonts w:hint="eastAsia"/>
            <w:noProof/>
          </w:rPr>
          <w:t>实现</w:t>
        </w:r>
        <w:r>
          <w:rPr>
            <w:noProof/>
            <w:webHidden/>
          </w:rPr>
          <w:tab/>
        </w:r>
        <w:r>
          <w:rPr>
            <w:noProof/>
            <w:webHidden/>
          </w:rPr>
          <w:fldChar w:fldCharType="begin"/>
        </w:r>
        <w:r>
          <w:rPr>
            <w:noProof/>
            <w:webHidden/>
          </w:rPr>
          <w:instrText xml:space="preserve"> PAGEREF _Toc498547727 \h </w:instrText>
        </w:r>
        <w:r>
          <w:rPr>
            <w:noProof/>
            <w:webHidden/>
          </w:rPr>
        </w:r>
        <w:r>
          <w:rPr>
            <w:noProof/>
            <w:webHidden/>
          </w:rPr>
          <w:fldChar w:fldCharType="separate"/>
        </w:r>
        <w:r>
          <w:rPr>
            <w:noProof/>
            <w:webHidden/>
          </w:rPr>
          <w:t>51</w:t>
        </w:r>
        <w:r>
          <w:rPr>
            <w:noProof/>
            <w:webHidden/>
          </w:rPr>
          <w:fldChar w:fldCharType="end"/>
        </w:r>
      </w:hyperlink>
    </w:p>
    <w:p w14:paraId="7A64AEA3" w14:textId="77777777" w:rsidR="006E3AC0" w:rsidRDefault="006E3AC0">
      <w:pPr>
        <w:pStyle w:val="11"/>
        <w:rPr>
          <w:rFonts w:asciiTheme="minorHAnsi" w:hAnsiTheme="minorHAnsi" w:cstheme="minorBidi"/>
          <w:noProof/>
          <w:kern w:val="2"/>
          <w:sz w:val="21"/>
        </w:rPr>
      </w:pPr>
      <w:hyperlink w:anchor="_Toc498547728" w:history="1">
        <w:r w:rsidRPr="0066034C">
          <w:rPr>
            <w:rStyle w:val="af"/>
            <w:rFonts w:hint="eastAsia"/>
            <w:noProof/>
          </w:rPr>
          <w:t>第</w:t>
        </w:r>
        <w:r w:rsidRPr="0066034C">
          <w:rPr>
            <w:rStyle w:val="af"/>
            <w:noProof/>
          </w:rPr>
          <w:t>7</w:t>
        </w:r>
        <w:r w:rsidRPr="0066034C">
          <w:rPr>
            <w:rStyle w:val="af"/>
            <w:rFonts w:hint="eastAsia"/>
            <w:noProof/>
          </w:rPr>
          <w:t>章</w:t>
        </w:r>
        <w:r w:rsidRPr="0066034C">
          <w:rPr>
            <w:rStyle w:val="af"/>
            <w:noProof/>
          </w:rPr>
          <w:t xml:space="preserve"> </w:t>
        </w:r>
        <w:r w:rsidRPr="0066034C">
          <w:rPr>
            <w:rStyle w:val="af"/>
            <w:rFonts w:hint="eastAsia"/>
            <w:noProof/>
          </w:rPr>
          <w:t>总结与展望</w:t>
        </w:r>
        <w:r>
          <w:rPr>
            <w:noProof/>
            <w:webHidden/>
          </w:rPr>
          <w:tab/>
        </w:r>
        <w:r>
          <w:rPr>
            <w:noProof/>
            <w:webHidden/>
          </w:rPr>
          <w:fldChar w:fldCharType="begin"/>
        </w:r>
        <w:r>
          <w:rPr>
            <w:noProof/>
            <w:webHidden/>
          </w:rPr>
          <w:instrText xml:space="preserve"> PAGEREF _Toc498547728 \h </w:instrText>
        </w:r>
        <w:r>
          <w:rPr>
            <w:noProof/>
            <w:webHidden/>
          </w:rPr>
        </w:r>
        <w:r>
          <w:rPr>
            <w:noProof/>
            <w:webHidden/>
          </w:rPr>
          <w:fldChar w:fldCharType="separate"/>
        </w:r>
        <w:r>
          <w:rPr>
            <w:noProof/>
            <w:webHidden/>
          </w:rPr>
          <w:t>62</w:t>
        </w:r>
        <w:r>
          <w:rPr>
            <w:noProof/>
            <w:webHidden/>
          </w:rPr>
          <w:fldChar w:fldCharType="end"/>
        </w:r>
      </w:hyperlink>
    </w:p>
    <w:p w14:paraId="038C8B25" w14:textId="77777777" w:rsidR="006E3AC0" w:rsidRDefault="006E3AC0">
      <w:pPr>
        <w:pStyle w:val="11"/>
        <w:rPr>
          <w:rFonts w:asciiTheme="minorHAnsi" w:hAnsiTheme="minorHAnsi" w:cstheme="minorBidi"/>
          <w:noProof/>
          <w:kern w:val="2"/>
          <w:sz w:val="21"/>
        </w:rPr>
      </w:pPr>
      <w:hyperlink w:anchor="_Toc498547729" w:history="1">
        <w:r w:rsidRPr="0066034C">
          <w:rPr>
            <w:rStyle w:val="af"/>
            <w:rFonts w:hint="eastAsia"/>
            <w:noProof/>
          </w:rPr>
          <w:t>致谢</w:t>
        </w:r>
        <w:r>
          <w:rPr>
            <w:noProof/>
            <w:webHidden/>
          </w:rPr>
          <w:tab/>
        </w:r>
        <w:r>
          <w:rPr>
            <w:noProof/>
            <w:webHidden/>
          </w:rPr>
          <w:fldChar w:fldCharType="begin"/>
        </w:r>
        <w:r>
          <w:rPr>
            <w:noProof/>
            <w:webHidden/>
          </w:rPr>
          <w:instrText xml:space="preserve"> PAGEREF _Toc498547729 \h </w:instrText>
        </w:r>
        <w:r>
          <w:rPr>
            <w:noProof/>
            <w:webHidden/>
          </w:rPr>
        </w:r>
        <w:r>
          <w:rPr>
            <w:noProof/>
            <w:webHidden/>
          </w:rPr>
          <w:fldChar w:fldCharType="separate"/>
        </w:r>
        <w:r>
          <w:rPr>
            <w:noProof/>
            <w:webHidden/>
          </w:rPr>
          <w:t>64</w:t>
        </w:r>
        <w:r>
          <w:rPr>
            <w:noProof/>
            <w:webHidden/>
          </w:rPr>
          <w:fldChar w:fldCharType="end"/>
        </w:r>
      </w:hyperlink>
    </w:p>
    <w:p w14:paraId="41C2BB85" w14:textId="77777777" w:rsidR="006E3AC0" w:rsidRDefault="006E3AC0">
      <w:pPr>
        <w:pStyle w:val="11"/>
        <w:rPr>
          <w:rFonts w:asciiTheme="minorHAnsi" w:hAnsiTheme="minorHAnsi" w:cstheme="minorBidi"/>
          <w:noProof/>
          <w:kern w:val="2"/>
          <w:sz w:val="21"/>
        </w:rPr>
      </w:pPr>
      <w:hyperlink w:anchor="_Toc498547730" w:history="1">
        <w:r w:rsidRPr="0066034C">
          <w:rPr>
            <w:rStyle w:val="af"/>
            <w:rFonts w:hint="eastAsia"/>
            <w:noProof/>
          </w:rPr>
          <w:t>参考文献</w:t>
        </w:r>
        <w:r>
          <w:rPr>
            <w:noProof/>
            <w:webHidden/>
          </w:rPr>
          <w:tab/>
        </w:r>
        <w:r>
          <w:rPr>
            <w:noProof/>
            <w:webHidden/>
          </w:rPr>
          <w:fldChar w:fldCharType="begin"/>
        </w:r>
        <w:r>
          <w:rPr>
            <w:noProof/>
            <w:webHidden/>
          </w:rPr>
          <w:instrText xml:space="preserve"> PAGEREF _Toc498547730 \h </w:instrText>
        </w:r>
        <w:r>
          <w:rPr>
            <w:noProof/>
            <w:webHidden/>
          </w:rPr>
        </w:r>
        <w:r>
          <w:rPr>
            <w:noProof/>
            <w:webHidden/>
          </w:rPr>
          <w:fldChar w:fldCharType="separate"/>
        </w:r>
        <w:r>
          <w:rPr>
            <w:noProof/>
            <w:webHidden/>
          </w:rPr>
          <w:t>65</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27" w:name="_Toc492673747"/>
      <w:bookmarkStart w:id="28" w:name="_Toc49854768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27"/>
      <w:bookmarkEnd w:id="28"/>
    </w:p>
    <w:p w14:paraId="1DC1AA1F" w14:textId="282B004A" w:rsidR="00A35743" w:rsidRPr="00636514" w:rsidRDefault="00073140" w:rsidP="007341F7">
      <w:pPr>
        <w:pStyle w:val="2"/>
      </w:pPr>
      <w:bookmarkStart w:id="29" w:name="_Toc492673748"/>
      <w:bookmarkStart w:id="30" w:name="_Toc498547686"/>
      <w:r w:rsidRPr="00636514">
        <w:t xml:space="preserve">1.1 </w:t>
      </w:r>
      <w:r w:rsidR="00BF428E">
        <w:rPr>
          <w:rFonts w:hint="eastAsia"/>
          <w:lang w:eastAsia="zh-CN"/>
        </w:rPr>
        <w:t>系统</w:t>
      </w:r>
      <w:r w:rsidR="000C3F06">
        <w:rPr>
          <w:rFonts w:hint="eastAsia"/>
          <w:lang w:eastAsia="zh-CN"/>
        </w:rPr>
        <w:t>的</w:t>
      </w:r>
      <w:r w:rsidR="00E42431">
        <w:rPr>
          <w:rFonts w:hint="eastAsia"/>
          <w:lang w:eastAsia="zh-CN"/>
        </w:rPr>
        <w:t>研究</w:t>
      </w:r>
      <w:r w:rsidR="00784B52" w:rsidRPr="00636514">
        <w:t>背景</w:t>
      </w:r>
      <w:bookmarkEnd w:id="29"/>
      <w:r w:rsidR="00AF03D0">
        <w:t>和</w:t>
      </w:r>
      <w:r w:rsidR="006A5668">
        <w:t>问题</w:t>
      </w:r>
      <w:bookmarkEnd w:id="30"/>
    </w:p>
    <w:p w14:paraId="5A6E1DAB" w14:textId="77C5D4F3"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88251D">
        <w:rPr>
          <w:rStyle w:val="af9"/>
        </w:rPr>
        <w:t xml:space="preserve"> </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3DE8D1C4" w14:textId="2F6076AD" w:rsidR="0085765F" w:rsidRDefault="004E53F8" w:rsidP="00246D41">
      <w:pPr>
        <w:ind w:firstLine="480"/>
      </w:pPr>
      <w:r>
        <w:rPr>
          <w:rFonts w:hint="eastAsia"/>
        </w:rPr>
        <w:t>1</w:t>
      </w:r>
      <w:r>
        <w:rPr>
          <w:rFonts w:hint="eastAsia"/>
        </w:rPr>
        <w:t>）</w:t>
      </w:r>
      <w:r w:rsidR="00DC3AD4">
        <w:rPr>
          <w:rFonts w:hint="eastAsia"/>
        </w:rPr>
        <w:t>占比较大的</w:t>
      </w:r>
      <w:r w:rsidR="00AB1035">
        <w:rPr>
          <w:rFonts w:hint="eastAsia"/>
        </w:rPr>
        <w:t>中小型</w:t>
      </w:r>
      <w:r w:rsidR="009701F7">
        <w:rPr>
          <w:rFonts w:hint="eastAsia"/>
        </w:rPr>
        <w:t>售货机</w:t>
      </w:r>
      <w:r w:rsidR="00845D3C">
        <w:rPr>
          <w:rFonts w:hint="eastAsia"/>
        </w:rPr>
        <w:t>的运营</w:t>
      </w:r>
      <w:r w:rsidR="009C3052">
        <w:rPr>
          <w:rFonts w:hint="eastAsia"/>
        </w:rPr>
        <w:t>商</w:t>
      </w:r>
      <w:r w:rsidR="00DC3AD4">
        <w:rPr>
          <w:rFonts w:hint="eastAsia"/>
        </w:rPr>
        <w:t>多</w:t>
      </w:r>
      <w:r w:rsidR="009701F7">
        <w:rPr>
          <w:rFonts w:hint="eastAsia"/>
        </w:rPr>
        <w:t>为</w:t>
      </w:r>
      <w:r>
        <w:rPr>
          <w:rFonts w:hint="eastAsia"/>
        </w:rPr>
        <w:t>传统的人工</w:t>
      </w:r>
      <w:r w:rsidR="00924727">
        <w:rPr>
          <w:rFonts w:hint="eastAsia"/>
        </w:rPr>
        <w:t>管理</w:t>
      </w:r>
      <w:r>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09817D04" w:rsidR="0085765F" w:rsidRDefault="00C55C08" w:rsidP="00246D41">
      <w:pPr>
        <w:ind w:firstLine="480"/>
      </w:pPr>
      <w:r>
        <w:rPr>
          <w:rFonts w:hint="eastAsia"/>
        </w:rPr>
        <w:t>2</w:t>
      </w:r>
      <w:r w:rsidR="003076EE">
        <w:rPr>
          <w:rFonts w:hint="eastAsia"/>
        </w:rPr>
        <w:t>）</w:t>
      </w:r>
      <w:r w:rsidR="00AA52B1">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rsidR="00AA52B1">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消费者消费观念逐渐改变，无币式消费已成主要消</w:t>
      </w:r>
      <w:r w:rsidR="007805FD">
        <w:rPr>
          <w:rFonts w:hint="eastAsia"/>
        </w:rPr>
        <w:lastRenderedPageBreak/>
        <w:t>费模式</w:t>
      </w:r>
      <w:r w:rsidR="00C93618">
        <w:rPr>
          <w:rFonts w:hint="eastAsia"/>
          <w:vertAlign w:val="superscript"/>
        </w:rPr>
        <w:t>[</w:t>
      </w:r>
      <w:r w:rsidR="00FA4C5E">
        <w:rPr>
          <w:rStyle w:val="af9"/>
        </w:rPr>
        <w:endnoteReference w:id="6"/>
      </w:r>
      <w:r w:rsidR="00C93618">
        <w:rPr>
          <w:vertAlign w:val="superscript"/>
        </w:rPr>
        <w:t>]</w:t>
      </w:r>
      <w:r w:rsidR="007805FD">
        <w:rPr>
          <w:rFonts w:hint="eastAsia"/>
        </w:rPr>
        <w:t>。</w:t>
      </w:r>
      <w:r w:rsidR="00AA2CEC">
        <w:rPr>
          <w:rFonts w:hint="eastAsia"/>
        </w:rPr>
        <w:t>单</w:t>
      </w:r>
      <w:r>
        <w:rPr>
          <w:rFonts w:hint="eastAsia"/>
        </w:rPr>
        <w:t>一的</w:t>
      </w:r>
      <w:r w:rsidR="00F45877">
        <w:rPr>
          <w:rFonts w:hint="eastAsia"/>
        </w:rPr>
        <w:t>投币</w:t>
      </w:r>
      <w:r>
        <w:rPr>
          <w:rFonts w:hint="eastAsia"/>
        </w:rPr>
        <w:t>支付模式导致了</w:t>
      </w:r>
      <w:r w:rsidR="00A71835">
        <w:rPr>
          <w:rFonts w:hint="eastAsia"/>
        </w:rPr>
        <w:t>新生代消费者</w:t>
      </w:r>
      <w:r>
        <w:rPr>
          <w:rFonts w:hint="eastAsia"/>
        </w:rPr>
        <w:t>的流失，</w:t>
      </w:r>
      <w:r w:rsidR="00276AFE">
        <w:rPr>
          <w:rFonts w:hint="eastAsia"/>
        </w:rPr>
        <w:t>已跟不上无现金支付的潮流，</w:t>
      </w:r>
      <w:r>
        <w:rPr>
          <w:rFonts w:hint="eastAsia"/>
        </w:rPr>
        <w:t>同时</w:t>
      </w:r>
      <w:r w:rsidR="005701E1">
        <w:rPr>
          <w:rFonts w:hint="eastAsia"/>
        </w:rPr>
        <w:t>也</w:t>
      </w:r>
      <w:r>
        <w:rPr>
          <w:rFonts w:hint="eastAsia"/>
        </w:rPr>
        <w:t>增加了</w:t>
      </w:r>
      <w:r w:rsidR="005701E1">
        <w:rPr>
          <w:rFonts w:hint="eastAsia"/>
        </w:rPr>
        <w:t>商家</w:t>
      </w:r>
      <w:r>
        <w:rPr>
          <w:rFonts w:hint="eastAsia"/>
        </w:rPr>
        <w:t>清点</w:t>
      </w:r>
      <w:r w:rsidR="00F216A3">
        <w:rPr>
          <w:rFonts w:hint="eastAsia"/>
        </w:rPr>
        <w:t>金额</w:t>
      </w:r>
      <w:r>
        <w:rPr>
          <w:rFonts w:hint="eastAsia"/>
        </w:rPr>
        <w:t>的麻烦。</w:t>
      </w:r>
    </w:p>
    <w:p w14:paraId="0DF15038" w14:textId="7199FF36" w:rsidR="00401282" w:rsidRDefault="00C55C08" w:rsidP="00541972">
      <w:pPr>
        <w:ind w:firstLine="480"/>
      </w:pPr>
      <w:r>
        <w:rPr>
          <w:rFonts w:hint="eastAsia"/>
        </w:rPr>
        <w:t>3</w:t>
      </w:r>
      <w:r w:rsidR="000E67FD">
        <w:rPr>
          <w:rFonts w:hint="eastAsia"/>
        </w:rPr>
        <w:t>）</w:t>
      </w:r>
      <w:r w:rsidR="0002501A">
        <w:rPr>
          <w:rFonts w:hint="eastAsia"/>
        </w:rPr>
        <w:t>大型售货机厂商实现了信息化</w:t>
      </w:r>
      <w:r w:rsidR="00401282">
        <w:rPr>
          <w:rFonts w:hint="eastAsia"/>
        </w:rPr>
        <w:t>的管理平台和售货机终端</w:t>
      </w:r>
      <w:r w:rsidR="00381633">
        <w:rPr>
          <w:rFonts w:hint="eastAsia"/>
        </w:rPr>
        <w:t>，</w:t>
      </w:r>
      <w:r w:rsidR="0002501A">
        <w:rPr>
          <w:rFonts w:hint="eastAsia"/>
        </w:rPr>
        <w:t>但</w:t>
      </w:r>
      <w:r w:rsidR="00DC4D9F">
        <w:rPr>
          <w:rFonts w:hint="eastAsia"/>
        </w:rPr>
        <w:t>信息化成本较高</w:t>
      </w:r>
      <w:bookmarkStart w:id="31" w:name="_Toc492673749"/>
      <w:r w:rsidR="00AB1035">
        <w:rPr>
          <w:rFonts w:hint="eastAsia"/>
        </w:rPr>
        <w:t>，</w:t>
      </w:r>
      <w:r w:rsidR="009163E8">
        <w:rPr>
          <w:rFonts w:hint="eastAsia"/>
        </w:rPr>
        <w:t>占比较多的</w:t>
      </w:r>
      <w:r w:rsidR="009163E8">
        <w:t>中小型运营商技术落后</w:t>
      </w:r>
      <w:r w:rsidR="009163E8">
        <w:rPr>
          <w:rFonts w:hint="eastAsia"/>
          <w:vertAlign w:val="superscript"/>
        </w:rPr>
        <w:t>[</w:t>
      </w:r>
      <w:r w:rsidR="009163E8">
        <w:rPr>
          <w:rStyle w:val="af9"/>
        </w:rPr>
        <w:endnoteReference w:id="7"/>
      </w:r>
      <w:r w:rsidR="009163E8">
        <w:rPr>
          <w:vertAlign w:val="superscript"/>
        </w:rPr>
        <w:t>]</w:t>
      </w:r>
      <w:r w:rsidR="009163E8">
        <w:rPr>
          <w:rFonts w:hint="eastAsia"/>
        </w:rPr>
        <w:t>，</w:t>
      </w:r>
      <w:r w:rsidR="00AB1035">
        <w:rPr>
          <w:rFonts w:hint="eastAsia"/>
        </w:rPr>
        <w:t>并无足够的财力物力承担</w:t>
      </w:r>
      <w:r w:rsidR="00401282">
        <w:rPr>
          <w:rFonts w:hint="eastAsia"/>
        </w:rPr>
        <w:t>。</w:t>
      </w:r>
    </w:p>
    <w:p w14:paraId="67434425" w14:textId="49FCC1DF" w:rsidR="00F06F4B" w:rsidRPr="00636514" w:rsidRDefault="00401282" w:rsidP="00246D41">
      <w:pPr>
        <w:pStyle w:val="2"/>
      </w:pPr>
      <w:bookmarkStart w:id="32" w:name="_Toc498547687"/>
      <w:r w:rsidRPr="00636514">
        <w:rPr>
          <w:rFonts w:hint="eastAsia"/>
        </w:rPr>
        <w:t>1.2</w:t>
      </w:r>
      <w:r w:rsidRPr="00636514">
        <w:t xml:space="preserve"> </w:t>
      </w:r>
      <w:commentRangeStart w:id="33"/>
      <w:r>
        <w:rPr>
          <w:rFonts w:hint="eastAsia"/>
          <w:lang w:eastAsia="zh-CN"/>
        </w:rPr>
        <w:t>国内外</w:t>
      </w:r>
      <w:r w:rsidRPr="00636514">
        <w:rPr>
          <w:rFonts w:hint="eastAsia"/>
        </w:rPr>
        <w:t>研究现状</w:t>
      </w:r>
      <w:bookmarkEnd w:id="31"/>
      <w:commentRangeEnd w:id="33"/>
      <w:r>
        <w:rPr>
          <w:rStyle w:val="aa"/>
          <w:rFonts w:ascii="Times New Roman" w:eastAsiaTheme="minorEastAsia" w:hAnsi="Times New Roman"/>
          <w:b w:val="0"/>
          <w:bCs w:val="0"/>
        </w:rPr>
        <w:commentReference w:id="33"/>
      </w:r>
      <w:r w:rsidR="00DA6773">
        <w:rPr>
          <w:rFonts w:hint="eastAsia"/>
          <w:lang w:eastAsia="zh-CN"/>
        </w:rPr>
        <w:t>和趋势</w:t>
      </w:r>
      <w:bookmarkEnd w:id="32"/>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143BAFF5" w14:textId="35FB21BB" w:rsidR="002A77D2" w:rsidRPr="002A1A84" w:rsidRDefault="001E0D91" w:rsidP="00E31985">
      <w:pPr>
        <w:ind w:firstLine="480"/>
        <w:rPr>
          <w:rFonts w:hint="eastAsia"/>
        </w:rPr>
      </w:pPr>
      <w:r>
        <w:rPr>
          <w:rFonts w:hint="eastAsia"/>
        </w:rPr>
        <w:t>国内少数大型</w:t>
      </w:r>
      <w:r w:rsidR="00101810">
        <w:rPr>
          <w:rFonts w:hint="eastAsia"/>
        </w:rPr>
        <w:t>售货机商家</w:t>
      </w:r>
      <w:r w:rsidR="007C0C29">
        <w:rPr>
          <w:rFonts w:hint="eastAsia"/>
        </w:rPr>
        <w:t>将</w:t>
      </w:r>
      <w:r w:rsidR="00101810">
        <w:rPr>
          <w:rFonts w:hint="eastAsia"/>
        </w:rPr>
        <w:t>自动售货机</w:t>
      </w:r>
      <w:r w:rsidR="007C0C29">
        <w:rPr>
          <w:rFonts w:hint="eastAsia"/>
        </w:rPr>
        <w:t>与互联网相结合，</w:t>
      </w:r>
      <w:r w:rsidR="00963A06">
        <w:rPr>
          <w:rFonts w:hint="eastAsia"/>
        </w:rPr>
        <w:t>提供自动售货机软件层面的</w:t>
      </w:r>
      <w:r w:rsidR="00E67E4F">
        <w:rPr>
          <w:rFonts w:hint="eastAsia"/>
        </w:rPr>
        <w:t>后台</w:t>
      </w:r>
      <w:r w:rsidR="00963A06">
        <w:rPr>
          <w:rFonts w:hint="eastAsia"/>
        </w:rPr>
        <w:t>管理</w:t>
      </w:r>
      <w:r w:rsidR="00E67E4F">
        <w:rPr>
          <w:rFonts w:hint="eastAsia"/>
        </w:rPr>
        <w:t>系统</w:t>
      </w:r>
      <w:r w:rsidR="00963A06">
        <w:rPr>
          <w:rFonts w:hint="eastAsia"/>
        </w:rPr>
        <w:t>、监控系统和自动售货机销售终端等</w:t>
      </w:r>
      <w:r w:rsidR="00D635FB">
        <w:rPr>
          <w:rFonts w:hint="eastAsia"/>
        </w:rPr>
        <w:t>。</w:t>
      </w:r>
      <w:r w:rsidR="007A4069">
        <w:rPr>
          <w:rFonts w:hint="eastAsia"/>
        </w:rPr>
        <w:t>一方面，使用无线网络、提供显示屏供用户选货和播放电子广告</w:t>
      </w:r>
      <w:r w:rsidR="00FC1E47">
        <w:rPr>
          <w:rFonts w:hint="eastAsia"/>
        </w:rPr>
        <w:t>，并实时更新存货信息，及时补货</w:t>
      </w:r>
      <w:r w:rsidR="008F5849">
        <w:rPr>
          <w:rFonts w:hint="eastAsia"/>
          <w:vertAlign w:val="superscript"/>
        </w:rPr>
        <w:t>[</w:t>
      </w:r>
      <w:r w:rsidR="008F5849">
        <w:rPr>
          <w:rStyle w:val="af9"/>
        </w:rPr>
        <w:endnoteReference w:id="11"/>
      </w:r>
      <w:r w:rsidR="008F5849">
        <w:rPr>
          <w:vertAlign w:val="superscript"/>
        </w:rPr>
        <w:t>]</w:t>
      </w:r>
      <w:r w:rsidR="007A4069">
        <w:rPr>
          <w:rFonts w:hint="eastAsia"/>
        </w:rPr>
        <w:t>；另一方面，</w:t>
      </w:r>
      <w:r w:rsidR="0036560C">
        <w:rPr>
          <w:rFonts w:hint="eastAsia"/>
        </w:rPr>
        <w:t>提供</w:t>
      </w:r>
      <w:r w:rsidR="00D92648">
        <w:rPr>
          <w:rFonts w:hint="eastAsia"/>
        </w:rPr>
        <w:t>支付宝、微信、银联</w:t>
      </w:r>
      <w:r w:rsidR="0036560C">
        <w:rPr>
          <w:rFonts w:hint="eastAsia"/>
        </w:rPr>
        <w:t>等多动能</w:t>
      </w:r>
      <w:r w:rsidR="00D92648">
        <w:rPr>
          <w:rFonts w:hint="eastAsia"/>
        </w:rPr>
        <w:t>移动支付</w:t>
      </w:r>
      <w:r w:rsidR="007839F6">
        <w:rPr>
          <w:rFonts w:hint="eastAsia"/>
        </w:rPr>
        <w:t>方式</w:t>
      </w:r>
      <w:r w:rsidR="00124AD3">
        <w:rPr>
          <w:rFonts w:hint="eastAsia"/>
        </w:rPr>
        <w:t>。</w:t>
      </w:r>
      <w:r w:rsidR="00E67E4F">
        <w:rPr>
          <w:rFonts w:hint="eastAsia"/>
        </w:rPr>
        <w:t>但是，我国</w:t>
      </w:r>
      <w:r w:rsidR="00101810">
        <w:rPr>
          <w:rFonts w:hint="eastAsia"/>
        </w:rPr>
        <w:t>售货机</w:t>
      </w:r>
      <w:r w:rsidR="00E67E4F">
        <w:rPr>
          <w:rFonts w:hint="eastAsia"/>
        </w:rPr>
        <w:t>市场的应用还不够广阔</w:t>
      </w:r>
      <w:r w:rsidR="00A62F6A">
        <w:rPr>
          <w:rFonts w:hint="eastAsia"/>
        </w:rPr>
        <w:t>，</w:t>
      </w:r>
      <w:r w:rsidR="00A62F6A">
        <w:t>信息化之路困难重重</w:t>
      </w:r>
      <w:r w:rsidR="00E67E4F">
        <w:rPr>
          <w:rFonts w:hint="eastAsia"/>
        </w:rPr>
        <w:t>。</w:t>
      </w:r>
      <w:r w:rsidR="002A77D2">
        <w:rPr>
          <w:rFonts w:hint="eastAsia"/>
        </w:rPr>
        <w:t>以</w:t>
      </w:r>
      <w:r w:rsidR="00E31985">
        <w:t>国内首屈一指的自动售货机商家</w:t>
      </w:r>
      <w:r w:rsidR="00A62F6A">
        <w:t>友宝为例</w:t>
      </w:r>
      <w:r w:rsidR="00A62F6A">
        <w:rPr>
          <w:rFonts w:hint="eastAsia"/>
        </w:rPr>
        <w:t>，</w:t>
      </w:r>
      <w:r w:rsidR="002A77D2">
        <w:rPr>
          <w:rFonts w:hint="eastAsia"/>
        </w:rPr>
        <w:t>信息化运营初期</w:t>
      </w:r>
      <w:r w:rsidR="00D51180">
        <w:rPr>
          <w:rFonts w:hint="eastAsia"/>
        </w:rPr>
        <w:t>资金消耗较大，</w:t>
      </w:r>
      <w:r w:rsidR="002A77D2">
        <w:rPr>
          <w:rFonts w:hint="eastAsia"/>
        </w:rPr>
        <w:t>硬件设备频频出错，生产技术不成熟，公司</w:t>
      </w:r>
      <w:r w:rsidR="00D51180">
        <w:rPr>
          <w:rFonts w:hint="eastAsia"/>
        </w:rPr>
        <w:t>使用各种优惠方式无盈利</w:t>
      </w:r>
      <w:r w:rsidR="002A77D2">
        <w:rPr>
          <w:rFonts w:hint="eastAsia"/>
        </w:rPr>
        <w:t>拓展线下用户</w:t>
      </w:r>
      <w:r w:rsidR="00A62F6A">
        <w:rPr>
          <w:rFonts w:hint="eastAsia"/>
        </w:rPr>
        <w:t>。</w:t>
      </w:r>
      <w:r w:rsidR="002A77D2">
        <w:rPr>
          <w:rFonts w:hint="eastAsia"/>
        </w:rPr>
        <w:t>通过不断的创新</w:t>
      </w:r>
      <w:r w:rsidR="00864E56">
        <w:rPr>
          <w:rFonts w:hint="eastAsia"/>
        </w:rPr>
        <w:t>和系统优化</w:t>
      </w:r>
      <w:r w:rsidR="002A77D2">
        <w:rPr>
          <w:rFonts w:hint="eastAsia"/>
        </w:rPr>
        <w:t>，直到</w:t>
      </w:r>
      <w:r w:rsidR="002A77D2">
        <w:rPr>
          <w:rFonts w:hint="eastAsia"/>
        </w:rPr>
        <w:t>2015</w:t>
      </w:r>
      <w:r w:rsidR="002A77D2">
        <w:rPr>
          <w:rFonts w:hint="eastAsia"/>
        </w:rPr>
        <w:t>年，友宝才开始扭亏为盈。</w:t>
      </w:r>
    </w:p>
    <w:p w14:paraId="38D73318" w14:textId="77777777" w:rsidR="00844A57" w:rsidRDefault="000A75BE" w:rsidP="00646AF0">
      <w:pPr>
        <w:ind w:firstLine="480"/>
      </w:pPr>
      <w:r>
        <w:rPr>
          <w:rFonts w:hint="eastAsia"/>
        </w:rPr>
        <w:t>自动售货机行业信息化的发展还需在中小型运营商中进行推广，</w:t>
      </w:r>
      <w:r w:rsidR="00003545">
        <w:rPr>
          <w:rFonts w:hint="eastAsia"/>
        </w:rPr>
        <w:t>目前</w:t>
      </w:r>
      <w:r w:rsidR="00C54495">
        <w:rPr>
          <w:rFonts w:hint="eastAsia"/>
        </w:rPr>
        <w:t>国内多数运营商为中小型规模，</w:t>
      </w:r>
      <w:r w:rsidR="00121571">
        <w:rPr>
          <w:rFonts w:hint="eastAsia"/>
        </w:rPr>
        <w:t>其无力承担搭建一套完善的信息化系统的财力和物力，</w:t>
      </w:r>
      <w:r w:rsidR="0048509B">
        <w:rPr>
          <w:rFonts w:hint="eastAsia"/>
        </w:rPr>
        <w:t>仍使用传统的人工管理模式</w:t>
      </w:r>
      <w:r w:rsidR="00121571">
        <w:rPr>
          <w:rFonts w:hint="eastAsia"/>
        </w:rPr>
        <w:t>。</w:t>
      </w:r>
      <w:r w:rsidR="00003545">
        <w:rPr>
          <w:rFonts w:hint="eastAsia"/>
        </w:rPr>
        <w:t>亟待</w:t>
      </w:r>
      <w:r w:rsidR="001E398E">
        <w:rPr>
          <w:rFonts w:hint="eastAsia"/>
        </w:rPr>
        <w:t>提升工作效率，减少成本，</w:t>
      </w:r>
      <w:r w:rsidR="00F7034E">
        <w:rPr>
          <w:rFonts w:hint="eastAsia"/>
        </w:rPr>
        <w:t>将其</w:t>
      </w:r>
      <w:r w:rsidR="00987848">
        <w:t>向</w:t>
      </w:r>
      <w:r w:rsidR="00F7034E">
        <w:rPr>
          <w:rFonts w:hint="eastAsia"/>
        </w:rPr>
        <w:t>着信息化、智能化、无人化的方向发展</w:t>
      </w:r>
      <w:r w:rsidR="001E398E">
        <w:rPr>
          <w:rFonts w:hint="eastAsia"/>
        </w:rPr>
        <w:t>。</w:t>
      </w:r>
    </w:p>
    <w:p w14:paraId="6880F679" w14:textId="40F13EC5" w:rsidR="00844A57" w:rsidRDefault="0059494C" w:rsidP="00844A57">
      <w:pPr>
        <w:ind w:firstLine="480"/>
      </w:pPr>
      <w:commentRangeStart w:id="34"/>
      <w:r>
        <w:rPr>
          <w:rFonts w:hint="eastAsia"/>
        </w:rPr>
        <w:t>得益于</w:t>
      </w:r>
      <w:r>
        <w:rPr>
          <w:rFonts w:hint="eastAsia"/>
        </w:rPr>
        <w:t>IT</w:t>
      </w:r>
      <w:r>
        <w:rPr>
          <w:rFonts w:hint="eastAsia"/>
        </w:rPr>
        <w:t>技术的成熟，</w:t>
      </w:r>
      <w:commentRangeEnd w:id="34"/>
      <w:r w:rsidR="00FC683A">
        <w:rPr>
          <w:rStyle w:val="aa"/>
          <w:lang w:val="x-none" w:eastAsia="x-none"/>
        </w:rPr>
        <w:commentReference w:id="34"/>
      </w:r>
      <w:r w:rsidR="00FC683A">
        <w:rPr>
          <w:rFonts w:hint="eastAsia"/>
        </w:rPr>
        <w:t>很多企业借助</w:t>
      </w:r>
      <w:r w:rsidR="00FC683A">
        <w:rPr>
          <w:rFonts w:hint="eastAsia"/>
        </w:rPr>
        <w:t>IT</w:t>
      </w:r>
      <w:r w:rsidR="00FC683A">
        <w:rPr>
          <w:rFonts w:hint="eastAsia"/>
        </w:rPr>
        <w:t>技术实现低成本的信息化系统</w:t>
      </w:r>
      <w:r w:rsidR="00844A57">
        <w:rPr>
          <w:rFonts w:hint="eastAsia"/>
        </w:rPr>
        <w:t>。云计算</w:t>
      </w:r>
      <w:r w:rsidR="001F48EC">
        <w:rPr>
          <w:rFonts w:hint="eastAsia"/>
        </w:rPr>
        <w:t>（</w:t>
      </w:r>
      <w:r w:rsidR="001F48EC" w:rsidRPr="00716FE7">
        <w:t>Cloud Computin</w:t>
      </w:r>
      <w:r w:rsidR="00084C42">
        <w:t>g</w:t>
      </w:r>
      <w:r w:rsidR="001F48EC">
        <w:rPr>
          <w:rFonts w:hint="eastAsia"/>
        </w:rPr>
        <w:t>）</w:t>
      </w:r>
      <w:r w:rsidR="00844A57">
        <w:rPr>
          <w:rFonts w:hint="eastAsia"/>
        </w:rPr>
        <w:t>作为当前的热门技术，提供了一种创新的软件应用模式，</w:t>
      </w:r>
      <w:r w:rsidR="00844A57">
        <w:rPr>
          <w:rFonts w:hint="eastAsia"/>
        </w:rPr>
        <w:lastRenderedPageBreak/>
        <w:t>通过网络获取计算机资源，为用户提供弹性伸缩、按需使用的云服务</w:t>
      </w:r>
      <w:r w:rsidR="00844A57">
        <w:rPr>
          <w:rFonts w:hint="eastAsia"/>
          <w:vertAlign w:val="superscript"/>
        </w:rPr>
        <w:t>[</w:t>
      </w:r>
      <w:r w:rsidR="00844A57">
        <w:rPr>
          <w:rStyle w:val="af9"/>
        </w:rPr>
        <w:endnoteReference w:id="12"/>
      </w:r>
      <w:r w:rsidR="00844A57">
        <w:rPr>
          <w:vertAlign w:val="superscript"/>
        </w:rPr>
        <w:t>]</w:t>
      </w:r>
      <w:r w:rsidR="00844A57">
        <w:rPr>
          <w:rFonts w:hint="eastAsia"/>
        </w:rPr>
        <w:t>。其中</w:t>
      </w:r>
      <w:r w:rsidR="00844A57">
        <w:rPr>
          <w:rFonts w:hint="eastAsia"/>
        </w:rPr>
        <w:t>SaaS</w:t>
      </w:r>
      <w:r w:rsidR="00844A57">
        <w:rPr>
          <w:rFonts w:hint="eastAsia"/>
        </w:rPr>
        <w:t>（</w:t>
      </w:r>
      <w:r w:rsidR="00844A57">
        <w:rPr>
          <w:rFonts w:hint="eastAsia"/>
        </w:rPr>
        <w:t>Software</w:t>
      </w:r>
      <w:r w:rsidR="00844A57">
        <w:t>-as-a-Service</w:t>
      </w:r>
      <w:r w:rsidR="00844A57">
        <w:rPr>
          <w:rFonts w:hint="eastAsia"/>
        </w:rPr>
        <w:t>）为当前较为流行的云计算技术之一，软件开发者可将软件系统部署在第三方平台上，供多个租户进行租用，从而有效降低企业的信息化成本和时间进程。</w:t>
      </w:r>
    </w:p>
    <w:p w14:paraId="4F3E6DF8" w14:textId="3DFE8F6A" w:rsidR="00F06F4B" w:rsidRPr="00636514" w:rsidRDefault="00844A57" w:rsidP="007C3DF9">
      <w:pPr>
        <w:ind w:firstLine="480"/>
        <w:rPr>
          <w:rFonts w:hint="eastAsia"/>
        </w:rPr>
      </w:pPr>
      <w:r>
        <w:t>本文在分析了自动售货机行业的发展</w:t>
      </w:r>
      <w:r w:rsidR="00866A22">
        <w:rPr>
          <w:rFonts w:hint="eastAsia"/>
        </w:rPr>
        <w:t>现状</w:t>
      </w:r>
      <w:r>
        <w:t>以及当今的</w:t>
      </w:r>
      <w:r>
        <w:t>IT</w:t>
      </w:r>
      <w:r>
        <w:t>技术背景</w:t>
      </w:r>
      <w:r>
        <w:rPr>
          <w:rFonts w:hint="eastAsia"/>
        </w:rPr>
        <w:t>的基础之上，基于</w:t>
      </w:r>
      <w:r>
        <w:rPr>
          <w:rFonts w:hint="eastAsia"/>
        </w:rPr>
        <w:t>SaaS</w:t>
      </w:r>
      <w:r>
        <w:t>云服务的理论提出一种新型的自动售货机管理平台的设计</w:t>
      </w:r>
      <w:r>
        <w:rPr>
          <w:rFonts w:hint="eastAsia"/>
        </w:rPr>
        <w:t>，</w:t>
      </w:r>
      <w:r w:rsidR="00C95F23">
        <w:rPr>
          <w:rFonts w:hint="eastAsia"/>
        </w:rPr>
        <w:t>结合多租户、移动支付等技术优势，</w:t>
      </w:r>
      <w:r>
        <w:rPr>
          <w:rFonts w:hint="eastAsia"/>
        </w:rPr>
        <w:t>并对其进行分析和设计</w:t>
      </w:r>
      <w:r w:rsidR="00C95F23">
        <w:rPr>
          <w:rFonts w:hint="eastAsia"/>
        </w:rPr>
        <w:t>，开发一套完善的自动售货机管理平台，解决国内自动售货机信息化发展面临的问题</w:t>
      </w:r>
      <w:r>
        <w:rPr>
          <w:rFonts w:hint="eastAsia"/>
        </w:rPr>
        <w:t>。</w:t>
      </w:r>
    </w:p>
    <w:p w14:paraId="290DAB65" w14:textId="6CADEA3C" w:rsidR="00F06F4B" w:rsidRPr="00636514" w:rsidRDefault="00F06F4B" w:rsidP="007341F7">
      <w:pPr>
        <w:pStyle w:val="2"/>
      </w:pPr>
      <w:bookmarkStart w:id="35" w:name="_Toc492673750"/>
      <w:bookmarkStart w:id="36" w:name="_Toc498547688"/>
      <w:r w:rsidRPr="00636514">
        <w:rPr>
          <w:rFonts w:hint="eastAsia"/>
        </w:rPr>
        <w:t>1</w:t>
      </w:r>
      <w:r w:rsidR="00557471">
        <w:t>.3</w:t>
      </w:r>
      <w:r w:rsidR="00B32EC7">
        <w:t xml:space="preserve"> </w:t>
      </w:r>
      <w:r w:rsidR="00937DA6">
        <w:t>论文</w:t>
      </w:r>
      <w:r w:rsidR="007D7C79">
        <w:t>的</w:t>
      </w:r>
      <w:r w:rsidRPr="00636514">
        <w:t>主要研究</w:t>
      </w:r>
      <w:bookmarkEnd w:id="35"/>
      <w:r w:rsidR="00C520EA">
        <w:rPr>
          <w:rFonts w:hint="eastAsia"/>
          <w:lang w:eastAsia="zh-CN"/>
        </w:rPr>
        <w:t>目的和</w:t>
      </w:r>
      <w:r w:rsidR="00D6127F">
        <w:rPr>
          <w:rFonts w:hint="eastAsia"/>
          <w:lang w:eastAsia="zh-CN"/>
        </w:rPr>
        <w:t>任务</w:t>
      </w:r>
      <w:bookmarkEnd w:id="36"/>
    </w:p>
    <w:p w14:paraId="24E45589" w14:textId="6AEBCC05" w:rsidR="00C6602B" w:rsidRDefault="00C6602B" w:rsidP="00B4511F">
      <w:pPr>
        <w:ind w:firstLine="480"/>
      </w:pPr>
      <w:r>
        <w:rPr>
          <w:rFonts w:hint="eastAsia"/>
        </w:rPr>
        <w:t>本文</w:t>
      </w:r>
      <w:r w:rsidR="00067A53">
        <w:rPr>
          <w:rFonts w:hint="eastAsia"/>
        </w:rPr>
        <w:t>的研究目的是通过</w:t>
      </w:r>
      <w:r w:rsidR="00143D3A">
        <w:rPr>
          <w:rFonts w:hint="eastAsia"/>
        </w:rPr>
        <w:t>低成本的改造方式，</w:t>
      </w:r>
      <w:r>
        <w:rPr>
          <w:rFonts w:hint="eastAsia"/>
        </w:rPr>
        <w:t>解决国内中小型自动售货机运营商信息化程度低、管理手段落后、人工成本高</w:t>
      </w:r>
      <w:r w:rsidR="007163EB">
        <w:rPr>
          <w:rFonts w:hint="eastAsia"/>
        </w:rPr>
        <w:t>以及终端销售系统落后、支付方式单一等</w:t>
      </w:r>
      <w:r w:rsidR="00726686">
        <w:rPr>
          <w:rFonts w:hint="eastAsia"/>
        </w:rPr>
        <w:t>一系列</w:t>
      </w:r>
      <w:r w:rsidR="00A31670">
        <w:rPr>
          <w:rFonts w:hint="eastAsia"/>
        </w:rPr>
        <w:t>问题</w:t>
      </w:r>
      <w:r>
        <w:rPr>
          <w:rFonts w:hint="eastAsia"/>
        </w:rPr>
        <w:t>。</w:t>
      </w:r>
    </w:p>
    <w:p w14:paraId="3730C2B0" w14:textId="3792BDD8" w:rsidR="00143D3A" w:rsidRDefault="0092792E" w:rsidP="00B4511F">
      <w:pPr>
        <w:ind w:firstLine="480"/>
        <w:rPr>
          <w:rFonts w:hint="eastAsia"/>
        </w:rPr>
      </w:pPr>
      <w:r>
        <w:rPr>
          <w:rFonts w:hint="eastAsia"/>
        </w:rPr>
        <w:t>基于</w:t>
      </w:r>
      <w:r>
        <w:rPr>
          <w:rFonts w:hint="eastAsia"/>
        </w:rPr>
        <w:t>SaaS</w:t>
      </w:r>
      <w:r>
        <w:rPr>
          <w:rFonts w:hint="eastAsia"/>
        </w:rPr>
        <w:t>的多租户</w:t>
      </w:r>
      <w:r w:rsidR="000F5EB3">
        <w:rPr>
          <w:rFonts w:hint="eastAsia"/>
        </w:rPr>
        <w:t>技术</w:t>
      </w:r>
      <w:r w:rsidR="001D1B90">
        <w:rPr>
          <w:rFonts w:hint="eastAsia"/>
          <w:vertAlign w:val="superscript"/>
        </w:rPr>
        <w:t>[</w:t>
      </w:r>
      <w:r w:rsidR="000F5EB3">
        <w:rPr>
          <w:rStyle w:val="af9"/>
        </w:rPr>
        <w:endnoteReference w:id="13"/>
      </w:r>
      <w:r w:rsidR="001D1B90">
        <w:rPr>
          <w:rFonts w:hint="eastAsia"/>
          <w:vertAlign w:val="superscript"/>
        </w:rPr>
        <w:t>]</w:t>
      </w:r>
      <w:r w:rsidR="00C80AC7">
        <w:rPr>
          <w:rFonts w:hint="eastAsia"/>
        </w:rPr>
        <w:t>是目前软件共享平台的新型设计模式，具有“通过互联网访问，多租户共享”的特性。</w:t>
      </w:r>
      <w:r w:rsidR="00C80AC7">
        <w:rPr>
          <w:rFonts w:hint="eastAsia"/>
        </w:rPr>
        <w:t>SaaS</w:t>
      </w:r>
      <w:r w:rsidR="00C80AC7">
        <w:rPr>
          <w:rFonts w:hint="eastAsia"/>
        </w:rPr>
        <w:t>软件提供商进行系统的开发和部署，租户通过互联网进行系统的使用，能显著降低企业的信息化成本，非常适合中小型企业的使用。</w:t>
      </w:r>
      <w:r w:rsidR="005B71E3">
        <w:rPr>
          <w:rFonts w:hint="eastAsia"/>
        </w:rPr>
        <w:t>将</w:t>
      </w:r>
      <w:r w:rsidR="005B71E3">
        <w:rPr>
          <w:rFonts w:hint="eastAsia"/>
        </w:rPr>
        <w:t>SaaS</w:t>
      </w:r>
      <w:r w:rsidR="005B71E3">
        <w:rPr>
          <w:rFonts w:hint="eastAsia"/>
        </w:rPr>
        <w:t>多租户云平台</w:t>
      </w:r>
      <w:r w:rsidR="0030086E">
        <w:rPr>
          <w:rFonts w:hint="eastAsia"/>
        </w:rPr>
        <w:t>技术</w:t>
      </w:r>
      <w:r w:rsidR="005B71E3">
        <w:rPr>
          <w:rFonts w:hint="eastAsia"/>
        </w:rPr>
        <w:t>和自动售货机运营商</w:t>
      </w:r>
      <w:r w:rsidR="001464B0">
        <w:rPr>
          <w:rFonts w:hint="eastAsia"/>
        </w:rPr>
        <w:t>管理系统</w:t>
      </w:r>
      <w:r w:rsidR="005B71E3">
        <w:rPr>
          <w:rFonts w:hint="eastAsia"/>
        </w:rPr>
        <w:t>相结合是一种合理创新和尝试，为</w:t>
      </w:r>
      <w:r w:rsidR="00BF2F1F">
        <w:rPr>
          <w:rFonts w:hint="eastAsia"/>
        </w:rPr>
        <w:t>售货机运营商管理系统提供了新的思路。</w:t>
      </w:r>
      <w:r w:rsidR="00A47B1A">
        <w:rPr>
          <w:rFonts w:hint="eastAsia"/>
        </w:rPr>
        <w:t>具有较较大的应用价值和经济价值。</w:t>
      </w:r>
    </w:p>
    <w:p w14:paraId="1D83DB9E" w14:textId="09A4897A" w:rsidR="00DA6773" w:rsidRDefault="004267BD" w:rsidP="00DA6773">
      <w:pPr>
        <w:ind w:firstLine="480"/>
      </w:pPr>
      <w:r>
        <w:rPr>
          <w:rFonts w:hint="eastAsia"/>
        </w:rPr>
        <w:t>本</w:t>
      </w:r>
      <w:r w:rsidR="003E5D87">
        <w:rPr>
          <w:rFonts w:hint="eastAsia"/>
        </w:rPr>
        <w:t>文</w:t>
      </w:r>
      <w:r w:rsidR="00C520EA">
        <w:rPr>
          <w:rFonts w:hint="eastAsia"/>
        </w:rPr>
        <w:t>主要</w:t>
      </w:r>
      <w:r>
        <w:rPr>
          <w:rFonts w:hint="eastAsia"/>
        </w:rPr>
        <w:t>完成以下任务：</w:t>
      </w:r>
      <w:r w:rsidR="00B727DB">
        <w:rPr>
          <w:rFonts w:hint="eastAsia"/>
        </w:rPr>
        <w:t>设计一套基于</w:t>
      </w:r>
      <w:r w:rsidR="00B727DB">
        <w:rPr>
          <w:rFonts w:hint="eastAsia"/>
        </w:rPr>
        <w:t>4</w:t>
      </w:r>
      <w:r w:rsidR="00B727DB">
        <w:t>G</w:t>
      </w:r>
      <w:r w:rsidR="00B727DB">
        <w:rPr>
          <w:rFonts w:hint="eastAsia"/>
        </w:rPr>
        <w:t>网络的</w:t>
      </w:r>
      <w:r w:rsidR="00837FAB">
        <w:rPr>
          <w:rFonts w:hint="eastAsia"/>
        </w:rPr>
        <w:t>自动售货机</w:t>
      </w:r>
      <w:r w:rsidR="00285308">
        <w:rPr>
          <w:rFonts w:hint="eastAsia"/>
        </w:rPr>
        <w:t>售货</w:t>
      </w:r>
      <w:r w:rsidR="00777220">
        <w:rPr>
          <w:rFonts w:hint="eastAsia"/>
        </w:rPr>
        <w:t>APP</w:t>
      </w:r>
      <w:r w:rsidR="00777220">
        <w:rPr>
          <w:rFonts w:hint="eastAsia"/>
        </w:rPr>
        <w:t>、</w:t>
      </w:r>
      <w:r w:rsidR="000A0DEB">
        <w:rPr>
          <w:rFonts w:hint="eastAsia"/>
        </w:rPr>
        <w:t>操作</w:t>
      </w:r>
      <w:r w:rsidR="004E054E">
        <w:rPr>
          <w:rFonts w:hint="eastAsia"/>
        </w:rPr>
        <w:t>员</w:t>
      </w:r>
      <w:r w:rsidR="00777220">
        <w:rPr>
          <w:rFonts w:hint="eastAsia"/>
        </w:rPr>
        <w:t>APP</w:t>
      </w:r>
      <w:r w:rsidR="00B727DB">
        <w:rPr>
          <w:rFonts w:hint="eastAsia"/>
        </w:rPr>
        <w:t>和一套</w:t>
      </w:r>
      <w:r w:rsidR="006D69B3">
        <w:rPr>
          <w:rFonts w:hint="eastAsia"/>
        </w:rPr>
        <w:t>基于</w:t>
      </w:r>
      <w:r w:rsidR="006D69B3">
        <w:rPr>
          <w:rFonts w:hint="eastAsia"/>
        </w:rPr>
        <w:t>SaaS</w:t>
      </w:r>
      <w:r w:rsidR="004B0B14">
        <w:rPr>
          <w:rFonts w:hint="eastAsia"/>
        </w:rPr>
        <w:t>模式</w:t>
      </w:r>
      <w:r w:rsidR="000521ED">
        <w:rPr>
          <w:rFonts w:hint="eastAsia"/>
        </w:rPr>
        <w:t>的</w:t>
      </w:r>
      <w:r w:rsidR="00767D22">
        <w:rPr>
          <w:rFonts w:hint="eastAsia"/>
        </w:rPr>
        <w:t>自动售货机</w:t>
      </w:r>
      <w:r w:rsidR="00B727DB">
        <w:rPr>
          <w:rFonts w:hint="eastAsia"/>
        </w:rPr>
        <w:t>云平台</w:t>
      </w:r>
      <w:r w:rsidR="00D56B00">
        <w:rPr>
          <w:rFonts w:hint="eastAsia"/>
        </w:rPr>
        <w:t>系统</w:t>
      </w:r>
      <w:r w:rsidR="00B727DB">
        <w:rPr>
          <w:rFonts w:hint="eastAsia"/>
        </w:rPr>
        <w:t>。</w:t>
      </w:r>
    </w:p>
    <w:p w14:paraId="716CB944" w14:textId="668CEDB3" w:rsidR="00E50BFF" w:rsidRDefault="00D6127F" w:rsidP="00F7725A">
      <w:pPr>
        <w:numPr>
          <w:ilvl w:val="0"/>
          <w:numId w:val="11"/>
        </w:numPr>
        <w:ind w:firstLineChars="0"/>
      </w:pPr>
      <w:r>
        <w:rPr>
          <w:rFonts w:hint="eastAsia"/>
        </w:rPr>
        <w:t>自动售货机云平台管理系统的设计</w:t>
      </w:r>
    </w:p>
    <w:p w14:paraId="30EF2D76" w14:textId="465169E8" w:rsidR="001F550B" w:rsidRDefault="00F1341D" w:rsidP="00B4511F">
      <w:pPr>
        <w:ind w:left="420" w:firstLineChars="0" w:firstLine="420"/>
      </w:pPr>
      <w:r>
        <w:rPr>
          <w:rFonts w:hint="eastAsia"/>
        </w:rPr>
        <w:t>本文</w:t>
      </w:r>
      <w:r w:rsidR="00AA06B4" w:rsidRPr="00636514">
        <w:rPr>
          <w:rFonts w:hint="eastAsia"/>
        </w:rPr>
        <w:t>根据需求分析设计出一套能覆盖自动售货机</w:t>
      </w:r>
      <w:r w:rsidR="00AA06B4">
        <w:rPr>
          <w:rFonts w:hint="eastAsia"/>
        </w:rPr>
        <w:t>运营</w:t>
      </w:r>
      <w:r w:rsidR="00AA06B4" w:rsidRPr="00636514">
        <w:rPr>
          <w:rFonts w:hint="eastAsia"/>
        </w:rPr>
        <w:t>需求和功能的云</w:t>
      </w:r>
      <w:r w:rsidR="00AA06B4">
        <w:rPr>
          <w:rFonts w:hint="eastAsia"/>
        </w:rPr>
        <w:t>管理</w:t>
      </w:r>
      <w:r w:rsidR="00AA06B4" w:rsidRPr="00636514">
        <w:rPr>
          <w:rFonts w:hint="eastAsia"/>
        </w:rPr>
        <w:t>平台</w:t>
      </w:r>
      <w:r w:rsidR="00021F79">
        <w:rPr>
          <w:rFonts w:hint="eastAsia"/>
        </w:rPr>
        <w:t>。</w:t>
      </w:r>
      <w:r w:rsidR="00AA06B4">
        <w:rPr>
          <w:rFonts w:hint="eastAsia"/>
        </w:rPr>
        <w:t>基于</w:t>
      </w:r>
      <w:r w:rsidR="00AA06B4">
        <w:rPr>
          <w:rFonts w:hint="eastAsia"/>
        </w:rPr>
        <w:t>SaaS</w:t>
      </w:r>
      <w:r w:rsidR="00AA06B4">
        <w:rPr>
          <w:rFonts w:hint="eastAsia"/>
        </w:rPr>
        <w:t>和多租户的思想进行开发，</w:t>
      </w:r>
      <w:r w:rsidR="008910B0">
        <w:rPr>
          <w:rFonts w:hint="eastAsia"/>
        </w:rPr>
        <w:t>将普通</w:t>
      </w:r>
      <w:r w:rsidR="008910B0">
        <w:rPr>
          <w:rFonts w:hint="eastAsia"/>
        </w:rPr>
        <w:t>web</w:t>
      </w:r>
      <w:r w:rsidR="008910B0">
        <w:rPr>
          <w:rFonts w:hint="eastAsia"/>
        </w:rPr>
        <w:t>应用升级为共享应用，</w:t>
      </w:r>
      <w:r w:rsidR="00E70FF2">
        <w:rPr>
          <w:rFonts w:hint="eastAsia"/>
        </w:rPr>
        <w:t>为中小型运营商提供低成本的管理</w:t>
      </w:r>
      <w:r w:rsidR="00376385">
        <w:rPr>
          <w:rFonts w:hint="eastAsia"/>
        </w:rPr>
        <w:t>服务</w:t>
      </w:r>
      <w:r w:rsidR="00D6127F">
        <w:rPr>
          <w:rFonts w:hint="eastAsia"/>
        </w:rPr>
        <w:t>。</w:t>
      </w:r>
      <w:r w:rsidR="00646AF0">
        <w:rPr>
          <w:rFonts w:hint="eastAsia"/>
        </w:rPr>
        <w:t>平台开发方为厂商，</w:t>
      </w:r>
      <w:r w:rsidR="00E50BFF" w:rsidRPr="00636514">
        <w:rPr>
          <w:rFonts w:hint="eastAsia"/>
        </w:rPr>
        <w:t>采用一对多的交付方式，一套软件可供多家商户使用</w:t>
      </w:r>
      <w:r w:rsidR="00E50BFF">
        <w:rPr>
          <w:rFonts w:hint="eastAsia"/>
        </w:rPr>
        <w:t>，运营商只需缴纳少量租金就可以正常使用平台系统</w:t>
      </w:r>
      <w:r w:rsidR="00E50BFF" w:rsidRPr="00636514">
        <w:rPr>
          <w:rFonts w:hint="eastAsia"/>
        </w:rPr>
        <w:t>。</w:t>
      </w:r>
      <w:r w:rsidR="00E50BFF">
        <w:rPr>
          <w:rFonts w:hint="eastAsia"/>
        </w:rPr>
        <w:t>这种多租户</w:t>
      </w:r>
      <w:r w:rsidR="00E50BFF" w:rsidRPr="00636514">
        <w:rPr>
          <w:rFonts w:hint="eastAsia"/>
        </w:rPr>
        <w:t>共享的软件服务降低了软件开发和软件</w:t>
      </w:r>
      <w:r w:rsidR="00E50BFF" w:rsidRPr="00636514">
        <w:rPr>
          <w:rFonts w:hint="eastAsia"/>
        </w:rPr>
        <w:lastRenderedPageBreak/>
        <w:t>维护的成本，</w:t>
      </w:r>
      <w:r w:rsidR="00E50BFF">
        <w:rPr>
          <w:rFonts w:hint="eastAsia"/>
        </w:rPr>
        <w:t>运营商</w:t>
      </w:r>
      <w:r w:rsidR="00E50BFF" w:rsidRPr="00636514">
        <w:rPr>
          <w:rFonts w:hint="eastAsia"/>
        </w:rPr>
        <w:t>将功能实现完全托付给</w:t>
      </w:r>
      <w:r w:rsidR="00E50BFF">
        <w:t>厂商</w:t>
      </w:r>
      <w:r w:rsidR="00E50BFF" w:rsidRPr="00636514">
        <w:rPr>
          <w:rFonts w:hint="eastAsia"/>
        </w:rPr>
        <w:t>，不需要考虑软件的开发、维护和升级，降低运营成本的同时，也省去了公司聘请专业软件人员的费用。</w:t>
      </w:r>
    </w:p>
    <w:p w14:paraId="739B1904" w14:textId="6FF31392" w:rsidR="001F550B" w:rsidRDefault="00A81A03" w:rsidP="00F7725A">
      <w:pPr>
        <w:numPr>
          <w:ilvl w:val="0"/>
          <w:numId w:val="11"/>
        </w:numPr>
        <w:ind w:firstLineChars="0"/>
      </w:pPr>
      <w:r>
        <w:rPr>
          <w:rFonts w:hint="eastAsia"/>
        </w:rPr>
        <w:t>自动售货机终端售货</w:t>
      </w:r>
      <w:r>
        <w:rPr>
          <w:rFonts w:hint="eastAsia"/>
        </w:rPr>
        <w:t>A</w:t>
      </w:r>
      <w:r>
        <w:t>PP</w:t>
      </w:r>
      <w:r>
        <w:rPr>
          <w:rFonts w:hint="eastAsia"/>
        </w:rPr>
        <w:t>的设计</w:t>
      </w:r>
    </w:p>
    <w:p w14:paraId="2FB8B5EE" w14:textId="6D7D91D2" w:rsidR="00D6127F" w:rsidRDefault="00E70FF2" w:rsidP="00B4511F">
      <w:pPr>
        <w:ind w:left="420" w:firstLineChars="0" w:firstLine="420"/>
      </w:pPr>
      <w:r>
        <w:rPr>
          <w:rFonts w:hint="eastAsia"/>
        </w:rPr>
        <w:t>售货机终端使用外接</w:t>
      </w:r>
      <w:r>
        <w:rPr>
          <w:rFonts w:hint="eastAsia"/>
        </w:rPr>
        <w:t>Android</w:t>
      </w:r>
      <w:r>
        <w:rPr>
          <w:rFonts w:hint="eastAsia"/>
        </w:rPr>
        <w:t>设备进行</w:t>
      </w:r>
      <w:r w:rsidR="0029542B">
        <w:rPr>
          <w:rFonts w:hint="eastAsia"/>
        </w:rPr>
        <w:t>低成本</w:t>
      </w:r>
      <w:r>
        <w:rPr>
          <w:rFonts w:hint="eastAsia"/>
        </w:rPr>
        <w:t>改造，</w:t>
      </w:r>
      <w:r w:rsidR="00525C48">
        <w:rPr>
          <w:rFonts w:hint="eastAsia"/>
        </w:rPr>
        <w:t>在硬件设计的基础上，结合</w:t>
      </w:r>
      <w:r w:rsidR="00525C48">
        <w:rPr>
          <w:rFonts w:hint="eastAsia"/>
        </w:rPr>
        <w:t>4</w:t>
      </w:r>
      <w:r w:rsidR="00525C48">
        <w:t>G</w:t>
      </w:r>
      <w:r w:rsidR="00525C48">
        <w:rPr>
          <w:rFonts w:hint="eastAsia"/>
        </w:rPr>
        <w:t>网络</w:t>
      </w:r>
      <w:r w:rsidR="00786BB2">
        <w:rPr>
          <w:rFonts w:hint="eastAsia"/>
        </w:rPr>
        <w:t>实现无线通讯功能。终端实现售货机的</w:t>
      </w:r>
      <w:r w:rsidR="0011706C">
        <w:rPr>
          <w:rFonts w:hint="eastAsia"/>
        </w:rPr>
        <w:t>日常售货</w:t>
      </w:r>
      <w:r w:rsidR="00786BB2">
        <w:rPr>
          <w:rFonts w:hint="eastAsia"/>
        </w:rPr>
        <w:t>、</w:t>
      </w:r>
      <w:r w:rsidR="00607753">
        <w:rPr>
          <w:rFonts w:hint="eastAsia"/>
        </w:rPr>
        <w:t>提供多元移动支付功能、实现电子广告播放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p>
    <w:p w14:paraId="6FBBAB8A" w14:textId="2A67F719" w:rsidR="00607753" w:rsidRDefault="00A81A03" w:rsidP="00F7725A">
      <w:pPr>
        <w:numPr>
          <w:ilvl w:val="0"/>
          <w:numId w:val="11"/>
        </w:numPr>
        <w:ind w:firstLineChars="0"/>
      </w:pPr>
      <w:r>
        <w:rPr>
          <w:rFonts w:hint="eastAsia"/>
        </w:rPr>
        <w:t>操作员</w:t>
      </w:r>
      <w:r>
        <w:rPr>
          <w:rFonts w:hint="eastAsia"/>
        </w:rPr>
        <w:t>APP</w:t>
      </w:r>
      <w:r>
        <w:rPr>
          <w:rFonts w:hint="eastAsia"/>
        </w:rPr>
        <w:t>的设计</w:t>
      </w:r>
    </w:p>
    <w:p w14:paraId="7DB016FE" w14:textId="689C6903" w:rsidR="0085427D" w:rsidRDefault="00607753" w:rsidP="00607753">
      <w:pPr>
        <w:ind w:left="420" w:firstLineChars="0" w:firstLine="420"/>
        <w:rPr>
          <w:rFonts w:hint="eastAsia"/>
        </w:rPr>
      </w:pPr>
      <w:r>
        <w:rPr>
          <w:rFonts w:hint="eastAsia"/>
        </w:rPr>
        <w:t>操作员终端系统基于</w:t>
      </w:r>
      <w:r>
        <w:rPr>
          <w:rFonts w:hint="eastAsia"/>
        </w:rPr>
        <w:t>Android</w:t>
      </w:r>
      <w:r>
        <w:rPr>
          <w:rFonts w:hint="eastAsia"/>
        </w:rPr>
        <w:t>进行开发，通过</w:t>
      </w:r>
      <w:r>
        <w:rPr>
          <w:rFonts w:hint="eastAsia"/>
        </w:rPr>
        <w:t>H</w:t>
      </w:r>
      <w:r>
        <w:t>TTP</w:t>
      </w:r>
      <w:r>
        <w:rPr>
          <w:rFonts w:hint="eastAsia"/>
        </w:rPr>
        <w:t>和自动售货机云平台管理系统进行通信，可在上货现场通过手机对售货机信息进行更新，并将数据</w:t>
      </w:r>
      <w:r w:rsidR="00B25D55">
        <w:rPr>
          <w:rFonts w:hint="eastAsia"/>
        </w:rPr>
        <w:t>上</w:t>
      </w:r>
      <w:r>
        <w:rPr>
          <w:rFonts w:hint="eastAsia"/>
        </w:rPr>
        <w:t>传，后台系统对上传的数据进行解析后存储到数据库中。</w:t>
      </w:r>
    </w:p>
    <w:p w14:paraId="02C80C6E" w14:textId="33B7C1CC" w:rsidR="00F06F4B" w:rsidRPr="00636514" w:rsidRDefault="00F06F4B" w:rsidP="007341F7">
      <w:pPr>
        <w:pStyle w:val="2"/>
      </w:pPr>
      <w:bookmarkStart w:id="37" w:name="_Toc492673751"/>
      <w:bookmarkStart w:id="38" w:name="_Toc498547689"/>
      <w:r w:rsidRPr="00636514">
        <w:rPr>
          <w:rFonts w:hint="eastAsia"/>
        </w:rPr>
        <w:t>1.4</w:t>
      </w:r>
      <w:r w:rsidRPr="00636514">
        <w:t xml:space="preserve"> </w:t>
      </w:r>
      <w:bookmarkEnd w:id="37"/>
      <w:r w:rsidR="00301A6F">
        <w:rPr>
          <w:rFonts w:hint="eastAsia"/>
          <w:lang w:eastAsia="zh-CN"/>
        </w:rPr>
        <w:t>论文的组织结构</w:t>
      </w:r>
      <w:bookmarkEnd w:id="38"/>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478BCC3F"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行业占比较高的中小型运营商</w:t>
      </w:r>
      <w:r w:rsidR="00C30A37">
        <w:rPr>
          <w:rFonts w:hint="eastAsia"/>
        </w:rPr>
        <w:t>面临的问题</w:t>
      </w:r>
      <w:r w:rsidR="00185D00">
        <w:rPr>
          <w:rFonts w:hint="eastAsia"/>
        </w:rPr>
        <w:t>，提出实现基于</w:t>
      </w:r>
      <w:r w:rsidR="00185D00">
        <w:rPr>
          <w:rFonts w:hint="eastAsia"/>
        </w:rPr>
        <w:t>SaaS</w:t>
      </w:r>
      <w:r w:rsidR="00185D00">
        <w:rPr>
          <w:rFonts w:hint="eastAsia"/>
        </w:rPr>
        <w:t>自动售货机云平台台系统和基于</w:t>
      </w:r>
      <w:r w:rsidR="00185D00">
        <w:rPr>
          <w:rFonts w:hint="eastAsia"/>
        </w:rPr>
        <w:t>4G</w:t>
      </w:r>
      <w:r w:rsidR="00185D00">
        <w:rPr>
          <w:rFonts w:hint="eastAsia"/>
        </w:rPr>
        <w:t>网络的销售终端，并对主要研究任务进行了阐述。</w:t>
      </w:r>
    </w:p>
    <w:p w14:paraId="4CC04A36" w14:textId="025ED451" w:rsidR="00F06F4B" w:rsidRPr="00636514" w:rsidRDefault="00393607" w:rsidP="00393607">
      <w:pPr>
        <w:ind w:firstLineChars="0" w:firstLine="420"/>
      </w:pPr>
      <w:r>
        <w:t>第</w:t>
      </w:r>
      <w:r>
        <w:t>2</w:t>
      </w:r>
      <w:r>
        <w:t>章</w:t>
      </w:r>
      <w:r>
        <w:rPr>
          <w:rFonts w:hint="eastAsia"/>
        </w:rPr>
        <w:t>：</w:t>
      </w:r>
      <w:r w:rsidR="00F06F4B" w:rsidRPr="00636514">
        <w:rPr>
          <w:rFonts w:hint="eastAsia"/>
        </w:rPr>
        <w:t>相关技术概述。主要介绍了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1AD3D605" w:rsidR="00F06F4B" w:rsidRPr="00636514" w:rsidRDefault="00393607" w:rsidP="00393607">
      <w:pPr>
        <w:ind w:firstLineChars="0" w:firstLine="420"/>
      </w:pPr>
      <w:r>
        <w:t>第</w:t>
      </w:r>
      <w:r>
        <w:rPr>
          <w:rFonts w:hint="eastAsia"/>
        </w:rPr>
        <w:t>3</w:t>
      </w:r>
      <w:r>
        <w:rPr>
          <w:rFonts w:hint="eastAsia"/>
        </w:rPr>
        <w:t>章：</w:t>
      </w:r>
      <w:r w:rsidR="00BA0106">
        <w:rPr>
          <w:rFonts w:hint="eastAsia"/>
        </w:rPr>
        <w:t>自动售货机云平台系统</w:t>
      </w:r>
      <w:r w:rsidR="00F06F4B" w:rsidRPr="00636514">
        <w:t>需求分析</w:t>
      </w:r>
      <w:r w:rsidR="00F06F4B" w:rsidRPr="00636514">
        <w:rPr>
          <w:rFonts w:hint="eastAsia"/>
        </w:rPr>
        <w:t>。</w:t>
      </w:r>
      <w:r w:rsidR="00F06F4B" w:rsidRPr="00636514">
        <w:t>主要介绍</w:t>
      </w:r>
      <w:r w:rsidR="00DA08F4">
        <w:rPr>
          <w:rFonts w:hint="eastAsia"/>
        </w:rPr>
        <w:t>自动售货机云平台</w:t>
      </w:r>
      <w:r w:rsidR="00F06F4B" w:rsidRPr="00636514">
        <w:t>系统的需求分析</w:t>
      </w:r>
      <w:r w:rsidR="00F06F4B" w:rsidRPr="00636514">
        <w:rPr>
          <w:rFonts w:hint="eastAsia"/>
        </w:rPr>
        <w:t>和用例图。从两个方面</w:t>
      </w:r>
      <w:r w:rsidR="00D942AB">
        <w:t>介绍</w:t>
      </w:r>
      <w:r w:rsidR="00F06F4B" w:rsidRPr="00636514">
        <w:rPr>
          <w:rFonts w:hint="eastAsia"/>
        </w:rPr>
        <w:t>，一个为</w:t>
      </w:r>
      <w:r w:rsidR="00FE7033">
        <w:rPr>
          <w:rFonts w:hint="eastAsia"/>
        </w:rPr>
        <w:t>云平台管理系统</w:t>
      </w:r>
      <w:r w:rsidR="00F06F4B" w:rsidRPr="00636514">
        <w:rPr>
          <w:rFonts w:hint="eastAsia"/>
        </w:rPr>
        <w:t>端，一个为</w:t>
      </w:r>
      <w:r w:rsidR="00F06F4B" w:rsidRPr="00636514">
        <w:rPr>
          <w:rFonts w:hint="eastAsia"/>
        </w:rPr>
        <w:t>Android</w:t>
      </w:r>
      <w:r w:rsidR="00797F4F">
        <w:rPr>
          <w:rFonts w:hint="eastAsia"/>
        </w:rPr>
        <w:t>终</w:t>
      </w:r>
      <w:r w:rsidR="00F06F4B" w:rsidRPr="00636514">
        <w:rPr>
          <w:rFonts w:hint="eastAsia"/>
        </w:rPr>
        <w:t>端。</w:t>
      </w:r>
    </w:p>
    <w:p w14:paraId="7F3E289A" w14:textId="64B2B0AB" w:rsidR="00F06F4B" w:rsidRPr="00636514" w:rsidRDefault="00393607" w:rsidP="00393607">
      <w:pPr>
        <w:ind w:firstLineChars="0" w:firstLine="420"/>
      </w:pPr>
      <w:r>
        <w:t>第</w:t>
      </w:r>
      <w:r>
        <w:rPr>
          <w:rFonts w:hint="eastAsia"/>
        </w:rPr>
        <w:t>4</w:t>
      </w:r>
      <w:r>
        <w:rPr>
          <w:rFonts w:hint="eastAsia"/>
        </w:rPr>
        <w:t>章：</w:t>
      </w:r>
      <w:r w:rsidR="00F06F4B">
        <w:rPr>
          <w:rFonts w:hint="eastAsia"/>
        </w:rPr>
        <w:t>云平台</w:t>
      </w:r>
      <w:r w:rsidR="00F06F4B" w:rsidRPr="00636514">
        <w:rPr>
          <w:rFonts w:hint="eastAsia"/>
        </w:rPr>
        <w:t>系统设计。主要介绍系统的</w:t>
      </w:r>
      <w:r w:rsidR="00F06F4B">
        <w:t>总体架构</w:t>
      </w:r>
      <w:r w:rsidR="00F06F4B" w:rsidRPr="00636514">
        <w:rPr>
          <w:rFonts w:hint="eastAsia"/>
        </w:rPr>
        <w:t>、</w:t>
      </w:r>
      <w:r w:rsidR="00F06F4B">
        <w:rPr>
          <w:rFonts w:hint="eastAsia"/>
        </w:rPr>
        <w:t>详细设计</w:t>
      </w:r>
      <w:r w:rsidR="00F06F4B" w:rsidRPr="00636514">
        <w:rPr>
          <w:rFonts w:hint="eastAsia"/>
        </w:rPr>
        <w:t>和数据库设计，并且设计出数据库</w:t>
      </w:r>
      <w:r w:rsidR="00F06F4B" w:rsidRPr="00636514">
        <w:rPr>
          <w:rFonts w:hint="eastAsia"/>
        </w:rPr>
        <w:t>E-R</w:t>
      </w:r>
      <w:r w:rsidR="00F06F4B" w:rsidRPr="00636514">
        <w:rPr>
          <w:rFonts w:hint="eastAsia"/>
        </w:rPr>
        <w:t>图。</w:t>
      </w:r>
    </w:p>
    <w:p w14:paraId="0EA88BF7" w14:textId="64444283" w:rsidR="00F06F4B" w:rsidRPr="00636514" w:rsidRDefault="00393607" w:rsidP="00393607">
      <w:pPr>
        <w:ind w:firstLineChars="0" w:firstLine="420"/>
      </w:pPr>
      <w:r>
        <w:t>第</w:t>
      </w:r>
      <w:r>
        <w:rPr>
          <w:rFonts w:hint="eastAsia"/>
        </w:rPr>
        <w:t>5</w:t>
      </w:r>
      <w:r>
        <w:rPr>
          <w:rFonts w:hint="eastAsia"/>
        </w:rPr>
        <w:t>章：</w:t>
      </w:r>
      <w:r w:rsidR="00F06F4B" w:rsidRPr="00636514">
        <w:rPr>
          <w:rFonts w:hint="eastAsia"/>
        </w:rPr>
        <w:t>云平台系统的</w:t>
      </w:r>
      <w:r w:rsidR="00F06F4B" w:rsidRPr="00636514">
        <w:t>实现</w:t>
      </w:r>
      <w:r w:rsidR="00F06F4B" w:rsidRPr="00636514">
        <w:rPr>
          <w:rFonts w:hint="eastAsia"/>
        </w:rPr>
        <w:t>。主要介绍了租户模块的分析和实现、系统权限的设计和实现、厂商模块和运营商模块的分析实现，并做出相应的时序图。</w:t>
      </w:r>
      <w:r w:rsidR="00F06F4B" w:rsidRPr="00636514">
        <w:rPr>
          <w:rFonts w:hint="eastAsia"/>
        </w:rPr>
        <w:t xml:space="preserve"> </w:t>
      </w:r>
    </w:p>
    <w:p w14:paraId="07A7C970" w14:textId="77777777" w:rsidR="00B75350" w:rsidRDefault="00393607" w:rsidP="00B75350">
      <w:pPr>
        <w:ind w:firstLineChars="0" w:firstLine="420"/>
      </w:pPr>
      <w:r>
        <w:lastRenderedPageBreak/>
        <w:t>第</w:t>
      </w:r>
      <w:r>
        <w:rPr>
          <w:rFonts w:hint="eastAsia"/>
        </w:rPr>
        <w:t>6</w:t>
      </w:r>
      <w:r>
        <w:rPr>
          <w:rFonts w:hint="eastAsia"/>
        </w:rPr>
        <w:t>章：</w:t>
      </w:r>
      <w:r w:rsidR="00F06F4B">
        <w:rPr>
          <w:rFonts w:hint="eastAsia"/>
        </w:rPr>
        <w:t>终端系统</w:t>
      </w:r>
      <w:r w:rsidR="00F06F4B" w:rsidRPr="00636514">
        <w:rPr>
          <w:rFonts w:hint="eastAsia"/>
        </w:rPr>
        <w:t>的</w:t>
      </w:r>
      <w:r w:rsidR="00F06F4B" w:rsidRPr="00636514">
        <w:t>实现</w:t>
      </w:r>
      <w:r w:rsidR="00F06F4B" w:rsidRPr="00636514">
        <w:rPr>
          <w:rFonts w:hint="eastAsia"/>
        </w:rPr>
        <w:t>。首先介绍了</w:t>
      </w:r>
      <w:r w:rsidR="001370D6" w:rsidRPr="00636514">
        <w:rPr>
          <w:rFonts w:hint="eastAsia"/>
        </w:rPr>
        <w:t>操作员</w:t>
      </w:r>
      <w:r w:rsidR="001370D6">
        <w:rPr>
          <w:rFonts w:hint="eastAsia"/>
        </w:rPr>
        <w:t>A</w:t>
      </w:r>
      <w:r w:rsidR="001370D6">
        <w:t>PP</w:t>
      </w:r>
      <w:r w:rsidR="00F06F4B" w:rsidRPr="00636514">
        <w:rPr>
          <w:rFonts w:hint="eastAsia"/>
        </w:rPr>
        <w:t>的各个模块功能和实现，做出对应的时序图。然后介绍了</w:t>
      </w:r>
      <w:r w:rsidR="00476ABB">
        <w:rPr>
          <w:rFonts w:hint="eastAsia"/>
        </w:rPr>
        <w:t>售货</w:t>
      </w:r>
      <w:r w:rsidR="00476ABB">
        <w:rPr>
          <w:rFonts w:hint="eastAsia"/>
        </w:rPr>
        <w:t>APP</w:t>
      </w:r>
      <w:r w:rsidR="00F06F4B" w:rsidRPr="00636514">
        <w:rPr>
          <w:rFonts w:hint="eastAsia"/>
        </w:rPr>
        <w:t>的设计与实现</w:t>
      </w:r>
      <w:r w:rsidR="00F06F4B">
        <w:rPr>
          <w:rFonts w:hint="eastAsia"/>
        </w:rPr>
        <w:t>，</w:t>
      </w:r>
      <w:r w:rsidR="00F06F4B" w:rsidRPr="00636514">
        <w:rPr>
          <w:rFonts w:hint="eastAsia"/>
        </w:rPr>
        <w:t>并做出相应的时序图和流程图。</w:t>
      </w:r>
    </w:p>
    <w:p w14:paraId="0672BC33" w14:textId="4AE76FC8" w:rsidR="00F06F4B" w:rsidRPr="00636514" w:rsidRDefault="00393607" w:rsidP="00B75350">
      <w:pPr>
        <w:ind w:firstLineChars="0" w:firstLine="420"/>
      </w:pPr>
      <w:r>
        <w:t>第</w:t>
      </w:r>
      <w:r>
        <w:rPr>
          <w:rFonts w:hint="eastAsia"/>
        </w:rPr>
        <w:t>7</w:t>
      </w:r>
      <w:r>
        <w:rPr>
          <w:rFonts w:hint="eastAsia"/>
        </w:rPr>
        <w:t>章：</w:t>
      </w:r>
      <w:r w:rsidR="00F06F4B" w:rsidRPr="00636514">
        <w:t>总结与展望</w:t>
      </w:r>
      <w:r w:rsidR="00F06F4B" w:rsidRPr="00636514">
        <w:rPr>
          <w:rFonts w:hint="eastAsia"/>
        </w:rPr>
        <w:t>。</w:t>
      </w:r>
      <w:r w:rsidR="00F06F4B">
        <w:t>总结</w:t>
      </w:r>
      <w:r w:rsidR="00F06F4B" w:rsidRPr="00636514">
        <w:t>系统的功能和方法</w:t>
      </w:r>
      <w:r w:rsidR="00F06F4B"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39" w:name="_Toc492673752"/>
      <w:bookmarkStart w:id="40" w:name="_Toc498547690"/>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39"/>
      <w:bookmarkEnd w:id="40"/>
    </w:p>
    <w:p w14:paraId="022B6BF7" w14:textId="77777777" w:rsidR="00F06F4B"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3FEBD49A" w14:textId="123E45FE" w:rsidR="00AE56E4" w:rsidRDefault="002A0C4C" w:rsidP="00701619">
      <w:pPr>
        <w:pStyle w:val="2"/>
      </w:pPr>
      <w:bookmarkStart w:id="41" w:name="_Toc498547691"/>
      <w:r>
        <w:t xml:space="preserve">2.1 </w:t>
      </w:r>
      <w:r w:rsidR="00340C54">
        <w:rPr>
          <w:rFonts w:hint="eastAsia"/>
          <w:lang w:eastAsia="zh-CN"/>
        </w:rPr>
        <w:t>云计算</w:t>
      </w:r>
      <w:r w:rsidR="00340C54">
        <w:t>和</w:t>
      </w:r>
      <w:r w:rsidR="00F06F4B" w:rsidRPr="002A0C4C">
        <w:rPr>
          <w:rFonts w:hint="eastAsia"/>
        </w:rPr>
        <w:t>SaaS</w:t>
      </w:r>
      <w:r w:rsidR="00F06F4B" w:rsidRPr="002A0C4C">
        <w:rPr>
          <w:rFonts w:hint="eastAsia"/>
        </w:rPr>
        <w:t>服务</w:t>
      </w:r>
      <w:r w:rsidR="00D71BF7">
        <w:rPr>
          <w:rFonts w:hint="eastAsia"/>
          <w:lang w:eastAsia="zh-CN"/>
        </w:rPr>
        <w:t>的</w:t>
      </w:r>
      <w:r w:rsidR="00B45D10" w:rsidRPr="002A0C4C">
        <w:rPr>
          <w:rFonts w:hint="eastAsia"/>
        </w:rPr>
        <w:t>相关概念</w:t>
      </w:r>
      <w:bookmarkEnd w:id="41"/>
    </w:p>
    <w:p w14:paraId="00C9DB9D" w14:textId="026C8D0D" w:rsidR="003B3EFC" w:rsidRDefault="003B3EFC" w:rsidP="003B3EFC">
      <w:pPr>
        <w:pStyle w:val="3"/>
        <w:rPr>
          <w:rFonts w:hint="eastAsia"/>
          <w:color w:val="auto"/>
          <w:lang w:eastAsia="zh-CN"/>
        </w:rPr>
      </w:pPr>
      <w:bookmarkStart w:id="42" w:name="_Toc498547692"/>
      <w:r w:rsidRPr="003B3EFC">
        <w:rPr>
          <w:rFonts w:hint="eastAsia"/>
          <w:color w:val="auto"/>
        </w:rPr>
        <w:t>2.1.1</w:t>
      </w:r>
      <w:r w:rsidR="00CA1F37">
        <w:rPr>
          <w:color w:val="auto"/>
        </w:rPr>
        <w:t xml:space="preserve"> </w:t>
      </w:r>
      <w:r w:rsidRPr="003B3EFC">
        <w:rPr>
          <w:color w:val="auto"/>
        </w:rPr>
        <w:t>云计算技术</w:t>
      </w:r>
      <w:r w:rsidR="000A5017">
        <w:rPr>
          <w:rFonts w:hint="eastAsia"/>
          <w:color w:val="auto"/>
          <w:lang w:eastAsia="zh-CN"/>
        </w:rPr>
        <w:t>和</w:t>
      </w:r>
      <w:r w:rsidR="000A5017">
        <w:rPr>
          <w:rFonts w:hint="eastAsia"/>
          <w:color w:val="auto"/>
          <w:lang w:eastAsia="zh-CN"/>
        </w:rPr>
        <w:t>SaaS</w:t>
      </w:r>
      <w:r w:rsidR="000A5017">
        <w:rPr>
          <w:rFonts w:hint="eastAsia"/>
          <w:color w:val="auto"/>
          <w:lang w:eastAsia="zh-CN"/>
        </w:rPr>
        <w:t>服务的相关概念</w:t>
      </w:r>
      <w:bookmarkEnd w:id="42"/>
    </w:p>
    <w:p w14:paraId="3986291C" w14:textId="2DE3FD87" w:rsidR="001039EB" w:rsidRDefault="001039EB" w:rsidP="00CC1689">
      <w:pPr>
        <w:ind w:firstLine="480"/>
        <w:rPr>
          <w:lang w:val="x-none" w:eastAsia="x-none"/>
        </w:rPr>
      </w:pPr>
      <w:r>
        <w:rPr>
          <w:rFonts w:hint="eastAsia"/>
          <w:lang w:val="x-none"/>
        </w:rPr>
        <w:t>（</w:t>
      </w:r>
      <w:r w:rsidR="003103C9">
        <w:rPr>
          <w:rFonts w:hint="eastAsia"/>
          <w:lang w:val="x-none"/>
        </w:rPr>
        <w:t>1</w:t>
      </w:r>
      <w:r w:rsidR="003103C9">
        <w:rPr>
          <w:rFonts w:hint="eastAsia"/>
          <w:lang w:val="x-none"/>
        </w:rPr>
        <w:t>）</w:t>
      </w:r>
      <w:r>
        <w:rPr>
          <w:rFonts w:hint="eastAsia"/>
          <w:lang w:val="x-none"/>
        </w:rPr>
        <w:t>云计算技术</w:t>
      </w:r>
      <w:r w:rsidR="006139CD">
        <w:rPr>
          <w:rFonts w:hint="eastAsia"/>
          <w:lang w:val="x-none"/>
        </w:rPr>
        <w:t>的基本概念</w:t>
      </w:r>
    </w:p>
    <w:p w14:paraId="3C3855E4" w14:textId="0A868811" w:rsidR="00CC1689" w:rsidRPr="00CC1689" w:rsidRDefault="00CC1689" w:rsidP="00CC1689">
      <w:pPr>
        <w:ind w:firstLine="480"/>
        <w:rPr>
          <w:rFonts w:hint="eastAsia"/>
          <w:lang w:val="x-none"/>
        </w:rPr>
      </w:pPr>
      <w:r>
        <w:rPr>
          <w:lang w:val="x-none" w:eastAsia="x-none"/>
        </w:rPr>
        <w:t>云计算技术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4"/>
      </w:r>
      <w:r w:rsidR="00565088">
        <w:rPr>
          <w:vertAlign w:val="superscript"/>
          <w:lang w:val="x-none"/>
        </w:rPr>
        <w:t>]</w:t>
      </w:r>
      <w:r w:rsidR="00E32DB5">
        <w:rPr>
          <w:rFonts w:hint="eastAsia"/>
          <w:lang w:val="x-none"/>
        </w:rPr>
        <w:t>。</w:t>
      </w:r>
      <w:r w:rsidR="00723D9B">
        <w:rPr>
          <w:rFonts w:hint="eastAsia"/>
          <w:lang w:val="x-none"/>
        </w:rPr>
        <w:t>目前较为主流的云计算技术有</w:t>
      </w:r>
      <w:r w:rsidR="00723D9B">
        <w:rPr>
          <w:rFonts w:hint="eastAsia"/>
          <w:lang w:val="x-none"/>
        </w:rPr>
        <w:t>SaaS</w:t>
      </w:r>
      <w:r w:rsidR="00723D9B">
        <w:rPr>
          <w:rFonts w:hint="eastAsia"/>
          <w:lang w:val="x-none"/>
        </w:rPr>
        <w:t>（</w:t>
      </w:r>
      <w:r w:rsidR="00723D9B" w:rsidRPr="00723D9B">
        <w:rPr>
          <w:color w:val="000000"/>
          <w:szCs w:val="24"/>
        </w:rPr>
        <w:t>Software-as-a-Service</w:t>
      </w:r>
      <w:r w:rsidR="00723D9B">
        <w:rPr>
          <w:rFonts w:hint="eastAsia"/>
          <w:lang w:val="x-none"/>
        </w:rPr>
        <w:t>）、</w:t>
      </w:r>
      <w:r w:rsidR="00723D9B">
        <w:rPr>
          <w:rFonts w:hint="eastAsia"/>
          <w:lang w:val="x-none"/>
        </w:rPr>
        <w:t>PaaS</w:t>
      </w:r>
      <w:r w:rsidR="00723D9B">
        <w:rPr>
          <w:rFonts w:hint="eastAsia"/>
          <w:lang w:val="x-none"/>
        </w:rPr>
        <w:t>（</w:t>
      </w:r>
      <w:r w:rsidR="00723D9B" w:rsidRPr="00723D9B">
        <w:rPr>
          <w:color w:val="000000"/>
          <w:szCs w:val="24"/>
        </w:rPr>
        <w:t>Platform-as-a-Service</w:t>
      </w:r>
      <w:r w:rsidR="00723D9B">
        <w:rPr>
          <w:rFonts w:hint="eastAsia"/>
          <w:lang w:val="x-none"/>
        </w:rPr>
        <w:t>）</w:t>
      </w:r>
      <w:r w:rsidR="00723D9B">
        <w:rPr>
          <w:lang w:val="x-none"/>
        </w:rPr>
        <w:t>和</w:t>
      </w:r>
      <w:r w:rsidR="00723D9B">
        <w:rPr>
          <w:rFonts w:hint="eastAsia"/>
          <w:lang w:val="x-none"/>
        </w:rPr>
        <w:t>IaaS</w:t>
      </w:r>
      <w:r w:rsidR="00723D9B">
        <w:rPr>
          <w:rFonts w:hint="eastAsia"/>
          <w:lang w:val="x-none"/>
        </w:rPr>
        <w:t>（</w:t>
      </w:r>
      <w:r w:rsidR="00723D9B" w:rsidRPr="00723D9B">
        <w:rPr>
          <w:color w:val="000000"/>
          <w:szCs w:val="24"/>
        </w:rPr>
        <w:t>Infrastructure-as-a-Service</w:t>
      </w:r>
      <w:r w:rsidR="00723D9B">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283F58">
        <w:rPr>
          <w:rFonts w:hint="eastAsia"/>
          <w:lang w:val="x-none"/>
        </w:rPr>
        <w:t>，</w:t>
      </w:r>
      <w:r w:rsidR="00982AA7">
        <w:rPr>
          <w:rFonts w:hint="eastAsia"/>
          <w:lang w:val="x-none"/>
        </w:rPr>
        <w:t>本文所使用的</w:t>
      </w:r>
      <w:r w:rsidR="00E34353">
        <w:rPr>
          <w:rFonts w:hint="eastAsia"/>
          <w:lang w:val="x-none"/>
        </w:rPr>
        <w:t>云</w:t>
      </w:r>
      <w:r w:rsidR="00982AA7">
        <w:rPr>
          <w:rFonts w:hint="eastAsia"/>
          <w:lang w:val="x-none"/>
        </w:rPr>
        <w:t>平台为</w:t>
      </w:r>
      <w:r w:rsidR="00982AA7">
        <w:rPr>
          <w:rFonts w:hint="eastAsia"/>
          <w:lang w:val="x-none"/>
        </w:rPr>
        <w:t>SaaS</w:t>
      </w:r>
      <w:r w:rsidR="00982AA7">
        <w:rPr>
          <w:rFonts w:hint="eastAsia"/>
          <w:lang w:val="x-none"/>
        </w:rPr>
        <w:t>平台</w:t>
      </w:r>
      <w:r w:rsidR="00533486">
        <w:rPr>
          <w:rFonts w:hint="eastAsia"/>
          <w:lang w:val="x-none"/>
        </w:rPr>
        <w:t>。</w:t>
      </w:r>
    </w:p>
    <w:p w14:paraId="28E36F71" w14:textId="723D960F" w:rsidR="00125F5C" w:rsidRPr="00125F5C" w:rsidRDefault="00125F5C" w:rsidP="00125F5C">
      <w:pPr>
        <w:ind w:firstLine="480"/>
        <w:rPr>
          <w:rFonts w:hint="eastAsia"/>
          <w:lang w:val="x-none"/>
        </w:rPr>
      </w:pPr>
      <w:r>
        <w:rPr>
          <w:rFonts w:hint="eastAsia"/>
          <w:lang w:val="x-none"/>
        </w:rPr>
        <w:t>（</w:t>
      </w:r>
      <w:r w:rsidR="006139CD">
        <w:rPr>
          <w:lang w:val="x-none"/>
        </w:rPr>
        <w:t>2</w:t>
      </w:r>
      <w:r>
        <w:rPr>
          <w:rFonts w:hint="eastAsia"/>
          <w:lang w:val="x-none"/>
        </w:rPr>
        <w:t>）多租户技术</w:t>
      </w:r>
      <w:r w:rsidR="008A1BF5">
        <w:rPr>
          <w:rFonts w:hint="eastAsia"/>
          <w:lang w:val="x-none"/>
        </w:rPr>
        <w:t>和数据隔离分析</w:t>
      </w:r>
    </w:p>
    <w:p w14:paraId="24906F6F" w14:textId="0D53C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软件服务提供了开发思路和技术支持。</w:t>
      </w:r>
      <w:r w:rsidR="0080530C">
        <w:rPr>
          <w:rFonts w:hint="eastAsia"/>
        </w:rPr>
        <w:t>多租户是</w:t>
      </w:r>
      <w:r w:rsidR="0080530C">
        <w:rPr>
          <w:rFonts w:hint="eastAsia"/>
        </w:rPr>
        <w:t>SaaS</w:t>
      </w:r>
      <w:r w:rsidR="0080530C">
        <w:rPr>
          <w:rFonts w:hint="eastAsia"/>
        </w:rPr>
        <w:t>服务和传统软件最本质的区别，核心是解决数据隔离问题。传统软件针对一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lastRenderedPageBreak/>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EB7395">
        <w:trPr>
          <w:jc w:val="center"/>
        </w:trPr>
        <w:tc>
          <w:tcPr>
            <w:tcW w:w="752" w:type="pct"/>
          </w:tcPr>
          <w:p w14:paraId="4612644B" w14:textId="48B93931" w:rsidR="009902ED" w:rsidRPr="00A55CB5" w:rsidRDefault="009902ED" w:rsidP="00B41757">
            <w:pPr>
              <w:ind w:firstLineChars="0" w:firstLine="0"/>
              <w:jc w:val="left"/>
              <w:rPr>
                <w:rFonts w:hint="eastAsia"/>
                <w:b/>
              </w:rPr>
            </w:pPr>
          </w:p>
        </w:tc>
        <w:tc>
          <w:tcPr>
            <w:tcW w:w="905" w:type="pct"/>
          </w:tcPr>
          <w:p w14:paraId="4A9E7281" w14:textId="04D3DEA0" w:rsidR="009902ED" w:rsidRPr="00A55CB5" w:rsidRDefault="001509EE" w:rsidP="00B41757">
            <w:pPr>
              <w:ind w:firstLineChars="0" w:firstLine="0"/>
              <w:jc w:val="left"/>
              <w:rPr>
                <w:rFonts w:hint="eastAsia"/>
                <w:b/>
              </w:rPr>
            </w:pPr>
            <w:r w:rsidRPr="00A55CB5">
              <w:rPr>
                <w:rFonts w:hint="eastAsia"/>
                <w:b/>
              </w:rPr>
              <w:t>独立数据库</w:t>
            </w:r>
          </w:p>
        </w:tc>
        <w:tc>
          <w:tcPr>
            <w:tcW w:w="1672" w:type="pct"/>
          </w:tcPr>
          <w:p w14:paraId="3B9B8FDD" w14:textId="57A4B12D" w:rsidR="009902ED" w:rsidRPr="00A55CB5" w:rsidRDefault="001509EE" w:rsidP="000033D9">
            <w:pPr>
              <w:ind w:firstLineChars="0" w:firstLine="0"/>
              <w:jc w:val="left"/>
              <w:rPr>
                <w:rFonts w:hint="eastAsia"/>
                <w:b/>
              </w:rPr>
            </w:pPr>
            <w:r w:rsidRPr="00A55CB5">
              <w:rPr>
                <w:b/>
              </w:rPr>
              <w:t>共享数据库</w:t>
            </w:r>
            <w:r w:rsidRPr="00A55CB5">
              <w:rPr>
                <w:rFonts w:hint="eastAsia"/>
                <w:b/>
              </w:rPr>
              <w:t>，</w:t>
            </w:r>
            <w:r w:rsidR="000033D9" w:rsidRPr="00A55CB5">
              <w:rPr>
                <w:rFonts w:hint="eastAsia"/>
                <w:b/>
              </w:rPr>
              <w:t>单独模式</w:t>
            </w:r>
          </w:p>
        </w:tc>
        <w:tc>
          <w:tcPr>
            <w:tcW w:w="1671" w:type="pct"/>
          </w:tcPr>
          <w:p w14:paraId="59EAD252" w14:textId="569411E8" w:rsidR="009902ED" w:rsidRPr="00A55CB5" w:rsidRDefault="001509EE" w:rsidP="000033D9">
            <w:pPr>
              <w:ind w:firstLineChars="0" w:firstLine="0"/>
              <w:jc w:val="left"/>
              <w:rPr>
                <w:rFonts w:hint="eastAsia"/>
                <w:b/>
              </w:rPr>
            </w:pPr>
            <w:r w:rsidRPr="00A55CB5">
              <w:rPr>
                <w:b/>
              </w:rPr>
              <w:t>共享数据库</w:t>
            </w:r>
            <w:r w:rsidRPr="00A55CB5">
              <w:rPr>
                <w:rFonts w:hint="eastAsia"/>
                <w:b/>
              </w:rPr>
              <w:t>，</w:t>
            </w:r>
            <w:r w:rsidRPr="00A55CB5">
              <w:rPr>
                <w:b/>
              </w:rPr>
              <w:t>共享</w:t>
            </w:r>
            <w:r w:rsidR="000033D9" w:rsidRPr="00A55CB5">
              <w:rPr>
                <w:b/>
              </w:rPr>
              <w:t>模式</w:t>
            </w:r>
          </w:p>
        </w:tc>
      </w:tr>
      <w:tr w:rsidR="001509EE" w14:paraId="56998B52" w14:textId="77777777" w:rsidTr="00EB7395">
        <w:trPr>
          <w:jc w:val="center"/>
        </w:trPr>
        <w:tc>
          <w:tcPr>
            <w:tcW w:w="752" w:type="pct"/>
          </w:tcPr>
          <w:p w14:paraId="56B2DF30" w14:textId="668395E7" w:rsidR="009902ED" w:rsidRDefault="001509EE" w:rsidP="00B41757">
            <w:pPr>
              <w:ind w:firstLineChars="0" w:firstLine="0"/>
              <w:jc w:val="left"/>
              <w:rPr>
                <w:rFonts w:hint="eastAsia"/>
              </w:rPr>
            </w:pPr>
            <w:r>
              <w:rPr>
                <w:rFonts w:hint="eastAsia"/>
              </w:rPr>
              <w:t>隔离级别</w:t>
            </w:r>
          </w:p>
        </w:tc>
        <w:tc>
          <w:tcPr>
            <w:tcW w:w="905" w:type="pct"/>
          </w:tcPr>
          <w:p w14:paraId="2729201C" w14:textId="4D114E99" w:rsidR="009902ED" w:rsidRDefault="001509EE" w:rsidP="00B41757">
            <w:pPr>
              <w:ind w:firstLineChars="0" w:firstLine="0"/>
              <w:jc w:val="left"/>
              <w:rPr>
                <w:rFonts w:hint="eastAsia"/>
              </w:rPr>
            </w:pPr>
            <w:r>
              <w:rPr>
                <w:rFonts w:hint="eastAsia"/>
              </w:rPr>
              <w:t>高</w:t>
            </w:r>
          </w:p>
        </w:tc>
        <w:tc>
          <w:tcPr>
            <w:tcW w:w="1672" w:type="pct"/>
          </w:tcPr>
          <w:p w14:paraId="6FC1ACAF" w14:textId="2A2D3724" w:rsidR="009902ED" w:rsidRDefault="001509EE" w:rsidP="00B41757">
            <w:pPr>
              <w:ind w:firstLineChars="0" w:firstLine="0"/>
              <w:jc w:val="left"/>
              <w:rPr>
                <w:rFonts w:hint="eastAsia"/>
              </w:rPr>
            </w:pPr>
            <w:r>
              <w:rPr>
                <w:rFonts w:hint="eastAsia"/>
              </w:rPr>
              <w:t>中</w:t>
            </w:r>
          </w:p>
        </w:tc>
        <w:tc>
          <w:tcPr>
            <w:tcW w:w="1671" w:type="pct"/>
          </w:tcPr>
          <w:p w14:paraId="740A9F98" w14:textId="4B5C2F0A" w:rsidR="009902ED" w:rsidRDefault="001509EE" w:rsidP="00B41757">
            <w:pPr>
              <w:ind w:firstLineChars="0" w:firstLine="0"/>
              <w:jc w:val="left"/>
              <w:rPr>
                <w:rFonts w:hint="eastAsia"/>
              </w:rPr>
            </w:pPr>
            <w:r>
              <w:rPr>
                <w:rFonts w:hint="eastAsia"/>
              </w:rPr>
              <w:t>低</w:t>
            </w:r>
          </w:p>
        </w:tc>
      </w:tr>
      <w:tr w:rsidR="001509EE" w14:paraId="37FC653C" w14:textId="77777777" w:rsidTr="00EB7395">
        <w:trPr>
          <w:jc w:val="center"/>
        </w:trPr>
        <w:tc>
          <w:tcPr>
            <w:tcW w:w="752" w:type="pct"/>
          </w:tcPr>
          <w:p w14:paraId="5B82A16E" w14:textId="744E2ADC" w:rsidR="009902ED" w:rsidRDefault="001509EE" w:rsidP="00B41757">
            <w:pPr>
              <w:ind w:firstLineChars="0" w:firstLine="0"/>
              <w:jc w:val="left"/>
              <w:rPr>
                <w:rFonts w:hint="eastAsia"/>
              </w:rPr>
            </w:pPr>
            <w:r>
              <w:rPr>
                <w:rFonts w:hint="eastAsia"/>
              </w:rPr>
              <w:t>共享级别</w:t>
            </w:r>
          </w:p>
        </w:tc>
        <w:tc>
          <w:tcPr>
            <w:tcW w:w="905" w:type="pct"/>
          </w:tcPr>
          <w:p w14:paraId="3D77CE3B" w14:textId="63FFB19E" w:rsidR="009902ED" w:rsidRDefault="001509EE" w:rsidP="00B41757">
            <w:pPr>
              <w:ind w:firstLineChars="0" w:firstLine="0"/>
              <w:jc w:val="left"/>
              <w:rPr>
                <w:rFonts w:hint="eastAsia"/>
              </w:rPr>
            </w:pPr>
            <w:r>
              <w:rPr>
                <w:rFonts w:hint="eastAsia"/>
              </w:rPr>
              <w:t>低</w:t>
            </w:r>
          </w:p>
        </w:tc>
        <w:tc>
          <w:tcPr>
            <w:tcW w:w="1672" w:type="pct"/>
          </w:tcPr>
          <w:p w14:paraId="382F7C09" w14:textId="3686BEC9" w:rsidR="009902ED" w:rsidRDefault="001509EE" w:rsidP="00B41757">
            <w:pPr>
              <w:ind w:firstLineChars="0" w:firstLine="0"/>
              <w:jc w:val="left"/>
              <w:rPr>
                <w:rFonts w:hint="eastAsia"/>
              </w:rPr>
            </w:pPr>
            <w:r>
              <w:rPr>
                <w:rFonts w:hint="eastAsia"/>
              </w:rPr>
              <w:t>中</w:t>
            </w:r>
          </w:p>
        </w:tc>
        <w:tc>
          <w:tcPr>
            <w:tcW w:w="1671" w:type="pct"/>
          </w:tcPr>
          <w:p w14:paraId="10B62D81" w14:textId="330E6901" w:rsidR="009902ED" w:rsidRDefault="001509EE" w:rsidP="00B41757">
            <w:pPr>
              <w:ind w:firstLineChars="0" w:firstLine="0"/>
              <w:jc w:val="left"/>
              <w:rPr>
                <w:rFonts w:hint="eastAsia"/>
              </w:rPr>
            </w:pPr>
            <w:r>
              <w:rPr>
                <w:rFonts w:hint="eastAsia"/>
              </w:rPr>
              <w:t>高</w:t>
            </w:r>
          </w:p>
        </w:tc>
      </w:tr>
      <w:tr w:rsidR="00362817" w14:paraId="6D07F5E0" w14:textId="77777777" w:rsidTr="00EB7395">
        <w:trPr>
          <w:jc w:val="center"/>
        </w:trPr>
        <w:tc>
          <w:tcPr>
            <w:tcW w:w="752" w:type="pct"/>
          </w:tcPr>
          <w:p w14:paraId="3E073A4C" w14:textId="65708C95" w:rsidR="00362817" w:rsidRDefault="00362817" w:rsidP="00B41757">
            <w:pPr>
              <w:ind w:firstLineChars="0" w:firstLine="0"/>
              <w:jc w:val="left"/>
              <w:rPr>
                <w:rFonts w:hint="eastAsia"/>
              </w:rPr>
            </w:pPr>
            <w:r>
              <w:rPr>
                <w:rFonts w:hint="eastAsia"/>
              </w:rPr>
              <w:t>安全性</w:t>
            </w:r>
          </w:p>
        </w:tc>
        <w:tc>
          <w:tcPr>
            <w:tcW w:w="905" w:type="pct"/>
          </w:tcPr>
          <w:p w14:paraId="3654457C" w14:textId="29CE13DC" w:rsidR="00362817" w:rsidRDefault="00362817" w:rsidP="00B41757">
            <w:pPr>
              <w:ind w:firstLineChars="0" w:firstLine="0"/>
              <w:jc w:val="left"/>
              <w:rPr>
                <w:rFonts w:hint="eastAsia"/>
              </w:rPr>
            </w:pPr>
            <w:r>
              <w:rPr>
                <w:rFonts w:hint="eastAsia"/>
              </w:rPr>
              <w:t>高</w:t>
            </w:r>
          </w:p>
        </w:tc>
        <w:tc>
          <w:tcPr>
            <w:tcW w:w="1672" w:type="pct"/>
          </w:tcPr>
          <w:p w14:paraId="59FA71A6" w14:textId="61DCAFB1" w:rsidR="00362817" w:rsidRDefault="00362817" w:rsidP="00B41757">
            <w:pPr>
              <w:ind w:firstLineChars="0" w:firstLine="0"/>
              <w:jc w:val="left"/>
              <w:rPr>
                <w:rFonts w:hint="eastAsia"/>
              </w:rPr>
            </w:pPr>
            <w:r>
              <w:rPr>
                <w:rFonts w:hint="eastAsia"/>
              </w:rPr>
              <w:t>中</w:t>
            </w:r>
          </w:p>
        </w:tc>
        <w:tc>
          <w:tcPr>
            <w:tcW w:w="1671" w:type="pct"/>
          </w:tcPr>
          <w:p w14:paraId="77E6D1B5" w14:textId="6A4D1228" w:rsidR="00362817" w:rsidRDefault="00362817" w:rsidP="00B41757">
            <w:pPr>
              <w:ind w:firstLineChars="0" w:firstLine="0"/>
              <w:jc w:val="left"/>
              <w:rPr>
                <w:rFonts w:hint="eastAsia"/>
              </w:rPr>
            </w:pPr>
            <w:r>
              <w:rPr>
                <w:rFonts w:hint="eastAsia"/>
              </w:rPr>
              <w:t>低</w:t>
            </w:r>
          </w:p>
        </w:tc>
      </w:tr>
      <w:tr w:rsidR="001509EE" w14:paraId="33DD1CD2" w14:textId="77777777" w:rsidTr="00EB7395">
        <w:trPr>
          <w:jc w:val="center"/>
        </w:trPr>
        <w:tc>
          <w:tcPr>
            <w:tcW w:w="752" w:type="pct"/>
          </w:tcPr>
          <w:p w14:paraId="06BBBC66" w14:textId="60F07D47" w:rsidR="001509EE" w:rsidRDefault="001509EE" w:rsidP="00B41757">
            <w:pPr>
              <w:ind w:firstLineChars="0" w:firstLine="0"/>
              <w:jc w:val="left"/>
              <w:rPr>
                <w:rFonts w:hint="eastAsia"/>
              </w:rPr>
            </w:pPr>
            <w:r>
              <w:rPr>
                <w:rFonts w:hint="eastAsia"/>
              </w:rPr>
              <w:t>成本</w:t>
            </w:r>
          </w:p>
        </w:tc>
        <w:tc>
          <w:tcPr>
            <w:tcW w:w="905" w:type="pct"/>
          </w:tcPr>
          <w:p w14:paraId="6B374B00" w14:textId="589C1088" w:rsidR="001509EE" w:rsidRDefault="001509EE" w:rsidP="00B41757">
            <w:pPr>
              <w:ind w:firstLineChars="0" w:firstLine="0"/>
              <w:jc w:val="left"/>
              <w:rPr>
                <w:rFonts w:hint="eastAsia"/>
              </w:rPr>
            </w:pPr>
            <w:r>
              <w:rPr>
                <w:rFonts w:hint="eastAsia"/>
              </w:rPr>
              <w:t>高</w:t>
            </w:r>
          </w:p>
        </w:tc>
        <w:tc>
          <w:tcPr>
            <w:tcW w:w="1672" w:type="pct"/>
          </w:tcPr>
          <w:p w14:paraId="434536CF" w14:textId="596BA3A1" w:rsidR="001509EE" w:rsidRDefault="001509EE" w:rsidP="00B41757">
            <w:pPr>
              <w:ind w:firstLineChars="0" w:firstLine="0"/>
              <w:jc w:val="left"/>
              <w:rPr>
                <w:rFonts w:hint="eastAsia"/>
              </w:rPr>
            </w:pPr>
            <w:r>
              <w:rPr>
                <w:rFonts w:hint="eastAsia"/>
              </w:rPr>
              <w:t>中</w:t>
            </w:r>
          </w:p>
        </w:tc>
        <w:tc>
          <w:tcPr>
            <w:tcW w:w="1671" w:type="pct"/>
          </w:tcPr>
          <w:p w14:paraId="51548E1F" w14:textId="0EA6445B" w:rsidR="001509EE" w:rsidRDefault="001509EE" w:rsidP="00B41757">
            <w:pPr>
              <w:ind w:firstLineChars="0" w:firstLine="0"/>
              <w:jc w:val="left"/>
              <w:rPr>
                <w:rFonts w:hint="eastAsia"/>
              </w:rPr>
            </w:pPr>
            <w:r>
              <w:rPr>
                <w:rFonts w:hint="eastAsia"/>
              </w:rPr>
              <w:t>低</w:t>
            </w:r>
          </w:p>
        </w:tc>
      </w:tr>
      <w:tr w:rsidR="00681550" w14:paraId="31930265" w14:textId="77777777" w:rsidTr="00EB7395">
        <w:trPr>
          <w:jc w:val="center"/>
        </w:trPr>
        <w:tc>
          <w:tcPr>
            <w:tcW w:w="752" w:type="pct"/>
          </w:tcPr>
          <w:p w14:paraId="3E3A8249" w14:textId="6FCFA080" w:rsidR="00681550" w:rsidRDefault="00681550" w:rsidP="00B41757">
            <w:pPr>
              <w:ind w:firstLineChars="0" w:firstLine="0"/>
              <w:jc w:val="left"/>
              <w:rPr>
                <w:rFonts w:hint="eastAsia"/>
              </w:rPr>
            </w:pPr>
            <w:r>
              <w:rPr>
                <w:rFonts w:hint="eastAsia"/>
              </w:rPr>
              <w:t>可配置性</w:t>
            </w:r>
          </w:p>
        </w:tc>
        <w:tc>
          <w:tcPr>
            <w:tcW w:w="905" w:type="pct"/>
          </w:tcPr>
          <w:p w14:paraId="65A4FED0" w14:textId="2BCDF301" w:rsidR="00681550" w:rsidRDefault="00DF3E1F" w:rsidP="00B41757">
            <w:pPr>
              <w:ind w:firstLineChars="0" w:firstLine="0"/>
              <w:jc w:val="left"/>
              <w:rPr>
                <w:rFonts w:hint="eastAsia"/>
              </w:rPr>
            </w:pPr>
            <w:r>
              <w:rPr>
                <w:rFonts w:hint="eastAsia"/>
              </w:rPr>
              <w:t>高</w:t>
            </w:r>
          </w:p>
        </w:tc>
        <w:tc>
          <w:tcPr>
            <w:tcW w:w="1672" w:type="pct"/>
          </w:tcPr>
          <w:p w14:paraId="05D058AB" w14:textId="2C47A9CD" w:rsidR="00681550" w:rsidRDefault="00681550" w:rsidP="00B41757">
            <w:pPr>
              <w:ind w:firstLineChars="0" w:firstLine="0"/>
              <w:jc w:val="left"/>
              <w:rPr>
                <w:rFonts w:hint="eastAsia"/>
              </w:rPr>
            </w:pPr>
            <w:r>
              <w:rPr>
                <w:rFonts w:hint="eastAsia"/>
              </w:rPr>
              <w:t>中</w:t>
            </w:r>
          </w:p>
        </w:tc>
        <w:tc>
          <w:tcPr>
            <w:tcW w:w="1671" w:type="pct"/>
          </w:tcPr>
          <w:p w14:paraId="24E64933" w14:textId="5449F0A4" w:rsidR="00681550" w:rsidRDefault="00681550" w:rsidP="00B41757">
            <w:pPr>
              <w:ind w:firstLineChars="0" w:firstLine="0"/>
              <w:jc w:val="left"/>
              <w:rPr>
                <w:rFonts w:hint="eastAsia"/>
              </w:rPr>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3B393F95" w:rsidR="00F06F4B" w:rsidRPr="00636514" w:rsidRDefault="00F06F4B" w:rsidP="000C7694">
      <w:pPr>
        <w:ind w:firstLine="480"/>
      </w:pPr>
      <w:r w:rsidRPr="00636514">
        <w:t>共享数据库</w:t>
      </w:r>
      <w:r w:rsidR="00A17824">
        <w:rPr>
          <w:rFonts w:hint="eastAsia"/>
        </w:rPr>
        <w:t>、</w:t>
      </w:r>
      <w:r w:rsidR="00922129">
        <w:rPr>
          <w:rFonts w:hint="eastAsia"/>
        </w:rPr>
        <w:t>单独模式</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4E40BFE1" w:rsidR="00F06F4B" w:rsidRDefault="00F06F4B" w:rsidP="00F32C18">
      <w:pPr>
        <w:ind w:firstLine="480"/>
      </w:pPr>
      <w:r>
        <w:rPr>
          <w:rFonts w:hint="eastAsia"/>
        </w:rPr>
        <w:t>共享数据库，共享模式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039FCC6A" w14:textId="430A94B1" w:rsidR="00292DF6" w:rsidRDefault="00292DF6" w:rsidP="00F32C18">
      <w:pPr>
        <w:ind w:firstLine="480"/>
        <w:rPr>
          <w:rFonts w:hint="eastAsia"/>
        </w:rPr>
      </w:pPr>
      <w:r>
        <w:rPr>
          <w:rFonts w:hint="eastAsia"/>
        </w:rPr>
        <w:t>（</w:t>
      </w:r>
      <w:r w:rsidR="00E338AF">
        <w:t>3</w:t>
      </w:r>
      <w:r>
        <w:rPr>
          <w:rFonts w:hint="eastAsia"/>
        </w:rPr>
        <w:t>）</w:t>
      </w:r>
      <w:r>
        <w:rPr>
          <w:rFonts w:hint="eastAsia"/>
        </w:rPr>
        <w:t>SaaS</w:t>
      </w:r>
      <w:r>
        <w:rPr>
          <w:rFonts w:hint="eastAsia"/>
        </w:rPr>
        <w:t>服务的基本概念</w:t>
      </w:r>
    </w:p>
    <w:p w14:paraId="3A3F28E7" w14:textId="008BE54A"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，将传统一次性买断模式转换为集中软件租用模式，从而将软件商业模式从产品供需转服务供需模式。</w:t>
      </w:r>
    </w:p>
    <w:p w14:paraId="38EDEA4D" w14:textId="77089D15"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w:t>
      </w:r>
      <w:r w:rsidRPr="00636514">
        <w:rPr>
          <w:rFonts w:hint="eastAsia"/>
        </w:rPr>
        <w:lastRenderedPageBreak/>
        <w:t>术部门不完善的中小型企业，是其实现信息化的捷径。</w:t>
      </w:r>
    </w:p>
    <w:p w14:paraId="66B7B205" w14:textId="2A1DD5E8" w:rsidR="00693FB5" w:rsidRPr="00AD0376" w:rsidRDefault="00693FB5" w:rsidP="00693FB5">
      <w:pPr>
        <w:pStyle w:val="3"/>
        <w:rPr>
          <w:color w:val="auto"/>
        </w:rPr>
      </w:pPr>
      <w:bookmarkStart w:id="43" w:name="_Toc492673755"/>
      <w:bookmarkStart w:id="44" w:name="_Toc498547693"/>
      <w:r>
        <w:rPr>
          <w:color w:val="auto"/>
        </w:rPr>
        <w:t>2.1.</w:t>
      </w:r>
      <w:r w:rsidR="002C5061">
        <w:rPr>
          <w:color w:val="auto"/>
        </w:rPr>
        <w:t>2</w:t>
      </w:r>
      <w:r>
        <w:rPr>
          <w:color w:val="auto"/>
        </w:rPr>
        <w:t xml:space="preserve"> </w:t>
      </w:r>
      <w:r w:rsidRPr="00AD0376">
        <w:rPr>
          <w:color w:val="auto"/>
        </w:rPr>
        <w:t>SaaS</w:t>
      </w:r>
      <w:bookmarkEnd w:id="43"/>
      <w:r>
        <w:rPr>
          <w:color w:val="auto"/>
        </w:rPr>
        <w:t>服务</w:t>
      </w:r>
      <w:r>
        <w:rPr>
          <w:rFonts w:hint="eastAsia"/>
          <w:color w:val="auto"/>
          <w:lang w:eastAsia="zh-CN"/>
        </w:rPr>
        <w:t>的</w:t>
      </w:r>
      <w:r>
        <w:rPr>
          <w:color w:val="auto"/>
        </w:rPr>
        <w:t>成熟度</w:t>
      </w:r>
      <w:r>
        <w:rPr>
          <w:rFonts w:hint="eastAsia"/>
          <w:color w:val="auto"/>
          <w:lang w:eastAsia="zh-CN"/>
        </w:rPr>
        <w:t>模型及优势分析</w:t>
      </w:r>
      <w:bookmarkEnd w:id="44"/>
    </w:p>
    <w:p w14:paraId="63ECDC0A" w14:textId="2FA0D12F" w:rsidR="002C1ECA" w:rsidRDefault="002C1ECA" w:rsidP="002C1ECA">
      <w:pPr>
        <w:ind w:firstLine="480"/>
        <w:rPr>
          <w:rFonts w:hint="eastAsia"/>
        </w:rPr>
      </w:pPr>
      <w:r>
        <w:rPr>
          <w:rFonts w:hint="eastAsia"/>
        </w:rPr>
        <w:t>（</w:t>
      </w:r>
      <w:r>
        <w:rPr>
          <w:rFonts w:hint="eastAsia"/>
        </w:rPr>
        <w:t>1</w:t>
      </w:r>
      <w:r>
        <w:rPr>
          <w:rFonts w:hint="eastAsia"/>
        </w:rPr>
        <w:t>）</w:t>
      </w:r>
      <w:r>
        <w:rPr>
          <w:rFonts w:hint="eastAsia"/>
        </w:rPr>
        <w:t>SaaS</w:t>
      </w:r>
      <w:r>
        <w:t>服务的成熟度模型</w:t>
      </w:r>
    </w:p>
    <w:p w14:paraId="277BB6F3" w14:textId="77777777" w:rsidR="00AA55D7" w:rsidRDefault="00AA55D7" w:rsidP="00AA55D7">
      <w:pPr>
        <w:ind w:firstLine="480"/>
      </w:pPr>
      <w:r w:rsidRPr="002147D2">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41E5A">
      <w:pPr>
        <w:pStyle w:val="afe"/>
        <w:numPr>
          <w:ilvl w:val="0"/>
          <w:numId w:val="39"/>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41E5A">
      <w:pPr>
        <w:pStyle w:val="afe"/>
        <w:numPr>
          <w:ilvl w:val="0"/>
          <w:numId w:val="39"/>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。所有客户使用一套软件，当代码库进行修改时，将作用于每一个客户。</w:t>
      </w:r>
    </w:p>
    <w:p w14:paraId="70663C69" w14:textId="5106CF9F" w:rsidR="00B312C3" w:rsidRDefault="00B312C3" w:rsidP="00E41E5A">
      <w:pPr>
        <w:pStyle w:val="afe"/>
        <w:numPr>
          <w:ilvl w:val="0"/>
          <w:numId w:val="39"/>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w:t>
      </w:r>
      <w:r w:rsidR="000A5BB2">
        <w:rPr>
          <w:rFonts w:hint="eastAsia"/>
        </w:rPr>
        <w:lastRenderedPageBreak/>
        <w:t>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4D6EEF79" w:rsidR="00ED6564" w:rsidRDefault="00ED6564" w:rsidP="00E41E5A">
      <w:pPr>
        <w:pStyle w:val="afe"/>
        <w:numPr>
          <w:ilvl w:val="0"/>
          <w:numId w:val="39"/>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1836D31B"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23A38C9D" w:rsidR="002C1ECA" w:rsidRPr="00062A03" w:rsidRDefault="002C1ECA" w:rsidP="00062A03">
      <w:pPr>
        <w:ind w:firstLine="480"/>
        <w:rPr>
          <w:rFonts w:hint="eastAsia"/>
        </w:rPr>
      </w:pPr>
      <w:r>
        <w:rPr>
          <w:rFonts w:hint="eastAsia"/>
        </w:rPr>
        <w:t>（</w:t>
      </w:r>
      <w:r>
        <w:rPr>
          <w:rFonts w:hint="eastAsia"/>
        </w:rPr>
        <w:t>2</w:t>
      </w:r>
      <w:r>
        <w:rPr>
          <w:rFonts w:hint="eastAsia"/>
        </w:rPr>
        <w:t>）</w:t>
      </w:r>
      <w:r>
        <w:rPr>
          <w:rFonts w:hint="eastAsia"/>
        </w:rPr>
        <w:t>SaaS</w:t>
      </w:r>
      <w:r>
        <w:rPr>
          <w:rFonts w:hint="eastAsia"/>
        </w:rPr>
        <w:t>服务的优势分析</w:t>
      </w:r>
    </w:p>
    <w:p w14:paraId="023FF6CA" w14:textId="54562E0A" w:rsidR="00F06F4B" w:rsidRDefault="002E4E1F" w:rsidP="00F907EF">
      <w:pPr>
        <w:ind w:firstLine="480"/>
      </w:pPr>
      <w:r>
        <w:rPr>
          <w:rFonts w:hint="eastAsia"/>
          <w:noProof/>
        </w:rPr>
        <w:drawing>
          <wp:anchor distT="0" distB="0" distL="114300" distR="114300" simplePos="0" relativeHeight="251847680" behindDoc="0" locked="0" layoutInCell="1" allowOverlap="1" wp14:anchorId="3D9516AD" wp14:editId="10F02759">
            <wp:simplePos x="0" y="0"/>
            <wp:positionH relativeFrom="column">
              <wp:posOffset>20955</wp:posOffset>
            </wp:positionH>
            <wp:positionV relativeFrom="paragraph">
              <wp:posOffset>1915795</wp:posOffset>
            </wp:positionV>
            <wp:extent cx="5271770" cy="2604770"/>
            <wp:effectExtent l="0" t="0" r="0" b="508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71770" cy="2604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sidR="00F06F4B">
        <w:rPr>
          <w:rFonts w:hint="eastAsia"/>
        </w:rPr>
        <w:t>SaaS</w:t>
      </w:r>
      <w:r w:rsidR="00EF4A84">
        <w:rPr>
          <w:rFonts w:hint="eastAsia"/>
        </w:rPr>
        <w:t>提供商将软件服务部署到提供商的硬件设备上，租户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使用低价高质量的服务吸引客户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6F0F30"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lastRenderedPageBreak/>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9E265B">
      <w:pPr>
        <w:pStyle w:val="afe"/>
        <w:numPr>
          <w:ilvl w:val="0"/>
          <w:numId w:val="43"/>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9E265B">
      <w:pPr>
        <w:pStyle w:val="afe"/>
        <w:numPr>
          <w:ilvl w:val="0"/>
          <w:numId w:val="43"/>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9E265B">
      <w:pPr>
        <w:pStyle w:val="afe"/>
        <w:numPr>
          <w:ilvl w:val="0"/>
          <w:numId w:val="43"/>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9E265B">
      <w:pPr>
        <w:pStyle w:val="afe"/>
        <w:numPr>
          <w:ilvl w:val="0"/>
          <w:numId w:val="43"/>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9E265B">
      <w:pPr>
        <w:pStyle w:val="afe"/>
        <w:numPr>
          <w:ilvl w:val="0"/>
          <w:numId w:val="43"/>
        </w:numPr>
        <w:ind w:firstLineChars="0"/>
        <w:rPr>
          <w:rFonts w:hint="eastAsia"/>
        </w:rPr>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9E265B">
      <w:pPr>
        <w:pStyle w:val="afe"/>
        <w:numPr>
          <w:ilvl w:val="0"/>
          <w:numId w:val="43"/>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45" w:name="_Toc492673756"/>
      <w:bookmarkStart w:id="46" w:name="_Toc498547694"/>
      <w:r w:rsidRPr="005270D9">
        <w:rPr>
          <w:rFonts w:hint="eastAsia"/>
        </w:rPr>
        <w:t>2.2</w:t>
      </w:r>
      <w:r w:rsidRPr="00636514">
        <w:t xml:space="preserve"> </w:t>
      </w:r>
      <w:bookmarkEnd w:id="45"/>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46"/>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7955DE4A" w:rsidR="00F06F4B" w:rsidRPr="00A70DE5" w:rsidRDefault="00834ACA" w:rsidP="00834ACA">
      <w:pPr>
        <w:ind w:firstLine="480"/>
      </w:pPr>
      <w:bookmarkStart w:id="47" w:name="_Toc492673757"/>
      <w:r>
        <w:rPr>
          <w:rFonts w:hint="eastAsia"/>
        </w:rPr>
        <w:t>（</w:t>
      </w:r>
      <w:r>
        <w:rPr>
          <w:rFonts w:hint="eastAsia"/>
        </w:rPr>
        <w:t>1</w:t>
      </w:r>
      <w:r>
        <w:rPr>
          <w:rFonts w:hint="eastAsia"/>
        </w:rPr>
        <w:t>）</w:t>
      </w:r>
      <w:r w:rsidR="00F06F4B" w:rsidRPr="00A70DE5">
        <w:t>Spring</w:t>
      </w:r>
      <w:r w:rsidR="00F06F4B" w:rsidRPr="00A70DE5">
        <w:t>框架和</w:t>
      </w:r>
      <w:r w:rsidR="00F06F4B" w:rsidRPr="00A70DE5">
        <w:rPr>
          <w:rFonts w:hint="eastAsia"/>
        </w:rPr>
        <w:t>SpringMVC</w:t>
      </w:r>
      <w:bookmarkEnd w:id="47"/>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lastRenderedPageBreak/>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25"/>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w:t>
      </w:r>
      <w:r w:rsidRPr="00636514">
        <w:rPr>
          <w:rFonts w:hint="eastAsia"/>
        </w:rPr>
        <w:lastRenderedPageBreak/>
        <w:t>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6"/>
      </w:r>
      <w:r w:rsidR="004E11C9">
        <w:rPr>
          <w:rStyle w:val="af9"/>
        </w:rPr>
        <w:t>]</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7"/>
      </w:r>
      <w:r w:rsidR="004E11C9">
        <w:rPr>
          <w:rStyle w:val="af9"/>
        </w:rPr>
        <w:t>]</w:t>
      </w:r>
    </w:p>
    <w:p w14:paraId="5B47C217" w14:textId="2C94ABF0" w:rsidR="000C65C4" w:rsidRPr="00210766" w:rsidRDefault="00834ACA" w:rsidP="00834ACA">
      <w:pPr>
        <w:ind w:firstLine="480"/>
      </w:pPr>
      <w:bookmarkStart w:id="48" w:name="_Toc492673758"/>
      <w:r>
        <w:rPr>
          <w:rFonts w:hint="eastAsia"/>
        </w:rPr>
        <w:t>（</w:t>
      </w:r>
      <w:r>
        <w:rPr>
          <w:rFonts w:hint="eastAsia"/>
        </w:rPr>
        <w:t>2</w:t>
      </w:r>
      <w:r>
        <w:rPr>
          <w:rFonts w:hint="eastAsia"/>
        </w:rPr>
        <w:t>）</w:t>
      </w:r>
      <w:r w:rsidR="000C65C4" w:rsidRPr="00210766">
        <w:rPr>
          <w:rFonts w:hint="eastAsia"/>
        </w:rPr>
        <w:t>数据持久层框架</w:t>
      </w:r>
      <w:bookmarkEnd w:id="48"/>
      <w:r w:rsidR="000C65C4" w:rsidRPr="00210766">
        <w:rPr>
          <w:rFonts w:hint="eastAsia"/>
        </w:rPr>
        <w:t>对比</w:t>
      </w:r>
      <w:r w:rsidR="000C65C4">
        <w:rPr>
          <w:rFonts w:hint="eastAsia"/>
        </w:rPr>
        <w:t>及</w:t>
      </w:r>
      <w:r w:rsidR="000C65C4"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14:paraId="73198FA3" w14:textId="605BABAB" w:rsidR="00F06F4B" w:rsidRDefault="00EB2545" w:rsidP="00515C17">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Pr>
          <w:rFonts w:hint="eastAsia"/>
          <w:noProof/>
        </w:rPr>
        <w:drawing>
          <wp:anchor distT="0" distB="0" distL="114300" distR="114300" simplePos="0" relativeHeight="251839488" behindDoc="0" locked="0" layoutInCell="1" allowOverlap="1" wp14:anchorId="44F88EDE" wp14:editId="1CBD9C31">
            <wp:simplePos x="0" y="0"/>
            <wp:positionH relativeFrom="column">
              <wp:posOffset>89487</wp:posOffset>
            </wp:positionH>
            <wp:positionV relativeFrom="paragraph">
              <wp:posOffset>1628008</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语句</w:t>
      </w:r>
      <w:r>
        <w:rPr>
          <w:rStyle w:val="af9"/>
        </w:rPr>
        <w:t>[</w:t>
      </w:r>
      <w:r w:rsidRPr="00636514">
        <w:rPr>
          <w:rStyle w:val="af9"/>
        </w:rPr>
        <w:endnoteReference w:id="28"/>
      </w:r>
      <w:r>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9"/>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w:t>
      </w:r>
      <w:r w:rsidRPr="00636514">
        <w:rPr>
          <w:rFonts w:hint="eastAsia"/>
        </w:rPr>
        <w:lastRenderedPageBreak/>
        <w:t>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0"/>
      </w:r>
      <w:r w:rsidR="004E11C9">
        <w:rPr>
          <w:rStyle w:val="af9"/>
        </w:rPr>
        <w:t>]</w:t>
      </w:r>
      <w:r w:rsidRPr="005270D9">
        <w:rPr>
          <w:rFonts w:hint="eastAsia"/>
        </w:rPr>
        <w:t>。</w:t>
      </w:r>
    </w:p>
    <w:p w14:paraId="13757BA0" w14:textId="4373B383" w:rsidR="00F06F4B" w:rsidRPr="00636514" w:rsidRDefault="00F06F4B" w:rsidP="007341F7">
      <w:pPr>
        <w:pStyle w:val="2"/>
      </w:pPr>
      <w:bookmarkStart w:id="49" w:name="_Toc492673760"/>
      <w:bookmarkStart w:id="50" w:name="_Toc498547695"/>
      <w:r w:rsidRPr="00636514">
        <w:rPr>
          <w:rFonts w:hint="eastAsia"/>
        </w:rPr>
        <w:t>2.3</w:t>
      </w:r>
      <w:r w:rsidRPr="00636514">
        <w:t xml:space="preserve"> Android</w:t>
      </w:r>
      <w:bookmarkEnd w:id="49"/>
      <w:r>
        <w:rPr>
          <w:rFonts w:hint="eastAsia"/>
          <w:lang w:eastAsia="zh-CN"/>
        </w:rPr>
        <w:t>应用</w:t>
      </w:r>
      <w:r w:rsidR="00F021C3">
        <w:rPr>
          <w:rFonts w:hint="eastAsia"/>
          <w:lang w:eastAsia="zh-CN"/>
        </w:rPr>
        <w:t>技术</w:t>
      </w:r>
      <w:bookmarkEnd w:id="50"/>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1"/>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rPr>
          <w:rFonts w:hint="eastAsia"/>
        </w:rPr>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2"/>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71AC4113"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4"/>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w:t>
      </w:r>
      <w:r>
        <w:rPr>
          <w:rFonts w:hint="eastAsia"/>
          <w:noProof/>
        </w:rPr>
        <w:lastRenderedPageBreak/>
        <w:drawing>
          <wp:anchor distT="0" distB="0" distL="114300" distR="114300" simplePos="0" relativeHeight="251840512" behindDoc="0" locked="0" layoutInCell="1" allowOverlap="1" wp14:anchorId="0E20CFEC" wp14:editId="0D1B9A0F">
            <wp:simplePos x="0" y="0"/>
            <wp:positionH relativeFrom="column">
              <wp:posOffset>35764</wp:posOffset>
            </wp:positionH>
            <wp:positionV relativeFrom="paragraph">
              <wp:posOffset>354414</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42F2A4E2"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5"/>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E36447"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6"/>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2B2EA3D" w14:textId="04D0FF11" w:rsidR="003E0132" w:rsidRDefault="00DB682A" w:rsidP="00DB682A">
      <w:pPr>
        <w:pStyle w:val="2"/>
      </w:pPr>
      <w:bookmarkStart w:id="51" w:name="_Toc498547696"/>
      <w:r>
        <w:t xml:space="preserve">2.4 </w:t>
      </w:r>
      <w:r w:rsidR="00643519">
        <w:rPr>
          <w:rFonts w:hint="eastAsia"/>
        </w:rPr>
        <w:t>4G</w:t>
      </w:r>
      <w:r w:rsidR="003E0132">
        <w:rPr>
          <w:rFonts w:hint="eastAsia"/>
          <w:lang w:eastAsia="zh-CN"/>
        </w:rPr>
        <w:t>无线通信技术</w:t>
      </w:r>
      <w:bookmarkEnd w:id="51"/>
    </w:p>
    <w:p w14:paraId="45B3C79E" w14:textId="77777777" w:rsidR="003114D6" w:rsidRDefault="003114D6" w:rsidP="003114D6">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lastRenderedPageBreak/>
        <w:t>WLAN</w:t>
      </w:r>
      <w:r>
        <w:rPr>
          <w:rFonts w:hint="eastAsia"/>
        </w:rPr>
        <w:t>的优点，具有高速、抗干扰和更兼容的优势</w:t>
      </w:r>
      <w:r>
        <w:rPr>
          <w:rFonts w:hint="eastAsia"/>
          <w:vertAlign w:val="superscript"/>
        </w:rPr>
        <w:t>[</w:t>
      </w:r>
      <w:r>
        <w:rPr>
          <w:rStyle w:val="af9"/>
        </w:rPr>
        <w:endnoteReference w:id="37"/>
      </w:r>
      <w:r>
        <w:rPr>
          <w:vertAlign w:val="superscript"/>
        </w:rPr>
        <w:t>]</w:t>
      </w:r>
      <w:r>
        <w:rPr>
          <w:rFonts w:hint="eastAsia"/>
        </w:rPr>
        <w:t>。它建立在无线通信网络之上，用户可以在任何时间和地点使用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8"/>
      </w:r>
      <w:r>
        <w:rPr>
          <w:vertAlign w:val="superscript"/>
        </w:rPr>
        <w:t>]</w:t>
      </w:r>
      <w:r>
        <w:rPr>
          <w:rFonts w:hint="eastAsia"/>
        </w:rPr>
        <w:t>，能够增强设备的交互性。</w:t>
      </w:r>
    </w:p>
    <w:p w14:paraId="0AB08971" w14:textId="4AABD6F3" w:rsidR="00EA2065" w:rsidRDefault="0047267B" w:rsidP="003E0132">
      <w:pPr>
        <w:ind w:firstLine="480"/>
      </w:pPr>
      <w:r>
        <w:rPr>
          <w:rFonts w:hint="eastAsia"/>
        </w:rPr>
        <w:t>传统</w:t>
      </w:r>
      <w:r w:rsidR="00702C02">
        <w:rPr>
          <w:rFonts w:hint="eastAsia"/>
        </w:rPr>
        <w:t>自动售货机</w:t>
      </w:r>
      <w:r w:rsidR="00E038AD">
        <w:rPr>
          <w:rFonts w:hint="eastAsia"/>
        </w:rPr>
        <w:t>远程通信</w:t>
      </w:r>
      <w:r w:rsidR="00EA2065">
        <w:rPr>
          <w:rFonts w:hint="eastAsia"/>
        </w:rPr>
        <w:t>有人工管理、有线监控和无线网络监控三种方式</w:t>
      </w:r>
      <w:r w:rsidR="00EA2065">
        <w:rPr>
          <w:rFonts w:hint="eastAsia"/>
          <w:vertAlign w:val="superscript"/>
        </w:rPr>
        <w:t>[</w:t>
      </w:r>
      <w:r w:rsidR="00EA2065">
        <w:rPr>
          <w:rStyle w:val="af9"/>
        </w:rPr>
        <w:endnoteReference w:id="39"/>
      </w:r>
      <w:r w:rsidR="00EA2065">
        <w:rPr>
          <w:vertAlign w:val="superscript"/>
        </w:rPr>
        <w:t>]</w:t>
      </w:r>
      <w:r w:rsidR="00EA2065">
        <w:rPr>
          <w:rFonts w:hint="eastAsia"/>
        </w:rPr>
        <w:t>。人工管理主要靠手工摘录和对售货点逐一巡视的方式获取自动售货机终端信息，雇佣成本高、效率低、可靠性差；有线监控方式通过电话线、</w:t>
      </w:r>
      <w:r w:rsidR="00EA2065">
        <w:rPr>
          <w:rFonts w:hint="eastAsia"/>
        </w:rPr>
        <w:t>ADS</w:t>
      </w:r>
      <w:r w:rsidR="00EA2065">
        <w:t>L</w:t>
      </w:r>
      <w:r w:rsidR="00EA2065">
        <w:t>或</w:t>
      </w:r>
      <w:r w:rsidR="00EA2065">
        <w:rPr>
          <w:rFonts w:hint="eastAsia"/>
        </w:rPr>
        <w:t>485</w:t>
      </w:r>
      <w:r w:rsidR="00EA2065">
        <w:rPr>
          <w:rFonts w:hint="eastAsia"/>
        </w:rPr>
        <w:t>总线将售货机连成一个相对集中的售货机群；无线监控方式利用无线网络接入互联网，将孤立的售货机网络连接起来，对各个销售网点进行实时监控，将售货机故障、缺货等信息及时传送到后台系统</w:t>
      </w:r>
      <w:r w:rsidR="00EA2065">
        <w:rPr>
          <w:rFonts w:hint="eastAsia"/>
          <w:vertAlign w:val="superscript"/>
        </w:rPr>
        <w:t>[</w:t>
      </w:r>
      <w:r w:rsidR="00EA2065">
        <w:rPr>
          <w:rStyle w:val="af9"/>
        </w:rPr>
        <w:endnoteReference w:id="40"/>
      </w:r>
      <w:r w:rsidR="00EA2065">
        <w:rPr>
          <w:vertAlign w:val="superscript"/>
        </w:rPr>
        <w:t>~</w:t>
      </w:r>
      <w:r w:rsidR="00EA2065">
        <w:rPr>
          <w:rStyle w:val="af9"/>
        </w:rPr>
        <w:endnoteReference w:id="41"/>
      </w:r>
      <w:r w:rsidR="00EA2065">
        <w:rPr>
          <w:vertAlign w:val="superscript"/>
        </w:rPr>
        <w:t>]</w:t>
      </w:r>
      <w:r w:rsidR="00EA2065">
        <w:rPr>
          <w:rFonts w:hint="eastAsia"/>
        </w:rPr>
        <w:t>。</w:t>
      </w:r>
    </w:p>
    <w:p w14:paraId="60D5E353" w14:textId="6C337C67" w:rsidR="003E0132" w:rsidRDefault="00CB5805" w:rsidP="003E0132">
      <w:pPr>
        <w:ind w:firstLine="480"/>
      </w:pPr>
      <w:r>
        <w:rPr>
          <w:rFonts w:hint="eastAsia"/>
        </w:rPr>
        <w:t>目前</w:t>
      </w:r>
      <w:r>
        <w:rPr>
          <w:rFonts w:hint="eastAsia"/>
        </w:rPr>
        <w:t>4G</w:t>
      </w:r>
      <w:r>
        <w:rPr>
          <w:rFonts w:hint="eastAsia"/>
        </w:rPr>
        <w:t>网络</w:t>
      </w:r>
      <w:r w:rsidR="006467C5">
        <w:rPr>
          <w:rFonts w:hint="eastAsia"/>
        </w:rPr>
        <w:t>技术</w:t>
      </w:r>
      <w:r>
        <w:rPr>
          <w:rFonts w:hint="eastAsia"/>
        </w:rPr>
        <w:t>发展成熟</w:t>
      </w:r>
      <w:r w:rsidR="006467C5">
        <w:rPr>
          <w:rFonts w:hint="eastAsia"/>
        </w:rPr>
        <w:t>、数据传输速度快、与物联网技术结合紧密，本文将将通过在自动售货机终端上的</w:t>
      </w:r>
      <w:r w:rsidR="006467C5">
        <w:rPr>
          <w:rFonts w:hint="eastAsia"/>
        </w:rPr>
        <w:t>Android</w:t>
      </w:r>
      <w:r w:rsidR="006467C5">
        <w:rPr>
          <w:rFonts w:hint="eastAsia"/>
        </w:rPr>
        <w:t>设备中使用</w:t>
      </w:r>
      <w:r w:rsidR="006467C5">
        <w:rPr>
          <w:rFonts w:hint="eastAsia"/>
        </w:rPr>
        <w:t>4G</w:t>
      </w:r>
      <w:r w:rsidR="006467C5">
        <w:rPr>
          <w:rFonts w:hint="eastAsia"/>
        </w:rPr>
        <w:t>无线通信技术，来实现对售货机终端的无线监控功能。</w:t>
      </w:r>
    </w:p>
    <w:p w14:paraId="04630624" w14:textId="29D9AB95" w:rsidR="006D246C" w:rsidRPr="006467C5" w:rsidRDefault="006D246C" w:rsidP="006D246C">
      <w:pPr>
        <w:pStyle w:val="2"/>
        <w:rPr>
          <w:rFonts w:hint="eastAsia"/>
        </w:rPr>
      </w:pPr>
      <w:bookmarkStart w:id="52" w:name="_Toc498547697"/>
      <w:r>
        <w:rPr>
          <w:rFonts w:hint="eastAsia"/>
        </w:rPr>
        <w:t xml:space="preserve">2.5 </w:t>
      </w:r>
      <w:r>
        <w:rPr>
          <w:rFonts w:hint="eastAsia"/>
        </w:rPr>
        <w:t>本章小结</w:t>
      </w:r>
      <w:bookmarkEnd w:id="52"/>
    </w:p>
    <w:p w14:paraId="6CD1095C" w14:textId="77777777" w:rsidR="00717884" w:rsidRPr="00636514" w:rsidRDefault="00717884" w:rsidP="007B3BD3">
      <w:pPr>
        <w:ind w:firstLine="480"/>
        <w:rPr>
          <w:rFonts w:hint="eastAsia"/>
        </w:rPr>
      </w:pPr>
    </w:p>
    <w:p w14:paraId="13A7C3C0" w14:textId="2AE10616" w:rsidR="00F06F4B" w:rsidRPr="00636514" w:rsidRDefault="00F06F4B" w:rsidP="00170B15">
      <w:pPr>
        <w:pStyle w:val="1"/>
        <w:ind w:leftChars="0" w:left="240"/>
      </w:pPr>
      <w:r w:rsidRPr="00636514">
        <w:br w:type="page"/>
      </w:r>
      <w:bookmarkStart w:id="53" w:name="_Toc492673761"/>
      <w:bookmarkStart w:id="54" w:name="_Toc498547698"/>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BC7EB4">
        <w:rPr>
          <w:rFonts w:hint="eastAsia"/>
          <w:lang w:eastAsia="zh-CN"/>
        </w:rPr>
        <w:t>自动售货机云平台系统</w:t>
      </w:r>
      <w:r w:rsidR="0074302B">
        <w:rPr>
          <w:rFonts w:hint="eastAsia"/>
          <w:lang w:eastAsia="zh-CN"/>
        </w:rPr>
        <w:t>的</w:t>
      </w:r>
      <w:r w:rsidRPr="00636514">
        <w:t>需求分析</w:t>
      </w:r>
      <w:bookmarkEnd w:id="53"/>
      <w:bookmarkEnd w:id="54"/>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2979D3DB" w:rsidR="00F06F4B" w:rsidRPr="00636514" w:rsidRDefault="00F06F4B" w:rsidP="002A4EFF">
      <w:pPr>
        <w:pStyle w:val="2"/>
        <w:ind w:firstLineChars="100" w:firstLine="281"/>
      </w:pPr>
      <w:bookmarkStart w:id="55" w:name="_Toc492673762"/>
      <w:bookmarkStart w:id="56" w:name="_Toc498547699"/>
      <w:r w:rsidRPr="00636514">
        <w:rPr>
          <w:rFonts w:hint="eastAsia"/>
        </w:rPr>
        <w:t xml:space="preserve">3.1 </w:t>
      </w:r>
      <w:r w:rsidR="005E4069">
        <w:rPr>
          <w:rFonts w:hint="eastAsia"/>
        </w:rPr>
        <w:t>自动售货机云平台</w:t>
      </w:r>
      <w:r>
        <w:rPr>
          <w:rFonts w:hint="eastAsia"/>
          <w:lang w:eastAsia="zh-CN"/>
        </w:rPr>
        <w:t>系统</w:t>
      </w:r>
      <w:r w:rsidR="00423E03">
        <w:rPr>
          <w:rFonts w:hint="eastAsia"/>
          <w:lang w:eastAsia="zh-CN"/>
        </w:rPr>
        <w:t>的</w:t>
      </w:r>
      <w:r w:rsidR="00AF23A9">
        <w:rPr>
          <w:rFonts w:hint="eastAsia"/>
          <w:lang w:eastAsia="zh-CN"/>
        </w:rPr>
        <w:t>研究</w:t>
      </w:r>
      <w:r w:rsidRPr="00636514">
        <w:rPr>
          <w:rFonts w:hint="eastAsia"/>
        </w:rPr>
        <w:t>目标</w:t>
      </w:r>
      <w:bookmarkEnd w:id="55"/>
      <w:bookmarkEnd w:id="56"/>
    </w:p>
    <w:p w14:paraId="6774B235" w14:textId="4F3227E5" w:rsidR="002D7FA6"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E22FFA">
        <w:rPr>
          <w:rFonts w:hint="eastAsia"/>
        </w:rPr>
        <w:t>售货</w:t>
      </w:r>
      <w:r w:rsidR="00E22FFA">
        <w:rPr>
          <w:rFonts w:hint="eastAsia"/>
        </w:rPr>
        <w:t>APP</w:t>
      </w:r>
      <w:r w:rsidR="008D6EC2">
        <w:rPr>
          <w:rFonts w:hint="eastAsia"/>
        </w:rPr>
        <w:t>和操作员</w:t>
      </w:r>
      <w:r w:rsidR="00251F50" w:rsidRPr="00636514">
        <w:rPr>
          <w:rFonts w:hint="eastAsia"/>
        </w:rPr>
        <w:t>（售货机上货员工）</w:t>
      </w:r>
      <w:r w:rsidR="00E22FFA">
        <w:rPr>
          <w:rFonts w:hint="eastAsia"/>
        </w:rPr>
        <w:t>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E22FFA">
        <w:rPr>
          <w:rFonts w:hint="eastAsia"/>
        </w:rPr>
        <w:t>售货</w:t>
      </w:r>
      <w:r w:rsidR="00E22FFA">
        <w:rPr>
          <w:rFonts w:hint="eastAsia"/>
        </w:rPr>
        <w:t>APP</w:t>
      </w:r>
      <w:r w:rsidR="00E22FFA">
        <w:rPr>
          <w:rFonts w:hint="eastAsia"/>
        </w:rPr>
        <w:t>中的</w:t>
      </w:r>
      <w:r w:rsidR="00034C3E">
        <w:rPr>
          <w:rFonts w:hint="eastAsia"/>
        </w:rPr>
        <w:t>移动支付功能和后台系统对售货机的监控功能</w:t>
      </w:r>
      <w:r w:rsidRPr="00636514">
        <w:rPr>
          <w:rFonts w:hint="eastAsia"/>
        </w:rPr>
        <w:t>。</w:t>
      </w:r>
    </w:p>
    <w:p w14:paraId="274C1E41" w14:textId="27DBE5D5" w:rsidR="00191468" w:rsidRDefault="000A47AD" w:rsidP="00191468">
      <w:pPr>
        <w:ind w:firstLine="480"/>
        <w:rPr>
          <w:rFonts w:hint="eastAsia"/>
        </w:rPr>
      </w:pPr>
      <w:r>
        <w:rPr>
          <w:rFonts w:hint="eastAsia"/>
        </w:rPr>
        <w:t>系统完成应达成一下目标：</w:t>
      </w:r>
      <w:r w:rsidR="00CF5DDD">
        <w:rPr>
          <w:rFonts w:hint="eastAsia"/>
        </w:rPr>
        <w:t>系统设计</w:t>
      </w:r>
      <w:r w:rsidR="00B649D3">
        <w:rPr>
          <w:rFonts w:hint="eastAsia"/>
        </w:rPr>
        <w:t>应</w:t>
      </w:r>
      <w:r w:rsidR="00CF5DDD">
        <w:rPr>
          <w:rFonts w:hint="eastAsia"/>
        </w:rPr>
        <w:t>满足租户的全部功能需求和非功能需求，确保租户使用系统进行正常的日常管理，这是系统验收的首要标准；系统模块应具有通用性和可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070600">
        <w:rPr>
          <w:rFonts w:hint="eastAsia"/>
        </w:rPr>
        <w:t>更新；</w:t>
      </w:r>
      <w:r w:rsidR="00D93BDD">
        <w:rPr>
          <w:rFonts w:hint="eastAsia"/>
        </w:rPr>
        <w:t>终端系统应具有可移植性和容错性，应在不同</w:t>
      </w:r>
      <w:r w:rsidR="001D43AD">
        <w:rPr>
          <w:rFonts w:hint="eastAsia"/>
        </w:rPr>
        <w:t>版本</w:t>
      </w:r>
      <w:r w:rsidR="00D93BDD">
        <w:rPr>
          <w:rFonts w:hint="eastAsia"/>
        </w:rPr>
        <w:t>的</w:t>
      </w:r>
      <w:r w:rsidR="00D93BDD">
        <w:rPr>
          <w:rFonts w:hint="eastAsia"/>
        </w:rPr>
        <w:t>Android</w:t>
      </w:r>
      <w:r w:rsidR="00D93BDD">
        <w:rPr>
          <w:rFonts w:hint="eastAsia"/>
        </w:rPr>
        <w:t>外接设备上稳定运行，当异常退出时，能够</w:t>
      </w:r>
      <w:r w:rsidR="006553DA">
        <w:rPr>
          <w:rFonts w:hint="eastAsia"/>
        </w:rPr>
        <w:t>进行</w:t>
      </w:r>
      <w:r w:rsidR="00D93BDD">
        <w:rPr>
          <w:rFonts w:hint="eastAsia"/>
        </w:rPr>
        <w:t>自我处理机制，这是售货机终端销售系统应该具备的容错性</w:t>
      </w:r>
      <w:r w:rsidR="00195272">
        <w:rPr>
          <w:rFonts w:hint="eastAsia"/>
        </w:rPr>
        <w:t>功能</w:t>
      </w:r>
      <w:r w:rsidR="00D93BDD">
        <w:rPr>
          <w:rFonts w:hint="eastAsia"/>
        </w:rPr>
        <w:t>。</w:t>
      </w:r>
    </w:p>
    <w:p w14:paraId="321C9C1B" w14:textId="1EDB0F22" w:rsidR="0051727C" w:rsidRDefault="0051727C" w:rsidP="0051727C">
      <w:pPr>
        <w:pStyle w:val="2"/>
        <w:ind w:firstLineChars="100" w:firstLine="281"/>
        <w:rPr>
          <w:rFonts w:hint="eastAsia"/>
        </w:rPr>
      </w:pPr>
      <w:bookmarkStart w:id="57" w:name="_Toc498547700"/>
      <w:r>
        <w:t xml:space="preserve">3.2 </w:t>
      </w:r>
      <w:r w:rsidR="007846D2">
        <w:rPr>
          <w:rFonts w:hint="eastAsia"/>
        </w:rPr>
        <w:t>自动售货机云平台</w:t>
      </w:r>
      <w:r w:rsidR="007846D2">
        <w:rPr>
          <w:rFonts w:hint="eastAsia"/>
          <w:lang w:eastAsia="zh-CN"/>
        </w:rPr>
        <w:t>系统</w:t>
      </w:r>
      <w:r>
        <w:t>解决的问题</w:t>
      </w:r>
      <w:bookmarkEnd w:id="57"/>
    </w:p>
    <w:p w14:paraId="4A3036C6" w14:textId="631F9766" w:rsidR="005450A4" w:rsidRDefault="00641462" w:rsidP="005450A4">
      <w:pPr>
        <w:ind w:firstLine="480"/>
      </w:pPr>
      <w:r>
        <w:rPr>
          <w:rFonts w:hint="eastAsia"/>
        </w:rPr>
        <w:t>自动售货机云平台</w:t>
      </w:r>
      <w:r w:rsidR="009C0115">
        <w:rPr>
          <w:rFonts w:hint="eastAsia"/>
        </w:rPr>
        <w:t>系统</w:t>
      </w:r>
      <w:r w:rsidR="00513545">
        <w:rPr>
          <w:rFonts w:hint="eastAsia"/>
        </w:rPr>
        <w:t>拟</w:t>
      </w:r>
      <w:r w:rsidR="009C0115">
        <w:rPr>
          <w:rFonts w:hint="eastAsia"/>
        </w:rPr>
        <w:t>解决</w:t>
      </w:r>
      <w:r w:rsidR="007D5AD8">
        <w:rPr>
          <w:rFonts w:hint="eastAsia"/>
        </w:rPr>
        <w:t>以下</w:t>
      </w:r>
      <w:r w:rsidR="009C0115">
        <w:rPr>
          <w:rFonts w:hint="eastAsia"/>
        </w:rPr>
        <w:t>几个问题：</w:t>
      </w:r>
      <w:r w:rsidR="00E76A8E">
        <w:t>1</w:t>
      </w:r>
      <w:r w:rsidR="00E76A8E">
        <w:rPr>
          <w:rFonts w:hint="eastAsia"/>
        </w:rPr>
        <w:t>）基于</w:t>
      </w:r>
      <w:r w:rsidR="00E76A8E">
        <w:rPr>
          <w:rFonts w:hint="eastAsia"/>
        </w:rPr>
        <w:t>SaaS</w:t>
      </w:r>
      <w:r w:rsidR="00E76A8E">
        <w:t>服务进行开发</w:t>
      </w:r>
      <w:r w:rsidR="00E76A8E">
        <w:rPr>
          <w:rFonts w:hint="eastAsia"/>
        </w:rPr>
        <w:t>，</w:t>
      </w:r>
      <w:r w:rsidR="00E76A8E">
        <w:t>实现多租户共享平台</w:t>
      </w:r>
      <w:r w:rsidR="00E76A8E">
        <w:rPr>
          <w:rFonts w:hint="eastAsia"/>
        </w:rPr>
        <w:t>，降低企业的信息化成本</w:t>
      </w:r>
      <w:r w:rsidR="0067007D">
        <w:rPr>
          <w:rFonts w:hint="eastAsia"/>
        </w:rPr>
        <w:t>以及缩短信息化周期</w:t>
      </w:r>
      <w:r w:rsidR="00E76A8E">
        <w:rPr>
          <w:rFonts w:hint="eastAsia"/>
        </w:rPr>
        <w:t>，</w:t>
      </w:r>
      <w:r w:rsidR="00E76A8E">
        <w:t>解决中小型企业的信息化问题</w:t>
      </w:r>
      <w:r w:rsidR="00E76A8E">
        <w:rPr>
          <w:rFonts w:hint="eastAsia"/>
        </w:rPr>
        <w:t>。</w:t>
      </w:r>
      <w:r w:rsidR="00E76A8E">
        <w:t>2</w:t>
      </w:r>
      <w:r w:rsidR="009C0115">
        <w:rPr>
          <w:rFonts w:hint="eastAsia"/>
        </w:rPr>
        <w:t>）</w:t>
      </w:r>
      <w:r w:rsidR="00717BD5">
        <w:rPr>
          <w:rFonts w:hint="eastAsia"/>
        </w:rPr>
        <w:t>改造老旧售货机，</w:t>
      </w:r>
      <w:r w:rsidR="005450A4">
        <w:rPr>
          <w:rFonts w:hint="eastAsia"/>
        </w:rPr>
        <w:t>使用外接</w:t>
      </w:r>
      <w:r w:rsidR="005450A4">
        <w:rPr>
          <w:rFonts w:hint="eastAsia"/>
        </w:rPr>
        <w:t>Android</w:t>
      </w:r>
      <w:r w:rsidR="005450A4">
        <w:rPr>
          <w:rFonts w:hint="eastAsia"/>
        </w:rPr>
        <w:t>设备和主控板的通信，</w:t>
      </w:r>
      <w:r w:rsidR="002209C9">
        <w:rPr>
          <w:rFonts w:hint="eastAsia"/>
        </w:rPr>
        <w:t>实现</w:t>
      </w:r>
      <w:r w:rsidR="00042221">
        <w:rPr>
          <w:rFonts w:hint="eastAsia"/>
        </w:rPr>
        <w:t>终端的选货和销售</w:t>
      </w:r>
      <w:r w:rsidR="00F30B19">
        <w:rPr>
          <w:rFonts w:hint="eastAsia"/>
        </w:rPr>
        <w:t>。</w:t>
      </w:r>
      <w:r w:rsidR="00503FE4">
        <w:rPr>
          <w:rFonts w:hint="eastAsia"/>
        </w:rPr>
        <w:t>终端</w:t>
      </w:r>
      <w:r w:rsidR="00503FE4">
        <w:rPr>
          <w:rFonts w:hint="eastAsia"/>
        </w:rPr>
        <w:t>APP</w:t>
      </w:r>
      <w:r w:rsidR="005450A4">
        <w:rPr>
          <w:rFonts w:hint="eastAsia"/>
        </w:rPr>
        <w:t>封装</w:t>
      </w:r>
      <w:r w:rsidR="00CF3767">
        <w:rPr>
          <w:rFonts w:hint="eastAsia"/>
        </w:rPr>
        <w:t>售货</w:t>
      </w:r>
      <w:r w:rsidR="005450A4">
        <w:rPr>
          <w:rFonts w:hint="eastAsia"/>
        </w:rPr>
        <w:t>信息</w:t>
      </w:r>
      <w:r w:rsidR="00D21683">
        <w:rPr>
          <w:rFonts w:hint="eastAsia"/>
        </w:rPr>
        <w:t>通过</w:t>
      </w:r>
      <w:r w:rsidR="00D21683">
        <w:rPr>
          <w:rFonts w:hint="eastAsia"/>
        </w:rPr>
        <w:t>4G</w:t>
      </w:r>
      <w:r w:rsidR="00D21683">
        <w:rPr>
          <w:rFonts w:hint="eastAsia"/>
        </w:rPr>
        <w:t>网络</w:t>
      </w:r>
      <w:r w:rsidR="005450A4">
        <w:rPr>
          <w:rFonts w:hint="eastAsia"/>
        </w:rPr>
        <w:t>传送给</w:t>
      </w:r>
      <w:r w:rsidR="00492848">
        <w:rPr>
          <w:rFonts w:hint="eastAsia"/>
        </w:rPr>
        <w:t>管理系统</w:t>
      </w:r>
      <w:r w:rsidR="005450A4">
        <w:rPr>
          <w:rFonts w:hint="eastAsia"/>
        </w:rPr>
        <w:t>，管理员从后台管理系统对售货机信息监控</w:t>
      </w:r>
      <w:r w:rsidR="003263C1">
        <w:rPr>
          <w:rFonts w:hint="eastAsia"/>
        </w:rPr>
        <w:t>。</w:t>
      </w:r>
      <w:r w:rsidR="00E76A8E">
        <w:rPr>
          <w:rFonts w:hint="eastAsia"/>
        </w:rPr>
        <w:t>3</w:t>
      </w:r>
      <w:r w:rsidR="00E76A8E">
        <w:rPr>
          <w:rFonts w:hint="eastAsia"/>
        </w:rPr>
        <w:t>）使用</w:t>
      </w:r>
      <w:r w:rsidR="00E76A8E">
        <w:rPr>
          <w:rFonts w:hint="eastAsia"/>
        </w:rPr>
        <w:t>4G</w:t>
      </w:r>
      <w:r w:rsidR="00E76A8E">
        <w:rPr>
          <w:rFonts w:hint="eastAsia"/>
        </w:rPr>
        <w:t>网络，将分散在各个</w:t>
      </w:r>
      <w:r w:rsidR="00E76A8E">
        <w:rPr>
          <w:rFonts w:hint="eastAsia"/>
        </w:rPr>
        <w:lastRenderedPageBreak/>
        <w:t>场地的自动售货机联网，实时更新</w:t>
      </w:r>
      <w:r w:rsidR="00180139">
        <w:rPr>
          <w:rFonts w:hint="eastAsia"/>
        </w:rPr>
        <w:t>售货机内库存，后台系统对此进行监控获取缺货信息，保证对售货机及时补货。</w:t>
      </w:r>
      <w:r w:rsidR="00A27978">
        <w:rPr>
          <w:rFonts w:hint="eastAsia"/>
        </w:rPr>
        <w:t>4</w:t>
      </w:r>
      <w:r w:rsidR="00A27978">
        <w:rPr>
          <w:rFonts w:hint="eastAsia"/>
        </w:rPr>
        <w:t>）实现支付宝、微信和银联的二维码移动支付功能，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65719C41" w14:textId="5CAB8B53" w:rsidR="00F06F4B" w:rsidRPr="00636514" w:rsidRDefault="00F06F4B" w:rsidP="00D766C3">
      <w:pPr>
        <w:pStyle w:val="2"/>
        <w:rPr>
          <w:lang w:eastAsia="zh-CN"/>
        </w:rPr>
      </w:pPr>
      <w:bookmarkStart w:id="58" w:name="_Toc498547701"/>
      <w:r w:rsidRPr="00636514">
        <w:t>3.</w:t>
      </w:r>
      <w:r w:rsidRPr="00636514">
        <w:rPr>
          <w:rFonts w:hint="eastAsia"/>
          <w:lang w:eastAsia="zh-CN"/>
        </w:rPr>
        <w:t>3</w:t>
      </w:r>
      <w:r w:rsidRPr="00636514">
        <w:t xml:space="preserve"> </w:t>
      </w:r>
      <w:r w:rsidR="00C80A0E">
        <w:rPr>
          <w:rFonts w:hint="eastAsia"/>
          <w:lang w:eastAsia="zh-CN"/>
        </w:rPr>
        <w:t>云平台系统及终端系统的</w:t>
      </w:r>
      <w:r w:rsidRPr="00636514">
        <w:rPr>
          <w:rFonts w:hint="eastAsia"/>
          <w:lang w:eastAsia="zh-CN"/>
        </w:rPr>
        <w:t>需求分析</w:t>
      </w:r>
      <w:bookmarkEnd w:id="58"/>
    </w:p>
    <w:p w14:paraId="27BA4785" w14:textId="0A34FA0B" w:rsidR="00F06F4B" w:rsidRPr="00636514" w:rsidRDefault="00F06F4B" w:rsidP="00444366">
      <w:pPr>
        <w:pStyle w:val="3"/>
        <w:rPr>
          <w:color w:val="auto"/>
          <w:lang w:eastAsia="zh-CN"/>
        </w:rPr>
      </w:pPr>
      <w:bookmarkStart w:id="59" w:name="_Toc498547702"/>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r w:rsidR="00DC1187">
        <w:rPr>
          <w:color w:val="auto"/>
        </w:rPr>
        <w:t>系统</w:t>
      </w:r>
      <w:r w:rsidR="008334D4">
        <w:rPr>
          <w:rFonts w:hint="eastAsia"/>
          <w:color w:val="auto"/>
          <w:lang w:eastAsia="zh-CN"/>
        </w:rPr>
        <w:t>需求分析</w:t>
      </w:r>
      <w:bookmarkEnd w:id="59"/>
    </w:p>
    <w:p w14:paraId="33C555DD" w14:textId="7F06FA78" w:rsidR="003322EE" w:rsidRDefault="00F06F4B" w:rsidP="003322EE">
      <w:pPr>
        <w:ind w:firstLine="480"/>
      </w:pPr>
      <w:r w:rsidRPr="00636514">
        <w:rPr>
          <w:rFonts w:hint="eastAsia"/>
        </w:rPr>
        <w:t>SaaS</w:t>
      </w:r>
      <w:r w:rsidRPr="00636514">
        <w:rPr>
          <w:rFonts w:hint="eastAsia"/>
        </w:rPr>
        <w:t>云平台</w:t>
      </w:r>
      <w:r w:rsidR="005B4847">
        <w:rPr>
          <w:rFonts w:hint="eastAsia"/>
        </w:rPr>
        <w:t>系统</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sidR="00162500">
        <w:rPr>
          <w:rFonts w:hint="eastAsia"/>
        </w:rPr>
        <w:t>，</w:t>
      </w:r>
      <w:r>
        <w:rPr>
          <w:rFonts w:hint="eastAsia"/>
        </w:rPr>
        <w:t>厂商为软件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w:t>
      </w:r>
      <w:r w:rsidR="00162500">
        <w:rPr>
          <w:rFonts w:hint="eastAsia"/>
        </w:rPr>
        <w:t>。</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Pr="00636514">
        <w:rPr>
          <w:rFonts w:hint="eastAsia"/>
        </w:rPr>
        <w:t>进行系统</w:t>
      </w:r>
      <w:r w:rsidR="006B40C6">
        <w:rPr>
          <w:rFonts w:hint="eastAsia"/>
        </w:rPr>
        <w:t>的</w:t>
      </w:r>
      <w:r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sidRPr="00636514">
        <w:rPr>
          <w:rFonts w:hint="eastAsia"/>
        </w:rPr>
        <w:t>进行</w:t>
      </w:r>
      <w:r w:rsidR="00EF792C" w:rsidRPr="00636514">
        <w:rPr>
          <w:rFonts w:hint="eastAsia"/>
        </w:rPr>
        <w:t>用户管理</w:t>
      </w:r>
      <w:r w:rsidR="00EF792C">
        <w:rPr>
          <w:rFonts w:hint="eastAsia"/>
        </w:rPr>
        <w:t>、</w:t>
      </w:r>
      <w:r w:rsidRPr="00636514">
        <w:rPr>
          <w:rFonts w:hint="eastAsia"/>
        </w:rPr>
        <w:t>售货机</w:t>
      </w:r>
      <w:r w:rsidR="00EF792C">
        <w:rPr>
          <w:rFonts w:hint="eastAsia"/>
        </w:rPr>
        <w:t>管理</w:t>
      </w:r>
      <w:r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Pr="00636514">
        <w:rPr>
          <w:rFonts w:hint="eastAsia"/>
        </w:rPr>
        <w:t>售货机维护</w:t>
      </w:r>
      <w:r w:rsidR="004563F2">
        <w:rPr>
          <w:rFonts w:hint="eastAsia"/>
        </w:rPr>
        <w:t>等</w:t>
      </w:r>
      <w:r w:rsidR="00100C6D">
        <w:rPr>
          <w:rFonts w:hint="eastAsia"/>
        </w:rPr>
        <w:t>。</w:t>
      </w:r>
      <w:r w:rsidR="00544F1C">
        <w:rPr>
          <w:rFonts w:hint="eastAsia"/>
        </w:rPr>
        <w:t>系统为</w:t>
      </w:r>
      <w:r w:rsidRPr="00636514">
        <w:rPr>
          <w:rFonts w:hint="eastAsia"/>
        </w:rPr>
        <w:t>每个管理员</w:t>
      </w:r>
      <w:r w:rsidR="00544F1C">
        <w:rPr>
          <w:rFonts w:hint="eastAsia"/>
        </w:rPr>
        <w:t>授权</w:t>
      </w:r>
      <w:r w:rsidRPr="00636514">
        <w:rPr>
          <w:rFonts w:hint="eastAsia"/>
        </w:rPr>
        <w:t>，</w:t>
      </w:r>
      <w:r w:rsidR="0014554E">
        <w:rPr>
          <w:rFonts w:hint="eastAsia"/>
        </w:rPr>
        <w:t>控制不同模块的管理</w:t>
      </w:r>
      <w:r w:rsidR="00FD4227">
        <w:rPr>
          <w:rFonts w:hint="eastAsia"/>
        </w:rPr>
        <w:t>权限</w:t>
      </w:r>
      <w:r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3B4503">
        <w:rPr>
          <w:rFonts w:hint="eastAsia"/>
        </w:rPr>
        <w:t>库存</w:t>
      </w:r>
      <w:r w:rsidR="0080778E">
        <w:rPr>
          <w:rFonts w:hint="eastAsia"/>
        </w:rPr>
        <w:t>。</w:t>
      </w:r>
    </w:p>
    <w:p w14:paraId="00AC417F" w14:textId="3A54E9DA" w:rsidR="00F06F4B" w:rsidRPr="00636514" w:rsidRDefault="00E21A4C" w:rsidP="00E21A4C">
      <w:pPr>
        <w:ind w:left="480" w:firstLineChars="0" w:firstLine="0"/>
      </w:pPr>
      <w:r>
        <w:rPr>
          <w:rFonts w:hint="eastAsia"/>
        </w:rPr>
        <w:t>（</w:t>
      </w:r>
      <w:r>
        <w:rPr>
          <w:rFonts w:hint="eastAsia"/>
        </w:rPr>
        <w:t>1</w:t>
      </w:r>
      <w:r>
        <w:rPr>
          <w:rFonts w:hint="eastAsia"/>
        </w:rPr>
        <w:t>）</w:t>
      </w:r>
      <w:r w:rsidR="00847A12">
        <w:rPr>
          <w:rFonts w:hint="eastAsia"/>
        </w:rPr>
        <w:t>厂商模块</w:t>
      </w:r>
      <w:r w:rsidR="00920386">
        <w:rPr>
          <w:rFonts w:hint="eastAsia"/>
        </w:rPr>
        <w:t>的</w:t>
      </w:r>
      <w:r w:rsidR="00D32734">
        <w:rPr>
          <w:rFonts w:hint="eastAsia"/>
        </w:rPr>
        <w:t>功能</w:t>
      </w:r>
      <w:r w:rsidR="00920386">
        <w:rPr>
          <w:rFonts w:hint="eastAsia"/>
        </w:rPr>
        <w:t>分析</w:t>
      </w:r>
    </w:p>
    <w:p w14:paraId="6B595D08" w14:textId="27AAD1B9" w:rsidR="00F06F4B" w:rsidRDefault="00A90BEE" w:rsidP="00051DA1">
      <w:pPr>
        <w:ind w:firstLine="480"/>
      </w:pPr>
      <w:r>
        <w:rPr>
          <w:rFonts w:hint="eastAsia"/>
        </w:rPr>
        <w:t>厂商提供</w:t>
      </w:r>
      <w:r w:rsidR="003E5C92">
        <w:rPr>
          <w:rFonts w:hint="eastAsia"/>
          <w:noProof/>
        </w:rPr>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自动</w:t>
      </w:r>
      <w:r w:rsidR="00F06F4B" w:rsidRPr="00636514">
        <w:rPr>
          <w:rFonts w:hint="eastAsia"/>
        </w:rPr>
        <w:t>售货机云平台</w:t>
      </w:r>
      <w:r>
        <w:rPr>
          <w:rFonts w:hint="eastAsia"/>
        </w:rPr>
        <w:t>的开发和搭建</w:t>
      </w:r>
      <w:r w:rsidR="00977282">
        <w:rPr>
          <w:rFonts w:hint="eastAsia"/>
        </w:rPr>
        <w:t>工作</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lastRenderedPageBreak/>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524ACF90" w:rsidR="00F06F4B" w:rsidRPr="00636514" w:rsidRDefault="00E21A4C" w:rsidP="00E21A4C">
      <w:pPr>
        <w:ind w:left="480" w:firstLineChars="0" w:firstLine="0"/>
      </w:pPr>
      <w:r>
        <w:rPr>
          <w:rFonts w:hint="eastAsia"/>
        </w:rPr>
        <w:t>（</w:t>
      </w:r>
      <w:r>
        <w:rPr>
          <w:rFonts w:hint="eastAsia"/>
        </w:rPr>
        <w:t>2</w:t>
      </w:r>
      <w:r>
        <w:rPr>
          <w:rFonts w:hint="eastAsia"/>
        </w:rPr>
        <w:t>）</w:t>
      </w:r>
      <w:r w:rsidR="00F06F4B" w:rsidRPr="00636514">
        <w:rPr>
          <w:rFonts w:hint="eastAsia"/>
        </w:rPr>
        <w:t>运营商</w:t>
      </w:r>
      <w:r w:rsidR="00BC4D69">
        <w:t>模</w:t>
      </w:r>
      <w:r w:rsidR="007B675E">
        <w:t>的</w:t>
      </w:r>
      <w:r w:rsidR="00BC4D69">
        <w:t>块</w:t>
      </w:r>
      <w:r w:rsidR="00640D06">
        <w:t>功</w:t>
      </w:r>
      <w:r w:rsidR="007B675E">
        <w:t>分析</w:t>
      </w:r>
    </w:p>
    <w:p w14:paraId="1500A478" w14:textId="6642B1C5"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750FACF0" w14:textId="1DD87522" w:rsidR="009502C8" w:rsidRDefault="00F06F4B" w:rsidP="009502C8">
      <w:pPr>
        <w:ind w:firstLineChars="0" w:firstLine="420"/>
      </w:pPr>
      <w:r w:rsidRPr="00636514">
        <w:lastRenderedPageBreak/>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02C8">
        <w:rPr>
          <w:rFonts w:hint="eastAsia"/>
        </w:rPr>
        <w:t>和管理员的初始化，运营商首次使用可免费试用</w:t>
      </w:r>
      <w:r w:rsidR="009502C8">
        <w:rPr>
          <w:rFonts w:hint="eastAsia"/>
        </w:rPr>
        <w:t>30</w:t>
      </w:r>
      <w:r w:rsidR="009502C8">
        <w:rPr>
          <w:rFonts w:hint="eastAsia"/>
        </w:rPr>
        <w:t>天</w:t>
      </w:r>
      <w:r w:rsidR="00DD3E92">
        <w:rPr>
          <w:rFonts w:hint="eastAsia"/>
        </w:rPr>
        <w:t>。</w:t>
      </w:r>
      <w:r w:rsidR="009502C8">
        <w:rPr>
          <w:rFonts w:hint="eastAsia"/>
        </w:rPr>
        <w:t>平台租用成功后，系统记录租用的开始、截止日期。</w:t>
      </w:r>
      <w:r w:rsidR="00034941">
        <w:rPr>
          <w:rFonts w:hint="eastAsia"/>
        </w:rPr>
        <w:t>系统具有可重用性，租用到期可进行续费。</w:t>
      </w:r>
    </w:p>
    <w:p w14:paraId="62C39AF0" w14:textId="77777777"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7ADFA2CA" w14:textId="388A2CDE"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Pr>
          <w:rFonts w:hint="eastAsia"/>
        </w:rPr>
        <w:t>操作员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给操作员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3C16F4D2" w:rsidR="00F06F4B" w:rsidRPr="00636514" w:rsidRDefault="00F06F4B" w:rsidP="006E1F3C">
      <w:pPr>
        <w:ind w:firstLineChars="0" w:firstLine="42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。操作员填写调拨单，请求分配商品；仓库管理员查看调拨单，查看出库信息。</w:t>
      </w:r>
    </w:p>
    <w:p w14:paraId="269248C9" w14:textId="385D0DC9"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AA1B4A" w:rsidRPr="00636514">
        <w:t>自动售货机</w:t>
      </w:r>
      <w:r w:rsidR="00AA1B4A">
        <w:rPr>
          <w:rFonts w:hint="eastAsia"/>
        </w:rPr>
        <w:t>售货</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6E45F91A" w:rsidR="00F06F4B" w:rsidRPr="00636514" w:rsidRDefault="00F06F4B" w:rsidP="00444366">
      <w:pPr>
        <w:pStyle w:val="3"/>
        <w:rPr>
          <w:color w:val="auto"/>
          <w:lang w:eastAsia="zh-CN"/>
        </w:rPr>
      </w:pPr>
      <w:bookmarkStart w:id="60" w:name="_Toc498547703"/>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r w:rsidR="007967DF">
        <w:rPr>
          <w:rFonts w:hint="eastAsia"/>
          <w:color w:val="auto"/>
          <w:lang w:eastAsia="zh-CN"/>
        </w:rPr>
        <w:t>应用</w:t>
      </w:r>
      <w:r w:rsidR="008334D4">
        <w:rPr>
          <w:rFonts w:hint="eastAsia"/>
          <w:color w:val="auto"/>
          <w:lang w:eastAsia="zh-CN"/>
        </w:rPr>
        <w:t>需求分析</w:t>
      </w:r>
      <w:bookmarkEnd w:id="60"/>
    </w:p>
    <w:p w14:paraId="7E53F48F" w14:textId="717A4FAB"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，分别是运营商</w:t>
      </w:r>
      <w:r w:rsidR="001370D6" w:rsidRPr="00636514">
        <w:rPr>
          <w:rFonts w:hint="eastAsia"/>
        </w:rPr>
        <w:t>操作员</w:t>
      </w:r>
      <w:r w:rsidR="001370D6">
        <w:rPr>
          <w:rFonts w:hint="eastAsia"/>
        </w:rPr>
        <w:t>A</w:t>
      </w:r>
      <w:r w:rsidR="001370D6">
        <w:t>PP</w:t>
      </w:r>
      <w:r w:rsidR="00F06F4B" w:rsidRPr="00636514">
        <w:rPr>
          <w:rFonts w:hint="eastAsia"/>
        </w:rPr>
        <w:t>和自动售货机售货</w:t>
      </w:r>
      <w:r w:rsidR="007B36EA">
        <w:rPr>
          <w:rFonts w:hint="eastAsia"/>
        </w:rPr>
        <w:t>APP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6E9E56EB" w:rsidR="00F06F4B" w:rsidRDefault="00F06F4B" w:rsidP="00AD581F">
      <w:pPr>
        <w:numPr>
          <w:ilvl w:val="0"/>
          <w:numId w:val="12"/>
        </w:numPr>
        <w:ind w:firstLineChars="0"/>
      </w:pPr>
      <w:r w:rsidRPr="00636514">
        <w:rPr>
          <w:rFonts w:hint="eastAsia"/>
        </w:rPr>
        <w:t>操作员</w:t>
      </w:r>
      <w:r w:rsidR="003D063C">
        <w:rPr>
          <w:rFonts w:hint="eastAsia"/>
        </w:rPr>
        <w:t>APP</w:t>
      </w:r>
      <w:r w:rsidR="00856DEB">
        <w:rPr>
          <w:rFonts w:hint="eastAsia"/>
        </w:rPr>
        <w:t>功能分析</w:t>
      </w:r>
    </w:p>
    <w:p w14:paraId="796E47E4" w14:textId="6691FB68" w:rsidR="00280566" w:rsidRDefault="004F3208" w:rsidP="00041A47">
      <w:pPr>
        <w:ind w:firstLine="480"/>
      </w:pPr>
      <w:r w:rsidRPr="00636514">
        <w:rPr>
          <w:rFonts w:hint="eastAsia"/>
        </w:rPr>
        <w:t>操作员</w:t>
      </w:r>
      <w:r>
        <w:rPr>
          <w:rFonts w:hint="eastAsia"/>
        </w:rPr>
        <w:t>APP</w:t>
      </w:r>
      <w:r w:rsidRPr="00636514">
        <w:rPr>
          <w:rFonts w:hint="eastAsia"/>
        </w:rPr>
        <w:t>是为自动售货机运营商</w:t>
      </w:r>
      <w:r>
        <w:rPr>
          <w:rFonts w:hint="eastAsia"/>
        </w:rPr>
        <w:t>上货操作员</w:t>
      </w:r>
      <w:r w:rsidRPr="00636514">
        <w:rPr>
          <w:rFonts w:hint="eastAsia"/>
        </w:rPr>
        <w:t>开发的一套移动端应用，</w:t>
      </w:r>
      <w:r>
        <w:rPr>
          <w:rFonts w:hint="eastAsia"/>
        </w:rPr>
        <w:t>能够取代传统的人工抄记的管理模式，实现移动端更新售货机数据和</w:t>
      </w:r>
      <w:r w:rsidRPr="00636514">
        <w:rPr>
          <w:rFonts w:hint="eastAsia"/>
        </w:rPr>
        <w:t>货物的统计</w:t>
      </w:r>
      <w:r>
        <w:rPr>
          <w:rFonts w:hint="eastAsia"/>
        </w:rPr>
        <w:t>。</w:t>
      </w:r>
      <w:r>
        <w:rPr>
          <w:rFonts w:hint="eastAsia"/>
        </w:rPr>
        <w:lastRenderedPageBreak/>
        <w:t>操作员通过</w:t>
      </w:r>
      <w:r>
        <w:rPr>
          <w:rFonts w:hint="eastAsia"/>
        </w:rPr>
        <w:t>APP</w:t>
      </w:r>
      <w:r>
        <w:rPr>
          <w:rFonts w:hint="eastAsia"/>
        </w:rPr>
        <w:t>进行</w:t>
      </w:r>
      <w:r w:rsidRPr="00636514">
        <w:rPr>
          <w:rFonts w:hint="eastAsia"/>
        </w:rPr>
        <w:t>机器列表</w:t>
      </w:r>
      <w:r>
        <w:rPr>
          <w:rFonts w:hint="eastAsia"/>
        </w:rPr>
        <w:t>查看、货道存货量更新</w:t>
      </w:r>
      <w:r w:rsidRPr="00636514">
        <w:rPr>
          <w:rFonts w:hint="eastAsia"/>
        </w:rPr>
        <w:t>、</w:t>
      </w:r>
      <w:r>
        <w:rPr>
          <w:rFonts w:hint="eastAsia"/>
        </w:rPr>
        <w:t>查看个人信息、查看个</w:t>
      </w:r>
      <w:r>
        <w:rPr>
          <w:rFonts w:hint="eastAsia"/>
          <w:noProof/>
        </w:rPr>
        <w:drawing>
          <wp:anchor distT="0" distB="0" distL="114300" distR="114300" simplePos="0" relativeHeight="251870208" behindDoc="0" locked="0" layoutInCell="1" allowOverlap="1" wp14:anchorId="1F59B464" wp14:editId="45B4CFA5">
            <wp:simplePos x="0" y="0"/>
            <wp:positionH relativeFrom="column">
              <wp:posOffset>38100</wp:posOffset>
            </wp:positionH>
            <wp:positionV relativeFrom="paragraph">
              <wp:posOffset>678887</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人库存</w:t>
      </w:r>
      <w:r w:rsidRPr="00636514">
        <w:rPr>
          <w:rFonts w:hint="eastAsia"/>
        </w:rPr>
        <w:t>和检测更新等</w:t>
      </w:r>
      <w:r>
        <w:rPr>
          <w:rFonts w:hint="eastAsia"/>
        </w:rPr>
        <w:t>操作</w:t>
      </w:r>
      <w:r w:rsidR="00280566" w:rsidRPr="00636514">
        <w:rPr>
          <w:rFonts w:hint="eastAsia"/>
        </w:rPr>
        <w:t>。</w:t>
      </w:r>
    </w:p>
    <w:p w14:paraId="1BD716EB" w14:textId="2EE01BA9"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61A48546" w14:textId="216E8405" w:rsidR="00F06F4B" w:rsidRPr="00636514" w:rsidRDefault="00F06F4B" w:rsidP="00326BF6">
      <w:pPr>
        <w:ind w:firstLine="480"/>
      </w:pPr>
      <w:r w:rsidRPr="00636514">
        <w:t>用户登录</w:t>
      </w:r>
      <w:r w:rsidRPr="00636514">
        <w:rPr>
          <w:rFonts w:hint="eastAsia"/>
        </w:rPr>
        <w:t>：</w:t>
      </w:r>
      <w:r w:rsidR="007B0524">
        <w:rPr>
          <w:rFonts w:hint="eastAsia"/>
        </w:rPr>
        <w:t>供</w:t>
      </w:r>
      <w:r w:rsidRPr="00636514">
        <w:rPr>
          <w:rFonts w:hint="eastAsia"/>
        </w:rPr>
        <w:t>操作员及其上级用户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55A6BC75" w:rsidR="00F06F4B" w:rsidRPr="00636514" w:rsidRDefault="001E02CC" w:rsidP="007B0524">
      <w:pPr>
        <w:ind w:firstLine="480"/>
      </w:pPr>
      <w:r>
        <w:t>货道</w:t>
      </w:r>
      <w:r w:rsidR="00010F97">
        <w:t>库存</w:t>
      </w:r>
      <w:r>
        <w:t>更新</w:t>
      </w:r>
      <w:r w:rsidR="00F06F4B" w:rsidRPr="00636514">
        <w:rPr>
          <w:rFonts w:hint="eastAsia"/>
        </w:rPr>
        <w:t>：</w:t>
      </w:r>
      <w:r w:rsidR="002A583C">
        <w:t>操作员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432D771E"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2C1479">
        <w:rPr>
          <w:rFonts w:hint="eastAsia"/>
        </w:rPr>
        <w:t>操作员</w:t>
      </w:r>
      <w:r w:rsidR="002C1479">
        <w:rPr>
          <w:rFonts w:hint="eastAsia"/>
        </w:rPr>
        <w:t>APP</w:t>
      </w:r>
      <w:r w:rsidR="002C1479">
        <w:rPr>
          <w:rFonts w:hint="eastAsia"/>
        </w:rPr>
        <w:t>提供提供版本更新按钮，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48CAF5C4" w:rsidR="00F06F4B" w:rsidRPr="00636514" w:rsidRDefault="00414419" w:rsidP="00AD581F">
      <w:pPr>
        <w:numPr>
          <w:ilvl w:val="0"/>
          <w:numId w:val="12"/>
        </w:numPr>
        <w:ind w:firstLineChars="0"/>
      </w:pPr>
      <w:r>
        <w:t>售货</w:t>
      </w:r>
      <w:r>
        <w:rPr>
          <w:rFonts w:hint="eastAsia"/>
        </w:rPr>
        <w:t>APP</w:t>
      </w:r>
      <w:r w:rsidR="007B75D1">
        <w:rPr>
          <w:rFonts w:hint="eastAsia"/>
        </w:rPr>
        <w:t>功能分析</w:t>
      </w:r>
      <w:r w:rsidR="00F06F4B" w:rsidRPr="00636514">
        <w:rPr>
          <w:rFonts w:hint="eastAsia"/>
        </w:rPr>
        <w:t xml:space="preserve"> </w:t>
      </w:r>
    </w:p>
    <w:p w14:paraId="57C79E80" w14:textId="19C402AC" w:rsidR="00F06F4B" w:rsidRDefault="00414419" w:rsidP="00856000">
      <w:pPr>
        <w:ind w:firstLine="480"/>
      </w:pPr>
      <w:r>
        <w:t>售货</w:t>
      </w:r>
      <w:r>
        <w:rPr>
          <w:rFonts w:hint="eastAsia"/>
        </w:rPr>
        <w:t>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rPr>
          <w:rFonts w:hint="eastAsia"/>
        </w:rPr>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990C85">
        <w:t>在页面中网格形式显示</w:t>
      </w:r>
      <w:r w:rsidR="00990C85">
        <w:rPr>
          <w:rFonts w:hint="eastAsia"/>
        </w:rPr>
        <w:t>。</w:t>
      </w:r>
    </w:p>
    <w:p w14:paraId="5BEACCF4" w14:textId="1C2F51A5" w:rsidR="00B95136" w:rsidRPr="00B95136" w:rsidRDefault="00B918B6" w:rsidP="00990C85">
      <w:pPr>
        <w:pStyle w:val="aff0"/>
      </w:pPr>
      <w:r>
        <w:rPr>
          <w:noProof/>
        </w:rPr>
        <w:lastRenderedPageBreak/>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自动售货机售货</w:t>
      </w:r>
      <w:r w:rsidR="00B95136" w:rsidRPr="00B95136">
        <w:rPr>
          <w:rFonts w:hint="eastAsia"/>
        </w:rPr>
        <w:t>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1A2E3520" w14:textId="79B8CD96" w:rsidR="001F5981" w:rsidRDefault="00F06F4B" w:rsidP="001F5981">
      <w:pPr>
        <w:ind w:firstLine="480"/>
        <w:rPr>
          <w:rFonts w:hint="eastAsia"/>
        </w:rPr>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1638BC">
        <w:rPr>
          <w:rFonts w:hint="eastAsia"/>
        </w:rPr>
        <w:t>售货</w:t>
      </w:r>
      <w:r w:rsidR="001638BC">
        <w:rPr>
          <w:rFonts w:hint="eastAsia"/>
        </w:rPr>
        <w:t>APP</w:t>
      </w:r>
      <w:r w:rsidR="006B688F">
        <w:rPr>
          <w:rFonts w:hint="eastAsia"/>
        </w:rPr>
        <w:t>并</w:t>
      </w:r>
      <w:r w:rsidRPr="00636514">
        <w:rPr>
          <w:rFonts w:hint="eastAsia"/>
        </w:rPr>
        <w:t>重启。</w:t>
      </w:r>
    </w:p>
    <w:p w14:paraId="11441399" w14:textId="56787B66" w:rsidR="006D246C" w:rsidRPr="00636514" w:rsidRDefault="001F5981" w:rsidP="006D246C">
      <w:pPr>
        <w:pStyle w:val="2"/>
        <w:rPr>
          <w:rFonts w:hint="eastAsia"/>
        </w:rPr>
      </w:pPr>
      <w:bookmarkStart w:id="61" w:name="_Toc498547704"/>
      <w:r>
        <w:rPr>
          <w:rFonts w:hint="eastAsia"/>
          <w:lang w:eastAsia="zh-CN"/>
        </w:rPr>
        <w:t xml:space="preserve">3.5 </w:t>
      </w:r>
      <w:r w:rsidR="006D246C">
        <w:rPr>
          <w:rFonts w:hint="eastAsia"/>
        </w:rPr>
        <w:t>本章小结</w:t>
      </w:r>
      <w:bookmarkEnd w:id="61"/>
    </w:p>
    <w:p w14:paraId="4950F84C" w14:textId="6BCF0212" w:rsidR="00F06F4B" w:rsidRPr="00EB1881" w:rsidRDefault="00F06F4B" w:rsidP="00964AD1">
      <w:pPr>
        <w:pStyle w:val="1"/>
        <w:ind w:left="240"/>
      </w:pPr>
      <w:bookmarkStart w:id="62" w:name="_Toc492673775"/>
      <w:r w:rsidRPr="00636514">
        <w:rPr>
          <w:lang w:val="en-US" w:eastAsia="zh-CN"/>
        </w:rPr>
        <w:br w:type="page"/>
      </w:r>
      <w:bookmarkStart w:id="63" w:name="_Toc498547705"/>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commentRangeStart w:id="64"/>
      <w:r w:rsidR="00605036">
        <w:rPr>
          <w:rFonts w:hint="eastAsia"/>
          <w:lang w:eastAsia="zh-CN"/>
        </w:rPr>
        <w:t>自动售货机</w:t>
      </w:r>
      <w:r>
        <w:rPr>
          <w:rFonts w:hint="eastAsia"/>
          <w:lang w:eastAsia="zh-CN"/>
        </w:rPr>
        <w:t>云平台</w:t>
      </w:r>
      <w:r w:rsidR="007D2E08">
        <w:rPr>
          <w:rFonts w:hint="eastAsia"/>
          <w:lang w:eastAsia="zh-CN"/>
        </w:rPr>
        <w:t>系统</w:t>
      </w:r>
      <w:r w:rsidR="00EB1881">
        <w:rPr>
          <w:rFonts w:hint="eastAsia"/>
          <w:lang w:eastAsia="zh-CN"/>
        </w:rPr>
        <w:t>的</w:t>
      </w:r>
      <w:r w:rsidR="00145146">
        <w:rPr>
          <w:rFonts w:hint="eastAsia"/>
          <w:lang w:eastAsia="zh-CN"/>
        </w:rPr>
        <w:t>架构</w:t>
      </w:r>
      <w:r w:rsidRPr="00636514">
        <w:rPr>
          <w:rFonts w:hint="eastAsia"/>
          <w:lang w:eastAsia="zh-CN"/>
        </w:rPr>
        <w:t>设计</w:t>
      </w:r>
      <w:commentRangeEnd w:id="64"/>
      <w:r w:rsidR="002972DA" w:rsidRPr="00E25867">
        <w:rPr>
          <w:lang w:eastAsia="zh-CN"/>
        </w:rPr>
        <w:commentReference w:id="64"/>
      </w:r>
      <w:bookmarkEnd w:id="63"/>
    </w:p>
    <w:p w14:paraId="14B06434" w14:textId="34B45280" w:rsidR="00F06F4B" w:rsidRDefault="00F06F4B" w:rsidP="00E25867">
      <w:pPr>
        <w:pStyle w:val="2"/>
      </w:pPr>
      <w:bookmarkStart w:id="65" w:name="_Toc498547706"/>
      <w:r>
        <w:rPr>
          <w:rFonts w:hint="eastAsia"/>
        </w:rPr>
        <w:t xml:space="preserve">4.1 </w:t>
      </w:r>
      <w:r w:rsidR="004F2A98">
        <w:rPr>
          <w:rFonts w:hint="eastAsia"/>
        </w:rPr>
        <w:t>自动售货机</w:t>
      </w:r>
      <w:commentRangeStart w:id="66"/>
      <w:r w:rsidR="001B733E">
        <w:rPr>
          <w:rFonts w:hint="eastAsia"/>
        </w:rPr>
        <w:t>云平台</w:t>
      </w:r>
      <w:r>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commentRangeEnd w:id="66"/>
      <w:r w:rsidR="00CA4211">
        <w:rPr>
          <w:rStyle w:val="aa"/>
          <w:rFonts w:ascii="Times New Roman" w:eastAsiaTheme="minorEastAsia" w:hAnsi="Times New Roman"/>
          <w:b w:val="0"/>
          <w:bCs w:val="0"/>
        </w:rPr>
        <w:commentReference w:id="66"/>
      </w:r>
      <w:bookmarkEnd w:id="65"/>
    </w:p>
    <w:p w14:paraId="68AFD57F" w14:textId="47B330FD" w:rsidR="001F412F" w:rsidRDefault="00673441" w:rsidP="00673441">
      <w:pPr>
        <w:pStyle w:val="3"/>
      </w:pPr>
      <w:bookmarkStart w:id="67" w:name="_Toc498547707"/>
      <w:r>
        <w:rPr>
          <w:rFonts w:hint="eastAsia"/>
          <w:lang w:eastAsia="zh-CN"/>
        </w:rPr>
        <w:t xml:space="preserve">4.1.1 </w:t>
      </w:r>
      <w:r w:rsidR="00154B90" w:rsidRPr="00673441">
        <w:rPr>
          <w:rFonts w:hint="eastAsia"/>
        </w:rPr>
        <w:t>自动售货机</w:t>
      </w:r>
      <w:r w:rsidR="00D552AF">
        <w:rPr>
          <w:rFonts w:hint="eastAsia"/>
        </w:rPr>
        <w:t>的</w:t>
      </w:r>
      <w:r w:rsidR="00293B75" w:rsidRPr="00673441">
        <w:rPr>
          <w:rFonts w:hint="eastAsia"/>
        </w:rPr>
        <w:t>网络</w:t>
      </w:r>
      <w:r w:rsidR="00B1153D">
        <w:rPr>
          <w:rFonts w:hint="eastAsia"/>
        </w:rPr>
        <w:t>结构</w:t>
      </w:r>
      <w:r w:rsidR="00936A7D">
        <w:rPr>
          <w:rFonts w:hint="eastAsia"/>
        </w:rPr>
        <w:t>改进</w:t>
      </w:r>
      <w:bookmarkEnd w:id="67"/>
    </w:p>
    <w:p w14:paraId="31A92AB5" w14:textId="77777777" w:rsidR="00807724" w:rsidRDefault="00807724" w:rsidP="00807724">
      <w:pPr>
        <w:ind w:firstLine="480"/>
      </w:pPr>
      <w:r>
        <w:rPr>
          <w:noProof/>
        </w:rPr>
        <w:object w:dxaOrig="1440" w:dyaOrig="1440" w14:anchorId="41FAA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4.05pt;margin-top:80.2pt;width:415.1pt;height:295.5pt;z-index:251876352;mso-position-horizontal-relative:text;mso-position-vertical-relative:text;mso-width-relative:page;mso-height-relative:page">
            <v:imagedata r:id="rId37" o:title=""/>
            <w10:wrap type="topAndBottom"/>
          </v:shape>
          <o:OLEObject Type="Embed" ProgID="Visio.Drawing.15" ShapeID="_x0000_s1033" DrawAspect="Content" ObjectID="_1572298812"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云管理平台</w:t>
      </w:r>
      <w:r w:rsidR="00676970">
        <w:t>和无线网络四个部分组成。</w:t>
      </w:r>
    </w:p>
    <w:p w14:paraId="278A6634" w14:textId="41D82E42" w:rsidR="00EE2019" w:rsidRDefault="00EE2019" w:rsidP="00807724">
      <w:pPr>
        <w:pStyle w:val="aff0"/>
        <w:rPr>
          <w:rFonts w:hint="eastAsia"/>
        </w:rPr>
      </w:pPr>
      <w:r>
        <w:rPr>
          <w:rFonts w:hint="eastAsia"/>
        </w:rPr>
        <w:t>图</w:t>
      </w:r>
      <w:r>
        <w:rPr>
          <w:rFonts w:hint="eastAsia"/>
        </w:rPr>
        <w:t>4</w:t>
      </w:r>
      <w:r>
        <w:t xml:space="preserve">-1 </w:t>
      </w:r>
      <w:r>
        <w:rPr>
          <w:rFonts w:hint="eastAsia"/>
        </w:rPr>
        <w:t>自动售货机</w:t>
      </w:r>
      <w:r>
        <w:t>网络结构图</w:t>
      </w:r>
    </w:p>
    <w:p w14:paraId="065C1644" w14:textId="2C308A3D"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5715A">
        <w:rPr>
          <w:rFonts w:hint="eastAsia"/>
        </w:rPr>
        <w:t>4G</w:t>
      </w:r>
      <w:r w:rsidR="0075715A">
        <w:rPr>
          <w:rFonts w:hint="eastAsia"/>
        </w:rPr>
        <w:t>网络进行选货并进行移动支付，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进行编码，将数据发送给通信网关。数据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2"/>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178C81EB" w:rsidR="00A644B4" w:rsidRDefault="00A644B4" w:rsidP="00B94EC6">
      <w:pPr>
        <w:ind w:firstLine="480"/>
      </w:pPr>
      <w:r>
        <w:lastRenderedPageBreak/>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3C0AB141" w14:textId="7C660C7F" w:rsidR="00D631DE" w:rsidRDefault="00184D87" w:rsidP="00184D87">
      <w:pPr>
        <w:pStyle w:val="3"/>
        <w:rPr>
          <w:lang w:eastAsia="zh-CN"/>
        </w:rPr>
      </w:pPr>
      <w:r>
        <w:rPr>
          <w:rFonts w:hint="eastAsia"/>
        </w:rPr>
        <w:t xml:space="preserve">4.1.2 </w:t>
      </w:r>
      <w:r>
        <w:rPr>
          <w:rFonts w:hint="eastAsia"/>
        </w:rPr>
        <w:t>自动售货机</w:t>
      </w:r>
      <w:r w:rsidR="004A7378">
        <w:rPr>
          <w:rFonts w:hint="eastAsia"/>
        </w:rPr>
        <w:t>终端</w:t>
      </w:r>
      <w:r w:rsidR="00C00CC5">
        <w:rPr>
          <w:rFonts w:hint="eastAsia"/>
        </w:rPr>
        <w:t>的</w:t>
      </w:r>
      <w:r w:rsidR="008C25E8">
        <w:rPr>
          <w:rFonts w:hint="eastAsia"/>
          <w:lang w:eastAsia="zh-CN"/>
        </w:rPr>
        <w:t>通信</w:t>
      </w:r>
      <w:r w:rsidR="00796E42">
        <w:rPr>
          <w:rFonts w:hint="eastAsia"/>
          <w:lang w:eastAsia="zh-CN"/>
        </w:rPr>
        <w:t>设计</w:t>
      </w:r>
    </w:p>
    <w:p w14:paraId="227188F6" w14:textId="2ED3758A" w:rsidR="00924CA3" w:rsidRDefault="005958BB" w:rsidP="00924CA3">
      <w:pPr>
        <w:ind w:firstLine="480"/>
        <w:rPr>
          <w:rFonts w:hint="eastAsia"/>
          <w:lang w:val="x-none"/>
        </w:rPr>
      </w:pPr>
      <w:r>
        <w:rPr>
          <w:noProof/>
        </w:rPr>
        <w:object w:dxaOrig="225" w:dyaOrig="225" w14:anchorId="020A7F6F">
          <v:shape id="_x0000_s1055" type="#_x0000_t75" style="position:absolute;left:0;text-align:left;margin-left:33.1pt;margin-top:163.1pt;width:320.65pt;height:180.85pt;z-index:251889664;mso-position-horizontal-relative:text;mso-position-vertical-relative:text;mso-width-relative:page;mso-height-relative:page">
            <v:imagedata r:id="rId39" o:title=""/>
            <w10:wrap type="topAndBottom"/>
          </v:shape>
          <o:OLEObject Type="Embed" ProgID="Visio.Drawing.15" ShapeID="_x0000_s1055" DrawAspect="Content" ObjectID="_1572298813" r:id="rId40"/>
        </w:object>
      </w:r>
      <w:r w:rsidR="00D40F10">
        <w:rPr>
          <w:lang w:val="x-none"/>
        </w:rPr>
        <w:t>本文自动售货机终端的通信实现主要涉及了串口通信</w:t>
      </w:r>
      <w:r w:rsidR="00D40F10">
        <w:rPr>
          <w:rFonts w:hint="eastAsia"/>
          <w:lang w:val="x-none"/>
        </w:rPr>
        <w:t>、</w:t>
      </w:r>
      <w:r w:rsidR="00D40F10">
        <w:rPr>
          <w:lang w:val="x-none"/>
        </w:rPr>
        <w:t>无线通信</w:t>
      </w:r>
      <w:r w:rsidR="00D40F10">
        <w:rPr>
          <w:rFonts w:hint="eastAsia"/>
          <w:lang w:val="x-none"/>
        </w:rPr>
        <w:t>。</w:t>
      </w:r>
      <w:r w:rsidR="00190958">
        <w:rPr>
          <w:rFonts w:hint="eastAsia"/>
          <w:lang w:val="x-none"/>
        </w:rPr>
        <w:t>系统对老式无</w:t>
      </w:r>
      <w:r w:rsidR="00190958">
        <w:rPr>
          <w:rFonts w:hint="eastAsia"/>
          <w:lang w:val="x-none"/>
        </w:rPr>
        <w:t>L</w:t>
      </w:r>
      <w:r w:rsidR="00190958">
        <w:rPr>
          <w:lang w:val="x-none"/>
        </w:rPr>
        <w:t>ED</w:t>
      </w:r>
      <w:r w:rsidR="00190958">
        <w:rPr>
          <w:lang w:val="x-none"/>
        </w:rPr>
        <w:t>显示器的售货机进行改进</w:t>
      </w:r>
      <w:r w:rsidR="00190958">
        <w:rPr>
          <w:rFonts w:hint="eastAsia"/>
          <w:lang w:val="x-none"/>
        </w:rPr>
        <w:t>，</w:t>
      </w:r>
      <w:r w:rsidR="00190958">
        <w:rPr>
          <w:lang w:val="x-none"/>
        </w:rPr>
        <w:t>在原来的售货机终端上通过串口线外接连接自动售货机</w:t>
      </w:r>
      <w:r w:rsidR="005539AA">
        <w:rPr>
          <w:rFonts w:hint="eastAsia"/>
          <w:lang w:val="x-none"/>
        </w:rPr>
        <w:t>。</w:t>
      </w:r>
      <w:r w:rsidR="005539AA">
        <w:rPr>
          <w:lang w:val="x-none"/>
        </w:rPr>
        <w:t>自动售货机终端的设计</w:t>
      </w:r>
      <w:r w:rsidR="00992FA4">
        <w:rPr>
          <w:lang w:val="x-none"/>
        </w:rPr>
        <w:t>重点是</w:t>
      </w:r>
      <w:r w:rsidR="005539AA">
        <w:rPr>
          <w:rFonts w:hint="eastAsia"/>
          <w:lang w:val="x-none"/>
        </w:rPr>
        <w:t>Android</w:t>
      </w:r>
      <w:r w:rsidR="005539AA">
        <w:rPr>
          <w:rFonts w:hint="eastAsia"/>
          <w:lang w:val="x-none"/>
        </w:rPr>
        <w:t>设备和自动售货机通过串口消息的</w:t>
      </w:r>
      <w:r w:rsidR="00992FA4">
        <w:rPr>
          <w:rFonts w:hint="eastAsia"/>
          <w:lang w:val="x-none"/>
        </w:rPr>
        <w:t>收发</w:t>
      </w:r>
      <w:r w:rsidR="005539AA">
        <w:rPr>
          <w:rFonts w:hint="eastAsia"/>
          <w:lang w:val="x-none"/>
        </w:rPr>
        <w:t>实现通信</w:t>
      </w:r>
      <w:r w:rsidR="00992FA4">
        <w:rPr>
          <w:rFonts w:hint="eastAsia"/>
          <w:lang w:val="x-none"/>
        </w:rPr>
        <w:t>，控制售货机的出货工作</w:t>
      </w:r>
      <w:r w:rsidR="005539AA">
        <w:rPr>
          <w:rFonts w:hint="eastAsia"/>
          <w:lang w:val="x-none"/>
        </w:rPr>
        <w:t>。</w:t>
      </w:r>
      <w:r w:rsidR="00D92C88">
        <w:rPr>
          <w:rFonts w:hint="eastAsia"/>
          <w:lang w:val="x-none"/>
        </w:rPr>
        <w:t>同时通过</w:t>
      </w:r>
      <w:r w:rsidR="00D92C88">
        <w:rPr>
          <w:rFonts w:hint="eastAsia"/>
          <w:lang w:val="x-none"/>
        </w:rPr>
        <w:t>4G</w:t>
      </w:r>
      <w:r w:rsidR="00D92C88">
        <w:rPr>
          <w:rFonts w:hint="eastAsia"/>
          <w:lang w:val="x-none"/>
        </w:rPr>
        <w:t>网络将售货机的销售情况和余货量等信息传送到售货机后台管理平台，实现后台对终端的监控功能。</w:t>
      </w:r>
      <w:r>
        <w:rPr>
          <w:rFonts w:hint="eastAsia"/>
          <w:lang w:val="x-none"/>
        </w:rPr>
        <w:t>自动售货机</w:t>
      </w:r>
      <w:r>
        <w:rPr>
          <w:lang w:val="x-none"/>
        </w:rPr>
        <w:t>后台</w:t>
      </w:r>
      <w:r>
        <w:rPr>
          <w:rFonts w:hint="eastAsia"/>
          <w:lang w:val="x-none"/>
        </w:rPr>
        <w:t>服务</w:t>
      </w:r>
      <w:r>
        <w:rPr>
          <w:lang w:val="x-none"/>
        </w:rPr>
        <w:t>器与终端之间的结构图如图</w:t>
      </w:r>
      <w:r w:rsidR="007954E5">
        <w:rPr>
          <w:rFonts w:hint="eastAsia"/>
          <w:lang w:val="x-none"/>
        </w:rPr>
        <w:t>4-</w:t>
      </w:r>
      <w:r w:rsidR="007954E5">
        <w:rPr>
          <w:lang w:val="x-none"/>
        </w:rPr>
        <w:t>2</w:t>
      </w:r>
      <w:r>
        <w:rPr>
          <w:lang w:val="x-none"/>
        </w:rPr>
        <w:t>所示。</w:t>
      </w:r>
    </w:p>
    <w:p w14:paraId="263149D3" w14:textId="6B0C6082" w:rsidR="00124AC7" w:rsidRDefault="00995C3D" w:rsidP="00CA787B">
      <w:pPr>
        <w:pStyle w:val="aff0"/>
      </w:pPr>
      <w:r>
        <w:rPr>
          <w:rFonts w:hint="eastAsia"/>
        </w:rPr>
        <w:t>图</w:t>
      </w:r>
      <w:r>
        <w:rPr>
          <w:rFonts w:hint="eastAsia"/>
        </w:rPr>
        <w:t>4-</w:t>
      </w:r>
      <w:r>
        <w:t xml:space="preserve">2 </w:t>
      </w:r>
      <w:r w:rsidR="00CA787B">
        <w:t>自动售货机及终端系统结构图</w:t>
      </w:r>
    </w:p>
    <w:p w14:paraId="15287769" w14:textId="4EDE8F8C" w:rsidR="0020387F" w:rsidRPr="005958BB" w:rsidRDefault="0020387F" w:rsidP="0020387F">
      <w:pPr>
        <w:ind w:firstLine="480"/>
        <w:rPr>
          <w:rFonts w:hint="eastAsia"/>
        </w:rPr>
      </w:pPr>
      <w:r>
        <w:rPr>
          <w:rFonts w:hint="eastAsia"/>
        </w:rPr>
        <w:t>自动售货机终端</w:t>
      </w:r>
      <w:r w:rsidR="00023908">
        <w:rPr>
          <w:rFonts w:hint="eastAsia"/>
        </w:rPr>
        <w:t>外接</w:t>
      </w:r>
      <w:r w:rsidR="00023908">
        <w:rPr>
          <w:rFonts w:hint="eastAsia"/>
        </w:rPr>
        <w:t>Android</w:t>
      </w:r>
      <w:r w:rsidR="00023908">
        <w:rPr>
          <w:rFonts w:hint="eastAsia"/>
        </w:rPr>
        <w:t>设备</w:t>
      </w:r>
      <w:r w:rsidR="00B919B6">
        <w:rPr>
          <w:rFonts w:hint="eastAsia"/>
        </w:rPr>
        <w:t>，</w:t>
      </w:r>
      <w:r w:rsidR="00023908">
        <w:rPr>
          <w:rFonts w:hint="eastAsia"/>
        </w:rPr>
        <w:t>使用</w:t>
      </w:r>
      <w:r w:rsidR="00023908">
        <w:rPr>
          <w:rFonts w:hint="eastAsia"/>
        </w:rPr>
        <w:t>USB</w:t>
      </w:r>
      <w:r w:rsidR="00023908">
        <w:rPr>
          <w:rFonts w:hint="eastAsia"/>
        </w:rPr>
        <w:t>连接线和售货机相连。二者交互过程中，</w:t>
      </w:r>
      <w:r w:rsidR="00B919B6">
        <w:rPr>
          <w:rFonts w:hint="eastAsia"/>
        </w:rPr>
        <w:t>提供界面显示的功能</w:t>
      </w:r>
      <w:r w:rsidR="00B919B6">
        <w:rPr>
          <w:rFonts w:hint="eastAsia"/>
        </w:rPr>
        <w:t>，</w:t>
      </w:r>
      <w:r w:rsidR="00023908">
        <w:rPr>
          <w:rFonts w:hint="eastAsia"/>
        </w:rPr>
        <w:t>Android</w:t>
      </w:r>
      <w:r w:rsidR="00023908">
        <w:rPr>
          <w:rFonts w:hint="eastAsia"/>
        </w:rPr>
        <w:t>应用将串口指令进行封装后发送，主控板接收到串口指令后进行解析</w:t>
      </w:r>
      <w:r w:rsidR="00DA2BA5">
        <w:rPr>
          <w:rFonts w:hint="eastAsia"/>
        </w:rPr>
        <w:t>，根据不同指令完成对</w:t>
      </w:r>
      <w:r w:rsidR="001C5B27">
        <w:rPr>
          <w:rFonts w:hint="eastAsia"/>
        </w:rPr>
        <w:t>售货机</w:t>
      </w:r>
      <w:r w:rsidR="00DA2BA5">
        <w:rPr>
          <w:rFonts w:hint="eastAsia"/>
        </w:rPr>
        <w:t>的控制操作</w:t>
      </w:r>
      <w:r w:rsidR="00023908">
        <w:rPr>
          <w:rFonts w:hint="eastAsia"/>
        </w:rPr>
        <w:t>，</w:t>
      </w:r>
      <w:r w:rsidR="00DA2BA5">
        <w:rPr>
          <w:rFonts w:hint="eastAsia"/>
        </w:rPr>
        <w:t>并</w:t>
      </w:r>
      <w:r w:rsidR="00023908">
        <w:rPr>
          <w:rFonts w:hint="eastAsia"/>
        </w:rPr>
        <w:t>将操作结果返回。每进行一次通信，</w:t>
      </w:r>
      <w:r w:rsidR="00023908">
        <w:rPr>
          <w:rFonts w:hint="eastAsia"/>
        </w:rPr>
        <w:t>Android</w:t>
      </w:r>
      <w:r w:rsidR="00023908">
        <w:rPr>
          <w:rFonts w:hint="eastAsia"/>
        </w:rPr>
        <w:t>应用通过</w:t>
      </w:r>
      <w:r w:rsidR="00023908">
        <w:rPr>
          <w:rFonts w:hint="eastAsia"/>
        </w:rPr>
        <w:t>4G</w:t>
      </w:r>
      <w:r w:rsidR="00023908">
        <w:rPr>
          <w:rFonts w:hint="eastAsia"/>
        </w:rPr>
        <w:t>网络将交易信息发送网自动售货机后台服务器，并在数据库中存储。运营商在后台系统中可主动查询售货机终端库存量和销售状况等。</w:t>
      </w:r>
    </w:p>
    <w:p w14:paraId="1E25E4AF" w14:textId="279E7050" w:rsidR="00673441" w:rsidRDefault="00673441" w:rsidP="009B205A">
      <w:pPr>
        <w:pStyle w:val="3"/>
        <w:rPr>
          <w:lang w:eastAsia="zh-CN"/>
        </w:rPr>
      </w:pPr>
      <w:bookmarkStart w:id="68" w:name="_Toc498547708"/>
      <w:r>
        <w:rPr>
          <w:rFonts w:hint="eastAsia"/>
          <w:lang w:eastAsia="zh-CN"/>
        </w:rPr>
        <w:lastRenderedPageBreak/>
        <w:t>4.1.</w:t>
      </w:r>
      <w:r w:rsidR="00184D87">
        <w:rPr>
          <w:lang w:eastAsia="zh-CN"/>
        </w:rPr>
        <w:t>3</w:t>
      </w:r>
      <w:r>
        <w:rPr>
          <w:rFonts w:hint="eastAsia"/>
          <w:lang w:eastAsia="zh-CN"/>
        </w:rPr>
        <w:t xml:space="preserve"> </w:t>
      </w:r>
      <w:r w:rsidR="00E8188E">
        <w:rPr>
          <w:rFonts w:hint="eastAsia"/>
          <w:lang w:eastAsia="zh-CN"/>
        </w:rPr>
        <w:t>自动售货机</w:t>
      </w:r>
      <w:r w:rsidR="00B24C0F">
        <w:rPr>
          <w:rFonts w:hint="eastAsia"/>
          <w:lang w:eastAsia="zh-CN"/>
        </w:rPr>
        <w:t>云平台</w:t>
      </w:r>
      <w:r w:rsidR="00E8188E">
        <w:rPr>
          <w:rFonts w:hint="eastAsia"/>
          <w:lang w:eastAsia="zh-CN"/>
        </w:rPr>
        <w:t>的</w:t>
      </w:r>
      <w:r w:rsidR="009408D4">
        <w:rPr>
          <w:rFonts w:hint="eastAsia"/>
          <w:lang w:eastAsia="zh-CN"/>
        </w:rPr>
        <w:t>软件体系架构</w:t>
      </w:r>
      <w:bookmarkEnd w:id="68"/>
    </w:p>
    <w:p w14:paraId="1182A88B" w14:textId="0D17121F" w:rsidR="00C8549B" w:rsidRDefault="00C8549B" w:rsidP="00027685">
      <w:pPr>
        <w:ind w:firstLine="480"/>
        <w:rPr>
          <w:rFonts w:hint="eastAsia"/>
          <w:lang w:val="x-none"/>
        </w:rPr>
      </w:pPr>
      <w:r>
        <w:rPr>
          <w:rFonts w:hint="eastAsia"/>
          <w:lang w:val="x-none"/>
        </w:rPr>
        <w:t>（</w:t>
      </w:r>
      <w:r>
        <w:rPr>
          <w:rFonts w:hint="eastAsia"/>
          <w:lang w:val="x-none"/>
        </w:rPr>
        <w:t>1</w:t>
      </w:r>
      <w:r>
        <w:rPr>
          <w:rFonts w:hint="eastAsia"/>
          <w:lang w:val="x-none"/>
        </w:rPr>
        <w:t>）</w:t>
      </w:r>
      <w:r>
        <w:rPr>
          <w:lang w:val="x-none"/>
        </w:rPr>
        <w:t>传统软件体系架构</w:t>
      </w:r>
    </w:p>
    <w:p w14:paraId="313705F4" w14:textId="4E6C2A9B" w:rsidR="00027685" w:rsidRDefault="00363E01"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41" o:title=""/>
            <w10:wrap type="topAndBottom"/>
          </v:shape>
          <o:OLEObject Type="Embed" ProgID="Visio.Drawing.15" ShapeID="_x0000_s1038" DrawAspect="Content" ObjectID="_1572298814" r:id="rId42"/>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910614">
        <w:rPr>
          <w:rFonts w:hint="eastAsia"/>
          <w:lang w:val="x-none"/>
        </w:rPr>
        <w:t>4-</w:t>
      </w:r>
      <w:r w:rsidR="006174A0">
        <w:rPr>
          <w:lang w:val="x-none"/>
        </w:rPr>
        <w:t>3</w:t>
      </w:r>
      <w:r w:rsidR="00910614">
        <w:rPr>
          <w:lang w:val="x-none"/>
        </w:rPr>
        <w:t>所示</w:t>
      </w:r>
      <w:r w:rsidR="00910614">
        <w:rPr>
          <w:rFonts w:hint="eastAsia"/>
          <w:lang w:val="x-none"/>
        </w:rPr>
        <w:t>。</w:t>
      </w:r>
    </w:p>
    <w:p w14:paraId="16FB3D13" w14:textId="1180A9D0" w:rsidR="00027685" w:rsidRDefault="00027685" w:rsidP="00027685">
      <w:pPr>
        <w:pStyle w:val="aff0"/>
      </w:pPr>
      <w:r>
        <w:rPr>
          <w:rFonts w:hint="eastAsia"/>
        </w:rPr>
        <w:t>图</w:t>
      </w:r>
      <w:r>
        <w:rPr>
          <w:rFonts w:hint="eastAsia"/>
        </w:rPr>
        <w:t>4</w:t>
      </w:r>
      <w:r>
        <w:t>-</w:t>
      </w:r>
      <w:r w:rsidR="006174A0">
        <w:t>3</w:t>
      </w:r>
      <w:r>
        <w:t xml:space="preserve"> </w:t>
      </w:r>
      <w:r>
        <w:rPr>
          <w:rFonts w:hint="eastAsia"/>
        </w:rPr>
        <w:t>传统</w:t>
      </w:r>
      <w:r>
        <w:t>软件体系架构</w:t>
      </w:r>
    </w:p>
    <w:p w14:paraId="6D122799" w14:textId="59FC315A"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Pr>
          <w:rStyle w:val="af9"/>
        </w:rPr>
        <w:t>[</w:t>
      </w:r>
      <w:r>
        <w:rPr>
          <w:rStyle w:val="af9"/>
        </w:rPr>
        <w:endnoteReference w:id="43"/>
      </w:r>
      <w:r>
        <w:rPr>
          <w:rStyle w:val="af9"/>
        </w:rPr>
        <w:t>]</w:t>
      </w:r>
      <w:r>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77777777" w:rsidR="00CB28C6" w:rsidRDefault="00CB28C6" w:rsidP="00663480">
      <w:pPr>
        <w:ind w:firstLine="480"/>
      </w:pPr>
      <w:r>
        <w:rPr>
          <w:rFonts w:hint="eastAsia"/>
        </w:rPr>
        <w:t>1</w:t>
      </w:r>
      <w:r>
        <w:rPr>
          <w:rFonts w:hint="eastAsia"/>
        </w:rPr>
        <w:t>）</w:t>
      </w:r>
      <w:r w:rsidR="005407B4">
        <w:t>数据库</w:t>
      </w:r>
      <w:r w:rsidR="005407B4">
        <w:rPr>
          <w:rFonts w:hint="eastAsia"/>
        </w:rPr>
        <w:t>层：位于最底层，主要任务是存放管理系统中用户的基本信息和的日常数据资源。</w:t>
      </w:r>
    </w:p>
    <w:p w14:paraId="53E941C9" w14:textId="00288A3B" w:rsidR="003C6DC6" w:rsidRDefault="00363E01" w:rsidP="00663480">
      <w:pPr>
        <w:ind w:firstLineChars="0" w:firstLine="420"/>
      </w:pPr>
      <w:r>
        <w:rPr>
          <w:rFonts w:hint="eastAsia"/>
        </w:rPr>
        <w:t>2</w:t>
      </w:r>
      <w:r w:rsidR="00CB28C6" w:rsidRPr="00842785">
        <w:rPr>
          <w:rFonts w:hint="eastAsia"/>
        </w:rPr>
        <w:t>）</w:t>
      </w:r>
      <w:r w:rsidR="005407B4" w:rsidRPr="00842785">
        <w:rPr>
          <w:rFonts w:hint="eastAsia"/>
        </w:rPr>
        <w:t>数据访问层：</w:t>
      </w:r>
      <w:r w:rsidR="00842785">
        <w:rPr>
          <w:rFonts w:hint="eastAsia"/>
        </w:rPr>
        <w:t>位于业务逻辑和数据库之间</w:t>
      </w:r>
      <w:r w:rsidR="005407B4" w:rsidRPr="00842785">
        <w:rPr>
          <w:rFonts w:hint="eastAsia"/>
        </w:rPr>
        <w:t>，</w:t>
      </w:r>
      <w:r w:rsidR="00842785">
        <w:rPr>
          <w:rFonts w:hint="eastAsia"/>
        </w:rPr>
        <w:t>用于访问和更新数据</w:t>
      </w:r>
      <w:r w:rsidR="005407B4" w:rsidRPr="00842785">
        <w:rPr>
          <w:rFonts w:hint="eastAsia"/>
        </w:rPr>
        <w:t>，并为上层</w:t>
      </w:r>
      <w:r w:rsidR="005407B4" w:rsidRPr="00842785">
        <w:rPr>
          <w:rFonts w:hint="eastAsia"/>
        </w:rPr>
        <w:t>Service</w:t>
      </w:r>
      <w:r w:rsidR="005407B4" w:rsidRPr="00842785">
        <w:rPr>
          <w:rFonts w:hint="eastAsia"/>
        </w:rPr>
        <w:t>提供调用接口</w:t>
      </w:r>
      <w:r w:rsidR="00842785">
        <w:rPr>
          <w:rFonts w:hint="eastAsia"/>
        </w:rPr>
        <w:t>。</w:t>
      </w:r>
    </w:p>
    <w:p w14:paraId="55948C1E" w14:textId="6EF34831" w:rsidR="005407B4" w:rsidRDefault="00363E01" w:rsidP="00663480">
      <w:pPr>
        <w:ind w:firstLineChars="0" w:firstLine="420"/>
        <w:rPr>
          <w:rFonts w:hint="eastAsia"/>
        </w:rPr>
      </w:pPr>
      <w:r>
        <w:t>3</w:t>
      </w:r>
      <w:r w:rsidR="003C6DC6">
        <w:rPr>
          <w:rFonts w:hint="eastAsia"/>
        </w:rPr>
        <w:t>）</w:t>
      </w:r>
      <w:r w:rsidR="005407B4">
        <w:t>业务逻辑层</w:t>
      </w:r>
      <w:r w:rsidR="003C6DC6">
        <w:rPr>
          <w:rFonts w:hint="eastAsia"/>
        </w:rPr>
        <w:t>：</w:t>
      </w:r>
      <w:r w:rsidR="005407B4">
        <w:t>系统的核心部分</w:t>
      </w:r>
      <w:r w:rsidR="005407B4">
        <w:rPr>
          <w:rFonts w:hint="eastAsia"/>
        </w:rPr>
        <w:t>，</w:t>
      </w:r>
      <w:r w:rsidR="00DB6C1C">
        <w:rPr>
          <w:rFonts w:hint="eastAsia"/>
        </w:rPr>
        <w:t>是业务逻辑的具体实现，用于接收控制层的请求</w:t>
      </w:r>
      <w:r w:rsidR="005407B4">
        <w:rPr>
          <w:rFonts w:hint="eastAsia"/>
        </w:rPr>
        <w:t>。</w:t>
      </w:r>
      <w:r w:rsidR="00DB6C1C">
        <w:rPr>
          <w:rFonts w:hint="eastAsia"/>
        </w:rPr>
        <w:t>主要定义各个数据模块的操作规则和统一接口，封装业务逻辑，方便系统的解耦，提高代码的利用率。</w:t>
      </w:r>
    </w:p>
    <w:p w14:paraId="554135C8" w14:textId="373BC90E" w:rsidR="007C20BD" w:rsidRDefault="00363E01" w:rsidP="00663480">
      <w:pPr>
        <w:ind w:firstLineChars="0" w:firstLine="420"/>
      </w:pPr>
      <w:r>
        <w:t>4</w:t>
      </w:r>
      <w:r w:rsidR="007C20BD">
        <w:rPr>
          <w:rFonts w:hint="eastAsia"/>
        </w:rPr>
        <w:t>）</w:t>
      </w:r>
      <w:r w:rsidR="00DB6C1C">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56937E67" w:rsidR="005407B4" w:rsidRDefault="00363E01" w:rsidP="00663480">
      <w:pPr>
        <w:ind w:firstLineChars="0" w:firstLine="420"/>
      </w:pPr>
      <w:r>
        <w:lastRenderedPageBreak/>
        <w:t>5</w:t>
      </w:r>
      <w:r w:rsidR="007C20BD">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sidR="007C20BD">
        <w:rPr>
          <w:rFonts w:hint="eastAsia"/>
        </w:rPr>
        <w:t>层结合紧密，两者结合进行协作工作</w:t>
      </w:r>
      <w:r w:rsidR="005407B4">
        <w:rPr>
          <w:rFonts w:hint="eastAsia"/>
        </w:rPr>
        <w:t>。</w:t>
      </w:r>
    </w:p>
    <w:p w14:paraId="60E1D3DF" w14:textId="03E0FAC6" w:rsidR="00E77B22" w:rsidRDefault="00BC5C4D" w:rsidP="00D75982">
      <w:pPr>
        <w:ind w:firstLine="480"/>
      </w:pPr>
      <w:r>
        <w:rPr>
          <w:rFonts w:hint="eastAsia"/>
        </w:rPr>
        <w:t>（</w:t>
      </w:r>
      <w:r>
        <w:rPr>
          <w:rFonts w:hint="eastAsia"/>
        </w:rPr>
        <w:t>2</w:t>
      </w:r>
      <w:r>
        <w:rPr>
          <w:rFonts w:hint="eastAsia"/>
        </w:rPr>
        <w:t>）</w:t>
      </w:r>
      <w:r w:rsidR="000D20F8">
        <w:rPr>
          <w:rFonts w:hint="eastAsia"/>
        </w:rPr>
        <w:t>改进的</w:t>
      </w:r>
      <w:r>
        <w:rPr>
          <w:rFonts w:hint="eastAsia"/>
        </w:rPr>
        <w:t>SaaS</w:t>
      </w:r>
      <w:r>
        <w:t>软件体系架构</w:t>
      </w:r>
    </w:p>
    <w:p w14:paraId="2468188D" w14:textId="44223BA8" w:rsidR="00E77B22" w:rsidRDefault="00014169" w:rsidP="00014169">
      <w:pPr>
        <w:ind w:firstLine="480"/>
      </w:pPr>
      <w:r>
        <w:rPr>
          <w:rFonts w:hint="eastAsia"/>
        </w:rPr>
        <w:t>采用分层思想进行系统开发能够使软件开发过程耦合性降低、可维护性增强。自动售货机云平台系统将传统的分层体系架构和</w:t>
      </w:r>
      <w:r>
        <w:rPr>
          <w:rFonts w:hint="eastAsia"/>
        </w:rPr>
        <w:t>SaaS</w:t>
      </w:r>
      <w:r>
        <w:rPr>
          <w:rFonts w:hint="eastAsia"/>
        </w:rPr>
        <w:t>云服务相结合，开发支持多租户的软件服务平台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1856877C" w:rsidR="0082455A" w:rsidRDefault="001530C4"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3" o:title=""/>
            <w10:wrap type="topAndBottom"/>
          </v:shape>
          <o:OLEObject Type="Embed" ProgID="Visio.Drawing.15" ShapeID="_x0000_s1042" DrawAspect="Content" ObjectID="_1572298815" r:id="rId44"/>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6174A0">
        <w:t>4</w:t>
      </w:r>
      <w:r w:rsidR="00296EF8">
        <w:t>所示</w:t>
      </w:r>
      <w:r w:rsidR="00296EF8">
        <w:rPr>
          <w:rFonts w:hint="eastAsia"/>
        </w:rPr>
        <w:t>。</w:t>
      </w:r>
    </w:p>
    <w:p w14:paraId="2E9594C5" w14:textId="53109319" w:rsidR="006134A7" w:rsidRDefault="006134A7" w:rsidP="00BA5C35">
      <w:pPr>
        <w:pStyle w:val="aff0"/>
      </w:pPr>
      <w:r w:rsidRPr="00BA5C35">
        <w:t>图</w:t>
      </w:r>
      <w:r w:rsidRPr="00BA5C35">
        <w:rPr>
          <w:rFonts w:hint="eastAsia"/>
        </w:rPr>
        <w:t>4-</w:t>
      </w:r>
      <w:r w:rsidR="006174A0">
        <w:t>4</w:t>
      </w:r>
      <w:r w:rsidRPr="00BA5C35">
        <w:t xml:space="preserve"> SaaS</w:t>
      </w:r>
      <w:r w:rsidRPr="00BA5C35">
        <w:t>模式体系架构</w:t>
      </w:r>
    </w:p>
    <w:p w14:paraId="2DDB8CF1" w14:textId="1062E86D" w:rsidR="003D1C87" w:rsidRPr="00BA5C35" w:rsidRDefault="004858AE" w:rsidP="003D1C87">
      <w:pPr>
        <w:ind w:firstLine="480"/>
        <w:rPr>
          <w:rFonts w:hint="eastAsia"/>
        </w:rPr>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4"/>
      </w:r>
      <w:r w:rsidR="008B1875">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w:t>
      </w:r>
      <w:r w:rsidR="00CC5D15">
        <w:rPr>
          <w:rFonts w:hint="eastAsia"/>
        </w:rPr>
        <w:lastRenderedPageBreak/>
        <w:t>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355B2EBF" w14:textId="7A027226" w:rsidR="00566FEA" w:rsidRPr="00566FEA" w:rsidRDefault="00566FEA" w:rsidP="00566FEA">
      <w:pPr>
        <w:pStyle w:val="2"/>
        <w:rPr>
          <w:rFonts w:hint="eastAsia"/>
          <w:lang w:eastAsia="zh-CN"/>
        </w:rPr>
      </w:pPr>
      <w:bookmarkStart w:id="69" w:name="_Toc498547709"/>
      <w:r>
        <w:rPr>
          <w:rFonts w:hint="eastAsia"/>
          <w:lang w:eastAsia="zh-CN"/>
        </w:rPr>
        <w:t xml:space="preserve">4.2 </w:t>
      </w:r>
      <w:r w:rsidR="00C433EE">
        <w:rPr>
          <w:rFonts w:hint="eastAsia"/>
          <w:lang w:eastAsia="zh-CN"/>
        </w:rPr>
        <w:t>自动售货机</w:t>
      </w:r>
      <w:r>
        <w:rPr>
          <w:rFonts w:hint="eastAsia"/>
          <w:lang w:eastAsia="zh-CN"/>
        </w:rPr>
        <w:t>云平台系统的</w:t>
      </w:r>
      <w:r w:rsidR="0078177A">
        <w:rPr>
          <w:rFonts w:hint="eastAsia"/>
          <w:lang w:eastAsia="zh-CN"/>
        </w:rPr>
        <w:t>总体</w:t>
      </w:r>
      <w:r>
        <w:rPr>
          <w:rFonts w:hint="eastAsia"/>
          <w:lang w:eastAsia="zh-CN"/>
        </w:rPr>
        <w:t>架构设计</w:t>
      </w:r>
      <w:bookmarkEnd w:id="69"/>
    </w:p>
    <w:p w14:paraId="5C1A49A9" w14:textId="4AE20D05" w:rsidR="00816019" w:rsidRDefault="00673441" w:rsidP="00816019">
      <w:pPr>
        <w:pStyle w:val="3"/>
        <w:rPr>
          <w:rFonts w:hint="eastAsia"/>
        </w:rPr>
      </w:pPr>
      <w:bookmarkStart w:id="70" w:name="_Toc498547710"/>
      <w:r>
        <w:rPr>
          <w:rFonts w:hint="eastAsia"/>
          <w:lang w:eastAsia="zh-CN"/>
        </w:rPr>
        <w:t>4.</w:t>
      </w:r>
      <w:r w:rsidR="00CE1B95">
        <w:rPr>
          <w:lang w:eastAsia="zh-CN"/>
        </w:rPr>
        <w:t>2.1</w:t>
      </w:r>
      <w:r w:rsidR="003300A7">
        <w:rPr>
          <w:lang w:eastAsia="zh-CN"/>
        </w:rPr>
        <w:t xml:space="preserve"> </w:t>
      </w:r>
      <w:r w:rsidR="00C433EE">
        <w:rPr>
          <w:lang w:eastAsia="zh-CN"/>
        </w:rPr>
        <w:t>自动售货机</w:t>
      </w:r>
      <w:r w:rsidR="001E56E0">
        <w:rPr>
          <w:rFonts w:hint="eastAsia"/>
        </w:rPr>
        <w:t>云平台</w:t>
      </w:r>
      <w:r w:rsidR="00816019">
        <w:rPr>
          <w:rFonts w:hint="eastAsia"/>
        </w:rPr>
        <w:t>系统的</w:t>
      </w:r>
      <w:r w:rsidR="00761B59">
        <w:rPr>
          <w:rFonts w:hint="eastAsia"/>
          <w:lang w:eastAsia="zh-CN"/>
        </w:rPr>
        <w:t>逻辑</w:t>
      </w:r>
      <w:r w:rsidR="00816019">
        <w:t>架构</w:t>
      </w:r>
      <w:bookmarkEnd w:id="70"/>
    </w:p>
    <w:p w14:paraId="296D8CE8" w14:textId="7DE2BE10" w:rsidR="00F06F4B" w:rsidRDefault="00F06F4B" w:rsidP="009448BF">
      <w:pPr>
        <w:ind w:firstLine="480"/>
        <w:rPr>
          <w:rFonts w:hint="eastAsia"/>
        </w:rPr>
      </w:pPr>
      <w:commentRangeStart w:id="71"/>
      <w:r>
        <w:rPr>
          <w:rFonts w:hint="eastAsia"/>
        </w:rPr>
        <w:t>基于</w:t>
      </w:r>
      <w:commentRangeEnd w:id="71"/>
      <w:r w:rsidR="00DF7E1D">
        <w:rPr>
          <w:rStyle w:val="aa"/>
          <w:lang w:val="x-none" w:eastAsia="x-none"/>
        </w:rPr>
        <w:commentReference w:id="71"/>
      </w:r>
      <w:r>
        <w:rPr>
          <w:rFonts w:hint="eastAsia"/>
        </w:rPr>
        <w:t>SaaS</w:t>
      </w:r>
      <w:r>
        <w:rPr>
          <w:rFonts w:hint="eastAsia"/>
        </w:rPr>
        <w:t>的</w:t>
      </w:r>
      <w:r w:rsidR="00B47377">
        <w:rPr>
          <w:rFonts w:hint="eastAsia"/>
        </w:rPr>
        <w:t>自动</w:t>
      </w:r>
      <w:r>
        <w:rPr>
          <w:rFonts w:hint="eastAsia"/>
        </w:rPr>
        <w:t>售货机云平台</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Pr>
          <w:rFonts w:hint="eastAsia"/>
        </w:rPr>
        <w:t>根据登录表单信息进行</w:t>
      </w:r>
      <w:r w:rsidR="001428A5">
        <w:rPr>
          <w:rFonts w:hint="eastAsia"/>
        </w:rPr>
        <w:t>租户的</w:t>
      </w:r>
      <w:r>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t>系统</w:t>
      </w:r>
      <w:r>
        <w:rPr>
          <w:rFonts w:hint="eastAsia"/>
        </w:rPr>
        <w:t>总体逻辑架构图如图</w:t>
      </w:r>
      <w:r>
        <w:rPr>
          <w:rFonts w:hint="eastAsia"/>
        </w:rPr>
        <w:t>4-</w:t>
      </w:r>
      <w:r w:rsidR="006174A0">
        <w:t>5</w:t>
      </w:r>
      <w:r w:rsidR="00D26B9E">
        <w:rPr>
          <w:rFonts w:hint="eastAsia"/>
        </w:rPr>
        <w:t>，</w:t>
      </w:r>
      <w:r w:rsidR="00D26B9E">
        <w:t>主要通过改图对系统的整体业务逻辑进行简单的介绍</w:t>
      </w:r>
      <w:r w:rsidR="00D26B9E">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5"/>
      </w:r>
      <w:r>
        <w:rPr>
          <w:rStyle w:val="af9"/>
        </w:rPr>
        <w:t>]</w:t>
      </w:r>
      <w:r>
        <w:rPr>
          <w:rFonts w:hint="eastAsia"/>
        </w:rPr>
        <w:t>。</w:t>
      </w:r>
    </w:p>
    <w:p w14:paraId="683CE8CC" w14:textId="095D2662" w:rsidR="00F06F4B" w:rsidRDefault="00621E23" w:rsidP="00F22391">
      <w:pPr>
        <w:pStyle w:val="aff0"/>
      </w:pPr>
      <w:r>
        <w:rPr>
          <w:noProof/>
        </w:rPr>
        <w:lastRenderedPageBreak/>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5">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6174A0">
        <w:t>5</w:t>
      </w:r>
      <w:r w:rsidR="00F06F4B">
        <w:t xml:space="preserve"> </w:t>
      </w:r>
      <w:r w:rsidR="00F06F4B">
        <w:t>平台总体逻辑架构</w:t>
      </w:r>
    </w:p>
    <w:p w14:paraId="2EE89834" w14:textId="5D1A6456" w:rsidR="003272D2" w:rsidRDefault="003272D2" w:rsidP="003272D2">
      <w:pPr>
        <w:pStyle w:val="3"/>
        <w:rPr>
          <w:rFonts w:hint="eastAsia"/>
        </w:rPr>
      </w:pPr>
      <w:bookmarkStart w:id="72" w:name="_Toc498547711"/>
      <w:r>
        <w:rPr>
          <w:rFonts w:hint="eastAsia"/>
          <w:lang w:eastAsia="zh-CN"/>
        </w:rPr>
        <w:t>4.</w:t>
      </w:r>
      <w:r w:rsidR="00CE1B95">
        <w:rPr>
          <w:lang w:eastAsia="zh-CN"/>
        </w:rPr>
        <w:t>2</w:t>
      </w:r>
      <w:r w:rsidR="00CE1B95">
        <w:rPr>
          <w:rFonts w:hint="eastAsia"/>
          <w:lang w:eastAsia="zh-CN"/>
        </w:rPr>
        <w:t xml:space="preserve">.2 </w:t>
      </w:r>
      <w:r w:rsidR="00C433EE">
        <w:rPr>
          <w:rFonts w:hint="eastAsia"/>
          <w:lang w:eastAsia="zh-CN"/>
        </w:rPr>
        <w:t>自动售货机</w:t>
      </w:r>
      <w:r>
        <w:rPr>
          <w:rFonts w:hint="eastAsia"/>
        </w:rPr>
        <w:t>云平台系统的</w:t>
      </w:r>
      <w:r>
        <w:rPr>
          <w:rFonts w:hint="eastAsia"/>
          <w:lang w:eastAsia="zh-CN"/>
        </w:rPr>
        <w:t>功能</w:t>
      </w:r>
      <w:r>
        <w:t>架构</w:t>
      </w:r>
      <w:bookmarkEnd w:id="72"/>
    </w:p>
    <w:p w14:paraId="7BFEBF61" w14:textId="38A380CA" w:rsidR="00984001" w:rsidRDefault="007E6713" w:rsidP="00964AD1">
      <w:pPr>
        <w:ind w:firstLine="480"/>
      </w:pPr>
      <w:r>
        <w:rPr>
          <w:rFonts w:hint="eastAsia"/>
        </w:rPr>
        <w:t>在分析了系统的技术架构和逻辑架构后，本文给出了自动售货机云平台系统的功能架构。</w:t>
      </w:r>
      <w:r w:rsidR="005C7FB5">
        <w:rPr>
          <w:rFonts w:hint="eastAsia"/>
        </w:rPr>
        <w:t>如图</w:t>
      </w:r>
      <w:r w:rsidR="005C7FB5">
        <w:rPr>
          <w:rFonts w:hint="eastAsia"/>
        </w:rPr>
        <w:t>4-</w:t>
      </w:r>
      <w:r w:rsidR="006174A0">
        <w:t>6</w:t>
      </w:r>
      <w:r w:rsidR="005C7FB5">
        <w:t>所示</w:t>
      </w:r>
      <w:r w:rsidR="005C7FB5">
        <w:rPr>
          <w:rFonts w:hint="eastAsia"/>
        </w:rPr>
        <w:t>，</w:t>
      </w:r>
      <w:r w:rsidR="00984001">
        <w:rPr>
          <w:rFonts w:hint="eastAsia"/>
        </w:rPr>
        <w:t>为自动售货机云平台系统的功能组织结构图，图中描述了系统的功能模块和组织结构，</w:t>
      </w:r>
      <w:r w:rsidR="005F36DF">
        <w:rPr>
          <w:rFonts w:hint="eastAsia"/>
        </w:rPr>
        <w:t>为方面获取系统的主要功能，</w:t>
      </w:r>
      <w:r w:rsidR="00C22953">
        <w:rPr>
          <w:rFonts w:hint="eastAsia"/>
        </w:rPr>
        <w:t>该图</w:t>
      </w:r>
      <w:r w:rsidR="00984001">
        <w:rPr>
          <w:rFonts w:hint="eastAsia"/>
        </w:rPr>
        <w:t>对于细小的功能模块并未穷尽列出。</w:t>
      </w:r>
    </w:p>
    <w:p w14:paraId="17D7EB20" w14:textId="2D147A1B" w:rsidR="00BC690B" w:rsidRDefault="00A25FBD" w:rsidP="00D409E2">
      <w:pPr>
        <w:ind w:firstLine="480"/>
        <w:rPr>
          <w:rFonts w:hint="eastAsia"/>
        </w:rPr>
      </w:pPr>
      <w:r>
        <w:rPr>
          <w:rFonts w:hint="eastAsia"/>
        </w:rPr>
        <w:t>自动售货机云管理平台</w:t>
      </w:r>
      <w:r w:rsidR="00F06F4B" w:rsidRPr="00636514">
        <w:rPr>
          <w:rFonts w:hint="eastAsia"/>
        </w:rPr>
        <w:t>分为</w:t>
      </w:r>
      <w:r w:rsidR="00042A83">
        <w:rPr>
          <w:rFonts w:hint="eastAsia"/>
        </w:rPr>
        <w:t>两</w:t>
      </w:r>
      <w:r w:rsidR="00F06F4B" w:rsidRPr="00636514">
        <w:t>个模块</w:t>
      </w:r>
      <w:r w:rsidR="003D5BD1">
        <w:rPr>
          <w:rFonts w:hint="eastAsia"/>
        </w:rPr>
        <w:t>，分别是</w:t>
      </w:r>
      <w:r w:rsidR="00042A83" w:rsidRPr="00636514">
        <w:rPr>
          <w:rFonts w:hint="eastAsia"/>
        </w:rPr>
        <w:t>厂商模块</w:t>
      </w:r>
      <w:r w:rsidR="00042A83">
        <w:rPr>
          <w:rFonts w:hint="eastAsia"/>
        </w:rPr>
        <w:t>和</w:t>
      </w:r>
      <w:r w:rsidR="00F06F4B" w:rsidRPr="00636514">
        <w:rPr>
          <w:rFonts w:hint="eastAsia"/>
        </w:rPr>
        <w:t>运营商模块</w:t>
      </w:r>
      <w:r w:rsidR="00284EDE">
        <w:rPr>
          <w:rFonts w:hint="eastAsia"/>
        </w:rPr>
        <w:t>。</w:t>
      </w:r>
      <w:r w:rsidR="00BC690B">
        <w:t>各模块实现的功能如下</w:t>
      </w:r>
      <w:r w:rsidR="00BC690B">
        <w:rPr>
          <w:rFonts w:hint="eastAsia"/>
        </w:rPr>
        <w:t>：</w:t>
      </w:r>
    </w:p>
    <w:p w14:paraId="5163F062" w14:textId="2030AE56" w:rsidR="00BC690B" w:rsidRDefault="00BC690B" w:rsidP="00BC690B">
      <w:pPr>
        <w:ind w:firstLine="480"/>
      </w:pPr>
      <w:r>
        <w:t>1</w:t>
      </w:r>
      <w:r>
        <w:rPr>
          <w:rFonts w:hint="eastAsia"/>
        </w:rPr>
        <w:t>）厂商</w:t>
      </w:r>
      <w:r>
        <w:t>模块</w:t>
      </w:r>
      <w:r w:rsidR="004E5380">
        <w:t>是</w:t>
      </w:r>
      <w:r w:rsidR="004E5380" w:rsidRPr="00636514">
        <w:rPr>
          <w:rFonts w:hint="eastAsia"/>
        </w:rPr>
        <w:t>系统的整体设计和基础模块，主要进行初始化、预定义和管理的功能</w:t>
      </w:r>
      <w:r w:rsidR="004E5380">
        <w:rPr>
          <w:rFonts w:hint="eastAsia"/>
        </w:rPr>
        <w:t>，同时还</w:t>
      </w:r>
      <w:r w:rsidR="004E5380">
        <w:t>提供了</w:t>
      </w:r>
      <w:r w:rsidR="004E5380">
        <w:rPr>
          <w:rFonts w:hint="eastAsia"/>
        </w:rPr>
        <w:t>厂商</w:t>
      </w:r>
      <w:r w:rsidR="004E5380">
        <w:t>内部</w:t>
      </w:r>
      <w:r w:rsidR="004E5380">
        <w:rPr>
          <w:rFonts w:hint="eastAsia"/>
        </w:rPr>
        <w:t>运营所需</w:t>
      </w:r>
      <w:r w:rsidR="004E5380">
        <w:t>的管理功能</w:t>
      </w:r>
      <w:r w:rsidR="004E5380">
        <w:rPr>
          <w:rFonts w:hint="eastAsia"/>
        </w:rPr>
        <w:t>。该模块</w:t>
      </w:r>
      <w:r>
        <w:t>包括系统的用户</w:t>
      </w:r>
      <w:r>
        <w:lastRenderedPageBreak/>
        <w:t>管理</w:t>
      </w:r>
      <w:r>
        <w:rPr>
          <w:rFonts w:hint="eastAsia"/>
        </w:rPr>
        <w:t>、</w:t>
      </w:r>
      <w:r>
        <w:t>租金信息管理</w:t>
      </w:r>
      <w:r>
        <w:rPr>
          <w:rFonts w:hint="eastAsia"/>
        </w:rPr>
        <w:t>、</w:t>
      </w:r>
      <w:r>
        <w:t>权限管理</w:t>
      </w:r>
      <w:r>
        <w:rPr>
          <w:rFonts w:hint="eastAsia"/>
        </w:rPr>
        <w:t>、角色管理、</w:t>
      </w:r>
      <w:r w:rsidR="0005584E">
        <w:rPr>
          <w:rFonts w:hint="eastAsia"/>
        </w:rPr>
        <w:t>租户</w:t>
      </w:r>
      <w:r>
        <w:rPr>
          <w:rFonts w:hint="eastAsia"/>
        </w:rPr>
        <w:t>管理、</w:t>
      </w:r>
      <w:r>
        <w:t>售货机管理</w:t>
      </w:r>
      <w:r>
        <w:rPr>
          <w:rFonts w:hint="eastAsia"/>
        </w:rPr>
        <w:t>、类型管理、订单管理和运营商管理等基本功能。</w:t>
      </w:r>
      <w:r w:rsidR="0005584E">
        <w:rPr>
          <w:rFonts w:hint="eastAsia"/>
        </w:rPr>
        <w:t>租户</w:t>
      </w:r>
      <w:r w:rsidR="00CC7E89">
        <w:rPr>
          <w:rFonts w:hint="eastAsia"/>
        </w:rPr>
        <w:t>管理</w:t>
      </w:r>
      <w:r w:rsidR="00D70946">
        <w:rPr>
          <w:rFonts w:hint="eastAsia"/>
        </w:rPr>
        <w:t>是对使用系统的租户的基本信息进行存储和查询，</w:t>
      </w:r>
      <w:r w:rsidR="00CC7E89">
        <w:rPr>
          <w:rFonts w:hint="eastAsia"/>
        </w:rPr>
        <w:t>使用数据库视图过滤、数据加密等方式</w:t>
      </w:r>
      <w:r w:rsidR="00D363D3">
        <w:rPr>
          <w:rFonts w:hint="eastAsia"/>
        </w:rPr>
        <w:t>避免各个租户间数据操作的影响，</w:t>
      </w:r>
      <w:r w:rsidR="00CC7E89">
        <w:rPr>
          <w:rFonts w:hint="eastAsia"/>
        </w:rPr>
        <w:t>使各个</w:t>
      </w:r>
      <w:r w:rsidR="0005584E">
        <w:rPr>
          <w:rFonts w:hint="eastAsia"/>
        </w:rPr>
        <w:t>租户</w:t>
      </w:r>
      <w:r w:rsidR="00CC7E89">
        <w:rPr>
          <w:rFonts w:hint="eastAsia"/>
        </w:rPr>
        <w:t>之间</w:t>
      </w:r>
      <w:r w:rsidR="0005584E">
        <w:rPr>
          <w:rFonts w:hint="eastAsia"/>
        </w:rPr>
        <w:t>数据相互隔离，保证租户间的数据安全。</w:t>
      </w:r>
      <w:r w:rsidR="00DB3507">
        <w:rPr>
          <w:rFonts w:hint="eastAsia"/>
        </w:rPr>
        <w:t>角色管理是通过定义用户的权限，设定角色和权限之间的对应关系实现用户的多角色功能</w:t>
      </w:r>
      <w:r w:rsidR="00850E7B">
        <w:rPr>
          <w:rFonts w:hint="eastAsia"/>
        </w:rPr>
        <w:t>。</w:t>
      </w:r>
    </w:p>
    <w:p w14:paraId="0209BD91" w14:textId="3E60C2AB" w:rsidR="00BC690B" w:rsidRDefault="0049119F" w:rsidP="00BC690B">
      <w:pPr>
        <w:ind w:firstLineChars="0" w:firstLine="420"/>
      </w:pPr>
      <w:r>
        <w:rPr>
          <w:noProof/>
        </w:rPr>
        <w:object w:dxaOrig="1440" w:dyaOrig="1440" w14:anchorId="50BF6542">
          <v:shape id="_x0000_s1045" type="#_x0000_t75" style="position:absolute;left:0;text-align:left;margin-left:3.75pt;margin-top:152.8pt;width:414.75pt;height:274.5pt;z-index:251883520;mso-position-horizontal-relative:text;mso-position-vertical-relative:text;mso-width-relative:page;mso-height-relative:page">
            <v:imagedata r:id="rId46" o:title=""/>
            <w10:wrap type="topAndBottom"/>
          </v:shape>
          <o:OLEObject Type="Embed" ProgID="Visio.Drawing.15" ShapeID="_x0000_s1045" DrawAspect="Content" ObjectID="_1572298816" r:id="rId47"/>
        </w:object>
      </w:r>
      <w:r w:rsidR="00BC690B">
        <w:rPr>
          <w:rFonts w:hint="eastAsia"/>
        </w:rPr>
        <w:t>2</w:t>
      </w:r>
      <w:r w:rsidR="00BC690B">
        <w:rPr>
          <w:rFonts w:hint="eastAsia"/>
        </w:rPr>
        <w:t>）</w:t>
      </w:r>
      <w:r w:rsidR="00CE331E" w:rsidRPr="00636514">
        <w:rPr>
          <w:rFonts w:hint="eastAsia"/>
        </w:rPr>
        <w:t>运营商模块为系统的主要模块之一，</w:t>
      </w:r>
      <w:r w:rsidR="00CE331E">
        <w:rPr>
          <w:rFonts w:hint="eastAsia"/>
        </w:rPr>
        <w:t>是该平台租户的主要功能模块，供运营商使用</w:t>
      </w:r>
      <w:r w:rsidR="00CE331E" w:rsidRPr="00636514">
        <w:rPr>
          <w:rFonts w:hint="eastAsia"/>
        </w:rPr>
        <w:t>。</w:t>
      </w:r>
      <w:r w:rsidR="00BC690B">
        <w:t>主要包括用户管理</w:t>
      </w:r>
      <w:r w:rsidR="00BC690B">
        <w:rPr>
          <w:rFonts w:hint="eastAsia"/>
        </w:rPr>
        <w:t>、售货机管理、货道管理、订单管理、商品管理、库存管理等基本功能。</w:t>
      </w:r>
      <w:r w:rsidR="00F502F8">
        <w:rPr>
          <w:rFonts w:hint="eastAsia"/>
        </w:rPr>
        <w:t>其中用终端监控模块的功能是保持自动售货机终端货道库存和管理云平台后端数据库中信息保持一致，</w:t>
      </w:r>
      <w:r w:rsidR="0054489F">
        <w:rPr>
          <w:rFonts w:hint="eastAsia"/>
        </w:rPr>
        <w:t>及时获取售货机终端的销售信息</w:t>
      </w:r>
      <w:r w:rsidR="00581A04">
        <w:rPr>
          <w:rFonts w:hint="eastAsia"/>
        </w:rPr>
        <w:t>。管理员可主动获取缺货信息，查询缺货售货机的</w:t>
      </w:r>
      <w:r w:rsidR="00581A04">
        <w:rPr>
          <w:rFonts w:hint="eastAsia"/>
        </w:rPr>
        <w:t>ID</w:t>
      </w:r>
      <w:r w:rsidR="00581A04">
        <w:rPr>
          <w:rFonts w:hint="eastAsia"/>
        </w:rPr>
        <w:t>、地理位置等，通过操作员进行及时补货。</w:t>
      </w:r>
    </w:p>
    <w:p w14:paraId="50CB2EEB" w14:textId="0CA6B17D" w:rsidR="00F06F4B" w:rsidRDefault="00F06F4B" w:rsidP="00706CB4">
      <w:pPr>
        <w:pStyle w:val="aff0"/>
      </w:pPr>
      <w:r w:rsidRPr="00AD616B">
        <w:t>图</w:t>
      </w:r>
      <w:r w:rsidRPr="00041A47">
        <w:rPr>
          <w:rFonts w:hint="eastAsia"/>
        </w:rPr>
        <w:t>4-</w:t>
      </w:r>
      <w:r w:rsidR="006174A0">
        <w:t>6</w:t>
      </w:r>
      <w:r w:rsidRPr="00041A47">
        <w:t xml:space="preserve">  </w:t>
      </w:r>
      <w:r w:rsidRPr="00041A47">
        <w:t>售货机云平台功能结构图</w:t>
      </w:r>
    </w:p>
    <w:p w14:paraId="4799BE2E" w14:textId="77777777" w:rsidR="00E4631E" w:rsidRPr="00E4631E" w:rsidRDefault="00E4631E" w:rsidP="00E4631E">
      <w:pPr>
        <w:pStyle w:val="2"/>
      </w:pPr>
      <w:bookmarkStart w:id="73" w:name="_Toc492673770"/>
      <w:bookmarkStart w:id="74" w:name="_Toc498547712"/>
      <w:r w:rsidRPr="00E4631E">
        <w:rPr>
          <w:rFonts w:hint="eastAsia"/>
        </w:rPr>
        <w:lastRenderedPageBreak/>
        <w:t>4.</w:t>
      </w:r>
      <w:r w:rsidRPr="00E4631E">
        <w:t>3</w:t>
      </w:r>
      <w:r w:rsidRPr="00E4631E">
        <w:rPr>
          <w:rFonts w:hint="eastAsia"/>
        </w:rPr>
        <w:t xml:space="preserve"> </w:t>
      </w:r>
      <w:r w:rsidRPr="00E4631E">
        <w:rPr>
          <w:rFonts w:hint="eastAsia"/>
        </w:rPr>
        <w:t>自动售货机云平台系统数据架构设计</w:t>
      </w:r>
      <w:bookmarkEnd w:id="73"/>
      <w:bookmarkEnd w:id="74"/>
    </w:p>
    <w:p w14:paraId="3FF5DABB" w14:textId="77777777" w:rsidR="00E4631E" w:rsidRDefault="00E4631E" w:rsidP="00E4631E">
      <w:pPr>
        <w:pStyle w:val="3"/>
        <w:rPr>
          <w:lang w:eastAsia="zh-CN"/>
        </w:rPr>
      </w:pPr>
      <w:r>
        <w:rPr>
          <w:rFonts w:hint="eastAsia"/>
          <w:lang w:eastAsia="zh-CN"/>
        </w:rPr>
        <w:t>4.3.1</w:t>
      </w:r>
      <w:r>
        <w:rPr>
          <w:rFonts w:hint="eastAsia"/>
          <w:lang w:eastAsia="zh-CN"/>
        </w:rPr>
        <w:t>多租户数据模型的选择和实现难点</w:t>
      </w:r>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rFonts w:hint="eastAsia"/>
          <w:lang w:val="x-none"/>
        </w:rPr>
      </w:pPr>
      <w:r>
        <w:rPr>
          <w:rFonts w:hint="eastAsia"/>
          <w:lang w:val="x-none"/>
        </w:rPr>
        <w:t>（</w:t>
      </w:r>
      <w:r>
        <w:rPr>
          <w:rFonts w:hint="eastAsia"/>
          <w:lang w:val="x-none"/>
        </w:rPr>
        <w:t>1</w:t>
      </w:r>
      <w:r>
        <w:rPr>
          <w:rFonts w:hint="eastAsia"/>
          <w:lang w:val="x-none"/>
        </w:rPr>
        <w:t>）多租户数据模型的选择</w:t>
      </w:r>
    </w:p>
    <w:p w14:paraId="7ADC6085" w14:textId="0A2B2384"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A00226">
        <w:rPr>
          <w:rFonts w:hint="eastAsia"/>
          <w:lang w:val="x-none"/>
        </w:rPr>
        <w:t>2-</w:t>
      </w:r>
      <w:r w:rsidR="00A00226">
        <w:rPr>
          <w:lang w:val="x-none"/>
        </w:rPr>
        <w:t>1</w:t>
      </w:r>
      <w:r w:rsidR="00A00226">
        <w:rPr>
          <w:lang w:val="x-none"/>
        </w:rPr>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，因此选用共享数据库共享模式作为数据库的多租户开发模型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EC41EC">
        <w:tc>
          <w:tcPr>
            <w:tcW w:w="1128" w:type="pct"/>
          </w:tcPr>
          <w:p w14:paraId="456F7928" w14:textId="4368AAE2" w:rsidR="00DD583F" w:rsidRPr="00D32F9D" w:rsidRDefault="00DD583F" w:rsidP="009D7420">
            <w:pPr>
              <w:ind w:firstLine="480"/>
              <w:rPr>
                <w:rFonts w:hint="eastAsia"/>
              </w:rPr>
            </w:pPr>
            <w:r w:rsidRPr="00D32F9D">
              <w:rPr>
                <w:rFonts w:hint="eastAsia"/>
              </w:rPr>
              <w:t>USER</w:t>
            </w:r>
            <w:r w:rsidRPr="00D32F9D">
              <w:t>_</w:t>
            </w:r>
            <w:r w:rsidRPr="00D32F9D">
              <w:rPr>
                <w:rFonts w:hint="eastAsia"/>
              </w:rPr>
              <w:t>ID</w:t>
            </w:r>
          </w:p>
        </w:tc>
        <w:tc>
          <w:tcPr>
            <w:tcW w:w="1432" w:type="pct"/>
          </w:tcPr>
          <w:p w14:paraId="6087D144" w14:textId="217082EF" w:rsidR="00DD583F" w:rsidRPr="00D32F9D" w:rsidRDefault="00DD583F" w:rsidP="009D7420">
            <w:pPr>
              <w:ind w:firstLine="480"/>
              <w:rPr>
                <w:rFonts w:hint="eastAsia"/>
              </w:rPr>
            </w:pPr>
            <w:r w:rsidRPr="00D32F9D">
              <w:rPr>
                <w:rFonts w:hint="eastAsia"/>
              </w:rPr>
              <w:t>USER_NAME</w:t>
            </w:r>
          </w:p>
        </w:tc>
        <w:tc>
          <w:tcPr>
            <w:tcW w:w="1329" w:type="pct"/>
          </w:tcPr>
          <w:p w14:paraId="55740075" w14:textId="745BD4B3" w:rsidR="00DD583F" w:rsidRPr="00D32F9D" w:rsidRDefault="00DD583F" w:rsidP="009D7420">
            <w:pPr>
              <w:ind w:firstLine="480"/>
              <w:rPr>
                <w:rFonts w:hint="eastAsia"/>
              </w:rPr>
            </w:pPr>
            <w:r w:rsidRPr="00D32F9D">
              <w:rPr>
                <w:rFonts w:hint="eastAsia"/>
              </w:rPr>
              <w:t>USER_PASS</w:t>
            </w:r>
          </w:p>
        </w:tc>
        <w:tc>
          <w:tcPr>
            <w:tcW w:w="1111" w:type="pct"/>
          </w:tcPr>
          <w:p w14:paraId="5E4271C7" w14:textId="01FBDAFB" w:rsidR="00DD583F" w:rsidRPr="00D32F9D" w:rsidRDefault="00DD583F" w:rsidP="009D7420">
            <w:pPr>
              <w:ind w:firstLine="480"/>
              <w:rPr>
                <w:rFonts w:hint="eastAsia"/>
              </w:rPr>
            </w:pPr>
            <w:r w:rsidRPr="00D32F9D">
              <w:rPr>
                <w:rFonts w:hint="eastAsia"/>
              </w:rPr>
              <w:t>FIRM_ID</w:t>
            </w:r>
          </w:p>
        </w:tc>
      </w:tr>
      <w:tr w:rsidR="00DD583F" w14:paraId="12A0C2A9" w14:textId="77777777" w:rsidTr="00EC41EC">
        <w:tc>
          <w:tcPr>
            <w:tcW w:w="1128" w:type="pct"/>
          </w:tcPr>
          <w:p w14:paraId="2EDFF172" w14:textId="360C7DB7" w:rsidR="00DD583F" w:rsidRDefault="00DD583F" w:rsidP="009D7420">
            <w:pPr>
              <w:ind w:firstLine="480"/>
              <w:rPr>
                <w:rFonts w:hint="eastAsia"/>
              </w:rPr>
            </w:pPr>
            <w:r>
              <w:rPr>
                <w:rFonts w:hint="eastAsia"/>
              </w:rPr>
              <w:t>001</w:t>
            </w:r>
          </w:p>
        </w:tc>
        <w:tc>
          <w:tcPr>
            <w:tcW w:w="1432" w:type="pct"/>
          </w:tcPr>
          <w:p w14:paraId="603E7116" w14:textId="674DEEAE" w:rsidR="00DD583F" w:rsidRDefault="00DD583F" w:rsidP="009D7420">
            <w:pPr>
              <w:ind w:firstLine="480"/>
              <w:rPr>
                <w:rFonts w:hint="eastAsia"/>
              </w:rPr>
            </w:pPr>
            <w:r>
              <w:t>Z</w:t>
            </w:r>
            <w:r>
              <w:rPr>
                <w:rFonts w:hint="eastAsia"/>
              </w:rPr>
              <w:t>hangSan</w:t>
            </w:r>
          </w:p>
        </w:tc>
        <w:tc>
          <w:tcPr>
            <w:tcW w:w="1329" w:type="pct"/>
          </w:tcPr>
          <w:p w14:paraId="56854E8E" w14:textId="53B66FC0" w:rsidR="00DD583F" w:rsidRDefault="00DD583F" w:rsidP="009D7420">
            <w:pPr>
              <w:ind w:firstLine="480"/>
              <w:rPr>
                <w:rFonts w:hint="eastAsia"/>
              </w:rPr>
            </w:pPr>
            <w:r>
              <w:rPr>
                <w:rFonts w:hint="eastAsia"/>
              </w:rPr>
              <w:t>123456</w:t>
            </w:r>
          </w:p>
        </w:tc>
        <w:tc>
          <w:tcPr>
            <w:tcW w:w="1111" w:type="pct"/>
          </w:tcPr>
          <w:p w14:paraId="53237733" w14:textId="18E9F5E3" w:rsidR="00DD583F" w:rsidRDefault="00DD583F" w:rsidP="009D7420">
            <w:pPr>
              <w:ind w:firstLine="480"/>
              <w:rPr>
                <w:rFonts w:hint="eastAsia"/>
              </w:rPr>
            </w:pPr>
            <w:r>
              <w:rPr>
                <w:rFonts w:hint="eastAsia"/>
              </w:rPr>
              <w:t>00101</w:t>
            </w:r>
          </w:p>
        </w:tc>
      </w:tr>
      <w:tr w:rsidR="00DD583F" w14:paraId="11B5016E" w14:textId="77777777" w:rsidTr="00EC41EC">
        <w:tc>
          <w:tcPr>
            <w:tcW w:w="1128" w:type="pct"/>
          </w:tcPr>
          <w:p w14:paraId="3C588CC9" w14:textId="0360B3A0" w:rsidR="00DD583F" w:rsidRDefault="00DD583F" w:rsidP="009D7420">
            <w:pPr>
              <w:ind w:firstLine="480"/>
              <w:rPr>
                <w:rFonts w:hint="eastAsia"/>
              </w:rPr>
            </w:pPr>
            <w:r>
              <w:rPr>
                <w:rFonts w:hint="eastAsia"/>
              </w:rPr>
              <w:t>002</w:t>
            </w:r>
          </w:p>
        </w:tc>
        <w:tc>
          <w:tcPr>
            <w:tcW w:w="1432" w:type="pct"/>
          </w:tcPr>
          <w:p w14:paraId="2C1DC81F" w14:textId="782F7C69" w:rsidR="00DD583F" w:rsidRDefault="00DD583F" w:rsidP="009D7420">
            <w:pPr>
              <w:ind w:firstLine="480"/>
              <w:rPr>
                <w:rFonts w:hint="eastAsia"/>
              </w:rPr>
            </w:pPr>
            <w:r>
              <w:rPr>
                <w:rFonts w:hint="eastAsia"/>
              </w:rPr>
              <w:t>LiSi</w:t>
            </w:r>
          </w:p>
        </w:tc>
        <w:tc>
          <w:tcPr>
            <w:tcW w:w="1329" w:type="pct"/>
          </w:tcPr>
          <w:p w14:paraId="0D932395" w14:textId="50C4B4CA" w:rsidR="00DD583F" w:rsidRDefault="00DD583F" w:rsidP="009D7420">
            <w:pPr>
              <w:ind w:firstLine="480"/>
              <w:rPr>
                <w:rFonts w:hint="eastAsia"/>
              </w:rPr>
            </w:pPr>
            <w:r>
              <w:rPr>
                <w:rFonts w:hint="eastAsia"/>
              </w:rPr>
              <w:t>123456</w:t>
            </w:r>
          </w:p>
        </w:tc>
        <w:tc>
          <w:tcPr>
            <w:tcW w:w="1111" w:type="pct"/>
          </w:tcPr>
          <w:p w14:paraId="60C8C832" w14:textId="628AD6D6" w:rsidR="00DD583F" w:rsidRDefault="00DD583F" w:rsidP="009D7420">
            <w:pPr>
              <w:ind w:firstLine="480"/>
              <w:rPr>
                <w:rFonts w:hint="eastAsia"/>
              </w:rPr>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lastRenderedPageBreak/>
        <w:t>SaaS</w:t>
      </w:r>
      <w:r>
        <w:rPr>
          <w:rFonts w:hint="eastAsia"/>
        </w:rPr>
        <w:t>多租户的数据扩展技术。</w:t>
      </w:r>
    </w:p>
    <w:p w14:paraId="5779BD96" w14:textId="09558DB0" w:rsidR="00832F21" w:rsidRDefault="00832F21" w:rsidP="0010675B">
      <w:pPr>
        <w:ind w:firstLine="480"/>
      </w:pPr>
      <w:r>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7CFE833C" w14:textId="0ACA63BE" w:rsidR="001C0B02" w:rsidRDefault="00C05694" w:rsidP="00356787">
      <w:pPr>
        <w:pStyle w:val="3"/>
      </w:pPr>
      <w:bookmarkStart w:id="75" w:name="_Toc498547714"/>
      <w:r w:rsidRPr="00356787">
        <w:rPr>
          <w:rFonts w:hint="eastAsia"/>
        </w:rPr>
        <w:t>4.3.2</w:t>
      </w:r>
      <w:r w:rsidR="00C87A6F" w:rsidRPr="00356787">
        <w:rPr>
          <w:rFonts w:hint="eastAsia"/>
        </w:rPr>
        <w:t>多租户</w:t>
      </w:r>
      <w:r w:rsidR="00F05ED7" w:rsidRPr="00356787">
        <w:rPr>
          <w:rFonts w:hint="eastAsia"/>
        </w:rPr>
        <w:t>数据模型的关键</w:t>
      </w:r>
      <w:r w:rsidR="003F2999" w:rsidRPr="00356787">
        <w:rPr>
          <w:rFonts w:hint="eastAsia"/>
        </w:rPr>
        <w:t>技术</w:t>
      </w:r>
      <w:r w:rsidR="00A57291" w:rsidRPr="00356787">
        <w:rPr>
          <w:rFonts w:hint="eastAsia"/>
        </w:rPr>
        <w:t>实现</w:t>
      </w:r>
      <w:r w:rsidR="00A941F8">
        <w:rPr>
          <w:rFonts w:hint="eastAsia"/>
        </w:rPr>
        <w:t>方法</w:t>
      </w:r>
      <w:bookmarkEnd w:id="75"/>
    </w:p>
    <w:p w14:paraId="35F4DCA8" w14:textId="5FC4C3FC" w:rsidR="004D2892" w:rsidRDefault="00F95108" w:rsidP="000A1684">
      <w:pPr>
        <w:ind w:firstLine="480"/>
      </w:pPr>
      <w:r>
        <w:rPr>
          <w:rFonts w:hint="eastAsia"/>
        </w:rPr>
        <w:t>（</w:t>
      </w:r>
      <w:r>
        <w:rPr>
          <w:rFonts w:hint="eastAsia"/>
        </w:rPr>
        <w:t>1</w:t>
      </w:r>
      <w:r>
        <w:rPr>
          <w:rFonts w:hint="eastAsia"/>
        </w:rPr>
        <w:t>）数据的</w:t>
      </w:r>
      <w:r w:rsidR="00C03A04">
        <w:rPr>
          <w:rFonts w:hint="eastAsia"/>
        </w:rPr>
        <w:t>扩展性实现</w:t>
      </w:r>
    </w:p>
    <w:p w14:paraId="479DA67E" w14:textId="77777777" w:rsidR="00430A7B" w:rsidRDefault="00EC41AA" w:rsidP="00C320CB">
      <w:pPr>
        <w:ind w:firstLineChars="0" w:firstLine="420"/>
      </w:pPr>
      <w:r>
        <w:t>多租户平台系统中</w:t>
      </w:r>
      <w:r>
        <w:rPr>
          <w:rFonts w:hint="eastAsia"/>
        </w:rPr>
        <w:t>，</w:t>
      </w:r>
      <w:r>
        <w:t>每个租户对于信息的存储内容会有差异性需求</w:t>
      </w:r>
      <w:r>
        <w:rPr>
          <w:rFonts w:hint="eastAsia"/>
        </w:rPr>
        <w:t>，</w:t>
      </w:r>
      <w:r w:rsidR="00D34312">
        <w:t>可通过数据库的扩展技术实现</w:t>
      </w:r>
      <w:r w:rsidR="00D34312">
        <w:rPr>
          <w:rFonts w:hint="eastAsia"/>
        </w:rPr>
        <w:t>，在满足租户需求的同时不会影响其他租户的使用</w:t>
      </w:r>
      <w:r w:rsidR="00CC7134">
        <w:rPr>
          <w:rFonts w:hint="eastAsia"/>
          <w:vertAlign w:val="superscript"/>
        </w:rPr>
        <w:t>[</w:t>
      </w:r>
      <w:r w:rsidR="00587B0C">
        <w:rPr>
          <w:rStyle w:val="af9"/>
        </w:rPr>
        <w:endnoteReference w:id="46"/>
      </w:r>
      <w:r w:rsidR="00CC7134">
        <w:rPr>
          <w:vertAlign w:val="superscript"/>
        </w:rPr>
        <w:t>]</w:t>
      </w:r>
      <w:r w:rsidR="00D34312">
        <w:rPr>
          <w:rFonts w:hint="eastAsia"/>
        </w:rPr>
        <w:t>。</w:t>
      </w:r>
    </w:p>
    <w:p w14:paraId="08FB3B67" w14:textId="48485EF2" w:rsidR="000A1684" w:rsidRDefault="00D764DF" w:rsidP="00C320CB">
      <w:pPr>
        <w:ind w:firstLineChars="0" w:firstLine="420"/>
      </w:pPr>
      <w:r>
        <w:rPr>
          <w:rFonts w:hint="eastAsia"/>
        </w:rPr>
        <w:t>普通软件模式中采用扩展字段的方式在数据库业务表中实现数据的扩展，如表</w:t>
      </w:r>
      <w:r>
        <w:rPr>
          <w:rFonts w:hint="eastAsia"/>
        </w:rPr>
        <w:t>4-</w:t>
      </w:r>
      <w:r>
        <w:t>2</w:t>
      </w:r>
      <w:r>
        <w:t>所示</w:t>
      </w:r>
      <w:r w:rsidR="000F635D">
        <w:rPr>
          <w:rFonts w:hint="eastAsia"/>
        </w:rPr>
        <w:t>。</w:t>
      </w:r>
      <w:r w:rsidR="00E30C90">
        <w:rPr>
          <w:rFonts w:hint="eastAsia"/>
        </w:rPr>
        <w:t>这种扩展方式实现简单，在传统应用中较为常见，但是在多租户实现环境中极易造成</w:t>
      </w:r>
      <w:r w:rsidR="00A21043">
        <w:rPr>
          <w:rFonts w:hint="eastAsia"/>
        </w:rPr>
        <w:t>数据</w:t>
      </w:r>
      <w:r w:rsidR="00E30C90">
        <w:rPr>
          <w:rFonts w:hint="eastAsia"/>
        </w:rPr>
        <w:t>资源的浪费，</w:t>
      </w:r>
      <w:r w:rsidR="008842DC">
        <w:rPr>
          <w:rFonts w:hint="eastAsia"/>
        </w:rPr>
        <w:t>导致基本业务表数据列急剧增加，严重破坏了表结构。</w:t>
      </w:r>
      <w:r w:rsidR="00E30C90">
        <w:rPr>
          <w:rFonts w:hint="eastAsia"/>
        </w:rPr>
        <w:t>比如</w:t>
      </w:r>
      <w:r w:rsidR="008842DC">
        <w:rPr>
          <w:rFonts w:hint="eastAsia"/>
        </w:rPr>
        <w:t>，</w:t>
      </w:r>
      <w:r w:rsidR="00E30C90">
        <w:rPr>
          <w:rFonts w:hint="eastAsia"/>
        </w:rPr>
        <w:t>极端情况下，每个租户都有一个扩展字段，而这一字段对于其他用户毫无意义。</w:t>
      </w:r>
    </w:p>
    <w:p w14:paraId="68E98FB9" w14:textId="6210AA3C" w:rsidR="00D764DF" w:rsidRDefault="008B261F" w:rsidP="008B261F">
      <w:pPr>
        <w:pStyle w:val="afc"/>
      </w:pPr>
      <w:r>
        <w:t>表</w:t>
      </w:r>
      <w:r>
        <w:rPr>
          <w:rFonts w:hint="eastAsia"/>
        </w:rPr>
        <w:t>4</w:t>
      </w:r>
      <w:r>
        <w:rPr>
          <w:rFonts w:hint="eastAsia"/>
          <w:lang w:eastAsia="zh-CN"/>
        </w:rPr>
        <w:t>-</w:t>
      </w:r>
      <w:r>
        <w:t xml:space="preserve">2 </w:t>
      </w:r>
      <w:r>
        <w:t>扩展表字段实例</w:t>
      </w:r>
    </w:p>
    <w:tbl>
      <w:tblPr>
        <w:tblStyle w:val="a9"/>
        <w:tblW w:w="0" w:type="auto"/>
        <w:tblBorders>
          <w:left w:val="none" w:sz="0" w:space="0" w:color="auto"/>
          <w:right w:val="none" w:sz="0" w:space="0" w:color="auto"/>
        </w:tblBorders>
        <w:tblLook w:val="04A0" w:firstRow="1" w:lastRow="0" w:firstColumn="1" w:lastColumn="0" w:noHBand="0" w:noVBand="1"/>
      </w:tblPr>
      <w:tblGrid>
        <w:gridCol w:w="1316"/>
        <w:gridCol w:w="1177"/>
        <w:gridCol w:w="1736"/>
        <w:gridCol w:w="858"/>
        <w:gridCol w:w="1326"/>
        <w:gridCol w:w="583"/>
        <w:gridCol w:w="1310"/>
      </w:tblGrid>
      <w:tr w:rsidR="000F635D" w14:paraId="04C13CD2" w14:textId="0A67D158" w:rsidTr="00AD347E">
        <w:tc>
          <w:tcPr>
            <w:tcW w:w="1316" w:type="dxa"/>
          </w:tcPr>
          <w:p w14:paraId="6B7A1FEB" w14:textId="0337AF84" w:rsidR="000F635D" w:rsidRDefault="000F635D" w:rsidP="008B261F">
            <w:pPr>
              <w:ind w:firstLineChars="0" w:firstLine="0"/>
              <w:rPr>
                <w:rFonts w:hint="eastAsia"/>
              </w:rPr>
            </w:pPr>
            <w:r>
              <w:rPr>
                <w:rFonts w:hint="eastAsia"/>
              </w:rPr>
              <w:t>USER_ID</w:t>
            </w:r>
          </w:p>
        </w:tc>
        <w:tc>
          <w:tcPr>
            <w:tcW w:w="1177" w:type="dxa"/>
          </w:tcPr>
          <w:p w14:paraId="1B347122" w14:textId="28C61807" w:rsidR="000F635D" w:rsidRDefault="000F635D" w:rsidP="008B261F">
            <w:pPr>
              <w:ind w:firstLineChars="0" w:firstLine="0"/>
              <w:rPr>
                <w:rFonts w:hint="eastAsia"/>
              </w:rPr>
            </w:pPr>
            <w:r>
              <w:rPr>
                <w:rFonts w:hint="eastAsia"/>
              </w:rPr>
              <w:t>FRIM_ID</w:t>
            </w:r>
          </w:p>
        </w:tc>
        <w:tc>
          <w:tcPr>
            <w:tcW w:w="1736" w:type="dxa"/>
          </w:tcPr>
          <w:p w14:paraId="47277554" w14:textId="031D6EE8" w:rsidR="000F635D" w:rsidRDefault="000F635D" w:rsidP="008B261F">
            <w:pPr>
              <w:ind w:firstLineChars="0" w:firstLine="0"/>
              <w:rPr>
                <w:rFonts w:hint="eastAsia"/>
              </w:rPr>
            </w:pPr>
            <w:r>
              <w:rPr>
                <w:rFonts w:hint="eastAsia"/>
              </w:rPr>
              <w:t>USER_NAME</w:t>
            </w:r>
          </w:p>
        </w:tc>
        <w:tc>
          <w:tcPr>
            <w:tcW w:w="858" w:type="dxa"/>
          </w:tcPr>
          <w:p w14:paraId="4FCCF434" w14:textId="7DA7FFE9" w:rsidR="000F635D" w:rsidRDefault="000F635D" w:rsidP="008B261F">
            <w:pPr>
              <w:ind w:firstLineChars="0" w:firstLine="0"/>
              <w:rPr>
                <w:rFonts w:hint="eastAsia"/>
              </w:rPr>
            </w:pPr>
            <w:r>
              <w:t>AGE</w:t>
            </w:r>
          </w:p>
        </w:tc>
        <w:tc>
          <w:tcPr>
            <w:tcW w:w="1326" w:type="dxa"/>
          </w:tcPr>
          <w:p w14:paraId="3EF60617" w14:textId="377E7B8A" w:rsidR="000F635D" w:rsidRDefault="000F635D" w:rsidP="008B261F">
            <w:pPr>
              <w:ind w:firstLineChars="0" w:firstLine="0"/>
            </w:pPr>
            <w:r>
              <w:rPr>
                <w:rFonts w:hint="eastAsia"/>
              </w:rPr>
              <w:t>MARRIED</w:t>
            </w:r>
          </w:p>
        </w:tc>
        <w:tc>
          <w:tcPr>
            <w:tcW w:w="583" w:type="dxa"/>
          </w:tcPr>
          <w:p w14:paraId="51E428E7" w14:textId="2834318E" w:rsidR="000F635D" w:rsidRDefault="000F635D" w:rsidP="008B261F">
            <w:pPr>
              <w:ind w:firstLineChars="0" w:firstLine="0"/>
              <w:rPr>
                <w:rFonts w:hint="eastAsia"/>
              </w:rPr>
            </w:pPr>
            <w:r>
              <w:t>...</w:t>
            </w:r>
          </w:p>
        </w:tc>
        <w:tc>
          <w:tcPr>
            <w:tcW w:w="1310" w:type="dxa"/>
          </w:tcPr>
          <w:p w14:paraId="4BD6CECC" w14:textId="75BF95D6" w:rsidR="000F635D" w:rsidRDefault="000F635D" w:rsidP="008B261F">
            <w:pPr>
              <w:ind w:firstLineChars="0" w:firstLine="0"/>
            </w:pPr>
            <w:r>
              <w:rPr>
                <w:rFonts w:hint="eastAsia"/>
              </w:rPr>
              <w:t>ADDRESS</w:t>
            </w:r>
          </w:p>
        </w:tc>
      </w:tr>
      <w:tr w:rsidR="000F635D" w14:paraId="255E28B3" w14:textId="0AC839EF" w:rsidTr="00AD347E">
        <w:tc>
          <w:tcPr>
            <w:tcW w:w="1316" w:type="dxa"/>
          </w:tcPr>
          <w:p w14:paraId="0446F42C" w14:textId="755DCC08" w:rsidR="000F635D" w:rsidRDefault="000F635D" w:rsidP="008B261F">
            <w:pPr>
              <w:ind w:firstLineChars="0" w:firstLine="0"/>
              <w:rPr>
                <w:rFonts w:hint="eastAsia"/>
              </w:rPr>
            </w:pPr>
            <w:r>
              <w:rPr>
                <w:rFonts w:hint="eastAsia"/>
              </w:rPr>
              <w:t>001</w:t>
            </w:r>
          </w:p>
        </w:tc>
        <w:tc>
          <w:tcPr>
            <w:tcW w:w="1177" w:type="dxa"/>
          </w:tcPr>
          <w:p w14:paraId="7725A846" w14:textId="52949FF4" w:rsidR="000F635D" w:rsidRDefault="000F635D" w:rsidP="008B261F">
            <w:pPr>
              <w:ind w:firstLineChars="0" w:firstLine="0"/>
              <w:rPr>
                <w:rFonts w:hint="eastAsia"/>
              </w:rPr>
            </w:pPr>
            <w:r>
              <w:rPr>
                <w:rFonts w:hint="eastAsia"/>
              </w:rPr>
              <w:t>00101</w:t>
            </w:r>
          </w:p>
        </w:tc>
        <w:tc>
          <w:tcPr>
            <w:tcW w:w="1736" w:type="dxa"/>
          </w:tcPr>
          <w:p w14:paraId="3111F215" w14:textId="45E4D755" w:rsidR="000F635D" w:rsidRDefault="000F635D" w:rsidP="008B261F">
            <w:pPr>
              <w:ind w:firstLineChars="0" w:firstLine="0"/>
              <w:rPr>
                <w:rFonts w:hint="eastAsia"/>
              </w:rPr>
            </w:pPr>
            <w:r>
              <w:rPr>
                <w:rFonts w:hint="eastAsia"/>
              </w:rPr>
              <w:t>ZhangSan</w:t>
            </w:r>
          </w:p>
        </w:tc>
        <w:tc>
          <w:tcPr>
            <w:tcW w:w="858" w:type="dxa"/>
          </w:tcPr>
          <w:p w14:paraId="1880EF04" w14:textId="04F61436" w:rsidR="000F635D" w:rsidRDefault="000F635D" w:rsidP="008B261F">
            <w:pPr>
              <w:ind w:firstLineChars="0" w:firstLine="0"/>
              <w:rPr>
                <w:rFonts w:hint="eastAsia"/>
              </w:rPr>
            </w:pPr>
            <w:r>
              <w:rPr>
                <w:rFonts w:hint="eastAsia"/>
              </w:rPr>
              <w:t>25</w:t>
            </w:r>
          </w:p>
        </w:tc>
        <w:tc>
          <w:tcPr>
            <w:tcW w:w="1326" w:type="dxa"/>
          </w:tcPr>
          <w:p w14:paraId="680E7441" w14:textId="76075429" w:rsidR="000F635D" w:rsidRDefault="000F635D" w:rsidP="008B261F">
            <w:pPr>
              <w:ind w:firstLineChars="0" w:firstLine="0"/>
              <w:rPr>
                <w:rFonts w:hint="eastAsia"/>
              </w:rPr>
            </w:pPr>
          </w:p>
        </w:tc>
        <w:tc>
          <w:tcPr>
            <w:tcW w:w="583" w:type="dxa"/>
          </w:tcPr>
          <w:p w14:paraId="1F52A968" w14:textId="19ABD12D" w:rsidR="000F635D" w:rsidRDefault="000F635D" w:rsidP="008B261F">
            <w:pPr>
              <w:ind w:firstLineChars="0" w:firstLine="0"/>
              <w:rPr>
                <w:rFonts w:hint="eastAsia"/>
              </w:rPr>
            </w:pPr>
            <w:r>
              <w:t>…</w:t>
            </w:r>
          </w:p>
        </w:tc>
        <w:tc>
          <w:tcPr>
            <w:tcW w:w="1310" w:type="dxa"/>
          </w:tcPr>
          <w:p w14:paraId="3E6346CA" w14:textId="0BE585B4" w:rsidR="000F635D" w:rsidRDefault="000F635D" w:rsidP="008B261F">
            <w:pPr>
              <w:ind w:firstLineChars="0" w:firstLine="0"/>
              <w:rPr>
                <w:rFonts w:hint="eastAsia"/>
              </w:rPr>
            </w:pPr>
            <w:r>
              <w:t xml:space="preserve"> </w:t>
            </w:r>
          </w:p>
        </w:tc>
      </w:tr>
      <w:tr w:rsidR="000F635D" w14:paraId="0E849E2D" w14:textId="77777777" w:rsidTr="00AD347E">
        <w:tc>
          <w:tcPr>
            <w:tcW w:w="1316" w:type="dxa"/>
          </w:tcPr>
          <w:p w14:paraId="158351E7" w14:textId="10B4CE63" w:rsidR="000F635D" w:rsidRDefault="000F635D" w:rsidP="008B261F">
            <w:pPr>
              <w:ind w:firstLineChars="0" w:firstLine="0"/>
              <w:rPr>
                <w:rFonts w:hint="eastAsia"/>
              </w:rPr>
            </w:pPr>
            <w:r>
              <w:rPr>
                <w:rFonts w:hint="eastAsia"/>
              </w:rPr>
              <w:t>002</w:t>
            </w:r>
          </w:p>
        </w:tc>
        <w:tc>
          <w:tcPr>
            <w:tcW w:w="1177" w:type="dxa"/>
          </w:tcPr>
          <w:p w14:paraId="2041D01F" w14:textId="2AC9448F" w:rsidR="000F635D" w:rsidRDefault="000F635D" w:rsidP="008B261F">
            <w:pPr>
              <w:ind w:firstLineChars="0" w:firstLine="0"/>
              <w:rPr>
                <w:rFonts w:hint="eastAsia"/>
              </w:rPr>
            </w:pPr>
            <w:r>
              <w:rPr>
                <w:rFonts w:hint="eastAsia"/>
              </w:rPr>
              <w:t>00202</w:t>
            </w:r>
          </w:p>
        </w:tc>
        <w:tc>
          <w:tcPr>
            <w:tcW w:w="1736" w:type="dxa"/>
          </w:tcPr>
          <w:p w14:paraId="69E9CD14" w14:textId="7AB581CF" w:rsidR="000F635D" w:rsidRDefault="000F635D" w:rsidP="008B261F">
            <w:pPr>
              <w:ind w:firstLineChars="0" w:firstLine="0"/>
              <w:rPr>
                <w:rFonts w:hint="eastAsia"/>
              </w:rPr>
            </w:pPr>
            <w:r>
              <w:rPr>
                <w:rFonts w:hint="eastAsia"/>
              </w:rPr>
              <w:t>LiSi</w:t>
            </w:r>
          </w:p>
        </w:tc>
        <w:tc>
          <w:tcPr>
            <w:tcW w:w="858" w:type="dxa"/>
          </w:tcPr>
          <w:p w14:paraId="496D6104" w14:textId="084A98FC" w:rsidR="000F635D" w:rsidRDefault="000F635D" w:rsidP="008B261F">
            <w:pPr>
              <w:ind w:firstLineChars="0" w:firstLine="0"/>
              <w:rPr>
                <w:rFonts w:hint="eastAsia"/>
              </w:rPr>
            </w:pPr>
          </w:p>
        </w:tc>
        <w:tc>
          <w:tcPr>
            <w:tcW w:w="1326" w:type="dxa"/>
          </w:tcPr>
          <w:p w14:paraId="042FADC0" w14:textId="301CAAF2" w:rsidR="000F635D" w:rsidRDefault="000F635D" w:rsidP="008B261F">
            <w:pPr>
              <w:ind w:firstLineChars="0" w:firstLine="0"/>
              <w:rPr>
                <w:rFonts w:hint="eastAsia"/>
              </w:rPr>
            </w:pPr>
          </w:p>
        </w:tc>
        <w:tc>
          <w:tcPr>
            <w:tcW w:w="583" w:type="dxa"/>
          </w:tcPr>
          <w:p w14:paraId="34294351" w14:textId="1D826DC0" w:rsidR="000F635D" w:rsidRDefault="000F635D" w:rsidP="008B261F">
            <w:pPr>
              <w:ind w:firstLineChars="0" w:firstLine="0"/>
              <w:rPr>
                <w:rFonts w:hint="eastAsia"/>
              </w:rPr>
            </w:pPr>
            <w:r>
              <w:t>…</w:t>
            </w:r>
          </w:p>
        </w:tc>
        <w:tc>
          <w:tcPr>
            <w:tcW w:w="1310" w:type="dxa"/>
          </w:tcPr>
          <w:p w14:paraId="2E08467B" w14:textId="455BC922" w:rsidR="000F635D" w:rsidRDefault="000F635D" w:rsidP="008B261F">
            <w:pPr>
              <w:ind w:firstLineChars="0" w:firstLine="0"/>
              <w:rPr>
                <w:rFonts w:hint="eastAsia"/>
              </w:rPr>
            </w:pPr>
            <w:r>
              <w:rPr>
                <w:rFonts w:hint="eastAsia"/>
              </w:rPr>
              <w:t>Shanghai</w:t>
            </w:r>
          </w:p>
        </w:tc>
      </w:tr>
    </w:tbl>
    <w:p w14:paraId="3AB3DAC9" w14:textId="1505A5DE" w:rsidR="008A0E1B" w:rsidRDefault="008A0E1B" w:rsidP="00750FD9">
      <w:pPr>
        <w:ind w:firstLine="480"/>
      </w:pPr>
      <w:r w:rsidRPr="004B59A1">
        <w:rPr>
          <w:rFonts w:hint="eastAsia"/>
        </w:rPr>
        <w:t>在</w:t>
      </w:r>
      <w:r w:rsidR="004B59A1" w:rsidRPr="004B59A1">
        <w:rPr>
          <w:rFonts w:hint="eastAsia"/>
        </w:rPr>
        <w:t>[</w:t>
      </w:r>
      <w:r w:rsidR="0037556C" w:rsidRPr="004B59A1">
        <w:rPr>
          <w:rStyle w:val="af9"/>
          <w:vertAlign w:val="baseline"/>
        </w:rPr>
        <w:endnoteReference w:id="47"/>
      </w:r>
      <w:r w:rsidR="004B59A1" w:rsidRPr="004B59A1">
        <w:t>]</w:t>
      </w:r>
      <w:r w:rsidR="004B59A1" w:rsidRPr="004B59A1">
        <w:rPr>
          <w:rFonts w:hint="eastAsia"/>
        </w:rPr>
        <w:t>中</w:t>
      </w:r>
      <w:r w:rsidR="00C41467">
        <w:rPr>
          <w:rFonts w:hint="eastAsia"/>
        </w:rPr>
        <w:t>提</w:t>
      </w:r>
      <w:r w:rsidR="0083697F">
        <w:rPr>
          <w:rFonts w:hint="eastAsia"/>
        </w:rPr>
        <w:t>出的</w:t>
      </w:r>
      <w:r w:rsidR="004B59A1">
        <w:rPr>
          <w:rFonts w:hint="eastAsia"/>
        </w:rPr>
        <w:t>使用预分配</w:t>
      </w:r>
      <w:r w:rsidR="00423443">
        <w:rPr>
          <w:rFonts w:hint="eastAsia"/>
        </w:rPr>
        <w:t>字段和预分配字段配置表来解决云</w:t>
      </w:r>
      <w:r w:rsidR="00AD012E">
        <w:rPr>
          <w:rFonts w:hint="eastAsia"/>
        </w:rPr>
        <w:t>数据的扩展</w:t>
      </w:r>
      <w:r w:rsidR="00414825">
        <w:rPr>
          <w:rFonts w:hint="eastAsia"/>
        </w:rPr>
        <w:t>问题</w:t>
      </w:r>
      <w:r w:rsidR="00F258B0" w:rsidRPr="008C4E15">
        <w:rPr>
          <w:rFonts w:hint="eastAsia"/>
        </w:rPr>
        <w:t>，给</w:t>
      </w:r>
      <w:r w:rsidR="00811E51">
        <w:rPr>
          <w:rFonts w:hint="eastAsia"/>
        </w:rPr>
        <w:t>本文</w:t>
      </w:r>
      <w:r w:rsidR="00F258B0" w:rsidRPr="008C4E15">
        <w:rPr>
          <w:rFonts w:hint="eastAsia"/>
        </w:rPr>
        <w:t>数据扩展的改进提供了思路。</w:t>
      </w:r>
      <w:r w:rsidR="00C1256C" w:rsidRPr="008C4E15">
        <w:rPr>
          <w:rFonts w:hint="eastAsia"/>
        </w:rPr>
        <w:t>该方法中数据库表包含租户</w:t>
      </w:r>
      <w:r w:rsidR="00C1256C" w:rsidRPr="008C4E15">
        <w:rPr>
          <w:rFonts w:hint="eastAsia"/>
        </w:rPr>
        <w:t>ID</w:t>
      </w:r>
      <w:r w:rsidR="00C1256C" w:rsidRPr="008C4E15">
        <w:rPr>
          <w:rFonts w:hint="eastAsia"/>
        </w:rPr>
        <w:t>字段、若干预留扩展字段和</w:t>
      </w:r>
      <w:r w:rsidR="00C1256C" w:rsidRPr="008C4E15">
        <w:rPr>
          <w:rFonts w:hint="eastAsia"/>
        </w:rPr>
        <w:t>XML</w:t>
      </w:r>
      <w:r w:rsidR="00C1256C" w:rsidRPr="008C4E15">
        <w:rPr>
          <w:rFonts w:hint="eastAsia"/>
        </w:rPr>
        <w:t>字段</w:t>
      </w:r>
      <w:r w:rsidR="00C01303">
        <w:rPr>
          <w:rFonts w:hint="eastAsia"/>
        </w:rPr>
        <w:t>，</w:t>
      </w:r>
      <w:r w:rsidR="00BE3096" w:rsidRPr="008C4E15">
        <w:rPr>
          <w:rFonts w:hint="eastAsia"/>
        </w:rPr>
        <w:t>如表</w:t>
      </w:r>
      <w:r w:rsidR="00BE3096" w:rsidRPr="008C4E15">
        <w:rPr>
          <w:rFonts w:hint="eastAsia"/>
        </w:rPr>
        <w:t>4-</w:t>
      </w:r>
      <w:r w:rsidR="00BE3096" w:rsidRPr="008C4E15">
        <w:t>3</w:t>
      </w:r>
      <w:r w:rsidR="00BE3096" w:rsidRPr="008C4E15">
        <w:t>，</w:t>
      </w:r>
      <w:r w:rsidR="00BE3096" w:rsidRPr="008C4E15">
        <w:rPr>
          <w:rFonts w:hint="eastAsia"/>
        </w:rPr>
        <w:t>4-</w:t>
      </w:r>
      <w:r w:rsidR="00BE3096" w:rsidRPr="008C4E15">
        <w:t>4</w:t>
      </w:r>
      <w:r w:rsidR="00BE3096" w:rsidRPr="008C4E15">
        <w:t>所示。</w:t>
      </w:r>
    </w:p>
    <w:p w14:paraId="4729E793" w14:textId="3BB3B409" w:rsidR="003E705C" w:rsidRDefault="003E705C" w:rsidP="003E705C">
      <w:pPr>
        <w:pStyle w:val="afc"/>
      </w:pPr>
      <w:r>
        <w:t>表</w:t>
      </w:r>
      <w:r>
        <w:rPr>
          <w:rFonts w:hint="eastAsia"/>
        </w:rPr>
        <w:t>4</w:t>
      </w:r>
      <w:r>
        <w:rPr>
          <w:rFonts w:hint="eastAsia"/>
          <w:lang w:eastAsia="zh-CN"/>
        </w:rPr>
        <w:t>-</w:t>
      </w:r>
      <w:r>
        <w:t xml:space="preserve">3 </w:t>
      </w:r>
      <w:r>
        <w:t>扩展的业务表结构</w:t>
      </w:r>
    </w:p>
    <w:tbl>
      <w:tblPr>
        <w:tblStyle w:val="a9"/>
        <w:tblW w:w="0" w:type="auto"/>
        <w:tblBorders>
          <w:left w:val="none" w:sz="0" w:space="0" w:color="auto"/>
          <w:right w:val="none" w:sz="0" w:space="0" w:color="auto"/>
        </w:tblBorders>
        <w:tblLook w:val="04A0" w:firstRow="1" w:lastRow="0" w:firstColumn="1" w:lastColumn="0" w:noHBand="0" w:noVBand="1"/>
      </w:tblPr>
      <w:tblGrid>
        <w:gridCol w:w="1517"/>
        <w:gridCol w:w="1632"/>
        <w:gridCol w:w="1803"/>
        <w:gridCol w:w="1803"/>
        <w:gridCol w:w="1551"/>
      </w:tblGrid>
      <w:tr w:rsidR="003E705C" w14:paraId="479A6138" w14:textId="77777777" w:rsidTr="00084635">
        <w:tc>
          <w:tcPr>
            <w:tcW w:w="1517" w:type="dxa"/>
          </w:tcPr>
          <w:p w14:paraId="51EF9E14" w14:textId="2614244E" w:rsidR="003E705C" w:rsidRDefault="003E705C" w:rsidP="008B261F">
            <w:pPr>
              <w:ind w:firstLineChars="0" w:firstLine="0"/>
              <w:rPr>
                <w:rFonts w:hint="eastAsia"/>
              </w:rPr>
            </w:pPr>
            <w:r>
              <w:rPr>
                <w:rFonts w:hint="eastAsia"/>
              </w:rPr>
              <w:t>ID</w:t>
            </w:r>
          </w:p>
        </w:tc>
        <w:tc>
          <w:tcPr>
            <w:tcW w:w="1632" w:type="dxa"/>
          </w:tcPr>
          <w:p w14:paraId="70904EB0" w14:textId="6F4C0BC7" w:rsidR="003E705C" w:rsidRDefault="00F85328" w:rsidP="008B261F">
            <w:pPr>
              <w:ind w:firstLineChars="0" w:firstLine="0"/>
              <w:rPr>
                <w:rFonts w:hint="eastAsia"/>
              </w:rPr>
            </w:pPr>
            <w:r>
              <w:t>TENANT</w:t>
            </w:r>
            <w:r w:rsidR="003E705C">
              <w:rPr>
                <w:rFonts w:hint="eastAsia"/>
              </w:rPr>
              <w:t>ID</w:t>
            </w:r>
          </w:p>
        </w:tc>
        <w:tc>
          <w:tcPr>
            <w:tcW w:w="1803" w:type="dxa"/>
          </w:tcPr>
          <w:p w14:paraId="6B27A594" w14:textId="332A9683" w:rsidR="003E705C" w:rsidRDefault="003E705C" w:rsidP="00F85328">
            <w:pPr>
              <w:ind w:firstLineChars="0" w:firstLine="0"/>
              <w:rPr>
                <w:rFonts w:hint="eastAsia"/>
              </w:rPr>
            </w:pPr>
            <w:r>
              <w:rPr>
                <w:rFonts w:hint="eastAsia"/>
              </w:rPr>
              <w:t>E</w:t>
            </w:r>
            <w:r w:rsidR="00F85328">
              <w:t>XTENSION</w:t>
            </w:r>
            <w:r>
              <w:t>_1</w:t>
            </w:r>
          </w:p>
        </w:tc>
        <w:tc>
          <w:tcPr>
            <w:tcW w:w="1803" w:type="dxa"/>
          </w:tcPr>
          <w:p w14:paraId="6B08117B" w14:textId="41D8328D" w:rsidR="003E705C" w:rsidRDefault="00F85328" w:rsidP="00F85328">
            <w:pPr>
              <w:ind w:firstLineChars="0" w:firstLine="0"/>
              <w:rPr>
                <w:rFonts w:hint="eastAsia"/>
              </w:rPr>
            </w:pPr>
            <w:r>
              <w:rPr>
                <w:rFonts w:hint="eastAsia"/>
              </w:rPr>
              <w:t>EXTENSION</w:t>
            </w:r>
            <w:r w:rsidR="003E705C">
              <w:t>_2</w:t>
            </w:r>
          </w:p>
        </w:tc>
        <w:tc>
          <w:tcPr>
            <w:tcW w:w="1551" w:type="dxa"/>
          </w:tcPr>
          <w:p w14:paraId="2F93791F" w14:textId="2D56DF28" w:rsidR="003E705C" w:rsidRDefault="007B6CE1" w:rsidP="00F85328">
            <w:pPr>
              <w:ind w:firstLineChars="0" w:firstLine="0"/>
              <w:rPr>
                <w:rFonts w:hint="eastAsia"/>
              </w:rPr>
            </w:pPr>
            <w:r>
              <w:rPr>
                <w:rFonts w:hint="eastAsia"/>
              </w:rPr>
              <w:t>X</w:t>
            </w:r>
            <w:r w:rsidR="00F85328">
              <w:t>ML</w:t>
            </w:r>
          </w:p>
        </w:tc>
      </w:tr>
    </w:tbl>
    <w:p w14:paraId="780E8041" w14:textId="652CC58E" w:rsidR="003E705C" w:rsidRDefault="00084635" w:rsidP="00084635">
      <w:pPr>
        <w:pStyle w:val="afc"/>
      </w:pPr>
      <w:r>
        <w:rPr>
          <w:rFonts w:hint="eastAsia"/>
        </w:rPr>
        <w:t>表</w:t>
      </w:r>
      <w:r>
        <w:rPr>
          <w:rFonts w:hint="eastAsia"/>
        </w:rPr>
        <w:t>4-</w:t>
      </w:r>
      <w:r>
        <w:t xml:space="preserve">4 </w:t>
      </w:r>
      <w:r>
        <w:t>预分配字段配置表结构</w:t>
      </w:r>
    </w:p>
    <w:tbl>
      <w:tblPr>
        <w:tblStyle w:val="a9"/>
        <w:tblW w:w="5000" w:type="pct"/>
        <w:tblBorders>
          <w:left w:val="none" w:sz="0" w:space="0" w:color="auto"/>
          <w:right w:val="none" w:sz="0" w:space="0" w:color="auto"/>
        </w:tblBorders>
        <w:tblLook w:val="04A0" w:firstRow="1" w:lastRow="0" w:firstColumn="1" w:lastColumn="0" w:noHBand="0" w:noVBand="1"/>
      </w:tblPr>
      <w:tblGrid>
        <w:gridCol w:w="470"/>
        <w:gridCol w:w="1430"/>
        <w:gridCol w:w="1027"/>
        <w:gridCol w:w="2776"/>
        <w:gridCol w:w="880"/>
        <w:gridCol w:w="1723"/>
      </w:tblGrid>
      <w:tr w:rsidR="00053815" w14:paraId="5FCDEB78" w14:textId="77777777" w:rsidTr="00053815">
        <w:tc>
          <w:tcPr>
            <w:tcW w:w="256" w:type="pct"/>
          </w:tcPr>
          <w:p w14:paraId="0EE037CD" w14:textId="767BB248" w:rsidR="00053815" w:rsidRDefault="00053815" w:rsidP="00053815">
            <w:pPr>
              <w:ind w:firstLineChars="0" w:firstLine="0"/>
              <w:rPr>
                <w:rFonts w:hint="eastAsia"/>
              </w:rPr>
            </w:pPr>
            <w:r>
              <w:rPr>
                <w:rFonts w:hint="eastAsia"/>
              </w:rPr>
              <w:t>ID</w:t>
            </w:r>
          </w:p>
        </w:tc>
        <w:tc>
          <w:tcPr>
            <w:tcW w:w="732" w:type="pct"/>
          </w:tcPr>
          <w:p w14:paraId="4AC97F60" w14:textId="02737988" w:rsidR="00053815" w:rsidRDefault="00053815" w:rsidP="00053815">
            <w:pPr>
              <w:ind w:firstLineChars="0" w:firstLine="0"/>
              <w:rPr>
                <w:rFonts w:hint="eastAsia"/>
              </w:rPr>
            </w:pPr>
            <w:r>
              <w:rPr>
                <w:rFonts w:hint="eastAsia"/>
              </w:rPr>
              <w:t>TENANTID</w:t>
            </w:r>
          </w:p>
        </w:tc>
        <w:tc>
          <w:tcPr>
            <w:tcW w:w="913" w:type="pct"/>
          </w:tcPr>
          <w:p w14:paraId="2F285FCA" w14:textId="430991DF" w:rsidR="00053815" w:rsidRDefault="00053815" w:rsidP="00053815">
            <w:pPr>
              <w:ind w:firstLineChars="0" w:firstLine="0"/>
              <w:rPr>
                <w:rFonts w:hint="eastAsia"/>
              </w:rPr>
            </w:pPr>
            <w:r>
              <w:rPr>
                <w:rFonts w:hint="eastAsia"/>
              </w:rPr>
              <w:t>TABLE</w:t>
            </w:r>
          </w:p>
        </w:tc>
        <w:tc>
          <w:tcPr>
            <w:tcW w:w="1398" w:type="pct"/>
          </w:tcPr>
          <w:p w14:paraId="3AEFA106" w14:textId="2256CB63" w:rsidR="00053815" w:rsidRDefault="00053815" w:rsidP="00053815">
            <w:pPr>
              <w:ind w:firstLineChars="0" w:firstLine="0"/>
              <w:rPr>
                <w:rFonts w:hint="eastAsia"/>
              </w:rPr>
            </w:pPr>
            <w:r>
              <w:rPr>
                <w:rFonts w:hint="eastAsia"/>
              </w:rPr>
              <w:t>EXTENSION</w:t>
            </w:r>
            <w:r>
              <w:t>_POSITION</w:t>
            </w:r>
          </w:p>
        </w:tc>
        <w:tc>
          <w:tcPr>
            <w:tcW w:w="824" w:type="pct"/>
          </w:tcPr>
          <w:p w14:paraId="16013873" w14:textId="58269E73" w:rsidR="00053815" w:rsidRDefault="00053815" w:rsidP="00053815">
            <w:pPr>
              <w:ind w:firstLineChars="0" w:firstLine="0"/>
              <w:rPr>
                <w:rFonts w:hint="eastAsia"/>
              </w:rPr>
            </w:pPr>
            <w:r>
              <w:rPr>
                <w:rFonts w:hint="eastAsia"/>
              </w:rPr>
              <w:t>TYPE</w:t>
            </w:r>
          </w:p>
        </w:tc>
        <w:tc>
          <w:tcPr>
            <w:tcW w:w="876" w:type="pct"/>
          </w:tcPr>
          <w:p w14:paraId="47DF6261" w14:textId="1C8C1E24" w:rsidR="00053815" w:rsidRDefault="00053815" w:rsidP="00053815">
            <w:pPr>
              <w:ind w:firstLineChars="0" w:firstLine="0"/>
              <w:rPr>
                <w:rFonts w:hint="eastAsia"/>
              </w:rPr>
            </w:pPr>
            <w:r>
              <w:rPr>
                <w:rFonts w:hint="eastAsia"/>
              </w:rPr>
              <w:t>FIELD_NAME</w:t>
            </w:r>
          </w:p>
        </w:tc>
      </w:tr>
    </w:tbl>
    <w:p w14:paraId="04DF03D0" w14:textId="74536AF5" w:rsidR="00084635" w:rsidRDefault="00351DEE" w:rsidP="00351DEE">
      <w:pPr>
        <w:ind w:firstLine="480"/>
      </w:pPr>
      <w:r>
        <w:lastRenderedPageBreak/>
        <w:t>预留</w:t>
      </w:r>
      <w:r>
        <w:rPr>
          <w:rFonts w:hint="eastAsia"/>
        </w:rPr>
        <w:t>XML</w:t>
      </w:r>
      <w:r>
        <w:rPr>
          <w:rFonts w:hint="eastAsia"/>
        </w:rPr>
        <w:t>字段格式如下：</w:t>
      </w:r>
    </w:p>
    <w:tbl>
      <w:tblPr>
        <w:tblStyle w:val="a9"/>
        <w:tblW w:w="0" w:type="auto"/>
        <w:tblLook w:val="04A0" w:firstRow="1" w:lastRow="0" w:firstColumn="1" w:lastColumn="0" w:noHBand="0" w:noVBand="1"/>
      </w:tblPr>
      <w:tblGrid>
        <w:gridCol w:w="8296"/>
      </w:tblGrid>
      <w:tr w:rsidR="00351DEE" w14:paraId="3139683F" w14:textId="77777777" w:rsidTr="00351DEE">
        <w:tc>
          <w:tcPr>
            <w:tcW w:w="8296" w:type="dxa"/>
          </w:tcPr>
          <w:p w14:paraId="486F9711" w14:textId="77777777" w:rsidR="00351DEE" w:rsidRDefault="00B93B1B" w:rsidP="00B93B1B">
            <w:pPr>
              <w:pStyle w:val="af0"/>
            </w:pPr>
            <w:r>
              <w:rPr>
                <w:rFonts w:hint="eastAsia"/>
              </w:rPr>
              <w:t>&lt;xml</w:t>
            </w:r>
            <w:r>
              <w:t>field</w:t>
            </w:r>
            <w:r>
              <w:rPr>
                <w:rFonts w:hint="eastAsia"/>
              </w:rPr>
              <w:t>&gt;</w:t>
            </w:r>
          </w:p>
          <w:p w14:paraId="213D55EC" w14:textId="61766DBC" w:rsidR="00B93B1B" w:rsidRDefault="00B93B1B" w:rsidP="00B93B1B">
            <w:pPr>
              <w:pStyle w:val="af0"/>
              <w:rPr>
                <w:lang w:eastAsia="zh-CN"/>
              </w:rPr>
            </w:pPr>
            <w:r>
              <w:rPr>
                <w:rFonts w:hint="eastAsia"/>
                <w:lang w:eastAsia="zh-CN"/>
              </w:rPr>
              <w:t xml:space="preserve">      &lt;field index =</w:t>
            </w:r>
            <w:r>
              <w:rPr>
                <w:lang w:eastAsia="zh-CN"/>
              </w:rPr>
              <w:t>”1” &gt;data1 &lt;/field&gt;</w:t>
            </w:r>
          </w:p>
          <w:p w14:paraId="3D61226B" w14:textId="0DE5740D" w:rsidR="00B93B1B" w:rsidRDefault="00B93B1B" w:rsidP="00B93B1B">
            <w:pPr>
              <w:pStyle w:val="af0"/>
              <w:ind w:firstLineChars="300" w:firstLine="630"/>
              <w:rPr>
                <w:rFonts w:hint="eastAsia"/>
                <w:lang w:eastAsia="zh-CN"/>
              </w:rPr>
            </w:pPr>
            <w:r>
              <w:rPr>
                <w:rFonts w:hint="eastAsia"/>
                <w:lang w:eastAsia="zh-CN"/>
              </w:rPr>
              <w:t>&lt;field index =</w:t>
            </w:r>
            <w:r>
              <w:rPr>
                <w:lang w:eastAsia="zh-CN"/>
              </w:rPr>
              <w:t>”2”</w:t>
            </w:r>
            <w:r w:rsidR="00B41C63">
              <w:rPr>
                <w:lang w:eastAsia="zh-CN"/>
              </w:rPr>
              <w:t xml:space="preserve"> &gt;data2 </w:t>
            </w:r>
            <w:r>
              <w:rPr>
                <w:lang w:eastAsia="zh-CN"/>
              </w:rPr>
              <w:t>&lt;/field&gt;</w:t>
            </w:r>
          </w:p>
          <w:p w14:paraId="038A240D" w14:textId="414B838E" w:rsidR="00B93B1B" w:rsidRDefault="00B93B1B" w:rsidP="00B93B1B">
            <w:pPr>
              <w:pStyle w:val="af0"/>
              <w:ind w:firstLineChars="300" w:firstLine="630"/>
              <w:rPr>
                <w:rFonts w:hint="eastAsia"/>
                <w:lang w:eastAsia="zh-CN"/>
              </w:rPr>
            </w:pPr>
            <w:r>
              <w:rPr>
                <w:rFonts w:hint="eastAsia"/>
                <w:lang w:eastAsia="zh-CN"/>
              </w:rPr>
              <w:t>&lt;field index =</w:t>
            </w:r>
            <w:r>
              <w:rPr>
                <w:lang w:eastAsia="zh-CN"/>
              </w:rPr>
              <w:t>”3”</w:t>
            </w:r>
            <w:r w:rsidR="00B41C63">
              <w:rPr>
                <w:lang w:eastAsia="zh-CN"/>
              </w:rPr>
              <w:t xml:space="preserve"> &gt;data3</w:t>
            </w:r>
            <w:r>
              <w:rPr>
                <w:lang w:eastAsia="zh-CN"/>
              </w:rPr>
              <w:t xml:space="preserve"> &lt;/field&gt;</w:t>
            </w:r>
          </w:p>
          <w:p w14:paraId="4228C5CF" w14:textId="0C848017" w:rsidR="00B93B1B" w:rsidRDefault="00B93B1B" w:rsidP="00B93B1B">
            <w:pPr>
              <w:pStyle w:val="af0"/>
              <w:rPr>
                <w:rFonts w:hint="eastAsia"/>
              </w:rPr>
            </w:pPr>
            <w:r>
              <w:t>&lt;/</w:t>
            </w:r>
            <w:r>
              <w:rPr>
                <w:rFonts w:hint="eastAsia"/>
              </w:rPr>
              <w:t xml:space="preserve"> xml</w:t>
            </w:r>
            <w:r>
              <w:t>field&gt;</w:t>
            </w:r>
          </w:p>
        </w:tc>
      </w:tr>
    </w:tbl>
    <w:p w14:paraId="00155915" w14:textId="707039C8" w:rsidR="00D261DC" w:rsidRPr="00071F04" w:rsidRDefault="0040478F" w:rsidP="008E61C4">
      <w:pPr>
        <w:ind w:firstLine="480"/>
        <w:rPr>
          <w:rFonts w:hint="eastAsia"/>
        </w:rPr>
      </w:pPr>
      <w:r>
        <w:rPr>
          <w:rFonts w:hint="eastAsia"/>
        </w:rPr>
        <w:t>数据存取时会先判断数据表末段字段名，若为</w:t>
      </w:r>
      <w:r>
        <w:rPr>
          <w:rFonts w:hint="eastAsia"/>
        </w:rPr>
        <w:t>XML</w:t>
      </w:r>
      <w:r>
        <w:rPr>
          <w:rFonts w:hint="eastAsia"/>
        </w:rPr>
        <w:t>字段，则将其进行解析</w:t>
      </w:r>
      <w:r w:rsidR="00352B93">
        <w:rPr>
          <w:rFonts w:hint="eastAsia"/>
        </w:rPr>
        <w:t>；</w:t>
      </w:r>
      <w:r>
        <w:rPr>
          <w:rFonts w:hint="eastAsia"/>
        </w:rPr>
        <w:t>若为预留扩展字段，则查询字段配置表</w:t>
      </w:r>
      <w:r w:rsidR="00352B93">
        <w:rPr>
          <w:rFonts w:hint="eastAsia"/>
        </w:rPr>
        <w:t>；</w:t>
      </w:r>
      <w:r>
        <w:rPr>
          <w:rFonts w:hint="eastAsia"/>
        </w:rPr>
        <w:t>否则在表中主字段进行查询。</w:t>
      </w:r>
      <w:r w:rsidR="006852D9">
        <w:rPr>
          <w:rFonts w:hint="eastAsia"/>
        </w:rPr>
        <w:t>该方法使用</w:t>
      </w:r>
      <w:r w:rsidR="006852D9">
        <w:rPr>
          <w:rFonts w:hint="eastAsia"/>
        </w:rPr>
        <w:t>XML</w:t>
      </w:r>
      <w:r w:rsidR="006852D9">
        <w:rPr>
          <w:rFonts w:hint="eastAsia"/>
        </w:rPr>
        <w:t>扩展字段，增加了扩展的灵活性，但每次对</w:t>
      </w:r>
      <w:r w:rsidR="006852D9">
        <w:rPr>
          <w:rFonts w:hint="eastAsia"/>
        </w:rPr>
        <w:t>XML</w:t>
      </w:r>
      <w:r w:rsidR="006852D9">
        <w:rPr>
          <w:rFonts w:hint="eastAsia"/>
        </w:rPr>
        <w:t>的存取都要进行解析，因而也导致了效率的下降。</w:t>
      </w:r>
      <w:r w:rsidR="00BB5F49">
        <w:rPr>
          <w:rFonts w:hint="eastAsia"/>
        </w:rPr>
        <w:t xml:space="preserve"> </w:t>
      </w:r>
    </w:p>
    <w:p w14:paraId="54455F26" w14:textId="3F3B335D" w:rsidR="008B261F" w:rsidRDefault="0054246C" w:rsidP="008B261F">
      <w:pPr>
        <w:ind w:firstLine="480"/>
      </w:pPr>
      <w:r>
        <w:rPr>
          <w:noProof/>
        </w:rPr>
        <w:object w:dxaOrig="1440" w:dyaOrig="1440" w14:anchorId="06938D9D">
          <v:shape id="_x0000_s1049" type="#_x0000_t75" style="position:absolute;left:0;text-align:left;margin-left:-.75pt;margin-top:84.3pt;width:414.75pt;height:245.25pt;z-index:251885568;mso-position-horizontal-relative:text;mso-position-vertical-relative:text;mso-width-relative:page;mso-height-relative:page">
            <v:imagedata r:id="rId48" o:title=""/>
            <w10:wrap type="topAndBottom"/>
          </v:shape>
          <o:OLEObject Type="Embed" ProgID="Visio.Drawing.15" ShapeID="_x0000_s1049" DrawAspect="Content" ObjectID="_1572298817" r:id="rId49"/>
        </w:object>
      </w:r>
      <w:r w:rsidR="00983C7C">
        <w:rPr>
          <w:rFonts w:hint="eastAsia"/>
        </w:rPr>
        <w:t>根据以上两种</w:t>
      </w:r>
      <w:r w:rsidR="00345BA6">
        <w:rPr>
          <w:rFonts w:hint="eastAsia"/>
        </w:rPr>
        <w:t>方法的</w:t>
      </w:r>
      <w:r w:rsidR="00A27ED0">
        <w:rPr>
          <w:rFonts w:hint="eastAsia"/>
        </w:rPr>
        <w:t>经验</w:t>
      </w:r>
      <w:r w:rsidR="00983C7C">
        <w:rPr>
          <w:rFonts w:hint="eastAsia"/>
        </w:rPr>
        <w:t>，本文使用</w:t>
      </w:r>
      <w:r w:rsidR="00072B6D">
        <w:rPr>
          <w:rFonts w:hint="eastAsia"/>
        </w:rPr>
        <w:t>预分配</w:t>
      </w:r>
      <w:r w:rsidR="00983C7C">
        <w:rPr>
          <w:rFonts w:hint="eastAsia"/>
        </w:rPr>
        <w:t>字段表、</w:t>
      </w:r>
      <w:r w:rsidR="00072B6D">
        <w:rPr>
          <w:rFonts w:hint="eastAsia"/>
        </w:rPr>
        <w:t>预分配</w:t>
      </w:r>
      <w:r w:rsidR="00AA11C9">
        <w:rPr>
          <w:rFonts w:hint="eastAsia"/>
        </w:rPr>
        <w:t>字段</w:t>
      </w:r>
      <w:r w:rsidR="00072B6D">
        <w:rPr>
          <w:rFonts w:hint="eastAsia"/>
        </w:rPr>
        <w:t>配置表</w:t>
      </w:r>
      <w:r w:rsidR="00983C7C">
        <w:rPr>
          <w:rFonts w:hint="eastAsia"/>
        </w:rPr>
        <w:t>对数据扩展方法进行改进。</w:t>
      </w:r>
      <w:r w:rsidR="000D412B">
        <w:rPr>
          <w:rFonts w:hint="eastAsia"/>
        </w:rPr>
        <w:t>当业务表中需要扩展字段时，在扩展字段表中添加一个字段值，并在配置表中对扩展字段的基本信息进行定义</w:t>
      </w:r>
      <w:r w:rsidR="00493548">
        <w:rPr>
          <w:rFonts w:hint="eastAsia"/>
        </w:rPr>
        <w:t>，不会造成数据空间的浪费。</w:t>
      </w:r>
    </w:p>
    <w:p w14:paraId="03C58E80" w14:textId="3E426911" w:rsidR="00726C9E" w:rsidRPr="00D764DF" w:rsidRDefault="00947157" w:rsidP="003F246D">
      <w:pPr>
        <w:pStyle w:val="aff0"/>
        <w:rPr>
          <w:rFonts w:hint="eastAsia"/>
        </w:rPr>
      </w:pPr>
      <w:r>
        <w:rPr>
          <w:rFonts w:hint="eastAsia"/>
        </w:rPr>
        <w:t>图</w:t>
      </w:r>
      <w:r>
        <w:rPr>
          <w:rFonts w:hint="eastAsia"/>
        </w:rPr>
        <w:t>4-</w:t>
      </w:r>
      <w:r w:rsidR="006174A0">
        <w:t>7</w:t>
      </w:r>
      <w:r>
        <w:t xml:space="preserve"> </w:t>
      </w:r>
      <w:r>
        <w:t>改进的数据扩展模式</w:t>
      </w:r>
    </w:p>
    <w:p w14:paraId="419DB251" w14:textId="7830F89B" w:rsidR="00495E37" w:rsidRPr="002871F7" w:rsidRDefault="00495E37" w:rsidP="000A1684">
      <w:pPr>
        <w:ind w:firstLine="480"/>
        <w:rPr>
          <w:rFonts w:hint="eastAsia"/>
        </w:rPr>
      </w:pPr>
      <w:r>
        <w:t>图</w:t>
      </w:r>
      <w:r>
        <w:rPr>
          <w:rFonts w:hint="eastAsia"/>
        </w:rPr>
        <w:t>4-</w:t>
      </w:r>
      <w:r w:rsidR="006174A0">
        <w:t>7</w:t>
      </w:r>
      <w:r>
        <w:t>中</w:t>
      </w:r>
      <w:r w:rsidR="00990C5C">
        <w:t>表示</w:t>
      </w:r>
      <w:r>
        <w:t>了三表之间的对应关系</w:t>
      </w:r>
      <w:r w:rsidR="0014199B">
        <w:rPr>
          <w:rFonts w:hint="eastAsia"/>
        </w:rPr>
        <w:t>，</w:t>
      </w:r>
      <w:r w:rsidR="002871F7">
        <w:rPr>
          <w:rFonts w:hint="eastAsia"/>
        </w:rPr>
        <w:t>基本业务表主要存储租户的</w:t>
      </w:r>
      <w:r w:rsidR="002871F7">
        <w:rPr>
          <w:rFonts w:hint="eastAsia"/>
        </w:rPr>
        <w:t>ID</w:t>
      </w:r>
      <w:r w:rsidR="002871F7">
        <w:rPr>
          <w:rFonts w:hint="eastAsia"/>
        </w:rPr>
        <w:t>和通用信息，</w:t>
      </w:r>
      <w:r w:rsidR="002D5070">
        <w:rPr>
          <w:rFonts w:hint="eastAsia"/>
        </w:rPr>
        <w:t>扩展表中</w:t>
      </w:r>
      <w:r w:rsidR="002D5070">
        <w:rPr>
          <w:rFonts w:hint="eastAsia"/>
        </w:rPr>
        <w:t>DATA_ID</w:t>
      </w:r>
      <w:r w:rsidR="002D5070">
        <w:rPr>
          <w:rFonts w:hint="eastAsia"/>
        </w:rPr>
        <w:t>对应基本表中数据的</w:t>
      </w:r>
      <w:r w:rsidR="002D5070">
        <w:rPr>
          <w:rFonts w:hint="eastAsia"/>
        </w:rPr>
        <w:t>ID</w:t>
      </w:r>
      <w:r w:rsidR="002D5070">
        <w:rPr>
          <w:rFonts w:hint="eastAsia"/>
        </w:rPr>
        <w:t>，</w:t>
      </w:r>
      <w:r w:rsidR="00412C3E">
        <w:rPr>
          <w:rFonts w:hint="eastAsia"/>
        </w:rPr>
        <w:t>EXT_VALUE</w:t>
      </w:r>
      <w:r w:rsidR="00412C3E">
        <w:rPr>
          <w:rFonts w:hint="eastAsia"/>
        </w:rPr>
        <w:t>表示扩展字段的数据。</w:t>
      </w:r>
      <w:r w:rsidR="00216E49">
        <w:rPr>
          <w:rFonts w:hint="eastAsia"/>
        </w:rPr>
        <w:t>配置表中配置</w:t>
      </w:r>
      <w:r w:rsidR="00216E49">
        <w:rPr>
          <w:rFonts w:hint="eastAsia"/>
        </w:rPr>
        <w:t>ID</w:t>
      </w:r>
      <w:r w:rsidR="00216E49">
        <w:rPr>
          <w:rFonts w:hint="eastAsia"/>
        </w:rPr>
        <w:t>和扩展表中</w:t>
      </w:r>
      <w:r w:rsidR="00216E49">
        <w:rPr>
          <w:rFonts w:hint="eastAsia"/>
        </w:rPr>
        <w:t>CONF_ID</w:t>
      </w:r>
      <w:r w:rsidR="00216E49">
        <w:rPr>
          <w:rFonts w:hint="eastAsia"/>
        </w:rPr>
        <w:t>进行对应，并在配置表中指明扩展字段的类型及名称</w:t>
      </w:r>
      <w:r w:rsidR="00B376CF">
        <w:rPr>
          <w:rFonts w:hint="eastAsia"/>
        </w:rPr>
        <w:t>。</w:t>
      </w:r>
      <w:r w:rsidR="00E368A2">
        <w:rPr>
          <w:rFonts w:hint="eastAsia"/>
        </w:rPr>
        <w:t>扩展表和配置表指明所扩展的基本表表明和租户的</w:t>
      </w:r>
      <w:r w:rsidR="00E368A2">
        <w:rPr>
          <w:rFonts w:hint="eastAsia"/>
        </w:rPr>
        <w:t>ID</w:t>
      </w:r>
      <w:r w:rsidR="00E368A2">
        <w:rPr>
          <w:rFonts w:hint="eastAsia"/>
        </w:rPr>
        <w:t>。</w:t>
      </w:r>
    </w:p>
    <w:p w14:paraId="16A6BCD8" w14:textId="4DED87C2" w:rsidR="003527DE" w:rsidRDefault="00234671" w:rsidP="00234671">
      <w:pPr>
        <w:ind w:firstLine="480"/>
      </w:pPr>
      <w:r>
        <w:rPr>
          <w:rFonts w:hint="eastAsia"/>
        </w:rPr>
        <w:lastRenderedPageBreak/>
        <w:t>（</w:t>
      </w:r>
      <w:r>
        <w:rPr>
          <w:rFonts w:hint="eastAsia"/>
        </w:rPr>
        <w:t>2</w:t>
      </w:r>
      <w:r>
        <w:rPr>
          <w:rFonts w:hint="eastAsia"/>
        </w:rPr>
        <w:t>）</w:t>
      </w:r>
      <w:r w:rsidR="003527DE">
        <w:rPr>
          <w:rFonts w:hint="eastAsia"/>
        </w:rPr>
        <w:t>可配置性的实现</w:t>
      </w:r>
    </w:p>
    <w:p w14:paraId="47C383AF" w14:textId="2C7DED34" w:rsidR="00BD7152" w:rsidRDefault="00F12061" w:rsidP="00BD7152">
      <w:pPr>
        <w:ind w:firstLine="480"/>
      </w:pPr>
      <w:r>
        <w:rPr>
          <w:noProof/>
        </w:rPr>
        <w:object w:dxaOrig="1440" w:dyaOrig="1440" w14:anchorId="201479A0">
          <v:shape id="_x0000_s1052" type="#_x0000_t75" style="position:absolute;left:0;text-align:left;margin-left:2.95pt;margin-top:134.05pt;width:415.25pt;height:324pt;z-index:251887616;mso-position-horizontal-relative:text;mso-position-vertical-relative:text;mso-width-relative:page;mso-height-relative:page">
            <v:imagedata r:id="rId50" o:title=""/>
            <w10:wrap type="topAndBottom"/>
          </v:shape>
          <o:OLEObject Type="Embed" ProgID="Visio.Drawing.15" ShapeID="_x0000_s1052" DrawAspect="Content" ObjectID="_1572298818" r:id="rId51"/>
        </w:object>
      </w:r>
      <w:r w:rsidR="009C5645">
        <w:rPr>
          <w:rFonts w:hint="eastAsia"/>
        </w:rPr>
        <w:t>SaaS</w:t>
      </w:r>
      <w:r w:rsidR="009C5645">
        <w:rPr>
          <w:rFonts w:hint="eastAsia"/>
        </w:rPr>
        <w:t>应用区别于普通应用还有一个显著的特征，就是“按需使用”</w:t>
      </w:r>
      <w:r w:rsidR="007D3F38">
        <w:rPr>
          <w:rFonts w:hint="eastAsia"/>
        </w:rPr>
        <w:t>，系统开发的过程中将软件的功能结构进行拆分，拆成一个个独立的</w:t>
      </w:r>
      <w:r w:rsidR="00006B0D">
        <w:rPr>
          <w:rFonts w:hint="eastAsia"/>
        </w:rPr>
        <w:t>互不重叠的</w:t>
      </w:r>
      <w:r w:rsidR="007D3F38">
        <w:rPr>
          <w:rFonts w:hint="eastAsia"/>
        </w:rPr>
        <w:t>功能模块，租户在使用时可根据实际的使用需求和使用场景，定制化的选择需要的功能</w:t>
      </w:r>
      <w:r w:rsidR="002A4C83">
        <w:rPr>
          <w:rFonts w:hint="eastAsia"/>
        </w:rPr>
        <w:t>集合</w:t>
      </w:r>
      <w:r w:rsidR="003B7DDF">
        <w:rPr>
          <w:rFonts w:hint="eastAsia"/>
        </w:rPr>
        <w:t>。根据功能分解，将每一个模块都拆分为租户的实际需求模块，然后再根据模块之间的关联性和功能类型进行组合</w:t>
      </w:r>
      <w:r w:rsidR="008742BD">
        <w:rPr>
          <w:rFonts w:hint="eastAsia"/>
        </w:rPr>
        <w:t>，</w:t>
      </w:r>
      <w:r w:rsidR="005E14CE">
        <w:rPr>
          <w:rFonts w:hint="eastAsia"/>
        </w:rPr>
        <w:t>供租户选择，降低租户间的差异性</w:t>
      </w:r>
      <w:r w:rsidR="008742BD">
        <w:rPr>
          <w:rFonts w:hint="eastAsia"/>
        </w:rPr>
        <w:t>。</w:t>
      </w:r>
    </w:p>
    <w:p w14:paraId="13E45E28" w14:textId="658CFC0B" w:rsidR="00BD7152" w:rsidRDefault="00BD7152" w:rsidP="00BD7152">
      <w:pPr>
        <w:pStyle w:val="aff0"/>
      </w:pPr>
      <w:r>
        <w:t>图</w:t>
      </w:r>
      <w:r>
        <w:rPr>
          <w:rFonts w:hint="eastAsia"/>
        </w:rPr>
        <w:t>4-</w:t>
      </w:r>
      <w:r w:rsidR="006174A0">
        <w:t>8</w:t>
      </w:r>
      <w:r>
        <w:t xml:space="preserve"> </w:t>
      </w:r>
      <w:r>
        <w:t>可配置</w:t>
      </w:r>
      <w:r>
        <w:rPr>
          <w:rFonts w:hint="eastAsia"/>
        </w:rPr>
        <w:t>租户</w:t>
      </w:r>
      <w:r>
        <w:t>功能关系表</w:t>
      </w:r>
    </w:p>
    <w:p w14:paraId="237C96E2" w14:textId="6C95BC13" w:rsidR="00026733" w:rsidRDefault="00846EC7" w:rsidP="00026733">
      <w:pPr>
        <w:ind w:firstLine="480"/>
      </w:pPr>
      <w:r>
        <w:rPr>
          <w:rFonts w:hint="eastAsia"/>
        </w:rPr>
        <w:t>本文通过设置基本模块表、功能表和租户功能表实现系统可配置性的功能</w:t>
      </w:r>
      <w:r w:rsidR="003A0222">
        <w:rPr>
          <w:rFonts w:hint="eastAsia"/>
        </w:rPr>
        <w:t>。</w:t>
      </w:r>
      <w:r w:rsidR="00A17151">
        <w:rPr>
          <w:rFonts w:hint="eastAsia"/>
        </w:rPr>
        <w:t>如图</w:t>
      </w:r>
      <w:r w:rsidR="00A17151">
        <w:rPr>
          <w:rFonts w:hint="eastAsia"/>
        </w:rPr>
        <w:t>4-</w:t>
      </w:r>
      <w:r w:rsidR="006174A0">
        <w:t>8</w:t>
      </w:r>
      <w:r w:rsidR="00A17151">
        <w:t>所示</w:t>
      </w:r>
      <w:r w:rsidR="00460D78">
        <w:rPr>
          <w:rFonts w:hint="eastAsia"/>
        </w:rPr>
        <w:t>，租户基本信息表主要保存</w:t>
      </w:r>
      <w:r w:rsidR="00BD7152">
        <w:rPr>
          <w:rFonts w:hint="eastAsia"/>
        </w:rPr>
        <w:t>租户的基本信息，租户</w:t>
      </w:r>
      <w:r w:rsidR="00BD7152">
        <w:rPr>
          <w:rFonts w:hint="eastAsia"/>
        </w:rPr>
        <w:t>ID</w:t>
      </w:r>
      <w:r w:rsidR="00616F71">
        <w:rPr>
          <w:rFonts w:hint="eastAsia"/>
        </w:rPr>
        <w:t>、租户编号、</w:t>
      </w:r>
      <w:r w:rsidR="00BD7152">
        <w:rPr>
          <w:rFonts w:hint="eastAsia"/>
        </w:rPr>
        <w:t>租户名称</w:t>
      </w:r>
      <w:r w:rsidR="004702FA">
        <w:rPr>
          <w:rFonts w:hint="eastAsia"/>
        </w:rPr>
        <w:t>和功能</w:t>
      </w:r>
      <w:r w:rsidR="004702FA">
        <w:rPr>
          <w:rFonts w:hint="eastAsia"/>
        </w:rPr>
        <w:t>ID</w:t>
      </w:r>
      <w:r w:rsidR="00BD7152">
        <w:rPr>
          <w:rFonts w:hint="eastAsia"/>
        </w:rPr>
        <w:t>等</w:t>
      </w:r>
      <w:r w:rsidR="004702FA">
        <w:rPr>
          <w:rFonts w:hint="eastAsia"/>
        </w:rPr>
        <w:t>，供租户登录时进行身份验证等功能</w:t>
      </w:r>
      <w:r w:rsidR="003E5841">
        <w:rPr>
          <w:rFonts w:hint="eastAsia"/>
        </w:rPr>
        <w:t>。</w:t>
      </w:r>
      <w:r w:rsidR="00616F71">
        <w:rPr>
          <w:rFonts w:hint="eastAsia"/>
        </w:rPr>
        <w:t>基本模块表保存系统的基本子功能，</w:t>
      </w:r>
      <w:r w:rsidR="00842EA4">
        <w:rPr>
          <w:rFonts w:hint="eastAsia"/>
        </w:rPr>
        <w:t>MENU_ID</w:t>
      </w:r>
      <w:r w:rsidR="00842EA4">
        <w:rPr>
          <w:rFonts w:hint="eastAsia"/>
        </w:rPr>
        <w:t>为基本模块表的</w:t>
      </w:r>
      <w:r w:rsidR="00842EA4">
        <w:rPr>
          <w:rFonts w:hint="eastAsia"/>
        </w:rPr>
        <w:t>ID</w:t>
      </w:r>
      <w:r w:rsidR="00842EA4">
        <w:rPr>
          <w:rFonts w:hint="eastAsia"/>
        </w:rPr>
        <w:t>，</w:t>
      </w:r>
      <w:r w:rsidR="00616F71">
        <w:rPr>
          <w:rFonts w:hint="eastAsia"/>
        </w:rPr>
        <w:t>MENU_NAME</w:t>
      </w:r>
      <w:r w:rsidR="00616F71">
        <w:rPr>
          <w:rFonts w:hint="eastAsia"/>
        </w:rPr>
        <w:t>表示模块的菜单项名称</w:t>
      </w:r>
      <w:r w:rsidR="003E5841">
        <w:rPr>
          <w:rFonts w:hint="eastAsia"/>
        </w:rPr>
        <w:t>。</w:t>
      </w:r>
      <w:r w:rsidR="00842EA4">
        <w:rPr>
          <w:rFonts w:hint="eastAsia"/>
        </w:rPr>
        <w:t>功能表是连接租户基本表和基本模块表的中间桥梁，包括</w:t>
      </w:r>
      <w:r w:rsidR="00842EA4">
        <w:rPr>
          <w:rFonts w:hint="eastAsia"/>
        </w:rPr>
        <w:t>FUNCTION_ID</w:t>
      </w:r>
      <w:r w:rsidR="00842EA4">
        <w:rPr>
          <w:rFonts w:hint="eastAsia"/>
        </w:rPr>
        <w:t>和</w:t>
      </w:r>
      <w:r w:rsidR="00842EA4">
        <w:rPr>
          <w:rFonts w:hint="eastAsia"/>
        </w:rPr>
        <w:t>MENU_ID</w:t>
      </w:r>
      <w:r w:rsidR="00842EA4">
        <w:rPr>
          <w:rFonts w:hint="eastAsia"/>
        </w:rPr>
        <w:t>，每一个</w:t>
      </w:r>
      <w:r w:rsidR="00842EA4">
        <w:rPr>
          <w:rFonts w:hint="eastAsia"/>
        </w:rPr>
        <w:t>FUNCTION_ID</w:t>
      </w:r>
      <w:r w:rsidR="00842EA4">
        <w:rPr>
          <w:rFonts w:hint="eastAsia"/>
        </w:rPr>
        <w:t>可对应多个</w:t>
      </w:r>
      <w:r w:rsidR="00842EA4">
        <w:rPr>
          <w:rFonts w:hint="eastAsia"/>
        </w:rPr>
        <w:t>MENU_ID</w:t>
      </w:r>
      <w:r w:rsidR="00842EA4">
        <w:rPr>
          <w:rFonts w:hint="eastAsia"/>
        </w:rPr>
        <w:t>，组成租户的基本功能模块，并将</w:t>
      </w:r>
      <w:r w:rsidR="00842EA4">
        <w:rPr>
          <w:rFonts w:hint="eastAsia"/>
        </w:rPr>
        <w:t>FUNCTION_ID</w:t>
      </w:r>
      <w:r w:rsidR="00842EA4">
        <w:rPr>
          <w:rFonts w:hint="eastAsia"/>
        </w:rPr>
        <w:t>作为唯一标识存入租户基本表</w:t>
      </w:r>
      <w:r w:rsidR="00842EA4">
        <w:rPr>
          <w:rFonts w:hint="eastAsia"/>
        </w:rPr>
        <w:lastRenderedPageBreak/>
        <w:t>中</w:t>
      </w:r>
      <w:r w:rsidR="003E5841">
        <w:rPr>
          <w:rFonts w:hint="eastAsia"/>
        </w:rPr>
        <w:t>。</w:t>
      </w:r>
      <w:r w:rsidR="00386229">
        <w:rPr>
          <w:rFonts w:hint="eastAsia"/>
        </w:rPr>
        <w:t>租户功能表</w:t>
      </w:r>
      <w:r w:rsidR="003E5841">
        <w:rPr>
          <w:rFonts w:hint="eastAsia"/>
        </w:rPr>
        <w:t>的设定</w:t>
      </w:r>
      <w:r w:rsidR="00386229">
        <w:rPr>
          <w:rFonts w:hint="eastAsia"/>
        </w:rPr>
        <w:t>是为</w:t>
      </w:r>
      <w:r w:rsidR="003E5841">
        <w:rPr>
          <w:rFonts w:hint="eastAsia"/>
        </w:rPr>
        <w:t>了</w:t>
      </w:r>
      <w:r w:rsidR="00386229">
        <w:rPr>
          <w:rFonts w:hint="eastAsia"/>
        </w:rPr>
        <w:t>减少租户登录时功能的查询次数，减少功能表、租户基本信息表和基本模块表之间的连接查询。</w:t>
      </w:r>
      <w:r w:rsidR="009B1369">
        <w:rPr>
          <w:rFonts w:hint="eastAsia"/>
        </w:rPr>
        <w:t>租户功能表有两个字段</w:t>
      </w:r>
      <w:r w:rsidR="009B1369">
        <w:rPr>
          <w:rFonts w:hint="eastAsia"/>
        </w:rPr>
        <w:t>TEN</w:t>
      </w:r>
      <w:r w:rsidR="009B1369">
        <w:t>ANTID</w:t>
      </w:r>
      <w:r w:rsidR="009B1369">
        <w:t>和</w:t>
      </w:r>
      <w:r w:rsidR="009B1369">
        <w:rPr>
          <w:rFonts w:hint="eastAsia"/>
        </w:rPr>
        <w:t>MENU_ID</w:t>
      </w:r>
      <w:r w:rsidR="009B1369">
        <w:rPr>
          <w:rFonts w:hint="eastAsia"/>
        </w:rPr>
        <w:t>，分别表示租户的编号和租户对应的直接子功能模块。</w:t>
      </w:r>
    </w:p>
    <w:p w14:paraId="2ED6E001" w14:textId="63438581" w:rsidR="003527DE" w:rsidRDefault="003527DE" w:rsidP="000A1684">
      <w:pPr>
        <w:ind w:firstLine="480"/>
      </w:pPr>
      <w:r>
        <w:rPr>
          <w:rFonts w:hint="eastAsia"/>
        </w:rPr>
        <w:t>（</w:t>
      </w:r>
      <w:r>
        <w:rPr>
          <w:rFonts w:hint="eastAsia"/>
        </w:rPr>
        <w:t>3</w:t>
      </w:r>
      <w:r>
        <w:rPr>
          <w:rFonts w:hint="eastAsia"/>
        </w:rPr>
        <w:t>）</w:t>
      </w:r>
      <w:r w:rsidR="007B3555">
        <w:rPr>
          <w:rFonts w:hint="eastAsia"/>
        </w:rPr>
        <w:t>数据库</w:t>
      </w:r>
      <w:r>
        <w:rPr>
          <w:rFonts w:hint="eastAsia"/>
        </w:rPr>
        <w:t>安全性实现</w:t>
      </w:r>
    </w:p>
    <w:p w14:paraId="3A082697" w14:textId="4668C100" w:rsidR="00F43E50" w:rsidRDefault="007B3555" w:rsidP="00DA38D7">
      <w:pPr>
        <w:ind w:firstLine="480"/>
      </w:pPr>
      <w:r>
        <w:rPr>
          <w:rFonts w:hint="eastAsia"/>
        </w:rPr>
        <w:t>自动售货机</w:t>
      </w:r>
      <w:r w:rsidR="004935C9">
        <w:rPr>
          <w:rFonts w:hint="eastAsia"/>
        </w:rPr>
        <w:t>云平台</w:t>
      </w:r>
      <w:r>
        <w:rPr>
          <w:rFonts w:hint="eastAsia"/>
        </w:rPr>
        <w:t>基于</w:t>
      </w:r>
      <w:r>
        <w:rPr>
          <w:rFonts w:hint="eastAsia"/>
        </w:rPr>
        <w:t>SaaS</w:t>
      </w:r>
      <w:r>
        <w:rPr>
          <w:rFonts w:hint="eastAsia"/>
        </w:rPr>
        <w:t>服务的思想设计实现，租户的所有数据都存储在软件提供商的数据库服务器中。</w:t>
      </w:r>
      <w:r w:rsidR="00E95EC5">
        <w:rPr>
          <w:rFonts w:hint="eastAsia"/>
        </w:rPr>
        <w:t>上文介绍了该系统采用</w:t>
      </w:r>
      <w:r w:rsidR="00471FBF">
        <w:rPr>
          <w:rFonts w:hint="eastAsia"/>
        </w:rPr>
        <w:t>“</w:t>
      </w:r>
      <w:r w:rsidR="00E95EC5">
        <w:rPr>
          <w:rFonts w:hint="eastAsia"/>
        </w:rPr>
        <w:t>共享数据库共享模式</w:t>
      </w:r>
      <w:r w:rsidR="00471FBF">
        <w:rPr>
          <w:rFonts w:hint="eastAsia"/>
        </w:rPr>
        <w:t>”</w:t>
      </w:r>
      <w:r w:rsidR="00E95EC5">
        <w:rPr>
          <w:rFonts w:hint="eastAsia"/>
        </w:rPr>
        <w:t>的多租户数据模型，</w:t>
      </w:r>
      <w:r w:rsidR="00385ECC">
        <w:rPr>
          <w:rFonts w:hint="eastAsia"/>
        </w:rPr>
        <w:t>租户在使用的过程中对数据无控制的权限</w:t>
      </w:r>
      <w:r w:rsidR="00B9197A">
        <w:rPr>
          <w:rFonts w:hint="eastAsia"/>
        </w:rPr>
        <w:t>。</w:t>
      </w:r>
      <w:r w:rsidR="00971713" w:rsidRPr="00636514">
        <w:rPr>
          <w:rFonts w:hint="eastAsia"/>
        </w:rPr>
        <w:t>若出现以下任意一种状况都将造成不可挽回的后果</w:t>
      </w:r>
      <w:r w:rsidR="00971713">
        <w:rPr>
          <w:rFonts w:hint="eastAsia"/>
        </w:rPr>
        <w:t>，</w:t>
      </w:r>
      <w:r w:rsidR="00971713" w:rsidRPr="00636514">
        <w:rPr>
          <w:rFonts w:hint="eastAsia"/>
        </w:rPr>
        <w:t>比如</w:t>
      </w:r>
      <w:r w:rsidR="00971713">
        <w:rPr>
          <w:rFonts w:hint="eastAsia"/>
        </w:rPr>
        <w:t>数据泄露、</w:t>
      </w:r>
      <w:r w:rsidR="00971713" w:rsidRPr="00636514">
        <w:rPr>
          <w:rFonts w:hint="eastAsia"/>
        </w:rPr>
        <w:t>机器损坏、工作人员不小心删除、电源的故障、人为破坏等</w:t>
      </w:r>
      <w:r w:rsidR="00971713">
        <w:rPr>
          <w:rFonts w:hint="eastAsia"/>
        </w:rPr>
        <w:t>。</w:t>
      </w:r>
      <w:r w:rsidR="00B9197A">
        <w:rPr>
          <w:rFonts w:hint="eastAsia"/>
        </w:rPr>
        <w:t>所以，必须给出一套让租户足够信赖的安全体系，保证租户的数据安全，</w:t>
      </w:r>
      <w:r w:rsidR="00FB7ED9">
        <w:rPr>
          <w:rFonts w:hint="eastAsia"/>
        </w:rPr>
        <w:t>本文从数据过滤和数据加密两个方面保证数据的安全。</w:t>
      </w:r>
    </w:p>
    <w:p w14:paraId="06C39280" w14:textId="19BBEBC7" w:rsidR="00F30E9C" w:rsidRDefault="00F30E9C" w:rsidP="00F30E9C">
      <w:pPr>
        <w:pStyle w:val="afe"/>
        <w:numPr>
          <w:ilvl w:val="0"/>
          <w:numId w:val="47"/>
        </w:numPr>
        <w:ind w:firstLineChars="0"/>
      </w:pPr>
      <w:r>
        <w:rPr>
          <w:rFonts w:hint="eastAsia"/>
        </w:rPr>
        <w:t>使用</w:t>
      </w:r>
      <w:r>
        <w:t>视图过滤租户信息</w:t>
      </w:r>
    </w:p>
    <w:p w14:paraId="17D7FF29" w14:textId="6B5C3BE0" w:rsidR="00F30E9C" w:rsidRDefault="00F30E9C" w:rsidP="00F30E9C">
      <w:pPr>
        <w:ind w:firstLine="480"/>
      </w:pPr>
      <w:r>
        <w:rPr>
          <w:rFonts w:hint="eastAsia"/>
        </w:rPr>
        <w:t>视图是从一个或几个基本表中导出的虚表，就像是一个窗口，可以通过视图查看当前的表信息，限制用户访问特定的信息</w:t>
      </w:r>
      <w:r w:rsidR="00E31666">
        <w:rPr>
          <w:rFonts w:hint="eastAsia"/>
          <w:vertAlign w:val="superscript"/>
        </w:rPr>
        <w:t>[</w:t>
      </w:r>
      <w:r w:rsidR="00D339B5">
        <w:rPr>
          <w:rStyle w:val="af9"/>
        </w:rPr>
        <w:endnoteReference w:id="48"/>
      </w:r>
      <w:r w:rsidR="00E31666">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49"/>
      </w:r>
      <w:r>
        <w:rPr>
          <w:rStyle w:val="af9"/>
        </w:rPr>
        <w:t>]</w:t>
      </w:r>
      <w:r>
        <w:rPr>
          <w:rFonts w:hint="eastAsia"/>
        </w:rPr>
        <w:t>。</w:t>
      </w:r>
    </w:p>
    <w:p w14:paraId="54648662" w14:textId="4749037D" w:rsidR="00F30E9C" w:rsidRDefault="00F30E9C" w:rsidP="00F30E9C">
      <w:pPr>
        <w:ind w:firstLine="480"/>
      </w:pPr>
      <w:r>
        <w:rPr>
          <w:rFonts w:hint="eastAsia"/>
        </w:rPr>
        <w:t>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tbl>
      <w:tblPr>
        <w:tblStyle w:val="a9"/>
        <w:tblW w:w="0" w:type="auto"/>
        <w:tblLook w:val="04A0" w:firstRow="1" w:lastRow="0" w:firstColumn="1" w:lastColumn="0" w:noHBand="0" w:noVBand="1"/>
      </w:tblPr>
      <w:tblGrid>
        <w:gridCol w:w="8296"/>
      </w:tblGrid>
      <w:tr w:rsidR="00816DA3" w14:paraId="7BA3D4D4" w14:textId="77777777" w:rsidTr="00816DA3">
        <w:tc>
          <w:tcPr>
            <w:tcW w:w="8296" w:type="dxa"/>
          </w:tcPr>
          <w:p w14:paraId="78B418BC" w14:textId="77777777" w:rsidR="00816DA3" w:rsidRPr="00964AD1" w:rsidRDefault="00816DA3" w:rsidP="00816DA3">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025CE19" w14:textId="77777777" w:rsidR="00816DA3" w:rsidRPr="00964AD1" w:rsidRDefault="00816DA3" w:rsidP="00816DA3">
            <w:pPr>
              <w:pStyle w:val="af0"/>
            </w:pPr>
            <w:r w:rsidRPr="00964AD1">
              <w:rPr>
                <w:rFonts w:hint="eastAsia"/>
              </w:rPr>
              <w:t>CREATE VIEW ChannelView AS</w:t>
            </w:r>
          </w:p>
          <w:p w14:paraId="35605AD7" w14:textId="77777777" w:rsidR="00816DA3" w:rsidRPr="00964AD1" w:rsidRDefault="00816DA3" w:rsidP="00816DA3">
            <w:pPr>
              <w:pStyle w:val="af0"/>
            </w:pPr>
            <w:r w:rsidRPr="00964AD1">
              <w:t>SELECT * FROM channelinfo WHERE firmId=Login_Firm_id()</w:t>
            </w:r>
            <w:r>
              <w:rPr>
                <w:rFonts w:hint="eastAsia"/>
                <w:lang w:eastAsia="zh-CN"/>
              </w:rPr>
              <w:t>;</w:t>
            </w:r>
          </w:p>
          <w:p w14:paraId="4C89C811" w14:textId="77777777" w:rsidR="00816DA3" w:rsidRPr="00964AD1" w:rsidRDefault="00816DA3" w:rsidP="00816DA3">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786CA932" w14:textId="4057CFDE" w:rsidR="00816DA3" w:rsidRPr="00816DA3" w:rsidRDefault="00816DA3" w:rsidP="00816DA3">
            <w:pPr>
              <w:pStyle w:val="af0"/>
              <w:rPr>
                <w:rFonts w:hint="eastAsia"/>
              </w:rPr>
            </w:pPr>
            <w:r w:rsidRPr="00964AD1">
              <w:rPr>
                <w:rFonts w:hint="eastAsia"/>
              </w:rPr>
              <w:t>SELECT * FROM ChannelView</w:t>
            </w:r>
            <w:r>
              <w:rPr>
                <w:rFonts w:hint="eastAsia"/>
                <w:lang w:eastAsia="zh-CN"/>
              </w:rPr>
              <w:t>;</w:t>
            </w:r>
          </w:p>
        </w:tc>
      </w:tr>
    </w:tbl>
    <w:p w14:paraId="710952B0" w14:textId="41966738" w:rsidR="00F30E9C" w:rsidRDefault="00F30E9C" w:rsidP="00F30E9C">
      <w:pPr>
        <w:ind w:firstLine="480"/>
      </w:pPr>
      <w:r>
        <w:t>通过</w:t>
      </w:r>
      <w:r w:rsidR="00816DA3">
        <w:t>验证</w:t>
      </w:r>
      <w:r>
        <w:t>当前登录的商家</w:t>
      </w:r>
      <w:r>
        <w:rPr>
          <w:rFonts w:hint="eastAsia"/>
        </w:rPr>
        <w:t>Id</w:t>
      </w:r>
      <w:r>
        <w:rPr>
          <w:rFonts w:hint="eastAsia"/>
        </w:rPr>
        <w:t>，建立了视图</w:t>
      </w:r>
      <w:r>
        <w:rPr>
          <w:rFonts w:hint="eastAsia"/>
        </w:rPr>
        <w:t>ChannelView</w:t>
      </w:r>
      <w:r w:rsidR="00816DA3">
        <w:rPr>
          <w:rFonts w:hint="eastAsia"/>
        </w:rPr>
        <w:t>，</w:t>
      </w:r>
      <w:r>
        <w:rPr>
          <w:rFonts w:hint="eastAsia"/>
        </w:rPr>
        <w:t>只包含当前商家的售货机货道信息的部分行。</w:t>
      </w:r>
      <w:r>
        <w:t>其他租户的信息不会出现在该商家的视图中</w:t>
      </w:r>
      <w:r>
        <w:rPr>
          <w:rFonts w:hint="eastAsia"/>
        </w:rPr>
        <w:t>。这样的机制就自动对不同的商家信息进行了隔离，防止信息的交叉泄露。</w:t>
      </w:r>
    </w:p>
    <w:p w14:paraId="60546140" w14:textId="55B290B4" w:rsidR="008B1BFE" w:rsidRDefault="0018157D" w:rsidP="008B1BFE">
      <w:pPr>
        <w:pStyle w:val="afe"/>
        <w:numPr>
          <w:ilvl w:val="0"/>
          <w:numId w:val="29"/>
        </w:numPr>
        <w:ind w:firstLineChars="0"/>
      </w:pPr>
      <w:r>
        <w:t>平台数据加密设计</w:t>
      </w:r>
    </w:p>
    <w:p w14:paraId="3E6623D4" w14:textId="775828A4" w:rsidR="0018157D" w:rsidRDefault="0018157D" w:rsidP="0018157D">
      <w:pPr>
        <w:ind w:firstLine="480"/>
        <w:rPr>
          <w:rFonts w:hint="eastAsia"/>
        </w:rPr>
      </w:pPr>
      <w:r>
        <w:t>数据库加密粒度可分为三种</w:t>
      </w:r>
      <w:r>
        <w:rPr>
          <w:rFonts w:hint="eastAsia"/>
        </w:rPr>
        <w:t>，</w:t>
      </w:r>
      <w:r>
        <w:t>分别是</w:t>
      </w:r>
      <w:r>
        <w:rPr>
          <w:rFonts w:hint="eastAsia"/>
        </w:rPr>
        <w:t>表级加密、记录级加密和字段加密</w:t>
      </w:r>
      <w:r w:rsidR="00AA7410">
        <w:rPr>
          <w:rFonts w:hint="eastAsia"/>
          <w:vertAlign w:val="superscript"/>
        </w:rPr>
        <w:t>[</w:t>
      </w:r>
      <w:r w:rsidR="00AA7410">
        <w:rPr>
          <w:rStyle w:val="af9"/>
        </w:rPr>
        <w:endnoteReference w:id="50"/>
      </w:r>
      <w:r w:rsidR="00AA7410">
        <w:rPr>
          <w:vertAlign w:val="superscript"/>
        </w:rPr>
        <w:t>]</w:t>
      </w:r>
      <w:r>
        <w:rPr>
          <w:rFonts w:hint="eastAsia"/>
        </w:rPr>
        <w:t>。表级加密是以数据库表为单位进行加密，这种加密方式效率低，对空间消耗大，因而并不常用。记录级加密以记录为单位进行加密，</w:t>
      </w:r>
      <w:r w:rsidR="00A41167">
        <w:rPr>
          <w:rFonts w:hint="eastAsia"/>
        </w:rPr>
        <w:t>每次对一条记录进行读写时</w:t>
      </w:r>
      <w:r w:rsidR="00A41167">
        <w:rPr>
          <w:rFonts w:hint="eastAsia"/>
        </w:rPr>
        <w:lastRenderedPageBreak/>
        <w:t>就进行一次加密解密。</w:t>
      </w:r>
      <w:r w:rsidR="00655228">
        <w:rPr>
          <w:rFonts w:hint="eastAsia"/>
        </w:rPr>
        <w:t>但是对一条记录而言，并不是每个字段都需要加密处理，因此该方法的加解密也较为麻烦。</w:t>
      </w:r>
      <w:r w:rsidR="00B84D83">
        <w:rPr>
          <w:rFonts w:hint="eastAsia"/>
        </w:rPr>
        <w:t>字段为单位的加密方法加粒度较小，在存取时只对需要加密的信息进行加解密处理，如用户密码字段，</w:t>
      </w:r>
      <w:r w:rsidR="00FB4981">
        <w:rPr>
          <w:rFonts w:hint="eastAsia"/>
        </w:rPr>
        <w:t>这种方式较为灵活。</w:t>
      </w:r>
    </w:p>
    <w:p w14:paraId="17332A7E" w14:textId="47AD2A98" w:rsidR="008B1BFE" w:rsidRDefault="008B1BFE" w:rsidP="008B1BFE">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Style w:val="af9"/>
        </w:rPr>
        <w:t>[</w:t>
      </w:r>
      <w:r w:rsidRPr="00636514">
        <w:rPr>
          <w:rStyle w:val="af9"/>
        </w:rPr>
        <w:endnoteReference w:id="51"/>
      </w:r>
      <w:r>
        <w:rPr>
          <w:rStyle w:val="af9"/>
        </w:rPr>
        <w:t>]</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20F1F3A6" w14:textId="77777777" w:rsidR="008B1BFE" w:rsidRDefault="008B1BFE" w:rsidP="008B1BFE">
      <w:pPr>
        <w:ind w:firstLine="480"/>
      </w:pPr>
      <w:r>
        <w:t>数据库加密实现如下</w:t>
      </w:r>
      <w:r>
        <w:rPr>
          <w:rFonts w:hint="eastAsia"/>
        </w:rPr>
        <w:t>：</w:t>
      </w:r>
    </w:p>
    <w:tbl>
      <w:tblPr>
        <w:tblStyle w:val="a9"/>
        <w:tblW w:w="0" w:type="auto"/>
        <w:tblLook w:val="04A0" w:firstRow="1" w:lastRow="0" w:firstColumn="1" w:lastColumn="0" w:noHBand="0" w:noVBand="1"/>
      </w:tblPr>
      <w:tblGrid>
        <w:gridCol w:w="8296"/>
      </w:tblGrid>
      <w:tr w:rsidR="001476F0" w14:paraId="1ED05ECF" w14:textId="77777777" w:rsidTr="001476F0">
        <w:tc>
          <w:tcPr>
            <w:tcW w:w="8296" w:type="dxa"/>
          </w:tcPr>
          <w:p w14:paraId="780BFC8C" w14:textId="77777777" w:rsidR="001476F0" w:rsidRPr="00964AD1" w:rsidRDefault="001476F0" w:rsidP="001476F0">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24B6510D" w14:textId="77777777" w:rsidR="00767841" w:rsidRDefault="001476F0" w:rsidP="001476F0">
            <w:pPr>
              <w:pStyle w:val="af0"/>
              <w:ind w:firstLine="480"/>
            </w:pPr>
            <w:r w:rsidRPr="00964AD1">
              <w:t>INSERT INTO userinfo(userName, password,phone…)</w:t>
            </w:r>
          </w:p>
          <w:p w14:paraId="21299676" w14:textId="7B10F9C3" w:rsidR="001476F0" w:rsidRPr="00964AD1" w:rsidRDefault="001476F0" w:rsidP="001476F0">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537DE058" w14:textId="77777777" w:rsidR="001476F0" w:rsidRPr="00964AD1" w:rsidRDefault="001476F0" w:rsidP="001476F0">
            <w:pPr>
              <w:pStyle w:val="af0"/>
            </w:pPr>
            <w:r w:rsidRPr="00964AD1">
              <w:rPr>
                <w:rFonts w:hint="eastAsia"/>
              </w:rPr>
              <w:t>2</w:t>
            </w:r>
            <w:r w:rsidRPr="00964AD1">
              <w:rPr>
                <w:rFonts w:hint="eastAsia"/>
              </w:rPr>
              <w:t>、查找或解密</w:t>
            </w:r>
          </w:p>
          <w:p w14:paraId="375F36AA" w14:textId="77777777" w:rsidR="001476F0" w:rsidRDefault="001476F0" w:rsidP="001476F0">
            <w:pPr>
              <w:pStyle w:val="af0"/>
              <w:ind w:firstLine="480"/>
            </w:pPr>
            <w:r w:rsidRPr="00964AD1">
              <w:t xml:space="preserve">SELECT (username,password,DECODE(phone, 'encode') as phone) </w:t>
            </w:r>
          </w:p>
          <w:p w14:paraId="554A9CF5" w14:textId="77777777" w:rsidR="00767841" w:rsidRDefault="001476F0" w:rsidP="001476F0">
            <w:pPr>
              <w:pStyle w:val="af0"/>
              <w:ind w:firstLine="480"/>
            </w:pPr>
            <w:r w:rsidRPr="00964AD1">
              <w:t xml:space="preserve">from userinfo </w:t>
            </w:r>
          </w:p>
          <w:p w14:paraId="5319C611" w14:textId="2A7456C5" w:rsidR="001476F0" w:rsidRPr="001476F0" w:rsidRDefault="001476F0" w:rsidP="001476F0">
            <w:pPr>
              <w:pStyle w:val="af0"/>
              <w:ind w:firstLine="480"/>
              <w:rPr>
                <w:rFonts w:hint="eastAsia"/>
              </w:rPr>
            </w:pPr>
            <w:r w:rsidRPr="00964AD1">
              <w:t>w</w:t>
            </w:r>
            <w:r>
              <w:t>here password= MD5('password');</w:t>
            </w:r>
          </w:p>
        </w:tc>
      </w:tr>
    </w:tbl>
    <w:p w14:paraId="0BB7E5B7" w14:textId="725A8738" w:rsidR="004F7A1B" w:rsidRPr="00356787" w:rsidRDefault="004F7A1B" w:rsidP="00356787">
      <w:pPr>
        <w:pStyle w:val="3"/>
        <w:rPr>
          <w:rFonts w:hint="eastAsia"/>
        </w:rPr>
      </w:pPr>
      <w:bookmarkStart w:id="76" w:name="_Toc498547715"/>
      <w:r w:rsidRPr="00356787">
        <w:rPr>
          <w:rFonts w:hint="eastAsia"/>
        </w:rPr>
        <w:t>4.3.</w:t>
      </w:r>
      <w:r w:rsidR="006A777D" w:rsidRPr="00356787">
        <w:t>3</w:t>
      </w:r>
      <w:r w:rsidRPr="00356787">
        <w:rPr>
          <w:rFonts w:hint="eastAsia"/>
        </w:rPr>
        <w:t xml:space="preserve"> </w:t>
      </w:r>
      <w:r w:rsidRPr="00356787">
        <w:rPr>
          <w:rFonts w:hint="eastAsia"/>
        </w:rPr>
        <w:t>数据库的概念结构设计及逻辑结构设计</w:t>
      </w:r>
      <w:bookmarkEnd w:id="76"/>
    </w:p>
    <w:p w14:paraId="4A07C4BE" w14:textId="297C0BC1" w:rsidR="00F06F4B" w:rsidRDefault="004B36DA" w:rsidP="00A853E1">
      <w:pPr>
        <w:ind w:firstLineChars="0" w:firstLine="480"/>
      </w:pPr>
      <w:bookmarkStart w:id="77" w:name="_Toc492673772"/>
      <w:r>
        <w:rPr>
          <w:rFonts w:hint="eastAsia"/>
        </w:rPr>
        <w:t>（</w:t>
      </w:r>
      <w:r>
        <w:rPr>
          <w:rFonts w:hint="eastAsia"/>
        </w:rPr>
        <w:t>1</w:t>
      </w:r>
      <w:r>
        <w:rPr>
          <w:rFonts w:hint="eastAsia"/>
        </w:rPr>
        <w:t>）</w:t>
      </w:r>
      <w:r w:rsidRPr="00636514">
        <w:rPr>
          <w:rFonts w:hint="eastAsia"/>
        </w:rPr>
        <w:t>数据库概念结构设计</w:t>
      </w:r>
      <w:bookmarkEnd w:id="77"/>
    </w:p>
    <w:p w14:paraId="02909934" w14:textId="79C79AA1"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6174A0">
        <w:t>9</w:t>
      </w:r>
      <w:r w:rsidRPr="00636514">
        <w:rPr>
          <w:rFonts w:hint="eastAsia"/>
        </w:rPr>
        <w:t>。</w:t>
      </w:r>
    </w:p>
    <w:p w14:paraId="7D4C563F" w14:textId="2BE20399" w:rsidR="008D534A" w:rsidRPr="00636514" w:rsidRDefault="0060363B" w:rsidP="00A853E1">
      <w:pPr>
        <w:ind w:firstLineChars="0"/>
      </w:pPr>
      <w:bookmarkStart w:id="78" w:name="_Toc492673773"/>
      <w:r>
        <w:rPr>
          <w:rFonts w:hint="eastAsia"/>
        </w:rPr>
        <w:t>（</w:t>
      </w:r>
      <w:r>
        <w:rPr>
          <w:rFonts w:hint="eastAsia"/>
        </w:rPr>
        <w:t>2</w:t>
      </w:r>
      <w:r>
        <w:rPr>
          <w:rFonts w:hint="eastAsia"/>
        </w:rPr>
        <w:t>）</w:t>
      </w:r>
      <w:r w:rsidR="008D534A" w:rsidRPr="00636514">
        <w:rPr>
          <w:rFonts w:hint="eastAsia"/>
        </w:rPr>
        <w:t>数据库逻辑结构设计</w:t>
      </w:r>
      <w:bookmarkEnd w:id="78"/>
      <w:r w:rsidR="008D534A" w:rsidRPr="00636514">
        <w:rPr>
          <w:rFonts w:hint="eastAsia"/>
        </w:rPr>
        <w:t xml:space="preserve"> </w:t>
      </w:r>
    </w:p>
    <w:p w14:paraId="7495AE30" w14:textId="462C858D" w:rsidR="008D534A"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8D534A">
      <w:pPr>
        <w:numPr>
          <w:ilvl w:val="1"/>
          <w:numId w:val="6"/>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C4677E4" w14:textId="59D2E0A9" w:rsidR="00FC382A" w:rsidRPr="00FC382A" w:rsidRDefault="00FC382A" w:rsidP="00FC382A">
      <w:pPr>
        <w:pStyle w:val="aff0"/>
      </w:pPr>
      <w:r w:rsidRPr="00FC382A">
        <w:rPr>
          <w:rFonts w:hint="eastAsia"/>
        </w:rPr>
        <w:lastRenderedPageBreak/>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52">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t>图</w:t>
      </w:r>
      <w:r w:rsidRPr="00FC382A">
        <w:rPr>
          <w:rFonts w:hint="eastAsia"/>
        </w:rPr>
        <w:t>4-</w:t>
      </w:r>
      <w:r w:rsidR="006174A0">
        <w:t>9</w:t>
      </w:r>
      <w:r w:rsidRPr="00FC382A">
        <w:t xml:space="preserve">  </w:t>
      </w:r>
      <w:r w:rsidRPr="00FC382A">
        <w:t>售货机云平台系统的</w:t>
      </w:r>
      <w:r w:rsidRPr="00FC382A">
        <w:rPr>
          <w:rFonts w:hint="eastAsia"/>
        </w:rPr>
        <w:t>E-R</w:t>
      </w:r>
      <w:r w:rsidRPr="00FC382A">
        <w:rPr>
          <w:rFonts w:hint="eastAsia"/>
        </w:rPr>
        <w:t>图</w:t>
      </w:r>
    </w:p>
    <w:p w14:paraId="1621A561" w14:textId="154B45D4" w:rsidR="000632C9" w:rsidRDefault="0065562B" w:rsidP="008D534A">
      <w:pPr>
        <w:numPr>
          <w:ilvl w:val="1"/>
          <w:numId w:val="6"/>
        </w:numPr>
        <w:ind w:firstLineChars="0"/>
      </w:pPr>
      <w:r>
        <w:t>扩展表</w:t>
      </w:r>
      <w:r w:rsidR="000632C9">
        <w:t>配置表</w:t>
      </w:r>
      <w:r w:rsidR="00CC5DC3">
        <w:rPr>
          <w:rFonts w:hint="eastAsia"/>
        </w:rPr>
        <w:t>（</w:t>
      </w:r>
      <w:r w:rsidR="00CC5DC3" w:rsidRPr="00CC5DC3">
        <w:rPr>
          <w:rFonts w:hint="eastAsia"/>
          <w:u w:val="single"/>
        </w:rPr>
        <w:t>配置表</w:t>
      </w:r>
      <w:r w:rsidR="00CC5DC3" w:rsidRPr="00CC5DC3">
        <w:rPr>
          <w:rFonts w:hint="eastAsia"/>
          <w:u w:val="single"/>
        </w:rPr>
        <w:t>Id</w:t>
      </w:r>
      <w:r w:rsidR="00CC5DC3">
        <w:rPr>
          <w:rFonts w:hint="eastAsia"/>
        </w:rPr>
        <w:t>，</w:t>
      </w:r>
      <w:r w:rsidR="00CC5DC3">
        <w:t>租户编号</w:t>
      </w:r>
      <w:r w:rsidR="00CC5DC3">
        <w:rPr>
          <w:rFonts w:hint="eastAsia"/>
        </w:rPr>
        <w:t>，基本表</w:t>
      </w:r>
      <w:r w:rsidR="00CC5DC3">
        <w:t>表名</w:t>
      </w:r>
      <w:r w:rsidR="00CC5DC3">
        <w:rPr>
          <w:rFonts w:hint="eastAsia"/>
        </w:rPr>
        <w:t>，</w:t>
      </w:r>
      <w:r w:rsidR="00CC5DC3">
        <w:t>扩展字段类型</w:t>
      </w:r>
      <w:r w:rsidR="00CC5DC3">
        <w:rPr>
          <w:rFonts w:hint="eastAsia"/>
        </w:rPr>
        <w:t>，</w:t>
      </w:r>
      <w:r w:rsidR="00CC5DC3">
        <w:t>扩展字段名</w:t>
      </w:r>
      <w:r w:rsidR="00CC5DC3">
        <w:rPr>
          <w:rFonts w:hint="eastAsia"/>
        </w:rPr>
        <w:t>）</w:t>
      </w:r>
    </w:p>
    <w:p w14:paraId="305705EF" w14:textId="29ADA290" w:rsidR="00BD7152" w:rsidRDefault="00BD7152" w:rsidP="008D534A">
      <w:pPr>
        <w:numPr>
          <w:ilvl w:val="1"/>
          <w:numId w:val="6"/>
        </w:numPr>
        <w:ind w:firstLineChars="0"/>
      </w:pPr>
      <w:r>
        <w:t>功能表</w:t>
      </w:r>
      <w:r w:rsidR="00CC5DC3">
        <w:rPr>
          <w:rFonts w:hint="eastAsia"/>
        </w:rPr>
        <w:t>（功能</w:t>
      </w:r>
      <w:r w:rsidR="00CC5DC3">
        <w:rPr>
          <w:rFonts w:hint="eastAsia"/>
        </w:rPr>
        <w:t>Id</w:t>
      </w:r>
      <w:r w:rsidR="00CC5DC3">
        <w:rPr>
          <w:rFonts w:hint="eastAsia"/>
        </w:rPr>
        <w:t>，基本</w:t>
      </w:r>
      <w:r w:rsidR="00CC5DC3">
        <w:t>模块</w:t>
      </w:r>
      <w:r w:rsidR="00CC5DC3">
        <w:rPr>
          <w:rFonts w:hint="eastAsia"/>
        </w:rPr>
        <w:t>Id</w:t>
      </w:r>
      <w:r w:rsidR="00CC5DC3">
        <w:rPr>
          <w:rFonts w:hint="eastAsia"/>
        </w:rPr>
        <w:t>）</w:t>
      </w:r>
    </w:p>
    <w:p w14:paraId="64B7330E" w14:textId="4C3CB529" w:rsidR="00BD7152" w:rsidRDefault="00BD7152" w:rsidP="008D534A">
      <w:pPr>
        <w:numPr>
          <w:ilvl w:val="1"/>
          <w:numId w:val="6"/>
        </w:numPr>
        <w:ind w:firstLineChars="0"/>
      </w:pPr>
      <w:r>
        <w:t>基本模块表</w:t>
      </w:r>
      <w:r w:rsidR="00CC5DC3">
        <w:rPr>
          <w:rFonts w:hint="eastAsia"/>
        </w:rPr>
        <w:t>（</w:t>
      </w:r>
      <w:r w:rsidR="00CC5DC3" w:rsidRPr="00CC5DC3">
        <w:rPr>
          <w:rFonts w:hint="eastAsia"/>
          <w:u w:val="single"/>
        </w:rPr>
        <w:t>基本模块</w:t>
      </w:r>
      <w:r w:rsidR="00CC5DC3" w:rsidRPr="00CC5DC3">
        <w:rPr>
          <w:rFonts w:hint="eastAsia"/>
          <w:u w:val="single"/>
        </w:rPr>
        <w:t>Id</w:t>
      </w:r>
      <w:r w:rsidR="00CC5DC3">
        <w:rPr>
          <w:rFonts w:hint="eastAsia"/>
        </w:rPr>
        <w:t>，模块名称，模块描述）</w:t>
      </w:r>
    </w:p>
    <w:p w14:paraId="72027E84" w14:textId="4C31E65E" w:rsidR="00BD7152" w:rsidRPr="00636514" w:rsidRDefault="00BD7152" w:rsidP="008D534A">
      <w:pPr>
        <w:numPr>
          <w:ilvl w:val="1"/>
          <w:numId w:val="6"/>
        </w:numPr>
        <w:ind w:firstLineChars="0"/>
      </w:pPr>
      <w:r>
        <w:t>租户功能表</w:t>
      </w:r>
      <w:r w:rsidR="00CC5DC3">
        <w:rPr>
          <w:rFonts w:hint="eastAsia"/>
        </w:rPr>
        <w:t>（租户编号，基本模块</w:t>
      </w:r>
      <w:r w:rsidR="00CC5DC3">
        <w:rPr>
          <w:rFonts w:hint="eastAsia"/>
        </w:rPr>
        <w:t>Id</w:t>
      </w:r>
      <w:r w:rsidR="00CC5DC3">
        <w:rPr>
          <w:rFonts w:hint="eastAsia"/>
        </w:rPr>
        <w:t>）</w:t>
      </w:r>
    </w:p>
    <w:p w14:paraId="2D4858A8" w14:textId="0E73D7C2"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4400D4E3"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594E3CE3"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2D0A3120"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8D534A">
      <w:pPr>
        <w:numPr>
          <w:ilvl w:val="1"/>
          <w:numId w:val="6"/>
        </w:numPr>
        <w:ind w:firstLineChars="0"/>
      </w:pPr>
      <w:r w:rsidRPr="00636514">
        <w:lastRenderedPageBreak/>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lastRenderedPageBreak/>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6E91D52" w14:textId="1E14D72E" w:rsidR="000206AA" w:rsidRPr="005270D9" w:rsidRDefault="000206AA" w:rsidP="000206AA">
      <w:pPr>
        <w:pStyle w:val="2"/>
        <w:rPr>
          <w:rFonts w:hint="eastAsia"/>
        </w:rPr>
      </w:pPr>
      <w:bookmarkStart w:id="79" w:name="_Toc498547716"/>
      <w:r>
        <w:rPr>
          <w:rFonts w:hint="eastAsia"/>
        </w:rPr>
        <w:t xml:space="preserve">4.4 </w:t>
      </w:r>
      <w:r>
        <w:rPr>
          <w:rFonts w:hint="eastAsia"/>
        </w:rPr>
        <w:t>本章小结</w:t>
      </w:r>
      <w:bookmarkEnd w:id="79"/>
    </w:p>
    <w:p w14:paraId="47F66B99" w14:textId="1816C103" w:rsidR="00F06F4B" w:rsidRPr="00636514" w:rsidRDefault="00F06F4B" w:rsidP="006C24CD">
      <w:pPr>
        <w:pStyle w:val="1"/>
        <w:ind w:left="240"/>
      </w:pPr>
      <w:r w:rsidRPr="00636514">
        <w:rPr>
          <w:lang w:eastAsia="zh-CN"/>
        </w:rPr>
        <w:br w:type="page"/>
      </w:r>
      <w:bookmarkStart w:id="80" w:name="_Toc498547717"/>
      <w:commentRangeStart w:id="81"/>
      <w:r w:rsidRPr="00636514">
        <w:rPr>
          <w:rFonts w:hint="eastAsia"/>
        </w:rPr>
        <w:lastRenderedPageBreak/>
        <w:t>第</w:t>
      </w:r>
      <w:commentRangeEnd w:id="81"/>
      <w:r w:rsidR="00DF7E1D">
        <w:rPr>
          <w:rStyle w:val="aa"/>
          <w:rFonts w:eastAsiaTheme="minorEastAsia"/>
          <w:b w:val="0"/>
          <w:bCs w:val="0"/>
          <w:kern w:val="2"/>
        </w:rPr>
        <w:commentReference w:id="81"/>
      </w:r>
      <w:r w:rsidRPr="00636514">
        <w:rPr>
          <w:rFonts w:hint="eastAsia"/>
        </w:rPr>
        <w:t>5</w:t>
      </w:r>
      <w:r w:rsidRPr="00636514">
        <w:rPr>
          <w:rFonts w:hint="eastAsia"/>
        </w:rPr>
        <w:t>章</w:t>
      </w:r>
      <w:r w:rsidRPr="00636514">
        <w:rPr>
          <w:rFonts w:hint="eastAsia"/>
        </w:rPr>
        <w:t xml:space="preserve"> </w:t>
      </w:r>
      <w:r w:rsidR="00E85E3A">
        <w:t>自动售货机</w:t>
      </w:r>
      <w:r w:rsidRPr="00636514">
        <w:rPr>
          <w:rFonts w:hint="eastAsia"/>
        </w:rPr>
        <w:t>云平台系统的实现</w:t>
      </w:r>
      <w:bookmarkEnd w:id="62"/>
      <w:bookmarkEnd w:id="80"/>
    </w:p>
    <w:p w14:paraId="538AA8D1" w14:textId="4DEB8A5C" w:rsidR="00F06F4B"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sidR="00BE1E63">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483A0971" w14:textId="515D31EF" w:rsidR="00C152F5" w:rsidRDefault="00C152F5" w:rsidP="00C152F5">
      <w:pPr>
        <w:pStyle w:val="2"/>
      </w:pPr>
      <w:r>
        <w:rPr>
          <w:rFonts w:hint="eastAsia"/>
        </w:rPr>
        <w:t xml:space="preserve">5.1 </w:t>
      </w:r>
      <w:r w:rsidR="00F3743C">
        <w:rPr>
          <w:rFonts w:hint="eastAsia"/>
        </w:rPr>
        <w:t>自动售货机云平台系统的总体实现</w:t>
      </w:r>
    </w:p>
    <w:p w14:paraId="246E7146" w14:textId="6D5DF601" w:rsidR="00EE63A9" w:rsidRDefault="00EE63A9" w:rsidP="00EE63A9">
      <w:pPr>
        <w:pStyle w:val="3"/>
      </w:pPr>
      <w:r>
        <w:rPr>
          <w:rFonts w:hint="eastAsia"/>
        </w:rPr>
        <w:t xml:space="preserve">5.1.1 </w:t>
      </w:r>
      <w:r>
        <w:rPr>
          <w:rFonts w:hint="eastAsia"/>
        </w:rPr>
        <w:t>云平台租用功能的实现</w:t>
      </w:r>
    </w:p>
    <w:p w14:paraId="1EC8A142" w14:textId="6972BDF0" w:rsidR="00EE63A9" w:rsidRPr="00EE63A9" w:rsidRDefault="00EE63A9" w:rsidP="00EE63A9">
      <w:pPr>
        <w:ind w:firstLine="480"/>
        <w:rPr>
          <w:rFonts w:hint="eastAsia"/>
          <w:lang w:val="x-none" w:eastAsia="x-none"/>
        </w:rPr>
      </w:pPr>
      <w:bookmarkStart w:id="82" w:name="_GoBack"/>
      <w:bookmarkEnd w:id="82"/>
    </w:p>
    <w:p w14:paraId="097B4AC5" w14:textId="4B40FE48" w:rsidR="00F06F4B" w:rsidRPr="00636514" w:rsidDel="00B13E3F" w:rsidRDefault="00F06F4B" w:rsidP="000B1AA4">
      <w:pPr>
        <w:pStyle w:val="2"/>
        <w:rPr>
          <w:del w:id="83" w:author="Miley Ren" w:date="2017-11-16T00:06:00Z"/>
        </w:rPr>
      </w:pPr>
      <w:bookmarkStart w:id="84" w:name="_Toc498547718"/>
      <w:del w:id="85" w:author="Miley Ren" w:date="2017-11-16T00:06:00Z">
        <w:r w:rsidRPr="00636514" w:rsidDel="00B13E3F">
          <w:rPr>
            <w:rFonts w:hint="eastAsia"/>
            <w:lang w:eastAsia="zh-CN"/>
          </w:rPr>
          <w:delText>5</w:delText>
        </w:r>
        <w:r w:rsidRPr="00636514" w:rsidDel="00B13E3F">
          <w:rPr>
            <w:rFonts w:hint="eastAsia"/>
          </w:rPr>
          <w:delText>.</w:delText>
        </w:r>
        <w:r w:rsidRPr="00636514" w:rsidDel="00B13E3F">
          <w:rPr>
            <w:rFonts w:hint="eastAsia"/>
            <w:lang w:eastAsia="zh-CN"/>
          </w:rPr>
          <w:delText>1</w:delText>
        </w:r>
        <w:r w:rsidRPr="00636514" w:rsidDel="00B13E3F">
          <w:rPr>
            <w:rFonts w:hint="eastAsia"/>
          </w:rPr>
          <w:delText xml:space="preserve"> </w:delText>
        </w:r>
        <w:r w:rsidRPr="00636514" w:rsidDel="00B13E3F">
          <w:rPr>
            <w:rFonts w:hint="eastAsia"/>
          </w:rPr>
          <w:delText>租金模块实现</w:delText>
        </w:r>
        <w:bookmarkEnd w:id="84"/>
      </w:del>
    </w:p>
    <w:p w14:paraId="497221BB" w14:textId="7BF0AB8E" w:rsidR="00F06F4B" w:rsidDel="00B13E3F" w:rsidRDefault="00F06F4B" w:rsidP="00A7200A">
      <w:pPr>
        <w:ind w:firstLine="480"/>
        <w:rPr>
          <w:del w:id="86" w:author="Miley Ren" w:date="2017-11-16T00:06:00Z"/>
        </w:rPr>
      </w:pPr>
      <w:del w:id="87" w:author="Miley Ren" w:date="2017-11-16T00:06:00Z">
        <w:r w:rsidRPr="00636514" w:rsidDel="00B13E3F">
          <w:rPr>
            <w:rFonts w:hint="eastAsia"/>
          </w:rPr>
          <w:delText>系统初始化时</w:delText>
        </w:r>
        <w:r w:rsidDel="00B13E3F">
          <w:rPr>
            <w:rFonts w:hint="eastAsia"/>
          </w:rPr>
          <w:delText>系统管理员</w:delText>
        </w:r>
        <w:r w:rsidRPr="00636514" w:rsidDel="00B13E3F">
          <w:rPr>
            <w:rFonts w:hint="eastAsia"/>
          </w:rPr>
          <w:delText>需对</w:delText>
        </w:r>
        <w:r w:rsidR="005D31F5" w:rsidDel="00B13E3F">
          <w:delText>租赁</w:delText>
        </w:r>
        <w:r w:rsidRPr="00636514" w:rsidDel="00B13E3F">
          <w:rPr>
            <w:rFonts w:hint="eastAsia"/>
          </w:rPr>
          <w:delText>规则进行定义，单位租金定制分别为</w:delText>
        </w:r>
        <w:r w:rsidDel="00B13E3F">
          <w:rPr>
            <w:rFonts w:hint="eastAsia"/>
          </w:rPr>
          <w:delText>1</w:delText>
        </w:r>
        <w:r w:rsidRPr="00636514" w:rsidDel="00B13E3F">
          <w:rPr>
            <w:rFonts w:hint="eastAsia"/>
          </w:rPr>
          <w:delText>个月、</w:delText>
        </w:r>
        <w:r w:rsidDel="00B13E3F">
          <w:rPr>
            <w:rFonts w:hint="eastAsia"/>
          </w:rPr>
          <w:delText>1</w:delText>
        </w:r>
        <w:r w:rsidRPr="00636514" w:rsidDel="00B13E3F">
          <w:rPr>
            <w:rFonts w:hint="eastAsia"/>
          </w:rPr>
          <w:delText>年、</w:delText>
        </w:r>
        <w:r w:rsidDel="00B13E3F">
          <w:rPr>
            <w:rFonts w:hint="eastAsia"/>
          </w:rPr>
          <w:delText>2</w:delText>
        </w:r>
        <w:r w:rsidRPr="00636514" w:rsidDel="00B13E3F">
          <w:rPr>
            <w:rFonts w:hint="eastAsia"/>
          </w:rPr>
          <w:delText>年、</w:delText>
        </w:r>
        <w:r w:rsidDel="00B13E3F">
          <w:rPr>
            <w:rFonts w:hint="eastAsia"/>
          </w:rPr>
          <w:delText>3</w:delText>
        </w:r>
        <w:r w:rsidRPr="00636514" w:rsidDel="00B13E3F">
          <w:rPr>
            <w:rFonts w:hint="eastAsia"/>
          </w:rPr>
          <w:delText>年和免费</w:delText>
        </w:r>
        <w:r w:rsidDel="00B13E3F">
          <w:rPr>
            <w:rFonts w:hint="eastAsia"/>
          </w:rPr>
          <w:delText>试用</w:delText>
        </w:r>
        <w:r w:rsidRPr="00636514" w:rsidDel="00B13E3F">
          <w:rPr>
            <w:rFonts w:hint="eastAsia"/>
          </w:rPr>
          <w:delText>几种。其中</w:delText>
        </w:r>
        <w:r w:rsidDel="00B13E3F">
          <w:rPr>
            <w:rFonts w:hint="eastAsia"/>
          </w:rPr>
          <w:delText>对</w:delText>
        </w:r>
        <w:r w:rsidDel="00B13E3F">
          <w:rPr>
            <w:rFonts w:hint="eastAsia"/>
          </w:rPr>
          <w:delText>1</w:delText>
        </w:r>
        <w:r w:rsidRPr="00636514" w:rsidDel="00B13E3F">
          <w:rPr>
            <w:rFonts w:hint="eastAsia"/>
          </w:rPr>
          <w:delText>年、</w:delText>
        </w:r>
        <w:r w:rsidDel="00B13E3F">
          <w:rPr>
            <w:rFonts w:hint="eastAsia"/>
          </w:rPr>
          <w:delText>2</w:delText>
        </w:r>
        <w:r w:rsidRPr="00636514" w:rsidDel="00B13E3F">
          <w:rPr>
            <w:rFonts w:hint="eastAsia"/>
          </w:rPr>
          <w:delText>年和</w:delText>
        </w:r>
        <w:r w:rsidDel="00B13E3F">
          <w:rPr>
            <w:rFonts w:hint="eastAsia"/>
          </w:rPr>
          <w:delText>3</w:delText>
        </w:r>
        <w:r w:rsidRPr="00636514" w:rsidDel="00B13E3F">
          <w:rPr>
            <w:rFonts w:hint="eastAsia"/>
          </w:rPr>
          <w:delText>年</w:delText>
        </w:r>
        <w:r w:rsidDel="00B13E3F">
          <w:rPr>
            <w:rFonts w:hint="eastAsia"/>
          </w:rPr>
          <w:delText>的租用期</w:delText>
        </w:r>
        <w:r w:rsidRPr="00636514" w:rsidDel="00B13E3F">
          <w:rPr>
            <w:rFonts w:hint="eastAsia"/>
          </w:rPr>
          <w:delText>设置相应的折扣率，</w:delText>
        </w:r>
        <w:r w:rsidRPr="00636514" w:rsidDel="00B13E3F">
          <w:delText>当租用期限少于一年时</w:delText>
        </w:r>
        <w:r w:rsidRPr="00636514" w:rsidDel="00B13E3F">
          <w:rPr>
            <w:rFonts w:hint="eastAsia"/>
          </w:rPr>
          <w:delText>不提供折扣，当租用期限达到一年</w:delText>
        </w:r>
        <w:r w:rsidRPr="00636514" w:rsidDel="00B13E3F">
          <w:delText>及以上</w:delText>
        </w:r>
        <w:r w:rsidDel="00B13E3F">
          <w:rPr>
            <w:rFonts w:hint="eastAsia"/>
          </w:rPr>
          <w:delText>时租户可获得相应</w:delText>
        </w:r>
        <w:r w:rsidRPr="00636514" w:rsidDel="00B13E3F">
          <w:rPr>
            <w:rFonts w:hint="eastAsia"/>
          </w:rPr>
          <w:delText>的折扣。除按</w:delText>
        </w:r>
        <w:r w:rsidRPr="00636514" w:rsidDel="00B13E3F">
          <w:delText>时</w:delText>
        </w:r>
        <w:r w:rsidRPr="00636514" w:rsidDel="00B13E3F">
          <w:rPr>
            <w:rFonts w:hint="eastAsia"/>
          </w:rPr>
          <w:delText>限定义租金外，还需按照售货机台数进行定义，定义每租用一台售货机的价格。</w:delText>
        </w:r>
      </w:del>
    </w:p>
    <w:p w14:paraId="3079BDC6" w14:textId="0E1803D3" w:rsidR="00F06F4B" w:rsidDel="00B13E3F" w:rsidRDefault="00F06F4B" w:rsidP="00A7200A">
      <w:pPr>
        <w:ind w:firstLine="480"/>
        <w:rPr>
          <w:del w:id="88" w:author="Miley Ren" w:date="2017-11-16T00:06:00Z"/>
        </w:rPr>
      </w:pPr>
      <w:del w:id="89" w:author="Miley Ren" w:date="2017-11-16T00:06:00Z">
        <w:r w:rsidRPr="00636514" w:rsidDel="00B13E3F">
          <w:delText>租金计算公式可定义如下</w:delText>
        </w:r>
        <w:r w:rsidRPr="00636514" w:rsidDel="00B13E3F">
          <w:rPr>
            <w:rFonts w:hint="eastAsia"/>
          </w:rPr>
          <w:delText>：</w:delText>
        </w:r>
      </w:del>
    </w:p>
    <w:p w14:paraId="2FAB2B49" w14:textId="7CA27767" w:rsidR="00F06F4B" w:rsidRPr="00636514" w:rsidDel="00B13E3F" w:rsidRDefault="00F06F4B" w:rsidP="002F4A54">
      <w:pPr>
        <w:spacing w:before="240" w:after="240" w:line="240" w:lineRule="auto"/>
        <w:ind w:firstLine="480"/>
        <w:rPr>
          <w:del w:id="90" w:author="Miley Ren" w:date="2017-11-16T00:06:00Z"/>
        </w:rPr>
      </w:pPr>
      <m:oMathPara>
        <m:oMath>
          <m:r>
            <w:del w:id="91" w:author="Miley Ren" w:date="2017-11-16T00:06:00Z">
              <m:rPr>
                <m:sty m:val="p"/>
              </m:rPr>
              <w:rPr>
                <w:rFonts w:ascii="Cambria Math" w:hAnsi="Cambria Math"/>
              </w:rPr>
              <m:t xml:space="preserve">SUM= </m:t>
            </w:del>
          </m:r>
          <m:d>
            <m:dPr>
              <m:begChr m:val="{"/>
              <m:endChr m:val=""/>
              <m:ctrlPr>
                <w:del w:id="92" w:author="Miley Ren" w:date="2017-11-16T00:06:00Z">
                  <w:rPr>
                    <w:rFonts w:ascii="Cambria Math" w:hAnsi="Cambria Math"/>
                  </w:rPr>
                </w:del>
              </m:ctrlPr>
            </m:dPr>
            <m:e>
              <m:eqArr>
                <m:eqArrPr>
                  <m:ctrlPr>
                    <w:del w:id="93" w:author="Miley Ren" w:date="2017-11-16T00:06:00Z">
                      <w:rPr>
                        <w:rFonts w:ascii="Cambria Math" w:hAnsi="Cambria Math"/>
                      </w:rPr>
                    </w:del>
                  </m:ctrlPr>
                </m:eqArrPr>
                <m:e>
                  <m:r>
                    <w:del w:id="94" w:author="Miley Ren" w:date="2017-11-16T00:06:00Z">
                      <w:rPr>
                        <w:rFonts w:ascii="Cambria Math" w:hAnsi="Cambria Math"/>
                      </w:rPr>
                      <m:t>&amp;P⋅T⋅N⋅α,                      T&gt;0</m:t>
                    </w:del>
                  </m:r>
                  <m:r>
                    <w:del w:id="95" w:author="Miley Ren" w:date="2017-11-16T00:06:00Z">
                      <w:rPr>
                        <w:rFonts w:ascii="Cambria Math" w:hAnsi="Cambria Math"/>
                      </w:rPr>
                      <m:t>且</m:t>
                    </w:del>
                  </m:r>
                  <m:r>
                    <w:del w:id="96" w:author="Miley Ren" w:date="2017-11-16T00:06:00Z">
                      <w:rPr>
                        <w:rFonts w:ascii="Cambria Math" w:hAnsi="Cambria Math"/>
                      </w:rPr>
                      <m:t>Y=0&amp;</m:t>
                    </w:del>
                  </m:r>
                </m:e>
                <m:e>
                  <m:r>
                    <w:del w:id="97" w:author="Miley Ren" w:date="2017-11-16T00:06:00Z">
                      <w:rPr>
                        <w:rFonts w:ascii="Cambria Math" w:hAnsi="Cambria Math"/>
                      </w:rPr>
                      <m:t>&amp;P⋅Y⋅12⋅D⋅N⋅α,       T&gt;12</m:t>
                    </w:del>
                  </m:r>
                  <m:r>
                    <w:del w:id="98" w:author="Miley Ren" w:date="2017-11-16T00:06:00Z">
                      <w:rPr>
                        <w:rFonts w:ascii="Cambria Math" w:hAnsi="Cambria Math"/>
                      </w:rPr>
                      <m:t>且</m:t>
                    </w:del>
                  </m:r>
                  <m:r>
                    <w:del w:id="99" w:author="Miley Ren" w:date="2017-11-16T00:06:00Z">
                      <w:rPr>
                        <w:rFonts w:ascii="Cambria Math" w:hAnsi="Cambria Math"/>
                      </w:rPr>
                      <m:t>Y&gt;0&amp;</m:t>
                    </w:del>
                  </m:r>
                </m:e>
                <m:e>
                  <m:r>
                    <w:del w:id="100" w:author="Miley Ren" w:date="2017-11-16T00:06:00Z">
                      <w:rPr>
                        <w:rFonts w:ascii="Cambria Math" w:hAnsi="Cambria Math"/>
                      </w:rPr>
                      <m:t>&amp;0</m:t>
                    </w:del>
                  </m:r>
                  <m:r>
                    <w:del w:id="101" w:author="Miley Ren" w:date="2017-11-16T00:06:00Z">
                      <w:rPr>
                        <w:rFonts w:ascii="Cambria Math" w:hAnsi="Cambria Math" w:hint="eastAsia"/>
                      </w:rPr>
                      <m:t>,</m:t>
                    </w:del>
                  </m:r>
                  <m:r>
                    <w:del w:id="102" w:author="Miley Ren" w:date="2017-11-16T00:06:00Z">
                      <w:rPr>
                        <w:rFonts w:ascii="Cambria Math" w:hAnsi="Cambria Math"/>
                      </w:rPr>
                      <m:t xml:space="preserve">                                          P=0&amp;</m:t>
                    </w:del>
                  </m:r>
                </m:e>
              </m:eqArr>
            </m:e>
          </m:d>
          <m:r>
            <w:del w:id="103" w:author="Miley Ren" w:date="2017-11-16T00:06:00Z">
              <w:rPr>
                <w:rFonts w:ascii="Cambria Math" w:hAnsi="Cambria Math"/>
              </w:rPr>
              <m:t xml:space="preserve">                  </m:t>
            </w:del>
          </m:r>
          <m:r>
            <w:del w:id="104" w:author="Miley Ren" w:date="2017-11-16T00:06:00Z">
              <m:rPr>
                <m:sty m:val="p"/>
              </m:rPr>
              <w:rPr>
                <w:rFonts w:ascii="Cambria Math" w:hAnsi="Cambria Math" w:hint="eastAsia"/>
              </w:rPr>
              <m:t>（</m:t>
            </w:del>
          </m:r>
          <m:r>
            <w:del w:id="105" w:author="Miley Ren" w:date="2017-11-16T00:06:00Z">
              <m:rPr>
                <m:sty m:val="p"/>
              </m:rPr>
              <w:rPr>
                <w:rFonts w:ascii="Cambria Math" w:hAnsi="Cambria Math"/>
              </w:rPr>
              <m:t>1</m:t>
            </w:del>
          </m:r>
          <m:r>
            <w:del w:id="106" w:author="Miley Ren" w:date="2017-11-16T00:06:00Z">
              <m:rPr>
                <m:sty m:val="p"/>
              </m:rPr>
              <w:rPr>
                <w:rFonts w:ascii="Cambria Math" w:hAnsi="Cambria Math" w:hint="eastAsia"/>
              </w:rPr>
              <m:t>）</m:t>
            </w:del>
          </m:r>
        </m:oMath>
      </m:oMathPara>
    </w:p>
    <w:p w14:paraId="1D1FB413" w14:textId="065B0CE5" w:rsidR="00F06F4B" w:rsidRPr="00636514" w:rsidDel="00B13E3F" w:rsidRDefault="00F06F4B" w:rsidP="000B1AA4">
      <w:pPr>
        <w:ind w:firstLine="480"/>
        <w:rPr>
          <w:del w:id="107" w:author="Miley Ren" w:date="2017-11-16T00:06:00Z"/>
        </w:rPr>
      </w:pPr>
      <w:del w:id="108" w:author="Miley Ren" w:date="2017-11-16T00:06:00Z">
        <w:r w:rsidRPr="00636514" w:rsidDel="00B13E3F">
          <w:rPr>
            <w:rFonts w:hint="eastAsia"/>
          </w:rPr>
          <w:delText>其中</w:delText>
        </w:r>
        <m:oMath>
          <m:r>
            <m:rPr>
              <m:sty m:val="p"/>
            </m:rPr>
            <w:rPr>
              <w:rFonts w:ascii="Cambria Math" w:hAnsi="Cambria Math"/>
            </w:rPr>
            <m:t>SUM</m:t>
          </m:r>
        </m:oMath>
        <w:r w:rsidRPr="00636514" w:rsidDel="00B13E3F">
          <w:delText>为租金总价</w:delText>
        </w:r>
        <w:r w:rsidRPr="00636514" w:rsidDel="00B13E3F">
          <w:rPr>
            <w:rFonts w:hint="eastAsia"/>
          </w:rPr>
          <w:delText>，</w:delText>
        </w:r>
        <m:oMath>
          <m:r>
            <w:rPr>
              <w:rFonts w:ascii="Cambria Math" w:hAnsi="Cambria Math"/>
            </w:rPr>
            <m:t>P</m:t>
          </m:r>
        </m:oMath>
        <w:r w:rsidRPr="00636514" w:rsidDel="00B13E3F">
          <w:delText>表示每个月的租金金额</w:delText>
        </w:r>
        <w:r w:rsidRPr="00636514" w:rsidDel="00B13E3F">
          <w:rPr>
            <w:rFonts w:hint="eastAsia"/>
          </w:rPr>
          <w:delText>，</w:delText>
        </w:r>
        <m:oMath>
          <m:r>
            <w:rPr>
              <w:rFonts w:ascii="Cambria Math" w:hAnsi="Cambria Math"/>
            </w:rPr>
            <m:t>α</m:t>
          </m:r>
        </m:oMath>
        <w:r w:rsidRPr="00636514" w:rsidDel="00B13E3F">
          <w:rPr>
            <w:rFonts w:hint="eastAsia"/>
          </w:rPr>
          <w:delText>表示每增加一台售货机的金额，</w:delText>
        </w:r>
        <m:oMath>
          <m:r>
            <w:rPr>
              <w:rFonts w:ascii="Cambria Math" w:hAnsi="Cambria Math"/>
            </w:rPr>
            <m:t>N</m:t>
          </m:r>
        </m:oMath>
        <w:r w:rsidRPr="00636514" w:rsidDel="00B13E3F">
          <w:rPr>
            <w:rFonts w:hint="eastAsia"/>
          </w:rPr>
          <w:delText>表示售货机的数量，</w:delText>
        </w:r>
        <m:oMath>
          <m:r>
            <w:rPr>
              <w:rFonts w:ascii="Cambria Math" w:hAnsi="Cambria Math"/>
            </w:rPr>
            <m:t>T</m:t>
          </m:r>
        </m:oMath>
        <w:r w:rsidRPr="00636514" w:rsidDel="00B13E3F">
          <w:rPr>
            <w:rFonts w:hint="eastAsia"/>
          </w:rPr>
          <w:delText>表示租用的月份，</w:delText>
        </w:r>
        <m:oMath>
          <m:r>
            <w:rPr>
              <w:rFonts w:ascii="Cambria Math" w:hAnsi="Cambria Math"/>
            </w:rPr>
            <m:t>Y</m:t>
          </m:r>
        </m:oMath>
        <w:r w:rsidRPr="00636514" w:rsidDel="00B13E3F">
          <w:rPr>
            <w:rFonts w:hint="eastAsia"/>
          </w:rPr>
          <w:delText>代表租用的年限，</w:delText>
        </w:r>
        <m:oMath>
          <m:r>
            <w:rPr>
              <w:rFonts w:ascii="Cambria Math" w:hAnsi="Cambria Math"/>
            </w:rPr>
            <m:t>D</m:t>
          </m:r>
        </m:oMath>
        <w:r w:rsidRPr="00636514" w:rsidDel="00B13E3F">
          <w:rPr>
            <w:rFonts w:hint="eastAsia"/>
          </w:rPr>
          <w:delText>代表租金的折扣。当租用时间不到一年时，租金总额为</w:delText>
        </w:r>
        <m:oMath>
          <m:r>
            <w:rPr>
              <w:rFonts w:ascii="Cambria Math" w:hAnsi="Cambria Math"/>
            </w:rPr>
            <m:t>P⋅T⋅N⋅α</m:t>
          </m:r>
        </m:oMath>
        <w:r w:rsidRPr="00636514" w:rsidDel="00B13E3F">
          <w:rPr>
            <w:rFonts w:hint="eastAsia"/>
          </w:rPr>
          <w:delText>;</w:delText>
        </w:r>
        <w:r w:rsidRPr="00636514" w:rsidDel="00B13E3F">
          <w:rPr>
            <w:rFonts w:hint="eastAsia"/>
          </w:rPr>
          <w:delText>当租用时间大于等于一年时，租金总额为</w:delText>
        </w:r>
        <m:oMath>
          <m:r>
            <w:rPr>
              <w:rFonts w:ascii="Cambria Math" w:hAnsi="Cambria Math"/>
            </w:rPr>
            <m:t>⋅Y⋅12⋅D⋅N⋅α</m:t>
          </m:r>
        </m:oMath>
        <w:r w:rsidRPr="00636514" w:rsidDel="00B13E3F">
          <w:rPr>
            <w:rFonts w:hint="eastAsia"/>
          </w:rPr>
          <w:delText>;</w:delText>
        </w:r>
        <w:r w:rsidRPr="00636514" w:rsidDel="00B13E3F">
          <w:delText>试用</w:delText>
        </w:r>
        <w:r w:rsidRPr="00636514" w:rsidDel="00B13E3F">
          <w:rPr>
            <w:rFonts w:hint="eastAsia"/>
          </w:rPr>
          <w:delText>租金为</w:delText>
        </w:r>
        <w:r w:rsidRPr="00636514" w:rsidDel="00B13E3F">
          <w:rPr>
            <w:rFonts w:hint="eastAsia"/>
          </w:rPr>
          <w:delText>0</w:delText>
        </w:r>
        <w:r w:rsidRPr="00636514" w:rsidDel="00B13E3F">
          <w:rPr>
            <w:rFonts w:hint="eastAsia"/>
          </w:rPr>
          <w:delText>。</w:delText>
        </w:r>
      </w:del>
    </w:p>
    <w:p w14:paraId="644BED9B" w14:textId="2C7C4064" w:rsidR="00F06F4B" w:rsidDel="00B13E3F" w:rsidRDefault="00F06F4B" w:rsidP="000B1AA4">
      <w:pPr>
        <w:ind w:firstLine="480"/>
        <w:rPr>
          <w:del w:id="109" w:author="Miley Ren" w:date="2017-11-16T00:06:00Z"/>
        </w:rPr>
      </w:pPr>
      <w:del w:id="110" w:author="Miley Ren" w:date="2017-11-16T00:06:00Z">
        <w:r w:rsidRPr="00636514" w:rsidDel="00B13E3F">
          <w:lastRenderedPageBreak/>
          <w:delText>若租户进行续租</w:delText>
        </w:r>
        <w:r w:rsidRPr="00636514" w:rsidDel="00B13E3F">
          <w:rPr>
            <w:rFonts w:hint="eastAsia"/>
          </w:rPr>
          <w:delText>，</w:delText>
        </w:r>
        <w:r w:rsidRPr="00636514" w:rsidDel="00B13E3F">
          <w:delText>应先计算出当前总租用金额和已支付的未用金额</w:delText>
        </w:r>
        <w:r w:rsidRPr="00636514" w:rsidDel="00B13E3F">
          <w:rPr>
            <w:rFonts w:hint="eastAsia"/>
          </w:rPr>
          <w:delText>，</w:delText>
        </w:r>
        <w:r w:rsidRPr="00636514" w:rsidDel="00B13E3F">
          <w:delText>两者相减即得新增的租用金额</w:delText>
        </w:r>
        <w:r w:rsidRPr="00636514" w:rsidDel="00B13E3F">
          <w:rPr>
            <w:rFonts w:hint="eastAsia"/>
          </w:rPr>
          <w:delText>。</w:delText>
        </w:r>
        <w:r w:rsidR="00F85770" w:rsidDel="00B13E3F">
          <w:rPr>
            <w:rFonts w:hint="eastAsia"/>
          </w:rPr>
          <w:delText>计算未使用租金的</w:delText>
        </w:r>
        <w:r w:rsidRPr="00636514" w:rsidDel="00B13E3F">
          <w:delText>公式如下</w:delText>
        </w:r>
        <w:r w:rsidRPr="00636514" w:rsidDel="00B13E3F">
          <w:rPr>
            <w:rFonts w:hint="eastAsia"/>
          </w:rPr>
          <w:delText>：</w:delText>
        </w:r>
      </w:del>
    </w:p>
    <w:p w14:paraId="4FE72FB2" w14:textId="4F474426" w:rsidR="00F06F4B" w:rsidRPr="00826775" w:rsidDel="00B13E3F" w:rsidRDefault="00E36447" w:rsidP="002F4A54">
      <w:pPr>
        <w:spacing w:before="240" w:after="240" w:line="240" w:lineRule="auto"/>
        <w:ind w:firstLineChars="0" w:firstLine="0"/>
        <w:rPr>
          <w:del w:id="111" w:author="Miley Ren" w:date="2017-11-16T00:06:00Z"/>
        </w:rPr>
      </w:pPr>
      <m:oMathPara>
        <m:oMath>
          <m:sSub>
            <m:sSubPr>
              <m:ctrlPr>
                <w:del w:id="112" w:author="Miley Ren" w:date="2017-11-16T00:06:00Z">
                  <w:rPr>
                    <w:rFonts w:ascii="Cambria Math" w:hAnsi="Cambria Math"/>
                  </w:rPr>
                </w:del>
              </m:ctrlPr>
            </m:sSubPr>
            <m:e>
              <m:r>
                <w:del w:id="113" w:author="Miley Ren" w:date="2017-11-16T00:06:00Z">
                  <m:rPr>
                    <m:sty m:val="p"/>
                  </m:rPr>
                  <w:rPr>
                    <w:rFonts w:ascii="Cambria Math" w:hAnsi="Cambria Math"/>
                  </w:rPr>
                  <m:t>SUM</m:t>
                </w:del>
              </m:r>
            </m:e>
            <m:sub>
              <m:r>
                <w:del w:id="114" w:author="Miley Ren" w:date="2017-11-16T00:06:00Z">
                  <m:rPr>
                    <m:sty m:val="p"/>
                  </m:rPr>
                  <w:rPr>
                    <w:rFonts w:ascii="Cambria Math" w:hAnsi="Cambria Math"/>
                  </w:rPr>
                  <m:t>1</m:t>
                </w:del>
              </m:r>
            </m:sub>
          </m:sSub>
          <m:r>
            <w:del w:id="115" w:author="Miley Ren" w:date="2017-11-16T00:06:00Z">
              <m:rPr>
                <m:sty m:val="p"/>
              </m:rPr>
              <w:rPr>
                <w:rFonts w:ascii="Cambria Math" w:hAnsi="Cambria Math"/>
              </w:rPr>
              <m:t>=</m:t>
            </w:del>
          </m:r>
          <m:d>
            <m:dPr>
              <m:begChr m:val="{"/>
              <m:endChr m:val=""/>
              <m:ctrlPr>
                <w:del w:id="116" w:author="Miley Ren" w:date="2017-11-16T00:06:00Z">
                  <w:rPr>
                    <w:rFonts w:ascii="Cambria Math" w:hAnsi="Cambria Math"/>
                  </w:rPr>
                </w:del>
              </m:ctrlPr>
            </m:dPr>
            <m:e>
              <m:eqArr>
                <m:eqArrPr>
                  <m:ctrlPr>
                    <w:del w:id="117" w:author="Miley Ren" w:date="2017-11-16T00:06:00Z">
                      <w:rPr>
                        <w:rFonts w:ascii="Cambria Math" w:hAnsi="Cambria Math"/>
                      </w:rPr>
                    </w:del>
                  </m:ctrlPr>
                </m:eqArrPr>
                <m:e>
                  <m:r>
                    <w:del w:id="118" w:author="Miley Ren" w:date="2017-11-16T00:06:00Z">
                      <w:rPr>
                        <w:rFonts w:ascii="Cambria Math" w:hAnsi="Cambria Math"/>
                      </w:rPr>
                      <m:t>&amp;0,                                                               P=0</m:t>
                    </w:del>
                  </m:r>
                  <m:r>
                    <w:del w:id="119" w:author="Miley Ren" w:date="2017-11-16T00:06:00Z">
                      <w:rPr>
                        <w:rFonts w:ascii="Cambria Math" w:hAnsi="Cambria Math"/>
                      </w:rPr>
                      <m:t>或者</m:t>
                    </w:del>
                  </m:r>
                  <m:r>
                    <w:del w:id="120" w:author="Miley Ren" w:date="2017-11-16T00:06:00Z">
                      <w:rPr>
                        <w:rFonts w:ascii="Cambria Math" w:hAnsi="Cambria Math"/>
                      </w:rPr>
                      <m:t>edTime&lt;now</m:t>
                    </w:del>
                  </m:r>
                </m:e>
                <m:e>
                  <m:r>
                    <w:del w:id="121" w:author="Miley Ren" w:date="2017-11-16T00:06:00Z">
                      <w:rPr>
                        <w:rFonts w:ascii="Cambria Math" w:hAnsi="Cambria Math"/>
                      </w:rPr>
                      <m:t>&amp;P⋅</m:t>
                    </w:del>
                  </m:r>
                  <m:d>
                    <m:dPr>
                      <m:ctrlPr>
                        <w:del w:id="122" w:author="Miley Ren" w:date="2017-11-16T00:06:00Z">
                          <w:rPr>
                            <w:rFonts w:ascii="Cambria Math" w:hAnsi="Cambria Math"/>
                            <w:i/>
                          </w:rPr>
                        </w:del>
                      </m:ctrlPr>
                    </m:dPr>
                    <m:e>
                      <m:r>
                        <w:del w:id="123" w:author="Miley Ren" w:date="2017-11-16T00:06:00Z">
                          <w:rPr>
                            <w:rFonts w:ascii="Cambria Math" w:hAnsi="Cambria Math"/>
                          </w:rPr>
                          <m:t>edTime-now</m:t>
                        </w:del>
                      </m:r>
                    </m:e>
                  </m:d>
                  <m:r>
                    <w:del w:id="124" w:author="Miley Ren" w:date="2017-11-16T00:06:00Z">
                      <w:rPr>
                        <w:rFonts w:ascii="Cambria Math" w:hAnsi="Cambria Math"/>
                      </w:rPr>
                      <m:t>⋅N⋅α,             0&lt;</m:t>
                    </w:del>
                  </m:r>
                  <m:d>
                    <m:dPr>
                      <m:ctrlPr>
                        <w:del w:id="125" w:author="Miley Ren" w:date="2017-11-16T00:06:00Z">
                          <w:rPr>
                            <w:rFonts w:ascii="Cambria Math" w:hAnsi="Cambria Math"/>
                            <w:i/>
                          </w:rPr>
                        </w:del>
                      </m:ctrlPr>
                    </m:dPr>
                    <m:e>
                      <m:r>
                        <w:del w:id="126" w:author="Miley Ren" w:date="2017-11-16T00:06:00Z">
                          <w:rPr>
                            <w:rFonts w:ascii="Cambria Math" w:hAnsi="Cambria Math"/>
                          </w:rPr>
                          <m:t>edTime-stTime</m:t>
                        </w:del>
                      </m:r>
                    </m:e>
                  </m:d>
                  <m:r>
                    <w:del w:id="127" w:author="Miley Ren" w:date="2017-11-16T00:06:00Z">
                      <w:rPr>
                        <w:rFonts w:ascii="Cambria Math" w:hAnsi="Cambria Math"/>
                      </w:rPr>
                      <m:t xml:space="preserve">&lt;12 </m:t>
                    </w:del>
                  </m:r>
                </m:e>
                <m:e>
                  <m:r>
                    <w:del w:id="128" w:author="Miley Ren" w:date="2017-11-16T00:06:00Z">
                      <w:rPr>
                        <w:rFonts w:ascii="Cambria Math" w:hAnsi="Cambria Math"/>
                      </w:rPr>
                      <m:t>&amp;P⋅</m:t>
                    </w:del>
                  </m:r>
                  <m:d>
                    <m:dPr>
                      <m:ctrlPr>
                        <w:del w:id="129" w:author="Miley Ren" w:date="2017-11-16T00:06:00Z">
                          <w:rPr>
                            <w:rFonts w:ascii="Cambria Math" w:hAnsi="Cambria Math"/>
                            <w:i/>
                          </w:rPr>
                        </w:del>
                      </m:ctrlPr>
                    </m:dPr>
                    <m:e>
                      <m:r>
                        <w:del w:id="130" w:author="Miley Ren" w:date="2017-11-16T00:06:00Z">
                          <w:rPr>
                            <w:rFonts w:ascii="Cambria Math" w:hAnsi="Cambria Math"/>
                          </w:rPr>
                          <m:t>edTime-now</m:t>
                        </w:del>
                      </m:r>
                    </m:e>
                  </m:d>
                  <m:r>
                    <w:del w:id="131" w:author="Miley Ren" w:date="2017-11-16T00:06:00Z">
                      <w:rPr>
                        <w:rFonts w:ascii="Cambria Math" w:hAnsi="Cambria Math"/>
                      </w:rPr>
                      <m:t xml:space="preserve">⋅N⋅D⋅α,      </m:t>
                    </w:del>
                  </m:r>
                  <m:d>
                    <m:dPr>
                      <m:ctrlPr>
                        <w:del w:id="132" w:author="Miley Ren" w:date="2017-11-16T00:06:00Z">
                          <w:rPr>
                            <w:rFonts w:ascii="Cambria Math" w:hAnsi="Cambria Math"/>
                            <w:i/>
                          </w:rPr>
                        </w:del>
                      </m:ctrlPr>
                    </m:dPr>
                    <m:e>
                      <m:r>
                        <w:del w:id="133" w:author="Miley Ren" w:date="2017-11-16T00:06:00Z">
                          <w:rPr>
                            <w:rFonts w:ascii="Cambria Math" w:hAnsi="Cambria Math"/>
                          </w:rPr>
                          <m:t>edTime-stTime</m:t>
                        </w:del>
                      </m:r>
                    </m:e>
                  </m:d>
                  <m:r>
                    <w:del w:id="134" w:author="Miley Ren" w:date="2017-11-16T00:06:00Z">
                      <w:rPr>
                        <w:rFonts w:ascii="Cambria Math" w:hAnsi="Cambria Math"/>
                      </w:rPr>
                      <m:t>≥12</m:t>
                    </w:del>
                  </m:r>
                </m:e>
              </m:eqArr>
              <m:r>
                <w:del w:id="135" w:author="Miley Ren" w:date="2017-11-16T00:06:00Z">
                  <w:rPr>
                    <w:rFonts w:ascii="Cambria Math" w:hAnsi="Cambria Math"/>
                  </w:rPr>
                  <m:t xml:space="preserve">   </m:t>
                </w:del>
              </m:r>
              <m:r>
                <w:del w:id="136" w:author="Miley Ren" w:date="2017-11-16T00:06:00Z">
                  <m:rPr>
                    <m:sty m:val="p"/>
                  </m:rPr>
                  <w:rPr>
                    <w:rFonts w:ascii="Cambria Math" w:hAnsi="Cambria Math"/>
                  </w:rPr>
                  <m:t xml:space="preserve"> </m:t>
                </w:del>
              </m:r>
              <m:d>
                <m:dPr>
                  <m:begChr m:val="（"/>
                  <m:endChr m:val="）"/>
                  <m:ctrlPr>
                    <w:del w:id="137" w:author="Miley Ren" w:date="2017-11-16T00:06:00Z">
                      <w:rPr>
                        <w:rFonts w:ascii="Cambria Math" w:hAnsi="Cambria Math"/>
                      </w:rPr>
                    </w:del>
                  </m:ctrlPr>
                </m:dPr>
                <m:e>
                  <m:r>
                    <w:del w:id="138" w:author="Miley Ren" w:date="2017-11-16T00:06:00Z">
                      <m:rPr>
                        <m:sty m:val="p"/>
                      </m:rPr>
                      <w:rPr>
                        <w:rFonts w:ascii="Cambria Math" w:hAnsi="Cambria Math"/>
                      </w:rPr>
                      <m:t>2</m:t>
                    </w:del>
                  </m:r>
                </m:e>
              </m:d>
            </m:e>
          </m:d>
        </m:oMath>
      </m:oMathPara>
    </w:p>
    <w:p w14:paraId="731D9814" w14:textId="55C20B97" w:rsidR="00F06F4B" w:rsidDel="00B13E3F" w:rsidRDefault="00F06F4B" w:rsidP="00826775">
      <w:pPr>
        <w:ind w:firstLine="480"/>
        <w:rPr>
          <w:del w:id="139" w:author="Miley Ren" w:date="2017-11-16T00:06:00Z"/>
        </w:rPr>
      </w:pPr>
      <w:del w:id="140" w:author="Miley Ren" w:date="2017-11-16T00:06:00Z">
        <w:r w:rsidRPr="00826775" w:rsidDel="00B13E3F">
          <w:delText>公式</w:delText>
        </w:r>
        <w:r w:rsidRPr="00826775" w:rsidDel="00B13E3F">
          <w:rPr>
            <w:rFonts w:hint="eastAsia"/>
          </w:rPr>
          <w:delText>（</w:delText>
        </w:r>
        <w:r w:rsidRPr="00826775" w:rsidDel="00B13E3F">
          <w:rPr>
            <w:rFonts w:hint="eastAsia"/>
          </w:rPr>
          <w:delText>2</w:delText>
        </w:r>
        <w:r w:rsidRPr="00826775" w:rsidDel="00B13E3F">
          <w:rPr>
            <w:rFonts w:hint="eastAsia"/>
          </w:rPr>
          <w:delText>）为用于计算已支付但未使用的租用期限内的租金金额，若为试用期或者租金到期时间小于当前时间，则剩余租金为</w:delText>
        </w:r>
        <w:r w:rsidRPr="00826775" w:rsidDel="00B13E3F">
          <w:rPr>
            <w:rFonts w:hint="eastAsia"/>
          </w:rPr>
          <w:delText>0</w:delText>
        </w:r>
        <w:r w:rsidRPr="00826775" w:rsidDel="00B13E3F">
          <w:rPr>
            <w:rFonts w:hint="eastAsia"/>
          </w:rPr>
          <w:delText>；若租用开始时间到租用截止时间小于</w:delText>
        </w:r>
        <w:r w:rsidRPr="00826775" w:rsidDel="00B13E3F">
          <w:rPr>
            <w:rFonts w:hint="eastAsia"/>
          </w:rPr>
          <w:delText>12</w:delText>
        </w:r>
        <w:r w:rsidRPr="00826775" w:rsidDel="00B13E3F">
          <w:rPr>
            <w:rFonts w:hint="eastAsia"/>
          </w:rPr>
          <w:delText>个月，则使用</w:delTex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sidDel="00B13E3F">
          <w:rPr>
            <w:rFonts w:hint="eastAsia"/>
          </w:rPr>
          <w:delText>计算剩余租金；若租用开始时间到</w:delText>
        </w:r>
        <w:r w:rsidRPr="00636514" w:rsidDel="00B13E3F">
          <w:rPr>
            <w:rFonts w:hint="eastAsia"/>
          </w:rPr>
          <w:delText>租用截止时间大于或等于</w:delText>
        </w:r>
        <w:r w:rsidRPr="00636514" w:rsidDel="00B13E3F">
          <w:rPr>
            <w:rFonts w:hint="eastAsia"/>
          </w:rPr>
          <w:delText>12</w:delText>
        </w:r>
        <w:r w:rsidRPr="00636514" w:rsidDel="00B13E3F">
          <w:rPr>
            <w:rFonts w:hint="eastAsia"/>
          </w:rPr>
          <w:delText>个月，则使用</w:delTex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sidDel="00B13E3F">
          <w:rPr>
            <w:rFonts w:hint="eastAsia"/>
          </w:rPr>
          <w:delText>计算剩余租金。</w:delText>
        </w:r>
        <w:r w:rsidRPr="00636514" w:rsidDel="00B13E3F">
          <w:delText>通过公式</w:delText>
        </w:r>
        <w:r w:rsidRPr="00636514" w:rsidDel="00B13E3F">
          <w:rPr>
            <w:rFonts w:hint="eastAsia"/>
          </w:rPr>
          <w:delText>（</w:delText>
        </w:r>
        <w:r w:rsidRPr="00636514" w:rsidDel="00B13E3F">
          <w:rPr>
            <w:rFonts w:hint="eastAsia"/>
          </w:rPr>
          <w:delText>1</w:delText>
        </w:r>
        <w:r w:rsidRPr="00636514" w:rsidDel="00B13E3F">
          <w:rPr>
            <w:rFonts w:hint="eastAsia"/>
          </w:rPr>
          <w:delText>）和公式（</w:delText>
        </w:r>
        <w:r w:rsidRPr="00636514" w:rsidDel="00B13E3F">
          <w:rPr>
            <w:rFonts w:hint="eastAsia"/>
          </w:rPr>
          <w:delText>2</w:delText>
        </w:r>
        <w:r w:rsidRPr="00636514" w:rsidDel="00B13E3F">
          <w:rPr>
            <w:rFonts w:hint="eastAsia"/>
          </w:rPr>
          <w:delText>）可得</w:delText>
        </w:r>
        <w:r w:rsidR="00611A77" w:rsidDel="00B13E3F">
          <w:delText>续租</w:delText>
        </w:r>
        <w:r w:rsidRPr="00636514" w:rsidDel="00B13E3F">
          <w:rPr>
            <w:rFonts w:hint="eastAsia"/>
          </w:rPr>
          <w:delText>租金</w:delText>
        </w:r>
        <w:r w:rsidR="00611A77" w:rsidDel="00B13E3F">
          <w:rPr>
            <w:rFonts w:hint="eastAsia"/>
          </w:rPr>
          <w:delText>的</w:delText>
        </w:r>
        <w:r w:rsidRPr="00636514" w:rsidDel="00B13E3F">
          <w:rPr>
            <w:rFonts w:hint="eastAsia"/>
          </w:rPr>
          <w:delText>计算公式为：</w:delText>
        </w:r>
      </w:del>
    </w:p>
    <w:p w14:paraId="51601DFE" w14:textId="1447BBBE" w:rsidR="00F06F4B" w:rsidRPr="005270D9" w:rsidDel="00B13E3F" w:rsidRDefault="00E36447" w:rsidP="002F4A54">
      <w:pPr>
        <w:ind w:firstLineChars="0" w:firstLine="0"/>
        <w:rPr>
          <w:del w:id="141" w:author="Miley Ren" w:date="2017-11-16T00:06:00Z"/>
        </w:rPr>
      </w:pPr>
      <m:oMathPara>
        <m:oMath>
          <m:sSub>
            <m:sSubPr>
              <m:ctrlPr>
                <w:del w:id="142" w:author="Miley Ren" w:date="2017-11-16T00:06:00Z">
                  <w:rPr>
                    <w:rFonts w:ascii="Cambria Math" w:hAnsi="Cambria Math"/>
                  </w:rPr>
                </w:del>
              </m:ctrlPr>
            </m:sSubPr>
            <m:e>
              <m:r>
                <w:del w:id="143" w:author="Miley Ren" w:date="2017-11-16T00:06:00Z">
                  <w:rPr>
                    <w:rFonts w:ascii="Cambria Math" w:hAnsi="Cambria Math"/>
                  </w:rPr>
                  <m:t>SUM</m:t>
                </w:del>
              </m:r>
            </m:e>
            <m:sub>
              <m:r>
                <w:del w:id="144" w:author="Miley Ren" w:date="2017-11-16T00:06:00Z">
                  <w:rPr>
                    <w:rFonts w:ascii="Cambria Math" w:hAnsi="Cambria Math"/>
                  </w:rPr>
                  <m:t>N</m:t>
                </w:del>
              </m:r>
            </m:sub>
          </m:sSub>
          <m:r>
            <w:del w:id="145" w:author="Miley Ren" w:date="2017-11-16T00:06:00Z">
              <m:rPr>
                <m:sty m:val="p"/>
              </m:rPr>
              <w:rPr>
                <w:rFonts w:ascii="Cambria Math" w:hAnsi="Cambria Math"/>
              </w:rPr>
              <m:t>=</m:t>
            </w:del>
          </m:r>
          <m:sSub>
            <m:sSubPr>
              <m:ctrlPr>
                <w:del w:id="146" w:author="Miley Ren" w:date="2017-11-16T00:06:00Z">
                  <w:rPr>
                    <w:rFonts w:ascii="Cambria Math" w:hAnsi="Cambria Math"/>
                  </w:rPr>
                </w:del>
              </m:ctrlPr>
            </m:sSubPr>
            <m:e>
              <m:r>
                <w:del w:id="147" w:author="Miley Ren" w:date="2017-11-16T00:06:00Z">
                  <w:rPr>
                    <w:rFonts w:ascii="Cambria Math" w:hAnsi="Cambria Math"/>
                  </w:rPr>
                  <m:t>SUM</m:t>
                </w:del>
              </m:r>
            </m:e>
            <m:sub>
              <m:r>
                <w:del w:id="148" w:author="Miley Ren" w:date="2017-11-16T00:06:00Z">
                  <w:rPr>
                    <w:rFonts w:ascii="Cambria Math" w:hAnsi="Cambria Math"/>
                  </w:rPr>
                  <m:t>1</m:t>
                </w:del>
              </m:r>
            </m:sub>
          </m:sSub>
          <m:r>
            <w:del w:id="149" w:author="Miley Ren" w:date="2017-11-16T00:06:00Z">
              <w:rPr>
                <w:rFonts w:ascii="Cambria Math" w:hAnsi="Cambria Math"/>
              </w:rPr>
              <m:t xml:space="preserve">-SUM              </m:t>
            </w:del>
          </m:r>
          <m:r>
            <w:del w:id="150" w:author="Miley Ren" w:date="2017-11-16T00:06:00Z">
              <m:rPr>
                <m:sty m:val="p"/>
              </m:rPr>
              <w:rPr>
                <w:rFonts w:ascii="Cambria Math" w:hAnsi="Cambria Math" w:hint="eastAsia"/>
              </w:rPr>
              <m:t>（</m:t>
            </w:del>
          </m:r>
          <m:r>
            <w:del w:id="151" w:author="Miley Ren" w:date="2017-11-16T00:06:00Z">
              <m:rPr>
                <m:sty m:val="p"/>
              </m:rPr>
              <w:rPr>
                <w:rFonts w:ascii="Cambria Math" w:hAnsi="Cambria Math"/>
              </w:rPr>
              <m:t>3</m:t>
            </w:del>
          </m:r>
          <m:r>
            <w:del w:id="152" w:author="Miley Ren" w:date="2017-11-16T00:06:00Z">
              <m:rPr>
                <m:sty m:val="p"/>
              </m:rPr>
              <w:rPr>
                <w:rFonts w:ascii="Cambria Math" w:hAnsi="Cambria Math" w:hint="eastAsia"/>
              </w:rPr>
              <m:t>）</m:t>
            </w:del>
          </m:r>
        </m:oMath>
      </m:oMathPara>
    </w:p>
    <w:p w14:paraId="6D207F3F" w14:textId="06286ADA"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53">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w:t>
      </w:r>
      <w:r w:rsidR="00F06F4B" w:rsidRPr="00636514">
        <w:rPr>
          <w:rFonts w:hint="eastAsia"/>
        </w:rPr>
        <w:lastRenderedPageBreak/>
        <w:t>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commentRangeStart w:id="153"/>
      <w:r w:rsidRPr="00636514">
        <w:rPr>
          <w:rFonts w:hint="eastAsia"/>
        </w:rPr>
        <w:t>后台实现的部分码如下：</w:t>
      </w:r>
      <w:commentRangeEnd w:id="153"/>
      <w:r w:rsidR="003B7DE7">
        <w:rPr>
          <w:rStyle w:val="aa"/>
          <w:lang w:val="x-none" w:eastAsia="x-none"/>
        </w:rPr>
        <w:commentReference w:id="153"/>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23D412F1" w:rsidR="00F06F4B" w:rsidRPr="00572DCE" w:rsidRDefault="00F06F4B" w:rsidP="00572DCE">
      <w:pPr>
        <w:ind w:firstLineChars="0" w:firstLine="0"/>
        <w:rPr>
          <w:u w:val="single"/>
        </w:rPr>
      </w:pPr>
      <w:r>
        <w:rPr>
          <w:u w:val="single"/>
        </w:rPr>
        <w:t xml:space="preserve">                                                                        </w:t>
      </w:r>
    </w:p>
    <w:p w14:paraId="608DC523" w14:textId="212BAE8D" w:rsidR="00F06F4B" w:rsidRPr="00636514" w:rsidDel="00F42826" w:rsidRDefault="00F06F4B" w:rsidP="00F22391">
      <w:pPr>
        <w:pStyle w:val="aff0"/>
        <w:rPr>
          <w:del w:id="154" w:author="Miley Ren" w:date="2017-11-16T00:06:00Z"/>
        </w:rPr>
      </w:pPr>
      <w:del w:id="155" w:author="Miley Ren" w:date="2017-11-16T00:06:00Z">
        <w:r w:rsidDel="00F42826">
          <w:rPr>
            <w:rFonts w:hint="eastAsia"/>
          </w:rPr>
          <w:delText>图</w:delText>
        </w:r>
        <w:r w:rsidDel="00F42826">
          <w:rPr>
            <w:rFonts w:hint="eastAsia"/>
          </w:rPr>
          <w:delText>5-</w:delText>
        </w:r>
        <w:r w:rsidDel="00F42826">
          <w:delText xml:space="preserve">2  </w:delText>
        </w:r>
        <w:r w:rsidDel="00F42826">
          <w:delText>租用页面效果图</w:delText>
        </w:r>
      </w:del>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商家可用性判断，若当前时间在商家租用截止时间之后，则判定商家不可用，并将商家可用状态置为</w:t>
      </w:r>
      <w:r w:rsidRPr="00636514">
        <w:rPr>
          <w:rFonts w:hint="eastAsia"/>
        </w:rPr>
        <w:t>0</w:t>
      </w:r>
      <w:r w:rsidRPr="00636514">
        <w:rPr>
          <w:rFonts w:hint="eastAsia"/>
        </w:rPr>
        <w:t>，返回验证失败提示，提醒用户商家租用期限已到期。</w:t>
      </w:r>
    </w:p>
    <w:p w14:paraId="2228A23E" w14:textId="3E9C974F" w:rsidR="00F06F4B" w:rsidRPr="00636514" w:rsidRDefault="00F06F4B" w:rsidP="000B1AA4">
      <w:pPr>
        <w:pStyle w:val="2"/>
      </w:pPr>
      <w:bookmarkStart w:id="156" w:name="_Toc492673778"/>
      <w:bookmarkStart w:id="157" w:name="_Toc498547719"/>
      <w:r w:rsidRPr="00636514">
        <w:rPr>
          <w:rFonts w:hint="eastAsia"/>
          <w:lang w:eastAsia="zh-CN"/>
        </w:rPr>
        <w:lastRenderedPageBreak/>
        <w:t>5</w:t>
      </w:r>
      <w:r w:rsidRPr="00636514">
        <w:rPr>
          <w:rFonts w:hint="eastAsia"/>
        </w:rPr>
        <w:t>.</w:t>
      </w:r>
      <w:r w:rsidR="00051EE9">
        <w:rPr>
          <w:rFonts w:hint="eastAsia"/>
          <w:lang w:eastAsia="zh-CN"/>
        </w:rPr>
        <w:t>2</w:t>
      </w:r>
      <w:r w:rsidRPr="00636514">
        <w:t xml:space="preserve"> </w:t>
      </w:r>
      <w:r w:rsidRPr="00636514">
        <w:t>系统权限实现</w:t>
      </w:r>
      <w:bookmarkEnd w:id="156"/>
      <w:bookmarkEnd w:id="157"/>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18659A14" w:rsidR="00F06F4B" w:rsidRPr="00636514" w:rsidRDefault="00F06F4B" w:rsidP="00AD5B27">
      <w:pPr>
        <w:pStyle w:val="2"/>
      </w:pPr>
      <w:bookmarkStart w:id="158" w:name="_Toc498547720"/>
      <w:r w:rsidRPr="00636514">
        <w:rPr>
          <w:rFonts w:hint="eastAsia"/>
          <w:lang w:eastAsia="zh-CN"/>
        </w:rPr>
        <w:t>5</w:t>
      </w:r>
      <w:r w:rsidRPr="00636514">
        <w:rPr>
          <w:rFonts w:hint="eastAsia"/>
        </w:rPr>
        <w:t>.</w:t>
      </w:r>
      <w:r w:rsidR="00051EE9">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158"/>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54">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55">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0CD4A5B8" w:rsidR="00F06F4B" w:rsidRPr="00636514" w:rsidRDefault="00F06F4B" w:rsidP="000B1AA4">
      <w:pPr>
        <w:pStyle w:val="2"/>
      </w:pPr>
      <w:bookmarkStart w:id="159" w:name="_Toc492673780"/>
      <w:bookmarkStart w:id="160" w:name="_Toc498547721"/>
      <w:r w:rsidRPr="00636514">
        <w:rPr>
          <w:rFonts w:hint="eastAsia"/>
          <w:lang w:eastAsia="zh-CN"/>
        </w:rPr>
        <w:t>5</w:t>
      </w:r>
      <w:r w:rsidRPr="00636514">
        <w:t>.</w:t>
      </w:r>
      <w:r w:rsidR="004E3299">
        <w:rPr>
          <w:rFonts w:hint="eastAsia"/>
          <w:lang w:eastAsia="zh-CN"/>
        </w:rPr>
        <w:t>4</w:t>
      </w:r>
      <w:r w:rsidRPr="00636514">
        <w:t xml:space="preserve"> </w:t>
      </w:r>
      <w:r w:rsidRPr="00636514">
        <w:t>运营商模块实现</w:t>
      </w:r>
      <w:bookmarkEnd w:id="159"/>
      <w:bookmarkEnd w:id="160"/>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56">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57">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8">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9">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77B4789C" w14:textId="1AFB12BB" w:rsidR="004B4B6E" w:rsidRPr="00636514" w:rsidRDefault="004B4B6E" w:rsidP="004B4B6E">
      <w:pPr>
        <w:pStyle w:val="2"/>
        <w:rPr>
          <w:rFonts w:hint="eastAsia"/>
        </w:rPr>
      </w:pPr>
      <w:bookmarkStart w:id="161" w:name="_Toc498547723"/>
      <w:r>
        <w:rPr>
          <w:rFonts w:hint="eastAsia"/>
        </w:rPr>
        <w:t>5.</w:t>
      </w:r>
      <w:r w:rsidR="009936CB">
        <w:t>5</w:t>
      </w:r>
      <w:r>
        <w:rPr>
          <w:rFonts w:hint="eastAsia"/>
        </w:rPr>
        <w:t xml:space="preserve"> </w:t>
      </w:r>
      <w:r>
        <w:rPr>
          <w:rFonts w:hint="eastAsia"/>
        </w:rPr>
        <w:t>本章小结</w:t>
      </w:r>
      <w:bookmarkEnd w:id="161"/>
    </w:p>
    <w:p w14:paraId="7879A533" w14:textId="50BE9196" w:rsidR="00F06F4B" w:rsidRPr="004B4B6E" w:rsidRDefault="00F06F4B" w:rsidP="004B4B6E">
      <w:pPr>
        <w:pStyle w:val="1"/>
        <w:ind w:left="240"/>
      </w:pPr>
      <w:r w:rsidRPr="00636514">
        <w:br w:type="page"/>
      </w:r>
      <w:bookmarkStart w:id="162" w:name="_Toc492673782"/>
      <w:bookmarkStart w:id="163" w:name="_Toc498547724"/>
      <w:commentRangeStart w:id="164"/>
      <w:r w:rsidRPr="004B4B6E">
        <w:rPr>
          <w:rFonts w:hint="eastAsia"/>
        </w:rPr>
        <w:lastRenderedPageBreak/>
        <w:t>第</w:t>
      </w:r>
      <w:r w:rsidRPr="004B4B6E">
        <w:rPr>
          <w:rFonts w:hint="eastAsia"/>
        </w:rPr>
        <w:t>6</w:t>
      </w:r>
      <w:r w:rsidRPr="004B4B6E">
        <w:rPr>
          <w:rFonts w:hint="eastAsia"/>
        </w:rPr>
        <w:t>章</w:t>
      </w:r>
      <w:r w:rsidRPr="004B4B6E">
        <w:rPr>
          <w:rFonts w:hint="eastAsia"/>
        </w:rPr>
        <w:t xml:space="preserve"> </w:t>
      </w:r>
      <w:r w:rsidR="00C152F5">
        <w:rPr>
          <w:rFonts w:hint="eastAsia"/>
        </w:rPr>
        <w:t>自动售货机</w:t>
      </w:r>
      <w:commentRangeStart w:id="165"/>
      <w:r w:rsidRPr="004B4B6E">
        <w:rPr>
          <w:rFonts w:hint="eastAsia"/>
        </w:rPr>
        <w:t>终端系统的实现</w:t>
      </w:r>
      <w:bookmarkEnd w:id="162"/>
      <w:r w:rsidRPr="004B4B6E">
        <w:rPr>
          <w:rFonts w:hint="eastAsia"/>
        </w:rPr>
        <w:t xml:space="preserve"> </w:t>
      </w:r>
      <w:commentRangeEnd w:id="165"/>
      <w:r w:rsidR="00E60625" w:rsidRPr="004B4B6E">
        <w:rPr>
          <w:rStyle w:val="aa"/>
          <w:sz w:val="32"/>
          <w:szCs w:val="44"/>
        </w:rPr>
        <w:commentReference w:id="165"/>
      </w:r>
      <w:bookmarkEnd w:id="163"/>
      <w:commentRangeEnd w:id="164"/>
      <w:r w:rsidR="00124AC7">
        <w:rPr>
          <w:rStyle w:val="aa"/>
          <w:rFonts w:eastAsiaTheme="minorEastAsia"/>
          <w:b w:val="0"/>
          <w:bCs w:val="0"/>
          <w:kern w:val="2"/>
        </w:rPr>
        <w:commentReference w:id="164"/>
      </w:r>
    </w:p>
    <w:p w14:paraId="6DC3829F" w14:textId="25D3C635" w:rsidR="00F06F4B"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166" w:name="_Toc492673783"/>
      <w:bookmarkStart w:id="167" w:name="_Toc498547725"/>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166"/>
      <w:bookmarkEnd w:id="167"/>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52"/>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53"/>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168" w:name="_Toc492673784"/>
      <w:bookmarkStart w:id="169" w:name="_Toc498547726"/>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168"/>
      <w:bookmarkEnd w:id="169"/>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3A9D9664"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60">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170" w:name="_Toc492673785"/>
      <w:bookmarkStart w:id="171" w:name="_Toc498547727"/>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170"/>
      <w:bookmarkEnd w:id="171"/>
    </w:p>
    <w:p w14:paraId="043FEA4E" w14:textId="7F0C46C0" w:rsidR="00F06F4B" w:rsidRPr="00636514" w:rsidRDefault="00F06F4B" w:rsidP="00AD581F">
      <w:pPr>
        <w:pStyle w:val="afe"/>
        <w:numPr>
          <w:ilvl w:val="0"/>
          <w:numId w:val="22"/>
        </w:numPr>
        <w:ind w:firstLineChars="0"/>
      </w:pPr>
      <w:bookmarkStart w:id="172" w:name="_Toc492673786"/>
      <w:r w:rsidRPr="00636514">
        <w:rPr>
          <w:rFonts w:hint="eastAsia"/>
        </w:rPr>
        <w:t>购物流程的实现</w:t>
      </w:r>
      <w:bookmarkEnd w:id="172"/>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54"/>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61">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62"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63">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173" w:name="_Toc492673787"/>
      <w:r w:rsidRPr="00636514">
        <w:rPr>
          <w:rFonts w:hint="eastAsia"/>
        </w:rPr>
        <w:t>串口通信实现</w:t>
      </w:r>
      <w:bookmarkEnd w:id="173"/>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64">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174" w:name="_Toc492673788"/>
      <w:r w:rsidRPr="00636514">
        <w:rPr>
          <w:rFonts w:hint="eastAsia"/>
        </w:rPr>
        <w:t>移动支付功能实现</w:t>
      </w:r>
      <w:bookmarkEnd w:id="174"/>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65">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175" w:name="_Toc492673789"/>
      <w:r w:rsidRPr="00534659">
        <w:t>应用版本更新</w:t>
      </w:r>
      <w:bookmarkEnd w:id="175"/>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176" w:name="_Toc492673790"/>
      <w:bookmarkStart w:id="177" w:name="_Toc498547728"/>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commentRangeStart w:id="178"/>
      <w:r w:rsidR="004C4360" w:rsidRPr="00636514">
        <w:rPr>
          <w:rFonts w:hint="eastAsia"/>
        </w:rPr>
        <w:t>总结与展望</w:t>
      </w:r>
      <w:bookmarkEnd w:id="176"/>
      <w:commentRangeEnd w:id="178"/>
      <w:r w:rsidR="008A7BAD">
        <w:rPr>
          <w:rStyle w:val="aa"/>
          <w:rFonts w:eastAsiaTheme="minorEastAsia"/>
          <w:b w:val="0"/>
          <w:bCs w:val="0"/>
          <w:kern w:val="2"/>
        </w:rPr>
        <w:commentReference w:id="178"/>
      </w:r>
      <w:bookmarkEnd w:id="177"/>
    </w:p>
    <w:p w14:paraId="7C1DC207" w14:textId="0C4340D5" w:rsidR="008111E2" w:rsidRPr="00636514" w:rsidRDefault="00660703" w:rsidP="002F4A54">
      <w:pPr>
        <w:ind w:firstLine="480"/>
      </w:pPr>
      <w:r w:rsidRPr="00636514">
        <w:rPr>
          <w:rFonts w:hint="eastAsia"/>
        </w:rPr>
        <w:t>本文描述了</w:t>
      </w:r>
      <w:bookmarkStart w:id="179"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79"/>
    <w:p w14:paraId="6380E774" w14:textId="77777777" w:rsidR="009310F4" w:rsidRPr="00636514" w:rsidRDefault="0055124F" w:rsidP="00042A16">
      <w:pPr>
        <w:pStyle w:val="1"/>
        <w:ind w:leftChars="0" w:left="0"/>
      </w:pPr>
      <w:r w:rsidRPr="00636514">
        <w:br w:type="page"/>
      </w:r>
      <w:bookmarkStart w:id="180" w:name="_Toc492673791"/>
      <w:bookmarkStart w:id="181" w:name="_Toc498547729"/>
      <w:r w:rsidR="009310F4" w:rsidRPr="00636514">
        <w:lastRenderedPageBreak/>
        <w:t>致谢</w:t>
      </w:r>
      <w:bookmarkEnd w:id="180"/>
      <w:bookmarkEnd w:id="181"/>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82" w:name="_Toc498547730"/>
      <w:commentRangeStart w:id="183"/>
      <w:r>
        <w:lastRenderedPageBreak/>
        <w:t>参考文献</w:t>
      </w:r>
      <w:commentRangeEnd w:id="183"/>
      <w:r w:rsidR="00F33837">
        <w:rPr>
          <w:rStyle w:val="aa"/>
          <w:rFonts w:eastAsiaTheme="minorEastAsia"/>
          <w:b w:val="0"/>
          <w:bCs w:val="0"/>
          <w:kern w:val="2"/>
        </w:rPr>
        <w:commentReference w:id="183"/>
      </w:r>
      <w:bookmarkEnd w:id="182"/>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C152F5" w:rsidRPr="00A64293" w:rsidRDefault="00C152F5"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C152F5" w:rsidRDefault="00C152F5"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C152F5" w:rsidRDefault="00C152F5"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C152F5" w:rsidRDefault="00C152F5" w:rsidP="00177BF8">
      <w:pPr>
        <w:ind w:firstLineChars="183" w:firstLine="439"/>
      </w:pPr>
      <w:r>
        <w:rPr>
          <w:rFonts w:hint="eastAsia"/>
        </w:rPr>
        <w:t>（避免重复、遗漏）</w:t>
      </w:r>
    </w:p>
    <w:p w14:paraId="0314E254" w14:textId="533B583A" w:rsidR="00C152F5" w:rsidRDefault="00C152F5">
      <w:pPr>
        <w:pStyle w:val="ab"/>
        <w:ind w:firstLine="480"/>
      </w:pPr>
    </w:p>
  </w:comment>
  <w:comment w:id="4" w:author="Miley Ren" w:date="2017-11-12T15:06:00Z" w:initials="MR">
    <w:p w14:paraId="13D3F2D3" w14:textId="77777777" w:rsidR="00C152F5" w:rsidRPr="006E1E83" w:rsidRDefault="00C152F5"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C152F5" w:rsidRDefault="00C152F5" w:rsidP="005A1C12">
      <w:pPr>
        <w:ind w:firstLine="480"/>
      </w:pPr>
      <w:r w:rsidRPr="006E1E83">
        <w:rPr>
          <w:rFonts w:hint="eastAsia"/>
          <w:color w:val="FF0000"/>
        </w:rPr>
        <w:t>新旧售货机技术对比（后台）</w:t>
      </w:r>
    </w:p>
    <w:p w14:paraId="26AFB811" w14:textId="77777777" w:rsidR="00C152F5" w:rsidRPr="00636514" w:rsidRDefault="00C152F5" w:rsidP="005A1C12">
      <w:pPr>
        <w:pStyle w:val="2"/>
        <w:rPr>
          <w:rFonts w:hint="eastAsia"/>
        </w:rPr>
      </w:pPr>
      <w:bookmarkStart w:id="5" w:name="_Toc498259319"/>
      <w:r>
        <w:rPr>
          <w:lang w:eastAsia="zh-CN"/>
        </w:rPr>
        <w:t>新旧售货机硬件对比</w:t>
      </w:r>
      <w:r>
        <w:rPr>
          <w:rFonts w:hint="eastAsia"/>
          <w:lang w:eastAsia="zh-CN"/>
        </w:rPr>
        <w:t>（终端、网络拓扑图）</w:t>
      </w:r>
      <w:bookmarkEnd w:id="5"/>
    </w:p>
    <w:p w14:paraId="4B4602F3" w14:textId="57EC004A" w:rsidR="00C152F5" w:rsidRDefault="00C152F5">
      <w:pPr>
        <w:pStyle w:val="ab"/>
        <w:ind w:firstLine="480"/>
      </w:pPr>
    </w:p>
  </w:comment>
  <w:comment w:id="6" w:author="Miley Ren" w:date="2017-11-12T15:23:00Z" w:initials="MR">
    <w:p w14:paraId="52A3A764" w14:textId="7CDEC150" w:rsidR="00C152F5" w:rsidRDefault="00C152F5">
      <w:pPr>
        <w:pStyle w:val="ab"/>
        <w:ind w:firstLine="420"/>
        <w:rPr>
          <w:rFonts w:hint="eastAsia"/>
          <w:lang w:eastAsia="zh-CN"/>
        </w:rPr>
      </w:pPr>
      <w:r>
        <w:rPr>
          <w:rStyle w:val="aa"/>
        </w:rPr>
        <w:annotationRef/>
      </w:r>
      <w:r w:rsidRPr="00132E08">
        <w:rPr>
          <w:color w:val="FF0000"/>
        </w:rPr>
        <w:t>摘要应加上云计算和</w:t>
      </w:r>
      <w:r w:rsidRPr="00132E08">
        <w:rPr>
          <w:rFonts w:hint="eastAsia"/>
          <w:color w:val="FF0000"/>
          <w:lang w:eastAsia="zh-CN"/>
        </w:rPr>
        <w:t>SaaS</w:t>
      </w:r>
      <w:r w:rsidRPr="00132E08">
        <w:rPr>
          <w:rFonts w:hint="eastAsia"/>
          <w:color w:val="FF0000"/>
          <w:lang w:eastAsia="zh-CN"/>
        </w:rPr>
        <w:t>、物联网的发展，以及后期使用的技术</w:t>
      </w:r>
      <w:r>
        <w:rPr>
          <w:rFonts w:hint="eastAsia"/>
          <w:color w:val="FF0000"/>
          <w:lang w:eastAsia="zh-CN"/>
        </w:rPr>
        <w:t>背景，结合实际的发展背景</w:t>
      </w:r>
    </w:p>
  </w:comment>
  <w:comment w:id="16" w:author="Miley Ren" w:date="2017-11-08T10:55:00Z" w:initials="MR">
    <w:p w14:paraId="0CC0B1B1" w14:textId="6B4A5D4F" w:rsidR="00C152F5" w:rsidRDefault="00C152F5">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33" w:author="Miley Ren" w:date="2017-11-08T15:03:00Z" w:initials="MR">
    <w:p w14:paraId="5BFB89A7" w14:textId="77777777" w:rsidR="00C152F5" w:rsidRDefault="00C152F5">
      <w:pPr>
        <w:pStyle w:val="ab"/>
        <w:ind w:firstLine="420"/>
        <w:rPr>
          <w:lang w:eastAsia="zh-CN"/>
        </w:rPr>
      </w:pPr>
      <w:r>
        <w:rPr>
          <w:rStyle w:val="aa"/>
        </w:rPr>
        <w:annotationRef/>
      </w:r>
      <w:r>
        <w:rPr>
          <w:rFonts w:hint="eastAsia"/>
          <w:lang w:eastAsia="zh-CN"/>
        </w:rPr>
        <w:t>加入对国内外同类产品与技术的全面、深入综述与分析，从中提取技术难点和开展突破</w:t>
      </w:r>
    </w:p>
    <w:p w14:paraId="5BDCAC66" w14:textId="77777777" w:rsidR="00C152F5" w:rsidRDefault="00C152F5">
      <w:pPr>
        <w:pStyle w:val="ab"/>
        <w:ind w:firstLine="480"/>
        <w:rPr>
          <w:lang w:eastAsia="zh-CN"/>
        </w:rPr>
      </w:pPr>
    </w:p>
    <w:p w14:paraId="3BCEB200" w14:textId="77777777" w:rsidR="00C152F5" w:rsidRDefault="00C152F5">
      <w:pPr>
        <w:pStyle w:val="ab"/>
        <w:ind w:firstLine="480"/>
        <w:rPr>
          <w:lang w:eastAsia="zh-CN"/>
        </w:rPr>
      </w:pPr>
      <w:r>
        <w:rPr>
          <w:lang w:eastAsia="zh-CN"/>
        </w:rPr>
        <w:t>日本或欧美的自动售货机的信息化状态</w:t>
      </w:r>
      <w:r>
        <w:rPr>
          <w:rFonts w:hint="eastAsia"/>
          <w:lang w:eastAsia="zh-CN"/>
        </w:rPr>
        <w:t>，</w:t>
      </w:r>
    </w:p>
    <w:p w14:paraId="038F87E4" w14:textId="77777777" w:rsidR="00C152F5" w:rsidRDefault="00C152F5">
      <w:pPr>
        <w:pStyle w:val="ab"/>
        <w:ind w:firstLine="480"/>
        <w:rPr>
          <w:lang w:eastAsia="zh-CN"/>
        </w:rPr>
      </w:pPr>
      <w:r>
        <w:rPr>
          <w:lang w:eastAsia="zh-CN"/>
        </w:rPr>
        <w:t>有哪些新颖的东西</w:t>
      </w:r>
      <w:r>
        <w:rPr>
          <w:rFonts w:hint="eastAsia"/>
          <w:lang w:eastAsia="zh-CN"/>
        </w:rPr>
        <w:t>，有哪些信息化的适合解决中国的问题的东西</w:t>
      </w:r>
    </w:p>
    <w:p w14:paraId="345CD9CB" w14:textId="77777777" w:rsidR="00C152F5" w:rsidRDefault="00C152F5">
      <w:pPr>
        <w:pStyle w:val="ab"/>
        <w:ind w:firstLine="480"/>
        <w:rPr>
          <w:lang w:eastAsia="zh-CN"/>
        </w:rPr>
      </w:pPr>
      <w:r>
        <w:rPr>
          <w:lang w:eastAsia="zh-CN"/>
        </w:rPr>
        <w:t>有哪些可以借鉴的东西</w:t>
      </w:r>
    </w:p>
    <w:p w14:paraId="691C21C7" w14:textId="77777777" w:rsidR="00C152F5" w:rsidRDefault="00C152F5">
      <w:pPr>
        <w:pStyle w:val="ab"/>
        <w:ind w:firstLine="480"/>
        <w:rPr>
          <w:lang w:eastAsia="zh-CN"/>
        </w:rPr>
      </w:pPr>
    </w:p>
    <w:p w14:paraId="7748B1BF" w14:textId="77777777" w:rsidR="00C152F5" w:rsidRDefault="00C152F5">
      <w:pPr>
        <w:pStyle w:val="ab"/>
        <w:ind w:firstLine="480"/>
        <w:rPr>
          <w:lang w:eastAsia="zh-CN"/>
        </w:rPr>
      </w:pPr>
    </w:p>
    <w:p w14:paraId="3AD7E027" w14:textId="77777777" w:rsidR="00C152F5" w:rsidRDefault="00C152F5">
      <w:pPr>
        <w:pStyle w:val="ab"/>
        <w:ind w:firstLine="480"/>
        <w:rPr>
          <w:lang w:eastAsia="zh-CN"/>
        </w:rPr>
      </w:pPr>
      <w:r>
        <w:rPr>
          <w:lang w:eastAsia="zh-CN"/>
        </w:rPr>
        <w:t>物联网</w:t>
      </w:r>
    </w:p>
    <w:p w14:paraId="06BF0413" w14:textId="77777777" w:rsidR="00C152F5" w:rsidRDefault="00C152F5">
      <w:pPr>
        <w:pStyle w:val="ab"/>
        <w:ind w:firstLine="480"/>
        <w:rPr>
          <w:lang w:eastAsia="zh-CN"/>
        </w:rPr>
      </w:pPr>
      <w:r>
        <w:rPr>
          <w:lang w:eastAsia="zh-CN"/>
        </w:rPr>
        <w:t>中国大型厂商的合作</w:t>
      </w:r>
    </w:p>
    <w:p w14:paraId="690C0073" w14:textId="77777777" w:rsidR="00C152F5" w:rsidRDefault="00C152F5">
      <w:pPr>
        <w:pStyle w:val="ab"/>
        <w:ind w:firstLine="480"/>
        <w:rPr>
          <w:lang w:eastAsia="zh-CN"/>
        </w:rPr>
      </w:pPr>
    </w:p>
    <w:p w14:paraId="0C7A3AC9" w14:textId="77777777" w:rsidR="00C152F5" w:rsidRDefault="00C152F5">
      <w:pPr>
        <w:pStyle w:val="ab"/>
        <w:ind w:firstLine="480"/>
        <w:rPr>
          <w:lang w:eastAsia="zh-CN"/>
        </w:rPr>
      </w:pPr>
      <w:r>
        <w:rPr>
          <w:lang w:eastAsia="zh-CN"/>
        </w:rPr>
        <w:t>存在哪些问题</w:t>
      </w:r>
    </w:p>
    <w:p w14:paraId="482DDFED" w14:textId="77777777" w:rsidR="00C152F5" w:rsidRDefault="00C152F5">
      <w:pPr>
        <w:pStyle w:val="ab"/>
        <w:ind w:firstLine="480"/>
      </w:pPr>
      <w:r>
        <w:rPr>
          <w:lang w:eastAsia="zh-CN"/>
        </w:rPr>
        <w:t>从中提取难点和突破</w:t>
      </w:r>
    </w:p>
  </w:comment>
  <w:comment w:id="34" w:author="Miley Ren" w:date="2017-11-12T16:16:00Z" w:initials="MR">
    <w:p w14:paraId="3C9AE040" w14:textId="77777777" w:rsidR="00C152F5" w:rsidRDefault="00C152F5" w:rsidP="00FC683A">
      <w:pPr>
        <w:pStyle w:val="ab"/>
        <w:ind w:firstLine="420"/>
      </w:pPr>
      <w:r>
        <w:rPr>
          <w:rStyle w:val="aa"/>
        </w:rPr>
        <w:annotationRef/>
      </w:r>
      <w:r>
        <w:rPr>
          <w:rFonts w:hint="eastAsia"/>
          <w:lang w:eastAsia="zh-CN"/>
        </w:rPr>
        <w:t>4G</w:t>
      </w:r>
      <w:r>
        <w:rPr>
          <w:rFonts w:hint="eastAsia"/>
          <w:lang w:eastAsia="zh-CN"/>
        </w:rPr>
        <w:t>技术要不要加，技术的分析到底要放在哪个位置</w:t>
      </w:r>
    </w:p>
    <w:p w14:paraId="4B04010D" w14:textId="73A92FC7" w:rsidR="00C152F5" w:rsidRDefault="00C152F5">
      <w:pPr>
        <w:pStyle w:val="ab"/>
        <w:ind w:firstLine="480"/>
      </w:pPr>
    </w:p>
  </w:comment>
  <w:comment w:id="64" w:author="Miley Ren" w:date="2017-11-13T09:59:00Z" w:initials="MR">
    <w:p w14:paraId="1F5562C3" w14:textId="77777777" w:rsidR="00C152F5" w:rsidRDefault="00C152F5">
      <w:pPr>
        <w:pStyle w:val="ab"/>
        <w:ind w:firstLine="420"/>
        <w:rPr>
          <w:lang w:eastAsia="zh-CN"/>
        </w:rPr>
      </w:pPr>
      <w:r>
        <w:rPr>
          <w:rStyle w:val="aa"/>
        </w:rPr>
        <w:annotationRef/>
      </w:r>
      <w:r>
        <w:rPr>
          <w:rFonts w:hint="eastAsia"/>
          <w:lang w:eastAsia="zh-CN"/>
        </w:rPr>
        <w:t>SaaS</w:t>
      </w:r>
      <w:r>
        <w:rPr>
          <w:lang w:eastAsia="zh-CN"/>
        </w:rPr>
        <w:t>系统架构</w:t>
      </w:r>
      <w:r>
        <w:rPr>
          <w:rFonts w:hint="eastAsia"/>
          <w:lang w:eastAsia="zh-CN"/>
        </w:rPr>
        <w:t>、</w:t>
      </w:r>
    </w:p>
    <w:p w14:paraId="74271E70" w14:textId="77777777" w:rsidR="00C152F5" w:rsidRDefault="00C152F5">
      <w:pPr>
        <w:pStyle w:val="ab"/>
        <w:ind w:firstLine="480"/>
        <w:rPr>
          <w:lang w:eastAsia="zh-CN"/>
        </w:rPr>
      </w:pPr>
      <w:r>
        <w:t>网络架构</w:t>
      </w:r>
      <w:r>
        <w:rPr>
          <w:rFonts w:hint="eastAsia"/>
          <w:lang w:eastAsia="zh-CN"/>
        </w:rPr>
        <w:t>、逻辑架构、</w:t>
      </w:r>
    </w:p>
    <w:p w14:paraId="72639C83" w14:textId="77777777" w:rsidR="00C152F5" w:rsidRDefault="00C152F5">
      <w:pPr>
        <w:pStyle w:val="ab"/>
        <w:ind w:firstLine="480"/>
        <w:rPr>
          <w:lang w:eastAsia="zh-CN"/>
        </w:rPr>
      </w:pPr>
      <w:r>
        <w:t>技术架构</w:t>
      </w:r>
      <w:r>
        <w:rPr>
          <w:rFonts w:hint="eastAsia"/>
          <w:lang w:eastAsia="zh-CN"/>
        </w:rPr>
        <w:t>、</w:t>
      </w:r>
    </w:p>
    <w:p w14:paraId="573F6A8E" w14:textId="72784BEB" w:rsidR="00C152F5" w:rsidRDefault="00C152F5">
      <w:pPr>
        <w:pStyle w:val="ab"/>
        <w:ind w:firstLine="480"/>
        <w:rPr>
          <w:lang w:eastAsia="zh-CN"/>
        </w:rPr>
      </w:pPr>
      <w:r>
        <w:rPr>
          <w:rFonts w:hint="eastAsia"/>
          <w:lang w:eastAsia="zh-CN"/>
        </w:rPr>
        <w:t>软件架构、</w:t>
      </w:r>
    </w:p>
    <w:p w14:paraId="716D39B7" w14:textId="36E7B6FB" w:rsidR="00C152F5" w:rsidRDefault="00C152F5">
      <w:pPr>
        <w:pStyle w:val="ab"/>
        <w:ind w:firstLine="480"/>
      </w:pPr>
      <w:r>
        <w:rPr>
          <w:rFonts w:hint="eastAsia"/>
          <w:lang w:eastAsia="zh-CN"/>
        </w:rPr>
        <w:t>功能架构</w:t>
      </w:r>
    </w:p>
  </w:comment>
  <w:comment w:id="66" w:author="Miley Ren" w:date="2017-11-13T17:22:00Z" w:initials="MR">
    <w:p w14:paraId="497CEE3D" w14:textId="015DA7D5" w:rsidR="00C152F5" w:rsidRDefault="00C152F5">
      <w:pPr>
        <w:pStyle w:val="ab"/>
        <w:ind w:firstLine="420"/>
      </w:pPr>
      <w:r>
        <w:rPr>
          <w:rStyle w:val="aa"/>
        </w:rPr>
        <w:annotationRef/>
      </w:r>
      <w:r>
        <w:t>加上串口通信这一块的内容</w:t>
      </w:r>
    </w:p>
    <w:p w14:paraId="4AA958A3" w14:textId="6F5E1F96" w:rsidR="00C152F5" w:rsidRDefault="00C152F5">
      <w:pPr>
        <w:pStyle w:val="ab"/>
        <w:ind w:firstLine="480"/>
      </w:pPr>
      <w:r>
        <w:t>或者把串口通信放到实现那一章</w:t>
      </w:r>
    </w:p>
  </w:comment>
  <w:comment w:id="71" w:author="Miley Ren" w:date="2017-11-08T10:51:00Z" w:initials="MR">
    <w:p w14:paraId="4BDDAAA3" w14:textId="77777777" w:rsidR="00C152F5" w:rsidRDefault="00C152F5" w:rsidP="005229F2">
      <w:pPr>
        <w:ind w:firstLine="420"/>
      </w:pPr>
      <w:r>
        <w:rPr>
          <w:rStyle w:val="aa"/>
        </w:rPr>
        <w:annotationRef/>
      </w:r>
      <w:r>
        <w:rPr>
          <w:rFonts w:hint="eastAsia"/>
        </w:rPr>
        <w:t>（缺乏网络架构、安全性问题的考虑。参考论文</w:t>
      </w:r>
      <w:r>
        <w:rPr>
          <w:rFonts w:hint="eastAsia"/>
        </w:rPr>
        <w:t>3.2.1</w:t>
      </w:r>
      <w:r>
        <w:rPr>
          <w:rFonts w:hint="eastAsia"/>
        </w:rPr>
        <w:t>中的网络拓补图，不写外网，外网直接通过防火墙。一个个</w:t>
      </w:r>
      <w:r>
        <w:rPr>
          <w:rFonts w:hint="eastAsia"/>
        </w:rPr>
        <w:t>APP</w:t>
      </w:r>
      <w:r>
        <w:rPr>
          <w:rFonts w:hint="eastAsia"/>
        </w:rPr>
        <w:t>终端，管理员替换一般用户。一部分通过</w:t>
      </w:r>
      <w:r>
        <w:rPr>
          <w:rFonts w:hint="eastAsia"/>
        </w:rPr>
        <w:t>Internet</w:t>
      </w:r>
      <w:r>
        <w:rPr>
          <w:rFonts w:hint="eastAsia"/>
        </w:rPr>
        <w:t>，另一部分通过移动终端访问的。</w:t>
      </w:r>
    </w:p>
    <w:p w14:paraId="11E807B5" w14:textId="77777777" w:rsidR="00C152F5" w:rsidRDefault="00C152F5" w:rsidP="005229F2">
      <w:pPr>
        <w:ind w:firstLine="480"/>
      </w:pPr>
      <w:r>
        <w:rPr>
          <w:rFonts w:hint="eastAsia"/>
        </w:rPr>
        <w:t>软件架构参考图</w:t>
      </w:r>
      <w:r>
        <w:rPr>
          <w:rFonts w:hint="eastAsia"/>
        </w:rPr>
        <w:t>3-2</w:t>
      </w:r>
      <w:r>
        <w:rPr>
          <w:rFonts w:hint="eastAsia"/>
        </w:rPr>
        <w:t>。技术架构图</w:t>
      </w:r>
      <w:r>
        <w:rPr>
          <w:rFonts w:hint="eastAsia"/>
        </w:rPr>
        <w:t>+</w:t>
      </w:r>
      <w:r>
        <w:rPr>
          <w:rFonts w:hint="eastAsia"/>
        </w:rPr>
        <w:t>逻辑架构图。</w:t>
      </w:r>
    </w:p>
    <w:p w14:paraId="0D7C7217" w14:textId="77777777" w:rsidR="00C152F5" w:rsidRDefault="00C152F5" w:rsidP="005229F2">
      <w:pPr>
        <w:ind w:firstLine="480"/>
      </w:pPr>
      <w:r>
        <w:rPr>
          <w:rFonts w:hint="eastAsia"/>
        </w:rPr>
        <w:t>因为是云平台，</w:t>
      </w:r>
      <w:r w:rsidRPr="00463990">
        <w:rPr>
          <w:rFonts w:hint="eastAsia"/>
          <w:color w:val="FF0000"/>
        </w:rPr>
        <w:t>要考虑安全问题</w:t>
      </w:r>
      <w:r>
        <w:rPr>
          <w:rFonts w:hint="eastAsia"/>
        </w:rPr>
        <w:t>，可参考宝山区第五章的图。对图有文字的描述和说明。</w:t>
      </w:r>
    </w:p>
    <w:p w14:paraId="7A318CD5" w14:textId="77777777" w:rsidR="00C152F5" w:rsidRDefault="00C152F5" w:rsidP="005229F2">
      <w:pPr>
        <w:ind w:firstLineChars="83" w:firstLine="199"/>
      </w:pPr>
      <w:r>
        <w:rPr>
          <w:rFonts w:hint="eastAsia"/>
        </w:rPr>
        <w:t>技术架构，将其具体化</w:t>
      </w:r>
    </w:p>
    <w:p w14:paraId="59F4B539" w14:textId="77777777" w:rsidR="00C152F5" w:rsidRDefault="00C152F5" w:rsidP="005229F2">
      <w:pPr>
        <w:ind w:firstLine="480"/>
      </w:pPr>
      <w:r>
        <w:rPr>
          <w:rFonts w:hint="eastAsia"/>
        </w:rPr>
        <w:t>）</w:t>
      </w:r>
    </w:p>
    <w:p w14:paraId="6360FDAF" w14:textId="1AF10722" w:rsidR="00C152F5" w:rsidRPr="005229F2" w:rsidRDefault="00C152F5">
      <w:pPr>
        <w:pStyle w:val="ab"/>
        <w:ind w:firstLine="480"/>
        <w:rPr>
          <w:lang w:val="en-US"/>
        </w:rPr>
      </w:pPr>
    </w:p>
  </w:comment>
  <w:comment w:id="81" w:author="Miley Ren" w:date="2017-11-08T10:52:00Z" w:initials="MR">
    <w:p w14:paraId="0F70DA5E" w14:textId="77777777" w:rsidR="00C152F5" w:rsidRDefault="00C152F5">
      <w:pPr>
        <w:pStyle w:val="ab"/>
        <w:ind w:firstLine="420"/>
        <w:rPr>
          <w:lang w:eastAsia="zh-CN"/>
        </w:rPr>
      </w:pPr>
      <w:r>
        <w:rPr>
          <w:rStyle w:val="aa"/>
        </w:rPr>
        <w:annotationRef/>
      </w:r>
    </w:p>
    <w:p w14:paraId="063A042B" w14:textId="7521F4A0" w:rsidR="00C152F5" w:rsidRDefault="00C152F5">
      <w:pPr>
        <w:pStyle w:val="ab"/>
        <w:ind w:firstLine="480"/>
        <w:rPr>
          <w:lang w:eastAsia="zh-CN"/>
        </w:rPr>
      </w:pPr>
      <w:r>
        <w:rPr>
          <w:lang w:eastAsia="zh-CN"/>
        </w:rPr>
        <w:t>添加</w:t>
      </w:r>
      <w:r>
        <w:rPr>
          <w:rFonts w:hint="eastAsia"/>
          <w:lang w:eastAsia="zh-CN"/>
        </w:rPr>
        <w:t>SaaS</w:t>
      </w:r>
      <w:r>
        <w:rPr>
          <w:rFonts w:hint="eastAsia"/>
          <w:lang w:eastAsia="zh-CN"/>
        </w:rPr>
        <w:t>的详细实现和云平台的详细实线</w:t>
      </w:r>
    </w:p>
    <w:p w14:paraId="2C1B46A5" w14:textId="777608BC" w:rsidR="00C152F5" w:rsidRDefault="00C152F5">
      <w:pPr>
        <w:pStyle w:val="ab"/>
        <w:ind w:firstLine="480"/>
        <w:rPr>
          <w:lang w:eastAsia="zh-CN"/>
        </w:rPr>
      </w:pPr>
      <w:r>
        <w:rPr>
          <w:lang w:eastAsia="zh-CN"/>
        </w:rPr>
        <w:t>加上监控模块的实现</w:t>
      </w:r>
    </w:p>
    <w:p w14:paraId="071D6577" w14:textId="77777777" w:rsidR="00C152F5" w:rsidRDefault="00C152F5">
      <w:pPr>
        <w:pStyle w:val="ab"/>
        <w:ind w:firstLine="480"/>
        <w:rPr>
          <w:lang w:eastAsia="zh-CN"/>
        </w:rPr>
      </w:pPr>
    </w:p>
    <w:p w14:paraId="6D243049" w14:textId="2D71F053" w:rsidR="00C152F5" w:rsidRDefault="00C152F5">
      <w:pPr>
        <w:pStyle w:val="ab"/>
        <w:ind w:firstLine="480"/>
        <w:rPr>
          <w:lang w:eastAsia="zh-CN"/>
        </w:rPr>
      </w:pPr>
      <w:r w:rsidRPr="00EC575E">
        <w:rPr>
          <w:rFonts w:hint="eastAsia"/>
          <w:color w:val="FF0000"/>
          <w:lang w:eastAsia="zh-CN"/>
        </w:rPr>
        <w:t>加几个类图，</w:t>
      </w:r>
      <w:r>
        <w:rPr>
          <w:rFonts w:hint="eastAsia"/>
          <w:lang w:eastAsia="zh-CN"/>
        </w:rPr>
        <w:t>贴两段代码</w:t>
      </w:r>
    </w:p>
    <w:p w14:paraId="205D6299" w14:textId="77777777" w:rsidR="00C152F5" w:rsidRDefault="00C152F5">
      <w:pPr>
        <w:pStyle w:val="ab"/>
        <w:ind w:firstLine="480"/>
        <w:rPr>
          <w:lang w:eastAsia="zh-CN"/>
        </w:rPr>
      </w:pPr>
    </w:p>
    <w:p w14:paraId="2BAB5927" w14:textId="3F2C4D85" w:rsidR="00C152F5" w:rsidRDefault="00C152F5">
      <w:pPr>
        <w:pStyle w:val="ab"/>
        <w:ind w:firstLine="480"/>
      </w:pPr>
      <w:r>
        <w:rPr>
          <w:rFonts w:hint="eastAsia"/>
          <w:lang w:eastAsia="zh-CN"/>
        </w:rPr>
        <w:t>贴一些截图</w:t>
      </w:r>
    </w:p>
  </w:comment>
  <w:comment w:id="153" w:author="Miley Ren" w:date="2017-11-08T15:06:00Z" w:initials="MR">
    <w:p w14:paraId="6B3C735C" w14:textId="5EA518EF" w:rsidR="00C152F5" w:rsidRDefault="00C152F5">
      <w:pPr>
        <w:pStyle w:val="ab"/>
        <w:ind w:firstLine="420"/>
      </w:pPr>
      <w:r>
        <w:rPr>
          <w:rStyle w:val="aa"/>
        </w:rPr>
        <w:annotationRef/>
      </w:r>
      <w:r>
        <w:rPr>
          <w:rFonts w:hint="eastAsia"/>
          <w:lang w:eastAsia="zh-CN"/>
        </w:rPr>
        <w:t>这段代码可以删除</w:t>
      </w:r>
    </w:p>
  </w:comment>
  <w:comment w:id="165" w:author="Miley Ren" w:date="2017-11-08T15:06:00Z" w:initials="MR">
    <w:p w14:paraId="0103BB48" w14:textId="1EB84181" w:rsidR="00C152F5" w:rsidRDefault="00C152F5">
      <w:pPr>
        <w:pStyle w:val="ab"/>
        <w:ind w:firstLine="420"/>
        <w:rPr>
          <w:lang w:eastAsia="zh-CN"/>
        </w:rPr>
      </w:pPr>
      <w:r>
        <w:rPr>
          <w:rStyle w:val="aa"/>
        </w:rPr>
        <w:annotationRef/>
      </w:r>
      <w:r>
        <w:rPr>
          <w:rFonts w:hint="eastAsia"/>
          <w:lang w:eastAsia="zh-CN"/>
        </w:rPr>
        <w:t>缺乏对硬件构成和互联方式等做交代，在此基础上进行售货机终端的描述</w:t>
      </w:r>
    </w:p>
    <w:p w14:paraId="50617957" w14:textId="36D259ED" w:rsidR="00C152F5" w:rsidRDefault="00C152F5">
      <w:pPr>
        <w:pStyle w:val="ab"/>
        <w:ind w:firstLine="480"/>
        <w:rPr>
          <w:lang w:eastAsia="zh-CN"/>
        </w:rPr>
      </w:pPr>
      <w:r w:rsidRPr="008E0546">
        <w:rPr>
          <w:color w:val="FF0000"/>
          <w:lang w:eastAsia="zh-CN"/>
        </w:rPr>
        <w:t>改造方式</w:t>
      </w:r>
      <w:r>
        <w:rPr>
          <w:rFonts w:hint="eastAsia"/>
          <w:lang w:eastAsia="zh-CN"/>
        </w:rPr>
        <w:t>、</w:t>
      </w:r>
      <w:r>
        <w:rPr>
          <w:lang w:eastAsia="zh-CN"/>
        </w:rPr>
        <w:t>硬件结构图</w:t>
      </w:r>
      <w:r>
        <w:rPr>
          <w:rFonts w:hint="eastAsia"/>
          <w:lang w:eastAsia="zh-CN"/>
        </w:rPr>
        <w:t>（</w:t>
      </w:r>
      <w:r>
        <w:rPr>
          <w:rFonts w:hint="eastAsia"/>
          <w:lang w:eastAsia="zh-CN"/>
        </w:rPr>
        <w:t>Android</w:t>
      </w:r>
      <w:r>
        <w:rPr>
          <w:rFonts w:hint="eastAsia"/>
          <w:lang w:eastAsia="zh-CN"/>
        </w:rPr>
        <w:t>设备怎么外接的，按钮是否保存了）</w:t>
      </w:r>
    </w:p>
    <w:p w14:paraId="08DE4AE1" w14:textId="77777777" w:rsidR="00C152F5" w:rsidRDefault="00C152F5">
      <w:pPr>
        <w:pStyle w:val="ab"/>
        <w:ind w:firstLine="480"/>
        <w:rPr>
          <w:lang w:eastAsia="zh-CN"/>
        </w:rPr>
      </w:pPr>
    </w:p>
    <w:p w14:paraId="735746E9" w14:textId="77F08972" w:rsidR="00C152F5" w:rsidRDefault="00C152F5">
      <w:pPr>
        <w:pStyle w:val="ab"/>
        <w:ind w:firstLine="480"/>
        <w:rPr>
          <w:rFonts w:hint="eastAsia"/>
        </w:rPr>
      </w:pPr>
      <w:r>
        <w:rPr>
          <w:lang w:eastAsia="zh-CN"/>
        </w:rPr>
        <w:t>通信接口的实现</w:t>
      </w:r>
    </w:p>
  </w:comment>
  <w:comment w:id="164" w:author="Miley Ren" w:date="2017-11-15T23:34:00Z" w:initials="MR">
    <w:p w14:paraId="6E7D04E1" w14:textId="28E2F72D" w:rsidR="00124AC7" w:rsidRDefault="00124AC7">
      <w:pPr>
        <w:pStyle w:val="ab"/>
        <w:ind w:firstLine="420"/>
      </w:pPr>
      <w:r>
        <w:rPr>
          <w:rStyle w:val="aa"/>
        </w:rPr>
        <w:annotationRef/>
      </w:r>
      <w:r>
        <w:t>监控终端结构图</w:t>
      </w:r>
    </w:p>
  </w:comment>
  <w:comment w:id="178" w:author="Miley Ren" w:date="2017-11-12T08:30:00Z" w:initials="MR">
    <w:p w14:paraId="3CF0E107" w14:textId="405855CA" w:rsidR="00C152F5" w:rsidRDefault="00C152F5">
      <w:pPr>
        <w:pStyle w:val="ab"/>
        <w:ind w:firstLine="420"/>
      </w:pPr>
      <w:r>
        <w:rPr>
          <w:rStyle w:val="aa"/>
        </w:rPr>
        <w:annotationRef/>
      </w:r>
      <w:r>
        <w:t>总结和展望好好写</w:t>
      </w:r>
    </w:p>
  </w:comment>
  <w:comment w:id="183" w:author="Miley Ren" w:date="2017-11-11T23:31:00Z" w:initials="MR">
    <w:p w14:paraId="34477B32" w14:textId="02673968" w:rsidR="00C152F5" w:rsidRDefault="00C152F5">
      <w:pPr>
        <w:pStyle w:val="ab"/>
        <w:ind w:firstLine="420"/>
      </w:pPr>
      <w:r>
        <w:rPr>
          <w:rStyle w:val="aa"/>
        </w:rPr>
        <w:annotationRef/>
      </w:r>
      <w:r>
        <w:t>参考文献重写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482DDFED" w15:done="0"/>
  <w15:commentEx w15:paraId="4B04010D" w15:done="0"/>
  <w15:commentEx w15:paraId="716D39B7" w15:done="0"/>
  <w15:commentEx w15:paraId="4AA958A3" w15:done="0"/>
  <w15:commentEx w15:paraId="6360FDAF" w15:done="0"/>
  <w15:commentEx w15:paraId="2BAB5927" w15:done="0"/>
  <w15:commentEx w15:paraId="6B3C735C" w15:done="0"/>
  <w15:commentEx w15:paraId="735746E9" w15:done="0"/>
  <w15:commentEx w15:paraId="6E7D04E1" w15:done="0"/>
  <w15:commentEx w15:paraId="3CF0E107" w15:done="0"/>
  <w15:commentEx w15:paraId="34477B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4392E6" w14:textId="77777777" w:rsidR="009375F4" w:rsidRPr="005B5109" w:rsidRDefault="009375F4" w:rsidP="005B5109">
      <w:pPr>
        <w:pStyle w:val="a6"/>
        <w:ind w:firstLineChars="0" w:firstLine="0"/>
      </w:pPr>
    </w:p>
  </w:endnote>
  <w:endnote w:type="continuationSeparator" w:id="0">
    <w:p w14:paraId="372381BA" w14:textId="77777777" w:rsidR="009375F4" w:rsidRPr="005651D7" w:rsidRDefault="009375F4" w:rsidP="005651D7">
      <w:pPr>
        <w:pStyle w:val="a6"/>
        <w:ind w:firstLineChars="0" w:firstLine="0"/>
      </w:pPr>
    </w:p>
  </w:endnote>
  <w:endnote w:type="continuationNotice" w:id="1">
    <w:p w14:paraId="447B0BD1" w14:textId="77777777" w:rsidR="009375F4" w:rsidRPr="00632ABF" w:rsidRDefault="009375F4" w:rsidP="005651D7">
      <w:pPr>
        <w:pStyle w:val="a6"/>
        <w:ind w:firstLineChars="0" w:firstLine="0"/>
      </w:pPr>
    </w:p>
  </w:endnote>
  <w:endnote w:id="2">
    <w:p w14:paraId="22BD2F37" w14:textId="2DA08848"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66388C64" w14:textId="249E71B3" w:rsidR="00C152F5" w:rsidRPr="00C178D5" w:rsidRDefault="00C152F5"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C152F5" w:rsidRPr="00DD45F9" w:rsidRDefault="00C152F5"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C152F5" w:rsidRPr="004B1D41" w:rsidRDefault="00C152F5"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C152F5" w:rsidRPr="00787D88" w:rsidRDefault="00C152F5" w:rsidP="00787D88">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C152F5" w:rsidRPr="00932E5A" w:rsidRDefault="00C152F5" w:rsidP="009163E8">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C152F5" w:rsidRPr="00787D88" w:rsidRDefault="00C152F5" w:rsidP="0095376A">
      <w:pPr>
        <w:spacing w:line="276" w:lineRule="auto"/>
        <w:ind w:firstLineChars="0" w:firstLine="0"/>
        <w:rPr>
          <w:rFonts w:asciiTheme="minorEastAsia" w:hAnsiTheme="minorEastAsia" w:hint="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C152F5" w:rsidRPr="00932E5A" w:rsidRDefault="00C152F5" w:rsidP="00932E5A">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C152F5" w:rsidRPr="00FF5FEF" w:rsidRDefault="00C152F5" w:rsidP="00932E5A">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2D988957" w14:textId="77777777" w:rsidR="00C152F5" w:rsidRPr="006B1015" w:rsidRDefault="00C152F5" w:rsidP="008F5849">
      <w:pPr>
        <w:spacing w:line="276" w:lineRule="auto"/>
        <w:ind w:firstLineChars="0" w:firstLine="0"/>
        <w:rPr>
          <w:rFonts w:asciiTheme="minorEastAsia" w:hAnsiTheme="minorEastAsia" w:hint="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p>
  </w:endnote>
  <w:endnote w:id="12">
    <w:p w14:paraId="663BFB67" w14:textId="77777777" w:rsidR="00C152F5" w:rsidRPr="00B70C8B" w:rsidRDefault="00C152F5" w:rsidP="00844A57">
      <w:pPr>
        <w:spacing w:line="276" w:lineRule="auto"/>
        <w:ind w:firstLineChars="0" w:firstLine="0"/>
        <w:rPr>
          <w:rFonts w:hint="eastAsia"/>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3">
    <w:p w14:paraId="2A0E3678" w14:textId="2D459B89" w:rsidR="00C152F5" w:rsidRPr="000F5EB3" w:rsidRDefault="00C152F5" w:rsidP="000F5EB3">
      <w:pPr>
        <w:spacing w:line="276" w:lineRule="auto"/>
        <w:ind w:firstLineChars="0" w:firstLine="0"/>
        <w:rPr>
          <w:rFonts w:hint="eastAsia"/>
          <w:lang w:val="x-none"/>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Wu L, Garg S K, Buyya R. SLA-Based Resource Allocation for Software as a Service Provider (SaaS) in Cloud Computing Environments[C]// Ieee/acm International Symposium on Cluster, Cloud and Grid Computing. IEEE Computer Society, 2011:195-204.</w:t>
      </w:r>
    </w:p>
  </w:endnote>
  <w:endnote w:id="14">
    <w:p w14:paraId="5D8FFB81" w14:textId="2E20C2A3" w:rsidR="00C152F5" w:rsidRPr="00565088" w:rsidRDefault="00C152F5" w:rsidP="00565088">
      <w:pPr>
        <w:spacing w:line="276" w:lineRule="auto"/>
        <w:ind w:firstLineChars="0" w:firstLine="0"/>
        <w:rPr>
          <w:rFonts w:hint="eastAsia"/>
          <w:lang w:val="x-none"/>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软件:电子版, 2013(5):115-116.</w:t>
      </w:r>
    </w:p>
  </w:endnote>
  <w:endnote w:id="15">
    <w:p w14:paraId="0FAA810C" w14:textId="7D833711"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77CC4A02"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9">
    <w:p w14:paraId="1D4D37C5" w14:textId="485E7FE7" w:rsidR="00C152F5" w:rsidRPr="003A5F94" w:rsidRDefault="00C152F5" w:rsidP="000F5EB3">
      <w:pPr>
        <w:spacing w:line="276" w:lineRule="auto"/>
        <w:ind w:firstLineChars="0" w:firstLine="0"/>
        <w:rPr>
          <w:rFonts w:asciiTheme="minorEastAsia" w:hAnsiTheme="minorEastAsia" w:hint="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Cusumano M. Cloud computing and SaaS as new computing platforms[M]. ACM, 2010.</w:t>
      </w:r>
    </w:p>
  </w:endnote>
  <w:endnote w:id="20">
    <w:p w14:paraId="3D2336A2" w14:textId="7C4E8F9E" w:rsidR="00C152F5" w:rsidRPr="003B7152" w:rsidRDefault="00C152F5" w:rsidP="003B7152">
      <w:pPr>
        <w:spacing w:line="276" w:lineRule="auto"/>
        <w:ind w:firstLineChars="0" w:firstLine="0"/>
        <w:rPr>
          <w:rFonts w:hint="eastAsia"/>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3B7152">
        <w:rPr>
          <w:rFonts w:asciiTheme="minorEastAsia" w:hAnsiTheme="minorEastAsia"/>
          <w:szCs w:val="24"/>
        </w:rPr>
        <w:t xml:space="preserve"> Frederick Chong , Gianpaolo Carraro .Architecture Strategies for</w:t>
      </w:r>
      <w:r w:rsidRPr="003B7152">
        <w:rPr>
          <w:rFonts w:asciiTheme="minorEastAsia" w:hAnsiTheme="minorEastAsia"/>
          <w:szCs w:val="24"/>
        </w:rPr>
        <w:br/>
        <w:t>Catching the Long Tai [ EB/OL ] .http :// msdn2 .microsoft .</w:t>
      </w:r>
      <w:r w:rsidRPr="003B7152">
        <w:rPr>
          <w:rFonts w:asciiTheme="minorEastAsia" w:hAnsiTheme="minorEastAsia"/>
          <w:szCs w:val="24"/>
        </w:rPr>
        <w:br/>
        <w:t>com/ en -us/ library/ Aa479069 .aspx , 2006 -12 -10 .</w:t>
      </w:r>
    </w:p>
  </w:endnote>
  <w:endnote w:id="21">
    <w:p w14:paraId="49837AD0" w14:textId="3C9EE9C4" w:rsidR="00C152F5" w:rsidRPr="00527EC9" w:rsidRDefault="00C152F5" w:rsidP="00527EC9">
      <w:pPr>
        <w:spacing w:line="276" w:lineRule="auto"/>
        <w:ind w:firstLineChars="0" w:firstLine="0"/>
        <w:rPr>
          <w:rFonts w:asciiTheme="minorEastAsia" w:hAnsiTheme="minorEastAsia" w:hint="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C152F5" w:rsidRPr="003A5F94" w:rsidRDefault="00C152F5" w:rsidP="003A5F94">
      <w:pPr>
        <w:spacing w:line="276" w:lineRule="auto"/>
        <w:ind w:firstLineChars="0" w:firstLine="0"/>
        <w:rPr>
          <w:rFonts w:hint="eastAsia"/>
          <w:lang w:val="x-none"/>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18FFE2F7"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24">
    <w:p w14:paraId="3FC90C2A" w14:textId="77777777" w:rsidR="00C152F5" w:rsidRPr="004B1D41" w:rsidRDefault="00C152F5"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5">
    <w:p w14:paraId="08AB0EB0" w14:textId="04ACE07E"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26">
    <w:p w14:paraId="275CD4AF" w14:textId="63B258D8"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7">
    <w:p w14:paraId="57FCC6A8" w14:textId="02EF06D2"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8">
    <w:p w14:paraId="0E544189" w14:textId="77777777" w:rsidR="00C152F5" w:rsidRPr="004B1D41" w:rsidRDefault="00C152F5"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9">
    <w:p w14:paraId="72EDE0EC" w14:textId="77777777" w:rsidR="00C152F5" w:rsidRPr="004B1D41" w:rsidRDefault="00C152F5"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30">
    <w:p w14:paraId="596823CC" w14:textId="5E6A6D27"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1">
    <w:p w14:paraId="2198DB97" w14:textId="0E6276A4"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2">
    <w:p w14:paraId="0DA7BAAF" w14:textId="77777777" w:rsidR="00C152F5" w:rsidRPr="004B1D41" w:rsidRDefault="00C152F5"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3">
    <w:p w14:paraId="1A4C45C4" w14:textId="0B89CDCE"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4">
    <w:p w14:paraId="0868FE65" w14:textId="77777777" w:rsidR="00C152F5" w:rsidRPr="004B1D41" w:rsidRDefault="00C152F5"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5">
    <w:p w14:paraId="74F3C627" w14:textId="77777777" w:rsidR="00C152F5" w:rsidRPr="004B1D41" w:rsidRDefault="00C152F5"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6">
    <w:p w14:paraId="576AE019" w14:textId="668D9118"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7">
    <w:p w14:paraId="1CFDD1DE" w14:textId="77777777" w:rsidR="00C152F5" w:rsidRPr="003E0132" w:rsidRDefault="00C152F5" w:rsidP="003114D6">
      <w:pPr>
        <w:spacing w:line="276" w:lineRule="auto"/>
        <w:ind w:firstLineChars="0" w:firstLine="0"/>
        <w:rPr>
          <w:rFonts w:hint="eastAsia"/>
          <w:lang w:val="x-none"/>
        </w:rPr>
      </w:pPr>
      <w:r>
        <w:rPr>
          <w:rFonts w:asciiTheme="minorEastAsia" w:hAnsiTheme="minorEastAsia"/>
          <w:szCs w:val="24"/>
        </w:rPr>
        <w:t>[</w:t>
      </w:r>
      <w:r w:rsidRPr="003E0132">
        <w:rPr>
          <w:rFonts w:asciiTheme="minorEastAsia" w:hAnsiTheme="minorEastAsia"/>
          <w:szCs w:val="24"/>
        </w:rPr>
        <w:endnoteRef/>
      </w:r>
      <w:r>
        <w:rPr>
          <w:rFonts w:asciiTheme="minorEastAsia" w:hAnsiTheme="minorEastAsia" w:hint="eastAsia"/>
          <w:szCs w:val="24"/>
        </w:rPr>
        <w:t>]</w:t>
      </w:r>
      <w:r w:rsidRPr="003E0132">
        <w:rPr>
          <w:rFonts w:asciiTheme="minorEastAsia" w:hAnsiTheme="minorEastAsia"/>
          <w:szCs w:val="24"/>
        </w:rPr>
        <w:t>张玉龙, 李志峰, 赵勋. 对4G移动通信技术应用与发展的展望[J]. 信息通信, 2013(1):226-226.</w:t>
      </w:r>
    </w:p>
  </w:endnote>
  <w:endnote w:id="38">
    <w:p w14:paraId="5068E07A" w14:textId="77777777" w:rsidR="00C152F5" w:rsidRPr="007F34E7" w:rsidRDefault="00C152F5" w:rsidP="003114D6">
      <w:pPr>
        <w:spacing w:line="276" w:lineRule="auto"/>
        <w:ind w:firstLineChars="0" w:firstLine="0"/>
        <w:rPr>
          <w:rFonts w:hint="eastAsia"/>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9">
    <w:p w14:paraId="732FC3F3" w14:textId="77777777" w:rsidR="00C152F5" w:rsidRPr="00A22381" w:rsidRDefault="00C152F5" w:rsidP="00EA2065">
      <w:pPr>
        <w:spacing w:line="276" w:lineRule="auto"/>
        <w:ind w:firstLineChars="0" w:firstLine="0"/>
        <w:rPr>
          <w:rFonts w:hint="eastAsia"/>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40">
    <w:p w14:paraId="0A7D33B2" w14:textId="77777777" w:rsidR="00C152F5" w:rsidRPr="00DF52A8" w:rsidRDefault="00C152F5" w:rsidP="00EA2065">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1">
    <w:p w14:paraId="0034F53B" w14:textId="77777777" w:rsidR="00C152F5" w:rsidRPr="006B1015" w:rsidRDefault="00C152F5" w:rsidP="00EA2065">
      <w:pPr>
        <w:spacing w:line="276" w:lineRule="auto"/>
        <w:ind w:firstLineChars="0" w:firstLine="0"/>
        <w:rPr>
          <w:rFonts w:asciiTheme="minorEastAsia" w:hAnsiTheme="minorEastAsia" w:hint="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2">
    <w:p w14:paraId="126B2D75" w14:textId="70A403C6" w:rsidR="00C152F5" w:rsidRPr="008A6523" w:rsidRDefault="00C152F5" w:rsidP="008A6523">
      <w:pPr>
        <w:spacing w:line="276" w:lineRule="auto"/>
        <w:ind w:firstLineChars="0" w:firstLine="0"/>
        <w:rPr>
          <w:rFonts w:hint="eastAsia"/>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]马艳丽, 杨奎河. 基于SSH框架的自动售货机远程监控管理系统的设计与实现[J]. 数字通信世界, 2017(8).</w:t>
      </w:r>
    </w:p>
  </w:endnote>
  <w:endnote w:id="43">
    <w:p w14:paraId="6ABA5F15" w14:textId="77777777" w:rsidR="00C152F5" w:rsidRPr="008B1875" w:rsidRDefault="00C152F5" w:rsidP="00D149C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4">
    <w:p w14:paraId="24064D6D" w14:textId="4ABF8B34" w:rsidR="00C152F5" w:rsidRPr="008B1875" w:rsidRDefault="00C152F5" w:rsidP="008B1875">
      <w:pPr>
        <w:spacing w:line="276" w:lineRule="auto"/>
        <w:ind w:firstLineChars="0" w:firstLine="0"/>
        <w:rPr>
          <w:rFonts w:hint="eastAsia"/>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5">
    <w:p w14:paraId="69EE346D" w14:textId="77777777" w:rsidR="00C152F5" w:rsidRPr="004B1D41" w:rsidRDefault="00C152F5"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6">
    <w:p w14:paraId="723588C2" w14:textId="554534CC" w:rsidR="00C152F5" w:rsidRPr="00587B0C" w:rsidRDefault="00C152F5" w:rsidP="00587B0C">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7">
    <w:p w14:paraId="2F0946EB" w14:textId="1611BAC2" w:rsidR="00C152F5" w:rsidRPr="0037556C" w:rsidRDefault="00C152F5" w:rsidP="0037556C">
      <w:pPr>
        <w:spacing w:line="276" w:lineRule="auto"/>
        <w:ind w:firstLineChars="0" w:firstLine="0"/>
        <w:rPr>
          <w:rFonts w:hint="eastAsia"/>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8">
    <w:p w14:paraId="6238149B" w14:textId="46E4A1A7" w:rsidR="00C152F5" w:rsidRPr="00D339B5" w:rsidRDefault="00C152F5" w:rsidP="00D339B5">
      <w:pPr>
        <w:spacing w:line="276" w:lineRule="auto"/>
        <w:ind w:firstLineChars="0" w:firstLine="0"/>
        <w:rPr>
          <w:rFonts w:hint="eastAsia"/>
        </w:rPr>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9">
    <w:p w14:paraId="0DB62AF8" w14:textId="77777777" w:rsidR="00C152F5" w:rsidRPr="004B1D41" w:rsidRDefault="00C152F5" w:rsidP="00F30E9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50">
    <w:p w14:paraId="48A048D5" w14:textId="7FC21147" w:rsidR="00C152F5" w:rsidRPr="00AA7410" w:rsidRDefault="00C152F5" w:rsidP="00AA7410">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1">
    <w:p w14:paraId="622D06FA" w14:textId="77777777" w:rsidR="00C152F5" w:rsidRPr="004B1D41" w:rsidRDefault="00C152F5" w:rsidP="008B1BFE">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52">
    <w:p w14:paraId="1D1D8D09" w14:textId="1A512A54"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53">
    <w:p w14:paraId="6F8F3E4C" w14:textId="2553C850"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54">
    <w:p w14:paraId="47C97A54" w14:textId="67EC7710" w:rsidR="00C152F5" w:rsidRPr="004B1D41" w:rsidRDefault="00C152F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C152F5" w:rsidRDefault="00C152F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C152F5" w:rsidRDefault="00C152F5">
    <w:pPr>
      <w:pStyle w:val="a6"/>
      <w:ind w:firstLine="360"/>
      <w:jc w:val="center"/>
    </w:pPr>
  </w:p>
  <w:p w14:paraId="171701BB" w14:textId="77777777" w:rsidR="00C152F5" w:rsidRDefault="00C152F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C152F5" w:rsidRDefault="00C152F5">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C152F5" w:rsidRDefault="00C152F5">
    <w:pPr>
      <w:pStyle w:val="a6"/>
      <w:ind w:firstLine="360"/>
      <w:jc w:val="center"/>
    </w:pPr>
  </w:p>
  <w:p w14:paraId="323A3F9D" w14:textId="77777777" w:rsidR="00C152F5" w:rsidRDefault="00C152F5">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C152F5" w:rsidRDefault="00C152F5" w:rsidP="00F54CD9">
    <w:pPr>
      <w:pStyle w:val="a6"/>
      <w:ind w:firstLine="360"/>
    </w:pPr>
  </w:p>
  <w:p w14:paraId="60063D9F" w14:textId="77777777" w:rsidR="00C152F5" w:rsidRDefault="00C152F5">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C152F5" w:rsidRDefault="00C152F5">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2896966"/>
      <w:docPartObj>
        <w:docPartGallery w:val="Page Numbers (Bottom of Page)"/>
        <w:docPartUnique/>
      </w:docPartObj>
    </w:sdtPr>
    <w:sdtContent>
      <w:p w14:paraId="3DE18ABF" w14:textId="31F6BC04" w:rsidR="00C152F5" w:rsidRDefault="00C152F5">
        <w:pPr>
          <w:pStyle w:val="a6"/>
          <w:ind w:firstLine="360"/>
          <w:jc w:val="center"/>
        </w:pPr>
        <w:r>
          <w:fldChar w:fldCharType="begin"/>
        </w:r>
        <w:r>
          <w:instrText>PAGE   \* MERGEFORMAT</w:instrText>
        </w:r>
        <w:r>
          <w:fldChar w:fldCharType="separate"/>
        </w:r>
        <w:r w:rsidR="006C58EE" w:rsidRPr="006C58EE">
          <w:rPr>
            <w:noProof/>
            <w:lang w:val="zh-CN" w:eastAsia="zh-CN"/>
          </w:rPr>
          <w:t>39</w:t>
        </w:r>
        <w:r>
          <w:fldChar w:fldCharType="end"/>
        </w:r>
      </w:p>
    </w:sdtContent>
  </w:sdt>
  <w:p w14:paraId="35649A9A" w14:textId="77777777" w:rsidR="00C152F5" w:rsidRDefault="00C152F5">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72A08" w14:textId="77777777" w:rsidR="009375F4" w:rsidRDefault="009375F4" w:rsidP="00EF780A">
      <w:pPr>
        <w:spacing w:line="240" w:lineRule="auto"/>
        <w:ind w:firstLine="480"/>
      </w:pPr>
      <w:r>
        <w:separator/>
      </w:r>
    </w:p>
  </w:footnote>
  <w:footnote w:type="continuationSeparator" w:id="0">
    <w:p w14:paraId="197D9566" w14:textId="77777777" w:rsidR="009375F4" w:rsidRDefault="009375F4" w:rsidP="00EF780A">
      <w:pPr>
        <w:spacing w:line="240" w:lineRule="auto"/>
        <w:ind w:firstLine="480"/>
      </w:pPr>
      <w:r>
        <w:continuationSeparator/>
      </w:r>
    </w:p>
  </w:footnote>
  <w:footnote w:type="continuationNotice" w:id="1">
    <w:p w14:paraId="058D4B32" w14:textId="77777777" w:rsidR="009375F4" w:rsidRDefault="009375F4">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C152F5" w:rsidRDefault="00C152F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C152F5" w:rsidRDefault="00C152F5">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C152F5" w:rsidRDefault="00C152F5">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C152F5" w:rsidRPr="00F54CD9" w:rsidRDefault="00C152F5"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C152F5" w:rsidRDefault="00C152F5">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C152F5" w:rsidRDefault="00C152F5">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C152F5" w:rsidRDefault="00C152F5">
    <w:pPr>
      <w:pStyle w:val="a5"/>
      <w:ind w:firstLine="360"/>
    </w:pPr>
    <w:r>
      <w:rPr>
        <w:rFonts w:hint="eastAsia"/>
        <w:lang w:eastAsia="zh-CN"/>
      </w:rPr>
      <w:t>华东师范大学</w:t>
    </w:r>
    <w:r>
      <w:t>专业硕士学位论文</w:t>
    </w:r>
  </w:p>
  <w:p w14:paraId="3B514A3F" w14:textId="630A842C" w:rsidR="00C152F5" w:rsidRPr="00F54CD9" w:rsidRDefault="00C152F5"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115874"/>
    <w:multiLevelType w:val="hybridMultilevel"/>
    <w:tmpl w:val="C0F4CF5C"/>
    <w:lvl w:ilvl="0" w:tplc="620A70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624119"/>
    <w:multiLevelType w:val="multilevel"/>
    <w:tmpl w:val="2EEA3988"/>
    <w:lvl w:ilvl="0">
      <w:start w:val="4"/>
      <w:numFmt w:val="decimal"/>
      <w:lvlText w:val="%1"/>
      <w:lvlJc w:val="left"/>
      <w:pPr>
        <w:ind w:left="480" w:hanging="480"/>
      </w:pPr>
      <w:rPr>
        <w:rFonts w:ascii="Calibri Light" w:hAnsi="Calibri Light" w:hint="default"/>
        <w:color w:val="auto"/>
        <w:sz w:val="28"/>
      </w:rPr>
    </w:lvl>
    <w:lvl w:ilvl="1">
      <w:start w:val="2"/>
      <w:numFmt w:val="decimal"/>
      <w:lvlText w:val="%1.%2"/>
      <w:lvlJc w:val="left"/>
      <w:pPr>
        <w:ind w:left="480" w:hanging="480"/>
      </w:pPr>
      <w:rPr>
        <w:rFonts w:ascii="Calibri Light" w:hAnsi="Calibri Light" w:hint="default"/>
        <w:color w:val="auto"/>
        <w:sz w:val="28"/>
      </w:rPr>
    </w:lvl>
    <w:lvl w:ilvl="2">
      <w:start w:val="2"/>
      <w:numFmt w:val="decimal"/>
      <w:lvlText w:val="%1.%2.%3"/>
      <w:lvlJc w:val="left"/>
      <w:pPr>
        <w:ind w:left="720" w:hanging="720"/>
      </w:pPr>
      <w:rPr>
        <w:rFonts w:ascii="Calibri Light" w:hAnsi="Calibri Light" w:hint="default"/>
        <w:color w:val="auto"/>
        <w:sz w:val="28"/>
      </w:rPr>
    </w:lvl>
    <w:lvl w:ilvl="3">
      <w:start w:val="1"/>
      <w:numFmt w:val="decimal"/>
      <w:lvlText w:val="%1.%2.%3.%4"/>
      <w:lvlJc w:val="left"/>
      <w:pPr>
        <w:ind w:left="1080" w:hanging="1080"/>
      </w:pPr>
      <w:rPr>
        <w:rFonts w:ascii="Calibri Light" w:hAnsi="Calibri Light" w:hint="default"/>
        <w:color w:val="auto"/>
        <w:sz w:val="28"/>
      </w:rPr>
    </w:lvl>
    <w:lvl w:ilvl="4">
      <w:start w:val="1"/>
      <w:numFmt w:val="decimal"/>
      <w:lvlText w:val="%1.%2.%3.%4.%5"/>
      <w:lvlJc w:val="left"/>
      <w:pPr>
        <w:ind w:left="1080" w:hanging="1080"/>
      </w:pPr>
      <w:rPr>
        <w:rFonts w:ascii="Calibri Light" w:hAnsi="Calibri Light" w:hint="default"/>
        <w:color w:val="auto"/>
        <w:sz w:val="28"/>
      </w:rPr>
    </w:lvl>
    <w:lvl w:ilvl="5">
      <w:start w:val="1"/>
      <w:numFmt w:val="decimal"/>
      <w:lvlText w:val="%1.%2.%3.%4.%5.%6"/>
      <w:lvlJc w:val="left"/>
      <w:pPr>
        <w:ind w:left="1440" w:hanging="1440"/>
      </w:pPr>
      <w:rPr>
        <w:rFonts w:ascii="Calibri Light" w:hAnsi="Calibri Light" w:hint="default"/>
        <w:color w:val="auto"/>
        <w:sz w:val="28"/>
      </w:rPr>
    </w:lvl>
    <w:lvl w:ilvl="6">
      <w:start w:val="1"/>
      <w:numFmt w:val="decimal"/>
      <w:lvlText w:val="%1.%2.%3.%4.%5.%6.%7"/>
      <w:lvlJc w:val="left"/>
      <w:pPr>
        <w:ind w:left="1440" w:hanging="1440"/>
      </w:pPr>
      <w:rPr>
        <w:rFonts w:ascii="Calibri Light" w:hAnsi="Calibri Light" w:hint="default"/>
        <w:color w:val="auto"/>
        <w:sz w:val="28"/>
      </w:rPr>
    </w:lvl>
    <w:lvl w:ilvl="7">
      <w:start w:val="1"/>
      <w:numFmt w:val="decimal"/>
      <w:lvlText w:val="%1.%2.%3.%4.%5.%6.%7.%8"/>
      <w:lvlJc w:val="left"/>
      <w:pPr>
        <w:ind w:left="1800" w:hanging="1800"/>
      </w:pPr>
      <w:rPr>
        <w:rFonts w:ascii="Calibri Light" w:hAnsi="Calibri Light" w:hint="default"/>
        <w:color w:val="auto"/>
        <w:sz w:val="28"/>
      </w:rPr>
    </w:lvl>
    <w:lvl w:ilvl="8">
      <w:start w:val="1"/>
      <w:numFmt w:val="decimal"/>
      <w:lvlText w:val="%1.%2.%3.%4.%5.%6.%7.%8.%9"/>
      <w:lvlJc w:val="left"/>
      <w:pPr>
        <w:ind w:left="1800" w:hanging="1800"/>
      </w:pPr>
      <w:rPr>
        <w:rFonts w:ascii="Calibri Light" w:hAnsi="Calibri Light" w:hint="default"/>
        <w:color w:val="auto"/>
        <w:sz w:val="28"/>
      </w:rPr>
    </w:lvl>
  </w:abstractNum>
  <w:abstractNum w:abstractNumId="5" w15:restartNumberingAfterBreak="0">
    <w:nsid w:val="14083C2D"/>
    <w:multiLevelType w:val="multilevel"/>
    <w:tmpl w:val="B5C60E5A"/>
    <w:lvl w:ilvl="0">
      <w:start w:val="2"/>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8B10F2"/>
    <w:multiLevelType w:val="hybridMultilevel"/>
    <w:tmpl w:val="889A1DEE"/>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78741BA"/>
    <w:multiLevelType w:val="hybridMultilevel"/>
    <w:tmpl w:val="909E7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29B234D"/>
    <w:multiLevelType w:val="multilevel"/>
    <w:tmpl w:val="1610EB78"/>
    <w:lvl w:ilvl="0">
      <w:start w:val="4"/>
      <w:numFmt w:val="decimal"/>
      <w:lvlText w:val="%1"/>
      <w:lvlJc w:val="left"/>
      <w:pPr>
        <w:ind w:left="480" w:hanging="480"/>
      </w:pPr>
      <w:rPr>
        <w:rFonts w:hint="default"/>
      </w:rPr>
    </w:lvl>
    <w:lvl w:ilvl="1">
      <w:start w:val="2"/>
      <w:numFmt w:val="decimal"/>
      <w:lvlText w:val="%1.%2"/>
      <w:lvlJc w:val="left"/>
      <w:pPr>
        <w:ind w:left="580" w:hanging="480"/>
      </w:pPr>
      <w:rPr>
        <w:rFonts w:hint="default"/>
      </w:rPr>
    </w:lvl>
    <w:lvl w:ilvl="2">
      <w:start w:val="2"/>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32" w15:restartNumberingAfterBreak="0">
    <w:nsid w:val="62B47160"/>
    <w:multiLevelType w:val="multilevel"/>
    <w:tmpl w:val="9BC087E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417186"/>
    <w:multiLevelType w:val="hybridMultilevel"/>
    <w:tmpl w:val="CAB0670C"/>
    <w:lvl w:ilvl="0" w:tplc="1CC288A8">
      <w:start w:val="1"/>
      <w:numFmt w:val="decimal"/>
      <w:lvlText w:val="（%1）"/>
      <w:lvlJc w:val="left"/>
      <w:pPr>
        <w:ind w:left="5239" w:hanging="420"/>
      </w:pPr>
      <w:rPr>
        <w:rFonts w:hint="eastAsia"/>
      </w:rPr>
    </w:lvl>
    <w:lvl w:ilvl="1" w:tplc="04090019">
      <w:start w:val="1"/>
      <w:numFmt w:val="lowerLetter"/>
      <w:lvlText w:val="%2)"/>
      <w:lvlJc w:val="left"/>
      <w:pPr>
        <w:ind w:left="5659" w:hanging="420"/>
      </w:pPr>
    </w:lvl>
    <w:lvl w:ilvl="2" w:tplc="0409001B" w:tentative="1">
      <w:start w:val="1"/>
      <w:numFmt w:val="lowerRoman"/>
      <w:lvlText w:val="%3."/>
      <w:lvlJc w:val="right"/>
      <w:pPr>
        <w:ind w:left="6079" w:hanging="420"/>
      </w:pPr>
    </w:lvl>
    <w:lvl w:ilvl="3" w:tplc="0409000F" w:tentative="1">
      <w:start w:val="1"/>
      <w:numFmt w:val="decimal"/>
      <w:lvlText w:val="%4."/>
      <w:lvlJc w:val="left"/>
      <w:pPr>
        <w:ind w:left="6499" w:hanging="420"/>
      </w:pPr>
    </w:lvl>
    <w:lvl w:ilvl="4" w:tplc="04090019" w:tentative="1">
      <w:start w:val="1"/>
      <w:numFmt w:val="lowerLetter"/>
      <w:lvlText w:val="%5)"/>
      <w:lvlJc w:val="left"/>
      <w:pPr>
        <w:ind w:left="6919" w:hanging="420"/>
      </w:pPr>
    </w:lvl>
    <w:lvl w:ilvl="5" w:tplc="0409001B" w:tentative="1">
      <w:start w:val="1"/>
      <w:numFmt w:val="lowerRoman"/>
      <w:lvlText w:val="%6."/>
      <w:lvlJc w:val="right"/>
      <w:pPr>
        <w:ind w:left="7339" w:hanging="420"/>
      </w:pPr>
    </w:lvl>
    <w:lvl w:ilvl="6" w:tplc="0409000F" w:tentative="1">
      <w:start w:val="1"/>
      <w:numFmt w:val="decimal"/>
      <w:lvlText w:val="%7."/>
      <w:lvlJc w:val="left"/>
      <w:pPr>
        <w:ind w:left="7759" w:hanging="420"/>
      </w:pPr>
    </w:lvl>
    <w:lvl w:ilvl="7" w:tplc="04090019" w:tentative="1">
      <w:start w:val="1"/>
      <w:numFmt w:val="lowerLetter"/>
      <w:lvlText w:val="%8)"/>
      <w:lvlJc w:val="left"/>
      <w:pPr>
        <w:ind w:left="8179" w:hanging="420"/>
      </w:pPr>
    </w:lvl>
    <w:lvl w:ilvl="8" w:tplc="0409001B" w:tentative="1">
      <w:start w:val="1"/>
      <w:numFmt w:val="lowerRoman"/>
      <w:lvlText w:val="%9."/>
      <w:lvlJc w:val="right"/>
      <w:pPr>
        <w:ind w:left="8599" w:hanging="420"/>
      </w:pPr>
    </w:lvl>
  </w:abstractNum>
  <w:abstractNum w:abstractNumId="3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5" w15:restartNumberingAfterBreak="0">
    <w:nsid w:val="7CA93A5C"/>
    <w:multiLevelType w:val="hybridMultilevel"/>
    <w:tmpl w:val="500A18AC"/>
    <w:lvl w:ilvl="0" w:tplc="D0423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3"/>
  </w:num>
  <w:num w:numId="2">
    <w:abstractNumId w:val="20"/>
  </w:num>
  <w:num w:numId="3">
    <w:abstractNumId w:val="18"/>
  </w:num>
  <w:num w:numId="4">
    <w:abstractNumId w:val="9"/>
  </w:num>
  <w:num w:numId="5">
    <w:abstractNumId w:val="3"/>
  </w:num>
  <w:num w:numId="6">
    <w:abstractNumId w:val="38"/>
  </w:num>
  <w:num w:numId="7">
    <w:abstractNumId w:val="40"/>
  </w:num>
  <w:num w:numId="8">
    <w:abstractNumId w:val="11"/>
  </w:num>
  <w:num w:numId="9">
    <w:abstractNumId w:val="24"/>
  </w:num>
  <w:num w:numId="10">
    <w:abstractNumId w:val="6"/>
  </w:num>
  <w:num w:numId="11">
    <w:abstractNumId w:val="1"/>
  </w:num>
  <w:num w:numId="12">
    <w:abstractNumId w:val="21"/>
  </w:num>
  <w:num w:numId="13">
    <w:abstractNumId w:val="19"/>
  </w:num>
  <w:num w:numId="14">
    <w:abstractNumId w:val="46"/>
  </w:num>
  <w:num w:numId="15">
    <w:abstractNumId w:val="0"/>
  </w:num>
  <w:num w:numId="16">
    <w:abstractNumId w:val="16"/>
  </w:num>
  <w:num w:numId="17">
    <w:abstractNumId w:val="36"/>
  </w:num>
  <w:num w:numId="18">
    <w:abstractNumId w:val="41"/>
  </w:num>
  <w:num w:numId="19">
    <w:abstractNumId w:val="39"/>
  </w:num>
  <w:num w:numId="20">
    <w:abstractNumId w:val="34"/>
  </w:num>
  <w:num w:numId="21">
    <w:abstractNumId w:val="44"/>
  </w:num>
  <w:num w:numId="22">
    <w:abstractNumId w:val="29"/>
  </w:num>
  <w:num w:numId="23">
    <w:abstractNumId w:val="13"/>
  </w:num>
  <w:num w:numId="24">
    <w:abstractNumId w:val="27"/>
  </w:num>
  <w:num w:numId="25">
    <w:abstractNumId w:val="43"/>
  </w:num>
  <w:num w:numId="26">
    <w:abstractNumId w:val="23"/>
  </w:num>
  <w:num w:numId="27">
    <w:abstractNumId w:val="22"/>
  </w:num>
  <w:num w:numId="28">
    <w:abstractNumId w:val="37"/>
  </w:num>
  <w:num w:numId="29">
    <w:abstractNumId w:val="28"/>
  </w:num>
  <w:num w:numId="30">
    <w:abstractNumId w:val="15"/>
  </w:num>
  <w:num w:numId="31">
    <w:abstractNumId w:val="14"/>
  </w:num>
  <w:num w:numId="32">
    <w:abstractNumId w:val="42"/>
  </w:num>
  <w:num w:numId="33">
    <w:abstractNumId w:val="17"/>
  </w:num>
  <w:num w:numId="34">
    <w:abstractNumId w:val="30"/>
  </w:num>
  <w:num w:numId="35">
    <w:abstractNumId w:val="35"/>
  </w:num>
  <w:num w:numId="36">
    <w:abstractNumId w:val="10"/>
  </w:num>
  <w:num w:numId="37">
    <w:abstractNumId w:val="2"/>
  </w:num>
  <w:num w:numId="38">
    <w:abstractNumId w:val="45"/>
  </w:num>
  <w:num w:numId="39">
    <w:abstractNumId w:val="8"/>
  </w:num>
  <w:num w:numId="40">
    <w:abstractNumId w:val="25"/>
  </w:num>
  <w:num w:numId="41">
    <w:abstractNumId w:val="5"/>
  </w:num>
  <w:num w:numId="42">
    <w:abstractNumId w:val="32"/>
  </w:num>
  <w:num w:numId="43">
    <w:abstractNumId w:val="26"/>
  </w:num>
  <w:num w:numId="44">
    <w:abstractNumId w:val="7"/>
  </w:num>
  <w:num w:numId="45">
    <w:abstractNumId w:val="4"/>
  </w:num>
  <w:num w:numId="46">
    <w:abstractNumId w:val="31"/>
  </w:num>
  <w:num w:numId="47">
    <w:abstractNumId w:val="12"/>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0E1"/>
    <w:rsid w:val="000022FC"/>
    <w:rsid w:val="00002582"/>
    <w:rsid w:val="00002891"/>
    <w:rsid w:val="00002BDB"/>
    <w:rsid w:val="00002E87"/>
    <w:rsid w:val="00002F46"/>
    <w:rsid w:val="000033D9"/>
    <w:rsid w:val="000034B6"/>
    <w:rsid w:val="00003545"/>
    <w:rsid w:val="00003558"/>
    <w:rsid w:val="0000365E"/>
    <w:rsid w:val="000036EE"/>
    <w:rsid w:val="00003916"/>
    <w:rsid w:val="00003B39"/>
    <w:rsid w:val="00003B55"/>
    <w:rsid w:val="00003C02"/>
    <w:rsid w:val="00003CA3"/>
    <w:rsid w:val="00003E42"/>
    <w:rsid w:val="000040F8"/>
    <w:rsid w:val="0000430B"/>
    <w:rsid w:val="00004CF1"/>
    <w:rsid w:val="00004DA8"/>
    <w:rsid w:val="00005660"/>
    <w:rsid w:val="00005D71"/>
    <w:rsid w:val="0000634B"/>
    <w:rsid w:val="00006882"/>
    <w:rsid w:val="00006B0D"/>
    <w:rsid w:val="00007A7A"/>
    <w:rsid w:val="00007C4C"/>
    <w:rsid w:val="000101E2"/>
    <w:rsid w:val="00010724"/>
    <w:rsid w:val="00010873"/>
    <w:rsid w:val="00010E5A"/>
    <w:rsid w:val="00010F97"/>
    <w:rsid w:val="00011024"/>
    <w:rsid w:val="000110E7"/>
    <w:rsid w:val="0001115A"/>
    <w:rsid w:val="000111E1"/>
    <w:rsid w:val="00011316"/>
    <w:rsid w:val="00011BB5"/>
    <w:rsid w:val="00012482"/>
    <w:rsid w:val="000128C0"/>
    <w:rsid w:val="000128E8"/>
    <w:rsid w:val="00012953"/>
    <w:rsid w:val="00012F6C"/>
    <w:rsid w:val="00012F8A"/>
    <w:rsid w:val="00013870"/>
    <w:rsid w:val="00013BA8"/>
    <w:rsid w:val="00013C86"/>
    <w:rsid w:val="00013D70"/>
    <w:rsid w:val="00014169"/>
    <w:rsid w:val="000142EE"/>
    <w:rsid w:val="00014C6B"/>
    <w:rsid w:val="0001539E"/>
    <w:rsid w:val="00015DEB"/>
    <w:rsid w:val="00015E93"/>
    <w:rsid w:val="00015F44"/>
    <w:rsid w:val="000163AC"/>
    <w:rsid w:val="000168C3"/>
    <w:rsid w:val="00016DDF"/>
    <w:rsid w:val="00016E2E"/>
    <w:rsid w:val="000177CC"/>
    <w:rsid w:val="0001788F"/>
    <w:rsid w:val="00017A05"/>
    <w:rsid w:val="00017C95"/>
    <w:rsid w:val="00017FEE"/>
    <w:rsid w:val="0002006B"/>
    <w:rsid w:val="000200B7"/>
    <w:rsid w:val="00020268"/>
    <w:rsid w:val="000206AA"/>
    <w:rsid w:val="00020F30"/>
    <w:rsid w:val="00020F38"/>
    <w:rsid w:val="00021117"/>
    <w:rsid w:val="00021494"/>
    <w:rsid w:val="000215B8"/>
    <w:rsid w:val="00021A60"/>
    <w:rsid w:val="00021F79"/>
    <w:rsid w:val="00022028"/>
    <w:rsid w:val="0002236C"/>
    <w:rsid w:val="000228D4"/>
    <w:rsid w:val="00022AB9"/>
    <w:rsid w:val="00022CAA"/>
    <w:rsid w:val="00022E8A"/>
    <w:rsid w:val="000234E3"/>
    <w:rsid w:val="00023908"/>
    <w:rsid w:val="00023A2C"/>
    <w:rsid w:val="00023D97"/>
    <w:rsid w:val="000248E1"/>
    <w:rsid w:val="00024C58"/>
    <w:rsid w:val="0002501A"/>
    <w:rsid w:val="00025288"/>
    <w:rsid w:val="0002554C"/>
    <w:rsid w:val="000259A9"/>
    <w:rsid w:val="00025A0C"/>
    <w:rsid w:val="00025B10"/>
    <w:rsid w:val="000263E9"/>
    <w:rsid w:val="00026684"/>
    <w:rsid w:val="00026733"/>
    <w:rsid w:val="00026B5A"/>
    <w:rsid w:val="00026C23"/>
    <w:rsid w:val="00026DF7"/>
    <w:rsid w:val="00026F5C"/>
    <w:rsid w:val="00027330"/>
    <w:rsid w:val="00027685"/>
    <w:rsid w:val="000302B6"/>
    <w:rsid w:val="000303E4"/>
    <w:rsid w:val="00030890"/>
    <w:rsid w:val="0003105E"/>
    <w:rsid w:val="00031212"/>
    <w:rsid w:val="000312D3"/>
    <w:rsid w:val="00031363"/>
    <w:rsid w:val="00031569"/>
    <w:rsid w:val="000315D3"/>
    <w:rsid w:val="0003169C"/>
    <w:rsid w:val="00031F47"/>
    <w:rsid w:val="0003227E"/>
    <w:rsid w:val="000328BB"/>
    <w:rsid w:val="00032903"/>
    <w:rsid w:val="00032C4D"/>
    <w:rsid w:val="00032C5E"/>
    <w:rsid w:val="00033043"/>
    <w:rsid w:val="000336DD"/>
    <w:rsid w:val="0003373C"/>
    <w:rsid w:val="00033881"/>
    <w:rsid w:val="000338DD"/>
    <w:rsid w:val="00033954"/>
    <w:rsid w:val="00033B94"/>
    <w:rsid w:val="00033C8C"/>
    <w:rsid w:val="00033DC9"/>
    <w:rsid w:val="00034844"/>
    <w:rsid w:val="0003484E"/>
    <w:rsid w:val="00034941"/>
    <w:rsid w:val="00034A44"/>
    <w:rsid w:val="00034C3E"/>
    <w:rsid w:val="00034FF5"/>
    <w:rsid w:val="00035014"/>
    <w:rsid w:val="000350A8"/>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445"/>
    <w:rsid w:val="000446FD"/>
    <w:rsid w:val="00044794"/>
    <w:rsid w:val="00044800"/>
    <w:rsid w:val="00044F9C"/>
    <w:rsid w:val="000450D1"/>
    <w:rsid w:val="00045249"/>
    <w:rsid w:val="0004527E"/>
    <w:rsid w:val="00045323"/>
    <w:rsid w:val="0004555B"/>
    <w:rsid w:val="00045D94"/>
    <w:rsid w:val="0004657B"/>
    <w:rsid w:val="000469BF"/>
    <w:rsid w:val="0004713D"/>
    <w:rsid w:val="000476C9"/>
    <w:rsid w:val="000477AF"/>
    <w:rsid w:val="00047BB9"/>
    <w:rsid w:val="00047BF9"/>
    <w:rsid w:val="00047D48"/>
    <w:rsid w:val="000504C5"/>
    <w:rsid w:val="00050D0E"/>
    <w:rsid w:val="000517E6"/>
    <w:rsid w:val="00051B57"/>
    <w:rsid w:val="00051BB5"/>
    <w:rsid w:val="00051DA1"/>
    <w:rsid w:val="00051EE9"/>
    <w:rsid w:val="00051F5E"/>
    <w:rsid w:val="000521ED"/>
    <w:rsid w:val="000522A3"/>
    <w:rsid w:val="00052375"/>
    <w:rsid w:val="0005240D"/>
    <w:rsid w:val="00052535"/>
    <w:rsid w:val="0005259F"/>
    <w:rsid w:val="00052745"/>
    <w:rsid w:val="00052AD0"/>
    <w:rsid w:val="00052C20"/>
    <w:rsid w:val="00052E8D"/>
    <w:rsid w:val="000536D0"/>
    <w:rsid w:val="0005375D"/>
    <w:rsid w:val="00053815"/>
    <w:rsid w:val="00053C53"/>
    <w:rsid w:val="00053D17"/>
    <w:rsid w:val="000540BB"/>
    <w:rsid w:val="000540E9"/>
    <w:rsid w:val="000541E5"/>
    <w:rsid w:val="000546C0"/>
    <w:rsid w:val="00054A72"/>
    <w:rsid w:val="00054A7B"/>
    <w:rsid w:val="00054C63"/>
    <w:rsid w:val="00054E62"/>
    <w:rsid w:val="0005512F"/>
    <w:rsid w:val="00055291"/>
    <w:rsid w:val="0005547C"/>
    <w:rsid w:val="000554C3"/>
    <w:rsid w:val="00055773"/>
    <w:rsid w:val="0005584E"/>
    <w:rsid w:val="00055925"/>
    <w:rsid w:val="00055A6E"/>
    <w:rsid w:val="00055C8E"/>
    <w:rsid w:val="00056010"/>
    <w:rsid w:val="000560CE"/>
    <w:rsid w:val="00056381"/>
    <w:rsid w:val="000568BA"/>
    <w:rsid w:val="00056AE1"/>
    <w:rsid w:val="00056FDE"/>
    <w:rsid w:val="00057938"/>
    <w:rsid w:val="000600F7"/>
    <w:rsid w:val="00060201"/>
    <w:rsid w:val="0006063E"/>
    <w:rsid w:val="000608A0"/>
    <w:rsid w:val="00060B84"/>
    <w:rsid w:val="00060BE1"/>
    <w:rsid w:val="00060CF3"/>
    <w:rsid w:val="00060EF5"/>
    <w:rsid w:val="00061093"/>
    <w:rsid w:val="00061481"/>
    <w:rsid w:val="000615A2"/>
    <w:rsid w:val="000616D7"/>
    <w:rsid w:val="00061952"/>
    <w:rsid w:val="00061CE4"/>
    <w:rsid w:val="0006234D"/>
    <w:rsid w:val="000629CA"/>
    <w:rsid w:val="00062A03"/>
    <w:rsid w:val="00062C64"/>
    <w:rsid w:val="00062DC1"/>
    <w:rsid w:val="00062ED5"/>
    <w:rsid w:val="0006326B"/>
    <w:rsid w:val="000632C9"/>
    <w:rsid w:val="0006336B"/>
    <w:rsid w:val="000633DB"/>
    <w:rsid w:val="0006371D"/>
    <w:rsid w:val="0006391B"/>
    <w:rsid w:val="00063CF6"/>
    <w:rsid w:val="0006416B"/>
    <w:rsid w:val="00064212"/>
    <w:rsid w:val="00064320"/>
    <w:rsid w:val="00064C8C"/>
    <w:rsid w:val="00064D14"/>
    <w:rsid w:val="00064D40"/>
    <w:rsid w:val="0006551C"/>
    <w:rsid w:val="00066228"/>
    <w:rsid w:val="00066255"/>
    <w:rsid w:val="0006650E"/>
    <w:rsid w:val="000666B3"/>
    <w:rsid w:val="00066781"/>
    <w:rsid w:val="00066972"/>
    <w:rsid w:val="00066A91"/>
    <w:rsid w:val="00066B8B"/>
    <w:rsid w:val="0006736D"/>
    <w:rsid w:val="00067482"/>
    <w:rsid w:val="00067577"/>
    <w:rsid w:val="000675CB"/>
    <w:rsid w:val="00067A53"/>
    <w:rsid w:val="00067B81"/>
    <w:rsid w:val="0007052C"/>
    <w:rsid w:val="00070552"/>
    <w:rsid w:val="00070600"/>
    <w:rsid w:val="00070826"/>
    <w:rsid w:val="000711A8"/>
    <w:rsid w:val="000713F2"/>
    <w:rsid w:val="00071A76"/>
    <w:rsid w:val="00071F04"/>
    <w:rsid w:val="00071F09"/>
    <w:rsid w:val="00072151"/>
    <w:rsid w:val="000723F0"/>
    <w:rsid w:val="0007291C"/>
    <w:rsid w:val="00072B6D"/>
    <w:rsid w:val="00072CB5"/>
    <w:rsid w:val="00072F94"/>
    <w:rsid w:val="00073090"/>
    <w:rsid w:val="00073140"/>
    <w:rsid w:val="00073164"/>
    <w:rsid w:val="000738A8"/>
    <w:rsid w:val="00073FB0"/>
    <w:rsid w:val="000741FB"/>
    <w:rsid w:val="00074A5C"/>
    <w:rsid w:val="00074BB5"/>
    <w:rsid w:val="00074C68"/>
    <w:rsid w:val="000754EB"/>
    <w:rsid w:val="0007552F"/>
    <w:rsid w:val="00075540"/>
    <w:rsid w:val="00075B04"/>
    <w:rsid w:val="00075D64"/>
    <w:rsid w:val="00075E50"/>
    <w:rsid w:val="00076218"/>
    <w:rsid w:val="00076768"/>
    <w:rsid w:val="000767BB"/>
    <w:rsid w:val="000768E6"/>
    <w:rsid w:val="00076FEC"/>
    <w:rsid w:val="000771BB"/>
    <w:rsid w:val="00077466"/>
    <w:rsid w:val="00077F95"/>
    <w:rsid w:val="000805E4"/>
    <w:rsid w:val="000806F8"/>
    <w:rsid w:val="000808C6"/>
    <w:rsid w:val="00080B86"/>
    <w:rsid w:val="000811CD"/>
    <w:rsid w:val="00081B29"/>
    <w:rsid w:val="00081E3A"/>
    <w:rsid w:val="00082278"/>
    <w:rsid w:val="000826DA"/>
    <w:rsid w:val="0008277E"/>
    <w:rsid w:val="00082CA5"/>
    <w:rsid w:val="00082E36"/>
    <w:rsid w:val="00082F6E"/>
    <w:rsid w:val="000830A8"/>
    <w:rsid w:val="00083184"/>
    <w:rsid w:val="000832DA"/>
    <w:rsid w:val="0008352B"/>
    <w:rsid w:val="00083962"/>
    <w:rsid w:val="000843F6"/>
    <w:rsid w:val="000844A2"/>
    <w:rsid w:val="00084635"/>
    <w:rsid w:val="00084881"/>
    <w:rsid w:val="00084C42"/>
    <w:rsid w:val="00084E37"/>
    <w:rsid w:val="000856DF"/>
    <w:rsid w:val="00085BD1"/>
    <w:rsid w:val="00085C30"/>
    <w:rsid w:val="0008653F"/>
    <w:rsid w:val="000865CF"/>
    <w:rsid w:val="000868B2"/>
    <w:rsid w:val="00087472"/>
    <w:rsid w:val="00087B4E"/>
    <w:rsid w:val="00087C78"/>
    <w:rsid w:val="00087E1F"/>
    <w:rsid w:val="00087F95"/>
    <w:rsid w:val="00090C7C"/>
    <w:rsid w:val="00090CF6"/>
    <w:rsid w:val="00090DB8"/>
    <w:rsid w:val="00090F73"/>
    <w:rsid w:val="000913AF"/>
    <w:rsid w:val="00091409"/>
    <w:rsid w:val="000915CB"/>
    <w:rsid w:val="00091A52"/>
    <w:rsid w:val="000923C8"/>
    <w:rsid w:val="00092D09"/>
    <w:rsid w:val="0009378F"/>
    <w:rsid w:val="00093891"/>
    <w:rsid w:val="00093BBD"/>
    <w:rsid w:val="00093EE2"/>
    <w:rsid w:val="00094315"/>
    <w:rsid w:val="00094394"/>
    <w:rsid w:val="00094454"/>
    <w:rsid w:val="00094602"/>
    <w:rsid w:val="00094A2B"/>
    <w:rsid w:val="00094AF0"/>
    <w:rsid w:val="00094BFB"/>
    <w:rsid w:val="00095242"/>
    <w:rsid w:val="00095715"/>
    <w:rsid w:val="00095A6C"/>
    <w:rsid w:val="00095AE2"/>
    <w:rsid w:val="000961E9"/>
    <w:rsid w:val="000963E5"/>
    <w:rsid w:val="000966F0"/>
    <w:rsid w:val="00096B5F"/>
    <w:rsid w:val="00096C6D"/>
    <w:rsid w:val="00097096"/>
    <w:rsid w:val="0009722C"/>
    <w:rsid w:val="00097422"/>
    <w:rsid w:val="0009774F"/>
    <w:rsid w:val="00097C0D"/>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2A3"/>
    <w:rsid w:val="000A47AD"/>
    <w:rsid w:val="000A4A0B"/>
    <w:rsid w:val="000A4C3B"/>
    <w:rsid w:val="000A5017"/>
    <w:rsid w:val="000A5029"/>
    <w:rsid w:val="000A5046"/>
    <w:rsid w:val="000A538E"/>
    <w:rsid w:val="000A5917"/>
    <w:rsid w:val="000A5BB2"/>
    <w:rsid w:val="000A5DEE"/>
    <w:rsid w:val="000A5E44"/>
    <w:rsid w:val="000A5E75"/>
    <w:rsid w:val="000A5F55"/>
    <w:rsid w:val="000A62AC"/>
    <w:rsid w:val="000A6642"/>
    <w:rsid w:val="000A6711"/>
    <w:rsid w:val="000A686E"/>
    <w:rsid w:val="000A69CC"/>
    <w:rsid w:val="000A6DB0"/>
    <w:rsid w:val="000A736C"/>
    <w:rsid w:val="000A75BE"/>
    <w:rsid w:val="000A77D8"/>
    <w:rsid w:val="000A77E2"/>
    <w:rsid w:val="000A7865"/>
    <w:rsid w:val="000A78EC"/>
    <w:rsid w:val="000B0201"/>
    <w:rsid w:val="000B0815"/>
    <w:rsid w:val="000B0E53"/>
    <w:rsid w:val="000B146B"/>
    <w:rsid w:val="000B153C"/>
    <w:rsid w:val="000B15B1"/>
    <w:rsid w:val="000B169C"/>
    <w:rsid w:val="000B19C8"/>
    <w:rsid w:val="000B1AA4"/>
    <w:rsid w:val="000B2338"/>
    <w:rsid w:val="000B27AD"/>
    <w:rsid w:val="000B281B"/>
    <w:rsid w:val="000B2820"/>
    <w:rsid w:val="000B297B"/>
    <w:rsid w:val="000B2990"/>
    <w:rsid w:val="000B37CC"/>
    <w:rsid w:val="000B3CA1"/>
    <w:rsid w:val="000B3F6D"/>
    <w:rsid w:val="000B4007"/>
    <w:rsid w:val="000B45CF"/>
    <w:rsid w:val="000B47A3"/>
    <w:rsid w:val="000B4955"/>
    <w:rsid w:val="000B4E01"/>
    <w:rsid w:val="000B4E73"/>
    <w:rsid w:val="000B545C"/>
    <w:rsid w:val="000B6249"/>
    <w:rsid w:val="000B63CF"/>
    <w:rsid w:val="000B6517"/>
    <w:rsid w:val="000B6625"/>
    <w:rsid w:val="000B67A9"/>
    <w:rsid w:val="000B6AE9"/>
    <w:rsid w:val="000B6B38"/>
    <w:rsid w:val="000B6F52"/>
    <w:rsid w:val="000B70F6"/>
    <w:rsid w:val="000B77D6"/>
    <w:rsid w:val="000B77DD"/>
    <w:rsid w:val="000C02D3"/>
    <w:rsid w:val="000C09F1"/>
    <w:rsid w:val="000C0B4F"/>
    <w:rsid w:val="000C0C03"/>
    <w:rsid w:val="000C1170"/>
    <w:rsid w:val="000C1183"/>
    <w:rsid w:val="000C15E4"/>
    <w:rsid w:val="000C1AEB"/>
    <w:rsid w:val="000C2324"/>
    <w:rsid w:val="000C23B4"/>
    <w:rsid w:val="000C255B"/>
    <w:rsid w:val="000C2729"/>
    <w:rsid w:val="000C2C06"/>
    <w:rsid w:val="000C2C89"/>
    <w:rsid w:val="000C2EF5"/>
    <w:rsid w:val="000C3069"/>
    <w:rsid w:val="000C33C6"/>
    <w:rsid w:val="000C35FD"/>
    <w:rsid w:val="000C363F"/>
    <w:rsid w:val="000C3792"/>
    <w:rsid w:val="000C3F06"/>
    <w:rsid w:val="000C4013"/>
    <w:rsid w:val="000C44C8"/>
    <w:rsid w:val="000C49CF"/>
    <w:rsid w:val="000C49D8"/>
    <w:rsid w:val="000C4DE4"/>
    <w:rsid w:val="000C5CFC"/>
    <w:rsid w:val="000C6239"/>
    <w:rsid w:val="000C64E7"/>
    <w:rsid w:val="000C65C4"/>
    <w:rsid w:val="000C71A7"/>
    <w:rsid w:val="000C7694"/>
    <w:rsid w:val="000C7BAF"/>
    <w:rsid w:val="000D0202"/>
    <w:rsid w:val="000D0246"/>
    <w:rsid w:val="000D0584"/>
    <w:rsid w:val="000D0B4E"/>
    <w:rsid w:val="000D0F0F"/>
    <w:rsid w:val="000D1337"/>
    <w:rsid w:val="000D14D0"/>
    <w:rsid w:val="000D1A86"/>
    <w:rsid w:val="000D1B83"/>
    <w:rsid w:val="000D1BB2"/>
    <w:rsid w:val="000D1C2E"/>
    <w:rsid w:val="000D20F8"/>
    <w:rsid w:val="000D2188"/>
    <w:rsid w:val="000D27C7"/>
    <w:rsid w:val="000D2DBC"/>
    <w:rsid w:val="000D3543"/>
    <w:rsid w:val="000D3684"/>
    <w:rsid w:val="000D36B4"/>
    <w:rsid w:val="000D412B"/>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69A"/>
    <w:rsid w:val="000E7E9F"/>
    <w:rsid w:val="000F0025"/>
    <w:rsid w:val="000F00AD"/>
    <w:rsid w:val="000F055D"/>
    <w:rsid w:val="000F0C81"/>
    <w:rsid w:val="000F0F2A"/>
    <w:rsid w:val="000F0F9A"/>
    <w:rsid w:val="000F1FB6"/>
    <w:rsid w:val="000F20D4"/>
    <w:rsid w:val="000F20E6"/>
    <w:rsid w:val="000F2906"/>
    <w:rsid w:val="000F2A5B"/>
    <w:rsid w:val="000F2ABD"/>
    <w:rsid w:val="000F2CD1"/>
    <w:rsid w:val="000F2E8E"/>
    <w:rsid w:val="000F311F"/>
    <w:rsid w:val="000F32FB"/>
    <w:rsid w:val="000F33E0"/>
    <w:rsid w:val="000F3427"/>
    <w:rsid w:val="000F3A2C"/>
    <w:rsid w:val="000F40AE"/>
    <w:rsid w:val="000F4391"/>
    <w:rsid w:val="000F4663"/>
    <w:rsid w:val="000F5539"/>
    <w:rsid w:val="000F5685"/>
    <w:rsid w:val="000F5898"/>
    <w:rsid w:val="000F5E97"/>
    <w:rsid w:val="000F5EB3"/>
    <w:rsid w:val="000F635D"/>
    <w:rsid w:val="000F6440"/>
    <w:rsid w:val="000F68A8"/>
    <w:rsid w:val="000F6901"/>
    <w:rsid w:val="000F6BB8"/>
    <w:rsid w:val="000F6C67"/>
    <w:rsid w:val="000F6D6D"/>
    <w:rsid w:val="000F7576"/>
    <w:rsid w:val="000F7A40"/>
    <w:rsid w:val="000F7F53"/>
    <w:rsid w:val="001001F4"/>
    <w:rsid w:val="001004C5"/>
    <w:rsid w:val="00100C6D"/>
    <w:rsid w:val="00100DBC"/>
    <w:rsid w:val="00101550"/>
    <w:rsid w:val="00101810"/>
    <w:rsid w:val="00102096"/>
    <w:rsid w:val="00102AE4"/>
    <w:rsid w:val="00102DF1"/>
    <w:rsid w:val="001032FC"/>
    <w:rsid w:val="0010332A"/>
    <w:rsid w:val="00103363"/>
    <w:rsid w:val="0010354F"/>
    <w:rsid w:val="00103903"/>
    <w:rsid w:val="001039EB"/>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652"/>
    <w:rsid w:val="0010675B"/>
    <w:rsid w:val="00106E74"/>
    <w:rsid w:val="00106EDA"/>
    <w:rsid w:val="00106FA6"/>
    <w:rsid w:val="00107197"/>
    <w:rsid w:val="0010755E"/>
    <w:rsid w:val="0010770F"/>
    <w:rsid w:val="00107A15"/>
    <w:rsid w:val="00107AC0"/>
    <w:rsid w:val="00107CAF"/>
    <w:rsid w:val="00110240"/>
    <w:rsid w:val="00110252"/>
    <w:rsid w:val="001108EC"/>
    <w:rsid w:val="00110902"/>
    <w:rsid w:val="00110DF9"/>
    <w:rsid w:val="00111096"/>
    <w:rsid w:val="001115F6"/>
    <w:rsid w:val="0011184F"/>
    <w:rsid w:val="001118FE"/>
    <w:rsid w:val="0011195D"/>
    <w:rsid w:val="00111E0B"/>
    <w:rsid w:val="001122EC"/>
    <w:rsid w:val="0011233B"/>
    <w:rsid w:val="00112562"/>
    <w:rsid w:val="001126AE"/>
    <w:rsid w:val="00112F37"/>
    <w:rsid w:val="00113AA3"/>
    <w:rsid w:val="00113B4E"/>
    <w:rsid w:val="001140C5"/>
    <w:rsid w:val="0011416A"/>
    <w:rsid w:val="00114236"/>
    <w:rsid w:val="0011453A"/>
    <w:rsid w:val="00114A11"/>
    <w:rsid w:val="00114E17"/>
    <w:rsid w:val="00115465"/>
    <w:rsid w:val="00115824"/>
    <w:rsid w:val="001158BF"/>
    <w:rsid w:val="00115A07"/>
    <w:rsid w:val="00115D8B"/>
    <w:rsid w:val="0011645C"/>
    <w:rsid w:val="00116973"/>
    <w:rsid w:val="0011706C"/>
    <w:rsid w:val="0011706D"/>
    <w:rsid w:val="0011755F"/>
    <w:rsid w:val="001176C1"/>
    <w:rsid w:val="0011775D"/>
    <w:rsid w:val="00117AEF"/>
    <w:rsid w:val="00117B79"/>
    <w:rsid w:val="0012077F"/>
    <w:rsid w:val="00121571"/>
    <w:rsid w:val="0012185B"/>
    <w:rsid w:val="00121C60"/>
    <w:rsid w:val="0012215D"/>
    <w:rsid w:val="00122849"/>
    <w:rsid w:val="00122AEA"/>
    <w:rsid w:val="00122EFC"/>
    <w:rsid w:val="0012362A"/>
    <w:rsid w:val="00123915"/>
    <w:rsid w:val="001241E6"/>
    <w:rsid w:val="00124361"/>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111F"/>
    <w:rsid w:val="00131B18"/>
    <w:rsid w:val="00131C2B"/>
    <w:rsid w:val="00131CB0"/>
    <w:rsid w:val="00132005"/>
    <w:rsid w:val="00132285"/>
    <w:rsid w:val="001325D7"/>
    <w:rsid w:val="00132661"/>
    <w:rsid w:val="001329DE"/>
    <w:rsid w:val="00132E08"/>
    <w:rsid w:val="00133097"/>
    <w:rsid w:val="001333C7"/>
    <w:rsid w:val="001335CA"/>
    <w:rsid w:val="00133621"/>
    <w:rsid w:val="00133818"/>
    <w:rsid w:val="001339A6"/>
    <w:rsid w:val="00134ADF"/>
    <w:rsid w:val="00135423"/>
    <w:rsid w:val="001356B6"/>
    <w:rsid w:val="0013614A"/>
    <w:rsid w:val="0013662C"/>
    <w:rsid w:val="00136639"/>
    <w:rsid w:val="00136DFC"/>
    <w:rsid w:val="001370D6"/>
    <w:rsid w:val="00137660"/>
    <w:rsid w:val="00137978"/>
    <w:rsid w:val="0013797C"/>
    <w:rsid w:val="001379B9"/>
    <w:rsid w:val="00137B88"/>
    <w:rsid w:val="00137FEE"/>
    <w:rsid w:val="00140119"/>
    <w:rsid w:val="00140326"/>
    <w:rsid w:val="001409AB"/>
    <w:rsid w:val="00140C5E"/>
    <w:rsid w:val="00140CEE"/>
    <w:rsid w:val="00140F59"/>
    <w:rsid w:val="0014199B"/>
    <w:rsid w:val="001428A5"/>
    <w:rsid w:val="00142B9E"/>
    <w:rsid w:val="00142D6C"/>
    <w:rsid w:val="001439F1"/>
    <w:rsid w:val="00143BB5"/>
    <w:rsid w:val="00143D3A"/>
    <w:rsid w:val="001443C2"/>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663"/>
    <w:rsid w:val="001476F0"/>
    <w:rsid w:val="00147796"/>
    <w:rsid w:val="001477C5"/>
    <w:rsid w:val="00147DF4"/>
    <w:rsid w:val="00147E00"/>
    <w:rsid w:val="00147E13"/>
    <w:rsid w:val="0015045C"/>
    <w:rsid w:val="00150794"/>
    <w:rsid w:val="00150796"/>
    <w:rsid w:val="001509EE"/>
    <w:rsid w:val="00150B88"/>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A10"/>
    <w:rsid w:val="00155DD3"/>
    <w:rsid w:val="00155E52"/>
    <w:rsid w:val="00155E9C"/>
    <w:rsid w:val="00155FD1"/>
    <w:rsid w:val="00156852"/>
    <w:rsid w:val="00156D43"/>
    <w:rsid w:val="00156DCB"/>
    <w:rsid w:val="00156F4A"/>
    <w:rsid w:val="0015748C"/>
    <w:rsid w:val="00157536"/>
    <w:rsid w:val="001578ED"/>
    <w:rsid w:val="00157ABB"/>
    <w:rsid w:val="001605FF"/>
    <w:rsid w:val="0016062D"/>
    <w:rsid w:val="00161614"/>
    <w:rsid w:val="00161F6A"/>
    <w:rsid w:val="0016203A"/>
    <w:rsid w:val="0016249A"/>
    <w:rsid w:val="00162500"/>
    <w:rsid w:val="001625F1"/>
    <w:rsid w:val="0016278E"/>
    <w:rsid w:val="001627D0"/>
    <w:rsid w:val="001628C1"/>
    <w:rsid w:val="0016297B"/>
    <w:rsid w:val="00162BA8"/>
    <w:rsid w:val="00162D8E"/>
    <w:rsid w:val="001633B1"/>
    <w:rsid w:val="00163545"/>
    <w:rsid w:val="001638BC"/>
    <w:rsid w:val="00163AB9"/>
    <w:rsid w:val="00163F8F"/>
    <w:rsid w:val="00163FCC"/>
    <w:rsid w:val="00164DC7"/>
    <w:rsid w:val="00165553"/>
    <w:rsid w:val="00165D3E"/>
    <w:rsid w:val="0016629F"/>
    <w:rsid w:val="00166527"/>
    <w:rsid w:val="001667EF"/>
    <w:rsid w:val="00166B29"/>
    <w:rsid w:val="00166DA3"/>
    <w:rsid w:val="001678CC"/>
    <w:rsid w:val="00167A38"/>
    <w:rsid w:val="00167AE6"/>
    <w:rsid w:val="00167CCF"/>
    <w:rsid w:val="00167E5D"/>
    <w:rsid w:val="00167FC2"/>
    <w:rsid w:val="0017005F"/>
    <w:rsid w:val="00170821"/>
    <w:rsid w:val="00170B15"/>
    <w:rsid w:val="001710B9"/>
    <w:rsid w:val="00171E7D"/>
    <w:rsid w:val="00171EC1"/>
    <w:rsid w:val="001724CC"/>
    <w:rsid w:val="0017255A"/>
    <w:rsid w:val="00172C3D"/>
    <w:rsid w:val="0017335D"/>
    <w:rsid w:val="001735A0"/>
    <w:rsid w:val="00173901"/>
    <w:rsid w:val="0017409F"/>
    <w:rsid w:val="001747B3"/>
    <w:rsid w:val="00174812"/>
    <w:rsid w:val="001752FC"/>
    <w:rsid w:val="0017537A"/>
    <w:rsid w:val="001758EA"/>
    <w:rsid w:val="0017597B"/>
    <w:rsid w:val="00175A27"/>
    <w:rsid w:val="00175A65"/>
    <w:rsid w:val="00175BE2"/>
    <w:rsid w:val="00175E80"/>
    <w:rsid w:val="00175F68"/>
    <w:rsid w:val="00175FC2"/>
    <w:rsid w:val="00176381"/>
    <w:rsid w:val="001766F5"/>
    <w:rsid w:val="00176C1E"/>
    <w:rsid w:val="001770A8"/>
    <w:rsid w:val="0017799D"/>
    <w:rsid w:val="00177B6C"/>
    <w:rsid w:val="00177BF8"/>
    <w:rsid w:val="00177C7C"/>
    <w:rsid w:val="00177D17"/>
    <w:rsid w:val="00180139"/>
    <w:rsid w:val="001804C4"/>
    <w:rsid w:val="0018084A"/>
    <w:rsid w:val="0018092F"/>
    <w:rsid w:val="00180FBE"/>
    <w:rsid w:val="00181107"/>
    <w:rsid w:val="0018111D"/>
    <w:rsid w:val="0018157D"/>
    <w:rsid w:val="00181906"/>
    <w:rsid w:val="00181FB4"/>
    <w:rsid w:val="00182ACF"/>
    <w:rsid w:val="00183156"/>
    <w:rsid w:val="00183597"/>
    <w:rsid w:val="00183EC3"/>
    <w:rsid w:val="00183F0A"/>
    <w:rsid w:val="001841BC"/>
    <w:rsid w:val="001843B2"/>
    <w:rsid w:val="00184A7C"/>
    <w:rsid w:val="00184AB8"/>
    <w:rsid w:val="00184D87"/>
    <w:rsid w:val="00184F8F"/>
    <w:rsid w:val="00185328"/>
    <w:rsid w:val="001855D5"/>
    <w:rsid w:val="001856DE"/>
    <w:rsid w:val="00185BC5"/>
    <w:rsid w:val="00185D00"/>
    <w:rsid w:val="00186117"/>
    <w:rsid w:val="00186148"/>
    <w:rsid w:val="00186160"/>
    <w:rsid w:val="00186444"/>
    <w:rsid w:val="00187011"/>
    <w:rsid w:val="001870C7"/>
    <w:rsid w:val="00187131"/>
    <w:rsid w:val="0018744B"/>
    <w:rsid w:val="00187C06"/>
    <w:rsid w:val="00187EF9"/>
    <w:rsid w:val="0019012E"/>
    <w:rsid w:val="00190163"/>
    <w:rsid w:val="00190958"/>
    <w:rsid w:val="00190A08"/>
    <w:rsid w:val="00190D65"/>
    <w:rsid w:val="00191468"/>
    <w:rsid w:val="0019155C"/>
    <w:rsid w:val="001915FF"/>
    <w:rsid w:val="0019191E"/>
    <w:rsid w:val="00191F5D"/>
    <w:rsid w:val="00191F72"/>
    <w:rsid w:val="00191FBB"/>
    <w:rsid w:val="00191FD2"/>
    <w:rsid w:val="001923FB"/>
    <w:rsid w:val="0019242D"/>
    <w:rsid w:val="001926D3"/>
    <w:rsid w:val="00192755"/>
    <w:rsid w:val="001929E8"/>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86D"/>
    <w:rsid w:val="0019589E"/>
    <w:rsid w:val="00196C2F"/>
    <w:rsid w:val="00196CC2"/>
    <w:rsid w:val="00196F01"/>
    <w:rsid w:val="00197107"/>
    <w:rsid w:val="001974E3"/>
    <w:rsid w:val="00197ECC"/>
    <w:rsid w:val="001A01C6"/>
    <w:rsid w:val="001A0281"/>
    <w:rsid w:val="001A04C2"/>
    <w:rsid w:val="001A04D2"/>
    <w:rsid w:val="001A05CD"/>
    <w:rsid w:val="001A0A33"/>
    <w:rsid w:val="001A0D84"/>
    <w:rsid w:val="001A0FA4"/>
    <w:rsid w:val="001A107F"/>
    <w:rsid w:val="001A115A"/>
    <w:rsid w:val="001A15CD"/>
    <w:rsid w:val="001A1EBD"/>
    <w:rsid w:val="001A1F57"/>
    <w:rsid w:val="001A235A"/>
    <w:rsid w:val="001A268F"/>
    <w:rsid w:val="001A27E4"/>
    <w:rsid w:val="001A2A1B"/>
    <w:rsid w:val="001A2D90"/>
    <w:rsid w:val="001A39D2"/>
    <w:rsid w:val="001A3AE7"/>
    <w:rsid w:val="001A3F79"/>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E24"/>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5EA4"/>
    <w:rsid w:val="001B6A90"/>
    <w:rsid w:val="001B6CBF"/>
    <w:rsid w:val="001B733E"/>
    <w:rsid w:val="001B7B8E"/>
    <w:rsid w:val="001C031A"/>
    <w:rsid w:val="001C0822"/>
    <w:rsid w:val="001C092B"/>
    <w:rsid w:val="001C09B8"/>
    <w:rsid w:val="001C0B02"/>
    <w:rsid w:val="001C0C4A"/>
    <w:rsid w:val="001C0D38"/>
    <w:rsid w:val="001C1389"/>
    <w:rsid w:val="001C16DA"/>
    <w:rsid w:val="001C17AF"/>
    <w:rsid w:val="001C196B"/>
    <w:rsid w:val="001C1CEB"/>
    <w:rsid w:val="001C1D4C"/>
    <w:rsid w:val="001C2686"/>
    <w:rsid w:val="001C28D7"/>
    <w:rsid w:val="001C2B7B"/>
    <w:rsid w:val="001C303A"/>
    <w:rsid w:val="001C32BB"/>
    <w:rsid w:val="001C3D5C"/>
    <w:rsid w:val="001C431B"/>
    <w:rsid w:val="001C434D"/>
    <w:rsid w:val="001C4D69"/>
    <w:rsid w:val="001C4D8C"/>
    <w:rsid w:val="001C5057"/>
    <w:rsid w:val="001C55AB"/>
    <w:rsid w:val="001C5623"/>
    <w:rsid w:val="001C5B27"/>
    <w:rsid w:val="001C5E0F"/>
    <w:rsid w:val="001C5E45"/>
    <w:rsid w:val="001C62E0"/>
    <w:rsid w:val="001C6511"/>
    <w:rsid w:val="001C6A34"/>
    <w:rsid w:val="001C7619"/>
    <w:rsid w:val="001C789E"/>
    <w:rsid w:val="001C7910"/>
    <w:rsid w:val="001D030A"/>
    <w:rsid w:val="001D0CA3"/>
    <w:rsid w:val="001D0EA5"/>
    <w:rsid w:val="001D1262"/>
    <w:rsid w:val="001D16F3"/>
    <w:rsid w:val="001D1976"/>
    <w:rsid w:val="001D1B90"/>
    <w:rsid w:val="001D20AA"/>
    <w:rsid w:val="001D233D"/>
    <w:rsid w:val="001D2367"/>
    <w:rsid w:val="001D252A"/>
    <w:rsid w:val="001D28B2"/>
    <w:rsid w:val="001D2B92"/>
    <w:rsid w:val="001D2FB4"/>
    <w:rsid w:val="001D3451"/>
    <w:rsid w:val="001D3AF4"/>
    <w:rsid w:val="001D43AD"/>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63"/>
    <w:rsid w:val="001D76C4"/>
    <w:rsid w:val="001D7718"/>
    <w:rsid w:val="001D7A8C"/>
    <w:rsid w:val="001D7C42"/>
    <w:rsid w:val="001E02CC"/>
    <w:rsid w:val="001E0569"/>
    <w:rsid w:val="001E0753"/>
    <w:rsid w:val="001E0A64"/>
    <w:rsid w:val="001E0D91"/>
    <w:rsid w:val="001E1190"/>
    <w:rsid w:val="001E123D"/>
    <w:rsid w:val="001E1528"/>
    <w:rsid w:val="001E1843"/>
    <w:rsid w:val="001E1B9D"/>
    <w:rsid w:val="001E1FA1"/>
    <w:rsid w:val="001E207E"/>
    <w:rsid w:val="001E2608"/>
    <w:rsid w:val="001E2D5D"/>
    <w:rsid w:val="001E3479"/>
    <w:rsid w:val="001E3734"/>
    <w:rsid w:val="001E398E"/>
    <w:rsid w:val="001E4C51"/>
    <w:rsid w:val="001E4F0F"/>
    <w:rsid w:val="001E5362"/>
    <w:rsid w:val="001E54FD"/>
    <w:rsid w:val="001E56E0"/>
    <w:rsid w:val="001E5BA8"/>
    <w:rsid w:val="001E5D39"/>
    <w:rsid w:val="001E5D82"/>
    <w:rsid w:val="001E5DAA"/>
    <w:rsid w:val="001E5E27"/>
    <w:rsid w:val="001E6017"/>
    <w:rsid w:val="001E6169"/>
    <w:rsid w:val="001E6AD9"/>
    <w:rsid w:val="001E714D"/>
    <w:rsid w:val="001E772E"/>
    <w:rsid w:val="001F026B"/>
    <w:rsid w:val="001F08AA"/>
    <w:rsid w:val="001F0F6D"/>
    <w:rsid w:val="001F0FAB"/>
    <w:rsid w:val="001F111A"/>
    <w:rsid w:val="001F1835"/>
    <w:rsid w:val="001F187F"/>
    <w:rsid w:val="001F214B"/>
    <w:rsid w:val="001F221E"/>
    <w:rsid w:val="001F25B0"/>
    <w:rsid w:val="001F298F"/>
    <w:rsid w:val="001F2C6E"/>
    <w:rsid w:val="001F2D6F"/>
    <w:rsid w:val="001F334C"/>
    <w:rsid w:val="001F3592"/>
    <w:rsid w:val="001F387A"/>
    <w:rsid w:val="001F3ECC"/>
    <w:rsid w:val="001F412F"/>
    <w:rsid w:val="001F42CF"/>
    <w:rsid w:val="001F48EC"/>
    <w:rsid w:val="001F5001"/>
    <w:rsid w:val="001F5180"/>
    <w:rsid w:val="001F550B"/>
    <w:rsid w:val="001F5981"/>
    <w:rsid w:val="001F59C6"/>
    <w:rsid w:val="001F5DF0"/>
    <w:rsid w:val="001F5EE1"/>
    <w:rsid w:val="001F5F0C"/>
    <w:rsid w:val="001F69FB"/>
    <w:rsid w:val="001F78F6"/>
    <w:rsid w:val="00200889"/>
    <w:rsid w:val="00200B75"/>
    <w:rsid w:val="002012D5"/>
    <w:rsid w:val="002017B0"/>
    <w:rsid w:val="002017D5"/>
    <w:rsid w:val="00201B53"/>
    <w:rsid w:val="002027D7"/>
    <w:rsid w:val="00202F8F"/>
    <w:rsid w:val="00202F94"/>
    <w:rsid w:val="00202FDE"/>
    <w:rsid w:val="00203490"/>
    <w:rsid w:val="002034C3"/>
    <w:rsid w:val="0020387F"/>
    <w:rsid w:val="0020395C"/>
    <w:rsid w:val="00203D9B"/>
    <w:rsid w:val="00203DBF"/>
    <w:rsid w:val="00203FBD"/>
    <w:rsid w:val="002044D4"/>
    <w:rsid w:val="00204683"/>
    <w:rsid w:val="00204B04"/>
    <w:rsid w:val="00204C2D"/>
    <w:rsid w:val="00204D87"/>
    <w:rsid w:val="0020568F"/>
    <w:rsid w:val="002058C0"/>
    <w:rsid w:val="00206049"/>
    <w:rsid w:val="002061C0"/>
    <w:rsid w:val="00206B84"/>
    <w:rsid w:val="00206C88"/>
    <w:rsid w:val="002074B1"/>
    <w:rsid w:val="002101D3"/>
    <w:rsid w:val="00210766"/>
    <w:rsid w:val="00210F16"/>
    <w:rsid w:val="00211205"/>
    <w:rsid w:val="00211553"/>
    <w:rsid w:val="0021193D"/>
    <w:rsid w:val="00211942"/>
    <w:rsid w:val="00211AC1"/>
    <w:rsid w:val="00211FF4"/>
    <w:rsid w:val="002125AC"/>
    <w:rsid w:val="00212966"/>
    <w:rsid w:val="00213119"/>
    <w:rsid w:val="00213333"/>
    <w:rsid w:val="002134E2"/>
    <w:rsid w:val="00213572"/>
    <w:rsid w:val="002135CB"/>
    <w:rsid w:val="00213881"/>
    <w:rsid w:val="0021395E"/>
    <w:rsid w:val="002139F3"/>
    <w:rsid w:val="0021433B"/>
    <w:rsid w:val="00214424"/>
    <w:rsid w:val="00214760"/>
    <w:rsid w:val="002147D2"/>
    <w:rsid w:val="00214E1C"/>
    <w:rsid w:val="0021580F"/>
    <w:rsid w:val="002158C9"/>
    <w:rsid w:val="00215CAE"/>
    <w:rsid w:val="00215DA4"/>
    <w:rsid w:val="00215FC8"/>
    <w:rsid w:val="0021613B"/>
    <w:rsid w:val="002164A2"/>
    <w:rsid w:val="0021675D"/>
    <w:rsid w:val="002169F8"/>
    <w:rsid w:val="00216E49"/>
    <w:rsid w:val="00217135"/>
    <w:rsid w:val="0021745A"/>
    <w:rsid w:val="002175C6"/>
    <w:rsid w:val="0021761F"/>
    <w:rsid w:val="00217882"/>
    <w:rsid w:val="00217C5B"/>
    <w:rsid w:val="00217F94"/>
    <w:rsid w:val="00220146"/>
    <w:rsid w:val="0022015B"/>
    <w:rsid w:val="002207EF"/>
    <w:rsid w:val="002209C9"/>
    <w:rsid w:val="00220CA2"/>
    <w:rsid w:val="00220CD6"/>
    <w:rsid w:val="0022104A"/>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443"/>
    <w:rsid w:val="002256E9"/>
    <w:rsid w:val="002259C9"/>
    <w:rsid w:val="00226478"/>
    <w:rsid w:val="002271EE"/>
    <w:rsid w:val="0022772F"/>
    <w:rsid w:val="00230022"/>
    <w:rsid w:val="002300F1"/>
    <w:rsid w:val="002302EE"/>
    <w:rsid w:val="0023055B"/>
    <w:rsid w:val="0023055C"/>
    <w:rsid w:val="0023099C"/>
    <w:rsid w:val="00230EF9"/>
    <w:rsid w:val="002313E9"/>
    <w:rsid w:val="002319DC"/>
    <w:rsid w:val="00231E8E"/>
    <w:rsid w:val="00232328"/>
    <w:rsid w:val="00232CED"/>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5339"/>
    <w:rsid w:val="00235444"/>
    <w:rsid w:val="002355E2"/>
    <w:rsid w:val="002356B3"/>
    <w:rsid w:val="00235A86"/>
    <w:rsid w:val="00235AB3"/>
    <w:rsid w:val="00235ACA"/>
    <w:rsid w:val="0023603D"/>
    <w:rsid w:val="00236915"/>
    <w:rsid w:val="00236BA6"/>
    <w:rsid w:val="00236CB0"/>
    <w:rsid w:val="00236CCE"/>
    <w:rsid w:val="00236D92"/>
    <w:rsid w:val="00236F32"/>
    <w:rsid w:val="002371B5"/>
    <w:rsid w:val="0023799B"/>
    <w:rsid w:val="002403E0"/>
    <w:rsid w:val="0024060C"/>
    <w:rsid w:val="002408AD"/>
    <w:rsid w:val="002408C4"/>
    <w:rsid w:val="0024094A"/>
    <w:rsid w:val="00240C26"/>
    <w:rsid w:val="002410CC"/>
    <w:rsid w:val="0024164B"/>
    <w:rsid w:val="002417D9"/>
    <w:rsid w:val="00241AFD"/>
    <w:rsid w:val="00241B5B"/>
    <w:rsid w:val="00241C54"/>
    <w:rsid w:val="002421FC"/>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B7"/>
    <w:rsid w:val="00243EED"/>
    <w:rsid w:val="00244ED9"/>
    <w:rsid w:val="0024508C"/>
    <w:rsid w:val="00245117"/>
    <w:rsid w:val="002452C6"/>
    <w:rsid w:val="00245362"/>
    <w:rsid w:val="0024553D"/>
    <w:rsid w:val="00245779"/>
    <w:rsid w:val="00245A88"/>
    <w:rsid w:val="00245AD0"/>
    <w:rsid w:val="00245D1F"/>
    <w:rsid w:val="00245DC5"/>
    <w:rsid w:val="00245DE3"/>
    <w:rsid w:val="0024606D"/>
    <w:rsid w:val="00246261"/>
    <w:rsid w:val="0024664E"/>
    <w:rsid w:val="00246C0E"/>
    <w:rsid w:val="00246D41"/>
    <w:rsid w:val="00246DB7"/>
    <w:rsid w:val="00247135"/>
    <w:rsid w:val="002476AC"/>
    <w:rsid w:val="00247F36"/>
    <w:rsid w:val="00250117"/>
    <w:rsid w:val="002509DD"/>
    <w:rsid w:val="00250BAF"/>
    <w:rsid w:val="00250E78"/>
    <w:rsid w:val="00251912"/>
    <w:rsid w:val="00251D94"/>
    <w:rsid w:val="00251F50"/>
    <w:rsid w:val="0025215C"/>
    <w:rsid w:val="00252424"/>
    <w:rsid w:val="0025290F"/>
    <w:rsid w:val="00252CD8"/>
    <w:rsid w:val="00252D01"/>
    <w:rsid w:val="00252E02"/>
    <w:rsid w:val="00253465"/>
    <w:rsid w:val="0025362B"/>
    <w:rsid w:val="00253A51"/>
    <w:rsid w:val="0025426C"/>
    <w:rsid w:val="00254405"/>
    <w:rsid w:val="0025468D"/>
    <w:rsid w:val="002549FA"/>
    <w:rsid w:val="00254B2C"/>
    <w:rsid w:val="00254B30"/>
    <w:rsid w:val="00254E17"/>
    <w:rsid w:val="0025517E"/>
    <w:rsid w:val="002551A7"/>
    <w:rsid w:val="002553D4"/>
    <w:rsid w:val="00255B48"/>
    <w:rsid w:val="00255CFE"/>
    <w:rsid w:val="002567DC"/>
    <w:rsid w:val="002571B7"/>
    <w:rsid w:val="00257367"/>
    <w:rsid w:val="00257D93"/>
    <w:rsid w:val="00257E1B"/>
    <w:rsid w:val="0026093D"/>
    <w:rsid w:val="00260987"/>
    <w:rsid w:val="00260BB7"/>
    <w:rsid w:val="00260F8F"/>
    <w:rsid w:val="002610A1"/>
    <w:rsid w:val="00261402"/>
    <w:rsid w:val="00261CEB"/>
    <w:rsid w:val="0026220A"/>
    <w:rsid w:val="0026222F"/>
    <w:rsid w:val="00262279"/>
    <w:rsid w:val="002623F9"/>
    <w:rsid w:val="002628BB"/>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67E0"/>
    <w:rsid w:val="002667EC"/>
    <w:rsid w:val="00266EB4"/>
    <w:rsid w:val="0026735D"/>
    <w:rsid w:val="00267430"/>
    <w:rsid w:val="0026773B"/>
    <w:rsid w:val="00267AC9"/>
    <w:rsid w:val="00267D4E"/>
    <w:rsid w:val="00270082"/>
    <w:rsid w:val="00270087"/>
    <w:rsid w:val="00270263"/>
    <w:rsid w:val="0027062C"/>
    <w:rsid w:val="00270641"/>
    <w:rsid w:val="002709EA"/>
    <w:rsid w:val="00271053"/>
    <w:rsid w:val="00271734"/>
    <w:rsid w:val="002717BB"/>
    <w:rsid w:val="00271AD4"/>
    <w:rsid w:val="002720C3"/>
    <w:rsid w:val="00272369"/>
    <w:rsid w:val="00272465"/>
    <w:rsid w:val="00272472"/>
    <w:rsid w:val="00272554"/>
    <w:rsid w:val="00272674"/>
    <w:rsid w:val="002729F6"/>
    <w:rsid w:val="00272E25"/>
    <w:rsid w:val="00273154"/>
    <w:rsid w:val="00273306"/>
    <w:rsid w:val="002737C6"/>
    <w:rsid w:val="00273D7A"/>
    <w:rsid w:val="00274293"/>
    <w:rsid w:val="002743C2"/>
    <w:rsid w:val="00274885"/>
    <w:rsid w:val="00274B05"/>
    <w:rsid w:val="00275064"/>
    <w:rsid w:val="00275251"/>
    <w:rsid w:val="0027575A"/>
    <w:rsid w:val="00275A69"/>
    <w:rsid w:val="00275B63"/>
    <w:rsid w:val="00275C12"/>
    <w:rsid w:val="0027604C"/>
    <w:rsid w:val="00276172"/>
    <w:rsid w:val="0027673A"/>
    <w:rsid w:val="0027675E"/>
    <w:rsid w:val="0027696D"/>
    <w:rsid w:val="00276AFE"/>
    <w:rsid w:val="00277057"/>
    <w:rsid w:val="00277129"/>
    <w:rsid w:val="0027736A"/>
    <w:rsid w:val="00277465"/>
    <w:rsid w:val="00277803"/>
    <w:rsid w:val="002778C0"/>
    <w:rsid w:val="00277AAA"/>
    <w:rsid w:val="00277B86"/>
    <w:rsid w:val="00280566"/>
    <w:rsid w:val="0028089D"/>
    <w:rsid w:val="00280970"/>
    <w:rsid w:val="00280B0C"/>
    <w:rsid w:val="00280DA5"/>
    <w:rsid w:val="00280F08"/>
    <w:rsid w:val="002810E8"/>
    <w:rsid w:val="002814C6"/>
    <w:rsid w:val="00281EA4"/>
    <w:rsid w:val="00281EC1"/>
    <w:rsid w:val="00281F29"/>
    <w:rsid w:val="00281FFC"/>
    <w:rsid w:val="0028235E"/>
    <w:rsid w:val="0028238F"/>
    <w:rsid w:val="002824CD"/>
    <w:rsid w:val="0028258C"/>
    <w:rsid w:val="00282851"/>
    <w:rsid w:val="00282BEB"/>
    <w:rsid w:val="00283073"/>
    <w:rsid w:val="002837D2"/>
    <w:rsid w:val="002837FD"/>
    <w:rsid w:val="00283818"/>
    <w:rsid w:val="00283B22"/>
    <w:rsid w:val="00283ECE"/>
    <w:rsid w:val="00283F58"/>
    <w:rsid w:val="002840E4"/>
    <w:rsid w:val="002844E6"/>
    <w:rsid w:val="00284954"/>
    <w:rsid w:val="00284CE2"/>
    <w:rsid w:val="00284E26"/>
    <w:rsid w:val="00284EDE"/>
    <w:rsid w:val="00285308"/>
    <w:rsid w:val="0028597F"/>
    <w:rsid w:val="00286460"/>
    <w:rsid w:val="0028662C"/>
    <w:rsid w:val="00286D0E"/>
    <w:rsid w:val="00286F44"/>
    <w:rsid w:val="00286F48"/>
    <w:rsid w:val="00287083"/>
    <w:rsid w:val="002870D8"/>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E8F"/>
    <w:rsid w:val="0029462F"/>
    <w:rsid w:val="002946CD"/>
    <w:rsid w:val="00294EDC"/>
    <w:rsid w:val="002952B8"/>
    <w:rsid w:val="0029542B"/>
    <w:rsid w:val="00296398"/>
    <w:rsid w:val="00296988"/>
    <w:rsid w:val="00296EF8"/>
    <w:rsid w:val="002970B3"/>
    <w:rsid w:val="00297299"/>
    <w:rsid w:val="002972DA"/>
    <w:rsid w:val="00297965"/>
    <w:rsid w:val="002A01BF"/>
    <w:rsid w:val="002A033C"/>
    <w:rsid w:val="002A058E"/>
    <w:rsid w:val="002A0655"/>
    <w:rsid w:val="002A07C7"/>
    <w:rsid w:val="002A0C4C"/>
    <w:rsid w:val="002A0C8A"/>
    <w:rsid w:val="002A10F0"/>
    <w:rsid w:val="002A1243"/>
    <w:rsid w:val="002A1289"/>
    <w:rsid w:val="002A13D9"/>
    <w:rsid w:val="002A15E7"/>
    <w:rsid w:val="002A1864"/>
    <w:rsid w:val="002A1A84"/>
    <w:rsid w:val="002A1F83"/>
    <w:rsid w:val="002A20DF"/>
    <w:rsid w:val="002A2624"/>
    <w:rsid w:val="002A294C"/>
    <w:rsid w:val="002A2B98"/>
    <w:rsid w:val="002A40BA"/>
    <w:rsid w:val="002A41DC"/>
    <w:rsid w:val="002A4474"/>
    <w:rsid w:val="002A4A9B"/>
    <w:rsid w:val="002A4C83"/>
    <w:rsid w:val="002A4D20"/>
    <w:rsid w:val="002A4E23"/>
    <w:rsid w:val="002A4EFF"/>
    <w:rsid w:val="002A54BA"/>
    <w:rsid w:val="002A552B"/>
    <w:rsid w:val="002A583C"/>
    <w:rsid w:val="002A67F6"/>
    <w:rsid w:val="002A6A1D"/>
    <w:rsid w:val="002A6ED8"/>
    <w:rsid w:val="002A70D0"/>
    <w:rsid w:val="002A77D2"/>
    <w:rsid w:val="002A7B61"/>
    <w:rsid w:val="002A7D9C"/>
    <w:rsid w:val="002A7EBA"/>
    <w:rsid w:val="002A7F57"/>
    <w:rsid w:val="002B01C7"/>
    <w:rsid w:val="002B04F9"/>
    <w:rsid w:val="002B0D5E"/>
    <w:rsid w:val="002B157B"/>
    <w:rsid w:val="002B191C"/>
    <w:rsid w:val="002B1A33"/>
    <w:rsid w:val="002B1AEF"/>
    <w:rsid w:val="002B2E05"/>
    <w:rsid w:val="002B2F20"/>
    <w:rsid w:val="002B34BA"/>
    <w:rsid w:val="002B352D"/>
    <w:rsid w:val="002B3695"/>
    <w:rsid w:val="002B424A"/>
    <w:rsid w:val="002B50EC"/>
    <w:rsid w:val="002B52AF"/>
    <w:rsid w:val="002B5374"/>
    <w:rsid w:val="002B61FD"/>
    <w:rsid w:val="002B682F"/>
    <w:rsid w:val="002B6DBD"/>
    <w:rsid w:val="002B6E57"/>
    <w:rsid w:val="002B6EF4"/>
    <w:rsid w:val="002B6EF9"/>
    <w:rsid w:val="002B7287"/>
    <w:rsid w:val="002B787A"/>
    <w:rsid w:val="002B78EF"/>
    <w:rsid w:val="002B7A13"/>
    <w:rsid w:val="002B7A21"/>
    <w:rsid w:val="002B7D8A"/>
    <w:rsid w:val="002C0039"/>
    <w:rsid w:val="002C02E7"/>
    <w:rsid w:val="002C02F9"/>
    <w:rsid w:val="002C0999"/>
    <w:rsid w:val="002C0B5C"/>
    <w:rsid w:val="002C0FF9"/>
    <w:rsid w:val="002C1479"/>
    <w:rsid w:val="002C148E"/>
    <w:rsid w:val="002C153E"/>
    <w:rsid w:val="002C15C5"/>
    <w:rsid w:val="002C182A"/>
    <w:rsid w:val="002C1A14"/>
    <w:rsid w:val="002C1A19"/>
    <w:rsid w:val="002C1A95"/>
    <w:rsid w:val="002C1B94"/>
    <w:rsid w:val="002C1ECA"/>
    <w:rsid w:val="002C1F67"/>
    <w:rsid w:val="002C244B"/>
    <w:rsid w:val="002C249E"/>
    <w:rsid w:val="002C2C70"/>
    <w:rsid w:val="002C327E"/>
    <w:rsid w:val="002C3301"/>
    <w:rsid w:val="002C34E0"/>
    <w:rsid w:val="002C3796"/>
    <w:rsid w:val="002C37BC"/>
    <w:rsid w:val="002C3B13"/>
    <w:rsid w:val="002C3EF7"/>
    <w:rsid w:val="002C4258"/>
    <w:rsid w:val="002C43CB"/>
    <w:rsid w:val="002C458A"/>
    <w:rsid w:val="002C46A1"/>
    <w:rsid w:val="002C4963"/>
    <w:rsid w:val="002C4E22"/>
    <w:rsid w:val="002C5061"/>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2B9"/>
    <w:rsid w:val="002D0321"/>
    <w:rsid w:val="002D03A7"/>
    <w:rsid w:val="002D072A"/>
    <w:rsid w:val="002D079B"/>
    <w:rsid w:val="002D0998"/>
    <w:rsid w:val="002D0C27"/>
    <w:rsid w:val="002D160C"/>
    <w:rsid w:val="002D16A9"/>
    <w:rsid w:val="002D2198"/>
    <w:rsid w:val="002D2455"/>
    <w:rsid w:val="002D247D"/>
    <w:rsid w:val="002D26CA"/>
    <w:rsid w:val="002D2748"/>
    <w:rsid w:val="002D2A47"/>
    <w:rsid w:val="002D2CBC"/>
    <w:rsid w:val="002D3003"/>
    <w:rsid w:val="002D3995"/>
    <w:rsid w:val="002D5070"/>
    <w:rsid w:val="002D5968"/>
    <w:rsid w:val="002D5A25"/>
    <w:rsid w:val="002D5B6C"/>
    <w:rsid w:val="002D5CFA"/>
    <w:rsid w:val="002D6A7A"/>
    <w:rsid w:val="002D6CEA"/>
    <w:rsid w:val="002D6D00"/>
    <w:rsid w:val="002D6F0E"/>
    <w:rsid w:val="002D72A3"/>
    <w:rsid w:val="002D72B9"/>
    <w:rsid w:val="002D7FA6"/>
    <w:rsid w:val="002E01EC"/>
    <w:rsid w:val="002E0861"/>
    <w:rsid w:val="002E0CDE"/>
    <w:rsid w:val="002E0D65"/>
    <w:rsid w:val="002E1049"/>
    <w:rsid w:val="002E10E3"/>
    <w:rsid w:val="002E1112"/>
    <w:rsid w:val="002E118F"/>
    <w:rsid w:val="002E14F8"/>
    <w:rsid w:val="002E1613"/>
    <w:rsid w:val="002E17EE"/>
    <w:rsid w:val="002E1AEB"/>
    <w:rsid w:val="002E273B"/>
    <w:rsid w:val="002E2908"/>
    <w:rsid w:val="002E293D"/>
    <w:rsid w:val="002E2CFC"/>
    <w:rsid w:val="002E2F7A"/>
    <w:rsid w:val="002E306F"/>
    <w:rsid w:val="002E31BF"/>
    <w:rsid w:val="002E351F"/>
    <w:rsid w:val="002E3737"/>
    <w:rsid w:val="002E3932"/>
    <w:rsid w:val="002E3B0E"/>
    <w:rsid w:val="002E3BC0"/>
    <w:rsid w:val="002E428C"/>
    <w:rsid w:val="002E47C6"/>
    <w:rsid w:val="002E48C0"/>
    <w:rsid w:val="002E4ABF"/>
    <w:rsid w:val="002E4E1F"/>
    <w:rsid w:val="002E4F24"/>
    <w:rsid w:val="002E50CC"/>
    <w:rsid w:val="002E5591"/>
    <w:rsid w:val="002E5871"/>
    <w:rsid w:val="002E624A"/>
    <w:rsid w:val="002E6C9E"/>
    <w:rsid w:val="002E6CEC"/>
    <w:rsid w:val="002E77FB"/>
    <w:rsid w:val="002E7CE2"/>
    <w:rsid w:val="002E7ECF"/>
    <w:rsid w:val="002E7F23"/>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469"/>
    <w:rsid w:val="002F3A7B"/>
    <w:rsid w:val="002F43A1"/>
    <w:rsid w:val="002F43B0"/>
    <w:rsid w:val="002F43C0"/>
    <w:rsid w:val="002F44B6"/>
    <w:rsid w:val="002F4543"/>
    <w:rsid w:val="002F4655"/>
    <w:rsid w:val="002F4A54"/>
    <w:rsid w:val="002F6020"/>
    <w:rsid w:val="002F651E"/>
    <w:rsid w:val="002F65A8"/>
    <w:rsid w:val="002F68F4"/>
    <w:rsid w:val="002F69A0"/>
    <w:rsid w:val="002F6BEB"/>
    <w:rsid w:val="002F6C48"/>
    <w:rsid w:val="002F72EB"/>
    <w:rsid w:val="002F7A91"/>
    <w:rsid w:val="002F7EA5"/>
    <w:rsid w:val="003000BA"/>
    <w:rsid w:val="0030086E"/>
    <w:rsid w:val="00300956"/>
    <w:rsid w:val="00300B2F"/>
    <w:rsid w:val="0030109E"/>
    <w:rsid w:val="003010E6"/>
    <w:rsid w:val="0030147A"/>
    <w:rsid w:val="003016A8"/>
    <w:rsid w:val="0030181C"/>
    <w:rsid w:val="00301937"/>
    <w:rsid w:val="00301A6F"/>
    <w:rsid w:val="00301C63"/>
    <w:rsid w:val="00302434"/>
    <w:rsid w:val="00302D41"/>
    <w:rsid w:val="00302FF1"/>
    <w:rsid w:val="00303090"/>
    <w:rsid w:val="0030322A"/>
    <w:rsid w:val="00303907"/>
    <w:rsid w:val="003039A6"/>
    <w:rsid w:val="00303E76"/>
    <w:rsid w:val="00303FE7"/>
    <w:rsid w:val="00304096"/>
    <w:rsid w:val="003042BE"/>
    <w:rsid w:val="0030438E"/>
    <w:rsid w:val="00304C33"/>
    <w:rsid w:val="003054A9"/>
    <w:rsid w:val="00305577"/>
    <w:rsid w:val="00305597"/>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18E"/>
    <w:rsid w:val="00310233"/>
    <w:rsid w:val="003102E7"/>
    <w:rsid w:val="003103C9"/>
    <w:rsid w:val="003105A2"/>
    <w:rsid w:val="0031063A"/>
    <w:rsid w:val="003109B2"/>
    <w:rsid w:val="00311438"/>
    <w:rsid w:val="003114D6"/>
    <w:rsid w:val="00311EEE"/>
    <w:rsid w:val="00311F78"/>
    <w:rsid w:val="003120A5"/>
    <w:rsid w:val="00312B59"/>
    <w:rsid w:val="003133DF"/>
    <w:rsid w:val="00313F08"/>
    <w:rsid w:val="00313FA6"/>
    <w:rsid w:val="003144FD"/>
    <w:rsid w:val="0031454A"/>
    <w:rsid w:val="003148C3"/>
    <w:rsid w:val="003148E5"/>
    <w:rsid w:val="00314AD0"/>
    <w:rsid w:val="00314EA9"/>
    <w:rsid w:val="00315A1E"/>
    <w:rsid w:val="003160DA"/>
    <w:rsid w:val="00316561"/>
    <w:rsid w:val="003165A6"/>
    <w:rsid w:val="00316666"/>
    <w:rsid w:val="003166FC"/>
    <w:rsid w:val="00316C87"/>
    <w:rsid w:val="00316D0D"/>
    <w:rsid w:val="00316D61"/>
    <w:rsid w:val="00317630"/>
    <w:rsid w:val="00317712"/>
    <w:rsid w:val="00317DC4"/>
    <w:rsid w:val="003205D3"/>
    <w:rsid w:val="00320993"/>
    <w:rsid w:val="00320D82"/>
    <w:rsid w:val="00321186"/>
    <w:rsid w:val="003218FB"/>
    <w:rsid w:val="00321A3A"/>
    <w:rsid w:val="00321D95"/>
    <w:rsid w:val="00321E43"/>
    <w:rsid w:val="003221D7"/>
    <w:rsid w:val="00322229"/>
    <w:rsid w:val="003224F9"/>
    <w:rsid w:val="0032254D"/>
    <w:rsid w:val="003227BB"/>
    <w:rsid w:val="00322AD4"/>
    <w:rsid w:val="00322E61"/>
    <w:rsid w:val="0032324F"/>
    <w:rsid w:val="003238A5"/>
    <w:rsid w:val="00323D48"/>
    <w:rsid w:val="00324115"/>
    <w:rsid w:val="00324585"/>
    <w:rsid w:val="003245FD"/>
    <w:rsid w:val="003248FE"/>
    <w:rsid w:val="00324CF2"/>
    <w:rsid w:val="00324CF8"/>
    <w:rsid w:val="00324EF7"/>
    <w:rsid w:val="00324F6A"/>
    <w:rsid w:val="0032555F"/>
    <w:rsid w:val="00325B41"/>
    <w:rsid w:val="00325E8B"/>
    <w:rsid w:val="00325FB0"/>
    <w:rsid w:val="003261C0"/>
    <w:rsid w:val="003261F1"/>
    <w:rsid w:val="0032636C"/>
    <w:rsid w:val="003263C1"/>
    <w:rsid w:val="00326658"/>
    <w:rsid w:val="003266DA"/>
    <w:rsid w:val="003267F1"/>
    <w:rsid w:val="00326AA6"/>
    <w:rsid w:val="00326AD5"/>
    <w:rsid w:val="00326BF6"/>
    <w:rsid w:val="00326F04"/>
    <w:rsid w:val="00327235"/>
    <w:rsid w:val="003272D2"/>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449"/>
    <w:rsid w:val="003328BD"/>
    <w:rsid w:val="00332BCF"/>
    <w:rsid w:val="00332BF6"/>
    <w:rsid w:val="0033307D"/>
    <w:rsid w:val="00333275"/>
    <w:rsid w:val="003333F2"/>
    <w:rsid w:val="00333657"/>
    <w:rsid w:val="003338BC"/>
    <w:rsid w:val="00333B5C"/>
    <w:rsid w:val="00334274"/>
    <w:rsid w:val="0033444E"/>
    <w:rsid w:val="003347BA"/>
    <w:rsid w:val="0033511E"/>
    <w:rsid w:val="00335BF3"/>
    <w:rsid w:val="00336595"/>
    <w:rsid w:val="003369D0"/>
    <w:rsid w:val="00336AAA"/>
    <w:rsid w:val="00336B50"/>
    <w:rsid w:val="00336CA7"/>
    <w:rsid w:val="003372C5"/>
    <w:rsid w:val="003373FE"/>
    <w:rsid w:val="003374C3"/>
    <w:rsid w:val="00337690"/>
    <w:rsid w:val="003377E7"/>
    <w:rsid w:val="00340B0B"/>
    <w:rsid w:val="00340B63"/>
    <w:rsid w:val="00340BA4"/>
    <w:rsid w:val="00340C54"/>
    <w:rsid w:val="00340F65"/>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8D2"/>
    <w:rsid w:val="00345A73"/>
    <w:rsid w:val="00345B0A"/>
    <w:rsid w:val="00345BA6"/>
    <w:rsid w:val="00345F3D"/>
    <w:rsid w:val="00345F7A"/>
    <w:rsid w:val="003463D3"/>
    <w:rsid w:val="00346A28"/>
    <w:rsid w:val="00346B9E"/>
    <w:rsid w:val="00346E43"/>
    <w:rsid w:val="003476A2"/>
    <w:rsid w:val="003478E8"/>
    <w:rsid w:val="00347A30"/>
    <w:rsid w:val="00347BB4"/>
    <w:rsid w:val="003505F1"/>
    <w:rsid w:val="00350630"/>
    <w:rsid w:val="0035066D"/>
    <w:rsid w:val="00350691"/>
    <w:rsid w:val="00350702"/>
    <w:rsid w:val="00350E50"/>
    <w:rsid w:val="00350F06"/>
    <w:rsid w:val="003513CF"/>
    <w:rsid w:val="00351425"/>
    <w:rsid w:val="0035149D"/>
    <w:rsid w:val="0035162C"/>
    <w:rsid w:val="00351961"/>
    <w:rsid w:val="00351DEE"/>
    <w:rsid w:val="00352519"/>
    <w:rsid w:val="00352547"/>
    <w:rsid w:val="00352649"/>
    <w:rsid w:val="003526E9"/>
    <w:rsid w:val="003527DE"/>
    <w:rsid w:val="00352A9F"/>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65DE"/>
    <w:rsid w:val="00356787"/>
    <w:rsid w:val="00356E9D"/>
    <w:rsid w:val="003577D1"/>
    <w:rsid w:val="003579D0"/>
    <w:rsid w:val="00357BD6"/>
    <w:rsid w:val="00357F58"/>
    <w:rsid w:val="00360021"/>
    <w:rsid w:val="0036030B"/>
    <w:rsid w:val="0036067D"/>
    <w:rsid w:val="00361596"/>
    <w:rsid w:val="003618F9"/>
    <w:rsid w:val="00361D22"/>
    <w:rsid w:val="00361F2C"/>
    <w:rsid w:val="00361F9D"/>
    <w:rsid w:val="003622AD"/>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60C"/>
    <w:rsid w:val="003656ED"/>
    <w:rsid w:val="003657EA"/>
    <w:rsid w:val="0036583B"/>
    <w:rsid w:val="00365A9B"/>
    <w:rsid w:val="00365CC9"/>
    <w:rsid w:val="0036619A"/>
    <w:rsid w:val="00366425"/>
    <w:rsid w:val="00366B50"/>
    <w:rsid w:val="00366BAE"/>
    <w:rsid w:val="00366DF6"/>
    <w:rsid w:val="0036751D"/>
    <w:rsid w:val="00367D6B"/>
    <w:rsid w:val="003703A1"/>
    <w:rsid w:val="00370B07"/>
    <w:rsid w:val="00370ED8"/>
    <w:rsid w:val="00371B40"/>
    <w:rsid w:val="00371DE4"/>
    <w:rsid w:val="00372620"/>
    <w:rsid w:val="00372929"/>
    <w:rsid w:val="00372AE4"/>
    <w:rsid w:val="00372C63"/>
    <w:rsid w:val="00372D43"/>
    <w:rsid w:val="003734CC"/>
    <w:rsid w:val="003736CA"/>
    <w:rsid w:val="00373744"/>
    <w:rsid w:val="00373DE3"/>
    <w:rsid w:val="003740F3"/>
    <w:rsid w:val="0037428C"/>
    <w:rsid w:val="003743C6"/>
    <w:rsid w:val="00374BB8"/>
    <w:rsid w:val="00374CDE"/>
    <w:rsid w:val="00374D54"/>
    <w:rsid w:val="00374E89"/>
    <w:rsid w:val="0037500A"/>
    <w:rsid w:val="0037556C"/>
    <w:rsid w:val="0037564C"/>
    <w:rsid w:val="00375D5B"/>
    <w:rsid w:val="00375F26"/>
    <w:rsid w:val="00376132"/>
    <w:rsid w:val="00376385"/>
    <w:rsid w:val="0037741D"/>
    <w:rsid w:val="003776F0"/>
    <w:rsid w:val="00377751"/>
    <w:rsid w:val="00377994"/>
    <w:rsid w:val="00377B0D"/>
    <w:rsid w:val="00377C7B"/>
    <w:rsid w:val="00377E1C"/>
    <w:rsid w:val="003800E8"/>
    <w:rsid w:val="00380658"/>
    <w:rsid w:val="00380BF8"/>
    <w:rsid w:val="00380F28"/>
    <w:rsid w:val="003814FA"/>
    <w:rsid w:val="003815A1"/>
    <w:rsid w:val="00381633"/>
    <w:rsid w:val="00381A85"/>
    <w:rsid w:val="00381B6C"/>
    <w:rsid w:val="00381E97"/>
    <w:rsid w:val="00381EE1"/>
    <w:rsid w:val="00382189"/>
    <w:rsid w:val="00382644"/>
    <w:rsid w:val="00382705"/>
    <w:rsid w:val="0038289C"/>
    <w:rsid w:val="003829AA"/>
    <w:rsid w:val="00382B06"/>
    <w:rsid w:val="00382E02"/>
    <w:rsid w:val="00382FDA"/>
    <w:rsid w:val="003833AF"/>
    <w:rsid w:val="0038400F"/>
    <w:rsid w:val="003841C1"/>
    <w:rsid w:val="00384257"/>
    <w:rsid w:val="003842FE"/>
    <w:rsid w:val="00384A93"/>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FB"/>
    <w:rsid w:val="0039025C"/>
    <w:rsid w:val="003908DE"/>
    <w:rsid w:val="00390D91"/>
    <w:rsid w:val="0039117C"/>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7DF"/>
    <w:rsid w:val="00395DA6"/>
    <w:rsid w:val="0039703B"/>
    <w:rsid w:val="00397A77"/>
    <w:rsid w:val="00397F47"/>
    <w:rsid w:val="003A0222"/>
    <w:rsid w:val="003A0C62"/>
    <w:rsid w:val="003A0DD0"/>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DE3"/>
    <w:rsid w:val="003A4EB4"/>
    <w:rsid w:val="003A5108"/>
    <w:rsid w:val="003A53BC"/>
    <w:rsid w:val="003A55A7"/>
    <w:rsid w:val="003A55B7"/>
    <w:rsid w:val="003A57D7"/>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C54"/>
    <w:rsid w:val="003B2E5D"/>
    <w:rsid w:val="003B2F08"/>
    <w:rsid w:val="003B3321"/>
    <w:rsid w:val="003B370C"/>
    <w:rsid w:val="003B3C8D"/>
    <w:rsid w:val="003B3EFC"/>
    <w:rsid w:val="003B40EA"/>
    <w:rsid w:val="003B43BC"/>
    <w:rsid w:val="003B4503"/>
    <w:rsid w:val="003B464D"/>
    <w:rsid w:val="003B46F9"/>
    <w:rsid w:val="003B4C48"/>
    <w:rsid w:val="003B5348"/>
    <w:rsid w:val="003B5CD5"/>
    <w:rsid w:val="003B5DF6"/>
    <w:rsid w:val="003B65D1"/>
    <w:rsid w:val="003B69C1"/>
    <w:rsid w:val="003B69E0"/>
    <w:rsid w:val="003B6E8A"/>
    <w:rsid w:val="003B70F2"/>
    <w:rsid w:val="003B7152"/>
    <w:rsid w:val="003B7B18"/>
    <w:rsid w:val="003B7DDF"/>
    <w:rsid w:val="003B7DE7"/>
    <w:rsid w:val="003B7EFF"/>
    <w:rsid w:val="003B7F03"/>
    <w:rsid w:val="003C0147"/>
    <w:rsid w:val="003C021E"/>
    <w:rsid w:val="003C03EC"/>
    <w:rsid w:val="003C0859"/>
    <w:rsid w:val="003C08CC"/>
    <w:rsid w:val="003C0E87"/>
    <w:rsid w:val="003C10F0"/>
    <w:rsid w:val="003C1594"/>
    <w:rsid w:val="003C16F4"/>
    <w:rsid w:val="003C1A84"/>
    <w:rsid w:val="003C2610"/>
    <w:rsid w:val="003C2BF6"/>
    <w:rsid w:val="003C2E18"/>
    <w:rsid w:val="003C3349"/>
    <w:rsid w:val="003C36D0"/>
    <w:rsid w:val="003C370B"/>
    <w:rsid w:val="003C3BD8"/>
    <w:rsid w:val="003C48F6"/>
    <w:rsid w:val="003C4DE5"/>
    <w:rsid w:val="003C4E04"/>
    <w:rsid w:val="003C4EFA"/>
    <w:rsid w:val="003C50FB"/>
    <w:rsid w:val="003C5444"/>
    <w:rsid w:val="003C54F8"/>
    <w:rsid w:val="003C6961"/>
    <w:rsid w:val="003C6C14"/>
    <w:rsid w:val="003C6DC6"/>
    <w:rsid w:val="003C71D3"/>
    <w:rsid w:val="003C78B3"/>
    <w:rsid w:val="003D00E7"/>
    <w:rsid w:val="003D03B9"/>
    <w:rsid w:val="003D063C"/>
    <w:rsid w:val="003D0D36"/>
    <w:rsid w:val="003D12A3"/>
    <w:rsid w:val="003D1649"/>
    <w:rsid w:val="003D1742"/>
    <w:rsid w:val="003D1AEE"/>
    <w:rsid w:val="003D1B83"/>
    <w:rsid w:val="003D1C87"/>
    <w:rsid w:val="003D1D5F"/>
    <w:rsid w:val="003D1EE1"/>
    <w:rsid w:val="003D20FC"/>
    <w:rsid w:val="003D2259"/>
    <w:rsid w:val="003D23C6"/>
    <w:rsid w:val="003D2D77"/>
    <w:rsid w:val="003D2DE8"/>
    <w:rsid w:val="003D3460"/>
    <w:rsid w:val="003D3529"/>
    <w:rsid w:val="003D39B3"/>
    <w:rsid w:val="003D39D4"/>
    <w:rsid w:val="003D3C30"/>
    <w:rsid w:val="003D4B5B"/>
    <w:rsid w:val="003D4B8B"/>
    <w:rsid w:val="003D4DCD"/>
    <w:rsid w:val="003D535E"/>
    <w:rsid w:val="003D5BD1"/>
    <w:rsid w:val="003D5CB4"/>
    <w:rsid w:val="003D6B89"/>
    <w:rsid w:val="003D6B93"/>
    <w:rsid w:val="003D6F1D"/>
    <w:rsid w:val="003D6FDB"/>
    <w:rsid w:val="003D7717"/>
    <w:rsid w:val="003D7987"/>
    <w:rsid w:val="003D7A2B"/>
    <w:rsid w:val="003D7D31"/>
    <w:rsid w:val="003D7DBB"/>
    <w:rsid w:val="003D7FBF"/>
    <w:rsid w:val="003E002E"/>
    <w:rsid w:val="003E0132"/>
    <w:rsid w:val="003E03B8"/>
    <w:rsid w:val="003E0884"/>
    <w:rsid w:val="003E0D9E"/>
    <w:rsid w:val="003E1252"/>
    <w:rsid w:val="003E154B"/>
    <w:rsid w:val="003E16B2"/>
    <w:rsid w:val="003E1A76"/>
    <w:rsid w:val="003E1EE3"/>
    <w:rsid w:val="003E1F66"/>
    <w:rsid w:val="003E1F69"/>
    <w:rsid w:val="003E20F5"/>
    <w:rsid w:val="003E26F5"/>
    <w:rsid w:val="003E2ABB"/>
    <w:rsid w:val="003E3345"/>
    <w:rsid w:val="003E3576"/>
    <w:rsid w:val="003E3995"/>
    <w:rsid w:val="003E3AAB"/>
    <w:rsid w:val="003E3FD3"/>
    <w:rsid w:val="003E4158"/>
    <w:rsid w:val="003E41C5"/>
    <w:rsid w:val="003E42F2"/>
    <w:rsid w:val="003E44A4"/>
    <w:rsid w:val="003E4768"/>
    <w:rsid w:val="003E49C1"/>
    <w:rsid w:val="003E50F4"/>
    <w:rsid w:val="003E522B"/>
    <w:rsid w:val="003E5841"/>
    <w:rsid w:val="003E5915"/>
    <w:rsid w:val="003E59BB"/>
    <w:rsid w:val="003E5C92"/>
    <w:rsid w:val="003E5D87"/>
    <w:rsid w:val="003E6277"/>
    <w:rsid w:val="003E62E5"/>
    <w:rsid w:val="003E64D0"/>
    <w:rsid w:val="003E6516"/>
    <w:rsid w:val="003E6B8F"/>
    <w:rsid w:val="003E6D0B"/>
    <w:rsid w:val="003E6F1A"/>
    <w:rsid w:val="003E705C"/>
    <w:rsid w:val="003E72D2"/>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B02"/>
    <w:rsid w:val="003F3E1D"/>
    <w:rsid w:val="003F406C"/>
    <w:rsid w:val="003F4550"/>
    <w:rsid w:val="003F524B"/>
    <w:rsid w:val="003F53D6"/>
    <w:rsid w:val="003F596D"/>
    <w:rsid w:val="003F5BB0"/>
    <w:rsid w:val="003F5CF5"/>
    <w:rsid w:val="003F5E52"/>
    <w:rsid w:val="003F69A8"/>
    <w:rsid w:val="003F6B87"/>
    <w:rsid w:val="003F727A"/>
    <w:rsid w:val="003F7399"/>
    <w:rsid w:val="003F741F"/>
    <w:rsid w:val="003F7741"/>
    <w:rsid w:val="003F790C"/>
    <w:rsid w:val="003F7A9D"/>
    <w:rsid w:val="003F7B1A"/>
    <w:rsid w:val="003F7B6A"/>
    <w:rsid w:val="004000DC"/>
    <w:rsid w:val="00400120"/>
    <w:rsid w:val="0040086F"/>
    <w:rsid w:val="00400CDA"/>
    <w:rsid w:val="00400E48"/>
    <w:rsid w:val="00401282"/>
    <w:rsid w:val="00401414"/>
    <w:rsid w:val="00401BA3"/>
    <w:rsid w:val="00401D43"/>
    <w:rsid w:val="00401F0E"/>
    <w:rsid w:val="004024C9"/>
    <w:rsid w:val="0040274B"/>
    <w:rsid w:val="00402CF2"/>
    <w:rsid w:val="004037F9"/>
    <w:rsid w:val="004038EC"/>
    <w:rsid w:val="00403D4D"/>
    <w:rsid w:val="004045D1"/>
    <w:rsid w:val="0040478F"/>
    <w:rsid w:val="004048AC"/>
    <w:rsid w:val="00404D7B"/>
    <w:rsid w:val="00405005"/>
    <w:rsid w:val="00405035"/>
    <w:rsid w:val="004057BE"/>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4160"/>
    <w:rsid w:val="004141FD"/>
    <w:rsid w:val="0041424F"/>
    <w:rsid w:val="00414388"/>
    <w:rsid w:val="00414419"/>
    <w:rsid w:val="00414633"/>
    <w:rsid w:val="00414686"/>
    <w:rsid w:val="00414825"/>
    <w:rsid w:val="00414BB4"/>
    <w:rsid w:val="0041520E"/>
    <w:rsid w:val="00415A30"/>
    <w:rsid w:val="00415D53"/>
    <w:rsid w:val="0041652D"/>
    <w:rsid w:val="00416538"/>
    <w:rsid w:val="00416B35"/>
    <w:rsid w:val="00416EA3"/>
    <w:rsid w:val="00417824"/>
    <w:rsid w:val="00417870"/>
    <w:rsid w:val="00417DE8"/>
    <w:rsid w:val="00417FDB"/>
    <w:rsid w:val="004203FA"/>
    <w:rsid w:val="0042042C"/>
    <w:rsid w:val="004205AE"/>
    <w:rsid w:val="004205C1"/>
    <w:rsid w:val="0042064D"/>
    <w:rsid w:val="004208DA"/>
    <w:rsid w:val="00421001"/>
    <w:rsid w:val="00421255"/>
    <w:rsid w:val="004212CF"/>
    <w:rsid w:val="00421A59"/>
    <w:rsid w:val="00421CE1"/>
    <w:rsid w:val="00421CE2"/>
    <w:rsid w:val="00422064"/>
    <w:rsid w:val="004223A7"/>
    <w:rsid w:val="00422B65"/>
    <w:rsid w:val="00423443"/>
    <w:rsid w:val="00423894"/>
    <w:rsid w:val="00423E03"/>
    <w:rsid w:val="0042430D"/>
    <w:rsid w:val="00424943"/>
    <w:rsid w:val="00424C0C"/>
    <w:rsid w:val="00424D5C"/>
    <w:rsid w:val="00424D84"/>
    <w:rsid w:val="004253A1"/>
    <w:rsid w:val="00425DC1"/>
    <w:rsid w:val="00425E28"/>
    <w:rsid w:val="00426028"/>
    <w:rsid w:val="00426433"/>
    <w:rsid w:val="004265BE"/>
    <w:rsid w:val="004267BD"/>
    <w:rsid w:val="004268DF"/>
    <w:rsid w:val="00426B03"/>
    <w:rsid w:val="00426D1A"/>
    <w:rsid w:val="00426D4C"/>
    <w:rsid w:val="00427A69"/>
    <w:rsid w:val="00430447"/>
    <w:rsid w:val="00430634"/>
    <w:rsid w:val="00430A7B"/>
    <w:rsid w:val="004316BC"/>
    <w:rsid w:val="00431B5D"/>
    <w:rsid w:val="004322F9"/>
    <w:rsid w:val="0043236A"/>
    <w:rsid w:val="004323CF"/>
    <w:rsid w:val="0043262B"/>
    <w:rsid w:val="004327A2"/>
    <w:rsid w:val="00432AEE"/>
    <w:rsid w:val="00432BAC"/>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D73"/>
    <w:rsid w:val="00440DB3"/>
    <w:rsid w:val="004411F4"/>
    <w:rsid w:val="004414D5"/>
    <w:rsid w:val="00441947"/>
    <w:rsid w:val="00441FCC"/>
    <w:rsid w:val="004422D2"/>
    <w:rsid w:val="00442EF0"/>
    <w:rsid w:val="00442F39"/>
    <w:rsid w:val="00443082"/>
    <w:rsid w:val="004432A6"/>
    <w:rsid w:val="004435E4"/>
    <w:rsid w:val="004438DB"/>
    <w:rsid w:val="00443A84"/>
    <w:rsid w:val="004440AE"/>
    <w:rsid w:val="00444366"/>
    <w:rsid w:val="00444B9F"/>
    <w:rsid w:val="00444C9D"/>
    <w:rsid w:val="00444EAA"/>
    <w:rsid w:val="004451B3"/>
    <w:rsid w:val="00445298"/>
    <w:rsid w:val="004456A1"/>
    <w:rsid w:val="00445971"/>
    <w:rsid w:val="00445AFA"/>
    <w:rsid w:val="00445E07"/>
    <w:rsid w:val="004462D5"/>
    <w:rsid w:val="004463B2"/>
    <w:rsid w:val="00446D98"/>
    <w:rsid w:val="004470F9"/>
    <w:rsid w:val="00447705"/>
    <w:rsid w:val="00447A70"/>
    <w:rsid w:val="00447C81"/>
    <w:rsid w:val="00447E40"/>
    <w:rsid w:val="00447F4D"/>
    <w:rsid w:val="00450122"/>
    <w:rsid w:val="004507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F63"/>
    <w:rsid w:val="0045407D"/>
    <w:rsid w:val="004548D6"/>
    <w:rsid w:val="004549C3"/>
    <w:rsid w:val="004549DB"/>
    <w:rsid w:val="004555F1"/>
    <w:rsid w:val="0045597A"/>
    <w:rsid w:val="00455ECC"/>
    <w:rsid w:val="00455F02"/>
    <w:rsid w:val="0045604D"/>
    <w:rsid w:val="004563F2"/>
    <w:rsid w:val="004563F3"/>
    <w:rsid w:val="0045647A"/>
    <w:rsid w:val="004564E0"/>
    <w:rsid w:val="00456762"/>
    <w:rsid w:val="00456DC5"/>
    <w:rsid w:val="00456FBB"/>
    <w:rsid w:val="0045723C"/>
    <w:rsid w:val="004575EB"/>
    <w:rsid w:val="004600FE"/>
    <w:rsid w:val="00460674"/>
    <w:rsid w:val="00460936"/>
    <w:rsid w:val="00460A52"/>
    <w:rsid w:val="00460D78"/>
    <w:rsid w:val="00460F38"/>
    <w:rsid w:val="00460F9D"/>
    <w:rsid w:val="004611AB"/>
    <w:rsid w:val="004611C0"/>
    <w:rsid w:val="0046148C"/>
    <w:rsid w:val="004614D8"/>
    <w:rsid w:val="0046165A"/>
    <w:rsid w:val="00461D67"/>
    <w:rsid w:val="0046222E"/>
    <w:rsid w:val="004625F0"/>
    <w:rsid w:val="00462771"/>
    <w:rsid w:val="00462A21"/>
    <w:rsid w:val="0046301A"/>
    <w:rsid w:val="004631BC"/>
    <w:rsid w:val="004632CC"/>
    <w:rsid w:val="00463990"/>
    <w:rsid w:val="00463A13"/>
    <w:rsid w:val="0046428E"/>
    <w:rsid w:val="004642D6"/>
    <w:rsid w:val="004642FB"/>
    <w:rsid w:val="00464810"/>
    <w:rsid w:val="0046481C"/>
    <w:rsid w:val="00464863"/>
    <w:rsid w:val="00466205"/>
    <w:rsid w:val="004664FF"/>
    <w:rsid w:val="00466701"/>
    <w:rsid w:val="00466755"/>
    <w:rsid w:val="00466865"/>
    <w:rsid w:val="00466C81"/>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5806"/>
    <w:rsid w:val="00475AF7"/>
    <w:rsid w:val="00475D0E"/>
    <w:rsid w:val="00475FDC"/>
    <w:rsid w:val="004762E4"/>
    <w:rsid w:val="0047657A"/>
    <w:rsid w:val="0047676D"/>
    <w:rsid w:val="00476A5A"/>
    <w:rsid w:val="00476ABB"/>
    <w:rsid w:val="00476B2E"/>
    <w:rsid w:val="00476B84"/>
    <w:rsid w:val="00476BE1"/>
    <w:rsid w:val="00476DAC"/>
    <w:rsid w:val="00476DD4"/>
    <w:rsid w:val="00476F06"/>
    <w:rsid w:val="0047713D"/>
    <w:rsid w:val="00477427"/>
    <w:rsid w:val="00477AFB"/>
    <w:rsid w:val="00477BE4"/>
    <w:rsid w:val="0048042F"/>
    <w:rsid w:val="00480441"/>
    <w:rsid w:val="0048045A"/>
    <w:rsid w:val="00480684"/>
    <w:rsid w:val="004807D8"/>
    <w:rsid w:val="0048087F"/>
    <w:rsid w:val="0048104A"/>
    <w:rsid w:val="004810CB"/>
    <w:rsid w:val="004810D4"/>
    <w:rsid w:val="00481297"/>
    <w:rsid w:val="0048169B"/>
    <w:rsid w:val="004817E8"/>
    <w:rsid w:val="004819BB"/>
    <w:rsid w:val="00481A4A"/>
    <w:rsid w:val="004828A0"/>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D30"/>
    <w:rsid w:val="00485DFE"/>
    <w:rsid w:val="004860E4"/>
    <w:rsid w:val="00486461"/>
    <w:rsid w:val="00486BE2"/>
    <w:rsid w:val="00486C9D"/>
    <w:rsid w:val="00486CBC"/>
    <w:rsid w:val="00487340"/>
    <w:rsid w:val="00487B87"/>
    <w:rsid w:val="00487E1D"/>
    <w:rsid w:val="00487E3B"/>
    <w:rsid w:val="00487FBC"/>
    <w:rsid w:val="00487FBD"/>
    <w:rsid w:val="00490222"/>
    <w:rsid w:val="00490889"/>
    <w:rsid w:val="0049119F"/>
    <w:rsid w:val="0049126B"/>
    <w:rsid w:val="00491450"/>
    <w:rsid w:val="004915DF"/>
    <w:rsid w:val="0049181E"/>
    <w:rsid w:val="0049193C"/>
    <w:rsid w:val="00492098"/>
    <w:rsid w:val="004926E5"/>
    <w:rsid w:val="00492848"/>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9CF"/>
    <w:rsid w:val="00495C9C"/>
    <w:rsid w:val="00495D6F"/>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F54"/>
    <w:rsid w:val="004A2616"/>
    <w:rsid w:val="004A2F9F"/>
    <w:rsid w:val="004A33BF"/>
    <w:rsid w:val="004A3B16"/>
    <w:rsid w:val="004A3F5F"/>
    <w:rsid w:val="004A405D"/>
    <w:rsid w:val="004A4374"/>
    <w:rsid w:val="004A468F"/>
    <w:rsid w:val="004A4FE6"/>
    <w:rsid w:val="004A50FF"/>
    <w:rsid w:val="004A5856"/>
    <w:rsid w:val="004A5C33"/>
    <w:rsid w:val="004A5D0D"/>
    <w:rsid w:val="004A5ED4"/>
    <w:rsid w:val="004A6493"/>
    <w:rsid w:val="004A6DC4"/>
    <w:rsid w:val="004A6E80"/>
    <w:rsid w:val="004A6F2D"/>
    <w:rsid w:val="004A7378"/>
    <w:rsid w:val="004A796C"/>
    <w:rsid w:val="004B004A"/>
    <w:rsid w:val="004B0376"/>
    <w:rsid w:val="004B09CF"/>
    <w:rsid w:val="004B0B14"/>
    <w:rsid w:val="004B0C20"/>
    <w:rsid w:val="004B1611"/>
    <w:rsid w:val="004B188C"/>
    <w:rsid w:val="004B1D41"/>
    <w:rsid w:val="004B21BF"/>
    <w:rsid w:val="004B276B"/>
    <w:rsid w:val="004B2DF1"/>
    <w:rsid w:val="004B32B4"/>
    <w:rsid w:val="004B367C"/>
    <w:rsid w:val="004B36DA"/>
    <w:rsid w:val="004B3EC6"/>
    <w:rsid w:val="004B42B6"/>
    <w:rsid w:val="004B4748"/>
    <w:rsid w:val="004B476E"/>
    <w:rsid w:val="004B4890"/>
    <w:rsid w:val="004B4985"/>
    <w:rsid w:val="004B4B6E"/>
    <w:rsid w:val="004B4C77"/>
    <w:rsid w:val="004B4EEE"/>
    <w:rsid w:val="004B55C6"/>
    <w:rsid w:val="004B59A1"/>
    <w:rsid w:val="004B59DF"/>
    <w:rsid w:val="004B5CC5"/>
    <w:rsid w:val="004B5DF2"/>
    <w:rsid w:val="004B6283"/>
    <w:rsid w:val="004B6549"/>
    <w:rsid w:val="004B6677"/>
    <w:rsid w:val="004B6751"/>
    <w:rsid w:val="004B697D"/>
    <w:rsid w:val="004B6ED5"/>
    <w:rsid w:val="004B710C"/>
    <w:rsid w:val="004B75A7"/>
    <w:rsid w:val="004B7763"/>
    <w:rsid w:val="004B7DDF"/>
    <w:rsid w:val="004C08F5"/>
    <w:rsid w:val="004C0C22"/>
    <w:rsid w:val="004C13CD"/>
    <w:rsid w:val="004C1564"/>
    <w:rsid w:val="004C17DE"/>
    <w:rsid w:val="004C18CB"/>
    <w:rsid w:val="004C1A38"/>
    <w:rsid w:val="004C1B70"/>
    <w:rsid w:val="004C1CCB"/>
    <w:rsid w:val="004C1ED3"/>
    <w:rsid w:val="004C208E"/>
    <w:rsid w:val="004C2572"/>
    <w:rsid w:val="004C27F1"/>
    <w:rsid w:val="004C2867"/>
    <w:rsid w:val="004C2CC0"/>
    <w:rsid w:val="004C3118"/>
    <w:rsid w:val="004C4360"/>
    <w:rsid w:val="004C4DEC"/>
    <w:rsid w:val="004C4E26"/>
    <w:rsid w:val="004C4FE1"/>
    <w:rsid w:val="004C5028"/>
    <w:rsid w:val="004C5670"/>
    <w:rsid w:val="004C5966"/>
    <w:rsid w:val="004C59CA"/>
    <w:rsid w:val="004C5A4B"/>
    <w:rsid w:val="004C5CDD"/>
    <w:rsid w:val="004C6247"/>
    <w:rsid w:val="004C62FC"/>
    <w:rsid w:val="004C6810"/>
    <w:rsid w:val="004C69E3"/>
    <w:rsid w:val="004C6C65"/>
    <w:rsid w:val="004C6C9D"/>
    <w:rsid w:val="004C710B"/>
    <w:rsid w:val="004C7340"/>
    <w:rsid w:val="004C7677"/>
    <w:rsid w:val="004C79AF"/>
    <w:rsid w:val="004C7A00"/>
    <w:rsid w:val="004C7F90"/>
    <w:rsid w:val="004D0022"/>
    <w:rsid w:val="004D137D"/>
    <w:rsid w:val="004D15FB"/>
    <w:rsid w:val="004D1BBF"/>
    <w:rsid w:val="004D1C7A"/>
    <w:rsid w:val="004D1D9D"/>
    <w:rsid w:val="004D1F44"/>
    <w:rsid w:val="004D2072"/>
    <w:rsid w:val="004D2776"/>
    <w:rsid w:val="004D27CE"/>
    <w:rsid w:val="004D2892"/>
    <w:rsid w:val="004D2D82"/>
    <w:rsid w:val="004D2E5B"/>
    <w:rsid w:val="004D2EF0"/>
    <w:rsid w:val="004D2F1C"/>
    <w:rsid w:val="004D3113"/>
    <w:rsid w:val="004D3882"/>
    <w:rsid w:val="004D3F0E"/>
    <w:rsid w:val="004D4198"/>
    <w:rsid w:val="004D42ED"/>
    <w:rsid w:val="004D4464"/>
    <w:rsid w:val="004D4682"/>
    <w:rsid w:val="004D46ED"/>
    <w:rsid w:val="004D5075"/>
    <w:rsid w:val="004D5454"/>
    <w:rsid w:val="004D55DA"/>
    <w:rsid w:val="004D5C8D"/>
    <w:rsid w:val="004D5DF9"/>
    <w:rsid w:val="004D6055"/>
    <w:rsid w:val="004D6531"/>
    <w:rsid w:val="004D6804"/>
    <w:rsid w:val="004D6E90"/>
    <w:rsid w:val="004D72E7"/>
    <w:rsid w:val="004D73D7"/>
    <w:rsid w:val="004D783E"/>
    <w:rsid w:val="004D7D94"/>
    <w:rsid w:val="004D7F31"/>
    <w:rsid w:val="004E018C"/>
    <w:rsid w:val="004E025E"/>
    <w:rsid w:val="004E054E"/>
    <w:rsid w:val="004E0C26"/>
    <w:rsid w:val="004E11C9"/>
    <w:rsid w:val="004E1407"/>
    <w:rsid w:val="004E1507"/>
    <w:rsid w:val="004E1753"/>
    <w:rsid w:val="004E1E86"/>
    <w:rsid w:val="004E257E"/>
    <w:rsid w:val="004E26D2"/>
    <w:rsid w:val="004E2E64"/>
    <w:rsid w:val="004E31BA"/>
    <w:rsid w:val="004E3299"/>
    <w:rsid w:val="004E35EF"/>
    <w:rsid w:val="004E3E01"/>
    <w:rsid w:val="004E405F"/>
    <w:rsid w:val="004E4C9C"/>
    <w:rsid w:val="004E4F64"/>
    <w:rsid w:val="004E4FA0"/>
    <w:rsid w:val="004E506D"/>
    <w:rsid w:val="004E52BE"/>
    <w:rsid w:val="004E5380"/>
    <w:rsid w:val="004E53F8"/>
    <w:rsid w:val="004E57DB"/>
    <w:rsid w:val="004E585A"/>
    <w:rsid w:val="004E5A6F"/>
    <w:rsid w:val="004E6100"/>
    <w:rsid w:val="004E6421"/>
    <w:rsid w:val="004E64F2"/>
    <w:rsid w:val="004E6628"/>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784"/>
    <w:rsid w:val="004F17A0"/>
    <w:rsid w:val="004F1804"/>
    <w:rsid w:val="004F235A"/>
    <w:rsid w:val="004F2A98"/>
    <w:rsid w:val="004F2F92"/>
    <w:rsid w:val="004F3208"/>
    <w:rsid w:val="004F3475"/>
    <w:rsid w:val="004F34EC"/>
    <w:rsid w:val="004F35DE"/>
    <w:rsid w:val="004F3AA7"/>
    <w:rsid w:val="004F3B4E"/>
    <w:rsid w:val="004F3E50"/>
    <w:rsid w:val="004F412D"/>
    <w:rsid w:val="004F4134"/>
    <w:rsid w:val="004F4362"/>
    <w:rsid w:val="004F44B8"/>
    <w:rsid w:val="004F4CDD"/>
    <w:rsid w:val="004F5383"/>
    <w:rsid w:val="004F55A7"/>
    <w:rsid w:val="004F5862"/>
    <w:rsid w:val="004F5D35"/>
    <w:rsid w:val="004F5E6D"/>
    <w:rsid w:val="004F5F02"/>
    <w:rsid w:val="004F74E4"/>
    <w:rsid w:val="004F756B"/>
    <w:rsid w:val="004F7835"/>
    <w:rsid w:val="004F7A1B"/>
    <w:rsid w:val="00500000"/>
    <w:rsid w:val="005007AE"/>
    <w:rsid w:val="00500F35"/>
    <w:rsid w:val="00500F85"/>
    <w:rsid w:val="005013DE"/>
    <w:rsid w:val="005019B0"/>
    <w:rsid w:val="00501B4D"/>
    <w:rsid w:val="00501B7B"/>
    <w:rsid w:val="00501D26"/>
    <w:rsid w:val="00502163"/>
    <w:rsid w:val="005022A6"/>
    <w:rsid w:val="005023C0"/>
    <w:rsid w:val="005024BD"/>
    <w:rsid w:val="00502AEB"/>
    <w:rsid w:val="005036F5"/>
    <w:rsid w:val="00503CFF"/>
    <w:rsid w:val="00503EC9"/>
    <w:rsid w:val="00503FE4"/>
    <w:rsid w:val="00504064"/>
    <w:rsid w:val="0050439B"/>
    <w:rsid w:val="00504832"/>
    <w:rsid w:val="00504877"/>
    <w:rsid w:val="00504AF9"/>
    <w:rsid w:val="00504F31"/>
    <w:rsid w:val="0050544D"/>
    <w:rsid w:val="00505468"/>
    <w:rsid w:val="005054EF"/>
    <w:rsid w:val="00505877"/>
    <w:rsid w:val="00505B87"/>
    <w:rsid w:val="00505CB5"/>
    <w:rsid w:val="00505E74"/>
    <w:rsid w:val="00505F5D"/>
    <w:rsid w:val="00506214"/>
    <w:rsid w:val="005063C1"/>
    <w:rsid w:val="0050684C"/>
    <w:rsid w:val="005068D4"/>
    <w:rsid w:val="00506E53"/>
    <w:rsid w:val="0050710A"/>
    <w:rsid w:val="005071EF"/>
    <w:rsid w:val="00507456"/>
    <w:rsid w:val="00507927"/>
    <w:rsid w:val="00507DA8"/>
    <w:rsid w:val="00507ED8"/>
    <w:rsid w:val="00507FEF"/>
    <w:rsid w:val="0051014E"/>
    <w:rsid w:val="00510E7D"/>
    <w:rsid w:val="005111C6"/>
    <w:rsid w:val="00511389"/>
    <w:rsid w:val="005115B8"/>
    <w:rsid w:val="005117C9"/>
    <w:rsid w:val="005119F7"/>
    <w:rsid w:val="005121F7"/>
    <w:rsid w:val="00512989"/>
    <w:rsid w:val="005129CF"/>
    <w:rsid w:val="00512AE3"/>
    <w:rsid w:val="00512AE8"/>
    <w:rsid w:val="00512C00"/>
    <w:rsid w:val="00513072"/>
    <w:rsid w:val="005134C8"/>
    <w:rsid w:val="00513545"/>
    <w:rsid w:val="00513A26"/>
    <w:rsid w:val="0051414A"/>
    <w:rsid w:val="00514770"/>
    <w:rsid w:val="005153D3"/>
    <w:rsid w:val="00515466"/>
    <w:rsid w:val="00515561"/>
    <w:rsid w:val="00515581"/>
    <w:rsid w:val="005157C3"/>
    <w:rsid w:val="00515C17"/>
    <w:rsid w:val="00515DA2"/>
    <w:rsid w:val="00515FB6"/>
    <w:rsid w:val="005164F5"/>
    <w:rsid w:val="0051665F"/>
    <w:rsid w:val="00516F14"/>
    <w:rsid w:val="005170C8"/>
    <w:rsid w:val="00517167"/>
    <w:rsid w:val="00517186"/>
    <w:rsid w:val="0051727C"/>
    <w:rsid w:val="005172F3"/>
    <w:rsid w:val="005173E4"/>
    <w:rsid w:val="00517522"/>
    <w:rsid w:val="00517A2D"/>
    <w:rsid w:val="00517CC2"/>
    <w:rsid w:val="0052011B"/>
    <w:rsid w:val="00520307"/>
    <w:rsid w:val="005203AC"/>
    <w:rsid w:val="005203CE"/>
    <w:rsid w:val="0052051A"/>
    <w:rsid w:val="005205FC"/>
    <w:rsid w:val="00520618"/>
    <w:rsid w:val="005217E9"/>
    <w:rsid w:val="00521AC9"/>
    <w:rsid w:val="00521FCF"/>
    <w:rsid w:val="00522282"/>
    <w:rsid w:val="00522399"/>
    <w:rsid w:val="005229CF"/>
    <w:rsid w:val="005229F2"/>
    <w:rsid w:val="00522B15"/>
    <w:rsid w:val="00522B85"/>
    <w:rsid w:val="005230AC"/>
    <w:rsid w:val="00523744"/>
    <w:rsid w:val="005238BB"/>
    <w:rsid w:val="00523F24"/>
    <w:rsid w:val="0052471E"/>
    <w:rsid w:val="00524E2C"/>
    <w:rsid w:val="00524EB6"/>
    <w:rsid w:val="0052506E"/>
    <w:rsid w:val="005255BB"/>
    <w:rsid w:val="00525631"/>
    <w:rsid w:val="0052593C"/>
    <w:rsid w:val="005259F7"/>
    <w:rsid w:val="00525C48"/>
    <w:rsid w:val="00525F9D"/>
    <w:rsid w:val="005263CD"/>
    <w:rsid w:val="0052648C"/>
    <w:rsid w:val="005267C1"/>
    <w:rsid w:val="0052684D"/>
    <w:rsid w:val="005270D9"/>
    <w:rsid w:val="00527CEE"/>
    <w:rsid w:val="00527EC9"/>
    <w:rsid w:val="005300B3"/>
    <w:rsid w:val="005303F0"/>
    <w:rsid w:val="0053060B"/>
    <w:rsid w:val="00530725"/>
    <w:rsid w:val="005308A1"/>
    <w:rsid w:val="0053099E"/>
    <w:rsid w:val="00530A08"/>
    <w:rsid w:val="00530BF9"/>
    <w:rsid w:val="00530ECD"/>
    <w:rsid w:val="00530F2F"/>
    <w:rsid w:val="005313F6"/>
    <w:rsid w:val="005315B0"/>
    <w:rsid w:val="00531CE6"/>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500B"/>
    <w:rsid w:val="00535496"/>
    <w:rsid w:val="005355B4"/>
    <w:rsid w:val="0053589D"/>
    <w:rsid w:val="005359E9"/>
    <w:rsid w:val="00535B96"/>
    <w:rsid w:val="00536591"/>
    <w:rsid w:val="0053661C"/>
    <w:rsid w:val="005366C2"/>
    <w:rsid w:val="005367AF"/>
    <w:rsid w:val="00537243"/>
    <w:rsid w:val="0053732C"/>
    <w:rsid w:val="00537935"/>
    <w:rsid w:val="00537B2E"/>
    <w:rsid w:val="00537F6F"/>
    <w:rsid w:val="0054040F"/>
    <w:rsid w:val="005407B4"/>
    <w:rsid w:val="00540C10"/>
    <w:rsid w:val="00540C86"/>
    <w:rsid w:val="00540D99"/>
    <w:rsid w:val="00540DC1"/>
    <w:rsid w:val="0054138E"/>
    <w:rsid w:val="005417A2"/>
    <w:rsid w:val="00541972"/>
    <w:rsid w:val="00541FC9"/>
    <w:rsid w:val="0054246C"/>
    <w:rsid w:val="00542905"/>
    <w:rsid w:val="00542A92"/>
    <w:rsid w:val="00542C1E"/>
    <w:rsid w:val="00542F16"/>
    <w:rsid w:val="00542F96"/>
    <w:rsid w:val="00542FDB"/>
    <w:rsid w:val="00543184"/>
    <w:rsid w:val="0054339B"/>
    <w:rsid w:val="00543796"/>
    <w:rsid w:val="00543BAF"/>
    <w:rsid w:val="00543DBB"/>
    <w:rsid w:val="00544546"/>
    <w:rsid w:val="00544646"/>
    <w:rsid w:val="0054464E"/>
    <w:rsid w:val="0054489F"/>
    <w:rsid w:val="00544A03"/>
    <w:rsid w:val="00544DA5"/>
    <w:rsid w:val="00544F1C"/>
    <w:rsid w:val="005450A4"/>
    <w:rsid w:val="0054524E"/>
    <w:rsid w:val="0054582E"/>
    <w:rsid w:val="00545C1E"/>
    <w:rsid w:val="00545C65"/>
    <w:rsid w:val="00546B3D"/>
    <w:rsid w:val="0054717E"/>
    <w:rsid w:val="005479A6"/>
    <w:rsid w:val="00547A6B"/>
    <w:rsid w:val="00547B73"/>
    <w:rsid w:val="00547CB4"/>
    <w:rsid w:val="00547EEF"/>
    <w:rsid w:val="00550268"/>
    <w:rsid w:val="005505FB"/>
    <w:rsid w:val="005506BE"/>
    <w:rsid w:val="005507EF"/>
    <w:rsid w:val="00550C1E"/>
    <w:rsid w:val="00550DA7"/>
    <w:rsid w:val="0055124F"/>
    <w:rsid w:val="00551325"/>
    <w:rsid w:val="00552275"/>
    <w:rsid w:val="00552298"/>
    <w:rsid w:val="00552582"/>
    <w:rsid w:val="005525AE"/>
    <w:rsid w:val="0055271D"/>
    <w:rsid w:val="0055281C"/>
    <w:rsid w:val="00552A2A"/>
    <w:rsid w:val="00553197"/>
    <w:rsid w:val="005539AA"/>
    <w:rsid w:val="005539DA"/>
    <w:rsid w:val="00553A66"/>
    <w:rsid w:val="00553D9C"/>
    <w:rsid w:val="00553DF5"/>
    <w:rsid w:val="00553F63"/>
    <w:rsid w:val="00554253"/>
    <w:rsid w:val="00554534"/>
    <w:rsid w:val="00554699"/>
    <w:rsid w:val="00554CB1"/>
    <w:rsid w:val="00555125"/>
    <w:rsid w:val="005558B3"/>
    <w:rsid w:val="00555991"/>
    <w:rsid w:val="00555B7D"/>
    <w:rsid w:val="005561C3"/>
    <w:rsid w:val="00556B51"/>
    <w:rsid w:val="00556BEB"/>
    <w:rsid w:val="00556C1F"/>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2025"/>
    <w:rsid w:val="005620B5"/>
    <w:rsid w:val="00562127"/>
    <w:rsid w:val="0056251B"/>
    <w:rsid w:val="00562605"/>
    <w:rsid w:val="0056334E"/>
    <w:rsid w:val="0056358A"/>
    <w:rsid w:val="005638D3"/>
    <w:rsid w:val="005638F0"/>
    <w:rsid w:val="00563D43"/>
    <w:rsid w:val="005640AA"/>
    <w:rsid w:val="005648B1"/>
    <w:rsid w:val="00564C07"/>
    <w:rsid w:val="00564EFC"/>
    <w:rsid w:val="00564FA5"/>
    <w:rsid w:val="00565088"/>
    <w:rsid w:val="005651D7"/>
    <w:rsid w:val="00565943"/>
    <w:rsid w:val="00565D57"/>
    <w:rsid w:val="00565E1B"/>
    <w:rsid w:val="005660CA"/>
    <w:rsid w:val="00566215"/>
    <w:rsid w:val="005665A3"/>
    <w:rsid w:val="0056673F"/>
    <w:rsid w:val="005667CB"/>
    <w:rsid w:val="00566A7D"/>
    <w:rsid w:val="00566E67"/>
    <w:rsid w:val="00566FDA"/>
    <w:rsid w:val="00566FEA"/>
    <w:rsid w:val="005674A5"/>
    <w:rsid w:val="005701E1"/>
    <w:rsid w:val="00570462"/>
    <w:rsid w:val="00570663"/>
    <w:rsid w:val="0057074B"/>
    <w:rsid w:val="00570DAA"/>
    <w:rsid w:val="00570E61"/>
    <w:rsid w:val="005711E5"/>
    <w:rsid w:val="00571E77"/>
    <w:rsid w:val="0057220C"/>
    <w:rsid w:val="00572975"/>
    <w:rsid w:val="00572D26"/>
    <w:rsid w:val="00572DCE"/>
    <w:rsid w:val="00573509"/>
    <w:rsid w:val="00573579"/>
    <w:rsid w:val="0057357E"/>
    <w:rsid w:val="0057360D"/>
    <w:rsid w:val="00573AF4"/>
    <w:rsid w:val="00573C71"/>
    <w:rsid w:val="00573EBA"/>
    <w:rsid w:val="00574685"/>
    <w:rsid w:val="00574792"/>
    <w:rsid w:val="00574A27"/>
    <w:rsid w:val="005750FF"/>
    <w:rsid w:val="0057556C"/>
    <w:rsid w:val="00575E2F"/>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0EC1"/>
    <w:rsid w:val="0058122B"/>
    <w:rsid w:val="0058129E"/>
    <w:rsid w:val="00581383"/>
    <w:rsid w:val="0058190F"/>
    <w:rsid w:val="00581A04"/>
    <w:rsid w:val="00581C40"/>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812"/>
    <w:rsid w:val="00586C84"/>
    <w:rsid w:val="00587139"/>
    <w:rsid w:val="005872EF"/>
    <w:rsid w:val="00587498"/>
    <w:rsid w:val="00587521"/>
    <w:rsid w:val="00587B0C"/>
    <w:rsid w:val="00587CFE"/>
    <w:rsid w:val="005901CA"/>
    <w:rsid w:val="00590478"/>
    <w:rsid w:val="00590516"/>
    <w:rsid w:val="00590840"/>
    <w:rsid w:val="00590A98"/>
    <w:rsid w:val="00591191"/>
    <w:rsid w:val="00591749"/>
    <w:rsid w:val="00591F18"/>
    <w:rsid w:val="00591FD6"/>
    <w:rsid w:val="00592125"/>
    <w:rsid w:val="005922BC"/>
    <w:rsid w:val="00592468"/>
    <w:rsid w:val="005928BF"/>
    <w:rsid w:val="00592BE7"/>
    <w:rsid w:val="00592E7C"/>
    <w:rsid w:val="00592FDC"/>
    <w:rsid w:val="00593029"/>
    <w:rsid w:val="0059338E"/>
    <w:rsid w:val="00593681"/>
    <w:rsid w:val="0059381C"/>
    <w:rsid w:val="00593CDB"/>
    <w:rsid w:val="00593D43"/>
    <w:rsid w:val="005940AF"/>
    <w:rsid w:val="00594640"/>
    <w:rsid w:val="0059494C"/>
    <w:rsid w:val="00594EFA"/>
    <w:rsid w:val="00594F2A"/>
    <w:rsid w:val="00595085"/>
    <w:rsid w:val="0059555B"/>
    <w:rsid w:val="00595675"/>
    <w:rsid w:val="005958BB"/>
    <w:rsid w:val="00596135"/>
    <w:rsid w:val="00596264"/>
    <w:rsid w:val="005962A7"/>
    <w:rsid w:val="0059661C"/>
    <w:rsid w:val="005966BC"/>
    <w:rsid w:val="005969C9"/>
    <w:rsid w:val="00597077"/>
    <w:rsid w:val="00597992"/>
    <w:rsid w:val="005A08F7"/>
    <w:rsid w:val="005A0D9A"/>
    <w:rsid w:val="005A10EE"/>
    <w:rsid w:val="005A175C"/>
    <w:rsid w:val="005A1C12"/>
    <w:rsid w:val="005A1F8C"/>
    <w:rsid w:val="005A22FA"/>
    <w:rsid w:val="005A23D3"/>
    <w:rsid w:val="005A25B2"/>
    <w:rsid w:val="005A27B7"/>
    <w:rsid w:val="005A2DC9"/>
    <w:rsid w:val="005A2FAC"/>
    <w:rsid w:val="005A34EC"/>
    <w:rsid w:val="005A3D5B"/>
    <w:rsid w:val="005A3DDD"/>
    <w:rsid w:val="005A45A9"/>
    <w:rsid w:val="005A4E77"/>
    <w:rsid w:val="005A52A3"/>
    <w:rsid w:val="005A5484"/>
    <w:rsid w:val="005A5495"/>
    <w:rsid w:val="005A57D5"/>
    <w:rsid w:val="005A5818"/>
    <w:rsid w:val="005A5D38"/>
    <w:rsid w:val="005A61D5"/>
    <w:rsid w:val="005A68F3"/>
    <w:rsid w:val="005A6A6A"/>
    <w:rsid w:val="005A6C3C"/>
    <w:rsid w:val="005A6CD3"/>
    <w:rsid w:val="005A75BC"/>
    <w:rsid w:val="005A78C6"/>
    <w:rsid w:val="005A7D07"/>
    <w:rsid w:val="005B0064"/>
    <w:rsid w:val="005B045A"/>
    <w:rsid w:val="005B0B2E"/>
    <w:rsid w:val="005B0BE3"/>
    <w:rsid w:val="005B0CB8"/>
    <w:rsid w:val="005B0E1F"/>
    <w:rsid w:val="005B1422"/>
    <w:rsid w:val="005B14F8"/>
    <w:rsid w:val="005B16DB"/>
    <w:rsid w:val="005B16ED"/>
    <w:rsid w:val="005B1BEF"/>
    <w:rsid w:val="005B1D6C"/>
    <w:rsid w:val="005B1EAA"/>
    <w:rsid w:val="005B2531"/>
    <w:rsid w:val="005B2762"/>
    <w:rsid w:val="005B31CE"/>
    <w:rsid w:val="005B35DF"/>
    <w:rsid w:val="005B39F9"/>
    <w:rsid w:val="005B3C1C"/>
    <w:rsid w:val="005B3F12"/>
    <w:rsid w:val="005B3F97"/>
    <w:rsid w:val="005B4744"/>
    <w:rsid w:val="005B4847"/>
    <w:rsid w:val="005B4B88"/>
    <w:rsid w:val="005B5109"/>
    <w:rsid w:val="005B5553"/>
    <w:rsid w:val="005B571A"/>
    <w:rsid w:val="005B5742"/>
    <w:rsid w:val="005B59E8"/>
    <w:rsid w:val="005B5AD1"/>
    <w:rsid w:val="005B602B"/>
    <w:rsid w:val="005B6408"/>
    <w:rsid w:val="005B6423"/>
    <w:rsid w:val="005B71E3"/>
    <w:rsid w:val="005B74B9"/>
    <w:rsid w:val="005B7910"/>
    <w:rsid w:val="005B7B1F"/>
    <w:rsid w:val="005B7C3E"/>
    <w:rsid w:val="005B7DF2"/>
    <w:rsid w:val="005C0475"/>
    <w:rsid w:val="005C0A68"/>
    <w:rsid w:val="005C0CFA"/>
    <w:rsid w:val="005C0E3B"/>
    <w:rsid w:val="005C0EE1"/>
    <w:rsid w:val="005C1319"/>
    <w:rsid w:val="005C18DC"/>
    <w:rsid w:val="005C1C17"/>
    <w:rsid w:val="005C23FB"/>
    <w:rsid w:val="005C2978"/>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C7FB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CBB"/>
    <w:rsid w:val="005D2E40"/>
    <w:rsid w:val="005D30C6"/>
    <w:rsid w:val="005D31F5"/>
    <w:rsid w:val="005D364D"/>
    <w:rsid w:val="005D3A45"/>
    <w:rsid w:val="005D3C8A"/>
    <w:rsid w:val="005D3F86"/>
    <w:rsid w:val="005D415B"/>
    <w:rsid w:val="005D42DC"/>
    <w:rsid w:val="005D45D3"/>
    <w:rsid w:val="005D478E"/>
    <w:rsid w:val="005D47BB"/>
    <w:rsid w:val="005D4A42"/>
    <w:rsid w:val="005D4C23"/>
    <w:rsid w:val="005D4D01"/>
    <w:rsid w:val="005D4DE6"/>
    <w:rsid w:val="005D56F7"/>
    <w:rsid w:val="005D5957"/>
    <w:rsid w:val="005D59F9"/>
    <w:rsid w:val="005D5BDC"/>
    <w:rsid w:val="005D5F6B"/>
    <w:rsid w:val="005D63BB"/>
    <w:rsid w:val="005D6861"/>
    <w:rsid w:val="005D6C61"/>
    <w:rsid w:val="005D6F24"/>
    <w:rsid w:val="005D7012"/>
    <w:rsid w:val="005D74EF"/>
    <w:rsid w:val="005D758D"/>
    <w:rsid w:val="005D772C"/>
    <w:rsid w:val="005D799F"/>
    <w:rsid w:val="005D7A48"/>
    <w:rsid w:val="005D7AE4"/>
    <w:rsid w:val="005E0181"/>
    <w:rsid w:val="005E0442"/>
    <w:rsid w:val="005E04E5"/>
    <w:rsid w:val="005E0A18"/>
    <w:rsid w:val="005E0ED4"/>
    <w:rsid w:val="005E14CE"/>
    <w:rsid w:val="005E14DF"/>
    <w:rsid w:val="005E15E8"/>
    <w:rsid w:val="005E177D"/>
    <w:rsid w:val="005E1C5A"/>
    <w:rsid w:val="005E264B"/>
    <w:rsid w:val="005E2EA3"/>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8E0"/>
    <w:rsid w:val="005E69AA"/>
    <w:rsid w:val="005E736A"/>
    <w:rsid w:val="005E7699"/>
    <w:rsid w:val="005E769E"/>
    <w:rsid w:val="005E7787"/>
    <w:rsid w:val="005E7D00"/>
    <w:rsid w:val="005F00E6"/>
    <w:rsid w:val="005F024C"/>
    <w:rsid w:val="005F02F7"/>
    <w:rsid w:val="005F046D"/>
    <w:rsid w:val="005F0553"/>
    <w:rsid w:val="005F058A"/>
    <w:rsid w:val="005F07BF"/>
    <w:rsid w:val="005F0A59"/>
    <w:rsid w:val="005F0B74"/>
    <w:rsid w:val="005F0C25"/>
    <w:rsid w:val="005F0CBC"/>
    <w:rsid w:val="005F0D49"/>
    <w:rsid w:val="005F0D78"/>
    <w:rsid w:val="005F101E"/>
    <w:rsid w:val="005F108A"/>
    <w:rsid w:val="005F1798"/>
    <w:rsid w:val="005F19C8"/>
    <w:rsid w:val="005F20B7"/>
    <w:rsid w:val="005F20E8"/>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7056"/>
    <w:rsid w:val="005F710C"/>
    <w:rsid w:val="005F770A"/>
    <w:rsid w:val="00600600"/>
    <w:rsid w:val="0060073F"/>
    <w:rsid w:val="00600782"/>
    <w:rsid w:val="00600DFE"/>
    <w:rsid w:val="00600EDD"/>
    <w:rsid w:val="0060130D"/>
    <w:rsid w:val="006018F2"/>
    <w:rsid w:val="00601A29"/>
    <w:rsid w:val="00601B6A"/>
    <w:rsid w:val="00602192"/>
    <w:rsid w:val="00603109"/>
    <w:rsid w:val="00603233"/>
    <w:rsid w:val="0060335B"/>
    <w:rsid w:val="0060363B"/>
    <w:rsid w:val="0060395A"/>
    <w:rsid w:val="00603BB6"/>
    <w:rsid w:val="00604257"/>
    <w:rsid w:val="006044D4"/>
    <w:rsid w:val="00604964"/>
    <w:rsid w:val="00605036"/>
    <w:rsid w:val="0060518D"/>
    <w:rsid w:val="006051C9"/>
    <w:rsid w:val="00605655"/>
    <w:rsid w:val="006057EF"/>
    <w:rsid w:val="006066DE"/>
    <w:rsid w:val="006066F9"/>
    <w:rsid w:val="00606ED6"/>
    <w:rsid w:val="00606FE0"/>
    <w:rsid w:val="00607661"/>
    <w:rsid w:val="00607753"/>
    <w:rsid w:val="00607837"/>
    <w:rsid w:val="006078A7"/>
    <w:rsid w:val="00607981"/>
    <w:rsid w:val="0061027C"/>
    <w:rsid w:val="00610850"/>
    <w:rsid w:val="00610BBD"/>
    <w:rsid w:val="00610E16"/>
    <w:rsid w:val="006114E9"/>
    <w:rsid w:val="00611A77"/>
    <w:rsid w:val="00611B54"/>
    <w:rsid w:val="00611BE6"/>
    <w:rsid w:val="00611DB3"/>
    <w:rsid w:val="00611E6A"/>
    <w:rsid w:val="00611F3B"/>
    <w:rsid w:val="00611FB8"/>
    <w:rsid w:val="006122A4"/>
    <w:rsid w:val="00612742"/>
    <w:rsid w:val="00612EEF"/>
    <w:rsid w:val="00613219"/>
    <w:rsid w:val="006134A7"/>
    <w:rsid w:val="00613503"/>
    <w:rsid w:val="00613832"/>
    <w:rsid w:val="006139CD"/>
    <w:rsid w:val="006141F1"/>
    <w:rsid w:val="0061429C"/>
    <w:rsid w:val="0061471F"/>
    <w:rsid w:val="006149FA"/>
    <w:rsid w:val="00614ED5"/>
    <w:rsid w:val="00615053"/>
    <w:rsid w:val="0061519F"/>
    <w:rsid w:val="006151FE"/>
    <w:rsid w:val="00615786"/>
    <w:rsid w:val="00615918"/>
    <w:rsid w:val="00615E5C"/>
    <w:rsid w:val="00615FEC"/>
    <w:rsid w:val="006164B2"/>
    <w:rsid w:val="006169CB"/>
    <w:rsid w:val="00616C78"/>
    <w:rsid w:val="00616DCF"/>
    <w:rsid w:val="00616F71"/>
    <w:rsid w:val="006174A0"/>
    <w:rsid w:val="0061750F"/>
    <w:rsid w:val="0061778A"/>
    <w:rsid w:val="00617841"/>
    <w:rsid w:val="00617C92"/>
    <w:rsid w:val="00620003"/>
    <w:rsid w:val="00620FA8"/>
    <w:rsid w:val="006210AC"/>
    <w:rsid w:val="006212CE"/>
    <w:rsid w:val="006213C6"/>
    <w:rsid w:val="00621780"/>
    <w:rsid w:val="006217D2"/>
    <w:rsid w:val="0062189F"/>
    <w:rsid w:val="00621E23"/>
    <w:rsid w:val="00622949"/>
    <w:rsid w:val="00622993"/>
    <w:rsid w:val="006229F9"/>
    <w:rsid w:val="006231EC"/>
    <w:rsid w:val="0062322F"/>
    <w:rsid w:val="00623397"/>
    <w:rsid w:val="006235CF"/>
    <w:rsid w:val="0062366E"/>
    <w:rsid w:val="006236AE"/>
    <w:rsid w:val="00623A2E"/>
    <w:rsid w:val="00623A51"/>
    <w:rsid w:val="00623D34"/>
    <w:rsid w:val="00623FEE"/>
    <w:rsid w:val="0062400B"/>
    <w:rsid w:val="00624342"/>
    <w:rsid w:val="00624706"/>
    <w:rsid w:val="00624A4D"/>
    <w:rsid w:val="00624C5F"/>
    <w:rsid w:val="00624C8E"/>
    <w:rsid w:val="00624FC3"/>
    <w:rsid w:val="006254AF"/>
    <w:rsid w:val="006254D6"/>
    <w:rsid w:val="00625689"/>
    <w:rsid w:val="00625906"/>
    <w:rsid w:val="00625CBC"/>
    <w:rsid w:val="00625DD9"/>
    <w:rsid w:val="0062611E"/>
    <w:rsid w:val="00626127"/>
    <w:rsid w:val="006268B9"/>
    <w:rsid w:val="00626A62"/>
    <w:rsid w:val="00626C3D"/>
    <w:rsid w:val="006272B1"/>
    <w:rsid w:val="006279A4"/>
    <w:rsid w:val="00627AD3"/>
    <w:rsid w:val="00627E0E"/>
    <w:rsid w:val="00627F8D"/>
    <w:rsid w:val="00627FD5"/>
    <w:rsid w:val="00630247"/>
    <w:rsid w:val="00630588"/>
    <w:rsid w:val="00630729"/>
    <w:rsid w:val="006307E3"/>
    <w:rsid w:val="00631328"/>
    <w:rsid w:val="00631D55"/>
    <w:rsid w:val="00631E1C"/>
    <w:rsid w:val="00631FE9"/>
    <w:rsid w:val="00632200"/>
    <w:rsid w:val="006322E6"/>
    <w:rsid w:val="00632ABF"/>
    <w:rsid w:val="0063302F"/>
    <w:rsid w:val="0063330B"/>
    <w:rsid w:val="00633B92"/>
    <w:rsid w:val="00633BC5"/>
    <w:rsid w:val="006344F1"/>
    <w:rsid w:val="00634D1D"/>
    <w:rsid w:val="00634D5F"/>
    <w:rsid w:val="00634F3C"/>
    <w:rsid w:val="00635BD6"/>
    <w:rsid w:val="00635EFF"/>
    <w:rsid w:val="00636514"/>
    <w:rsid w:val="00636910"/>
    <w:rsid w:val="00636962"/>
    <w:rsid w:val="006373C2"/>
    <w:rsid w:val="00637477"/>
    <w:rsid w:val="006374D3"/>
    <w:rsid w:val="006379D9"/>
    <w:rsid w:val="00637D02"/>
    <w:rsid w:val="00640230"/>
    <w:rsid w:val="0064083A"/>
    <w:rsid w:val="0064090F"/>
    <w:rsid w:val="00640D06"/>
    <w:rsid w:val="0064145A"/>
    <w:rsid w:val="00641462"/>
    <w:rsid w:val="00641739"/>
    <w:rsid w:val="0064189C"/>
    <w:rsid w:val="00641AB5"/>
    <w:rsid w:val="00641BE5"/>
    <w:rsid w:val="00641CF6"/>
    <w:rsid w:val="00641F38"/>
    <w:rsid w:val="006421F5"/>
    <w:rsid w:val="006424B9"/>
    <w:rsid w:val="006424FE"/>
    <w:rsid w:val="0064265E"/>
    <w:rsid w:val="006427E1"/>
    <w:rsid w:val="00642A00"/>
    <w:rsid w:val="00642D12"/>
    <w:rsid w:val="006430AE"/>
    <w:rsid w:val="00643149"/>
    <w:rsid w:val="0064315A"/>
    <w:rsid w:val="00643509"/>
    <w:rsid w:val="00643519"/>
    <w:rsid w:val="0064454F"/>
    <w:rsid w:val="00644A9E"/>
    <w:rsid w:val="00644BC1"/>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7C6"/>
    <w:rsid w:val="00647A2B"/>
    <w:rsid w:val="0065027A"/>
    <w:rsid w:val="006502EF"/>
    <w:rsid w:val="006503B4"/>
    <w:rsid w:val="0065065B"/>
    <w:rsid w:val="006508EF"/>
    <w:rsid w:val="00650A27"/>
    <w:rsid w:val="00650BE1"/>
    <w:rsid w:val="006515C7"/>
    <w:rsid w:val="00651845"/>
    <w:rsid w:val="0065272D"/>
    <w:rsid w:val="00652827"/>
    <w:rsid w:val="006529F2"/>
    <w:rsid w:val="00652BE7"/>
    <w:rsid w:val="006535AD"/>
    <w:rsid w:val="00653B36"/>
    <w:rsid w:val="00653EE1"/>
    <w:rsid w:val="0065405A"/>
    <w:rsid w:val="00654132"/>
    <w:rsid w:val="00654BDA"/>
    <w:rsid w:val="00654C6F"/>
    <w:rsid w:val="006550E4"/>
    <w:rsid w:val="00655228"/>
    <w:rsid w:val="006552CD"/>
    <w:rsid w:val="006553DA"/>
    <w:rsid w:val="0065558F"/>
    <w:rsid w:val="0065562B"/>
    <w:rsid w:val="00655C2B"/>
    <w:rsid w:val="00655C6B"/>
    <w:rsid w:val="00656385"/>
    <w:rsid w:val="00656873"/>
    <w:rsid w:val="00656D61"/>
    <w:rsid w:val="006570AD"/>
    <w:rsid w:val="00657288"/>
    <w:rsid w:val="0065728E"/>
    <w:rsid w:val="0065772F"/>
    <w:rsid w:val="00657872"/>
    <w:rsid w:val="00657C95"/>
    <w:rsid w:val="00657D0C"/>
    <w:rsid w:val="00657D76"/>
    <w:rsid w:val="00657E15"/>
    <w:rsid w:val="006603C8"/>
    <w:rsid w:val="00660649"/>
    <w:rsid w:val="00660703"/>
    <w:rsid w:val="006607F6"/>
    <w:rsid w:val="00660F5F"/>
    <w:rsid w:val="0066129E"/>
    <w:rsid w:val="0066164A"/>
    <w:rsid w:val="00661D0C"/>
    <w:rsid w:val="00661E74"/>
    <w:rsid w:val="00661E7A"/>
    <w:rsid w:val="006621B0"/>
    <w:rsid w:val="006621F2"/>
    <w:rsid w:val="006624BD"/>
    <w:rsid w:val="006624E3"/>
    <w:rsid w:val="0066280C"/>
    <w:rsid w:val="00662AFC"/>
    <w:rsid w:val="00662F76"/>
    <w:rsid w:val="00663284"/>
    <w:rsid w:val="00663480"/>
    <w:rsid w:val="0066366B"/>
    <w:rsid w:val="006636E1"/>
    <w:rsid w:val="00663720"/>
    <w:rsid w:val="00663A0D"/>
    <w:rsid w:val="006645B1"/>
    <w:rsid w:val="006646D3"/>
    <w:rsid w:val="0066511E"/>
    <w:rsid w:val="0066537B"/>
    <w:rsid w:val="00665757"/>
    <w:rsid w:val="00665A58"/>
    <w:rsid w:val="00665BE1"/>
    <w:rsid w:val="00666183"/>
    <w:rsid w:val="006663CB"/>
    <w:rsid w:val="0066675A"/>
    <w:rsid w:val="00667208"/>
    <w:rsid w:val="0067007D"/>
    <w:rsid w:val="0067050D"/>
    <w:rsid w:val="0067094A"/>
    <w:rsid w:val="00670AB4"/>
    <w:rsid w:val="00670B72"/>
    <w:rsid w:val="00670EDE"/>
    <w:rsid w:val="00671764"/>
    <w:rsid w:val="00671A87"/>
    <w:rsid w:val="00671E6E"/>
    <w:rsid w:val="00671EC3"/>
    <w:rsid w:val="00672475"/>
    <w:rsid w:val="0067298D"/>
    <w:rsid w:val="00673262"/>
    <w:rsid w:val="00673441"/>
    <w:rsid w:val="00673AE1"/>
    <w:rsid w:val="00673B03"/>
    <w:rsid w:val="00673CE0"/>
    <w:rsid w:val="006747E1"/>
    <w:rsid w:val="0067486C"/>
    <w:rsid w:val="00674CCE"/>
    <w:rsid w:val="00674E4A"/>
    <w:rsid w:val="00674EC1"/>
    <w:rsid w:val="006751B7"/>
    <w:rsid w:val="00675269"/>
    <w:rsid w:val="006757D1"/>
    <w:rsid w:val="00675881"/>
    <w:rsid w:val="00675A6B"/>
    <w:rsid w:val="00675C8F"/>
    <w:rsid w:val="00676004"/>
    <w:rsid w:val="00676593"/>
    <w:rsid w:val="00676635"/>
    <w:rsid w:val="006766A2"/>
    <w:rsid w:val="00676970"/>
    <w:rsid w:val="00676DEF"/>
    <w:rsid w:val="00677AB4"/>
    <w:rsid w:val="00677C94"/>
    <w:rsid w:val="00677D85"/>
    <w:rsid w:val="00677DB5"/>
    <w:rsid w:val="00680275"/>
    <w:rsid w:val="0068059E"/>
    <w:rsid w:val="006805C7"/>
    <w:rsid w:val="00680AE1"/>
    <w:rsid w:val="00680D2A"/>
    <w:rsid w:val="0068105E"/>
    <w:rsid w:val="00681550"/>
    <w:rsid w:val="00681660"/>
    <w:rsid w:val="00681EF1"/>
    <w:rsid w:val="006820EA"/>
    <w:rsid w:val="00682475"/>
    <w:rsid w:val="0068260E"/>
    <w:rsid w:val="006826C7"/>
    <w:rsid w:val="006828BF"/>
    <w:rsid w:val="006828EA"/>
    <w:rsid w:val="00682A2B"/>
    <w:rsid w:val="00682E70"/>
    <w:rsid w:val="00682FD7"/>
    <w:rsid w:val="00683295"/>
    <w:rsid w:val="006832B0"/>
    <w:rsid w:val="006836F5"/>
    <w:rsid w:val="00683911"/>
    <w:rsid w:val="00683AE3"/>
    <w:rsid w:val="00683E40"/>
    <w:rsid w:val="00684327"/>
    <w:rsid w:val="0068439E"/>
    <w:rsid w:val="00684B9A"/>
    <w:rsid w:val="0068513F"/>
    <w:rsid w:val="006852D9"/>
    <w:rsid w:val="00685538"/>
    <w:rsid w:val="00685ACB"/>
    <w:rsid w:val="00685C1C"/>
    <w:rsid w:val="00685D0A"/>
    <w:rsid w:val="00685D98"/>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960"/>
    <w:rsid w:val="00691CAC"/>
    <w:rsid w:val="00691D6B"/>
    <w:rsid w:val="00691E83"/>
    <w:rsid w:val="00691EA8"/>
    <w:rsid w:val="0069223E"/>
    <w:rsid w:val="006924A2"/>
    <w:rsid w:val="0069251E"/>
    <w:rsid w:val="00692945"/>
    <w:rsid w:val="00692E58"/>
    <w:rsid w:val="00692EAB"/>
    <w:rsid w:val="00693383"/>
    <w:rsid w:val="0069359E"/>
    <w:rsid w:val="006938EB"/>
    <w:rsid w:val="00693E8E"/>
    <w:rsid w:val="00693FB5"/>
    <w:rsid w:val="0069409C"/>
    <w:rsid w:val="006940B0"/>
    <w:rsid w:val="00694A2A"/>
    <w:rsid w:val="00694C76"/>
    <w:rsid w:val="00694CA1"/>
    <w:rsid w:val="00694D9D"/>
    <w:rsid w:val="0069506B"/>
    <w:rsid w:val="0069522F"/>
    <w:rsid w:val="00695299"/>
    <w:rsid w:val="0069529C"/>
    <w:rsid w:val="00695AC3"/>
    <w:rsid w:val="00695AE6"/>
    <w:rsid w:val="00695B76"/>
    <w:rsid w:val="006960E4"/>
    <w:rsid w:val="006960EC"/>
    <w:rsid w:val="006960EF"/>
    <w:rsid w:val="006964D3"/>
    <w:rsid w:val="0069667A"/>
    <w:rsid w:val="00696A48"/>
    <w:rsid w:val="00696A6D"/>
    <w:rsid w:val="00696E40"/>
    <w:rsid w:val="00696F26"/>
    <w:rsid w:val="006971DA"/>
    <w:rsid w:val="00697B0B"/>
    <w:rsid w:val="00697C9B"/>
    <w:rsid w:val="00697CDE"/>
    <w:rsid w:val="00697DB5"/>
    <w:rsid w:val="00697EB7"/>
    <w:rsid w:val="006A07F5"/>
    <w:rsid w:val="006A093A"/>
    <w:rsid w:val="006A1209"/>
    <w:rsid w:val="006A13BF"/>
    <w:rsid w:val="006A1762"/>
    <w:rsid w:val="006A1C81"/>
    <w:rsid w:val="006A1CFC"/>
    <w:rsid w:val="006A1D99"/>
    <w:rsid w:val="006A1EC2"/>
    <w:rsid w:val="006A1EEA"/>
    <w:rsid w:val="006A241D"/>
    <w:rsid w:val="006A25B4"/>
    <w:rsid w:val="006A2F16"/>
    <w:rsid w:val="006A320C"/>
    <w:rsid w:val="006A321A"/>
    <w:rsid w:val="006A381A"/>
    <w:rsid w:val="006A428E"/>
    <w:rsid w:val="006A4933"/>
    <w:rsid w:val="006A4D71"/>
    <w:rsid w:val="006A5403"/>
    <w:rsid w:val="006A5668"/>
    <w:rsid w:val="006A611C"/>
    <w:rsid w:val="006A61BA"/>
    <w:rsid w:val="006A6896"/>
    <w:rsid w:val="006A6B23"/>
    <w:rsid w:val="006A70E7"/>
    <w:rsid w:val="006A70F2"/>
    <w:rsid w:val="006A727D"/>
    <w:rsid w:val="006A72D1"/>
    <w:rsid w:val="006A751A"/>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941"/>
    <w:rsid w:val="006B34EB"/>
    <w:rsid w:val="006B36A3"/>
    <w:rsid w:val="006B399A"/>
    <w:rsid w:val="006B3A12"/>
    <w:rsid w:val="006B4044"/>
    <w:rsid w:val="006B40C6"/>
    <w:rsid w:val="006B428E"/>
    <w:rsid w:val="006B4586"/>
    <w:rsid w:val="006B459F"/>
    <w:rsid w:val="006B45F8"/>
    <w:rsid w:val="006B4663"/>
    <w:rsid w:val="006B51AF"/>
    <w:rsid w:val="006B5A17"/>
    <w:rsid w:val="006B5B91"/>
    <w:rsid w:val="006B5FCF"/>
    <w:rsid w:val="006B688F"/>
    <w:rsid w:val="006B6B59"/>
    <w:rsid w:val="006B6E27"/>
    <w:rsid w:val="006B7CE8"/>
    <w:rsid w:val="006B7D81"/>
    <w:rsid w:val="006B7EA0"/>
    <w:rsid w:val="006C02D1"/>
    <w:rsid w:val="006C06ED"/>
    <w:rsid w:val="006C09D9"/>
    <w:rsid w:val="006C0A44"/>
    <w:rsid w:val="006C128D"/>
    <w:rsid w:val="006C1587"/>
    <w:rsid w:val="006C1DF9"/>
    <w:rsid w:val="006C2261"/>
    <w:rsid w:val="006C22C4"/>
    <w:rsid w:val="006C24CD"/>
    <w:rsid w:val="006C267A"/>
    <w:rsid w:val="006C2E22"/>
    <w:rsid w:val="006C305C"/>
    <w:rsid w:val="006C32D3"/>
    <w:rsid w:val="006C38C4"/>
    <w:rsid w:val="006C3E0F"/>
    <w:rsid w:val="006C409C"/>
    <w:rsid w:val="006C42A6"/>
    <w:rsid w:val="006C48F3"/>
    <w:rsid w:val="006C4C5E"/>
    <w:rsid w:val="006C4D7E"/>
    <w:rsid w:val="006C55D4"/>
    <w:rsid w:val="006C58EE"/>
    <w:rsid w:val="006C5AA2"/>
    <w:rsid w:val="006C5F2E"/>
    <w:rsid w:val="006C65A6"/>
    <w:rsid w:val="006C6B06"/>
    <w:rsid w:val="006C701B"/>
    <w:rsid w:val="006C74E7"/>
    <w:rsid w:val="006C7887"/>
    <w:rsid w:val="006C7EAC"/>
    <w:rsid w:val="006D028D"/>
    <w:rsid w:val="006D06BA"/>
    <w:rsid w:val="006D0A1C"/>
    <w:rsid w:val="006D0BDD"/>
    <w:rsid w:val="006D0E0C"/>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D2"/>
    <w:rsid w:val="006D68F5"/>
    <w:rsid w:val="006D69B3"/>
    <w:rsid w:val="006D69E4"/>
    <w:rsid w:val="006D6B4A"/>
    <w:rsid w:val="006D6FB3"/>
    <w:rsid w:val="006D705A"/>
    <w:rsid w:val="006D7075"/>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E83"/>
    <w:rsid w:val="006E1F3C"/>
    <w:rsid w:val="006E2284"/>
    <w:rsid w:val="006E2AF4"/>
    <w:rsid w:val="006E2E2B"/>
    <w:rsid w:val="006E2E41"/>
    <w:rsid w:val="006E310E"/>
    <w:rsid w:val="006E34A8"/>
    <w:rsid w:val="006E35F3"/>
    <w:rsid w:val="006E3AC0"/>
    <w:rsid w:val="006E3EF1"/>
    <w:rsid w:val="006E4024"/>
    <w:rsid w:val="006E47BE"/>
    <w:rsid w:val="006E4CEF"/>
    <w:rsid w:val="006E51A2"/>
    <w:rsid w:val="006E59D8"/>
    <w:rsid w:val="006E5ACD"/>
    <w:rsid w:val="006E5D2C"/>
    <w:rsid w:val="006E5DA6"/>
    <w:rsid w:val="006E5FCC"/>
    <w:rsid w:val="006E6108"/>
    <w:rsid w:val="006E6BA6"/>
    <w:rsid w:val="006E6E2D"/>
    <w:rsid w:val="006E74A9"/>
    <w:rsid w:val="006E7B72"/>
    <w:rsid w:val="006E7DF3"/>
    <w:rsid w:val="006F009B"/>
    <w:rsid w:val="006F10B5"/>
    <w:rsid w:val="006F1186"/>
    <w:rsid w:val="006F12C3"/>
    <w:rsid w:val="006F14A9"/>
    <w:rsid w:val="006F1756"/>
    <w:rsid w:val="006F17E3"/>
    <w:rsid w:val="006F1862"/>
    <w:rsid w:val="006F22B5"/>
    <w:rsid w:val="006F2602"/>
    <w:rsid w:val="006F3534"/>
    <w:rsid w:val="006F35FF"/>
    <w:rsid w:val="006F3836"/>
    <w:rsid w:val="006F393E"/>
    <w:rsid w:val="006F3F90"/>
    <w:rsid w:val="006F42F5"/>
    <w:rsid w:val="006F4553"/>
    <w:rsid w:val="006F460E"/>
    <w:rsid w:val="006F4D25"/>
    <w:rsid w:val="006F504A"/>
    <w:rsid w:val="006F523B"/>
    <w:rsid w:val="006F534B"/>
    <w:rsid w:val="006F5C9E"/>
    <w:rsid w:val="006F5D24"/>
    <w:rsid w:val="006F6022"/>
    <w:rsid w:val="006F6029"/>
    <w:rsid w:val="006F6577"/>
    <w:rsid w:val="006F65CD"/>
    <w:rsid w:val="006F6C82"/>
    <w:rsid w:val="006F6DFA"/>
    <w:rsid w:val="006F7567"/>
    <w:rsid w:val="006F7A17"/>
    <w:rsid w:val="00700355"/>
    <w:rsid w:val="0070083B"/>
    <w:rsid w:val="007009F6"/>
    <w:rsid w:val="00700B19"/>
    <w:rsid w:val="00700D9D"/>
    <w:rsid w:val="007011E9"/>
    <w:rsid w:val="007013D9"/>
    <w:rsid w:val="00701619"/>
    <w:rsid w:val="00701AB7"/>
    <w:rsid w:val="00701BA7"/>
    <w:rsid w:val="00702464"/>
    <w:rsid w:val="0070251E"/>
    <w:rsid w:val="00702560"/>
    <w:rsid w:val="007025EA"/>
    <w:rsid w:val="00702667"/>
    <w:rsid w:val="00702A23"/>
    <w:rsid w:val="00702BFA"/>
    <w:rsid w:val="00702C02"/>
    <w:rsid w:val="00702FBB"/>
    <w:rsid w:val="00702FC8"/>
    <w:rsid w:val="00703CE7"/>
    <w:rsid w:val="00704163"/>
    <w:rsid w:val="00704306"/>
    <w:rsid w:val="0070436D"/>
    <w:rsid w:val="00704809"/>
    <w:rsid w:val="00704ACC"/>
    <w:rsid w:val="007050BE"/>
    <w:rsid w:val="007053AA"/>
    <w:rsid w:val="00705590"/>
    <w:rsid w:val="007058EC"/>
    <w:rsid w:val="00705C65"/>
    <w:rsid w:val="00705C83"/>
    <w:rsid w:val="00705EE7"/>
    <w:rsid w:val="00705FC5"/>
    <w:rsid w:val="00705FE8"/>
    <w:rsid w:val="00706CB4"/>
    <w:rsid w:val="00706EF5"/>
    <w:rsid w:val="0070749F"/>
    <w:rsid w:val="00707599"/>
    <w:rsid w:val="0070770E"/>
    <w:rsid w:val="0070784B"/>
    <w:rsid w:val="00707CD9"/>
    <w:rsid w:val="007100AF"/>
    <w:rsid w:val="00710625"/>
    <w:rsid w:val="00710935"/>
    <w:rsid w:val="00710A3C"/>
    <w:rsid w:val="00710D55"/>
    <w:rsid w:val="00710FFF"/>
    <w:rsid w:val="0071128C"/>
    <w:rsid w:val="007118E9"/>
    <w:rsid w:val="007118F3"/>
    <w:rsid w:val="00711941"/>
    <w:rsid w:val="00711BC1"/>
    <w:rsid w:val="007129DE"/>
    <w:rsid w:val="00712ABE"/>
    <w:rsid w:val="00712B72"/>
    <w:rsid w:val="00712C21"/>
    <w:rsid w:val="00713375"/>
    <w:rsid w:val="00713787"/>
    <w:rsid w:val="00713914"/>
    <w:rsid w:val="007144E1"/>
    <w:rsid w:val="00714500"/>
    <w:rsid w:val="00714623"/>
    <w:rsid w:val="0071466E"/>
    <w:rsid w:val="0071491A"/>
    <w:rsid w:val="00714A51"/>
    <w:rsid w:val="00715081"/>
    <w:rsid w:val="00715139"/>
    <w:rsid w:val="007151A2"/>
    <w:rsid w:val="007152C6"/>
    <w:rsid w:val="00715A75"/>
    <w:rsid w:val="00715CC5"/>
    <w:rsid w:val="007163EB"/>
    <w:rsid w:val="00716B0E"/>
    <w:rsid w:val="00716C8A"/>
    <w:rsid w:val="00716CEF"/>
    <w:rsid w:val="00716FE7"/>
    <w:rsid w:val="00717299"/>
    <w:rsid w:val="00717884"/>
    <w:rsid w:val="00717A1A"/>
    <w:rsid w:val="00717BD5"/>
    <w:rsid w:val="00717C37"/>
    <w:rsid w:val="007200AF"/>
    <w:rsid w:val="00720169"/>
    <w:rsid w:val="0072020E"/>
    <w:rsid w:val="00720DC1"/>
    <w:rsid w:val="007212A5"/>
    <w:rsid w:val="007213CD"/>
    <w:rsid w:val="00721437"/>
    <w:rsid w:val="007215F7"/>
    <w:rsid w:val="00721A3B"/>
    <w:rsid w:val="00721FF4"/>
    <w:rsid w:val="00723079"/>
    <w:rsid w:val="007234BA"/>
    <w:rsid w:val="007236CF"/>
    <w:rsid w:val="0072397A"/>
    <w:rsid w:val="00723AA9"/>
    <w:rsid w:val="00723B99"/>
    <w:rsid w:val="00723D9B"/>
    <w:rsid w:val="00723F6A"/>
    <w:rsid w:val="00724093"/>
    <w:rsid w:val="007240D5"/>
    <w:rsid w:val="0072430E"/>
    <w:rsid w:val="00724CE4"/>
    <w:rsid w:val="0072530A"/>
    <w:rsid w:val="007256D5"/>
    <w:rsid w:val="007258CC"/>
    <w:rsid w:val="00725DA3"/>
    <w:rsid w:val="00726686"/>
    <w:rsid w:val="007269E6"/>
    <w:rsid w:val="00726BD5"/>
    <w:rsid w:val="00726C9E"/>
    <w:rsid w:val="00727025"/>
    <w:rsid w:val="00727157"/>
    <w:rsid w:val="0072716D"/>
    <w:rsid w:val="007272EC"/>
    <w:rsid w:val="007277DA"/>
    <w:rsid w:val="00727B1C"/>
    <w:rsid w:val="00727E79"/>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B92"/>
    <w:rsid w:val="00732CE5"/>
    <w:rsid w:val="00732E4C"/>
    <w:rsid w:val="0073311F"/>
    <w:rsid w:val="00733337"/>
    <w:rsid w:val="00733348"/>
    <w:rsid w:val="0073350A"/>
    <w:rsid w:val="00733657"/>
    <w:rsid w:val="00733A76"/>
    <w:rsid w:val="00733C63"/>
    <w:rsid w:val="007341F7"/>
    <w:rsid w:val="00734484"/>
    <w:rsid w:val="00734600"/>
    <w:rsid w:val="00734A2C"/>
    <w:rsid w:val="00734EFB"/>
    <w:rsid w:val="007354EA"/>
    <w:rsid w:val="007355D6"/>
    <w:rsid w:val="00735E67"/>
    <w:rsid w:val="00736448"/>
    <w:rsid w:val="00736606"/>
    <w:rsid w:val="0073663E"/>
    <w:rsid w:val="007369E8"/>
    <w:rsid w:val="00736C23"/>
    <w:rsid w:val="00736DF7"/>
    <w:rsid w:val="00737734"/>
    <w:rsid w:val="00737A96"/>
    <w:rsid w:val="00737CC3"/>
    <w:rsid w:val="00737ED0"/>
    <w:rsid w:val="00737F40"/>
    <w:rsid w:val="00740089"/>
    <w:rsid w:val="0074077F"/>
    <w:rsid w:val="00740AC7"/>
    <w:rsid w:val="00740C27"/>
    <w:rsid w:val="00740CC4"/>
    <w:rsid w:val="00740D1A"/>
    <w:rsid w:val="00741271"/>
    <w:rsid w:val="00741583"/>
    <w:rsid w:val="007416A2"/>
    <w:rsid w:val="00741ADD"/>
    <w:rsid w:val="00742520"/>
    <w:rsid w:val="00742DD4"/>
    <w:rsid w:val="00742FB1"/>
    <w:rsid w:val="00742FE8"/>
    <w:rsid w:val="0074302B"/>
    <w:rsid w:val="00743258"/>
    <w:rsid w:val="0074381F"/>
    <w:rsid w:val="00743E65"/>
    <w:rsid w:val="007441D1"/>
    <w:rsid w:val="00744272"/>
    <w:rsid w:val="007442A4"/>
    <w:rsid w:val="00744829"/>
    <w:rsid w:val="00744EBA"/>
    <w:rsid w:val="0074552D"/>
    <w:rsid w:val="00745854"/>
    <w:rsid w:val="00745B98"/>
    <w:rsid w:val="00745D7C"/>
    <w:rsid w:val="00746108"/>
    <w:rsid w:val="007463C6"/>
    <w:rsid w:val="007466DE"/>
    <w:rsid w:val="0074682B"/>
    <w:rsid w:val="00746937"/>
    <w:rsid w:val="00747037"/>
    <w:rsid w:val="007471C5"/>
    <w:rsid w:val="0074755A"/>
    <w:rsid w:val="007475E5"/>
    <w:rsid w:val="007479B8"/>
    <w:rsid w:val="00750003"/>
    <w:rsid w:val="00750360"/>
    <w:rsid w:val="007503A9"/>
    <w:rsid w:val="0075047C"/>
    <w:rsid w:val="0075098C"/>
    <w:rsid w:val="00750E09"/>
    <w:rsid w:val="00750FD9"/>
    <w:rsid w:val="007521F3"/>
    <w:rsid w:val="007527C1"/>
    <w:rsid w:val="007529DA"/>
    <w:rsid w:val="00752A99"/>
    <w:rsid w:val="00752D13"/>
    <w:rsid w:val="0075312D"/>
    <w:rsid w:val="007532ED"/>
    <w:rsid w:val="00753432"/>
    <w:rsid w:val="00753D56"/>
    <w:rsid w:val="00754125"/>
    <w:rsid w:val="007546B2"/>
    <w:rsid w:val="00754B60"/>
    <w:rsid w:val="00754C31"/>
    <w:rsid w:val="00754E8C"/>
    <w:rsid w:val="00754F7E"/>
    <w:rsid w:val="00755219"/>
    <w:rsid w:val="00755A9C"/>
    <w:rsid w:val="00755CEC"/>
    <w:rsid w:val="00756239"/>
    <w:rsid w:val="00756841"/>
    <w:rsid w:val="00756B22"/>
    <w:rsid w:val="00756B8F"/>
    <w:rsid w:val="00756BB3"/>
    <w:rsid w:val="00756D46"/>
    <w:rsid w:val="0075715A"/>
    <w:rsid w:val="00757182"/>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B60"/>
    <w:rsid w:val="00762BE8"/>
    <w:rsid w:val="00762DE4"/>
    <w:rsid w:val="007631BF"/>
    <w:rsid w:val="007633F3"/>
    <w:rsid w:val="007639B5"/>
    <w:rsid w:val="00763C64"/>
    <w:rsid w:val="00763E11"/>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92D"/>
    <w:rsid w:val="00770933"/>
    <w:rsid w:val="00770C8B"/>
    <w:rsid w:val="00770DC2"/>
    <w:rsid w:val="00770EB7"/>
    <w:rsid w:val="00770F54"/>
    <w:rsid w:val="007711E3"/>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83F"/>
    <w:rsid w:val="00774977"/>
    <w:rsid w:val="00774B50"/>
    <w:rsid w:val="00775397"/>
    <w:rsid w:val="00775786"/>
    <w:rsid w:val="00775E52"/>
    <w:rsid w:val="00776548"/>
    <w:rsid w:val="00776A6A"/>
    <w:rsid w:val="00776FC2"/>
    <w:rsid w:val="00777220"/>
    <w:rsid w:val="007773D3"/>
    <w:rsid w:val="00777EB0"/>
    <w:rsid w:val="00780014"/>
    <w:rsid w:val="00780087"/>
    <w:rsid w:val="007805FD"/>
    <w:rsid w:val="0078068C"/>
    <w:rsid w:val="00780A22"/>
    <w:rsid w:val="00780A23"/>
    <w:rsid w:val="00780AE5"/>
    <w:rsid w:val="0078177A"/>
    <w:rsid w:val="0078200B"/>
    <w:rsid w:val="0078202E"/>
    <w:rsid w:val="007820ED"/>
    <w:rsid w:val="007824E9"/>
    <w:rsid w:val="00782D2E"/>
    <w:rsid w:val="00782F37"/>
    <w:rsid w:val="007831F6"/>
    <w:rsid w:val="00783218"/>
    <w:rsid w:val="00783905"/>
    <w:rsid w:val="007839F6"/>
    <w:rsid w:val="00783C6D"/>
    <w:rsid w:val="00783D06"/>
    <w:rsid w:val="00783EBE"/>
    <w:rsid w:val="0078428E"/>
    <w:rsid w:val="00784308"/>
    <w:rsid w:val="007846D2"/>
    <w:rsid w:val="007848D7"/>
    <w:rsid w:val="00784B52"/>
    <w:rsid w:val="00784BE6"/>
    <w:rsid w:val="00784EE4"/>
    <w:rsid w:val="007851B4"/>
    <w:rsid w:val="0078558A"/>
    <w:rsid w:val="007855DC"/>
    <w:rsid w:val="00785948"/>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861"/>
    <w:rsid w:val="00790A42"/>
    <w:rsid w:val="00790B9B"/>
    <w:rsid w:val="00790DEC"/>
    <w:rsid w:val="007912B8"/>
    <w:rsid w:val="00791934"/>
    <w:rsid w:val="00791AFC"/>
    <w:rsid w:val="00791F16"/>
    <w:rsid w:val="00791FA5"/>
    <w:rsid w:val="00792410"/>
    <w:rsid w:val="00792870"/>
    <w:rsid w:val="00792F36"/>
    <w:rsid w:val="00792F7D"/>
    <w:rsid w:val="00793073"/>
    <w:rsid w:val="0079379B"/>
    <w:rsid w:val="00793AF5"/>
    <w:rsid w:val="0079442F"/>
    <w:rsid w:val="007947E4"/>
    <w:rsid w:val="00794C1A"/>
    <w:rsid w:val="007950FE"/>
    <w:rsid w:val="007954E5"/>
    <w:rsid w:val="00795A0F"/>
    <w:rsid w:val="00795D76"/>
    <w:rsid w:val="00795FB1"/>
    <w:rsid w:val="007967DF"/>
    <w:rsid w:val="00796B88"/>
    <w:rsid w:val="00796C85"/>
    <w:rsid w:val="00796E42"/>
    <w:rsid w:val="007971CB"/>
    <w:rsid w:val="00797A9A"/>
    <w:rsid w:val="00797B50"/>
    <w:rsid w:val="00797BA9"/>
    <w:rsid w:val="00797F4F"/>
    <w:rsid w:val="007A0151"/>
    <w:rsid w:val="007A0252"/>
    <w:rsid w:val="007A02A9"/>
    <w:rsid w:val="007A0330"/>
    <w:rsid w:val="007A0898"/>
    <w:rsid w:val="007A0D93"/>
    <w:rsid w:val="007A161D"/>
    <w:rsid w:val="007A16F7"/>
    <w:rsid w:val="007A1A26"/>
    <w:rsid w:val="007A1D63"/>
    <w:rsid w:val="007A1DEA"/>
    <w:rsid w:val="007A1ECD"/>
    <w:rsid w:val="007A2036"/>
    <w:rsid w:val="007A23ED"/>
    <w:rsid w:val="007A2784"/>
    <w:rsid w:val="007A29EB"/>
    <w:rsid w:val="007A2CF0"/>
    <w:rsid w:val="007A3277"/>
    <w:rsid w:val="007A3715"/>
    <w:rsid w:val="007A3A26"/>
    <w:rsid w:val="007A3B3A"/>
    <w:rsid w:val="007A3C3D"/>
    <w:rsid w:val="007A3E6A"/>
    <w:rsid w:val="007A4069"/>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33"/>
    <w:rsid w:val="007A7755"/>
    <w:rsid w:val="007A7AFA"/>
    <w:rsid w:val="007A7C1F"/>
    <w:rsid w:val="007A7E12"/>
    <w:rsid w:val="007A7FE9"/>
    <w:rsid w:val="007B0524"/>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555"/>
    <w:rsid w:val="007B36EA"/>
    <w:rsid w:val="007B3BD3"/>
    <w:rsid w:val="007B3ECD"/>
    <w:rsid w:val="007B442C"/>
    <w:rsid w:val="007B4BCA"/>
    <w:rsid w:val="007B4E31"/>
    <w:rsid w:val="007B4FD6"/>
    <w:rsid w:val="007B5114"/>
    <w:rsid w:val="007B5145"/>
    <w:rsid w:val="007B54B8"/>
    <w:rsid w:val="007B58E4"/>
    <w:rsid w:val="007B5A2C"/>
    <w:rsid w:val="007B5AE6"/>
    <w:rsid w:val="007B5FF7"/>
    <w:rsid w:val="007B62B0"/>
    <w:rsid w:val="007B64C3"/>
    <w:rsid w:val="007B675E"/>
    <w:rsid w:val="007B6CE1"/>
    <w:rsid w:val="007B6FA3"/>
    <w:rsid w:val="007B71E3"/>
    <w:rsid w:val="007B7404"/>
    <w:rsid w:val="007B75D1"/>
    <w:rsid w:val="007B7622"/>
    <w:rsid w:val="007B77AC"/>
    <w:rsid w:val="007B781E"/>
    <w:rsid w:val="007B7EA5"/>
    <w:rsid w:val="007C02C9"/>
    <w:rsid w:val="007C0356"/>
    <w:rsid w:val="007C0C29"/>
    <w:rsid w:val="007C0D5E"/>
    <w:rsid w:val="007C0F29"/>
    <w:rsid w:val="007C0F83"/>
    <w:rsid w:val="007C193C"/>
    <w:rsid w:val="007C19D5"/>
    <w:rsid w:val="007C1BE1"/>
    <w:rsid w:val="007C1D82"/>
    <w:rsid w:val="007C1EE7"/>
    <w:rsid w:val="007C20BD"/>
    <w:rsid w:val="007C2302"/>
    <w:rsid w:val="007C23FA"/>
    <w:rsid w:val="007C2AC7"/>
    <w:rsid w:val="007C2B2F"/>
    <w:rsid w:val="007C32D4"/>
    <w:rsid w:val="007C3388"/>
    <w:rsid w:val="007C356F"/>
    <w:rsid w:val="007C3581"/>
    <w:rsid w:val="007C3DF9"/>
    <w:rsid w:val="007C45AF"/>
    <w:rsid w:val="007C470A"/>
    <w:rsid w:val="007C4BA0"/>
    <w:rsid w:val="007C5714"/>
    <w:rsid w:val="007C5B94"/>
    <w:rsid w:val="007C6161"/>
    <w:rsid w:val="007C620F"/>
    <w:rsid w:val="007C67CB"/>
    <w:rsid w:val="007C6A50"/>
    <w:rsid w:val="007C6B84"/>
    <w:rsid w:val="007C6FEE"/>
    <w:rsid w:val="007C74D3"/>
    <w:rsid w:val="007C7F5E"/>
    <w:rsid w:val="007D012E"/>
    <w:rsid w:val="007D02BE"/>
    <w:rsid w:val="007D0339"/>
    <w:rsid w:val="007D03E7"/>
    <w:rsid w:val="007D091F"/>
    <w:rsid w:val="007D0DCA"/>
    <w:rsid w:val="007D1399"/>
    <w:rsid w:val="007D13ED"/>
    <w:rsid w:val="007D1503"/>
    <w:rsid w:val="007D1516"/>
    <w:rsid w:val="007D181A"/>
    <w:rsid w:val="007D18A3"/>
    <w:rsid w:val="007D1C91"/>
    <w:rsid w:val="007D1DC9"/>
    <w:rsid w:val="007D1E02"/>
    <w:rsid w:val="007D2E08"/>
    <w:rsid w:val="007D2E5A"/>
    <w:rsid w:val="007D3464"/>
    <w:rsid w:val="007D3F26"/>
    <w:rsid w:val="007D3F38"/>
    <w:rsid w:val="007D41E5"/>
    <w:rsid w:val="007D479F"/>
    <w:rsid w:val="007D4856"/>
    <w:rsid w:val="007D4895"/>
    <w:rsid w:val="007D48C3"/>
    <w:rsid w:val="007D4BBD"/>
    <w:rsid w:val="007D4D88"/>
    <w:rsid w:val="007D4FA3"/>
    <w:rsid w:val="007D538B"/>
    <w:rsid w:val="007D5421"/>
    <w:rsid w:val="007D572F"/>
    <w:rsid w:val="007D57B2"/>
    <w:rsid w:val="007D5957"/>
    <w:rsid w:val="007D5AD8"/>
    <w:rsid w:val="007D5B22"/>
    <w:rsid w:val="007D5C04"/>
    <w:rsid w:val="007D64CA"/>
    <w:rsid w:val="007D704C"/>
    <w:rsid w:val="007D71C3"/>
    <w:rsid w:val="007D7A1D"/>
    <w:rsid w:val="007D7C79"/>
    <w:rsid w:val="007D7E64"/>
    <w:rsid w:val="007D7FDD"/>
    <w:rsid w:val="007E00D5"/>
    <w:rsid w:val="007E01E3"/>
    <w:rsid w:val="007E06EA"/>
    <w:rsid w:val="007E0776"/>
    <w:rsid w:val="007E07EB"/>
    <w:rsid w:val="007E0985"/>
    <w:rsid w:val="007E0C4A"/>
    <w:rsid w:val="007E0C6F"/>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713"/>
    <w:rsid w:val="007E684B"/>
    <w:rsid w:val="007E6D3F"/>
    <w:rsid w:val="007E7588"/>
    <w:rsid w:val="007E7611"/>
    <w:rsid w:val="007E773A"/>
    <w:rsid w:val="007E78D5"/>
    <w:rsid w:val="007E7925"/>
    <w:rsid w:val="007F037A"/>
    <w:rsid w:val="007F0430"/>
    <w:rsid w:val="007F055E"/>
    <w:rsid w:val="007F083A"/>
    <w:rsid w:val="007F0957"/>
    <w:rsid w:val="007F0970"/>
    <w:rsid w:val="007F0B56"/>
    <w:rsid w:val="007F0B60"/>
    <w:rsid w:val="007F0E95"/>
    <w:rsid w:val="007F1014"/>
    <w:rsid w:val="007F12E6"/>
    <w:rsid w:val="007F150C"/>
    <w:rsid w:val="007F16B1"/>
    <w:rsid w:val="007F1974"/>
    <w:rsid w:val="007F1AEF"/>
    <w:rsid w:val="007F1E0B"/>
    <w:rsid w:val="007F1EC3"/>
    <w:rsid w:val="007F226E"/>
    <w:rsid w:val="007F26CA"/>
    <w:rsid w:val="007F27D7"/>
    <w:rsid w:val="007F2D5A"/>
    <w:rsid w:val="007F32AA"/>
    <w:rsid w:val="007F34E7"/>
    <w:rsid w:val="007F370B"/>
    <w:rsid w:val="007F3AB0"/>
    <w:rsid w:val="007F3F10"/>
    <w:rsid w:val="007F41D0"/>
    <w:rsid w:val="007F44E2"/>
    <w:rsid w:val="007F44E7"/>
    <w:rsid w:val="007F47C9"/>
    <w:rsid w:val="007F4916"/>
    <w:rsid w:val="007F4ABA"/>
    <w:rsid w:val="007F4B8C"/>
    <w:rsid w:val="007F4E71"/>
    <w:rsid w:val="007F4F0D"/>
    <w:rsid w:val="007F512E"/>
    <w:rsid w:val="007F518A"/>
    <w:rsid w:val="007F5585"/>
    <w:rsid w:val="007F55DD"/>
    <w:rsid w:val="007F582C"/>
    <w:rsid w:val="007F6213"/>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6E"/>
    <w:rsid w:val="00803C7C"/>
    <w:rsid w:val="00803F08"/>
    <w:rsid w:val="008043FE"/>
    <w:rsid w:val="0080471F"/>
    <w:rsid w:val="00804C54"/>
    <w:rsid w:val="00804DBC"/>
    <w:rsid w:val="00805064"/>
    <w:rsid w:val="0080530C"/>
    <w:rsid w:val="00805C51"/>
    <w:rsid w:val="00805E74"/>
    <w:rsid w:val="008066BE"/>
    <w:rsid w:val="00806BBC"/>
    <w:rsid w:val="00806D3F"/>
    <w:rsid w:val="00806E21"/>
    <w:rsid w:val="008076B5"/>
    <w:rsid w:val="00807724"/>
    <w:rsid w:val="0080778E"/>
    <w:rsid w:val="00807855"/>
    <w:rsid w:val="00807CC5"/>
    <w:rsid w:val="00807CD6"/>
    <w:rsid w:val="008103CB"/>
    <w:rsid w:val="00810895"/>
    <w:rsid w:val="00810900"/>
    <w:rsid w:val="00810950"/>
    <w:rsid w:val="008109F4"/>
    <w:rsid w:val="00810B01"/>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E83"/>
    <w:rsid w:val="00813EAE"/>
    <w:rsid w:val="008140BD"/>
    <w:rsid w:val="00814C2F"/>
    <w:rsid w:val="00814EAA"/>
    <w:rsid w:val="008150FB"/>
    <w:rsid w:val="008151D5"/>
    <w:rsid w:val="0081534E"/>
    <w:rsid w:val="008156BC"/>
    <w:rsid w:val="0081598D"/>
    <w:rsid w:val="00815CC2"/>
    <w:rsid w:val="00815E1C"/>
    <w:rsid w:val="00815E2F"/>
    <w:rsid w:val="00815FDD"/>
    <w:rsid w:val="00816019"/>
    <w:rsid w:val="008165A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2018C"/>
    <w:rsid w:val="00820251"/>
    <w:rsid w:val="00821445"/>
    <w:rsid w:val="00821446"/>
    <w:rsid w:val="008219BF"/>
    <w:rsid w:val="00821CC5"/>
    <w:rsid w:val="00822289"/>
    <w:rsid w:val="0082291B"/>
    <w:rsid w:val="00822CCD"/>
    <w:rsid w:val="00823363"/>
    <w:rsid w:val="008236E7"/>
    <w:rsid w:val="00823723"/>
    <w:rsid w:val="0082413C"/>
    <w:rsid w:val="00824154"/>
    <w:rsid w:val="00824485"/>
    <w:rsid w:val="0082455A"/>
    <w:rsid w:val="0082456F"/>
    <w:rsid w:val="00825AB9"/>
    <w:rsid w:val="00825F1C"/>
    <w:rsid w:val="00825FD0"/>
    <w:rsid w:val="0082615A"/>
    <w:rsid w:val="0082615B"/>
    <w:rsid w:val="0082646E"/>
    <w:rsid w:val="008265D9"/>
    <w:rsid w:val="00826775"/>
    <w:rsid w:val="0082693A"/>
    <w:rsid w:val="0082696F"/>
    <w:rsid w:val="00826CB9"/>
    <w:rsid w:val="00827807"/>
    <w:rsid w:val="00827987"/>
    <w:rsid w:val="00827C19"/>
    <w:rsid w:val="00830029"/>
    <w:rsid w:val="00830512"/>
    <w:rsid w:val="00830582"/>
    <w:rsid w:val="008309AD"/>
    <w:rsid w:val="008313BF"/>
    <w:rsid w:val="008317CF"/>
    <w:rsid w:val="00832348"/>
    <w:rsid w:val="008324F0"/>
    <w:rsid w:val="00832B56"/>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BC0"/>
    <w:rsid w:val="00837C58"/>
    <w:rsid w:val="00837DA8"/>
    <w:rsid w:val="00837FAB"/>
    <w:rsid w:val="00840097"/>
    <w:rsid w:val="008402C0"/>
    <w:rsid w:val="00840334"/>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785"/>
    <w:rsid w:val="00842873"/>
    <w:rsid w:val="00842874"/>
    <w:rsid w:val="00842EA4"/>
    <w:rsid w:val="00842F11"/>
    <w:rsid w:val="00843BD3"/>
    <w:rsid w:val="00844732"/>
    <w:rsid w:val="00844A57"/>
    <w:rsid w:val="00845174"/>
    <w:rsid w:val="00845183"/>
    <w:rsid w:val="00845641"/>
    <w:rsid w:val="008456FA"/>
    <w:rsid w:val="0084596B"/>
    <w:rsid w:val="00845B69"/>
    <w:rsid w:val="00845D3C"/>
    <w:rsid w:val="00846181"/>
    <w:rsid w:val="008461EE"/>
    <w:rsid w:val="00846BA9"/>
    <w:rsid w:val="00846E24"/>
    <w:rsid w:val="00846EC7"/>
    <w:rsid w:val="0084702D"/>
    <w:rsid w:val="008471E7"/>
    <w:rsid w:val="00847813"/>
    <w:rsid w:val="00847A12"/>
    <w:rsid w:val="00847D08"/>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718"/>
    <w:rsid w:val="0085582A"/>
    <w:rsid w:val="00855AC9"/>
    <w:rsid w:val="00855E9A"/>
    <w:rsid w:val="00856000"/>
    <w:rsid w:val="00856255"/>
    <w:rsid w:val="008565C7"/>
    <w:rsid w:val="00856AE8"/>
    <w:rsid w:val="00856DEB"/>
    <w:rsid w:val="00856F38"/>
    <w:rsid w:val="00857205"/>
    <w:rsid w:val="008575C7"/>
    <w:rsid w:val="0085765F"/>
    <w:rsid w:val="00857829"/>
    <w:rsid w:val="008579E2"/>
    <w:rsid w:val="00857A89"/>
    <w:rsid w:val="00857F63"/>
    <w:rsid w:val="00857FE5"/>
    <w:rsid w:val="008601EE"/>
    <w:rsid w:val="008603BD"/>
    <w:rsid w:val="00860410"/>
    <w:rsid w:val="00860C9B"/>
    <w:rsid w:val="00860DDF"/>
    <w:rsid w:val="0086101E"/>
    <w:rsid w:val="00861199"/>
    <w:rsid w:val="008611A9"/>
    <w:rsid w:val="008614AF"/>
    <w:rsid w:val="00861583"/>
    <w:rsid w:val="0086177E"/>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D2D"/>
    <w:rsid w:val="00864E56"/>
    <w:rsid w:val="0086585E"/>
    <w:rsid w:val="00865C17"/>
    <w:rsid w:val="008661AC"/>
    <w:rsid w:val="0086626A"/>
    <w:rsid w:val="00866563"/>
    <w:rsid w:val="00866A22"/>
    <w:rsid w:val="00866D5E"/>
    <w:rsid w:val="00867063"/>
    <w:rsid w:val="008674F9"/>
    <w:rsid w:val="008675BB"/>
    <w:rsid w:val="008675C1"/>
    <w:rsid w:val="00867BFA"/>
    <w:rsid w:val="008701E1"/>
    <w:rsid w:val="008703E9"/>
    <w:rsid w:val="00870414"/>
    <w:rsid w:val="008705EF"/>
    <w:rsid w:val="00870DE4"/>
    <w:rsid w:val="00871A14"/>
    <w:rsid w:val="008725BC"/>
    <w:rsid w:val="008738CE"/>
    <w:rsid w:val="008738D7"/>
    <w:rsid w:val="008742BD"/>
    <w:rsid w:val="008747FA"/>
    <w:rsid w:val="008748BF"/>
    <w:rsid w:val="008750A1"/>
    <w:rsid w:val="00875123"/>
    <w:rsid w:val="0087515B"/>
    <w:rsid w:val="00875AC2"/>
    <w:rsid w:val="00876376"/>
    <w:rsid w:val="0087670F"/>
    <w:rsid w:val="00876862"/>
    <w:rsid w:val="00876E63"/>
    <w:rsid w:val="00876F74"/>
    <w:rsid w:val="00877017"/>
    <w:rsid w:val="00877098"/>
    <w:rsid w:val="008772EA"/>
    <w:rsid w:val="008778D0"/>
    <w:rsid w:val="00880485"/>
    <w:rsid w:val="00880500"/>
    <w:rsid w:val="00880528"/>
    <w:rsid w:val="00880896"/>
    <w:rsid w:val="008808BB"/>
    <w:rsid w:val="0088130C"/>
    <w:rsid w:val="00881496"/>
    <w:rsid w:val="00881653"/>
    <w:rsid w:val="008820E0"/>
    <w:rsid w:val="0088245D"/>
    <w:rsid w:val="0088251D"/>
    <w:rsid w:val="0088363D"/>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814"/>
    <w:rsid w:val="00895A7B"/>
    <w:rsid w:val="00895F31"/>
    <w:rsid w:val="008960FA"/>
    <w:rsid w:val="008964A4"/>
    <w:rsid w:val="00896809"/>
    <w:rsid w:val="00896B9F"/>
    <w:rsid w:val="00896D3F"/>
    <w:rsid w:val="0089723D"/>
    <w:rsid w:val="008978A2"/>
    <w:rsid w:val="00897BA6"/>
    <w:rsid w:val="00897E4D"/>
    <w:rsid w:val="008A0576"/>
    <w:rsid w:val="008A0E1B"/>
    <w:rsid w:val="008A1327"/>
    <w:rsid w:val="008A133E"/>
    <w:rsid w:val="008A15B1"/>
    <w:rsid w:val="008A1BF5"/>
    <w:rsid w:val="008A1E78"/>
    <w:rsid w:val="008A206D"/>
    <w:rsid w:val="008A2AE2"/>
    <w:rsid w:val="008A2D01"/>
    <w:rsid w:val="008A34EB"/>
    <w:rsid w:val="008A3A26"/>
    <w:rsid w:val="008A3BD9"/>
    <w:rsid w:val="008A3D15"/>
    <w:rsid w:val="008A41A8"/>
    <w:rsid w:val="008A4999"/>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2EA"/>
    <w:rsid w:val="008A7BAD"/>
    <w:rsid w:val="008B02C1"/>
    <w:rsid w:val="008B07F2"/>
    <w:rsid w:val="008B0DA5"/>
    <w:rsid w:val="008B0EE1"/>
    <w:rsid w:val="008B1875"/>
    <w:rsid w:val="008B18F9"/>
    <w:rsid w:val="008B1BFE"/>
    <w:rsid w:val="008B22F7"/>
    <w:rsid w:val="008B252A"/>
    <w:rsid w:val="008B261F"/>
    <w:rsid w:val="008B3004"/>
    <w:rsid w:val="008B317C"/>
    <w:rsid w:val="008B3466"/>
    <w:rsid w:val="008B3528"/>
    <w:rsid w:val="008B3B3A"/>
    <w:rsid w:val="008B3B40"/>
    <w:rsid w:val="008B4BFF"/>
    <w:rsid w:val="008B4C23"/>
    <w:rsid w:val="008B4C84"/>
    <w:rsid w:val="008B4ECA"/>
    <w:rsid w:val="008B59CC"/>
    <w:rsid w:val="008B5B71"/>
    <w:rsid w:val="008B5E6B"/>
    <w:rsid w:val="008B5F4E"/>
    <w:rsid w:val="008B5F97"/>
    <w:rsid w:val="008B63D8"/>
    <w:rsid w:val="008B65F8"/>
    <w:rsid w:val="008B6CEB"/>
    <w:rsid w:val="008B6D0D"/>
    <w:rsid w:val="008B6E73"/>
    <w:rsid w:val="008B727C"/>
    <w:rsid w:val="008B7364"/>
    <w:rsid w:val="008B739A"/>
    <w:rsid w:val="008B74A9"/>
    <w:rsid w:val="008B775C"/>
    <w:rsid w:val="008B7BA1"/>
    <w:rsid w:val="008B7BB5"/>
    <w:rsid w:val="008C047E"/>
    <w:rsid w:val="008C118C"/>
    <w:rsid w:val="008C1644"/>
    <w:rsid w:val="008C1799"/>
    <w:rsid w:val="008C17DB"/>
    <w:rsid w:val="008C1962"/>
    <w:rsid w:val="008C1A33"/>
    <w:rsid w:val="008C24CF"/>
    <w:rsid w:val="008C25E8"/>
    <w:rsid w:val="008C3040"/>
    <w:rsid w:val="008C30C0"/>
    <w:rsid w:val="008C3D48"/>
    <w:rsid w:val="008C3E6C"/>
    <w:rsid w:val="008C3F63"/>
    <w:rsid w:val="008C441B"/>
    <w:rsid w:val="008C4661"/>
    <w:rsid w:val="008C4714"/>
    <w:rsid w:val="008C47A2"/>
    <w:rsid w:val="008C47F4"/>
    <w:rsid w:val="008C48E0"/>
    <w:rsid w:val="008C4AC8"/>
    <w:rsid w:val="008C4E15"/>
    <w:rsid w:val="008C502A"/>
    <w:rsid w:val="008C518F"/>
    <w:rsid w:val="008C591D"/>
    <w:rsid w:val="008C5D6C"/>
    <w:rsid w:val="008C5F8F"/>
    <w:rsid w:val="008C63D6"/>
    <w:rsid w:val="008C6681"/>
    <w:rsid w:val="008C67AD"/>
    <w:rsid w:val="008C6E77"/>
    <w:rsid w:val="008C71E7"/>
    <w:rsid w:val="008C71F8"/>
    <w:rsid w:val="008C787F"/>
    <w:rsid w:val="008C78C3"/>
    <w:rsid w:val="008C7A73"/>
    <w:rsid w:val="008C7E20"/>
    <w:rsid w:val="008D04A7"/>
    <w:rsid w:val="008D074D"/>
    <w:rsid w:val="008D07CD"/>
    <w:rsid w:val="008D0C1E"/>
    <w:rsid w:val="008D0C80"/>
    <w:rsid w:val="008D0FAA"/>
    <w:rsid w:val="008D14E7"/>
    <w:rsid w:val="008D1826"/>
    <w:rsid w:val="008D1A3E"/>
    <w:rsid w:val="008D1C82"/>
    <w:rsid w:val="008D1C9A"/>
    <w:rsid w:val="008D2ACC"/>
    <w:rsid w:val="008D3256"/>
    <w:rsid w:val="008D3454"/>
    <w:rsid w:val="008D399E"/>
    <w:rsid w:val="008D3A0C"/>
    <w:rsid w:val="008D3D54"/>
    <w:rsid w:val="008D3E26"/>
    <w:rsid w:val="008D4366"/>
    <w:rsid w:val="008D4FC4"/>
    <w:rsid w:val="008D534A"/>
    <w:rsid w:val="008D5372"/>
    <w:rsid w:val="008D54FC"/>
    <w:rsid w:val="008D56A3"/>
    <w:rsid w:val="008D594B"/>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C4"/>
    <w:rsid w:val="008E0C87"/>
    <w:rsid w:val="008E0C93"/>
    <w:rsid w:val="008E0E58"/>
    <w:rsid w:val="008E1625"/>
    <w:rsid w:val="008E1C4E"/>
    <w:rsid w:val="008E1DFF"/>
    <w:rsid w:val="008E1EE1"/>
    <w:rsid w:val="008E29E2"/>
    <w:rsid w:val="008E33E9"/>
    <w:rsid w:val="008E34B7"/>
    <w:rsid w:val="008E3C9B"/>
    <w:rsid w:val="008E3E5D"/>
    <w:rsid w:val="008E4291"/>
    <w:rsid w:val="008E438D"/>
    <w:rsid w:val="008E43FD"/>
    <w:rsid w:val="008E4566"/>
    <w:rsid w:val="008E4CA8"/>
    <w:rsid w:val="008E4E3C"/>
    <w:rsid w:val="008E50C0"/>
    <w:rsid w:val="008E518F"/>
    <w:rsid w:val="008E5482"/>
    <w:rsid w:val="008E54C2"/>
    <w:rsid w:val="008E55B2"/>
    <w:rsid w:val="008E5668"/>
    <w:rsid w:val="008E5AB6"/>
    <w:rsid w:val="008E60BF"/>
    <w:rsid w:val="008E61C4"/>
    <w:rsid w:val="008E61D3"/>
    <w:rsid w:val="008E6A3F"/>
    <w:rsid w:val="008E7779"/>
    <w:rsid w:val="008E7980"/>
    <w:rsid w:val="008E7F2C"/>
    <w:rsid w:val="008F0159"/>
    <w:rsid w:val="008F03DD"/>
    <w:rsid w:val="008F0F77"/>
    <w:rsid w:val="008F12CB"/>
    <w:rsid w:val="008F1582"/>
    <w:rsid w:val="008F1648"/>
    <w:rsid w:val="008F168A"/>
    <w:rsid w:val="008F1A85"/>
    <w:rsid w:val="008F1C56"/>
    <w:rsid w:val="008F1C7B"/>
    <w:rsid w:val="008F1FE0"/>
    <w:rsid w:val="008F219A"/>
    <w:rsid w:val="008F27B9"/>
    <w:rsid w:val="008F27E3"/>
    <w:rsid w:val="008F3C12"/>
    <w:rsid w:val="008F3E30"/>
    <w:rsid w:val="008F41A2"/>
    <w:rsid w:val="008F41F4"/>
    <w:rsid w:val="008F42CB"/>
    <w:rsid w:val="008F441A"/>
    <w:rsid w:val="008F452F"/>
    <w:rsid w:val="008F45C3"/>
    <w:rsid w:val="008F45EA"/>
    <w:rsid w:val="008F47C4"/>
    <w:rsid w:val="008F47FB"/>
    <w:rsid w:val="008F48AD"/>
    <w:rsid w:val="008F4E8C"/>
    <w:rsid w:val="008F5028"/>
    <w:rsid w:val="008F547D"/>
    <w:rsid w:val="008F5849"/>
    <w:rsid w:val="008F6136"/>
    <w:rsid w:val="008F6777"/>
    <w:rsid w:val="008F6AC4"/>
    <w:rsid w:val="008F6D02"/>
    <w:rsid w:val="008F6E7F"/>
    <w:rsid w:val="008F74E8"/>
    <w:rsid w:val="008F7776"/>
    <w:rsid w:val="008F7793"/>
    <w:rsid w:val="009000FE"/>
    <w:rsid w:val="0090015A"/>
    <w:rsid w:val="009003A6"/>
    <w:rsid w:val="00900DF6"/>
    <w:rsid w:val="0090128B"/>
    <w:rsid w:val="009015F3"/>
    <w:rsid w:val="00901C15"/>
    <w:rsid w:val="00901CC0"/>
    <w:rsid w:val="0090291F"/>
    <w:rsid w:val="00902D1C"/>
    <w:rsid w:val="00902D5A"/>
    <w:rsid w:val="00903347"/>
    <w:rsid w:val="0090349F"/>
    <w:rsid w:val="00903622"/>
    <w:rsid w:val="009037FD"/>
    <w:rsid w:val="00903B35"/>
    <w:rsid w:val="00903DA7"/>
    <w:rsid w:val="00903E0B"/>
    <w:rsid w:val="00904223"/>
    <w:rsid w:val="0090436B"/>
    <w:rsid w:val="009043DD"/>
    <w:rsid w:val="009043E5"/>
    <w:rsid w:val="00904561"/>
    <w:rsid w:val="0090467D"/>
    <w:rsid w:val="00904750"/>
    <w:rsid w:val="00904F65"/>
    <w:rsid w:val="009051D5"/>
    <w:rsid w:val="00905214"/>
    <w:rsid w:val="00905795"/>
    <w:rsid w:val="009058F6"/>
    <w:rsid w:val="00906028"/>
    <w:rsid w:val="009060BA"/>
    <w:rsid w:val="0090617F"/>
    <w:rsid w:val="0090648E"/>
    <w:rsid w:val="00906E25"/>
    <w:rsid w:val="00906E83"/>
    <w:rsid w:val="00907063"/>
    <w:rsid w:val="00907144"/>
    <w:rsid w:val="009072CB"/>
    <w:rsid w:val="00907534"/>
    <w:rsid w:val="00907B68"/>
    <w:rsid w:val="00907C4D"/>
    <w:rsid w:val="00907F4F"/>
    <w:rsid w:val="00907FA8"/>
    <w:rsid w:val="00910163"/>
    <w:rsid w:val="00910614"/>
    <w:rsid w:val="00910738"/>
    <w:rsid w:val="009107F5"/>
    <w:rsid w:val="009113A7"/>
    <w:rsid w:val="00911CE8"/>
    <w:rsid w:val="00911ED8"/>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EE"/>
    <w:rsid w:val="00920386"/>
    <w:rsid w:val="00920960"/>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CA3"/>
    <w:rsid w:val="00924CE9"/>
    <w:rsid w:val="00924DD4"/>
    <w:rsid w:val="00924F70"/>
    <w:rsid w:val="009253C0"/>
    <w:rsid w:val="00925A17"/>
    <w:rsid w:val="00925A9E"/>
    <w:rsid w:val="00925D14"/>
    <w:rsid w:val="00925E63"/>
    <w:rsid w:val="00925E71"/>
    <w:rsid w:val="00926026"/>
    <w:rsid w:val="0092663B"/>
    <w:rsid w:val="00926C65"/>
    <w:rsid w:val="00926FDE"/>
    <w:rsid w:val="0092792E"/>
    <w:rsid w:val="00927D4E"/>
    <w:rsid w:val="009302A1"/>
    <w:rsid w:val="00930486"/>
    <w:rsid w:val="00930714"/>
    <w:rsid w:val="0093087E"/>
    <w:rsid w:val="00930A6B"/>
    <w:rsid w:val="00930ADA"/>
    <w:rsid w:val="00931054"/>
    <w:rsid w:val="009310F4"/>
    <w:rsid w:val="00931433"/>
    <w:rsid w:val="00931A4C"/>
    <w:rsid w:val="009322D4"/>
    <w:rsid w:val="009323D1"/>
    <w:rsid w:val="00932400"/>
    <w:rsid w:val="00932B7B"/>
    <w:rsid w:val="00932E5A"/>
    <w:rsid w:val="009331B3"/>
    <w:rsid w:val="00933573"/>
    <w:rsid w:val="009336E7"/>
    <w:rsid w:val="00933D87"/>
    <w:rsid w:val="00933F33"/>
    <w:rsid w:val="00933F9D"/>
    <w:rsid w:val="00934043"/>
    <w:rsid w:val="0093409A"/>
    <w:rsid w:val="00934585"/>
    <w:rsid w:val="0093502D"/>
    <w:rsid w:val="009355DC"/>
    <w:rsid w:val="0093563C"/>
    <w:rsid w:val="0093579B"/>
    <w:rsid w:val="00935D67"/>
    <w:rsid w:val="00935E03"/>
    <w:rsid w:val="00936752"/>
    <w:rsid w:val="009367F6"/>
    <w:rsid w:val="0093683B"/>
    <w:rsid w:val="00936A7D"/>
    <w:rsid w:val="00936E5B"/>
    <w:rsid w:val="00936FE5"/>
    <w:rsid w:val="00937024"/>
    <w:rsid w:val="009375F4"/>
    <w:rsid w:val="00937D48"/>
    <w:rsid w:val="00937DA6"/>
    <w:rsid w:val="009408D4"/>
    <w:rsid w:val="009409E1"/>
    <w:rsid w:val="00940AEB"/>
    <w:rsid w:val="00941090"/>
    <w:rsid w:val="0094152C"/>
    <w:rsid w:val="0094187B"/>
    <w:rsid w:val="00941AF5"/>
    <w:rsid w:val="00941DB1"/>
    <w:rsid w:val="00941F00"/>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CA1"/>
    <w:rsid w:val="00944D91"/>
    <w:rsid w:val="00945548"/>
    <w:rsid w:val="00945B10"/>
    <w:rsid w:val="00945BD5"/>
    <w:rsid w:val="00945FE5"/>
    <w:rsid w:val="009460B4"/>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B5C"/>
    <w:rsid w:val="00950CFD"/>
    <w:rsid w:val="00950FEC"/>
    <w:rsid w:val="009511F9"/>
    <w:rsid w:val="009514A8"/>
    <w:rsid w:val="00951719"/>
    <w:rsid w:val="009529B5"/>
    <w:rsid w:val="009534C8"/>
    <w:rsid w:val="0095376A"/>
    <w:rsid w:val="0095392C"/>
    <w:rsid w:val="00953962"/>
    <w:rsid w:val="00953B12"/>
    <w:rsid w:val="00953FAA"/>
    <w:rsid w:val="009541C3"/>
    <w:rsid w:val="0095454E"/>
    <w:rsid w:val="0095489A"/>
    <w:rsid w:val="00954BAE"/>
    <w:rsid w:val="00954FC8"/>
    <w:rsid w:val="00955DB3"/>
    <w:rsid w:val="00955E29"/>
    <w:rsid w:val="00955FAE"/>
    <w:rsid w:val="0095612E"/>
    <w:rsid w:val="00956654"/>
    <w:rsid w:val="00956817"/>
    <w:rsid w:val="009568AE"/>
    <w:rsid w:val="00956AE3"/>
    <w:rsid w:val="00957025"/>
    <w:rsid w:val="009570FC"/>
    <w:rsid w:val="00957298"/>
    <w:rsid w:val="00957404"/>
    <w:rsid w:val="009577DF"/>
    <w:rsid w:val="009578CD"/>
    <w:rsid w:val="00957C96"/>
    <w:rsid w:val="00960997"/>
    <w:rsid w:val="00960A2F"/>
    <w:rsid w:val="00960AC6"/>
    <w:rsid w:val="00960C8D"/>
    <w:rsid w:val="009610A4"/>
    <w:rsid w:val="00961B6D"/>
    <w:rsid w:val="00961EC3"/>
    <w:rsid w:val="009626F7"/>
    <w:rsid w:val="00962A3E"/>
    <w:rsid w:val="00962F24"/>
    <w:rsid w:val="009631B2"/>
    <w:rsid w:val="009632D0"/>
    <w:rsid w:val="00963480"/>
    <w:rsid w:val="00963A06"/>
    <w:rsid w:val="009641B6"/>
    <w:rsid w:val="00964691"/>
    <w:rsid w:val="00964AD1"/>
    <w:rsid w:val="0096516C"/>
    <w:rsid w:val="00965333"/>
    <w:rsid w:val="00965428"/>
    <w:rsid w:val="00965837"/>
    <w:rsid w:val="009658F3"/>
    <w:rsid w:val="00965930"/>
    <w:rsid w:val="00965A9B"/>
    <w:rsid w:val="00965CD0"/>
    <w:rsid w:val="00965F71"/>
    <w:rsid w:val="00966127"/>
    <w:rsid w:val="00966528"/>
    <w:rsid w:val="009669B2"/>
    <w:rsid w:val="00966CED"/>
    <w:rsid w:val="009675A0"/>
    <w:rsid w:val="00967991"/>
    <w:rsid w:val="009679C2"/>
    <w:rsid w:val="00967F55"/>
    <w:rsid w:val="009701F7"/>
    <w:rsid w:val="009704AE"/>
    <w:rsid w:val="009709F5"/>
    <w:rsid w:val="00970FB1"/>
    <w:rsid w:val="009710F0"/>
    <w:rsid w:val="009712F7"/>
    <w:rsid w:val="0097142C"/>
    <w:rsid w:val="009716BC"/>
    <w:rsid w:val="00971713"/>
    <w:rsid w:val="00971859"/>
    <w:rsid w:val="00971874"/>
    <w:rsid w:val="00971AB7"/>
    <w:rsid w:val="00971BCA"/>
    <w:rsid w:val="00972791"/>
    <w:rsid w:val="00972C51"/>
    <w:rsid w:val="00972EF7"/>
    <w:rsid w:val="00973E2E"/>
    <w:rsid w:val="00974172"/>
    <w:rsid w:val="00974186"/>
    <w:rsid w:val="00974303"/>
    <w:rsid w:val="0097432F"/>
    <w:rsid w:val="0097442A"/>
    <w:rsid w:val="009746A9"/>
    <w:rsid w:val="00974BA2"/>
    <w:rsid w:val="00974CBB"/>
    <w:rsid w:val="00974DD9"/>
    <w:rsid w:val="00974EE6"/>
    <w:rsid w:val="00975018"/>
    <w:rsid w:val="00975847"/>
    <w:rsid w:val="00975870"/>
    <w:rsid w:val="00975A6E"/>
    <w:rsid w:val="009761AD"/>
    <w:rsid w:val="0097694B"/>
    <w:rsid w:val="00976E61"/>
    <w:rsid w:val="009770DE"/>
    <w:rsid w:val="00977282"/>
    <w:rsid w:val="00977728"/>
    <w:rsid w:val="00977D08"/>
    <w:rsid w:val="00980000"/>
    <w:rsid w:val="00980091"/>
    <w:rsid w:val="00980505"/>
    <w:rsid w:val="00981C1D"/>
    <w:rsid w:val="0098203F"/>
    <w:rsid w:val="00982219"/>
    <w:rsid w:val="00982931"/>
    <w:rsid w:val="00982A02"/>
    <w:rsid w:val="00982AA7"/>
    <w:rsid w:val="00982C7B"/>
    <w:rsid w:val="00982DE2"/>
    <w:rsid w:val="00982F08"/>
    <w:rsid w:val="00982F29"/>
    <w:rsid w:val="0098324D"/>
    <w:rsid w:val="0098337E"/>
    <w:rsid w:val="00983673"/>
    <w:rsid w:val="0098368A"/>
    <w:rsid w:val="00983C7C"/>
    <w:rsid w:val="00984001"/>
    <w:rsid w:val="0098404C"/>
    <w:rsid w:val="00984349"/>
    <w:rsid w:val="009843D1"/>
    <w:rsid w:val="00984646"/>
    <w:rsid w:val="009846C1"/>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C5C"/>
    <w:rsid w:val="00990C7D"/>
    <w:rsid w:val="00990C85"/>
    <w:rsid w:val="00990DC7"/>
    <w:rsid w:val="00990F03"/>
    <w:rsid w:val="00991221"/>
    <w:rsid w:val="00991449"/>
    <w:rsid w:val="0099154A"/>
    <w:rsid w:val="00991DEC"/>
    <w:rsid w:val="009920D7"/>
    <w:rsid w:val="00992A84"/>
    <w:rsid w:val="00992FA4"/>
    <w:rsid w:val="0099300D"/>
    <w:rsid w:val="00993530"/>
    <w:rsid w:val="0099354B"/>
    <w:rsid w:val="00993663"/>
    <w:rsid w:val="009936CB"/>
    <w:rsid w:val="009936E2"/>
    <w:rsid w:val="00993B85"/>
    <w:rsid w:val="00993CEA"/>
    <w:rsid w:val="00994045"/>
    <w:rsid w:val="009944BB"/>
    <w:rsid w:val="00994587"/>
    <w:rsid w:val="009947AE"/>
    <w:rsid w:val="00994801"/>
    <w:rsid w:val="00994C70"/>
    <w:rsid w:val="00994E36"/>
    <w:rsid w:val="00995079"/>
    <w:rsid w:val="009953F2"/>
    <w:rsid w:val="009956A1"/>
    <w:rsid w:val="00995A43"/>
    <w:rsid w:val="00995BAE"/>
    <w:rsid w:val="00995C3D"/>
    <w:rsid w:val="00995F87"/>
    <w:rsid w:val="00995FE2"/>
    <w:rsid w:val="009966D1"/>
    <w:rsid w:val="00996AC4"/>
    <w:rsid w:val="00996F10"/>
    <w:rsid w:val="009971D4"/>
    <w:rsid w:val="00997508"/>
    <w:rsid w:val="00997C84"/>
    <w:rsid w:val="00997DB4"/>
    <w:rsid w:val="00997DE0"/>
    <w:rsid w:val="009A028B"/>
    <w:rsid w:val="009A0711"/>
    <w:rsid w:val="009A1143"/>
    <w:rsid w:val="009A1D6D"/>
    <w:rsid w:val="009A1DD9"/>
    <w:rsid w:val="009A1DE1"/>
    <w:rsid w:val="009A1E9E"/>
    <w:rsid w:val="009A2780"/>
    <w:rsid w:val="009A2C14"/>
    <w:rsid w:val="009A2C60"/>
    <w:rsid w:val="009A2D11"/>
    <w:rsid w:val="009A3541"/>
    <w:rsid w:val="009A375F"/>
    <w:rsid w:val="009A37B9"/>
    <w:rsid w:val="009A380E"/>
    <w:rsid w:val="009A4023"/>
    <w:rsid w:val="009A4491"/>
    <w:rsid w:val="009A44C0"/>
    <w:rsid w:val="009A472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369"/>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BEA"/>
    <w:rsid w:val="009B5FE6"/>
    <w:rsid w:val="009B60B7"/>
    <w:rsid w:val="009B618B"/>
    <w:rsid w:val="009B6327"/>
    <w:rsid w:val="009B638F"/>
    <w:rsid w:val="009B6627"/>
    <w:rsid w:val="009B6861"/>
    <w:rsid w:val="009B6B14"/>
    <w:rsid w:val="009B6F11"/>
    <w:rsid w:val="009B71C8"/>
    <w:rsid w:val="009B7B39"/>
    <w:rsid w:val="009C0115"/>
    <w:rsid w:val="009C055F"/>
    <w:rsid w:val="009C0592"/>
    <w:rsid w:val="009C0655"/>
    <w:rsid w:val="009C0659"/>
    <w:rsid w:val="009C1A6F"/>
    <w:rsid w:val="009C1CE6"/>
    <w:rsid w:val="009C2156"/>
    <w:rsid w:val="009C23EE"/>
    <w:rsid w:val="009C24E5"/>
    <w:rsid w:val="009C26AA"/>
    <w:rsid w:val="009C2B82"/>
    <w:rsid w:val="009C2EB4"/>
    <w:rsid w:val="009C3052"/>
    <w:rsid w:val="009C30F0"/>
    <w:rsid w:val="009C33E3"/>
    <w:rsid w:val="009C3559"/>
    <w:rsid w:val="009C355F"/>
    <w:rsid w:val="009C383C"/>
    <w:rsid w:val="009C4516"/>
    <w:rsid w:val="009C477B"/>
    <w:rsid w:val="009C4DF3"/>
    <w:rsid w:val="009C4E1B"/>
    <w:rsid w:val="009C50E4"/>
    <w:rsid w:val="009C5168"/>
    <w:rsid w:val="009C53E5"/>
    <w:rsid w:val="009C5645"/>
    <w:rsid w:val="009C5D9A"/>
    <w:rsid w:val="009C5F37"/>
    <w:rsid w:val="009C6735"/>
    <w:rsid w:val="009C699D"/>
    <w:rsid w:val="009C6A1E"/>
    <w:rsid w:val="009C6B8B"/>
    <w:rsid w:val="009C6C75"/>
    <w:rsid w:val="009C71F0"/>
    <w:rsid w:val="009C7369"/>
    <w:rsid w:val="009C73D1"/>
    <w:rsid w:val="009C75CA"/>
    <w:rsid w:val="009D0C4A"/>
    <w:rsid w:val="009D0E43"/>
    <w:rsid w:val="009D0F5A"/>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3EC"/>
    <w:rsid w:val="009D5415"/>
    <w:rsid w:val="009D54D9"/>
    <w:rsid w:val="009D59B4"/>
    <w:rsid w:val="009D59EA"/>
    <w:rsid w:val="009D59EB"/>
    <w:rsid w:val="009D5B3A"/>
    <w:rsid w:val="009D5E01"/>
    <w:rsid w:val="009D5EC7"/>
    <w:rsid w:val="009D5FFF"/>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F98"/>
    <w:rsid w:val="009E203E"/>
    <w:rsid w:val="009E265B"/>
    <w:rsid w:val="009E2CA1"/>
    <w:rsid w:val="009E2D84"/>
    <w:rsid w:val="009E3228"/>
    <w:rsid w:val="009E40B3"/>
    <w:rsid w:val="009E47B5"/>
    <w:rsid w:val="009E4B7F"/>
    <w:rsid w:val="009E4CAA"/>
    <w:rsid w:val="009E4EE7"/>
    <w:rsid w:val="009E5014"/>
    <w:rsid w:val="009E574D"/>
    <w:rsid w:val="009E5BAA"/>
    <w:rsid w:val="009E60D3"/>
    <w:rsid w:val="009E62BC"/>
    <w:rsid w:val="009E67C6"/>
    <w:rsid w:val="009E6B02"/>
    <w:rsid w:val="009E6FD4"/>
    <w:rsid w:val="009E775F"/>
    <w:rsid w:val="009E7B98"/>
    <w:rsid w:val="009E7C16"/>
    <w:rsid w:val="009E7DE9"/>
    <w:rsid w:val="009F08E9"/>
    <w:rsid w:val="009F098B"/>
    <w:rsid w:val="009F11C9"/>
    <w:rsid w:val="009F142B"/>
    <w:rsid w:val="009F1889"/>
    <w:rsid w:val="009F1E49"/>
    <w:rsid w:val="009F1F3F"/>
    <w:rsid w:val="009F2080"/>
    <w:rsid w:val="009F23A1"/>
    <w:rsid w:val="009F2607"/>
    <w:rsid w:val="009F2F57"/>
    <w:rsid w:val="009F2FFA"/>
    <w:rsid w:val="009F3083"/>
    <w:rsid w:val="009F30BD"/>
    <w:rsid w:val="009F313C"/>
    <w:rsid w:val="009F37BC"/>
    <w:rsid w:val="009F3B1F"/>
    <w:rsid w:val="009F3F58"/>
    <w:rsid w:val="009F3F75"/>
    <w:rsid w:val="009F467A"/>
    <w:rsid w:val="009F4967"/>
    <w:rsid w:val="009F4D98"/>
    <w:rsid w:val="009F4E7F"/>
    <w:rsid w:val="009F5023"/>
    <w:rsid w:val="009F5217"/>
    <w:rsid w:val="009F5338"/>
    <w:rsid w:val="009F535A"/>
    <w:rsid w:val="009F55E4"/>
    <w:rsid w:val="009F5C62"/>
    <w:rsid w:val="009F5C72"/>
    <w:rsid w:val="009F5DEF"/>
    <w:rsid w:val="009F5EF1"/>
    <w:rsid w:val="009F62D6"/>
    <w:rsid w:val="009F6449"/>
    <w:rsid w:val="009F67C9"/>
    <w:rsid w:val="009F6986"/>
    <w:rsid w:val="009F6DB4"/>
    <w:rsid w:val="009F6DB8"/>
    <w:rsid w:val="009F7135"/>
    <w:rsid w:val="009F71EF"/>
    <w:rsid w:val="009F724D"/>
    <w:rsid w:val="009F7262"/>
    <w:rsid w:val="009F73DC"/>
    <w:rsid w:val="009F7F79"/>
    <w:rsid w:val="00A00226"/>
    <w:rsid w:val="00A00704"/>
    <w:rsid w:val="00A007F3"/>
    <w:rsid w:val="00A00D97"/>
    <w:rsid w:val="00A00DBC"/>
    <w:rsid w:val="00A01426"/>
    <w:rsid w:val="00A0146C"/>
    <w:rsid w:val="00A01BE6"/>
    <w:rsid w:val="00A02294"/>
    <w:rsid w:val="00A02330"/>
    <w:rsid w:val="00A02412"/>
    <w:rsid w:val="00A02E13"/>
    <w:rsid w:val="00A02E3C"/>
    <w:rsid w:val="00A03045"/>
    <w:rsid w:val="00A03190"/>
    <w:rsid w:val="00A033E2"/>
    <w:rsid w:val="00A0391D"/>
    <w:rsid w:val="00A03AF3"/>
    <w:rsid w:val="00A03C76"/>
    <w:rsid w:val="00A03EB8"/>
    <w:rsid w:val="00A045BC"/>
    <w:rsid w:val="00A04A06"/>
    <w:rsid w:val="00A04A98"/>
    <w:rsid w:val="00A04BCD"/>
    <w:rsid w:val="00A04CA8"/>
    <w:rsid w:val="00A04D7E"/>
    <w:rsid w:val="00A050B3"/>
    <w:rsid w:val="00A051F0"/>
    <w:rsid w:val="00A053F0"/>
    <w:rsid w:val="00A0573D"/>
    <w:rsid w:val="00A05A0C"/>
    <w:rsid w:val="00A05C79"/>
    <w:rsid w:val="00A05E78"/>
    <w:rsid w:val="00A064A9"/>
    <w:rsid w:val="00A064ED"/>
    <w:rsid w:val="00A069CD"/>
    <w:rsid w:val="00A06A16"/>
    <w:rsid w:val="00A06D09"/>
    <w:rsid w:val="00A06E33"/>
    <w:rsid w:val="00A0707F"/>
    <w:rsid w:val="00A070A8"/>
    <w:rsid w:val="00A072F9"/>
    <w:rsid w:val="00A07969"/>
    <w:rsid w:val="00A0797F"/>
    <w:rsid w:val="00A07A9D"/>
    <w:rsid w:val="00A07B04"/>
    <w:rsid w:val="00A07DE1"/>
    <w:rsid w:val="00A07F25"/>
    <w:rsid w:val="00A105CE"/>
    <w:rsid w:val="00A10D3B"/>
    <w:rsid w:val="00A10F4B"/>
    <w:rsid w:val="00A11576"/>
    <w:rsid w:val="00A119B0"/>
    <w:rsid w:val="00A1209F"/>
    <w:rsid w:val="00A121B8"/>
    <w:rsid w:val="00A1249B"/>
    <w:rsid w:val="00A12DE3"/>
    <w:rsid w:val="00A133A8"/>
    <w:rsid w:val="00A1413F"/>
    <w:rsid w:val="00A1439C"/>
    <w:rsid w:val="00A14438"/>
    <w:rsid w:val="00A14531"/>
    <w:rsid w:val="00A14BBF"/>
    <w:rsid w:val="00A15001"/>
    <w:rsid w:val="00A150A4"/>
    <w:rsid w:val="00A15269"/>
    <w:rsid w:val="00A1532D"/>
    <w:rsid w:val="00A155B5"/>
    <w:rsid w:val="00A15C11"/>
    <w:rsid w:val="00A1626F"/>
    <w:rsid w:val="00A163E9"/>
    <w:rsid w:val="00A1649B"/>
    <w:rsid w:val="00A165B0"/>
    <w:rsid w:val="00A1680B"/>
    <w:rsid w:val="00A169E6"/>
    <w:rsid w:val="00A16C0C"/>
    <w:rsid w:val="00A16F32"/>
    <w:rsid w:val="00A16F4E"/>
    <w:rsid w:val="00A16FC5"/>
    <w:rsid w:val="00A17151"/>
    <w:rsid w:val="00A17184"/>
    <w:rsid w:val="00A17824"/>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48C"/>
    <w:rsid w:val="00A23791"/>
    <w:rsid w:val="00A2425C"/>
    <w:rsid w:val="00A24371"/>
    <w:rsid w:val="00A243B1"/>
    <w:rsid w:val="00A24456"/>
    <w:rsid w:val="00A244B2"/>
    <w:rsid w:val="00A244E1"/>
    <w:rsid w:val="00A24544"/>
    <w:rsid w:val="00A24D5C"/>
    <w:rsid w:val="00A24DAC"/>
    <w:rsid w:val="00A24E15"/>
    <w:rsid w:val="00A2531C"/>
    <w:rsid w:val="00A25FBD"/>
    <w:rsid w:val="00A26767"/>
    <w:rsid w:val="00A2698E"/>
    <w:rsid w:val="00A27822"/>
    <w:rsid w:val="00A27978"/>
    <w:rsid w:val="00A27D61"/>
    <w:rsid w:val="00A27E42"/>
    <w:rsid w:val="00A27ED0"/>
    <w:rsid w:val="00A27FFC"/>
    <w:rsid w:val="00A30DE1"/>
    <w:rsid w:val="00A30E71"/>
    <w:rsid w:val="00A30F5A"/>
    <w:rsid w:val="00A31670"/>
    <w:rsid w:val="00A317C2"/>
    <w:rsid w:val="00A31F12"/>
    <w:rsid w:val="00A323C3"/>
    <w:rsid w:val="00A324A8"/>
    <w:rsid w:val="00A32A52"/>
    <w:rsid w:val="00A32D58"/>
    <w:rsid w:val="00A33FB8"/>
    <w:rsid w:val="00A34160"/>
    <w:rsid w:val="00A34232"/>
    <w:rsid w:val="00A34397"/>
    <w:rsid w:val="00A34720"/>
    <w:rsid w:val="00A3530B"/>
    <w:rsid w:val="00A35743"/>
    <w:rsid w:val="00A35800"/>
    <w:rsid w:val="00A35839"/>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1167"/>
    <w:rsid w:val="00A41B0D"/>
    <w:rsid w:val="00A41BA9"/>
    <w:rsid w:val="00A41FF0"/>
    <w:rsid w:val="00A421F1"/>
    <w:rsid w:val="00A426C9"/>
    <w:rsid w:val="00A42A19"/>
    <w:rsid w:val="00A42A6F"/>
    <w:rsid w:val="00A42CFD"/>
    <w:rsid w:val="00A43344"/>
    <w:rsid w:val="00A433C0"/>
    <w:rsid w:val="00A43AB1"/>
    <w:rsid w:val="00A43C5E"/>
    <w:rsid w:val="00A43D11"/>
    <w:rsid w:val="00A43ECA"/>
    <w:rsid w:val="00A443B6"/>
    <w:rsid w:val="00A4494A"/>
    <w:rsid w:val="00A451F8"/>
    <w:rsid w:val="00A45316"/>
    <w:rsid w:val="00A45A01"/>
    <w:rsid w:val="00A45BB8"/>
    <w:rsid w:val="00A45D99"/>
    <w:rsid w:val="00A45E1A"/>
    <w:rsid w:val="00A461CD"/>
    <w:rsid w:val="00A46200"/>
    <w:rsid w:val="00A462AE"/>
    <w:rsid w:val="00A464DC"/>
    <w:rsid w:val="00A46584"/>
    <w:rsid w:val="00A4683B"/>
    <w:rsid w:val="00A46BB9"/>
    <w:rsid w:val="00A46C0F"/>
    <w:rsid w:val="00A46CEB"/>
    <w:rsid w:val="00A46D9D"/>
    <w:rsid w:val="00A4722D"/>
    <w:rsid w:val="00A4729A"/>
    <w:rsid w:val="00A47472"/>
    <w:rsid w:val="00A474E8"/>
    <w:rsid w:val="00A4798D"/>
    <w:rsid w:val="00A47B1A"/>
    <w:rsid w:val="00A505C1"/>
    <w:rsid w:val="00A50D94"/>
    <w:rsid w:val="00A51274"/>
    <w:rsid w:val="00A51B5E"/>
    <w:rsid w:val="00A5219D"/>
    <w:rsid w:val="00A52307"/>
    <w:rsid w:val="00A523E7"/>
    <w:rsid w:val="00A52689"/>
    <w:rsid w:val="00A533C1"/>
    <w:rsid w:val="00A534D6"/>
    <w:rsid w:val="00A53719"/>
    <w:rsid w:val="00A537CF"/>
    <w:rsid w:val="00A53851"/>
    <w:rsid w:val="00A53993"/>
    <w:rsid w:val="00A54879"/>
    <w:rsid w:val="00A54AE8"/>
    <w:rsid w:val="00A54B2D"/>
    <w:rsid w:val="00A54CD8"/>
    <w:rsid w:val="00A55394"/>
    <w:rsid w:val="00A553C4"/>
    <w:rsid w:val="00A55735"/>
    <w:rsid w:val="00A559CE"/>
    <w:rsid w:val="00A55B48"/>
    <w:rsid w:val="00A55CB5"/>
    <w:rsid w:val="00A565B8"/>
    <w:rsid w:val="00A565CA"/>
    <w:rsid w:val="00A56B24"/>
    <w:rsid w:val="00A56E31"/>
    <w:rsid w:val="00A57291"/>
    <w:rsid w:val="00A57358"/>
    <w:rsid w:val="00A573E6"/>
    <w:rsid w:val="00A576AD"/>
    <w:rsid w:val="00A577A3"/>
    <w:rsid w:val="00A57B08"/>
    <w:rsid w:val="00A6102A"/>
    <w:rsid w:val="00A6115F"/>
    <w:rsid w:val="00A617E9"/>
    <w:rsid w:val="00A61AAD"/>
    <w:rsid w:val="00A6205D"/>
    <w:rsid w:val="00A62306"/>
    <w:rsid w:val="00A628BB"/>
    <w:rsid w:val="00A62F6A"/>
    <w:rsid w:val="00A63517"/>
    <w:rsid w:val="00A63583"/>
    <w:rsid w:val="00A6378C"/>
    <w:rsid w:val="00A63A2D"/>
    <w:rsid w:val="00A63A4D"/>
    <w:rsid w:val="00A63C76"/>
    <w:rsid w:val="00A63F85"/>
    <w:rsid w:val="00A64293"/>
    <w:rsid w:val="00A644B4"/>
    <w:rsid w:val="00A64510"/>
    <w:rsid w:val="00A64ABE"/>
    <w:rsid w:val="00A64C57"/>
    <w:rsid w:val="00A64C5C"/>
    <w:rsid w:val="00A65618"/>
    <w:rsid w:val="00A65BFD"/>
    <w:rsid w:val="00A662FE"/>
    <w:rsid w:val="00A66528"/>
    <w:rsid w:val="00A66615"/>
    <w:rsid w:val="00A66FC9"/>
    <w:rsid w:val="00A672EA"/>
    <w:rsid w:val="00A6777E"/>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FA"/>
    <w:rsid w:val="00A7309B"/>
    <w:rsid w:val="00A730B8"/>
    <w:rsid w:val="00A7335A"/>
    <w:rsid w:val="00A7367E"/>
    <w:rsid w:val="00A73761"/>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32E"/>
    <w:rsid w:val="00A80698"/>
    <w:rsid w:val="00A808B6"/>
    <w:rsid w:val="00A810D5"/>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3E1"/>
    <w:rsid w:val="00A85824"/>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EE"/>
    <w:rsid w:val="00A93ADA"/>
    <w:rsid w:val="00A93FB5"/>
    <w:rsid w:val="00A941F8"/>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6B4"/>
    <w:rsid w:val="00AA0739"/>
    <w:rsid w:val="00AA0838"/>
    <w:rsid w:val="00AA11C9"/>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3E7"/>
    <w:rsid w:val="00AA4411"/>
    <w:rsid w:val="00AA51BA"/>
    <w:rsid w:val="00AA52B1"/>
    <w:rsid w:val="00AA52CE"/>
    <w:rsid w:val="00AA54DF"/>
    <w:rsid w:val="00AA55D7"/>
    <w:rsid w:val="00AA5826"/>
    <w:rsid w:val="00AA5F0E"/>
    <w:rsid w:val="00AA611A"/>
    <w:rsid w:val="00AA62CB"/>
    <w:rsid w:val="00AA6460"/>
    <w:rsid w:val="00AA649E"/>
    <w:rsid w:val="00AA6DEE"/>
    <w:rsid w:val="00AA6DFC"/>
    <w:rsid w:val="00AA6F43"/>
    <w:rsid w:val="00AA6FDD"/>
    <w:rsid w:val="00AA7410"/>
    <w:rsid w:val="00AA747D"/>
    <w:rsid w:val="00AA77A4"/>
    <w:rsid w:val="00AA7A68"/>
    <w:rsid w:val="00AB00CB"/>
    <w:rsid w:val="00AB030B"/>
    <w:rsid w:val="00AB04A0"/>
    <w:rsid w:val="00AB0585"/>
    <w:rsid w:val="00AB06BC"/>
    <w:rsid w:val="00AB0795"/>
    <w:rsid w:val="00AB1035"/>
    <w:rsid w:val="00AB1498"/>
    <w:rsid w:val="00AB162E"/>
    <w:rsid w:val="00AB1802"/>
    <w:rsid w:val="00AB18A6"/>
    <w:rsid w:val="00AB1AE7"/>
    <w:rsid w:val="00AB1BF6"/>
    <w:rsid w:val="00AB2195"/>
    <w:rsid w:val="00AB233A"/>
    <w:rsid w:val="00AB2E92"/>
    <w:rsid w:val="00AB314B"/>
    <w:rsid w:val="00AB3309"/>
    <w:rsid w:val="00AB34E0"/>
    <w:rsid w:val="00AB350E"/>
    <w:rsid w:val="00AB358C"/>
    <w:rsid w:val="00AB3892"/>
    <w:rsid w:val="00AB3A14"/>
    <w:rsid w:val="00AB3CF1"/>
    <w:rsid w:val="00AB436D"/>
    <w:rsid w:val="00AB49CA"/>
    <w:rsid w:val="00AB4C9B"/>
    <w:rsid w:val="00AB4CDB"/>
    <w:rsid w:val="00AB4DCE"/>
    <w:rsid w:val="00AB4EBA"/>
    <w:rsid w:val="00AB50BD"/>
    <w:rsid w:val="00AB537E"/>
    <w:rsid w:val="00AB5B21"/>
    <w:rsid w:val="00AB5F60"/>
    <w:rsid w:val="00AB68FF"/>
    <w:rsid w:val="00AB6E5C"/>
    <w:rsid w:val="00AB700A"/>
    <w:rsid w:val="00AB7195"/>
    <w:rsid w:val="00AB73EF"/>
    <w:rsid w:val="00AC037E"/>
    <w:rsid w:val="00AC07E1"/>
    <w:rsid w:val="00AC0D57"/>
    <w:rsid w:val="00AC1529"/>
    <w:rsid w:val="00AC16DA"/>
    <w:rsid w:val="00AC1845"/>
    <w:rsid w:val="00AC1CC6"/>
    <w:rsid w:val="00AC1D09"/>
    <w:rsid w:val="00AC1EED"/>
    <w:rsid w:val="00AC1F96"/>
    <w:rsid w:val="00AC220B"/>
    <w:rsid w:val="00AC2D82"/>
    <w:rsid w:val="00AC2EAD"/>
    <w:rsid w:val="00AC2FA9"/>
    <w:rsid w:val="00AC353D"/>
    <w:rsid w:val="00AC37E8"/>
    <w:rsid w:val="00AC3848"/>
    <w:rsid w:val="00AC3956"/>
    <w:rsid w:val="00AC40CA"/>
    <w:rsid w:val="00AC42E0"/>
    <w:rsid w:val="00AC43AD"/>
    <w:rsid w:val="00AC4519"/>
    <w:rsid w:val="00AC49E7"/>
    <w:rsid w:val="00AC4C63"/>
    <w:rsid w:val="00AC554C"/>
    <w:rsid w:val="00AC5CF9"/>
    <w:rsid w:val="00AC68EC"/>
    <w:rsid w:val="00AC6B15"/>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94D"/>
    <w:rsid w:val="00AD1D15"/>
    <w:rsid w:val="00AD1D36"/>
    <w:rsid w:val="00AD2A35"/>
    <w:rsid w:val="00AD3036"/>
    <w:rsid w:val="00AD33CC"/>
    <w:rsid w:val="00AD347E"/>
    <w:rsid w:val="00AD3726"/>
    <w:rsid w:val="00AD3740"/>
    <w:rsid w:val="00AD3749"/>
    <w:rsid w:val="00AD380C"/>
    <w:rsid w:val="00AD3CEF"/>
    <w:rsid w:val="00AD4BEA"/>
    <w:rsid w:val="00AD4D60"/>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997"/>
    <w:rsid w:val="00AE12EA"/>
    <w:rsid w:val="00AE187B"/>
    <w:rsid w:val="00AE1AE2"/>
    <w:rsid w:val="00AE1E7F"/>
    <w:rsid w:val="00AE25E5"/>
    <w:rsid w:val="00AE2AB7"/>
    <w:rsid w:val="00AE2D1B"/>
    <w:rsid w:val="00AE3142"/>
    <w:rsid w:val="00AE3165"/>
    <w:rsid w:val="00AE348B"/>
    <w:rsid w:val="00AE3516"/>
    <w:rsid w:val="00AE379B"/>
    <w:rsid w:val="00AE37EC"/>
    <w:rsid w:val="00AE3AF7"/>
    <w:rsid w:val="00AE4498"/>
    <w:rsid w:val="00AE48B6"/>
    <w:rsid w:val="00AE5084"/>
    <w:rsid w:val="00AE51D2"/>
    <w:rsid w:val="00AE53A2"/>
    <w:rsid w:val="00AE56E4"/>
    <w:rsid w:val="00AE5A71"/>
    <w:rsid w:val="00AE5AE8"/>
    <w:rsid w:val="00AE5B2B"/>
    <w:rsid w:val="00AE5BB1"/>
    <w:rsid w:val="00AE5F39"/>
    <w:rsid w:val="00AE6013"/>
    <w:rsid w:val="00AE617D"/>
    <w:rsid w:val="00AE7556"/>
    <w:rsid w:val="00AE7AEC"/>
    <w:rsid w:val="00AE7CD0"/>
    <w:rsid w:val="00AE7D4C"/>
    <w:rsid w:val="00AE7EB2"/>
    <w:rsid w:val="00AF00C8"/>
    <w:rsid w:val="00AF03D0"/>
    <w:rsid w:val="00AF05B6"/>
    <w:rsid w:val="00AF0C56"/>
    <w:rsid w:val="00AF0C8C"/>
    <w:rsid w:val="00AF0CB1"/>
    <w:rsid w:val="00AF17BE"/>
    <w:rsid w:val="00AF1C06"/>
    <w:rsid w:val="00AF1F58"/>
    <w:rsid w:val="00AF213C"/>
    <w:rsid w:val="00AF23A9"/>
    <w:rsid w:val="00AF23BA"/>
    <w:rsid w:val="00AF2547"/>
    <w:rsid w:val="00AF25F6"/>
    <w:rsid w:val="00AF2B2C"/>
    <w:rsid w:val="00AF2FDB"/>
    <w:rsid w:val="00AF32DA"/>
    <w:rsid w:val="00AF34C2"/>
    <w:rsid w:val="00AF35B8"/>
    <w:rsid w:val="00AF386C"/>
    <w:rsid w:val="00AF3ECB"/>
    <w:rsid w:val="00AF416D"/>
    <w:rsid w:val="00AF4340"/>
    <w:rsid w:val="00AF47E3"/>
    <w:rsid w:val="00AF4CAB"/>
    <w:rsid w:val="00AF5414"/>
    <w:rsid w:val="00AF5444"/>
    <w:rsid w:val="00AF54D5"/>
    <w:rsid w:val="00AF5640"/>
    <w:rsid w:val="00AF5B80"/>
    <w:rsid w:val="00AF5C6F"/>
    <w:rsid w:val="00AF5CC0"/>
    <w:rsid w:val="00AF5CE1"/>
    <w:rsid w:val="00AF5D2E"/>
    <w:rsid w:val="00AF5D5A"/>
    <w:rsid w:val="00AF5E35"/>
    <w:rsid w:val="00AF607C"/>
    <w:rsid w:val="00AF6710"/>
    <w:rsid w:val="00AF6A25"/>
    <w:rsid w:val="00AF6CD1"/>
    <w:rsid w:val="00AF6EF5"/>
    <w:rsid w:val="00AF6FDE"/>
    <w:rsid w:val="00AF70A0"/>
    <w:rsid w:val="00AF7438"/>
    <w:rsid w:val="00AF75C6"/>
    <w:rsid w:val="00AF7C88"/>
    <w:rsid w:val="00AF7FE4"/>
    <w:rsid w:val="00B00063"/>
    <w:rsid w:val="00B003F6"/>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6C96"/>
    <w:rsid w:val="00B076A3"/>
    <w:rsid w:val="00B079C5"/>
    <w:rsid w:val="00B07AEC"/>
    <w:rsid w:val="00B07D28"/>
    <w:rsid w:val="00B07FB1"/>
    <w:rsid w:val="00B10043"/>
    <w:rsid w:val="00B100F8"/>
    <w:rsid w:val="00B10386"/>
    <w:rsid w:val="00B105A3"/>
    <w:rsid w:val="00B10848"/>
    <w:rsid w:val="00B108CC"/>
    <w:rsid w:val="00B10998"/>
    <w:rsid w:val="00B10B67"/>
    <w:rsid w:val="00B11123"/>
    <w:rsid w:val="00B113E0"/>
    <w:rsid w:val="00B1153D"/>
    <w:rsid w:val="00B11947"/>
    <w:rsid w:val="00B11C73"/>
    <w:rsid w:val="00B11F12"/>
    <w:rsid w:val="00B1249C"/>
    <w:rsid w:val="00B12999"/>
    <w:rsid w:val="00B12CAB"/>
    <w:rsid w:val="00B1318C"/>
    <w:rsid w:val="00B1328B"/>
    <w:rsid w:val="00B13296"/>
    <w:rsid w:val="00B133A3"/>
    <w:rsid w:val="00B136F2"/>
    <w:rsid w:val="00B13A13"/>
    <w:rsid w:val="00B13A7F"/>
    <w:rsid w:val="00B13BB3"/>
    <w:rsid w:val="00B13E3F"/>
    <w:rsid w:val="00B13F42"/>
    <w:rsid w:val="00B13F7F"/>
    <w:rsid w:val="00B1423D"/>
    <w:rsid w:val="00B143F2"/>
    <w:rsid w:val="00B145BF"/>
    <w:rsid w:val="00B1470B"/>
    <w:rsid w:val="00B1486D"/>
    <w:rsid w:val="00B14E1B"/>
    <w:rsid w:val="00B15272"/>
    <w:rsid w:val="00B15298"/>
    <w:rsid w:val="00B155EC"/>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C14"/>
    <w:rsid w:val="00B21CB6"/>
    <w:rsid w:val="00B2289B"/>
    <w:rsid w:val="00B22B75"/>
    <w:rsid w:val="00B22EDD"/>
    <w:rsid w:val="00B236DC"/>
    <w:rsid w:val="00B23C30"/>
    <w:rsid w:val="00B24C0F"/>
    <w:rsid w:val="00B250E3"/>
    <w:rsid w:val="00B25326"/>
    <w:rsid w:val="00B258DB"/>
    <w:rsid w:val="00B25926"/>
    <w:rsid w:val="00B2597A"/>
    <w:rsid w:val="00B25D55"/>
    <w:rsid w:val="00B25F0A"/>
    <w:rsid w:val="00B2601A"/>
    <w:rsid w:val="00B2624E"/>
    <w:rsid w:val="00B263C8"/>
    <w:rsid w:val="00B269F2"/>
    <w:rsid w:val="00B2706E"/>
    <w:rsid w:val="00B27153"/>
    <w:rsid w:val="00B27EE4"/>
    <w:rsid w:val="00B302EF"/>
    <w:rsid w:val="00B30B1D"/>
    <w:rsid w:val="00B30C5A"/>
    <w:rsid w:val="00B30CFF"/>
    <w:rsid w:val="00B30D31"/>
    <w:rsid w:val="00B312C3"/>
    <w:rsid w:val="00B31672"/>
    <w:rsid w:val="00B317E9"/>
    <w:rsid w:val="00B3188D"/>
    <w:rsid w:val="00B31A66"/>
    <w:rsid w:val="00B31E53"/>
    <w:rsid w:val="00B32229"/>
    <w:rsid w:val="00B325CE"/>
    <w:rsid w:val="00B32EB8"/>
    <w:rsid w:val="00B32EC7"/>
    <w:rsid w:val="00B33634"/>
    <w:rsid w:val="00B33685"/>
    <w:rsid w:val="00B338E3"/>
    <w:rsid w:val="00B339E0"/>
    <w:rsid w:val="00B33A39"/>
    <w:rsid w:val="00B33A3E"/>
    <w:rsid w:val="00B33BC6"/>
    <w:rsid w:val="00B34308"/>
    <w:rsid w:val="00B343E9"/>
    <w:rsid w:val="00B34959"/>
    <w:rsid w:val="00B34D94"/>
    <w:rsid w:val="00B3505D"/>
    <w:rsid w:val="00B3567A"/>
    <w:rsid w:val="00B358C9"/>
    <w:rsid w:val="00B35B3A"/>
    <w:rsid w:val="00B35D95"/>
    <w:rsid w:val="00B35F57"/>
    <w:rsid w:val="00B363C7"/>
    <w:rsid w:val="00B36726"/>
    <w:rsid w:val="00B36870"/>
    <w:rsid w:val="00B36FD2"/>
    <w:rsid w:val="00B371AC"/>
    <w:rsid w:val="00B375F8"/>
    <w:rsid w:val="00B376CF"/>
    <w:rsid w:val="00B37885"/>
    <w:rsid w:val="00B37BB2"/>
    <w:rsid w:val="00B4022A"/>
    <w:rsid w:val="00B40414"/>
    <w:rsid w:val="00B40740"/>
    <w:rsid w:val="00B40CC7"/>
    <w:rsid w:val="00B411CF"/>
    <w:rsid w:val="00B41757"/>
    <w:rsid w:val="00B41C63"/>
    <w:rsid w:val="00B41E6D"/>
    <w:rsid w:val="00B42333"/>
    <w:rsid w:val="00B427A0"/>
    <w:rsid w:val="00B428D4"/>
    <w:rsid w:val="00B429EB"/>
    <w:rsid w:val="00B42B42"/>
    <w:rsid w:val="00B42C09"/>
    <w:rsid w:val="00B43822"/>
    <w:rsid w:val="00B43B3D"/>
    <w:rsid w:val="00B43BFF"/>
    <w:rsid w:val="00B43E95"/>
    <w:rsid w:val="00B443CB"/>
    <w:rsid w:val="00B44598"/>
    <w:rsid w:val="00B44CF0"/>
    <w:rsid w:val="00B4511F"/>
    <w:rsid w:val="00B45376"/>
    <w:rsid w:val="00B45470"/>
    <w:rsid w:val="00B45692"/>
    <w:rsid w:val="00B45D10"/>
    <w:rsid w:val="00B45EB4"/>
    <w:rsid w:val="00B462EE"/>
    <w:rsid w:val="00B46901"/>
    <w:rsid w:val="00B46F97"/>
    <w:rsid w:val="00B4718F"/>
    <w:rsid w:val="00B4735B"/>
    <w:rsid w:val="00B47377"/>
    <w:rsid w:val="00B473B4"/>
    <w:rsid w:val="00B473E2"/>
    <w:rsid w:val="00B47600"/>
    <w:rsid w:val="00B4770D"/>
    <w:rsid w:val="00B47E4D"/>
    <w:rsid w:val="00B47FED"/>
    <w:rsid w:val="00B50EC5"/>
    <w:rsid w:val="00B50F2D"/>
    <w:rsid w:val="00B515D0"/>
    <w:rsid w:val="00B51706"/>
    <w:rsid w:val="00B5194F"/>
    <w:rsid w:val="00B5201B"/>
    <w:rsid w:val="00B5220B"/>
    <w:rsid w:val="00B524BE"/>
    <w:rsid w:val="00B52821"/>
    <w:rsid w:val="00B52901"/>
    <w:rsid w:val="00B52D78"/>
    <w:rsid w:val="00B52D8C"/>
    <w:rsid w:val="00B5305E"/>
    <w:rsid w:val="00B53512"/>
    <w:rsid w:val="00B53AD8"/>
    <w:rsid w:val="00B53C12"/>
    <w:rsid w:val="00B54321"/>
    <w:rsid w:val="00B543AE"/>
    <w:rsid w:val="00B5546A"/>
    <w:rsid w:val="00B55673"/>
    <w:rsid w:val="00B5587A"/>
    <w:rsid w:val="00B5599F"/>
    <w:rsid w:val="00B56011"/>
    <w:rsid w:val="00B5632F"/>
    <w:rsid w:val="00B56A8E"/>
    <w:rsid w:val="00B56CC0"/>
    <w:rsid w:val="00B56E76"/>
    <w:rsid w:val="00B56F56"/>
    <w:rsid w:val="00B57866"/>
    <w:rsid w:val="00B5786B"/>
    <w:rsid w:val="00B6095B"/>
    <w:rsid w:val="00B60EE8"/>
    <w:rsid w:val="00B616EF"/>
    <w:rsid w:val="00B6175C"/>
    <w:rsid w:val="00B61947"/>
    <w:rsid w:val="00B61AC1"/>
    <w:rsid w:val="00B62D8E"/>
    <w:rsid w:val="00B630B2"/>
    <w:rsid w:val="00B6311E"/>
    <w:rsid w:val="00B6378C"/>
    <w:rsid w:val="00B63A98"/>
    <w:rsid w:val="00B646B8"/>
    <w:rsid w:val="00B646BC"/>
    <w:rsid w:val="00B64784"/>
    <w:rsid w:val="00B649D3"/>
    <w:rsid w:val="00B64EDE"/>
    <w:rsid w:val="00B64EEA"/>
    <w:rsid w:val="00B64F76"/>
    <w:rsid w:val="00B652F0"/>
    <w:rsid w:val="00B6570D"/>
    <w:rsid w:val="00B668EC"/>
    <w:rsid w:val="00B66A37"/>
    <w:rsid w:val="00B66D30"/>
    <w:rsid w:val="00B66E98"/>
    <w:rsid w:val="00B66F66"/>
    <w:rsid w:val="00B66FA5"/>
    <w:rsid w:val="00B66FD2"/>
    <w:rsid w:val="00B676CB"/>
    <w:rsid w:val="00B70061"/>
    <w:rsid w:val="00B702C2"/>
    <w:rsid w:val="00B702EC"/>
    <w:rsid w:val="00B70714"/>
    <w:rsid w:val="00B70C8B"/>
    <w:rsid w:val="00B70D6E"/>
    <w:rsid w:val="00B710EE"/>
    <w:rsid w:val="00B71657"/>
    <w:rsid w:val="00B71D77"/>
    <w:rsid w:val="00B71FFB"/>
    <w:rsid w:val="00B720B2"/>
    <w:rsid w:val="00B72136"/>
    <w:rsid w:val="00B72229"/>
    <w:rsid w:val="00B7235D"/>
    <w:rsid w:val="00B726E5"/>
    <w:rsid w:val="00B727DB"/>
    <w:rsid w:val="00B72E60"/>
    <w:rsid w:val="00B72F26"/>
    <w:rsid w:val="00B72FF6"/>
    <w:rsid w:val="00B7313D"/>
    <w:rsid w:val="00B73A12"/>
    <w:rsid w:val="00B74666"/>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3C6"/>
    <w:rsid w:val="00B803D5"/>
    <w:rsid w:val="00B80497"/>
    <w:rsid w:val="00B805B7"/>
    <w:rsid w:val="00B80C06"/>
    <w:rsid w:val="00B8181E"/>
    <w:rsid w:val="00B818B9"/>
    <w:rsid w:val="00B826D1"/>
    <w:rsid w:val="00B82891"/>
    <w:rsid w:val="00B8326E"/>
    <w:rsid w:val="00B83ACE"/>
    <w:rsid w:val="00B84D83"/>
    <w:rsid w:val="00B85081"/>
    <w:rsid w:val="00B859CF"/>
    <w:rsid w:val="00B85A3F"/>
    <w:rsid w:val="00B85C22"/>
    <w:rsid w:val="00B86370"/>
    <w:rsid w:val="00B863BB"/>
    <w:rsid w:val="00B86497"/>
    <w:rsid w:val="00B86732"/>
    <w:rsid w:val="00B867B6"/>
    <w:rsid w:val="00B876AB"/>
    <w:rsid w:val="00B8771C"/>
    <w:rsid w:val="00B87A8D"/>
    <w:rsid w:val="00B87FD3"/>
    <w:rsid w:val="00B908EB"/>
    <w:rsid w:val="00B90E69"/>
    <w:rsid w:val="00B918B6"/>
    <w:rsid w:val="00B9197A"/>
    <w:rsid w:val="00B919B6"/>
    <w:rsid w:val="00B938B3"/>
    <w:rsid w:val="00B93B1B"/>
    <w:rsid w:val="00B93B70"/>
    <w:rsid w:val="00B94285"/>
    <w:rsid w:val="00B9495A"/>
    <w:rsid w:val="00B94BC6"/>
    <w:rsid w:val="00B94EC6"/>
    <w:rsid w:val="00B95136"/>
    <w:rsid w:val="00B95177"/>
    <w:rsid w:val="00B95357"/>
    <w:rsid w:val="00B95A83"/>
    <w:rsid w:val="00B95A9D"/>
    <w:rsid w:val="00B96611"/>
    <w:rsid w:val="00B96654"/>
    <w:rsid w:val="00B966CD"/>
    <w:rsid w:val="00B96B91"/>
    <w:rsid w:val="00B96EAE"/>
    <w:rsid w:val="00B97008"/>
    <w:rsid w:val="00B970E4"/>
    <w:rsid w:val="00B97352"/>
    <w:rsid w:val="00B9753C"/>
    <w:rsid w:val="00B97593"/>
    <w:rsid w:val="00B97AF6"/>
    <w:rsid w:val="00B97DDA"/>
    <w:rsid w:val="00BA0106"/>
    <w:rsid w:val="00BA02C7"/>
    <w:rsid w:val="00BA0412"/>
    <w:rsid w:val="00BA07CF"/>
    <w:rsid w:val="00BA0D98"/>
    <w:rsid w:val="00BA0DAB"/>
    <w:rsid w:val="00BA10C9"/>
    <w:rsid w:val="00BA1712"/>
    <w:rsid w:val="00BA190A"/>
    <w:rsid w:val="00BA2422"/>
    <w:rsid w:val="00BA2460"/>
    <w:rsid w:val="00BA26C8"/>
    <w:rsid w:val="00BA2DAB"/>
    <w:rsid w:val="00BA2E75"/>
    <w:rsid w:val="00BA36FF"/>
    <w:rsid w:val="00BA391D"/>
    <w:rsid w:val="00BA3943"/>
    <w:rsid w:val="00BA3EE1"/>
    <w:rsid w:val="00BA4090"/>
    <w:rsid w:val="00BA44F8"/>
    <w:rsid w:val="00BA4518"/>
    <w:rsid w:val="00BA4ACC"/>
    <w:rsid w:val="00BA4CE7"/>
    <w:rsid w:val="00BA523F"/>
    <w:rsid w:val="00BA540A"/>
    <w:rsid w:val="00BA55FF"/>
    <w:rsid w:val="00BA5635"/>
    <w:rsid w:val="00BA5C35"/>
    <w:rsid w:val="00BA614E"/>
    <w:rsid w:val="00BA663A"/>
    <w:rsid w:val="00BA6795"/>
    <w:rsid w:val="00BA6829"/>
    <w:rsid w:val="00BA6AD9"/>
    <w:rsid w:val="00BA6D19"/>
    <w:rsid w:val="00BA7B3E"/>
    <w:rsid w:val="00BA7BE4"/>
    <w:rsid w:val="00BA7C35"/>
    <w:rsid w:val="00BB015D"/>
    <w:rsid w:val="00BB0189"/>
    <w:rsid w:val="00BB0EB7"/>
    <w:rsid w:val="00BB116F"/>
    <w:rsid w:val="00BB1B81"/>
    <w:rsid w:val="00BB1BBA"/>
    <w:rsid w:val="00BB1CA7"/>
    <w:rsid w:val="00BB2BF7"/>
    <w:rsid w:val="00BB3033"/>
    <w:rsid w:val="00BB3808"/>
    <w:rsid w:val="00BB3BEC"/>
    <w:rsid w:val="00BB3EB4"/>
    <w:rsid w:val="00BB3F25"/>
    <w:rsid w:val="00BB40D5"/>
    <w:rsid w:val="00BB4286"/>
    <w:rsid w:val="00BB4705"/>
    <w:rsid w:val="00BB4A71"/>
    <w:rsid w:val="00BB4F2B"/>
    <w:rsid w:val="00BB5F14"/>
    <w:rsid w:val="00BB5F49"/>
    <w:rsid w:val="00BB6060"/>
    <w:rsid w:val="00BB61A8"/>
    <w:rsid w:val="00BB6AF9"/>
    <w:rsid w:val="00BB6DB6"/>
    <w:rsid w:val="00BB75C5"/>
    <w:rsid w:val="00BB76E8"/>
    <w:rsid w:val="00BB7752"/>
    <w:rsid w:val="00BB7814"/>
    <w:rsid w:val="00BB7DAD"/>
    <w:rsid w:val="00BB7E49"/>
    <w:rsid w:val="00BC027A"/>
    <w:rsid w:val="00BC08DA"/>
    <w:rsid w:val="00BC09C9"/>
    <w:rsid w:val="00BC0BD9"/>
    <w:rsid w:val="00BC0C55"/>
    <w:rsid w:val="00BC0F08"/>
    <w:rsid w:val="00BC1914"/>
    <w:rsid w:val="00BC1A2E"/>
    <w:rsid w:val="00BC1F38"/>
    <w:rsid w:val="00BC254B"/>
    <w:rsid w:val="00BC2583"/>
    <w:rsid w:val="00BC2730"/>
    <w:rsid w:val="00BC2A1B"/>
    <w:rsid w:val="00BC2A25"/>
    <w:rsid w:val="00BC2A85"/>
    <w:rsid w:val="00BC2B4C"/>
    <w:rsid w:val="00BC2F7A"/>
    <w:rsid w:val="00BC3283"/>
    <w:rsid w:val="00BC33CD"/>
    <w:rsid w:val="00BC3B56"/>
    <w:rsid w:val="00BC3D7F"/>
    <w:rsid w:val="00BC4058"/>
    <w:rsid w:val="00BC4255"/>
    <w:rsid w:val="00BC4462"/>
    <w:rsid w:val="00BC48D0"/>
    <w:rsid w:val="00BC4D69"/>
    <w:rsid w:val="00BC4D97"/>
    <w:rsid w:val="00BC50FC"/>
    <w:rsid w:val="00BC5C4D"/>
    <w:rsid w:val="00BC6306"/>
    <w:rsid w:val="00BC690B"/>
    <w:rsid w:val="00BC6DF9"/>
    <w:rsid w:val="00BC6E2F"/>
    <w:rsid w:val="00BC6F9D"/>
    <w:rsid w:val="00BC6FCD"/>
    <w:rsid w:val="00BC7183"/>
    <w:rsid w:val="00BC7A19"/>
    <w:rsid w:val="00BC7EB4"/>
    <w:rsid w:val="00BD06CA"/>
    <w:rsid w:val="00BD0B4A"/>
    <w:rsid w:val="00BD0DA0"/>
    <w:rsid w:val="00BD0F49"/>
    <w:rsid w:val="00BD0FEE"/>
    <w:rsid w:val="00BD123D"/>
    <w:rsid w:val="00BD1457"/>
    <w:rsid w:val="00BD1A64"/>
    <w:rsid w:val="00BD2609"/>
    <w:rsid w:val="00BD2804"/>
    <w:rsid w:val="00BD2844"/>
    <w:rsid w:val="00BD2A47"/>
    <w:rsid w:val="00BD2C05"/>
    <w:rsid w:val="00BD2F0B"/>
    <w:rsid w:val="00BD3560"/>
    <w:rsid w:val="00BD39A7"/>
    <w:rsid w:val="00BD3C26"/>
    <w:rsid w:val="00BD3EC6"/>
    <w:rsid w:val="00BD42B0"/>
    <w:rsid w:val="00BD46D4"/>
    <w:rsid w:val="00BD4A14"/>
    <w:rsid w:val="00BD4F8A"/>
    <w:rsid w:val="00BD541D"/>
    <w:rsid w:val="00BD542C"/>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9F7"/>
    <w:rsid w:val="00BD7AF2"/>
    <w:rsid w:val="00BD7BCD"/>
    <w:rsid w:val="00BE0467"/>
    <w:rsid w:val="00BE0FFE"/>
    <w:rsid w:val="00BE103B"/>
    <w:rsid w:val="00BE1364"/>
    <w:rsid w:val="00BE178C"/>
    <w:rsid w:val="00BE1E63"/>
    <w:rsid w:val="00BE20C2"/>
    <w:rsid w:val="00BE25B2"/>
    <w:rsid w:val="00BE2B34"/>
    <w:rsid w:val="00BE2BF8"/>
    <w:rsid w:val="00BE2C16"/>
    <w:rsid w:val="00BE2F55"/>
    <w:rsid w:val="00BE3096"/>
    <w:rsid w:val="00BE30DF"/>
    <w:rsid w:val="00BE3220"/>
    <w:rsid w:val="00BE3375"/>
    <w:rsid w:val="00BE38D4"/>
    <w:rsid w:val="00BE3C74"/>
    <w:rsid w:val="00BE40BA"/>
    <w:rsid w:val="00BE4399"/>
    <w:rsid w:val="00BE48C6"/>
    <w:rsid w:val="00BE4A8E"/>
    <w:rsid w:val="00BE4C9B"/>
    <w:rsid w:val="00BE54B8"/>
    <w:rsid w:val="00BE5A05"/>
    <w:rsid w:val="00BE5DB0"/>
    <w:rsid w:val="00BE5E6B"/>
    <w:rsid w:val="00BE6168"/>
    <w:rsid w:val="00BE78EC"/>
    <w:rsid w:val="00BE7926"/>
    <w:rsid w:val="00BE7A53"/>
    <w:rsid w:val="00BE7ED6"/>
    <w:rsid w:val="00BF0042"/>
    <w:rsid w:val="00BF02F6"/>
    <w:rsid w:val="00BF045F"/>
    <w:rsid w:val="00BF07DC"/>
    <w:rsid w:val="00BF0ADE"/>
    <w:rsid w:val="00BF0C32"/>
    <w:rsid w:val="00BF0F35"/>
    <w:rsid w:val="00BF12F1"/>
    <w:rsid w:val="00BF1400"/>
    <w:rsid w:val="00BF14A4"/>
    <w:rsid w:val="00BF1537"/>
    <w:rsid w:val="00BF15B0"/>
    <w:rsid w:val="00BF160D"/>
    <w:rsid w:val="00BF16A3"/>
    <w:rsid w:val="00BF173E"/>
    <w:rsid w:val="00BF1AA5"/>
    <w:rsid w:val="00BF1E5B"/>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6CB0"/>
    <w:rsid w:val="00BF6E37"/>
    <w:rsid w:val="00BF7139"/>
    <w:rsid w:val="00BF7484"/>
    <w:rsid w:val="00BF7820"/>
    <w:rsid w:val="00BF7E7B"/>
    <w:rsid w:val="00BF7E9A"/>
    <w:rsid w:val="00BF7FAC"/>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EA"/>
    <w:rsid w:val="00C048C4"/>
    <w:rsid w:val="00C04A69"/>
    <w:rsid w:val="00C04D16"/>
    <w:rsid w:val="00C0566F"/>
    <w:rsid w:val="00C05694"/>
    <w:rsid w:val="00C056F8"/>
    <w:rsid w:val="00C05DB1"/>
    <w:rsid w:val="00C05F23"/>
    <w:rsid w:val="00C05F62"/>
    <w:rsid w:val="00C06963"/>
    <w:rsid w:val="00C06DFE"/>
    <w:rsid w:val="00C06F30"/>
    <w:rsid w:val="00C0738C"/>
    <w:rsid w:val="00C07418"/>
    <w:rsid w:val="00C074BF"/>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A12"/>
    <w:rsid w:val="00C12AE4"/>
    <w:rsid w:val="00C139E3"/>
    <w:rsid w:val="00C14092"/>
    <w:rsid w:val="00C141D1"/>
    <w:rsid w:val="00C14683"/>
    <w:rsid w:val="00C146FE"/>
    <w:rsid w:val="00C15291"/>
    <w:rsid w:val="00C152F5"/>
    <w:rsid w:val="00C1549B"/>
    <w:rsid w:val="00C154C9"/>
    <w:rsid w:val="00C15F20"/>
    <w:rsid w:val="00C16833"/>
    <w:rsid w:val="00C16B15"/>
    <w:rsid w:val="00C16CFB"/>
    <w:rsid w:val="00C17730"/>
    <w:rsid w:val="00C178D5"/>
    <w:rsid w:val="00C17F62"/>
    <w:rsid w:val="00C20002"/>
    <w:rsid w:val="00C200F1"/>
    <w:rsid w:val="00C2031E"/>
    <w:rsid w:val="00C20519"/>
    <w:rsid w:val="00C20E97"/>
    <w:rsid w:val="00C2128F"/>
    <w:rsid w:val="00C216F6"/>
    <w:rsid w:val="00C21D3C"/>
    <w:rsid w:val="00C21D5C"/>
    <w:rsid w:val="00C21E8C"/>
    <w:rsid w:val="00C22688"/>
    <w:rsid w:val="00C226A0"/>
    <w:rsid w:val="00C22953"/>
    <w:rsid w:val="00C229D4"/>
    <w:rsid w:val="00C22F02"/>
    <w:rsid w:val="00C22F91"/>
    <w:rsid w:val="00C230B7"/>
    <w:rsid w:val="00C230FB"/>
    <w:rsid w:val="00C23399"/>
    <w:rsid w:val="00C237AE"/>
    <w:rsid w:val="00C23A67"/>
    <w:rsid w:val="00C23BDA"/>
    <w:rsid w:val="00C24637"/>
    <w:rsid w:val="00C24A71"/>
    <w:rsid w:val="00C25032"/>
    <w:rsid w:val="00C25518"/>
    <w:rsid w:val="00C258B1"/>
    <w:rsid w:val="00C25A8B"/>
    <w:rsid w:val="00C26897"/>
    <w:rsid w:val="00C26B3A"/>
    <w:rsid w:val="00C27209"/>
    <w:rsid w:val="00C27691"/>
    <w:rsid w:val="00C278D5"/>
    <w:rsid w:val="00C30149"/>
    <w:rsid w:val="00C302A3"/>
    <w:rsid w:val="00C30A37"/>
    <w:rsid w:val="00C30A5B"/>
    <w:rsid w:val="00C30ACC"/>
    <w:rsid w:val="00C30FDC"/>
    <w:rsid w:val="00C30FDE"/>
    <w:rsid w:val="00C315E6"/>
    <w:rsid w:val="00C3193E"/>
    <w:rsid w:val="00C31ED1"/>
    <w:rsid w:val="00C320CB"/>
    <w:rsid w:val="00C32195"/>
    <w:rsid w:val="00C321BE"/>
    <w:rsid w:val="00C325C7"/>
    <w:rsid w:val="00C339DF"/>
    <w:rsid w:val="00C33AE9"/>
    <w:rsid w:val="00C34547"/>
    <w:rsid w:val="00C345C2"/>
    <w:rsid w:val="00C34730"/>
    <w:rsid w:val="00C35107"/>
    <w:rsid w:val="00C35237"/>
    <w:rsid w:val="00C36239"/>
    <w:rsid w:val="00C36262"/>
    <w:rsid w:val="00C363B8"/>
    <w:rsid w:val="00C3691C"/>
    <w:rsid w:val="00C37251"/>
    <w:rsid w:val="00C378C0"/>
    <w:rsid w:val="00C37B49"/>
    <w:rsid w:val="00C37D47"/>
    <w:rsid w:val="00C37F4E"/>
    <w:rsid w:val="00C4012D"/>
    <w:rsid w:val="00C407F5"/>
    <w:rsid w:val="00C408AB"/>
    <w:rsid w:val="00C409D0"/>
    <w:rsid w:val="00C40B6D"/>
    <w:rsid w:val="00C40E1C"/>
    <w:rsid w:val="00C40FC9"/>
    <w:rsid w:val="00C4100E"/>
    <w:rsid w:val="00C41452"/>
    <w:rsid w:val="00C41467"/>
    <w:rsid w:val="00C419D4"/>
    <w:rsid w:val="00C41BFB"/>
    <w:rsid w:val="00C41D97"/>
    <w:rsid w:val="00C41EF8"/>
    <w:rsid w:val="00C41F02"/>
    <w:rsid w:val="00C42132"/>
    <w:rsid w:val="00C4228F"/>
    <w:rsid w:val="00C42326"/>
    <w:rsid w:val="00C42828"/>
    <w:rsid w:val="00C42ED0"/>
    <w:rsid w:val="00C433B1"/>
    <w:rsid w:val="00C433EE"/>
    <w:rsid w:val="00C43A66"/>
    <w:rsid w:val="00C43E61"/>
    <w:rsid w:val="00C442CB"/>
    <w:rsid w:val="00C4458D"/>
    <w:rsid w:val="00C446D7"/>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507F6"/>
    <w:rsid w:val="00C50885"/>
    <w:rsid w:val="00C50AC7"/>
    <w:rsid w:val="00C5109E"/>
    <w:rsid w:val="00C51339"/>
    <w:rsid w:val="00C51485"/>
    <w:rsid w:val="00C51CBE"/>
    <w:rsid w:val="00C51D18"/>
    <w:rsid w:val="00C520EA"/>
    <w:rsid w:val="00C521F7"/>
    <w:rsid w:val="00C52238"/>
    <w:rsid w:val="00C5231E"/>
    <w:rsid w:val="00C5245F"/>
    <w:rsid w:val="00C528D0"/>
    <w:rsid w:val="00C52B00"/>
    <w:rsid w:val="00C5301C"/>
    <w:rsid w:val="00C53293"/>
    <w:rsid w:val="00C53441"/>
    <w:rsid w:val="00C53575"/>
    <w:rsid w:val="00C53989"/>
    <w:rsid w:val="00C53C82"/>
    <w:rsid w:val="00C54495"/>
    <w:rsid w:val="00C54618"/>
    <w:rsid w:val="00C54A86"/>
    <w:rsid w:val="00C5513A"/>
    <w:rsid w:val="00C5554F"/>
    <w:rsid w:val="00C55626"/>
    <w:rsid w:val="00C55C08"/>
    <w:rsid w:val="00C55C34"/>
    <w:rsid w:val="00C563B8"/>
    <w:rsid w:val="00C56781"/>
    <w:rsid w:val="00C56C57"/>
    <w:rsid w:val="00C56FA0"/>
    <w:rsid w:val="00C57006"/>
    <w:rsid w:val="00C57014"/>
    <w:rsid w:val="00C57533"/>
    <w:rsid w:val="00C57D66"/>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796"/>
    <w:rsid w:val="00C65942"/>
    <w:rsid w:val="00C65F4E"/>
    <w:rsid w:val="00C6602B"/>
    <w:rsid w:val="00C6613E"/>
    <w:rsid w:val="00C663E7"/>
    <w:rsid w:val="00C66841"/>
    <w:rsid w:val="00C66B21"/>
    <w:rsid w:val="00C673FE"/>
    <w:rsid w:val="00C674CF"/>
    <w:rsid w:val="00C6762B"/>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32E8"/>
    <w:rsid w:val="00C73335"/>
    <w:rsid w:val="00C733FE"/>
    <w:rsid w:val="00C73A24"/>
    <w:rsid w:val="00C73D9B"/>
    <w:rsid w:val="00C73FB3"/>
    <w:rsid w:val="00C74063"/>
    <w:rsid w:val="00C74501"/>
    <w:rsid w:val="00C748E1"/>
    <w:rsid w:val="00C74D3D"/>
    <w:rsid w:val="00C7528D"/>
    <w:rsid w:val="00C755A7"/>
    <w:rsid w:val="00C75D2C"/>
    <w:rsid w:val="00C75E47"/>
    <w:rsid w:val="00C75E5A"/>
    <w:rsid w:val="00C75F5B"/>
    <w:rsid w:val="00C764BF"/>
    <w:rsid w:val="00C764CE"/>
    <w:rsid w:val="00C769BC"/>
    <w:rsid w:val="00C76D73"/>
    <w:rsid w:val="00C76EB0"/>
    <w:rsid w:val="00C76F24"/>
    <w:rsid w:val="00C776D3"/>
    <w:rsid w:val="00C77A13"/>
    <w:rsid w:val="00C77D2C"/>
    <w:rsid w:val="00C77D66"/>
    <w:rsid w:val="00C8024B"/>
    <w:rsid w:val="00C80800"/>
    <w:rsid w:val="00C80A0E"/>
    <w:rsid w:val="00C80AC7"/>
    <w:rsid w:val="00C80BF1"/>
    <w:rsid w:val="00C80E6D"/>
    <w:rsid w:val="00C81748"/>
    <w:rsid w:val="00C817AA"/>
    <w:rsid w:val="00C81952"/>
    <w:rsid w:val="00C8205E"/>
    <w:rsid w:val="00C82609"/>
    <w:rsid w:val="00C8273F"/>
    <w:rsid w:val="00C82B19"/>
    <w:rsid w:val="00C82B2F"/>
    <w:rsid w:val="00C82C05"/>
    <w:rsid w:val="00C82C3A"/>
    <w:rsid w:val="00C82EE7"/>
    <w:rsid w:val="00C8306C"/>
    <w:rsid w:val="00C831CC"/>
    <w:rsid w:val="00C831D7"/>
    <w:rsid w:val="00C83868"/>
    <w:rsid w:val="00C83946"/>
    <w:rsid w:val="00C83B52"/>
    <w:rsid w:val="00C83E78"/>
    <w:rsid w:val="00C84007"/>
    <w:rsid w:val="00C841FC"/>
    <w:rsid w:val="00C84C85"/>
    <w:rsid w:val="00C853DA"/>
    <w:rsid w:val="00C8549B"/>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2F9"/>
    <w:rsid w:val="00C945EE"/>
    <w:rsid w:val="00C950D0"/>
    <w:rsid w:val="00C952EB"/>
    <w:rsid w:val="00C95458"/>
    <w:rsid w:val="00C95F23"/>
    <w:rsid w:val="00C960E8"/>
    <w:rsid w:val="00C965C1"/>
    <w:rsid w:val="00C9684F"/>
    <w:rsid w:val="00C968C1"/>
    <w:rsid w:val="00C969EF"/>
    <w:rsid w:val="00C975B3"/>
    <w:rsid w:val="00C976DC"/>
    <w:rsid w:val="00C97F8B"/>
    <w:rsid w:val="00CA0286"/>
    <w:rsid w:val="00CA047C"/>
    <w:rsid w:val="00CA0B1F"/>
    <w:rsid w:val="00CA0DF3"/>
    <w:rsid w:val="00CA1D1D"/>
    <w:rsid w:val="00CA1D50"/>
    <w:rsid w:val="00CA1F37"/>
    <w:rsid w:val="00CA1F46"/>
    <w:rsid w:val="00CA200E"/>
    <w:rsid w:val="00CA2276"/>
    <w:rsid w:val="00CA2460"/>
    <w:rsid w:val="00CA247D"/>
    <w:rsid w:val="00CA298C"/>
    <w:rsid w:val="00CA2AA1"/>
    <w:rsid w:val="00CA2AF9"/>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29D"/>
    <w:rsid w:val="00CA65A2"/>
    <w:rsid w:val="00CA663E"/>
    <w:rsid w:val="00CA6682"/>
    <w:rsid w:val="00CA66C6"/>
    <w:rsid w:val="00CA6969"/>
    <w:rsid w:val="00CA6B8C"/>
    <w:rsid w:val="00CA7727"/>
    <w:rsid w:val="00CA787B"/>
    <w:rsid w:val="00CA7F48"/>
    <w:rsid w:val="00CB01DB"/>
    <w:rsid w:val="00CB03A6"/>
    <w:rsid w:val="00CB0576"/>
    <w:rsid w:val="00CB0DAD"/>
    <w:rsid w:val="00CB119A"/>
    <w:rsid w:val="00CB17D3"/>
    <w:rsid w:val="00CB17EF"/>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E56"/>
    <w:rsid w:val="00CB4ED6"/>
    <w:rsid w:val="00CB509F"/>
    <w:rsid w:val="00CB5332"/>
    <w:rsid w:val="00CB5659"/>
    <w:rsid w:val="00CB5805"/>
    <w:rsid w:val="00CB5A34"/>
    <w:rsid w:val="00CB5DBB"/>
    <w:rsid w:val="00CB6308"/>
    <w:rsid w:val="00CB6FBC"/>
    <w:rsid w:val="00CB70F4"/>
    <w:rsid w:val="00CB720A"/>
    <w:rsid w:val="00CB7477"/>
    <w:rsid w:val="00CB7693"/>
    <w:rsid w:val="00CB79D6"/>
    <w:rsid w:val="00CC0045"/>
    <w:rsid w:val="00CC05AB"/>
    <w:rsid w:val="00CC08AE"/>
    <w:rsid w:val="00CC0C91"/>
    <w:rsid w:val="00CC0FC1"/>
    <w:rsid w:val="00CC1297"/>
    <w:rsid w:val="00CC1476"/>
    <w:rsid w:val="00CC1689"/>
    <w:rsid w:val="00CC17C4"/>
    <w:rsid w:val="00CC1925"/>
    <w:rsid w:val="00CC1D5C"/>
    <w:rsid w:val="00CC1D78"/>
    <w:rsid w:val="00CC2076"/>
    <w:rsid w:val="00CC2357"/>
    <w:rsid w:val="00CC24D2"/>
    <w:rsid w:val="00CC2768"/>
    <w:rsid w:val="00CC2874"/>
    <w:rsid w:val="00CC3019"/>
    <w:rsid w:val="00CC3095"/>
    <w:rsid w:val="00CC3116"/>
    <w:rsid w:val="00CC38BA"/>
    <w:rsid w:val="00CC3B08"/>
    <w:rsid w:val="00CC427A"/>
    <w:rsid w:val="00CC4DF1"/>
    <w:rsid w:val="00CC4F0E"/>
    <w:rsid w:val="00CC5174"/>
    <w:rsid w:val="00CC5336"/>
    <w:rsid w:val="00CC54EB"/>
    <w:rsid w:val="00CC5777"/>
    <w:rsid w:val="00CC5D15"/>
    <w:rsid w:val="00CC5DC3"/>
    <w:rsid w:val="00CC647E"/>
    <w:rsid w:val="00CC688C"/>
    <w:rsid w:val="00CC7134"/>
    <w:rsid w:val="00CC7599"/>
    <w:rsid w:val="00CC78B0"/>
    <w:rsid w:val="00CC7BBC"/>
    <w:rsid w:val="00CC7E89"/>
    <w:rsid w:val="00CC7F49"/>
    <w:rsid w:val="00CD0136"/>
    <w:rsid w:val="00CD0309"/>
    <w:rsid w:val="00CD032E"/>
    <w:rsid w:val="00CD0A7C"/>
    <w:rsid w:val="00CD10D7"/>
    <w:rsid w:val="00CD15BA"/>
    <w:rsid w:val="00CD1DF0"/>
    <w:rsid w:val="00CD221C"/>
    <w:rsid w:val="00CD235C"/>
    <w:rsid w:val="00CD23E3"/>
    <w:rsid w:val="00CD23F6"/>
    <w:rsid w:val="00CD2514"/>
    <w:rsid w:val="00CD254B"/>
    <w:rsid w:val="00CD2B45"/>
    <w:rsid w:val="00CD2C0B"/>
    <w:rsid w:val="00CD2F39"/>
    <w:rsid w:val="00CD3629"/>
    <w:rsid w:val="00CD36EE"/>
    <w:rsid w:val="00CD3801"/>
    <w:rsid w:val="00CD3887"/>
    <w:rsid w:val="00CD4183"/>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C04"/>
    <w:rsid w:val="00CE0049"/>
    <w:rsid w:val="00CE0095"/>
    <w:rsid w:val="00CE04D7"/>
    <w:rsid w:val="00CE0AB0"/>
    <w:rsid w:val="00CE1345"/>
    <w:rsid w:val="00CE1356"/>
    <w:rsid w:val="00CE1518"/>
    <w:rsid w:val="00CE1700"/>
    <w:rsid w:val="00CE1B07"/>
    <w:rsid w:val="00CE1B95"/>
    <w:rsid w:val="00CE29AF"/>
    <w:rsid w:val="00CE2B57"/>
    <w:rsid w:val="00CE330D"/>
    <w:rsid w:val="00CE331E"/>
    <w:rsid w:val="00CE3771"/>
    <w:rsid w:val="00CE3856"/>
    <w:rsid w:val="00CE421A"/>
    <w:rsid w:val="00CE4226"/>
    <w:rsid w:val="00CE47E5"/>
    <w:rsid w:val="00CE4924"/>
    <w:rsid w:val="00CE5030"/>
    <w:rsid w:val="00CE55B5"/>
    <w:rsid w:val="00CE5B00"/>
    <w:rsid w:val="00CE5BA3"/>
    <w:rsid w:val="00CE5D17"/>
    <w:rsid w:val="00CE5D3B"/>
    <w:rsid w:val="00CE5D81"/>
    <w:rsid w:val="00CE6EF8"/>
    <w:rsid w:val="00CE709E"/>
    <w:rsid w:val="00CE7760"/>
    <w:rsid w:val="00CE7833"/>
    <w:rsid w:val="00CE7BC4"/>
    <w:rsid w:val="00CF02FE"/>
    <w:rsid w:val="00CF0543"/>
    <w:rsid w:val="00CF0835"/>
    <w:rsid w:val="00CF0C29"/>
    <w:rsid w:val="00CF1333"/>
    <w:rsid w:val="00CF1D94"/>
    <w:rsid w:val="00CF204F"/>
    <w:rsid w:val="00CF2354"/>
    <w:rsid w:val="00CF2CEC"/>
    <w:rsid w:val="00CF2F46"/>
    <w:rsid w:val="00CF2FAB"/>
    <w:rsid w:val="00CF30FD"/>
    <w:rsid w:val="00CF33FC"/>
    <w:rsid w:val="00CF350D"/>
    <w:rsid w:val="00CF3767"/>
    <w:rsid w:val="00CF3845"/>
    <w:rsid w:val="00CF388E"/>
    <w:rsid w:val="00CF3EA8"/>
    <w:rsid w:val="00CF4071"/>
    <w:rsid w:val="00CF40B7"/>
    <w:rsid w:val="00CF41D5"/>
    <w:rsid w:val="00CF4431"/>
    <w:rsid w:val="00CF45E1"/>
    <w:rsid w:val="00CF57C5"/>
    <w:rsid w:val="00CF5B70"/>
    <w:rsid w:val="00CF5CB9"/>
    <w:rsid w:val="00CF5DDD"/>
    <w:rsid w:val="00CF6979"/>
    <w:rsid w:val="00CF6B21"/>
    <w:rsid w:val="00CF6B86"/>
    <w:rsid w:val="00CF777D"/>
    <w:rsid w:val="00CF7A3B"/>
    <w:rsid w:val="00CF7B1B"/>
    <w:rsid w:val="00CF7B7F"/>
    <w:rsid w:val="00D00131"/>
    <w:rsid w:val="00D00B88"/>
    <w:rsid w:val="00D00D51"/>
    <w:rsid w:val="00D0102E"/>
    <w:rsid w:val="00D01141"/>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37A7"/>
    <w:rsid w:val="00D041CF"/>
    <w:rsid w:val="00D042E1"/>
    <w:rsid w:val="00D0439F"/>
    <w:rsid w:val="00D047FA"/>
    <w:rsid w:val="00D049A0"/>
    <w:rsid w:val="00D04D39"/>
    <w:rsid w:val="00D04F5C"/>
    <w:rsid w:val="00D05140"/>
    <w:rsid w:val="00D05340"/>
    <w:rsid w:val="00D054AB"/>
    <w:rsid w:val="00D05FFE"/>
    <w:rsid w:val="00D067C8"/>
    <w:rsid w:val="00D067CF"/>
    <w:rsid w:val="00D072B6"/>
    <w:rsid w:val="00D07413"/>
    <w:rsid w:val="00D07A4E"/>
    <w:rsid w:val="00D1022E"/>
    <w:rsid w:val="00D1032E"/>
    <w:rsid w:val="00D1033E"/>
    <w:rsid w:val="00D10AF0"/>
    <w:rsid w:val="00D10FE5"/>
    <w:rsid w:val="00D11615"/>
    <w:rsid w:val="00D11781"/>
    <w:rsid w:val="00D120D6"/>
    <w:rsid w:val="00D1269C"/>
    <w:rsid w:val="00D1281B"/>
    <w:rsid w:val="00D12D9C"/>
    <w:rsid w:val="00D13167"/>
    <w:rsid w:val="00D1338B"/>
    <w:rsid w:val="00D1355F"/>
    <w:rsid w:val="00D13738"/>
    <w:rsid w:val="00D138A9"/>
    <w:rsid w:val="00D139B1"/>
    <w:rsid w:val="00D139ED"/>
    <w:rsid w:val="00D13D5C"/>
    <w:rsid w:val="00D14416"/>
    <w:rsid w:val="00D14559"/>
    <w:rsid w:val="00D148C8"/>
    <w:rsid w:val="00D1497F"/>
    <w:rsid w:val="00D149CD"/>
    <w:rsid w:val="00D15467"/>
    <w:rsid w:val="00D1563A"/>
    <w:rsid w:val="00D15897"/>
    <w:rsid w:val="00D158C4"/>
    <w:rsid w:val="00D15E5B"/>
    <w:rsid w:val="00D174C7"/>
    <w:rsid w:val="00D179F5"/>
    <w:rsid w:val="00D17C26"/>
    <w:rsid w:val="00D17C39"/>
    <w:rsid w:val="00D17F42"/>
    <w:rsid w:val="00D201B0"/>
    <w:rsid w:val="00D20244"/>
    <w:rsid w:val="00D2037C"/>
    <w:rsid w:val="00D20C34"/>
    <w:rsid w:val="00D21683"/>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CE"/>
    <w:rsid w:val="00D27215"/>
    <w:rsid w:val="00D2721B"/>
    <w:rsid w:val="00D27452"/>
    <w:rsid w:val="00D277DD"/>
    <w:rsid w:val="00D300E5"/>
    <w:rsid w:val="00D30493"/>
    <w:rsid w:val="00D30AE7"/>
    <w:rsid w:val="00D310A9"/>
    <w:rsid w:val="00D311A8"/>
    <w:rsid w:val="00D31236"/>
    <w:rsid w:val="00D312A0"/>
    <w:rsid w:val="00D31778"/>
    <w:rsid w:val="00D31BA7"/>
    <w:rsid w:val="00D326BB"/>
    <w:rsid w:val="00D32734"/>
    <w:rsid w:val="00D328DD"/>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733"/>
    <w:rsid w:val="00D34CF7"/>
    <w:rsid w:val="00D34DEE"/>
    <w:rsid w:val="00D34E3A"/>
    <w:rsid w:val="00D34F2F"/>
    <w:rsid w:val="00D35507"/>
    <w:rsid w:val="00D35721"/>
    <w:rsid w:val="00D358F4"/>
    <w:rsid w:val="00D35C48"/>
    <w:rsid w:val="00D35C50"/>
    <w:rsid w:val="00D35D1D"/>
    <w:rsid w:val="00D35E64"/>
    <w:rsid w:val="00D363D3"/>
    <w:rsid w:val="00D374C8"/>
    <w:rsid w:val="00D37868"/>
    <w:rsid w:val="00D378B0"/>
    <w:rsid w:val="00D37914"/>
    <w:rsid w:val="00D37CBB"/>
    <w:rsid w:val="00D37E8A"/>
    <w:rsid w:val="00D37EBB"/>
    <w:rsid w:val="00D37EC5"/>
    <w:rsid w:val="00D37F6E"/>
    <w:rsid w:val="00D403FE"/>
    <w:rsid w:val="00D4081A"/>
    <w:rsid w:val="00D40861"/>
    <w:rsid w:val="00D409E2"/>
    <w:rsid w:val="00D40F10"/>
    <w:rsid w:val="00D41134"/>
    <w:rsid w:val="00D41211"/>
    <w:rsid w:val="00D412DA"/>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4AD1"/>
    <w:rsid w:val="00D45493"/>
    <w:rsid w:val="00D454D8"/>
    <w:rsid w:val="00D45D05"/>
    <w:rsid w:val="00D46306"/>
    <w:rsid w:val="00D46592"/>
    <w:rsid w:val="00D46C3B"/>
    <w:rsid w:val="00D46D93"/>
    <w:rsid w:val="00D47004"/>
    <w:rsid w:val="00D47581"/>
    <w:rsid w:val="00D47610"/>
    <w:rsid w:val="00D47AE8"/>
    <w:rsid w:val="00D50245"/>
    <w:rsid w:val="00D5060C"/>
    <w:rsid w:val="00D50AD5"/>
    <w:rsid w:val="00D5112A"/>
    <w:rsid w:val="00D51180"/>
    <w:rsid w:val="00D51315"/>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2AF"/>
    <w:rsid w:val="00D556FF"/>
    <w:rsid w:val="00D55A1E"/>
    <w:rsid w:val="00D562B0"/>
    <w:rsid w:val="00D56367"/>
    <w:rsid w:val="00D566C2"/>
    <w:rsid w:val="00D56B00"/>
    <w:rsid w:val="00D56E4F"/>
    <w:rsid w:val="00D56F27"/>
    <w:rsid w:val="00D572D8"/>
    <w:rsid w:val="00D57305"/>
    <w:rsid w:val="00D574AB"/>
    <w:rsid w:val="00D57A22"/>
    <w:rsid w:val="00D57C3A"/>
    <w:rsid w:val="00D60052"/>
    <w:rsid w:val="00D603FE"/>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EA3"/>
    <w:rsid w:val="00D62F18"/>
    <w:rsid w:val="00D63108"/>
    <w:rsid w:val="00D631DE"/>
    <w:rsid w:val="00D63401"/>
    <w:rsid w:val="00D634B8"/>
    <w:rsid w:val="00D635FB"/>
    <w:rsid w:val="00D636AE"/>
    <w:rsid w:val="00D636D3"/>
    <w:rsid w:val="00D63CA5"/>
    <w:rsid w:val="00D644AB"/>
    <w:rsid w:val="00D64578"/>
    <w:rsid w:val="00D64CF5"/>
    <w:rsid w:val="00D65475"/>
    <w:rsid w:val="00D6552B"/>
    <w:rsid w:val="00D65D8F"/>
    <w:rsid w:val="00D662C3"/>
    <w:rsid w:val="00D66E30"/>
    <w:rsid w:val="00D67476"/>
    <w:rsid w:val="00D67753"/>
    <w:rsid w:val="00D67949"/>
    <w:rsid w:val="00D67AD5"/>
    <w:rsid w:val="00D67CD8"/>
    <w:rsid w:val="00D67D83"/>
    <w:rsid w:val="00D700C2"/>
    <w:rsid w:val="00D70399"/>
    <w:rsid w:val="00D70946"/>
    <w:rsid w:val="00D70DE7"/>
    <w:rsid w:val="00D716F9"/>
    <w:rsid w:val="00D71BF7"/>
    <w:rsid w:val="00D71BFF"/>
    <w:rsid w:val="00D71E06"/>
    <w:rsid w:val="00D722A4"/>
    <w:rsid w:val="00D723CA"/>
    <w:rsid w:val="00D726A0"/>
    <w:rsid w:val="00D73004"/>
    <w:rsid w:val="00D73340"/>
    <w:rsid w:val="00D733D1"/>
    <w:rsid w:val="00D7349C"/>
    <w:rsid w:val="00D735FC"/>
    <w:rsid w:val="00D73DE1"/>
    <w:rsid w:val="00D73F02"/>
    <w:rsid w:val="00D74E77"/>
    <w:rsid w:val="00D755EE"/>
    <w:rsid w:val="00D75982"/>
    <w:rsid w:val="00D75D0A"/>
    <w:rsid w:val="00D75E78"/>
    <w:rsid w:val="00D76482"/>
    <w:rsid w:val="00D764DF"/>
    <w:rsid w:val="00D766C3"/>
    <w:rsid w:val="00D7677E"/>
    <w:rsid w:val="00D76E8C"/>
    <w:rsid w:val="00D775F7"/>
    <w:rsid w:val="00D80362"/>
    <w:rsid w:val="00D8079B"/>
    <w:rsid w:val="00D8086D"/>
    <w:rsid w:val="00D80B57"/>
    <w:rsid w:val="00D81C29"/>
    <w:rsid w:val="00D81CB7"/>
    <w:rsid w:val="00D82AFD"/>
    <w:rsid w:val="00D82B3F"/>
    <w:rsid w:val="00D82E29"/>
    <w:rsid w:val="00D831A7"/>
    <w:rsid w:val="00D83757"/>
    <w:rsid w:val="00D837F3"/>
    <w:rsid w:val="00D8394D"/>
    <w:rsid w:val="00D841DA"/>
    <w:rsid w:val="00D84222"/>
    <w:rsid w:val="00D8471F"/>
    <w:rsid w:val="00D84AAE"/>
    <w:rsid w:val="00D84C3C"/>
    <w:rsid w:val="00D84D0B"/>
    <w:rsid w:val="00D84E7A"/>
    <w:rsid w:val="00D84EB1"/>
    <w:rsid w:val="00D84FA1"/>
    <w:rsid w:val="00D85099"/>
    <w:rsid w:val="00D85793"/>
    <w:rsid w:val="00D859F0"/>
    <w:rsid w:val="00D86718"/>
    <w:rsid w:val="00D87528"/>
    <w:rsid w:val="00D87602"/>
    <w:rsid w:val="00D876D4"/>
    <w:rsid w:val="00D87BB8"/>
    <w:rsid w:val="00D9104F"/>
    <w:rsid w:val="00D91143"/>
    <w:rsid w:val="00D912E4"/>
    <w:rsid w:val="00D9137B"/>
    <w:rsid w:val="00D91511"/>
    <w:rsid w:val="00D91C96"/>
    <w:rsid w:val="00D92648"/>
    <w:rsid w:val="00D92C88"/>
    <w:rsid w:val="00D93090"/>
    <w:rsid w:val="00D9328F"/>
    <w:rsid w:val="00D936EB"/>
    <w:rsid w:val="00D939B5"/>
    <w:rsid w:val="00D93BDD"/>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A11"/>
    <w:rsid w:val="00D96DF7"/>
    <w:rsid w:val="00D97012"/>
    <w:rsid w:val="00D97669"/>
    <w:rsid w:val="00D97D5A"/>
    <w:rsid w:val="00D97E9F"/>
    <w:rsid w:val="00D97F57"/>
    <w:rsid w:val="00DA08F4"/>
    <w:rsid w:val="00DA0A4C"/>
    <w:rsid w:val="00DA0D1B"/>
    <w:rsid w:val="00DA101E"/>
    <w:rsid w:val="00DA10E6"/>
    <w:rsid w:val="00DA1297"/>
    <w:rsid w:val="00DA1394"/>
    <w:rsid w:val="00DA18DE"/>
    <w:rsid w:val="00DA1FF6"/>
    <w:rsid w:val="00DA2234"/>
    <w:rsid w:val="00DA2587"/>
    <w:rsid w:val="00DA2637"/>
    <w:rsid w:val="00DA265A"/>
    <w:rsid w:val="00DA2952"/>
    <w:rsid w:val="00DA2BA5"/>
    <w:rsid w:val="00DA2BE9"/>
    <w:rsid w:val="00DA2C96"/>
    <w:rsid w:val="00DA2FCF"/>
    <w:rsid w:val="00DA309F"/>
    <w:rsid w:val="00DA35A5"/>
    <w:rsid w:val="00DA3712"/>
    <w:rsid w:val="00DA38D7"/>
    <w:rsid w:val="00DA411D"/>
    <w:rsid w:val="00DA42B7"/>
    <w:rsid w:val="00DA4398"/>
    <w:rsid w:val="00DA449D"/>
    <w:rsid w:val="00DA45C6"/>
    <w:rsid w:val="00DA46C0"/>
    <w:rsid w:val="00DA470F"/>
    <w:rsid w:val="00DA540A"/>
    <w:rsid w:val="00DA56BD"/>
    <w:rsid w:val="00DA57BD"/>
    <w:rsid w:val="00DA5AC2"/>
    <w:rsid w:val="00DA6112"/>
    <w:rsid w:val="00DA6312"/>
    <w:rsid w:val="00DA654C"/>
    <w:rsid w:val="00DA662B"/>
    <w:rsid w:val="00DA6773"/>
    <w:rsid w:val="00DA68E3"/>
    <w:rsid w:val="00DA6A13"/>
    <w:rsid w:val="00DA6D7F"/>
    <w:rsid w:val="00DA7A81"/>
    <w:rsid w:val="00DA7EB4"/>
    <w:rsid w:val="00DA7FD1"/>
    <w:rsid w:val="00DB01D9"/>
    <w:rsid w:val="00DB026E"/>
    <w:rsid w:val="00DB0847"/>
    <w:rsid w:val="00DB0A29"/>
    <w:rsid w:val="00DB14C8"/>
    <w:rsid w:val="00DB18DC"/>
    <w:rsid w:val="00DB1E1F"/>
    <w:rsid w:val="00DB1F35"/>
    <w:rsid w:val="00DB1F6F"/>
    <w:rsid w:val="00DB22DF"/>
    <w:rsid w:val="00DB24DB"/>
    <w:rsid w:val="00DB252C"/>
    <w:rsid w:val="00DB29A8"/>
    <w:rsid w:val="00DB3507"/>
    <w:rsid w:val="00DB39EF"/>
    <w:rsid w:val="00DB3B9B"/>
    <w:rsid w:val="00DB3E44"/>
    <w:rsid w:val="00DB4177"/>
    <w:rsid w:val="00DB422E"/>
    <w:rsid w:val="00DB4530"/>
    <w:rsid w:val="00DB4901"/>
    <w:rsid w:val="00DB4980"/>
    <w:rsid w:val="00DB498C"/>
    <w:rsid w:val="00DB4A5C"/>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371"/>
    <w:rsid w:val="00DC05AD"/>
    <w:rsid w:val="00DC094F"/>
    <w:rsid w:val="00DC0ED5"/>
    <w:rsid w:val="00DC1187"/>
    <w:rsid w:val="00DC1345"/>
    <w:rsid w:val="00DC1BC4"/>
    <w:rsid w:val="00DC235A"/>
    <w:rsid w:val="00DC2729"/>
    <w:rsid w:val="00DC27C7"/>
    <w:rsid w:val="00DC29A7"/>
    <w:rsid w:val="00DC2B83"/>
    <w:rsid w:val="00DC2F25"/>
    <w:rsid w:val="00DC2F94"/>
    <w:rsid w:val="00DC3296"/>
    <w:rsid w:val="00DC3384"/>
    <w:rsid w:val="00DC391F"/>
    <w:rsid w:val="00DC3AD4"/>
    <w:rsid w:val="00DC4146"/>
    <w:rsid w:val="00DC4D9F"/>
    <w:rsid w:val="00DC51BD"/>
    <w:rsid w:val="00DC56DD"/>
    <w:rsid w:val="00DC597C"/>
    <w:rsid w:val="00DC5ABC"/>
    <w:rsid w:val="00DC5F5A"/>
    <w:rsid w:val="00DC6297"/>
    <w:rsid w:val="00DC62ED"/>
    <w:rsid w:val="00DC667D"/>
    <w:rsid w:val="00DC677C"/>
    <w:rsid w:val="00DC67CB"/>
    <w:rsid w:val="00DC68CF"/>
    <w:rsid w:val="00DC6DE2"/>
    <w:rsid w:val="00DC6EC1"/>
    <w:rsid w:val="00DC6F3B"/>
    <w:rsid w:val="00DC7084"/>
    <w:rsid w:val="00DC72D2"/>
    <w:rsid w:val="00DC737D"/>
    <w:rsid w:val="00DC73BE"/>
    <w:rsid w:val="00DC7675"/>
    <w:rsid w:val="00DD0756"/>
    <w:rsid w:val="00DD0B8B"/>
    <w:rsid w:val="00DD0C1A"/>
    <w:rsid w:val="00DD0DE4"/>
    <w:rsid w:val="00DD0FF8"/>
    <w:rsid w:val="00DD125C"/>
    <w:rsid w:val="00DD12AE"/>
    <w:rsid w:val="00DD1673"/>
    <w:rsid w:val="00DD16F7"/>
    <w:rsid w:val="00DD1AF2"/>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631A"/>
    <w:rsid w:val="00DD631B"/>
    <w:rsid w:val="00DD6330"/>
    <w:rsid w:val="00DD64D6"/>
    <w:rsid w:val="00DD6586"/>
    <w:rsid w:val="00DD6594"/>
    <w:rsid w:val="00DD6945"/>
    <w:rsid w:val="00DD6A69"/>
    <w:rsid w:val="00DD6FC2"/>
    <w:rsid w:val="00DD70DD"/>
    <w:rsid w:val="00DD74F1"/>
    <w:rsid w:val="00DD7552"/>
    <w:rsid w:val="00DD798F"/>
    <w:rsid w:val="00DD7C75"/>
    <w:rsid w:val="00DE007E"/>
    <w:rsid w:val="00DE0111"/>
    <w:rsid w:val="00DE01A6"/>
    <w:rsid w:val="00DE0250"/>
    <w:rsid w:val="00DE02D4"/>
    <w:rsid w:val="00DE0444"/>
    <w:rsid w:val="00DE0B50"/>
    <w:rsid w:val="00DE1627"/>
    <w:rsid w:val="00DE16D2"/>
    <w:rsid w:val="00DE1B44"/>
    <w:rsid w:val="00DE1E38"/>
    <w:rsid w:val="00DE2055"/>
    <w:rsid w:val="00DE276E"/>
    <w:rsid w:val="00DE290C"/>
    <w:rsid w:val="00DE2D56"/>
    <w:rsid w:val="00DE2D58"/>
    <w:rsid w:val="00DE2DF2"/>
    <w:rsid w:val="00DE2E61"/>
    <w:rsid w:val="00DE3349"/>
    <w:rsid w:val="00DE3A71"/>
    <w:rsid w:val="00DE3AF5"/>
    <w:rsid w:val="00DE3B1E"/>
    <w:rsid w:val="00DE3FFA"/>
    <w:rsid w:val="00DE4261"/>
    <w:rsid w:val="00DE42CB"/>
    <w:rsid w:val="00DE480C"/>
    <w:rsid w:val="00DE4C92"/>
    <w:rsid w:val="00DE55F6"/>
    <w:rsid w:val="00DE5784"/>
    <w:rsid w:val="00DE5AEE"/>
    <w:rsid w:val="00DE60E6"/>
    <w:rsid w:val="00DE6D73"/>
    <w:rsid w:val="00DE6FD8"/>
    <w:rsid w:val="00DE7271"/>
    <w:rsid w:val="00DE7C2A"/>
    <w:rsid w:val="00DF04F5"/>
    <w:rsid w:val="00DF05B3"/>
    <w:rsid w:val="00DF0BAC"/>
    <w:rsid w:val="00DF0C10"/>
    <w:rsid w:val="00DF1498"/>
    <w:rsid w:val="00DF15D4"/>
    <w:rsid w:val="00DF170C"/>
    <w:rsid w:val="00DF1AD1"/>
    <w:rsid w:val="00DF201A"/>
    <w:rsid w:val="00DF2119"/>
    <w:rsid w:val="00DF23B4"/>
    <w:rsid w:val="00DF24BC"/>
    <w:rsid w:val="00DF2557"/>
    <w:rsid w:val="00DF2674"/>
    <w:rsid w:val="00DF2850"/>
    <w:rsid w:val="00DF2A97"/>
    <w:rsid w:val="00DF3592"/>
    <w:rsid w:val="00DF35CD"/>
    <w:rsid w:val="00DF3E1F"/>
    <w:rsid w:val="00DF4048"/>
    <w:rsid w:val="00DF4372"/>
    <w:rsid w:val="00DF4916"/>
    <w:rsid w:val="00DF4CFD"/>
    <w:rsid w:val="00DF52A8"/>
    <w:rsid w:val="00DF5A25"/>
    <w:rsid w:val="00DF5B61"/>
    <w:rsid w:val="00DF5B9D"/>
    <w:rsid w:val="00DF63DB"/>
    <w:rsid w:val="00DF656C"/>
    <w:rsid w:val="00DF7118"/>
    <w:rsid w:val="00DF729B"/>
    <w:rsid w:val="00DF7720"/>
    <w:rsid w:val="00DF779B"/>
    <w:rsid w:val="00DF7AB8"/>
    <w:rsid w:val="00DF7AD4"/>
    <w:rsid w:val="00DF7E1D"/>
    <w:rsid w:val="00DF7F44"/>
    <w:rsid w:val="00E0024B"/>
    <w:rsid w:val="00E00BA5"/>
    <w:rsid w:val="00E00C5B"/>
    <w:rsid w:val="00E00CD5"/>
    <w:rsid w:val="00E00FE0"/>
    <w:rsid w:val="00E012D3"/>
    <w:rsid w:val="00E013FD"/>
    <w:rsid w:val="00E0152C"/>
    <w:rsid w:val="00E015A1"/>
    <w:rsid w:val="00E018A3"/>
    <w:rsid w:val="00E018CF"/>
    <w:rsid w:val="00E01B42"/>
    <w:rsid w:val="00E01C30"/>
    <w:rsid w:val="00E01D21"/>
    <w:rsid w:val="00E02C0C"/>
    <w:rsid w:val="00E02FF3"/>
    <w:rsid w:val="00E03613"/>
    <w:rsid w:val="00E038AD"/>
    <w:rsid w:val="00E03BE1"/>
    <w:rsid w:val="00E042B3"/>
    <w:rsid w:val="00E0451D"/>
    <w:rsid w:val="00E047B4"/>
    <w:rsid w:val="00E047F9"/>
    <w:rsid w:val="00E049B9"/>
    <w:rsid w:val="00E04E74"/>
    <w:rsid w:val="00E04F76"/>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06"/>
    <w:rsid w:val="00E11848"/>
    <w:rsid w:val="00E118FC"/>
    <w:rsid w:val="00E11BCE"/>
    <w:rsid w:val="00E12007"/>
    <w:rsid w:val="00E1221E"/>
    <w:rsid w:val="00E12710"/>
    <w:rsid w:val="00E128CF"/>
    <w:rsid w:val="00E129D8"/>
    <w:rsid w:val="00E12A8C"/>
    <w:rsid w:val="00E12B0E"/>
    <w:rsid w:val="00E12E55"/>
    <w:rsid w:val="00E13080"/>
    <w:rsid w:val="00E13C28"/>
    <w:rsid w:val="00E142F7"/>
    <w:rsid w:val="00E14347"/>
    <w:rsid w:val="00E14763"/>
    <w:rsid w:val="00E148A9"/>
    <w:rsid w:val="00E148EF"/>
    <w:rsid w:val="00E149A5"/>
    <w:rsid w:val="00E14F34"/>
    <w:rsid w:val="00E15067"/>
    <w:rsid w:val="00E15B3F"/>
    <w:rsid w:val="00E15F2F"/>
    <w:rsid w:val="00E16234"/>
    <w:rsid w:val="00E16EA8"/>
    <w:rsid w:val="00E16FD4"/>
    <w:rsid w:val="00E17157"/>
    <w:rsid w:val="00E17447"/>
    <w:rsid w:val="00E178F3"/>
    <w:rsid w:val="00E20107"/>
    <w:rsid w:val="00E203AD"/>
    <w:rsid w:val="00E204F3"/>
    <w:rsid w:val="00E208E7"/>
    <w:rsid w:val="00E20A63"/>
    <w:rsid w:val="00E21058"/>
    <w:rsid w:val="00E21366"/>
    <w:rsid w:val="00E21A4C"/>
    <w:rsid w:val="00E22815"/>
    <w:rsid w:val="00E22B58"/>
    <w:rsid w:val="00E22F5F"/>
    <w:rsid w:val="00E22FFA"/>
    <w:rsid w:val="00E23090"/>
    <w:rsid w:val="00E23220"/>
    <w:rsid w:val="00E23379"/>
    <w:rsid w:val="00E23940"/>
    <w:rsid w:val="00E23D14"/>
    <w:rsid w:val="00E23EBF"/>
    <w:rsid w:val="00E240DF"/>
    <w:rsid w:val="00E24894"/>
    <w:rsid w:val="00E24D5B"/>
    <w:rsid w:val="00E24E31"/>
    <w:rsid w:val="00E24F83"/>
    <w:rsid w:val="00E2511D"/>
    <w:rsid w:val="00E255E6"/>
    <w:rsid w:val="00E25867"/>
    <w:rsid w:val="00E2598B"/>
    <w:rsid w:val="00E25C3C"/>
    <w:rsid w:val="00E25C70"/>
    <w:rsid w:val="00E25E83"/>
    <w:rsid w:val="00E25FA3"/>
    <w:rsid w:val="00E265A7"/>
    <w:rsid w:val="00E26909"/>
    <w:rsid w:val="00E26F2A"/>
    <w:rsid w:val="00E26FE3"/>
    <w:rsid w:val="00E27234"/>
    <w:rsid w:val="00E27341"/>
    <w:rsid w:val="00E27539"/>
    <w:rsid w:val="00E27DD6"/>
    <w:rsid w:val="00E305B6"/>
    <w:rsid w:val="00E30C90"/>
    <w:rsid w:val="00E31208"/>
    <w:rsid w:val="00E31666"/>
    <w:rsid w:val="00E31985"/>
    <w:rsid w:val="00E31A84"/>
    <w:rsid w:val="00E31C4E"/>
    <w:rsid w:val="00E31E68"/>
    <w:rsid w:val="00E323F5"/>
    <w:rsid w:val="00E3295E"/>
    <w:rsid w:val="00E32BD7"/>
    <w:rsid w:val="00E32DB5"/>
    <w:rsid w:val="00E335B3"/>
    <w:rsid w:val="00E33625"/>
    <w:rsid w:val="00E338AF"/>
    <w:rsid w:val="00E33918"/>
    <w:rsid w:val="00E33C93"/>
    <w:rsid w:val="00E33DBE"/>
    <w:rsid w:val="00E34206"/>
    <w:rsid w:val="00E34353"/>
    <w:rsid w:val="00E34947"/>
    <w:rsid w:val="00E349A4"/>
    <w:rsid w:val="00E355B1"/>
    <w:rsid w:val="00E35DFF"/>
    <w:rsid w:val="00E36405"/>
    <w:rsid w:val="00E36447"/>
    <w:rsid w:val="00E368A2"/>
    <w:rsid w:val="00E3694F"/>
    <w:rsid w:val="00E36C43"/>
    <w:rsid w:val="00E36DB7"/>
    <w:rsid w:val="00E36EC8"/>
    <w:rsid w:val="00E3730B"/>
    <w:rsid w:val="00E37672"/>
    <w:rsid w:val="00E3771A"/>
    <w:rsid w:val="00E3777D"/>
    <w:rsid w:val="00E37864"/>
    <w:rsid w:val="00E37D61"/>
    <w:rsid w:val="00E37F39"/>
    <w:rsid w:val="00E400FD"/>
    <w:rsid w:val="00E405D4"/>
    <w:rsid w:val="00E40D79"/>
    <w:rsid w:val="00E411A2"/>
    <w:rsid w:val="00E4145E"/>
    <w:rsid w:val="00E41537"/>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9A"/>
    <w:rsid w:val="00E435BE"/>
    <w:rsid w:val="00E43F6D"/>
    <w:rsid w:val="00E44389"/>
    <w:rsid w:val="00E443ED"/>
    <w:rsid w:val="00E44AA6"/>
    <w:rsid w:val="00E44B48"/>
    <w:rsid w:val="00E44B65"/>
    <w:rsid w:val="00E44FAD"/>
    <w:rsid w:val="00E4508F"/>
    <w:rsid w:val="00E453B8"/>
    <w:rsid w:val="00E455B1"/>
    <w:rsid w:val="00E4564B"/>
    <w:rsid w:val="00E456A8"/>
    <w:rsid w:val="00E45802"/>
    <w:rsid w:val="00E45978"/>
    <w:rsid w:val="00E4631E"/>
    <w:rsid w:val="00E464DD"/>
    <w:rsid w:val="00E468EE"/>
    <w:rsid w:val="00E46923"/>
    <w:rsid w:val="00E469A2"/>
    <w:rsid w:val="00E476C4"/>
    <w:rsid w:val="00E47C76"/>
    <w:rsid w:val="00E47EF1"/>
    <w:rsid w:val="00E5042E"/>
    <w:rsid w:val="00E50B67"/>
    <w:rsid w:val="00E50BFF"/>
    <w:rsid w:val="00E50E91"/>
    <w:rsid w:val="00E51633"/>
    <w:rsid w:val="00E516E3"/>
    <w:rsid w:val="00E518B2"/>
    <w:rsid w:val="00E51BE4"/>
    <w:rsid w:val="00E51DC3"/>
    <w:rsid w:val="00E52C34"/>
    <w:rsid w:val="00E53462"/>
    <w:rsid w:val="00E5355E"/>
    <w:rsid w:val="00E53848"/>
    <w:rsid w:val="00E5384A"/>
    <w:rsid w:val="00E53B9A"/>
    <w:rsid w:val="00E53BAC"/>
    <w:rsid w:val="00E53E80"/>
    <w:rsid w:val="00E53EC4"/>
    <w:rsid w:val="00E54271"/>
    <w:rsid w:val="00E54308"/>
    <w:rsid w:val="00E545D1"/>
    <w:rsid w:val="00E546DA"/>
    <w:rsid w:val="00E549C9"/>
    <w:rsid w:val="00E54AE8"/>
    <w:rsid w:val="00E54B96"/>
    <w:rsid w:val="00E54E1F"/>
    <w:rsid w:val="00E5507B"/>
    <w:rsid w:val="00E551DC"/>
    <w:rsid w:val="00E5536C"/>
    <w:rsid w:val="00E558A1"/>
    <w:rsid w:val="00E5598C"/>
    <w:rsid w:val="00E55DA8"/>
    <w:rsid w:val="00E55FCE"/>
    <w:rsid w:val="00E5600A"/>
    <w:rsid w:val="00E561CC"/>
    <w:rsid w:val="00E566A1"/>
    <w:rsid w:val="00E56C1C"/>
    <w:rsid w:val="00E56D4D"/>
    <w:rsid w:val="00E578E5"/>
    <w:rsid w:val="00E57A75"/>
    <w:rsid w:val="00E600DE"/>
    <w:rsid w:val="00E60478"/>
    <w:rsid w:val="00E60625"/>
    <w:rsid w:val="00E60800"/>
    <w:rsid w:val="00E60859"/>
    <w:rsid w:val="00E60938"/>
    <w:rsid w:val="00E60D58"/>
    <w:rsid w:val="00E60DFE"/>
    <w:rsid w:val="00E60F27"/>
    <w:rsid w:val="00E6102A"/>
    <w:rsid w:val="00E615C3"/>
    <w:rsid w:val="00E622A0"/>
    <w:rsid w:val="00E624F0"/>
    <w:rsid w:val="00E625B4"/>
    <w:rsid w:val="00E626D0"/>
    <w:rsid w:val="00E629A8"/>
    <w:rsid w:val="00E629B6"/>
    <w:rsid w:val="00E62CE7"/>
    <w:rsid w:val="00E631E8"/>
    <w:rsid w:val="00E636A1"/>
    <w:rsid w:val="00E63845"/>
    <w:rsid w:val="00E64353"/>
    <w:rsid w:val="00E645B1"/>
    <w:rsid w:val="00E64AB7"/>
    <w:rsid w:val="00E64BD3"/>
    <w:rsid w:val="00E65172"/>
    <w:rsid w:val="00E657F8"/>
    <w:rsid w:val="00E65B25"/>
    <w:rsid w:val="00E662CB"/>
    <w:rsid w:val="00E66624"/>
    <w:rsid w:val="00E668B2"/>
    <w:rsid w:val="00E66ABA"/>
    <w:rsid w:val="00E66B2A"/>
    <w:rsid w:val="00E66B96"/>
    <w:rsid w:val="00E66CB3"/>
    <w:rsid w:val="00E670C4"/>
    <w:rsid w:val="00E674A1"/>
    <w:rsid w:val="00E675B6"/>
    <w:rsid w:val="00E67B57"/>
    <w:rsid w:val="00E67E4F"/>
    <w:rsid w:val="00E67F6F"/>
    <w:rsid w:val="00E70627"/>
    <w:rsid w:val="00E708AB"/>
    <w:rsid w:val="00E708B5"/>
    <w:rsid w:val="00E7092B"/>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C0B"/>
    <w:rsid w:val="00E73CDD"/>
    <w:rsid w:val="00E74352"/>
    <w:rsid w:val="00E74370"/>
    <w:rsid w:val="00E7486B"/>
    <w:rsid w:val="00E748B0"/>
    <w:rsid w:val="00E74C18"/>
    <w:rsid w:val="00E74C4D"/>
    <w:rsid w:val="00E75A35"/>
    <w:rsid w:val="00E75F68"/>
    <w:rsid w:val="00E76113"/>
    <w:rsid w:val="00E761E8"/>
    <w:rsid w:val="00E763C5"/>
    <w:rsid w:val="00E76639"/>
    <w:rsid w:val="00E76A34"/>
    <w:rsid w:val="00E76A8E"/>
    <w:rsid w:val="00E76C79"/>
    <w:rsid w:val="00E76DE3"/>
    <w:rsid w:val="00E77016"/>
    <w:rsid w:val="00E770F4"/>
    <w:rsid w:val="00E777D1"/>
    <w:rsid w:val="00E77B22"/>
    <w:rsid w:val="00E804B2"/>
    <w:rsid w:val="00E80A37"/>
    <w:rsid w:val="00E80EFF"/>
    <w:rsid w:val="00E80FAF"/>
    <w:rsid w:val="00E81164"/>
    <w:rsid w:val="00E81500"/>
    <w:rsid w:val="00E816CC"/>
    <w:rsid w:val="00E817D7"/>
    <w:rsid w:val="00E8188E"/>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A75"/>
    <w:rsid w:val="00E8503E"/>
    <w:rsid w:val="00E85153"/>
    <w:rsid w:val="00E851F9"/>
    <w:rsid w:val="00E85E3A"/>
    <w:rsid w:val="00E86055"/>
    <w:rsid w:val="00E86073"/>
    <w:rsid w:val="00E861F3"/>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458"/>
    <w:rsid w:val="00E916E0"/>
    <w:rsid w:val="00E9198B"/>
    <w:rsid w:val="00E91A3B"/>
    <w:rsid w:val="00E91B2A"/>
    <w:rsid w:val="00E91F4A"/>
    <w:rsid w:val="00E91FA5"/>
    <w:rsid w:val="00E92329"/>
    <w:rsid w:val="00E924FF"/>
    <w:rsid w:val="00E925BB"/>
    <w:rsid w:val="00E92E12"/>
    <w:rsid w:val="00E92FB8"/>
    <w:rsid w:val="00E93058"/>
    <w:rsid w:val="00E937CB"/>
    <w:rsid w:val="00E93B28"/>
    <w:rsid w:val="00E93EEF"/>
    <w:rsid w:val="00E93F2A"/>
    <w:rsid w:val="00E9423B"/>
    <w:rsid w:val="00E94F58"/>
    <w:rsid w:val="00E95184"/>
    <w:rsid w:val="00E952AE"/>
    <w:rsid w:val="00E955A7"/>
    <w:rsid w:val="00E957C2"/>
    <w:rsid w:val="00E95840"/>
    <w:rsid w:val="00E95B3D"/>
    <w:rsid w:val="00E95EC5"/>
    <w:rsid w:val="00E96335"/>
    <w:rsid w:val="00E966BF"/>
    <w:rsid w:val="00E96A4E"/>
    <w:rsid w:val="00E96D6D"/>
    <w:rsid w:val="00E96E0A"/>
    <w:rsid w:val="00E96F96"/>
    <w:rsid w:val="00E97062"/>
    <w:rsid w:val="00E97296"/>
    <w:rsid w:val="00E97670"/>
    <w:rsid w:val="00E97ABE"/>
    <w:rsid w:val="00E97B7E"/>
    <w:rsid w:val="00E97D62"/>
    <w:rsid w:val="00EA0183"/>
    <w:rsid w:val="00EA033A"/>
    <w:rsid w:val="00EA08A7"/>
    <w:rsid w:val="00EA0D28"/>
    <w:rsid w:val="00EA156A"/>
    <w:rsid w:val="00EA18CB"/>
    <w:rsid w:val="00EA19D0"/>
    <w:rsid w:val="00EA2065"/>
    <w:rsid w:val="00EA21BB"/>
    <w:rsid w:val="00EA22C6"/>
    <w:rsid w:val="00EA22D1"/>
    <w:rsid w:val="00EA262B"/>
    <w:rsid w:val="00EA268D"/>
    <w:rsid w:val="00EA2BE2"/>
    <w:rsid w:val="00EA34AC"/>
    <w:rsid w:val="00EA35A9"/>
    <w:rsid w:val="00EA3961"/>
    <w:rsid w:val="00EA3CC9"/>
    <w:rsid w:val="00EA462B"/>
    <w:rsid w:val="00EA4973"/>
    <w:rsid w:val="00EA5365"/>
    <w:rsid w:val="00EA5AB5"/>
    <w:rsid w:val="00EA5ACF"/>
    <w:rsid w:val="00EA5AD0"/>
    <w:rsid w:val="00EA5F5F"/>
    <w:rsid w:val="00EA5F6C"/>
    <w:rsid w:val="00EA5FD1"/>
    <w:rsid w:val="00EA6096"/>
    <w:rsid w:val="00EA6801"/>
    <w:rsid w:val="00EA6F36"/>
    <w:rsid w:val="00EA7154"/>
    <w:rsid w:val="00EA734C"/>
    <w:rsid w:val="00EA75B2"/>
    <w:rsid w:val="00EA7AE1"/>
    <w:rsid w:val="00EA7DDB"/>
    <w:rsid w:val="00EB028A"/>
    <w:rsid w:val="00EB0464"/>
    <w:rsid w:val="00EB07C9"/>
    <w:rsid w:val="00EB08FA"/>
    <w:rsid w:val="00EB0C50"/>
    <w:rsid w:val="00EB0CD8"/>
    <w:rsid w:val="00EB10BE"/>
    <w:rsid w:val="00EB1562"/>
    <w:rsid w:val="00EB1881"/>
    <w:rsid w:val="00EB2026"/>
    <w:rsid w:val="00EB2035"/>
    <w:rsid w:val="00EB2146"/>
    <w:rsid w:val="00EB24AF"/>
    <w:rsid w:val="00EB2545"/>
    <w:rsid w:val="00EB274D"/>
    <w:rsid w:val="00EB2860"/>
    <w:rsid w:val="00EB2BA3"/>
    <w:rsid w:val="00EB2D04"/>
    <w:rsid w:val="00EB308F"/>
    <w:rsid w:val="00EB3151"/>
    <w:rsid w:val="00EB3C42"/>
    <w:rsid w:val="00EB3E07"/>
    <w:rsid w:val="00EB4309"/>
    <w:rsid w:val="00EB4446"/>
    <w:rsid w:val="00EB4AB6"/>
    <w:rsid w:val="00EB4F2E"/>
    <w:rsid w:val="00EB4FA1"/>
    <w:rsid w:val="00EB5157"/>
    <w:rsid w:val="00EB5324"/>
    <w:rsid w:val="00EB54F1"/>
    <w:rsid w:val="00EB5AB1"/>
    <w:rsid w:val="00EB65BC"/>
    <w:rsid w:val="00EB6859"/>
    <w:rsid w:val="00EB6A89"/>
    <w:rsid w:val="00EB6F01"/>
    <w:rsid w:val="00EB7126"/>
    <w:rsid w:val="00EB72C2"/>
    <w:rsid w:val="00EB7395"/>
    <w:rsid w:val="00EB783C"/>
    <w:rsid w:val="00EB79DC"/>
    <w:rsid w:val="00EB7B9C"/>
    <w:rsid w:val="00EC1437"/>
    <w:rsid w:val="00EC1883"/>
    <w:rsid w:val="00EC1C76"/>
    <w:rsid w:val="00EC212F"/>
    <w:rsid w:val="00EC28DB"/>
    <w:rsid w:val="00EC2D45"/>
    <w:rsid w:val="00EC3622"/>
    <w:rsid w:val="00EC41AA"/>
    <w:rsid w:val="00EC41EC"/>
    <w:rsid w:val="00EC477B"/>
    <w:rsid w:val="00EC4CF5"/>
    <w:rsid w:val="00EC5119"/>
    <w:rsid w:val="00EC54E6"/>
    <w:rsid w:val="00EC575E"/>
    <w:rsid w:val="00EC5BEB"/>
    <w:rsid w:val="00EC627D"/>
    <w:rsid w:val="00EC63D2"/>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45F"/>
    <w:rsid w:val="00ED162F"/>
    <w:rsid w:val="00ED17E6"/>
    <w:rsid w:val="00ED1A9C"/>
    <w:rsid w:val="00ED1C41"/>
    <w:rsid w:val="00ED1CBB"/>
    <w:rsid w:val="00ED1CDD"/>
    <w:rsid w:val="00ED1DEF"/>
    <w:rsid w:val="00ED2FC7"/>
    <w:rsid w:val="00ED34B0"/>
    <w:rsid w:val="00ED352D"/>
    <w:rsid w:val="00ED405F"/>
    <w:rsid w:val="00ED43B6"/>
    <w:rsid w:val="00ED4550"/>
    <w:rsid w:val="00ED464A"/>
    <w:rsid w:val="00ED4DFD"/>
    <w:rsid w:val="00ED4E91"/>
    <w:rsid w:val="00ED52EB"/>
    <w:rsid w:val="00ED57AA"/>
    <w:rsid w:val="00ED588E"/>
    <w:rsid w:val="00ED5B77"/>
    <w:rsid w:val="00ED5CFF"/>
    <w:rsid w:val="00ED606E"/>
    <w:rsid w:val="00ED6564"/>
    <w:rsid w:val="00ED69C2"/>
    <w:rsid w:val="00ED6F43"/>
    <w:rsid w:val="00ED7CA5"/>
    <w:rsid w:val="00EE06BE"/>
    <w:rsid w:val="00EE06F7"/>
    <w:rsid w:val="00EE0893"/>
    <w:rsid w:val="00EE098E"/>
    <w:rsid w:val="00EE0A85"/>
    <w:rsid w:val="00EE0D15"/>
    <w:rsid w:val="00EE13A9"/>
    <w:rsid w:val="00EE16C7"/>
    <w:rsid w:val="00EE1A06"/>
    <w:rsid w:val="00EE1B9A"/>
    <w:rsid w:val="00EE2019"/>
    <w:rsid w:val="00EE21D4"/>
    <w:rsid w:val="00EE249F"/>
    <w:rsid w:val="00EE2FD3"/>
    <w:rsid w:val="00EE3B6C"/>
    <w:rsid w:val="00EE441B"/>
    <w:rsid w:val="00EE4796"/>
    <w:rsid w:val="00EE4E67"/>
    <w:rsid w:val="00EE578F"/>
    <w:rsid w:val="00EE5885"/>
    <w:rsid w:val="00EE600A"/>
    <w:rsid w:val="00EE63A9"/>
    <w:rsid w:val="00EE63B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04C"/>
    <w:rsid w:val="00EF28A6"/>
    <w:rsid w:val="00EF301E"/>
    <w:rsid w:val="00EF30E2"/>
    <w:rsid w:val="00EF316B"/>
    <w:rsid w:val="00EF3466"/>
    <w:rsid w:val="00EF39E3"/>
    <w:rsid w:val="00EF3E0D"/>
    <w:rsid w:val="00EF3FBA"/>
    <w:rsid w:val="00EF4173"/>
    <w:rsid w:val="00EF4A84"/>
    <w:rsid w:val="00EF4F6B"/>
    <w:rsid w:val="00EF53E8"/>
    <w:rsid w:val="00EF5CBE"/>
    <w:rsid w:val="00EF5ECA"/>
    <w:rsid w:val="00EF65B4"/>
    <w:rsid w:val="00EF6948"/>
    <w:rsid w:val="00EF6E19"/>
    <w:rsid w:val="00EF6E45"/>
    <w:rsid w:val="00EF71F5"/>
    <w:rsid w:val="00EF7342"/>
    <w:rsid w:val="00EF780A"/>
    <w:rsid w:val="00EF792C"/>
    <w:rsid w:val="00EF7ACC"/>
    <w:rsid w:val="00F0007E"/>
    <w:rsid w:val="00F00343"/>
    <w:rsid w:val="00F0070F"/>
    <w:rsid w:val="00F0094F"/>
    <w:rsid w:val="00F00ED5"/>
    <w:rsid w:val="00F018CB"/>
    <w:rsid w:val="00F021C3"/>
    <w:rsid w:val="00F02316"/>
    <w:rsid w:val="00F02790"/>
    <w:rsid w:val="00F027AE"/>
    <w:rsid w:val="00F0284A"/>
    <w:rsid w:val="00F02AD3"/>
    <w:rsid w:val="00F02BFD"/>
    <w:rsid w:val="00F02F7F"/>
    <w:rsid w:val="00F03402"/>
    <w:rsid w:val="00F0371C"/>
    <w:rsid w:val="00F037D7"/>
    <w:rsid w:val="00F039C1"/>
    <w:rsid w:val="00F03CB5"/>
    <w:rsid w:val="00F03E26"/>
    <w:rsid w:val="00F043F6"/>
    <w:rsid w:val="00F046B1"/>
    <w:rsid w:val="00F04E86"/>
    <w:rsid w:val="00F05496"/>
    <w:rsid w:val="00F054F8"/>
    <w:rsid w:val="00F0578F"/>
    <w:rsid w:val="00F0583C"/>
    <w:rsid w:val="00F05BED"/>
    <w:rsid w:val="00F05ED7"/>
    <w:rsid w:val="00F06207"/>
    <w:rsid w:val="00F065F2"/>
    <w:rsid w:val="00F0670A"/>
    <w:rsid w:val="00F06A53"/>
    <w:rsid w:val="00F06B9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802"/>
    <w:rsid w:val="00F15EA9"/>
    <w:rsid w:val="00F16158"/>
    <w:rsid w:val="00F1662A"/>
    <w:rsid w:val="00F1694A"/>
    <w:rsid w:val="00F16DA6"/>
    <w:rsid w:val="00F16F74"/>
    <w:rsid w:val="00F16FF2"/>
    <w:rsid w:val="00F179FC"/>
    <w:rsid w:val="00F17CD8"/>
    <w:rsid w:val="00F20286"/>
    <w:rsid w:val="00F2035C"/>
    <w:rsid w:val="00F2064F"/>
    <w:rsid w:val="00F20742"/>
    <w:rsid w:val="00F20792"/>
    <w:rsid w:val="00F20AEF"/>
    <w:rsid w:val="00F20DA9"/>
    <w:rsid w:val="00F20DCA"/>
    <w:rsid w:val="00F216A3"/>
    <w:rsid w:val="00F216C8"/>
    <w:rsid w:val="00F2172F"/>
    <w:rsid w:val="00F21ACF"/>
    <w:rsid w:val="00F21BC0"/>
    <w:rsid w:val="00F21D09"/>
    <w:rsid w:val="00F22391"/>
    <w:rsid w:val="00F22A40"/>
    <w:rsid w:val="00F22C71"/>
    <w:rsid w:val="00F22F19"/>
    <w:rsid w:val="00F2311F"/>
    <w:rsid w:val="00F23703"/>
    <w:rsid w:val="00F23DA9"/>
    <w:rsid w:val="00F23DE8"/>
    <w:rsid w:val="00F24105"/>
    <w:rsid w:val="00F2416E"/>
    <w:rsid w:val="00F24221"/>
    <w:rsid w:val="00F2474C"/>
    <w:rsid w:val="00F2476A"/>
    <w:rsid w:val="00F2478E"/>
    <w:rsid w:val="00F24ACD"/>
    <w:rsid w:val="00F2527D"/>
    <w:rsid w:val="00F252C5"/>
    <w:rsid w:val="00F254E4"/>
    <w:rsid w:val="00F2585C"/>
    <w:rsid w:val="00F258B0"/>
    <w:rsid w:val="00F25A02"/>
    <w:rsid w:val="00F25B94"/>
    <w:rsid w:val="00F25F15"/>
    <w:rsid w:val="00F26183"/>
    <w:rsid w:val="00F27832"/>
    <w:rsid w:val="00F27BC9"/>
    <w:rsid w:val="00F30268"/>
    <w:rsid w:val="00F30B19"/>
    <w:rsid w:val="00F30B33"/>
    <w:rsid w:val="00F30E9C"/>
    <w:rsid w:val="00F31010"/>
    <w:rsid w:val="00F31366"/>
    <w:rsid w:val="00F31BC9"/>
    <w:rsid w:val="00F31BCC"/>
    <w:rsid w:val="00F31C82"/>
    <w:rsid w:val="00F32389"/>
    <w:rsid w:val="00F32638"/>
    <w:rsid w:val="00F3277D"/>
    <w:rsid w:val="00F3296D"/>
    <w:rsid w:val="00F32B19"/>
    <w:rsid w:val="00F32BB8"/>
    <w:rsid w:val="00F32C18"/>
    <w:rsid w:val="00F32D0F"/>
    <w:rsid w:val="00F331DE"/>
    <w:rsid w:val="00F33837"/>
    <w:rsid w:val="00F33B97"/>
    <w:rsid w:val="00F33FE9"/>
    <w:rsid w:val="00F34574"/>
    <w:rsid w:val="00F34776"/>
    <w:rsid w:val="00F347F0"/>
    <w:rsid w:val="00F34D26"/>
    <w:rsid w:val="00F34ED5"/>
    <w:rsid w:val="00F350B8"/>
    <w:rsid w:val="00F35763"/>
    <w:rsid w:val="00F35F18"/>
    <w:rsid w:val="00F35FBD"/>
    <w:rsid w:val="00F36398"/>
    <w:rsid w:val="00F363CC"/>
    <w:rsid w:val="00F366DC"/>
    <w:rsid w:val="00F36895"/>
    <w:rsid w:val="00F36D8C"/>
    <w:rsid w:val="00F36EC9"/>
    <w:rsid w:val="00F3743C"/>
    <w:rsid w:val="00F37517"/>
    <w:rsid w:val="00F37666"/>
    <w:rsid w:val="00F37D9D"/>
    <w:rsid w:val="00F37F1B"/>
    <w:rsid w:val="00F37F8A"/>
    <w:rsid w:val="00F4029D"/>
    <w:rsid w:val="00F4075C"/>
    <w:rsid w:val="00F40E96"/>
    <w:rsid w:val="00F40EAD"/>
    <w:rsid w:val="00F410F0"/>
    <w:rsid w:val="00F41732"/>
    <w:rsid w:val="00F41CB4"/>
    <w:rsid w:val="00F42195"/>
    <w:rsid w:val="00F426AA"/>
    <w:rsid w:val="00F4275E"/>
    <w:rsid w:val="00F42826"/>
    <w:rsid w:val="00F4327E"/>
    <w:rsid w:val="00F43AE0"/>
    <w:rsid w:val="00F43C0F"/>
    <w:rsid w:val="00F43E50"/>
    <w:rsid w:val="00F43F1E"/>
    <w:rsid w:val="00F440EB"/>
    <w:rsid w:val="00F4414E"/>
    <w:rsid w:val="00F4429F"/>
    <w:rsid w:val="00F442DA"/>
    <w:rsid w:val="00F4438B"/>
    <w:rsid w:val="00F445EA"/>
    <w:rsid w:val="00F446EE"/>
    <w:rsid w:val="00F44D64"/>
    <w:rsid w:val="00F454DC"/>
    <w:rsid w:val="00F4565B"/>
    <w:rsid w:val="00F45722"/>
    <w:rsid w:val="00F45877"/>
    <w:rsid w:val="00F4599F"/>
    <w:rsid w:val="00F45FB7"/>
    <w:rsid w:val="00F460BC"/>
    <w:rsid w:val="00F460DA"/>
    <w:rsid w:val="00F460E9"/>
    <w:rsid w:val="00F4640A"/>
    <w:rsid w:val="00F46D3D"/>
    <w:rsid w:val="00F4714C"/>
    <w:rsid w:val="00F471C5"/>
    <w:rsid w:val="00F472BA"/>
    <w:rsid w:val="00F4762B"/>
    <w:rsid w:val="00F47936"/>
    <w:rsid w:val="00F47A47"/>
    <w:rsid w:val="00F47B64"/>
    <w:rsid w:val="00F50076"/>
    <w:rsid w:val="00F502F8"/>
    <w:rsid w:val="00F506CF"/>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5E11"/>
    <w:rsid w:val="00F5627D"/>
    <w:rsid w:val="00F562D3"/>
    <w:rsid w:val="00F5669A"/>
    <w:rsid w:val="00F5696E"/>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C3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B7E"/>
    <w:rsid w:val="00F6734C"/>
    <w:rsid w:val="00F677FD"/>
    <w:rsid w:val="00F67DFE"/>
    <w:rsid w:val="00F7034E"/>
    <w:rsid w:val="00F70352"/>
    <w:rsid w:val="00F703C1"/>
    <w:rsid w:val="00F704B1"/>
    <w:rsid w:val="00F70882"/>
    <w:rsid w:val="00F71CC0"/>
    <w:rsid w:val="00F71F71"/>
    <w:rsid w:val="00F721B2"/>
    <w:rsid w:val="00F721D1"/>
    <w:rsid w:val="00F727E8"/>
    <w:rsid w:val="00F728A1"/>
    <w:rsid w:val="00F72907"/>
    <w:rsid w:val="00F73F38"/>
    <w:rsid w:val="00F743CD"/>
    <w:rsid w:val="00F74403"/>
    <w:rsid w:val="00F74B96"/>
    <w:rsid w:val="00F74FED"/>
    <w:rsid w:val="00F752B3"/>
    <w:rsid w:val="00F759F3"/>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3985"/>
    <w:rsid w:val="00F84116"/>
    <w:rsid w:val="00F844A7"/>
    <w:rsid w:val="00F84541"/>
    <w:rsid w:val="00F8468C"/>
    <w:rsid w:val="00F84C4D"/>
    <w:rsid w:val="00F84DEF"/>
    <w:rsid w:val="00F85328"/>
    <w:rsid w:val="00F854B4"/>
    <w:rsid w:val="00F85770"/>
    <w:rsid w:val="00F85858"/>
    <w:rsid w:val="00F85949"/>
    <w:rsid w:val="00F85AE0"/>
    <w:rsid w:val="00F85EEC"/>
    <w:rsid w:val="00F86009"/>
    <w:rsid w:val="00F86163"/>
    <w:rsid w:val="00F8619C"/>
    <w:rsid w:val="00F8623C"/>
    <w:rsid w:val="00F86589"/>
    <w:rsid w:val="00F86743"/>
    <w:rsid w:val="00F86CC4"/>
    <w:rsid w:val="00F86EE7"/>
    <w:rsid w:val="00F8757C"/>
    <w:rsid w:val="00F87D7A"/>
    <w:rsid w:val="00F90726"/>
    <w:rsid w:val="00F90791"/>
    <w:rsid w:val="00F907EF"/>
    <w:rsid w:val="00F90E05"/>
    <w:rsid w:val="00F90FF2"/>
    <w:rsid w:val="00F910AF"/>
    <w:rsid w:val="00F913EE"/>
    <w:rsid w:val="00F91501"/>
    <w:rsid w:val="00F91B1A"/>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B8C"/>
    <w:rsid w:val="00F96C88"/>
    <w:rsid w:val="00F96E0E"/>
    <w:rsid w:val="00F97227"/>
    <w:rsid w:val="00F973EB"/>
    <w:rsid w:val="00F97971"/>
    <w:rsid w:val="00FA046B"/>
    <w:rsid w:val="00FA04B0"/>
    <w:rsid w:val="00FA082D"/>
    <w:rsid w:val="00FA0DED"/>
    <w:rsid w:val="00FA100F"/>
    <w:rsid w:val="00FA111D"/>
    <w:rsid w:val="00FA11A7"/>
    <w:rsid w:val="00FA1E58"/>
    <w:rsid w:val="00FA2643"/>
    <w:rsid w:val="00FA2CE0"/>
    <w:rsid w:val="00FA2F24"/>
    <w:rsid w:val="00FA3C91"/>
    <w:rsid w:val="00FA3CD0"/>
    <w:rsid w:val="00FA45AE"/>
    <w:rsid w:val="00FA47D5"/>
    <w:rsid w:val="00FA47EC"/>
    <w:rsid w:val="00FA48E7"/>
    <w:rsid w:val="00FA4A10"/>
    <w:rsid w:val="00FA4C5E"/>
    <w:rsid w:val="00FA554D"/>
    <w:rsid w:val="00FA5C3C"/>
    <w:rsid w:val="00FA5FB5"/>
    <w:rsid w:val="00FA620B"/>
    <w:rsid w:val="00FA7196"/>
    <w:rsid w:val="00FA7215"/>
    <w:rsid w:val="00FA725A"/>
    <w:rsid w:val="00FA7643"/>
    <w:rsid w:val="00FA77FE"/>
    <w:rsid w:val="00FA7935"/>
    <w:rsid w:val="00FA7EB3"/>
    <w:rsid w:val="00FB0ADB"/>
    <w:rsid w:val="00FB0AE5"/>
    <w:rsid w:val="00FB0DD4"/>
    <w:rsid w:val="00FB0F13"/>
    <w:rsid w:val="00FB1490"/>
    <w:rsid w:val="00FB14C5"/>
    <w:rsid w:val="00FB177F"/>
    <w:rsid w:val="00FB1896"/>
    <w:rsid w:val="00FB1953"/>
    <w:rsid w:val="00FB1B79"/>
    <w:rsid w:val="00FB21EE"/>
    <w:rsid w:val="00FB2779"/>
    <w:rsid w:val="00FB2899"/>
    <w:rsid w:val="00FB295D"/>
    <w:rsid w:val="00FB2C82"/>
    <w:rsid w:val="00FB35A9"/>
    <w:rsid w:val="00FB3625"/>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5F22"/>
    <w:rsid w:val="00FB60AC"/>
    <w:rsid w:val="00FB61BE"/>
    <w:rsid w:val="00FB61D1"/>
    <w:rsid w:val="00FB685E"/>
    <w:rsid w:val="00FB68F7"/>
    <w:rsid w:val="00FB6934"/>
    <w:rsid w:val="00FB6FF4"/>
    <w:rsid w:val="00FB7069"/>
    <w:rsid w:val="00FB7510"/>
    <w:rsid w:val="00FB75C6"/>
    <w:rsid w:val="00FB7702"/>
    <w:rsid w:val="00FB78BB"/>
    <w:rsid w:val="00FB7ED9"/>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32AA"/>
    <w:rsid w:val="00FC3696"/>
    <w:rsid w:val="00FC36E1"/>
    <w:rsid w:val="00FC382A"/>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2C0A"/>
    <w:rsid w:val="00FD32E9"/>
    <w:rsid w:val="00FD344E"/>
    <w:rsid w:val="00FD4227"/>
    <w:rsid w:val="00FD4234"/>
    <w:rsid w:val="00FD48F2"/>
    <w:rsid w:val="00FD4E14"/>
    <w:rsid w:val="00FD4E92"/>
    <w:rsid w:val="00FD51DB"/>
    <w:rsid w:val="00FD5691"/>
    <w:rsid w:val="00FD583E"/>
    <w:rsid w:val="00FD5920"/>
    <w:rsid w:val="00FD5A66"/>
    <w:rsid w:val="00FD5B66"/>
    <w:rsid w:val="00FD5B89"/>
    <w:rsid w:val="00FD5D75"/>
    <w:rsid w:val="00FD6188"/>
    <w:rsid w:val="00FD618E"/>
    <w:rsid w:val="00FD664A"/>
    <w:rsid w:val="00FD6892"/>
    <w:rsid w:val="00FD7857"/>
    <w:rsid w:val="00FD7B62"/>
    <w:rsid w:val="00FD7DC6"/>
    <w:rsid w:val="00FE0365"/>
    <w:rsid w:val="00FE0B2D"/>
    <w:rsid w:val="00FE11F2"/>
    <w:rsid w:val="00FE1321"/>
    <w:rsid w:val="00FE1672"/>
    <w:rsid w:val="00FE16CE"/>
    <w:rsid w:val="00FE1744"/>
    <w:rsid w:val="00FE1A4B"/>
    <w:rsid w:val="00FE1D92"/>
    <w:rsid w:val="00FE23A3"/>
    <w:rsid w:val="00FE23EF"/>
    <w:rsid w:val="00FE26AE"/>
    <w:rsid w:val="00FE27F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C1F"/>
    <w:rsid w:val="00FE4DE7"/>
    <w:rsid w:val="00FE50A6"/>
    <w:rsid w:val="00FE53EB"/>
    <w:rsid w:val="00FE57B4"/>
    <w:rsid w:val="00FE5DE5"/>
    <w:rsid w:val="00FE5E8D"/>
    <w:rsid w:val="00FE6037"/>
    <w:rsid w:val="00FE60E3"/>
    <w:rsid w:val="00FE6271"/>
    <w:rsid w:val="00FE7033"/>
    <w:rsid w:val="00FE7237"/>
    <w:rsid w:val="00FE764D"/>
    <w:rsid w:val="00FF013B"/>
    <w:rsid w:val="00FF0353"/>
    <w:rsid w:val="00FF1035"/>
    <w:rsid w:val="00FF1375"/>
    <w:rsid w:val="00FF1501"/>
    <w:rsid w:val="00FF15B8"/>
    <w:rsid w:val="00FF1730"/>
    <w:rsid w:val="00FF1C97"/>
    <w:rsid w:val="00FF2001"/>
    <w:rsid w:val="00FF2056"/>
    <w:rsid w:val="00FF26E5"/>
    <w:rsid w:val="00FF278E"/>
    <w:rsid w:val="00FF28F7"/>
    <w:rsid w:val="00FF29A5"/>
    <w:rsid w:val="00FF2B87"/>
    <w:rsid w:val="00FF2C49"/>
    <w:rsid w:val="00FF339F"/>
    <w:rsid w:val="00FF3DA3"/>
    <w:rsid w:val="00FF3DEF"/>
    <w:rsid w:val="00FF40B1"/>
    <w:rsid w:val="00FF4280"/>
    <w:rsid w:val="00FF479E"/>
    <w:rsid w:val="00FF48DA"/>
    <w:rsid w:val="00FF4AB5"/>
    <w:rsid w:val="00FF4CDD"/>
    <w:rsid w:val="00FF5FDD"/>
    <w:rsid w:val="00FF5FEF"/>
    <w:rsid w:val="00FF6027"/>
    <w:rsid w:val="00FF605D"/>
    <w:rsid w:val="00FF620E"/>
    <w:rsid w:val="00FF63D9"/>
    <w:rsid w:val="00FF6493"/>
    <w:rsid w:val="00FF6DD5"/>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EEACA"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package" Target="embeddings/Microsoft_Visio___3.vsdx"/><Relationship Id="rId47" Type="http://schemas.openxmlformats.org/officeDocument/2006/relationships/package" Target="embeddings/Microsoft_Visio___5.vsdx"/><Relationship Id="rId50" Type="http://schemas.openxmlformats.org/officeDocument/2006/relationships/image" Target="media/image19.emf"/><Relationship Id="rId55"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emf"/><Relationship Id="rId48" Type="http://schemas.openxmlformats.org/officeDocument/2006/relationships/image" Target="media/image18.emf"/><Relationship Id="rId56" Type="http://schemas.openxmlformats.org/officeDocument/2006/relationships/image" Target="media/image24.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package" Target="embeddings/Microsoft_Visio___7.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image" Target="media/image17.emf"/><Relationship Id="rId59" Type="http://schemas.openxmlformats.org/officeDocument/2006/relationships/image" Target="media/image27.png"/><Relationship Id="rId67" Type="http://schemas.microsoft.com/office/2011/relationships/people" Target="people.xml"/><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image" Target="media/image22.png"/><Relationship Id="rId62" Type="http://schemas.openxmlformats.org/officeDocument/2006/relationships/hyperlink" Target="http://VendingConfig.IP:VendingConfig.PORT/vendingfile/drinkImages/**.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package" Target="embeddings/Microsoft_Visio___6.vsdx"/><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package" Target="embeddings/Microsoft_Visio___4.vsdx"/><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8A0DB-AD13-49E1-9A94-220538866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9628</TotalTime>
  <Pages>77</Pages>
  <Words>6987</Words>
  <Characters>39828</Characters>
  <Application>Microsoft Office Word</Application>
  <DocSecurity>0</DocSecurity>
  <Lines>331</Lines>
  <Paragraphs>93</Paragraphs>
  <ScaleCrop>false</ScaleCrop>
  <Company>Microsoft</Company>
  <LinksUpToDate>false</LinksUpToDate>
  <CharactersWithSpaces>46722</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2424</cp:revision>
  <cp:lastPrinted>2017-11-07T09:13:00Z</cp:lastPrinted>
  <dcterms:created xsi:type="dcterms:W3CDTF">2017-11-08T01:48:00Z</dcterms:created>
  <dcterms:modified xsi:type="dcterms:W3CDTF">2017-11-15T16:08:00Z</dcterms:modified>
</cp:coreProperties>
</file>