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7917444"/>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r>
        <w:rPr>
          <w:rFonts w:hint="eastAsia"/>
        </w:rPr>
        <w:t>早期</w:t>
      </w:r>
      <w:r w:rsidR="0036030B">
        <w:rPr>
          <w:rFonts w:hint="eastAsia"/>
        </w:rPr>
        <w:t>，</w:t>
      </w:r>
      <w:r>
        <w:rPr>
          <w:rFonts w:hint="eastAsia"/>
        </w:rPr>
        <w:t>国内</w:t>
      </w:r>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4" w:author="Miley Ren" w:date="2017-11-08T23:01:00Z">
        <w:r w:rsidR="00BA2E75" w:rsidDel="00F771FE">
          <w:rPr>
            <w:rFonts w:hint="eastAsia"/>
          </w:rPr>
          <w:delText>举步维艰</w:delText>
        </w:r>
      </w:del>
      <w:ins w:id="5" w:author="Miley Ren" w:date="2017-11-08T23:01:00Z">
        <w:r w:rsidR="00F771FE">
          <w:rPr>
            <w:rFonts w:hint="eastAsia"/>
          </w:rPr>
          <w:t>较为缓慢</w:t>
        </w:r>
      </w:ins>
      <w:r w:rsidR="00BA2E75">
        <w:rPr>
          <w:rFonts w:hint="eastAsia"/>
        </w:rPr>
        <w:t>。</w:t>
      </w:r>
      <w:r w:rsidR="00533A70">
        <w:rPr>
          <w:rFonts w:hint="eastAsia"/>
        </w:rPr>
        <w:t>近些年来，</w:t>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6" w:author="Miley Ren" w:date="2017-11-08T22:59:00Z">
        <w:r w:rsidR="00D84FA1" w:rsidDel="00DC62ED">
          <w:rPr>
            <w:rFonts w:hint="eastAsia"/>
          </w:rPr>
          <w:delText>高昂的人力成本给</w:delText>
        </w:r>
      </w:del>
      <w:ins w:id="7"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8" w:author="Miley Ren" w:date="2017-11-08T22:59:00Z">
        <w:r w:rsidR="00DC62ED">
          <w:rPr>
            <w:rFonts w:hint="eastAsia"/>
          </w:rPr>
          <w:t>，提高运营</w:t>
        </w:r>
      </w:ins>
      <w:ins w:id="9" w:author="Miley Ren" w:date="2017-11-09T16:34:00Z">
        <w:r w:rsidR="00293E8F">
          <w:rPr>
            <w:rFonts w:hint="eastAsia"/>
          </w:rPr>
          <w:t>的</w:t>
        </w:r>
      </w:ins>
      <w:ins w:id="10"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1" w:author="Miley Ren" w:date="2017-11-09T16:42:00Z">
        <w:r w:rsidR="00AD0CF4">
          <w:rPr>
            <w:rFonts w:hint="eastAsia"/>
          </w:rPr>
          <w:t>，</w:t>
        </w:r>
      </w:ins>
      <w:del w:id="12"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3"/>
      <w:r w:rsidR="00EF30E2">
        <w:rPr>
          <w:rFonts w:hint="eastAsia"/>
        </w:rPr>
        <w:t>结合</w:t>
      </w:r>
      <w:r w:rsidR="006F35FF" w:rsidRPr="00636514">
        <w:rPr>
          <w:rFonts w:hint="eastAsia"/>
        </w:rPr>
        <w:t>多租户</w:t>
      </w:r>
      <w:r w:rsidR="006F35FF">
        <w:rPr>
          <w:rFonts w:hint="eastAsia"/>
        </w:rPr>
        <w:t>框架</w:t>
      </w:r>
      <w:commentRangeEnd w:id="13"/>
      <w:r w:rsidR="00DF7E1D">
        <w:rPr>
          <w:rStyle w:val="aa"/>
          <w:lang w:val="x-none" w:eastAsia="x-none"/>
        </w:rPr>
        <w:commentReference w:id="13"/>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4" w:name="_Toc5548"/>
      <w:bookmarkStart w:id="15" w:name="_Toc459665146"/>
      <w:bookmarkStart w:id="16" w:name="_Toc459666046"/>
      <w:bookmarkStart w:id="17" w:name="_Toc27942"/>
      <w:bookmarkStart w:id="18" w:name="_Toc459666117"/>
      <w:bookmarkStart w:id="19" w:name="_Toc467076384"/>
      <w:r w:rsidRPr="00636514">
        <w:br w:type="page"/>
      </w:r>
      <w:bookmarkStart w:id="20" w:name="_Toc492673745"/>
      <w:bookmarkStart w:id="21" w:name="_Toc497917445"/>
      <w:r w:rsidR="004C4360" w:rsidRPr="00636514">
        <w:lastRenderedPageBreak/>
        <w:t>ABSTRACT</w:t>
      </w:r>
      <w:bookmarkEnd w:id="14"/>
      <w:bookmarkEnd w:id="15"/>
      <w:bookmarkEnd w:id="16"/>
      <w:bookmarkEnd w:id="17"/>
      <w:bookmarkEnd w:id="18"/>
      <w:bookmarkEnd w:id="19"/>
      <w:bookmarkEnd w:id="20"/>
      <w:bookmarkEnd w:id="21"/>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2" w:name="_Toc492673746"/>
      <w:bookmarkStart w:id="23" w:name="_Toc497917446"/>
      <w:r w:rsidR="004C4360" w:rsidRPr="00636514">
        <w:rPr>
          <w:rFonts w:hint="eastAsia"/>
        </w:rPr>
        <w:lastRenderedPageBreak/>
        <w:t>目录</w:t>
      </w:r>
      <w:bookmarkEnd w:id="22"/>
      <w:bookmarkEnd w:id="23"/>
    </w:p>
    <w:commentRangeStart w:id="24"/>
    <w:p w14:paraId="659533D2" w14:textId="77777777" w:rsidR="00AD7276"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7917444" w:history="1">
        <w:r w:rsidR="00AD7276" w:rsidRPr="00214B88">
          <w:rPr>
            <w:rStyle w:val="af"/>
            <w:rFonts w:hint="eastAsia"/>
            <w:noProof/>
          </w:rPr>
          <w:t>摘要</w:t>
        </w:r>
        <w:r w:rsidR="00AD7276">
          <w:rPr>
            <w:noProof/>
            <w:webHidden/>
          </w:rPr>
          <w:tab/>
        </w:r>
        <w:r w:rsidR="00AD7276">
          <w:rPr>
            <w:noProof/>
            <w:webHidden/>
          </w:rPr>
          <w:fldChar w:fldCharType="begin"/>
        </w:r>
        <w:r w:rsidR="00AD7276">
          <w:rPr>
            <w:noProof/>
            <w:webHidden/>
          </w:rPr>
          <w:instrText xml:space="preserve"> PAGEREF _Toc497917444 \h </w:instrText>
        </w:r>
        <w:r w:rsidR="00AD7276">
          <w:rPr>
            <w:noProof/>
            <w:webHidden/>
          </w:rPr>
        </w:r>
        <w:r w:rsidR="00AD7276">
          <w:rPr>
            <w:noProof/>
            <w:webHidden/>
          </w:rPr>
          <w:fldChar w:fldCharType="separate"/>
        </w:r>
        <w:r w:rsidR="00AD7276">
          <w:rPr>
            <w:noProof/>
            <w:webHidden/>
          </w:rPr>
          <w:t>I</w:t>
        </w:r>
        <w:r w:rsidR="00AD7276">
          <w:rPr>
            <w:noProof/>
            <w:webHidden/>
          </w:rPr>
          <w:fldChar w:fldCharType="end"/>
        </w:r>
      </w:hyperlink>
    </w:p>
    <w:p w14:paraId="27F1DADA" w14:textId="77777777" w:rsidR="00AD7276" w:rsidRDefault="00E36447">
      <w:pPr>
        <w:pStyle w:val="11"/>
        <w:rPr>
          <w:rFonts w:asciiTheme="minorHAnsi" w:hAnsiTheme="minorHAnsi" w:cstheme="minorBidi"/>
          <w:noProof/>
          <w:kern w:val="2"/>
          <w:sz w:val="21"/>
        </w:rPr>
      </w:pPr>
      <w:hyperlink w:anchor="_Toc497917445" w:history="1">
        <w:r w:rsidR="00AD7276" w:rsidRPr="00214B88">
          <w:rPr>
            <w:rStyle w:val="af"/>
            <w:noProof/>
          </w:rPr>
          <w:t>ABSTRACT</w:t>
        </w:r>
        <w:r w:rsidR="00AD7276">
          <w:rPr>
            <w:noProof/>
            <w:webHidden/>
          </w:rPr>
          <w:tab/>
        </w:r>
        <w:r w:rsidR="00AD7276">
          <w:rPr>
            <w:noProof/>
            <w:webHidden/>
          </w:rPr>
          <w:fldChar w:fldCharType="begin"/>
        </w:r>
        <w:r w:rsidR="00AD7276">
          <w:rPr>
            <w:noProof/>
            <w:webHidden/>
          </w:rPr>
          <w:instrText xml:space="preserve"> PAGEREF _Toc497917445 \h </w:instrText>
        </w:r>
        <w:r w:rsidR="00AD7276">
          <w:rPr>
            <w:noProof/>
            <w:webHidden/>
          </w:rPr>
        </w:r>
        <w:r w:rsidR="00AD7276">
          <w:rPr>
            <w:noProof/>
            <w:webHidden/>
          </w:rPr>
          <w:fldChar w:fldCharType="separate"/>
        </w:r>
        <w:r w:rsidR="00AD7276">
          <w:rPr>
            <w:noProof/>
            <w:webHidden/>
          </w:rPr>
          <w:t>II</w:t>
        </w:r>
        <w:r w:rsidR="00AD7276">
          <w:rPr>
            <w:noProof/>
            <w:webHidden/>
          </w:rPr>
          <w:fldChar w:fldCharType="end"/>
        </w:r>
      </w:hyperlink>
    </w:p>
    <w:p w14:paraId="0465B5B1" w14:textId="77777777" w:rsidR="00AD7276" w:rsidRDefault="00E36447">
      <w:pPr>
        <w:pStyle w:val="11"/>
        <w:rPr>
          <w:rFonts w:asciiTheme="minorHAnsi" w:hAnsiTheme="minorHAnsi" w:cstheme="minorBidi"/>
          <w:noProof/>
          <w:kern w:val="2"/>
          <w:sz w:val="21"/>
        </w:rPr>
      </w:pPr>
      <w:hyperlink w:anchor="_Toc497917446" w:history="1">
        <w:r w:rsidR="00AD7276" w:rsidRPr="00214B88">
          <w:rPr>
            <w:rStyle w:val="af"/>
            <w:rFonts w:hint="eastAsia"/>
            <w:noProof/>
          </w:rPr>
          <w:t>目录</w:t>
        </w:r>
        <w:r w:rsidR="00AD7276">
          <w:rPr>
            <w:noProof/>
            <w:webHidden/>
          </w:rPr>
          <w:tab/>
        </w:r>
        <w:r w:rsidR="00AD7276">
          <w:rPr>
            <w:noProof/>
            <w:webHidden/>
          </w:rPr>
          <w:fldChar w:fldCharType="begin"/>
        </w:r>
        <w:r w:rsidR="00AD7276">
          <w:rPr>
            <w:noProof/>
            <w:webHidden/>
          </w:rPr>
          <w:instrText xml:space="preserve"> PAGEREF _Toc497917446 \h </w:instrText>
        </w:r>
        <w:r w:rsidR="00AD7276">
          <w:rPr>
            <w:noProof/>
            <w:webHidden/>
          </w:rPr>
        </w:r>
        <w:r w:rsidR="00AD7276">
          <w:rPr>
            <w:noProof/>
            <w:webHidden/>
          </w:rPr>
          <w:fldChar w:fldCharType="separate"/>
        </w:r>
        <w:r w:rsidR="00AD7276">
          <w:rPr>
            <w:noProof/>
            <w:webHidden/>
          </w:rPr>
          <w:t>IV</w:t>
        </w:r>
        <w:r w:rsidR="00AD7276">
          <w:rPr>
            <w:noProof/>
            <w:webHidden/>
          </w:rPr>
          <w:fldChar w:fldCharType="end"/>
        </w:r>
      </w:hyperlink>
    </w:p>
    <w:p w14:paraId="4CF7E845" w14:textId="77777777" w:rsidR="00AD7276" w:rsidRDefault="00E36447">
      <w:pPr>
        <w:pStyle w:val="11"/>
        <w:rPr>
          <w:rFonts w:asciiTheme="minorHAnsi" w:hAnsiTheme="minorHAnsi" w:cstheme="minorBidi"/>
          <w:noProof/>
          <w:kern w:val="2"/>
          <w:sz w:val="21"/>
        </w:rPr>
      </w:pPr>
      <w:hyperlink w:anchor="_Toc497917447" w:history="1">
        <w:r w:rsidR="00AD7276" w:rsidRPr="00214B88">
          <w:rPr>
            <w:rStyle w:val="af"/>
            <w:rFonts w:hint="eastAsia"/>
            <w:noProof/>
          </w:rPr>
          <w:t>第</w:t>
        </w:r>
        <w:r w:rsidR="00AD7276" w:rsidRPr="00214B88">
          <w:rPr>
            <w:rStyle w:val="af"/>
            <w:noProof/>
          </w:rPr>
          <w:t>1</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引言</w:t>
        </w:r>
        <w:r w:rsidR="00AD7276">
          <w:rPr>
            <w:noProof/>
            <w:webHidden/>
          </w:rPr>
          <w:tab/>
        </w:r>
        <w:r w:rsidR="00AD7276">
          <w:rPr>
            <w:noProof/>
            <w:webHidden/>
          </w:rPr>
          <w:fldChar w:fldCharType="begin"/>
        </w:r>
        <w:r w:rsidR="00AD7276">
          <w:rPr>
            <w:noProof/>
            <w:webHidden/>
          </w:rPr>
          <w:instrText xml:space="preserve"> PAGEREF _Toc497917447 \h </w:instrText>
        </w:r>
        <w:r w:rsidR="00AD7276">
          <w:rPr>
            <w:noProof/>
            <w:webHidden/>
          </w:rPr>
        </w:r>
        <w:r w:rsidR="00AD7276">
          <w:rPr>
            <w:noProof/>
            <w:webHidden/>
          </w:rPr>
          <w:fldChar w:fldCharType="separate"/>
        </w:r>
        <w:r w:rsidR="00AD7276">
          <w:rPr>
            <w:noProof/>
            <w:webHidden/>
          </w:rPr>
          <w:t>1</w:t>
        </w:r>
        <w:r w:rsidR="00AD7276">
          <w:rPr>
            <w:noProof/>
            <w:webHidden/>
          </w:rPr>
          <w:fldChar w:fldCharType="end"/>
        </w:r>
      </w:hyperlink>
    </w:p>
    <w:p w14:paraId="5D9675E8" w14:textId="77777777" w:rsidR="00AD7276" w:rsidRDefault="00E36447">
      <w:pPr>
        <w:pStyle w:val="20"/>
        <w:tabs>
          <w:tab w:val="right" w:leader="dot" w:pos="8296"/>
        </w:tabs>
        <w:rPr>
          <w:rFonts w:asciiTheme="minorHAnsi" w:hAnsiTheme="minorHAnsi" w:cstheme="minorBidi"/>
          <w:noProof/>
          <w:kern w:val="2"/>
          <w:sz w:val="21"/>
        </w:rPr>
      </w:pPr>
      <w:hyperlink w:anchor="_Toc497917448" w:history="1">
        <w:r w:rsidR="00AD7276" w:rsidRPr="00214B88">
          <w:rPr>
            <w:rStyle w:val="af"/>
            <w:noProof/>
          </w:rPr>
          <w:t xml:space="preserve">1.1 </w:t>
        </w:r>
        <w:r w:rsidR="00AD7276" w:rsidRPr="00214B88">
          <w:rPr>
            <w:rStyle w:val="af"/>
            <w:rFonts w:hint="eastAsia"/>
            <w:noProof/>
          </w:rPr>
          <w:t>系统研究背景及意义</w:t>
        </w:r>
        <w:r w:rsidR="00AD7276">
          <w:rPr>
            <w:noProof/>
            <w:webHidden/>
          </w:rPr>
          <w:tab/>
        </w:r>
        <w:r w:rsidR="00AD7276">
          <w:rPr>
            <w:noProof/>
            <w:webHidden/>
          </w:rPr>
          <w:fldChar w:fldCharType="begin"/>
        </w:r>
        <w:r w:rsidR="00AD7276">
          <w:rPr>
            <w:noProof/>
            <w:webHidden/>
          </w:rPr>
          <w:instrText xml:space="preserve"> PAGEREF _Toc497917448 \h </w:instrText>
        </w:r>
        <w:r w:rsidR="00AD7276">
          <w:rPr>
            <w:noProof/>
            <w:webHidden/>
          </w:rPr>
        </w:r>
        <w:r w:rsidR="00AD7276">
          <w:rPr>
            <w:noProof/>
            <w:webHidden/>
          </w:rPr>
          <w:fldChar w:fldCharType="separate"/>
        </w:r>
        <w:r w:rsidR="00AD7276">
          <w:rPr>
            <w:noProof/>
            <w:webHidden/>
          </w:rPr>
          <w:t>1</w:t>
        </w:r>
        <w:r w:rsidR="00AD7276">
          <w:rPr>
            <w:noProof/>
            <w:webHidden/>
          </w:rPr>
          <w:fldChar w:fldCharType="end"/>
        </w:r>
      </w:hyperlink>
    </w:p>
    <w:p w14:paraId="70363320" w14:textId="77777777" w:rsidR="00AD7276" w:rsidRDefault="00E36447">
      <w:pPr>
        <w:pStyle w:val="20"/>
        <w:tabs>
          <w:tab w:val="right" w:leader="dot" w:pos="8296"/>
        </w:tabs>
        <w:rPr>
          <w:rFonts w:asciiTheme="minorHAnsi" w:hAnsiTheme="minorHAnsi" w:cstheme="minorBidi"/>
          <w:noProof/>
          <w:kern w:val="2"/>
          <w:sz w:val="21"/>
        </w:rPr>
      </w:pPr>
      <w:hyperlink w:anchor="_Toc497917449" w:history="1">
        <w:r w:rsidR="00AD7276" w:rsidRPr="00214B88">
          <w:rPr>
            <w:rStyle w:val="af"/>
            <w:noProof/>
          </w:rPr>
          <w:t xml:space="preserve">1.2 </w:t>
        </w:r>
        <w:r w:rsidR="00AD7276" w:rsidRPr="00214B88">
          <w:rPr>
            <w:rStyle w:val="af"/>
            <w:rFonts w:hint="eastAsia"/>
            <w:noProof/>
          </w:rPr>
          <w:t>国内外研究现状</w:t>
        </w:r>
        <w:r w:rsidR="00AD7276">
          <w:rPr>
            <w:noProof/>
            <w:webHidden/>
          </w:rPr>
          <w:tab/>
        </w:r>
        <w:r w:rsidR="00AD7276">
          <w:rPr>
            <w:noProof/>
            <w:webHidden/>
          </w:rPr>
          <w:fldChar w:fldCharType="begin"/>
        </w:r>
        <w:r w:rsidR="00AD7276">
          <w:rPr>
            <w:noProof/>
            <w:webHidden/>
          </w:rPr>
          <w:instrText xml:space="preserve"> PAGEREF _Toc497917449 \h </w:instrText>
        </w:r>
        <w:r w:rsidR="00AD7276">
          <w:rPr>
            <w:noProof/>
            <w:webHidden/>
          </w:rPr>
        </w:r>
        <w:r w:rsidR="00AD7276">
          <w:rPr>
            <w:noProof/>
            <w:webHidden/>
          </w:rPr>
          <w:fldChar w:fldCharType="separate"/>
        </w:r>
        <w:r w:rsidR="00AD7276">
          <w:rPr>
            <w:noProof/>
            <w:webHidden/>
          </w:rPr>
          <w:t>2</w:t>
        </w:r>
        <w:r w:rsidR="00AD7276">
          <w:rPr>
            <w:noProof/>
            <w:webHidden/>
          </w:rPr>
          <w:fldChar w:fldCharType="end"/>
        </w:r>
      </w:hyperlink>
    </w:p>
    <w:p w14:paraId="6A543767" w14:textId="77777777" w:rsidR="00AD7276" w:rsidRDefault="00E36447">
      <w:pPr>
        <w:pStyle w:val="20"/>
        <w:tabs>
          <w:tab w:val="right" w:leader="dot" w:pos="8296"/>
        </w:tabs>
        <w:rPr>
          <w:rFonts w:asciiTheme="minorHAnsi" w:hAnsiTheme="minorHAnsi" w:cstheme="minorBidi"/>
          <w:noProof/>
          <w:kern w:val="2"/>
          <w:sz w:val="21"/>
        </w:rPr>
      </w:pPr>
      <w:hyperlink w:anchor="_Toc497917450" w:history="1">
        <w:r w:rsidR="00AD7276" w:rsidRPr="00214B88">
          <w:rPr>
            <w:rStyle w:val="af"/>
            <w:noProof/>
          </w:rPr>
          <w:t xml:space="preserve">1.3 </w:t>
        </w:r>
        <w:r w:rsidR="00AD7276" w:rsidRPr="00214B88">
          <w:rPr>
            <w:rStyle w:val="af"/>
            <w:rFonts w:hint="eastAsia"/>
            <w:noProof/>
          </w:rPr>
          <w:t>本文主要研究内容</w:t>
        </w:r>
        <w:r w:rsidR="00AD7276">
          <w:rPr>
            <w:noProof/>
            <w:webHidden/>
          </w:rPr>
          <w:tab/>
        </w:r>
        <w:r w:rsidR="00AD7276">
          <w:rPr>
            <w:noProof/>
            <w:webHidden/>
          </w:rPr>
          <w:fldChar w:fldCharType="begin"/>
        </w:r>
        <w:r w:rsidR="00AD7276">
          <w:rPr>
            <w:noProof/>
            <w:webHidden/>
          </w:rPr>
          <w:instrText xml:space="preserve"> PAGEREF _Toc497917450 \h </w:instrText>
        </w:r>
        <w:r w:rsidR="00AD7276">
          <w:rPr>
            <w:noProof/>
            <w:webHidden/>
          </w:rPr>
        </w:r>
        <w:r w:rsidR="00AD7276">
          <w:rPr>
            <w:noProof/>
            <w:webHidden/>
          </w:rPr>
          <w:fldChar w:fldCharType="separate"/>
        </w:r>
        <w:r w:rsidR="00AD7276">
          <w:rPr>
            <w:noProof/>
            <w:webHidden/>
          </w:rPr>
          <w:t>3</w:t>
        </w:r>
        <w:r w:rsidR="00AD7276">
          <w:rPr>
            <w:noProof/>
            <w:webHidden/>
          </w:rPr>
          <w:fldChar w:fldCharType="end"/>
        </w:r>
      </w:hyperlink>
    </w:p>
    <w:p w14:paraId="3BDE5019" w14:textId="77777777" w:rsidR="00AD7276" w:rsidRDefault="00E36447">
      <w:pPr>
        <w:pStyle w:val="20"/>
        <w:tabs>
          <w:tab w:val="right" w:leader="dot" w:pos="8296"/>
        </w:tabs>
        <w:rPr>
          <w:rFonts w:asciiTheme="minorHAnsi" w:hAnsiTheme="minorHAnsi" w:cstheme="minorBidi"/>
          <w:noProof/>
          <w:kern w:val="2"/>
          <w:sz w:val="21"/>
        </w:rPr>
      </w:pPr>
      <w:hyperlink w:anchor="_Toc497917451" w:history="1">
        <w:r w:rsidR="00AD7276" w:rsidRPr="00214B88">
          <w:rPr>
            <w:rStyle w:val="af"/>
            <w:noProof/>
          </w:rPr>
          <w:t xml:space="preserve">1.4 </w:t>
        </w:r>
        <w:r w:rsidR="00AD7276" w:rsidRPr="00214B88">
          <w:rPr>
            <w:rStyle w:val="af"/>
            <w:rFonts w:hint="eastAsia"/>
            <w:noProof/>
          </w:rPr>
          <w:t>论文的组织结构</w:t>
        </w:r>
        <w:r w:rsidR="00AD7276">
          <w:rPr>
            <w:noProof/>
            <w:webHidden/>
          </w:rPr>
          <w:tab/>
        </w:r>
        <w:r w:rsidR="00AD7276">
          <w:rPr>
            <w:noProof/>
            <w:webHidden/>
          </w:rPr>
          <w:fldChar w:fldCharType="begin"/>
        </w:r>
        <w:r w:rsidR="00AD7276">
          <w:rPr>
            <w:noProof/>
            <w:webHidden/>
          </w:rPr>
          <w:instrText xml:space="preserve"> PAGEREF _Toc497917451 \h </w:instrText>
        </w:r>
        <w:r w:rsidR="00AD7276">
          <w:rPr>
            <w:noProof/>
            <w:webHidden/>
          </w:rPr>
        </w:r>
        <w:r w:rsidR="00AD7276">
          <w:rPr>
            <w:noProof/>
            <w:webHidden/>
          </w:rPr>
          <w:fldChar w:fldCharType="separate"/>
        </w:r>
        <w:r w:rsidR="00AD7276">
          <w:rPr>
            <w:noProof/>
            <w:webHidden/>
          </w:rPr>
          <w:t>3</w:t>
        </w:r>
        <w:r w:rsidR="00AD7276">
          <w:rPr>
            <w:noProof/>
            <w:webHidden/>
          </w:rPr>
          <w:fldChar w:fldCharType="end"/>
        </w:r>
      </w:hyperlink>
    </w:p>
    <w:p w14:paraId="5AB39537" w14:textId="77777777" w:rsidR="00AD7276" w:rsidRDefault="00E36447">
      <w:pPr>
        <w:pStyle w:val="11"/>
        <w:rPr>
          <w:rFonts w:asciiTheme="minorHAnsi" w:hAnsiTheme="minorHAnsi" w:cstheme="minorBidi"/>
          <w:noProof/>
          <w:kern w:val="2"/>
          <w:sz w:val="21"/>
        </w:rPr>
      </w:pPr>
      <w:hyperlink w:anchor="_Toc497917452" w:history="1">
        <w:r w:rsidR="00AD7276" w:rsidRPr="00214B88">
          <w:rPr>
            <w:rStyle w:val="af"/>
            <w:rFonts w:hint="eastAsia"/>
            <w:noProof/>
          </w:rPr>
          <w:t>第</w:t>
        </w:r>
        <w:r w:rsidR="00AD7276" w:rsidRPr="00214B88">
          <w:rPr>
            <w:rStyle w:val="af"/>
            <w:noProof/>
          </w:rPr>
          <w:t>2</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相关技术概述</w:t>
        </w:r>
        <w:r w:rsidR="00AD7276">
          <w:rPr>
            <w:noProof/>
            <w:webHidden/>
          </w:rPr>
          <w:tab/>
        </w:r>
        <w:r w:rsidR="00AD7276">
          <w:rPr>
            <w:noProof/>
            <w:webHidden/>
          </w:rPr>
          <w:fldChar w:fldCharType="begin"/>
        </w:r>
        <w:r w:rsidR="00AD7276">
          <w:rPr>
            <w:noProof/>
            <w:webHidden/>
          </w:rPr>
          <w:instrText xml:space="preserve"> PAGEREF _Toc497917452 \h </w:instrText>
        </w:r>
        <w:r w:rsidR="00AD7276">
          <w:rPr>
            <w:noProof/>
            <w:webHidden/>
          </w:rPr>
        </w:r>
        <w:r w:rsidR="00AD7276">
          <w:rPr>
            <w:noProof/>
            <w:webHidden/>
          </w:rPr>
          <w:fldChar w:fldCharType="separate"/>
        </w:r>
        <w:r w:rsidR="00AD7276">
          <w:rPr>
            <w:noProof/>
            <w:webHidden/>
          </w:rPr>
          <w:t>5</w:t>
        </w:r>
        <w:r w:rsidR="00AD7276">
          <w:rPr>
            <w:noProof/>
            <w:webHidden/>
          </w:rPr>
          <w:fldChar w:fldCharType="end"/>
        </w:r>
      </w:hyperlink>
    </w:p>
    <w:p w14:paraId="3670396B" w14:textId="77777777" w:rsidR="00AD7276" w:rsidRDefault="00E36447">
      <w:pPr>
        <w:pStyle w:val="20"/>
        <w:tabs>
          <w:tab w:val="right" w:leader="dot" w:pos="8296"/>
        </w:tabs>
        <w:rPr>
          <w:rFonts w:asciiTheme="minorHAnsi" w:hAnsiTheme="minorHAnsi" w:cstheme="minorBidi"/>
          <w:noProof/>
          <w:kern w:val="2"/>
          <w:sz w:val="21"/>
        </w:rPr>
      </w:pPr>
      <w:hyperlink w:anchor="_Toc497917453" w:history="1">
        <w:r w:rsidR="00AD7276" w:rsidRPr="00214B88">
          <w:rPr>
            <w:rStyle w:val="af"/>
            <w:noProof/>
          </w:rPr>
          <w:t xml:space="preserve">2.1 </w:t>
        </w:r>
        <w:r w:rsidR="00AD7276" w:rsidRPr="00214B88">
          <w:rPr>
            <w:rStyle w:val="af"/>
            <w:rFonts w:hint="eastAsia"/>
            <w:noProof/>
          </w:rPr>
          <w:t>多租户和</w:t>
        </w:r>
        <w:r w:rsidR="00AD7276" w:rsidRPr="00214B88">
          <w:rPr>
            <w:rStyle w:val="af"/>
            <w:noProof/>
          </w:rPr>
          <w:t>SaaS</w:t>
        </w:r>
        <w:r w:rsidR="00AD7276" w:rsidRPr="00214B88">
          <w:rPr>
            <w:rStyle w:val="af"/>
            <w:rFonts w:hint="eastAsia"/>
            <w:noProof/>
          </w:rPr>
          <w:t>服务</w:t>
        </w:r>
        <w:r w:rsidR="00AD7276">
          <w:rPr>
            <w:noProof/>
            <w:webHidden/>
          </w:rPr>
          <w:tab/>
        </w:r>
        <w:r w:rsidR="00AD7276">
          <w:rPr>
            <w:noProof/>
            <w:webHidden/>
          </w:rPr>
          <w:fldChar w:fldCharType="begin"/>
        </w:r>
        <w:r w:rsidR="00AD7276">
          <w:rPr>
            <w:noProof/>
            <w:webHidden/>
          </w:rPr>
          <w:instrText xml:space="preserve"> PAGEREF _Toc497917453 \h </w:instrText>
        </w:r>
        <w:r w:rsidR="00AD7276">
          <w:rPr>
            <w:noProof/>
            <w:webHidden/>
          </w:rPr>
        </w:r>
        <w:r w:rsidR="00AD7276">
          <w:rPr>
            <w:noProof/>
            <w:webHidden/>
          </w:rPr>
          <w:fldChar w:fldCharType="separate"/>
        </w:r>
        <w:r w:rsidR="00AD7276">
          <w:rPr>
            <w:noProof/>
            <w:webHidden/>
          </w:rPr>
          <w:t>5</w:t>
        </w:r>
        <w:r w:rsidR="00AD7276">
          <w:rPr>
            <w:noProof/>
            <w:webHidden/>
          </w:rPr>
          <w:fldChar w:fldCharType="end"/>
        </w:r>
      </w:hyperlink>
    </w:p>
    <w:p w14:paraId="0A57A0EE" w14:textId="77777777" w:rsidR="00AD7276" w:rsidRDefault="00E36447">
      <w:pPr>
        <w:pStyle w:val="20"/>
        <w:tabs>
          <w:tab w:val="right" w:leader="dot" w:pos="8296"/>
        </w:tabs>
        <w:rPr>
          <w:rFonts w:asciiTheme="minorHAnsi" w:hAnsiTheme="minorHAnsi" w:cstheme="minorBidi"/>
          <w:noProof/>
          <w:kern w:val="2"/>
          <w:sz w:val="21"/>
        </w:rPr>
      </w:pPr>
      <w:hyperlink w:anchor="_Toc497917454" w:history="1">
        <w:r w:rsidR="00AD7276" w:rsidRPr="00214B88">
          <w:rPr>
            <w:rStyle w:val="af"/>
            <w:noProof/>
          </w:rPr>
          <w:t>2.2 SSM</w:t>
        </w:r>
        <w:r w:rsidR="00AD7276" w:rsidRPr="00214B88">
          <w:rPr>
            <w:rStyle w:val="af"/>
            <w:rFonts w:hint="eastAsia"/>
            <w:noProof/>
          </w:rPr>
          <w:t>框架</w:t>
        </w:r>
        <w:r w:rsidR="00AD7276">
          <w:rPr>
            <w:noProof/>
            <w:webHidden/>
          </w:rPr>
          <w:tab/>
        </w:r>
        <w:r w:rsidR="00AD7276">
          <w:rPr>
            <w:noProof/>
            <w:webHidden/>
          </w:rPr>
          <w:fldChar w:fldCharType="begin"/>
        </w:r>
        <w:r w:rsidR="00AD7276">
          <w:rPr>
            <w:noProof/>
            <w:webHidden/>
          </w:rPr>
          <w:instrText xml:space="preserve"> PAGEREF _Toc497917454 \h </w:instrText>
        </w:r>
        <w:r w:rsidR="00AD7276">
          <w:rPr>
            <w:noProof/>
            <w:webHidden/>
          </w:rPr>
        </w:r>
        <w:r w:rsidR="00AD7276">
          <w:rPr>
            <w:noProof/>
            <w:webHidden/>
          </w:rPr>
          <w:fldChar w:fldCharType="separate"/>
        </w:r>
        <w:r w:rsidR="00AD7276">
          <w:rPr>
            <w:noProof/>
            <w:webHidden/>
          </w:rPr>
          <w:t>8</w:t>
        </w:r>
        <w:r w:rsidR="00AD7276">
          <w:rPr>
            <w:noProof/>
            <w:webHidden/>
          </w:rPr>
          <w:fldChar w:fldCharType="end"/>
        </w:r>
      </w:hyperlink>
    </w:p>
    <w:p w14:paraId="5EC582E1" w14:textId="77777777" w:rsidR="00AD7276" w:rsidRDefault="00E36447">
      <w:pPr>
        <w:pStyle w:val="20"/>
        <w:tabs>
          <w:tab w:val="right" w:leader="dot" w:pos="8296"/>
        </w:tabs>
        <w:rPr>
          <w:rFonts w:asciiTheme="minorHAnsi" w:hAnsiTheme="minorHAnsi" w:cstheme="minorBidi"/>
          <w:noProof/>
          <w:kern w:val="2"/>
          <w:sz w:val="21"/>
        </w:rPr>
      </w:pPr>
      <w:hyperlink w:anchor="_Toc497917455" w:history="1">
        <w:r w:rsidR="00AD7276" w:rsidRPr="00214B88">
          <w:rPr>
            <w:rStyle w:val="af"/>
            <w:noProof/>
          </w:rPr>
          <w:t>2.3 Android</w:t>
        </w:r>
        <w:r w:rsidR="00AD7276" w:rsidRPr="00214B88">
          <w:rPr>
            <w:rStyle w:val="af"/>
            <w:rFonts w:hint="eastAsia"/>
            <w:noProof/>
          </w:rPr>
          <w:t>应用</w:t>
        </w:r>
        <w:r w:rsidR="00AD7276">
          <w:rPr>
            <w:noProof/>
            <w:webHidden/>
          </w:rPr>
          <w:tab/>
        </w:r>
        <w:r w:rsidR="00AD7276">
          <w:rPr>
            <w:noProof/>
            <w:webHidden/>
          </w:rPr>
          <w:fldChar w:fldCharType="begin"/>
        </w:r>
        <w:r w:rsidR="00AD7276">
          <w:rPr>
            <w:noProof/>
            <w:webHidden/>
          </w:rPr>
          <w:instrText xml:space="preserve"> PAGEREF _Toc497917455 \h </w:instrText>
        </w:r>
        <w:r w:rsidR="00AD7276">
          <w:rPr>
            <w:noProof/>
            <w:webHidden/>
          </w:rPr>
        </w:r>
        <w:r w:rsidR="00AD7276">
          <w:rPr>
            <w:noProof/>
            <w:webHidden/>
          </w:rPr>
          <w:fldChar w:fldCharType="separate"/>
        </w:r>
        <w:r w:rsidR="00AD7276">
          <w:rPr>
            <w:noProof/>
            <w:webHidden/>
          </w:rPr>
          <w:t>11</w:t>
        </w:r>
        <w:r w:rsidR="00AD7276">
          <w:rPr>
            <w:noProof/>
            <w:webHidden/>
          </w:rPr>
          <w:fldChar w:fldCharType="end"/>
        </w:r>
      </w:hyperlink>
    </w:p>
    <w:p w14:paraId="5A3AE953" w14:textId="77777777" w:rsidR="00AD7276" w:rsidRDefault="00E36447">
      <w:pPr>
        <w:pStyle w:val="11"/>
        <w:rPr>
          <w:rFonts w:asciiTheme="minorHAnsi" w:hAnsiTheme="minorHAnsi" w:cstheme="minorBidi"/>
          <w:noProof/>
          <w:kern w:val="2"/>
          <w:sz w:val="21"/>
        </w:rPr>
      </w:pPr>
      <w:hyperlink w:anchor="_Toc497917456" w:history="1">
        <w:r w:rsidR="00AD7276" w:rsidRPr="00214B88">
          <w:rPr>
            <w:rStyle w:val="af"/>
            <w:rFonts w:hint="eastAsia"/>
            <w:noProof/>
          </w:rPr>
          <w:t>第</w:t>
        </w:r>
        <w:r w:rsidR="00AD7276" w:rsidRPr="00214B88">
          <w:rPr>
            <w:rStyle w:val="af"/>
            <w:noProof/>
          </w:rPr>
          <w:t>3</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自动售货机云平台系统需求分析</w:t>
        </w:r>
        <w:r w:rsidR="00AD7276">
          <w:rPr>
            <w:noProof/>
            <w:webHidden/>
          </w:rPr>
          <w:tab/>
        </w:r>
        <w:r w:rsidR="00AD7276">
          <w:rPr>
            <w:noProof/>
            <w:webHidden/>
          </w:rPr>
          <w:fldChar w:fldCharType="begin"/>
        </w:r>
        <w:r w:rsidR="00AD7276">
          <w:rPr>
            <w:noProof/>
            <w:webHidden/>
          </w:rPr>
          <w:instrText xml:space="preserve"> PAGEREF _Toc497917456 \h </w:instrText>
        </w:r>
        <w:r w:rsidR="00AD7276">
          <w:rPr>
            <w:noProof/>
            <w:webHidden/>
          </w:rPr>
        </w:r>
        <w:r w:rsidR="00AD7276">
          <w:rPr>
            <w:noProof/>
            <w:webHidden/>
          </w:rPr>
          <w:fldChar w:fldCharType="separate"/>
        </w:r>
        <w:r w:rsidR="00AD7276">
          <w:rPr>
            <w:noProof/>
            <w:webHidden/>
          </w:rPr>
          <w:t>14</w:t>
        </w:r>
        <w:r w:rsidR="00AD7276">
          <w:rPr>
            <w:noProof/>
            <w:webHidden/>
          </w:rPr>
          <w:fldChar w:fldCharType="end"/>
        </w:r>
      </w:hyperlink>
    </w:p>
    <w:p w14:paraId="2115EB19" w14:textId="77777777" w:rsidR="00AD7276" w:rsidRDefault="00E36447">
      <w:pPr>
        <w:pStyle w:val="20"/>
        <w:tabs>
          <w:tab w:val="right" w:leader="dot" w:pos="8296"/>
        </w:tabs>
        <w:rPr>
          <w:rFonts w:asciiTheme="minorHAnsi" w:hAnsiTheme="minorHAnsi" w:cstheme="minorBidi"/>
          <w:noProof/>
          <w:kern w:val="2"/>
          <w:sz w:val="21"/>
        </w:rPr>
      </w:pPr>
      <w:hyperlink w:anchor="_Toc497917457" w:history="1">
        <w:r w:rsidR="00AD7276" w:rsidRPr="00214B88">
          <w:rPr>
            <w:rStyle w:val="af"/>
            <w:noProof/>
          </w:rPr>
          <w:t xml:space="preserve">3.1 </w:t>
        </w:r>
        <w:r w:rsidR="00AD7276" w:rsidRPr="00214B88">
          <w:rPr>
            <w:rStyle w:val="af"/>
            <w:rFonts w:hint="eastAsia"/>
            <w:noProof/>
          </w:rPr>
          <w:t>系统研究目标</w:t>
        </w:r>
        <w:r w:rsidR="00AD7276">
          <w:rPr>
            <w:noProof/>
            <w:webHidden/>
          </w:rPr>
          <w:tab/>
        </w:r>
        <w:r w:rsidR="00AD7276">
          <w:rPr>
            <w:noProof/>
            <w:webHidden/>
          </w:rPr>
          <w:fldChar w:fldCharType="begin"/>
        </w:r>
        <w:r w:rsidR="00AD7276">
          <w:rPr>
            <w:noProof/>
            <w:webHidden/>
          </w:rPr>
          <w:instrText xml:space="preserve"> PAGEREF _Toc497917457 \h </w:instrText>
        </w:r>
        <w:r w:rsidR="00AD7276">
          <w:rPr>
            <w:noProof/>
            <w:webHidden/>
          </w:rPr>
        </w:r>
        <w:r w:rsidR="00AD7276">
          <w:rPr>
            <w:noProof/>
            <w:webHidden/>
          </w:rPr>
          <w:fldChar w:fldCharType="separate"/>
        </w:r>
        <w:r w:rsidR="00AD7276">
          <w:rPr>
            <w:noProof/>
            <w:webHidden/>
          </w:rPr>
          <w:t>14</w:t>
        </w:r>
        <w:r w:rsidR="00AD7276">
          <w:rPr>
            <w:noProof/>
            <w:webHidden/>
          </w:rPr>
          <w:fldChar w:fldCharType="end"/>
        </w:r>
      </w:hyperlink>
    </w:p>
    <w:p w14:paraId="60E8DEAB" w14:textId="77777777" w:rsidR="00AD7276" w:rsidRDefault="00E36447">
      <w:pPr>
        <w:pStyle w:val="20"/>
        <w:tabs>
          <w:tab w:val="right" w:leader="dot" w:pos="8296"/>
        </w:tabs>
        <w:rPr>
          <w:rFonts w:asciiTheme="minorHAnsi" w:hAnsiTheme="minorHAnsi" w:cstheme="minorBidi"/>
          <w:noProof/>
          <w:kern w:val="2"/>
          <w:sz w:val="21"/>
        </w:rPr>
      </w:pPr>
      <w:hyperlink w:anchor="_Toc497917458" w:history="1">
        <w:r w:rsidR="00AD7276" w:rsidRPr="00214B88">
          <w:rPr>
            <w:rStyle w:val="af"/>
            <w:noProof/>
          </w:rPr>
          <w:t xml:space="preserve">3.2 </w:t>
        </w:r>
        <w:r w:rsidR="00AD7276" w:rsidRPr="00214B88">
          <w:rPr>
            <w:rStyle w:val="af"/>
            <w:rFonts w:hint="eastAsia"/>
            <w:noProof/>
          </w:rPr>
          <w:t>系统开发可行性分析</w:t>
        </w:r>
        <w:r w:rsidR="00AD7276">
          <w:rPr>
            <w:noProof/>
            <w:webHidden/>
          </w:rPr>
          <w:tab/>
        </w:r>
        <w:r w:rsidR="00AD7276">
          <w:rPr>
            <w:noProof/>
            <w:webHidden/>
          </w:rPr>
          <w:fldChar w:fldCharType="begin"/>
        </w:r>
        <w:r w:rsidR="00AD7276">
          <w:rPr>
            <w:noProof/>
            <w:webHidden/>
          </w:rPr>
          <w:instrText xml:space="preserve"> PAGEREF _Toc497917458 \h </w:instrText>
        </w:r>
        <w:r w:rsidR="00AD7276">
          <w:rPr>
            <w:noProof/>
            <w:webHidden/>
          </w:rPr>
        </w:r>
        <w:r w:rsidR="00AD7276">
          <w:rPr>
            <w:noProof/>
            <w:webHidden/>
          </w:rPr>
          <w:fldChar w:fldCharType="separate"/>
        </w:r>
        <w:r w:rsidR="00AD7276">
          <w:rPr>
            <w:noProof/>
            <w:webHidden/>
          </w:rPr>
          <w:t>14</w:t>
        </w:r>
        <w:r w:rsidR="00AD7276">
          <w:rPr>
            <w:noProof/>
            <w:webHidden/>
          </w:rPr>
          <w:fldChar w:fldCharType="end"/>
        </w:r>
      </w:hyperlink>
    </w:p>
    <w:p w14:paraId="60B335FD" w14:textId="77777777" w:rsidR="00AD7276" w:rsidRDefault="00E36447">
      <w:pPr>
        <w:pStyle w:val="20"/>
        <w:tabs>
          <w:tab w:val="right" w:leader="dot" w:pos="8296"/>
        </w:tabs>
        <w:rPr>
          <w:rFonts w:asciiTheme="minorHAnsi" w:hAnsiTheme="minorHAnsi" w:cstheme="minorBidi"/>
          <w:noProof/>
          <w:kern w:val="2"/>
          <w:sz w:val="21"/>
        </w:rPr>
      </w:pPr>
      <w:hyperlink w:anchor="_Toc497917459" w:history="1">
        <w:r w:rsidR="00AD7276" w:rsidRPr="00214B88">
          <w:rPr>
            <w:rStyle w:val="af"/>
            <w:noProof/>
          </w:rPr>
          <w:t xml:space="preserve">3.3 </w:t>
        </w:r>
        <w:r w:rsidR="00AD7276" w:rsidRPr="00214B88">
          <w:rPr>
            <w:rStyle w:val="af"/>
            <w:rFonts w:hint="eastAsia"/>
            <w:noProof/>
          </w:rPr>
          <w:t>云平台系统及终端系统的需求分析</w:t>
        </w:r>
        <w:r w:rsidR="00AD7276">
          <w:rPr>
            <w:noProof/>
            <w:webHidden/>
          </w:rPr>
          <w:tab/>
        </w:r>
        <w:r w:rsidR="00AD7276">
          <w:rPr>
            <w:noProof/>
            <w:webHidden/>
          </w:rPr>
          <w:fldChar w:fldCharType="begin"/>
        </w:r>
        <w:r w:rsidR="00AD7276">
          <w:rPr>
            <w:noProof/>
            <w:webHidden/>
          </w:rPr>
          <w:instrText xml:space="preserve"> PAGEREF _Toc497917459 \h </w:instrText>
        </w:r>
        <w:r w:rsidR="00AD7276">
          <w:rPr>
            <w:noProof/>
            <w:webHidden/>
          </w:rPr>
        </w:r>
        <w:r w:rsidR="00AD7276">
          <w:rPr>
            <w:noProof/>
            <w:webHidden/>
          </w:rPr>
          <w:fldChar w:fldCharType="separate"/>
        </w:r>
        <w:r w:rsidR="00AD7276">
          <w:rPr>
            <w:noProof/>
            <w:webHidden/>
          </w:rPr>
          <w:t>15</w:t>
        </w:r>
        <w:r w:rsidR="00AD7276">
          <w:rPr>
            <w:noProof/>
            <w:webHidden/>
          </w:rPr>
          <w:fldChar w:fldCharType="end"/>
        </w:r>
      </w:hyperlink>
    </w:p>
    <w:p w14:paraId="562B0C04" w14:textId="77777777" w:rsidR="00AD7276" w:rsidRDefault="00E36447">
      <w:pPr>
        <w:pStyle w:val="30"/>
        <w:tabs>
          <w:tab w:val="right" w:leader="dot" w:pos="8296"/>
        </w:tabs>
        <w:rPr>
          <w:rFonts w:asciiTheme="minorHAnsi" w:hAnsiTheme="minorHAnsi" w:cstheme="minorBidi"/>
          <w:noProof/>
          <w:kern w:val="2"/>
          <w:sz w:val="21"/>
        </w:rPr>
      </w:pPr>
      <w:hyperlink w:anchor="_Toc497917460" w:history="1">
        <w:r w:rsidR="00AD7276" w:rsidRPr="00214B88">
          <w:rPr>
            <w:rStyle w:val="af"/>
            <w:noProof/>
          </w:rPr>
          <w:t xml:space="preserve">3.3.1 </w:t>
        </w:r>
        <w:r w:rsidR="00AD7276" w:rsidRPr="00214B88">
          <w:rPr>
            <w:rStyle w:val="af"/>
            <w:rFonts w:hint="eastAsia"/>
            <w:noProof/>
          </w:rPr>
          <w:t>自动售货机云平台需求分析</w:t>
        </w:r>
        <w:r w:rsidR="00AD7276">
          <w:rPr>
            <w:noProof/>
            <w:webHidden/>
          </w:rPr>
          <w:tab/>
        </w:r>
        <w:r w:rsidR="00AD7276">
          <w:rPr>
            <w:noProof/>
            <w:webHidden/>
          </w:rPr>
          <w:fldChar w:fldCharType="begin"/>
        </w:r>
        <w:r w:rsidR="00AD7276">
          <w:rPr>
            <w:noProof/>
            <w:webHidden/>
          </w:rPr>
          <w:instrText xml:space="preserve"> PAGEREF _Toc497917460 \h </w:instrText>
        </w:r>
        <w:r w:rsidR="00AD7276">
          <w:rPr>
            <w:noProof/>
            <w:webHidden/>
          </w:rPr>
        </w:r>
        <w:r w:rsidR="00AD7276">
          <w:rPr>
            <w:noProof/>
            <w:webHidden/>
          </w:rPr>
          <w:fldChar w:fldCharType="separate"/>
        </w:r>
        <w:r w:rsidR="00AD7276">
          <w:rPr>
            <w:noProof/>
            <w:webHidden/>
          </w:rPr>
          <w:t>15</w:t>
        </w:r>
        <w:r w:rsidR="00AD7276">
          <w:rPr>
            <w:noProof/>
            <w:webHidden/>
          </w:rPr>
          <w:fldChar w:fldCharType="end"/>
        </w:r>
      </w:hyperlink>
    </w:p>
    <w:p w14:paraId="4C78DEE0" w14:textId="77777777" w:rsidR="00AD7276" w:rsidRDefault="00E36447">
      <w:pPr>
        <w:pStyle w:val="30"/>
        <w:tabs>
          <w:tab w:val="right" w:leader="dot" w:pos="8296"/>
        </w:tabs>
        <w:rPr>
          <w:rFonts w:asciiTheme="minorHAnsi" w:hAnsiTheme="minorHAnsi" w:cstheme="minorBidi"/>
          <w:noProof/>
          <w:kern w:val="2"/>
          <w:sz w:val="21"/>
        </w:rPr>
      </w:pPr>
      <w:hyperlink w:anchor="_Toc497917461" w:history="1">
        <w:r w:rsidR="00AD7276" w:rsidRPr="00214B88">
          <w:rPr>
            <w:rStyle w:val="af"/>
            <w:noProof/>
          </w:rPr>
          <w:t>3.3.2 Android</w:t>
        </w:r>
        <w:r w:rsidR="00AD7276" w:rsidRPr="00214B88">
          <w:rPr>
            <w:rStyle w:val="af"/>
            <w:rFonts w:hint="eastAsia"/>
            <w:noProof/>
          </w:rPr>
          <w:t>终端需求分析</w:t>
        </w:r>
        <w:r w:rsidR="00AD7276">
          <w:rPr>
            <w:noProof/>
            <w:webHidden/>
          </w:rPr>
          <w:tab/>
        </w:r>
        <w:r w:rsidR="00AD7276">
          <w:rPr>
            <w:noProof/>
            <w:webHidden/>
          </w:rPr>
          <w:fldChar w:fldCharType="begin"/>
        </w:r>
        <w:r w:rsidR="00AD7276">
          <w:rPr>
            <w:noProof/>
            <w:webHidden/>
          </w:rPr>
          <w:instrText xml:space="preserve"> PAGEREF _Toc497917461 \h </w:instrText>
        </w:r>
        <w:r w:rsidR="00AD7276">
          <w:rPr>
            <w:noProof/>
            <w:webHidden/>
          </w:rPr>
        </w:r>
        <w:r w:rsidR="00AD7276">
          <w:rPr>
            <w:noProof/>
            <w:webHidden/>
          </w:rPr>
          <w:fldChar w:fldCharType="separate"/>
        </w:r>
        <w:r w:rsidR="00AD7276">
          <w:rPr>
            <w:noProof/>
            <w:webHidden/>
          </w:rPr>
          <w:t>20</w:t>
        </w:r>
        <w:r w:rsidR="00AD7276">
          <w:rPr>
            <w:noProof/>
            <w:webHidden/>
          </w:rPr>
          <w:fldChar w:fldCharType="end"/>
        </w:r>
      </w:hyperlink>
    </w:p>
    <w:p w14:paraId="540B2704" w14:textId="77777777" w:rsidR="00AD7276" w:rsidRDefault="00E36447">
      <w:pPr>
        <w:pStyle w:val="11"/>
        <w:rPr>
          <w:rFonts w:asciiTheme="minorHAnsi" w:hAnsiTheme="minorHAnsi" w:cstheme="minorBidi"/>
          <w:noProof/>
          <w:kern w:val="2"/>
          <w:sz w:val="21"/>
        </w:rPr>
      </w:pPr>
      <w:hyperlink w:anchor="_Toc497917462" w:history="1">
        <w:r w:rsidR="00AD7276" w:rsidRPr="00214B88">
          <w:rPr>
            <w:rStyle w:val="af"/>
            <w:rFonts w:hint="eastAsia"/>
            <w:noProof/>
          </w:rPr>
          <w:t>第</w:t>
        </w:r>
        <w:r w:rsidR="00AD7276" w:rsidRPr="00214B88">
          <w:rPr>
            <w:rStyle w:val="af"/>
            <w:noProof/>
          </w:rPr>
          <w:t>4</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云平台系统设计</w:t>
        </w:r>
        <w:r w:rsidR="00AD7276">
          <w:rPr>
            <w:noProof/>
            <w:webHidden/>
          </w:rPr>
          <w:tab/>
        </w:r>
        <w:r w:rsidR="00AD7276">
          <w:rPr>
            <w:noProof/>
            <w:webHidden/>
          </w:rPr>
          <w:fldChar w:fldCharType="begin"/>
        </w:r>
        <w:r w:rsidR="00AD7276">
          <w:rPr>
            <w:noProof/>
            <w:webHidden/>
          </w:rPr>
          <w:instrText xml:space="preserve"> PAGEREF _Toc497917462 \h </w:instrText>
        </w:r>
        <w:r w:rsidR="00AD7276">
          <w:rPr>
            <w:noProof/>
            <w:webHidden/>
          </w:rPr>
        </w:r>
        <w:r w:rsidR="00AD7276">
          <w:rPr>
            <w:noProof/>
            <w:webHidden/>
          </w:rPr>
          <w:fldChar w:fldCharType="separate"/>
        </w:r>
        <w:r w:rsidR="00AD7276">
          <w:rPr>
            <w:noProof/>
            <w:webHidden/>
          </w:rPr>
          <w:t>24</w:t>
        </w:r>
        <w:r w:rsidR="00AD7276">
          <w:rPr>
            <w:noProof/>
            <w:webHidden/>
          </w:rPr>
          <w:fldChar w:fldCharType="end"/>
        </w:r>
      </w:hyperlink>
    </w:p>
    <w:p w14:paraId="4AE4B705" w14:textId="77777777" w:rsidR="00AD7276" w:rsidRDefault="00E36447">
      <w:pPr>
        <w:pStyle w:val="20"/>
        <w:tabs>
          <w:tab w:val="right" w:leader="dot" w:pos="8296"/>
        </w:tabs>
        <w:rPr>
          <w:rFonts w:asciiTheme="minorHAnsi" w:hAnsiTheme="minorHAnsi" w:cstheme="minorBidi"/>
          <w:noProof/>
          <w:kern w:val="2"/>
          <w:sz w:val="21"/>
        </w:rPr>
      </w:pPr>
      <w:hyperlink w:anchor="_Toc497917463" w:history="1">
        <w:r w:rsidR="00AD7276" w:rsidRPr="00214B88">
          <w:rPr>
            <w:rStyle w:val="af"/>
            <w:noProof/>
          </w:rPr>
          <w:t xml:space="preserve">4.1 </w:t>
        </w:r>
        <w:r w:rsidR="00AD7276" w:rsidRPr="00214B88">
          <w:rPr>
            <w:rStyle w:val="af"/>
            <w:rFonts w:hint="eastAsia"/>
            <w:noProof/>
          </w:rPr>
          <w:t>云平台系统总体架构</w:t>
        </w:r>
        <w:r w:rsidR="00AD7276">
          <w:rPr>
            <w:noProof/>
            <w:webHidden/>
          </w:rPr>
          <w:tab/>
        </w:r>
        <w:r w:rsidR="00AD7276">
          <w:rPr>
            <w:noProof/>
            <w:webHidden/>
          </w:rPr>
          <w:fldChar w:fldCharType="begin"/>
        </w:r>
        <w:r w:rsidR="00AD7276">
          <w:rPr>
            <w:noProof/>
            <w:webHidden/>
          </w:rPr>
          <w:instrText xml:space="preserve"> PAGEREF _Toc497917463 \h </w:instrText>
        </w:r>
        <w:r w:rsidR="00AD7276">
          <w:rPr>
            <w:noProof/>
            <w:webHidden/>
          </w:rPr>
        </w:r>
        <w:r w:rsidR="00AD7276">
          <w:rPr>
            <w:noProof/>
            <w:webHidden/>
          </w:rPr>
          <w:fldChar w:fldCharType="separate"/>
        </w:r>
        <w:r w:rsidR="00AD7276">
          <w:rPr>
            <w:noProof/>
            <w:webHidden/>
          </w:rPr>
          <w:t>24</w:t>
        </w:r>
        <w:r w:rsidR="00AD7276">
          <w:rPr>
            <w:noProof/>
            <w:webHidden/>
          </w:rPr>
          <w:fldChar w:fldCharType="end"/>
        </w:r>
      </w:hyperlink>
    </w:p>
    <w:p w14:paraId="434E0A3E" w14:textId="77777777" w:rsidR="00AD7276" w:rsidRDefault="00E36447">
      <w:pPr>
        <w:pStyle w:val="20"/>
        <w:tabs>
          <w:tab w:val="right" w:leader="dot" w:pos="8296"/>
        </w:tabs>
        <w:rPr>
          <w:rFonts w:asciiTheme="minorHAnsi" w:hAnsiTheme="minorHAnsi" w:cstheme="minorBidi"/>
          <w:noProof/>
          <w:kern w:val="2"/>
          <w:sz w:val="21"/>
        </w:rPr>
      </w:pPr>
      <w:hyperlink w:anchor="_Toc497917464" w:history="1">
        <w:r w:rsidR="00AD7276" w:rsidRPr="00214B88">
          <w:rPr>
            <w:rStyle w:val="af"/>
            <w:noProof/>
          </w:rPr>
          <w:t xml:space="preserve">4.2 </w:t>
        </w:r>
        <w:r w:rsidR="00AD7276" w:rsidRPr="00214B88">
          <w:rPr>
            <w:rStyle w:val="af"/>
            <w:rFonts w:hint="eastAsia"/>
            <w:noProof/>
          </w:rPr>
          <w:t>云平台系统详细设计</w:t>
        </w:r>
        <w:r w:rsidR="00AD7276">
          <w:rPr>
            <w:noProof/>
            <w:webHidden/>
          </w:rPr>
          <w:tab/>
        </w:r>
        <w:r w:rsidR="00AD7276">
          <w:rPr>
            <w:noProof/>
            <w:webHidden/>
          </w:rPr>
          <w:fldChar w:fldCharType="begin"/>
        </w:r>
        <w:r w:rsidR="00AD7276">
          <w:rPr>
            <w:noProof/>
            <w:webHidden/>
          </w:rPr>
          <w:instrText xml:space="preserve"> PAGEREF _Toc497917464 \h </w:instrText>
        </w:r>
        <w:r w:rsidR="00AD7276">
          <w:rPr>
            <w:noProof/>
            <w:webHidden/>
          </w:rPr>
        </w:r>
        <w:r w:rsidR="00AD7276">
          <w:rPr>
            <w:noProof/>
            <w:webHidden/>
          </w:rPr>
          <w:fldChar w:fldCharType="separate"/>
        </w:r>
        <w:r w:rsidR="00AD7276">
          <w:rPr>
            <w:noProof/>
            <w:webHidden/>
          </w:rPr>
          <w:t>25</w:t>
        </w:r>
        <w:r w:rsidR="00AD7276">
          <w:rPr>
            <w:noProof/>
            <w:webHidden/>
          </w:rPr>
          <w:fldChar w:fldCharType="end"/>
        </w:r>
      </w:hyperlink>
    </w:p>
    <w:p w14:paraId="23EBB4AE" w14:textId="77777777" w:rsidR="00AD7276" w:rsidRDefault="00E36447">
      <w:pPr>
        <w:pStyle w:val="20"/>
        <w:tabs>
          <w:tab w:val="right" w:leader="dot" w:pos="8296"/>
        </w:tabs>
        <w:rPr>
          <w:rFonts w:asciiTheme="minorHAnsi" w:hAnsiTheme="minorHAnsi" w:cstheme="minorBidi"/>
          <w:noProof/>
          <w:kern w:val="2"/>
          <w:sz w:val="21"/>
        </w:rPr>
      </w:pPr>
      <w:hyperlink w:anchor="_Toc497917465" w:history="1">
        <w:r w:rsidR="00AD7276" w:rsidRPr="00214B88">
          <w:rPr>
            <w:rStyle w:val="af"/>
            <w:noProof/>
          </w:rPr>
          <w:t xml:space="preserve">4.3 </w:t>
        </w:r>
        <w:r w:rsidR="00AD7276" w:rsidRPr="00214B88">
          <w:rPr>
            <w:rStyle w:val="af"/>
            <w:rFonts w:hint="eastAsia"/>
            <w:noProof/>
          </w:rPr>
          <w:t>云平台系统数据库设计</w:t>
        </w:r>
        <w:r w:rsidR="00AD7276">
          <w:rPr>
            <w:noProof/>
            <w:webHidden/>
          </w:rPr>
          <w:tab/>
        </w:r>
        <w:r w:rsidR="00AD7276">
          <w:rPr>
            <w:noProof/>
            <w:webHidden/>
          </w:rPr>
          <w:fldChar w:fldCharType="begin"/>
        </w:r>
        <w:r w:rsidR="00AD7276">
          <w:rPr>
            <w:noProof/>
            <w:webHidden/>
          </w:rPr>
          <w:instrText xml:space="preserve"> PAGEREF _Toc497917465 \h </w:instrText>
        </w:r>
        <w:r w:rsidR="00AD7276">
          <w:rPr>
            <w:noProof/>
            <w:webHidden/>
          </w:rPr>
        </w:r>
        <w:r w:rsidR="00AD7276">
          <w:rPr>
            <w:noProof/>
            <w:webHidden/>
          </w:rPr>
          <w:fldChar w:fldCharType="separate"/>
        </w:r>
        <w:r w:rsidR="00AD7276">
          <w:rPr>
            <w:noProof/>
            <w:webHidden/>
          </w:rPr>
          <w:t>28</w:t>
        </w:r>
        <w:r w:rsidR="00AD7276">
          <w:rPr>
            <w:noProof/>
            <w:webHidden/>
          </w:rPr>
          <w:fldChar w:fldCharType="end"/>
        </w:r>
      </w:hyperlink>
    </w:p>
    <w:p w14:paraId="247F4DFB" w14:textId="77777777" w:rsidR="00AD7276" w:rsidRDefault="00E36447">
      <w:pPr>
        <w:pStyle w:val="11"/>
        <w:rPr>
          <w:rFonts w:asciiTheme="minorHAnsi" w:hAnsiTheme="minorHAnsi" w:cstheme="minorBidi"/>
          <w:noProof/>
          <w:kern w:val="2"/>
          <w:sz w:val="21"/>
        </w:rPr>
      </w:pPr>
      <w:hyperlink w:anchor="_Toc497917466" w:history="1">
        <w:r w:rsidR="00AD7276" w:rsidRPr="00214B88">
          <w:rPr>
            <w:rStyle w:val="af"/>
            <w:rFonts w:hint="eastAsia"/>
            <w:noProof/>
          </w:rPr>
          <w:t>第</w:t>
        </w:r>
        <w:r w:rsidR="00AD7276" w:rsidRPr="00214B88">
          <w:rPr>
            <w:rStyle w:val="af"/>
            <w:noProof/>
          </w:rPr>
          <w:t>5</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云平台系统的实现</w:t>
        </w:r>
        <w:r w:rsidR="00AD7276">
          <w:rPr>
            <w:noProof/>
            <w:webHidden/>
          </w:rPr>
          <w:tab/>
        </w:r>
        <w:r w:rsidR="00AD7276">
          <w:rPr>
            <w:noProof/>
            <w:webHidden/>
          </w:rPr>
          <w:fldChar w:fldCharType="begin"/>
        </w:r>
        <w:r w:rsidR="00AD7276">
          <w:rPr>
            <w:noProof/>
            <w:webHidden/>
          </w:rPr>
          <w:instrText xml:space="preserve"> PAGEREF _Toc497917466 \h </w:instrText>
        </w:r>
        <w:r w:rsidR="00AD7276">
          <w:rPr>
            <w:noProof/>
            <w:webHidden/>
          </w:rPr>
        </w:r>
        <w:r w:rsidR="00AD7276">
          <w:rPr>
            <w:noProof/>
            <w:webHidden/>
          </w:rPr>
          <w:fldChar w:fldCharType="separate"/>
        </w:r>
        <w:r w:rsidR="00AD7276">
          <w:rPr>
            <w:noProof/>
            <w:webHidden/>
          </w:rPr>
          <w:t>35</w:t>
        </w:r>
        <w:r w:rsidR="00AD7276">
          <w:rPr>
            <w:noProof/>
            <w:webHidden/>
          </w:rPr>
          <w:fldChar w:fldCharType="end"/>
        </w:r>
      </w:hyperlink>
    </w:p>
    <w:p w14:paraId="42DF56B2" w14:textId="77777777" w:rsidR="00AD7276" w:rsidRDefault="00E36447">
      <w:pPr>
        <w:pStyle w:val="20"/>
        <w:tabs>
          <w:tab w:val="right" w:leader="dot" w:pos="8296"/>
        </w:tabs>
        <w:rPr>
          <w:rFonts w:asciiTheme="minorHAnsi" w:hAnsiTheme="minorHAnsi" w:cstheme="minorBidi"/>
          <w:noProof/>
          <w:kern w:val="2"/>
          <w:sz w:val="21"/>
        </w:rPr>
      </w:pPr>
      <w:hyperlink w:anchor="_Toc497917467" w:history="1">
        <w:r w:rsidR="00AD7276" w:rsidRPr="00214B88">
          <w:rPr>
            <w:rStyle w:val="af"/>
            <w:noProof/>
          </w:rPr>
          <w:t xml:space="preserve">5.1 </w:t>
        </w:r>
        <w:r w:rsidR="00AD7276" w:rsidRPr="00214B88">
          <w:rPr>
            <w:rStyle w:val="af"/>
            <w:rFonts w:hint="eastAsia"/>
            <w:noProof/>
          </w:rPr>
          <w:t>租金模块实现</w:t>
        </w:r>
        <w:r w:rsidR="00AD7276">
          <w:rPr>
            <w:noProof/>
            <w:webHidden/>
          </w:rPr>
          <w:tab/>
        </w:r>
        <w:r w:rsidR="00AD7276">
          <w:rPr>
            <w:noProof/>
            <w:webHidden/>
          </w:rPr>
          <w:fldChar w:fldCharType="begin"/>
        </w:r>
        <w:r w:rsidR="00AD7276">
          <w:rPr>
            <w:noProof/>
            <w:webHidden/>
          </w:rPr>
          <w:instrText xml:space="preserve"> PAGEREF _Toc497917467 \h </w:instrText>
        </w:r>
        <w:r w:rsidR="00AD7276">
          <w:rPr>
            <w:noProof/>
            <w:webHidden/>
          </w:rPr>
        </w:r>
        <w:r w:rsidR="00AD7276">
          <w:rPr>
            <w:noProof/>
            <w:webHidden/>
          </w:rPr>
          <w:fldChar w:fldCharType="separate"/>
        </w:r>
        <w:r w:rsidR="00AD7276">
          <w:rPr>
            <w:noProof/>
            <w:webHidden/>
          </w:rPr>
          <w:t>35</w:t>
        </w:r>
        <w:r w:rsidR="00AD7276">
          <w:rPr>
            <w:noProof/>
            <w:webHidden/>
          </w:rPr>
          <w:fldChar w:fldCharType="end"/>
        </w:r>
      </w:hyperlink>
    </w:p>
    <w:p w14:paraId="0D0DD391" w14:textId="77777777" w:rsidR="00AD7276" w:rsidRDefault="00E36447">
      <w:pPr>
        <w:pStyle w:val="20"/>
        <w:tabs>
          <w:tab w:val="right" w:leader="dot" w:pos="8296"/>
        </w:tabs>
        <w:rPr>
          <w:rFonts w:asciiTheme="minorHAnsi" w:hAnsiTheme="minorHAnsi" w:cstheme="minorBidi"/>
          <w:noProof/>
          <w:kern w:val="2"/>
          <w:sz w:val="21"/>
        </w:rPr>
      </w:pPr>
      <w:hyperlink w:anchor="_Toc497917468" w:history="1">
        <w:r w:rsidR="00AD7276" w:rsidRPr="00214B88">
          <w:rPr>
            <w:rStyle w:val="af"/>
            <w:noProof/>
          </w:rPr>
          <w:t xml:space="preserve">5.2 </w:t>
        </w:r>
        <w:r w:rsidR="00AD7276" w:rsidRPr="00214B88">
          <w:rPr>
            <w:rStyle w:val="af"/>
            <w:rFonts w:hint="eastAsia"/>
            <w:noProof/>
          </w:rPr>
          <w:t>系统权限实现</w:t>
        </w:r>
        <w:r w:rsidR="00AD7276">
          <w:rPr>
            <w:noProof/>
            <w:webHidden/>
          </w:rPr>
          <w:tab/>
        </w:r>
        <w:r w:rsidR="00AD7276">
          <w:rPr>
            <w:noProof/>
            <w:webHidden/>
          </w:rPr>
          <w:fldChar w:fldCharType="begin"/>
        </w:r>
        <w:r w:rsidR="00AD7276">
          <w:rPr>
            <w:noProof/>
            <w:webHidden/>
          </w:rPr>
          <w:instrText xml:space="preserve"> PAGEREF _Toc497917468 \h </w:instrText>
        </w:r>
        <w:r w:rsidR="00AD7276">
          <w:rPr>
            <w:noProof/>
            <w:webHidden/>
          </w:rPr>
        </w:r>
        <w:r w:rsidR="00AD7276">
          <w:rPr>
            <w:noProof/>
            <w:webHidden/>
          </w:rPr>
          <w:fldChar w:fldCharType="separate"/>
        </w:r>
        <w:r w:rsidR="00AD7276">
          <w:rPr>
            <w:noProof/>
            <w:webHidden/>
          </w:rPr>
          <w:t>38</w:t>
        </w:r>
        <w:r w:rsidR="00AD7276">
          <w:rPr>
            <w:noProof/>
            <w:webHidden/>
          </w:rPr>
          <w:fldChar w:fldCharType="end"/>
        </w:r>
      </w:hyperlink>
    </w:p>
    <w:p w14:paraId="667A208A" w14:textId="77777777" w:rsidR="00AD7276" w:rsidRDefault="00E36447">
      <w:pPr>
        <w:pStyle w:val="20"/>
        <w:tabs>
          <w:tab w:val="right" w:leader="dot" w:pos="8296"/>
        </w:tabs>
        <w:rPr>
          <w:rFonts w:asciiTheme="minorHAnsi" w:hAnsiTheme="minorHAnsi" w:cstheme="minorBidi"/>
          <w:noProof/>
          <w:kern w:val="2"/>
          <w:sz w:val="21"/>
        </w:rPr>
      </w:pPr>
      <w:hyperlink w:anchor="_Toc497917469" w:history="1">
        <w:r w:rsidR="00AD7276" w:rsidRPr="00214B88">
          <w:rPr>
            <w:rStyle w:val="af"/>
            <w:noProof/>
          </w:rPr>
          <w:t xml:space="preserve">5.3 </w:t>
        </w:r>
        <w:r w:rsidR="00AD7276" w:rsidRPr="00214B88">
          <w:rPr>
            <w:rStyle w:val="af"/>
            <w:rFonts w:hint="eastAsia"/>
            <w:noProof/>
          </w:rPr>
          <w:t>厂商模块实现</w:t>
        </w:r>
        <w:r w:rsidR="00AD7276">
          <w:rPr>
            <w:noProof/>
            <w:webHidden/>
          </w:rPr>
          <w:tab/>
        </w:r>
        <w:r w:rsidR="00AD7276">
          <w:rPr>
            <w:noProof/>
            <w:webHidden/>
          </w:rPr>
          <w:fldChar w:fldCharType="begin"/>
        </w:r>
        <w:r w:rsidR="00AD7276">
          <w:rPr>
            <w:noProof/>
            <w:webHidden/>
          </w:rPr>
          <w:instrText xml:space="preserve"> PAGEREF _Toc497917469 \h </w:instrText>
        </w:r>
        <w:r w:rsidR="00AD7276">
          <w:rPr>
            <w:noProof/>
            <w:webHidden/>
          </w:rPr>
        </w:r>
        <w:r w:rsidR="00AD7276">
          <w:rPr>
            <w:noProof/>
            <w:webHidden/>
          </w:rPr>
          <w:fldChar w:fldCharType="separate"/>
        </w:r>
        <w:r w:rsidR="00AD7276">
          <w:rPr>
            <w:noProof/>
            <w:webHidden/>
          </w:rPr>
          <w:t>38</w:t>
        </w:r>
        <w:r w:rsidR="00AD7276">
          <w:rPr>
            <w:noProof/>
            <w:webHidden/>
          </w:rPr>
          <w:fldChar w:fldCharType="end"/>
        </w:r>
      </w:hyperlink>
    </w:p>
    <w:p w14:paraId="763F372E" w14:textId="77777777" w:rsidR="00AD7276" w:rsidRDefault="00E36447">
      <w:pPr>
        <w:pStyle w:val="20"/>
        <w:tabs>
          <w:tab w:val="right" w:leader="dot" w:pos="8296"/>
        </w:tabs>
        <w:rPr>
          <w:rFonts w:asciiTheme="minorHAnsi" w:hAnsiTheme="minorHAnsi" w:cstheme="minorBidi"/>
          <w:noProof/>
          <w:kern w:val="2"/>
          <w:sz w:val="21"/>
        </w:rPr>
      </w:pPr>
      <w:hyperlink w:anchor="_Toc497917470" w:history="1">
        <w:r w:rsidR="00AD7276" w:rsidRPr="00214B88">
          <w:rPr>
            <w:rStyle w:val="af"/>
            <w:noProof/>
          </w:rPr>
          <w:t xml:space="preserve">5.4 </w:t>
        </w:r>
        <w:r w:rsidR="00AD7276" w:rsidRPr="00214B88">
          <w:rPr>
            <w:rStyle w:val="af"/>
            <w:rFonts w:hint="eastAsia"/>
            <w:noProof/>
          </w:rPr>
          <w:t>运营商模块实现</w:t>
        </w:r>
        <w:r w:rsidR="00AD7276">
          <w:rPr>
            <w:noProof/>
            <w:webHidden/>
          </w:rPr>
          <w:tab/>
        </w:r>
        <w:r w:rsidR="00AD7276">
          <w:rPr>
            <w:noProof/>
            <w:webHidden/>
          </w:rPr>
          <w:fldChar w:fldCharType="begin"/>
        </w:r>
        <w:r w:rsidR="00AD7276">
          <w:rPr>
            <w:noProof/>
            <w:webHidden/>
          </w:rPr>
          <w:instrText xml:space="preserve"> PAGEREF _Toc497917470 \h </w:instrText>
        </w:r>
        <w:r w:rsidR="00AD7276">
          <w:rPr>
            <w:noProof/>
            <w:webHidden/>
          </w:rPr>
        </w:r>
        <w:r w:rsidR="00AD7276">
          <w:rPr>
            <w:noProof/>
            <w:webHidden/>
          </w:rPr>
          <w:fldChar w:fldCharType="separate"/>
        </w:r>
        <w:r w:rsidR="00AD7276">
          <w:rPr>
            <w:noProof/>
            <w:webHidden/>
          </w:rPr>
          <w:t>40</w:t>
        </w:r>
        <w:r w:rsidR="00AD7276">
          <w:rPr>
            <w:noProof/>
            <w:webHidden/>
          </w:rPr>
          <w:fldChar w:fldCharType="end"/>
        </w:r>
      </w:hyperlink>
    </w:p>
    <w:p w14:paraId="7234D2DF" w14:textId="77777777" w:rsidR="00AD7276" w:rsidRDefault="00E36447">
      <w:pPr>
        <w:pStyle w:val="20"/>
        <w:tabs>
          <w:tab w:val="right" w:leader="dot" w:pos="8296"/>
        </w:tabs>
        <w:rPr>
          <w:rFonts w:asciiTheme="minorHAnsi" w:hAnsiTheme="minorHAnsi" w:cstheme="minorBidi"/>
          <w:noProof/>
          <w:kern w:val="2"/>
          <w:sz w:val="21"/>
        </w:rPr>
      </w:pPr>
      <w:hyperlink w:anchor="_Toc497917471" w:history="1">
        <w:r w:rsidR="00AD7276" w:rsidRPr="00214B88">
          <w:rPr>
            <w:rStyle w:val="af"/>
            <w:noProof/>
          </w:rPr>
          <w:t xml:space="preserve">5.5 </w:t>
        </w:r>
        <w:r w:rsidR="00AD7276" w:rsidRPr="00214B88">
          <w:rPr>
            <w:rStyle w:val="af"/>
            <w:rFonts w:hint="eastAsia"/>
            <w:noProof/>
          </w:rPr>
          <w:t>文件服务器</w:t>
        </w:r>
        <w:r w:rsidR="00AD7276">
          <w:rPr>
            <w:noProof/>
            <w:webHidden/>
          </w:rPr>
          <w:tab/>
        </w:r>
        <w:r w:rsidR="00AD7276">
          <w:rPr>
            <w:noProof/>
            <w:webHidden/>
          </w:rPr>
          <w:fldChar w:fldCharType="begin"/>
        </w:r>
        <w:r w:rsidR="00AD7276">
          <w:rPr>
            <w:noProof/>
            <w:webHidden/>
          </w:rPr>
          <w:instrText xml:space="preserve"> PAGEREF _Toc497917471 \h </w:instrText>
        </w:r>
        <w:r w:rsidR="00AD7276">
          <w:rPr>
            <w:noProof/>
            <w:webHidden/>
          </w:rPr>
        </w:r>
        <w:r w:rsidR="00AD7276">
          <w:rPr>
            <w:noProof/>
            <w:webHidden/>
          </w:rPr>
          <w:fldChar w:fldCharType="separate"/>
        </w:r>
        <w:r w:rsidR="00AD7276">
          <w:rPr>
            <w:noProof/>
            <w:webHidden/>
          </w:rPr>
          <w:t>44</w:t>
        </w:r>
        <w:r w:rsidR="00AD7276">
          <w:rPr>
            <w:noProof/>
            <w:webHidden/>
          </w:rPr>
          <w:fldChar w:fldCharType="end"/>
        </w:r>
      </w:hyperlink>
    </w:p>
    <w:p w14:paraId="6F8ABC41" w14:textId="77777777" w:rsidR="00AD7276" w:rsidRDefault="00E36447">
      <w:pPr>
        <w:pStyle w:val="11"/>
        <w:rPr>
          <w:rFonts w:asciiTheme="minorHAnsi" w:hAnsiTheme="minorHAnsi" w:cstheme="minorBidi"/>
          <w:noProof/>
          <w:kern w:val="2"/>
          <w:sz w:val="21"/>
        </w:rPr>
      </w:pPr>
      <w:hyperlink w:anchor="_Toc497917472" w:history="1">
        <w:r w:rsidR="00AD7276" w:rsidRPr="00214B88">
          <w:rPr>
            <w:rStyle w:val="af"/>
            <w:rFonts w:hint="eastAsia"/>
            <w:noProof/>
          </w:rPr>
          <w:t>第</w:t>
        </w:r>
        <w:r w:rsidR="00AD7276" w:rsidRPr="00214B88">
          <w:rPr>
            <w:rStyle w:val="af"/>
            <w:noProof/>
          </w:rPr>
          <w:t>6</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终端系统的实现</w:t>
        </w:r>
        <w:r w:rsidR="00AD7276" w:rsidRPr="00214B88">
          <w:rPr>
            <w:rStyle w:val="af"/>
            <w:noProof/>
          </w:rPr>
          <w:t xml:space="preserve"> </w:t>
        </w:r>
        <w:r w:rsidR="00AD7276">
          <w:rPr>
            <w:noProof/>
            <w:webHidden/>
          </w:rPr>
          <w:tab/>
        </w:r>
        <w:r w:rsidR="00AD7276">
          <w:rPr>
            <w:noProof/>
            <w:webHidden/>
          </w:rPr>
          <w:fldChar w:fldCharType="begin"/>
        </w:r>
        <w:r w:rsidR="00AD7276">
          <w:rPr>
            <w:noProof/>
            <w:webHidden/>
          </w:rPr>
          <w:instrText xml:space="preserve"> PAGEREF _Toc497917472 \h </w:instrText>
        </w:r>
        <w:r w:rsidR="00AD7276">
          <w:rPr>
            <w:noProof/>
            <w:webHidden/>
          </w:rPr>
        </w:r>
        <w:r w:rsidR="00AD7276">
          <w:rPr>
            <w:noProof/>
            <w:webHidden/>
          </w:rPr>
          <w:fldChar w:fldCharType="separate"/>
        </w:r>
        <w:r w:rsidR="00AD7276">
          <w:rPr>
            <w:noProof/>
            <w:webHidden/>
          </w:rPr>
          <w:t>45</w:t>
        </w:r>
        <w:r w:rsidR="00AD7276">
          <w:rPr>
            <w:noProof/>
            <w:webHidden/>
          </w:rPr>
          <w:fldChar w:fldCharType="end"/>
        </w:r>
      </w:hyperlink>
    </w:p>
    <w:p w14:paraId="38650492" w14:textId="77777777" w:rsidR="00AD7276" w:rsidRDefault="00E36447">
      <w:pPr>
        <w:pStyle w:val="20"/>
        <w:tabs>
          <w:tab w:val="right" w:leader="dot" w:pos="8296"/>
        </w:tabs>
        <w:rPr>
          <w:rFonts w:asciiTheme="minorHAnsi" w:hAnsiTheme="minorHAnsi" w:cstheme="minorBidi"/>
          <w:noProof/>
          <w:kern w:val="2"/>
          <w:sz w:val="21"/>
        </w:rPr>
      </w:pPr>
      <w:hyperlink w:anchor="_Toc497917473" w:history="1">
        <w:r w:rsidR="00AD7276" w:rsidRPr="00214B88">
          <w:rPr>
            <w:rStyle w:val="af"/>
            <w:noProof/>
          </w:rPr>
          <w:t xml:space="preserve">6.1 </w:t>
        </w:r>
        <w:r w:rsidR="00AD7276" w:rsidRPr="00214B88">
          <w:rPr>
            <w:rStyle w:val="af"/>
            <w:rFonts w:hint="eastAsia"/>
            <w:noProof/>
          </w:rPr>
          <w:t>数据传输加密实现</w:t>
        </w:r>
        <w:r w:rsidR="00AD7276">
          <w:rPr>
            <w:noProof/>
            <w:webHidden/>
          </w:rPr>
          <w:tab/>
        </w:r>
        <w:r w:rsidR="00AD7276">
          <w:rPr>
            <w:noProof/>
            <w:webHidden/>
          </w:rPr>
          <w:fldChar w:fldCharType="begin"/>
        </w:r>
        <w:r w:rsidR="00AD7276">
          <w:rPr>
            <w:noProof/>
            <w:webHidden/>
          </w:rPr>
          <w:instrText xml:space="preserve"> PAGEREF _Toc497917473 \h </w:instrText>
        </w:r>
        <w:r w:rsidR="00AD7276">
          <w:rPr>
            <w:noProof/>
            <w:webHidden/>
          </w:rPr>
        </w:r>
        <w:r w:rsidR="00AD7276">
          <w:rPr>
            <w:noProof/>
            <w:webHidden/>
          </w:rPr>
          <w:fldChar w:fldCharType="separate"/>
        </w:r>
        <w:r w:rsidR="00AD7276">
          <w:rPr>
            <w:noProof/>
            <w:webHidden/>
          </w:rPr>
          <w:t>45</w:t>
        </w:r>
        <w:r w:rsidR="00AD7276">
          <w:rPr>
            <w:noProof/>
            <w:webHidden/>
          </w:rPr>
          <w:fldChar w:fldCharType="end"/>
        </w:r>
      </w:hyperlink>
    </w:p>
    <w:p w14:paraId="166D31BA" w14:textId="77777777" w:rsidR="00AD7276" w:rsidRDefault="00E36447">
      <w:pPr>
        <w:pStyle w:val="20"/>
        <w:tabs>
          <w:tab w:val="right" w:leader="dot" w:pos="8296"/>
        </w:tabs>
        <w:rPr>
          <w:rFonts w:asciiTheme="minorHAnsi" w:hAnsiTheme="minorHAnsi" w:cstheme="minorBidi"/>
          <w:noProof/>
          <w:kern w:val="2"/>
          <w:sz w:val="21"/>
        </w:rPr>
      </w:pPr>
      <w:hyperlink w:anchor="_Toc497917474" w:history="1">
        <w:r w:rsidR="00AD7276" w:rsidRPr="00214B88">
          <w:rPr>
            <w:rStyle w:val="af"/>
            <w:noProof/>
          </w:rPr>
          <w:t xml:space="preserve">6.2 </w:t>
        </w:r>
        <w:r w:rsidR="00AD7276" w:rsidRPr="00214B88">
          <w:rPr>
            <w:rStyle w:val="af"/>
            <w:rFonts w:hint="eastAsia"/>
            <w:noProof/>
          </w:rPr>
          <w:t>操作员</w:t>
        </w:r>
        <w:r w:rsidR="00AD7276" w:rsidRPr="00214B88">
          <w:rPr>
            <w:rStyle w:val="af"/>
            <w:noProof/>
          </w:rPr>
          <w:t>APP</w:t>
        </w:r>
        <w:r w:rsidR="00AD7276" w:rsidRPr="00214B88">
          <w:rPr>
            <w:rStyle w:val="af"/>
            <w:rFonts w:hint="eastAsia"/>
            <w:noProof/>
          </w:rPr>
          <w:t>实现</w:t>
        </w:r>
        <w:r w:rsidR="00AD7276">
          <w:rPr>
            <w:noProof/>
            <w:webHidden/>
          </w:rPr>
          <w:tab/>
        </w:r>
        <w:r w:rsidR="00AD7276">
          <w:rPr>
            <w:noProof/>
            <w:webHidden/>
          </w:rPr>
          <w:fldChar w:fldCharType="begin"/>
        </w:r>
        <w:r w:rsidR="00AD7276">
          <w:rPr>
            <w:noProof/>
            <w:webHidden/>
          </w:rPr>
          <w:instrText xml:space="preserve"> PAGEREF _Toc497917474 \h </w:instrText>
        </w:r>
        <w:r w:rsidR="00AD7276">
          <w:rPr>
            <w:noProof/>
            <w:webHidden/>
          </w:rPr>
        </w:r>
        <w:r w:rsidR="00AD7276">
          <w:rPr>
            <w:noProof/>
            <w:webHidden/>
          </w:rPr>
          <w:fldChar w:fldCharType="separate"/>
        </w:r>
        <w:r w:rsidR="00AD7276">
          <w:rPr>
            <w:noProof/>
            <w:webHidden/>
          </w:rPr>
          <w:t>45</w:t>
        </w:r>
        <w:r w:rsidR="00AD7276">
          <w:rPr>
            <w:noProof/>
            <w:webHidden/>
          </w:rPr>
          <w:fldChar w:fldCharType="end"/>
        </w:r>
      </w:hyperlink>
    </w:p>
    <w:p w14:paraId="76197A7E" w14:textId="77777777" w:rsidR="00AD7276" w:rsidRDefault="00E36447">
      <w:pPr>
        <w:pStyle w:val="20"/>
        <w:tabs>
          <w:tab w:val="right" w:leader="dot" w:pos="8296"/>
        </w:tabs>
        <w:rPr>
          <w:rFonts w:asciiTheme="minorHAnsi" w:hAnsiTheme="minorHAnsi" w:cstheme="minorBidi"/>
          <w:noProof/>
          <w:kern w:val="2"/>
          <w:sz w:val="21"/>
        </w:rPr>
      </w:pPr>
      <w:hyperlink w:anchor="_Toc497917475" w:history="1">
        <w:r w:rsidR="00AD7276" w:rsidRPr="00214B88">
          <w:rPr>
            <w:rStyle w:val="af"/>
            <w:noProof/>
          </w:rPr>
          <w:t xml:space="preserve">6.3 </w:t>
        </w:r>
        <w:r w:rsidR="00AD7276" w:rsidRPr="00214B88">
          <w:rPr>
            <w:rStyle w:val="af"/>
            <w:rFonts w:hint="eastAsia"/>
            <w:noProof/>
          </w:rPr>
          <w:t>售货</w:t>
        </w:r>
        <w:r w:rsidR="00AD7276" w:rsidRPr="00214B88">
          <w:rPr>
            <w:rStyle w:val="af"/>
            <w:noProof/>
          </w:rPr>
          <w:t>APP</w:t>
        </w:r>
        <w:r w:rsidR="00AD7276" w:rsidRPr="00214B88">
          <w:rPr>
            <w:rStyle w:val="af"/>
            <w:rFonts w:hint="eastAsia"/>
            <w:noProof/>
          </w:rPr>
          <w:t>实现</w:t>
        </w:r>
        <w:r w:rsidR="00AD7276">
          <w:rPr>
            <w:noProof/>
            <w:webHidden/>
          </w:rPr>
          <w:tab/>
        </w:r>
        <w:r w:rsidR="00AD7276">
          <w:rPr>
            <w:noProof/>
            <w:webHidden/>
          </w:rPr>
          <w:fldChar w:fldCharType="begin"/>
        </w:r>
        <w:r w:rsidR="00AD7276">
          <w:rPr>
            <w:noProof/>
            <w:webHidden/>
          </w:rPr>
          <w:instrText xml:space="preserve"> PAGEREF _Toc497917475 \h </w:instrText>
        </w:r>
        <w:r w:rsidR="00AD7276">
          <w:rPr>
            <w:noProof/>
            <w:webHidden/>
          </w:rPr>
        </w:r>
        <w:r w:rsidR="00AD7276">
          <w:rPr>
            <w:noProof/>
            <w:webHidden/>
          </w:rPr>
          <w:fldChar w:fldCharType="separate"/>
        </w:r>
        <w:r w:rsidR="00AD7276">
          <w:rPr>
            <w:noProof/>
            <w:webHidden/>
          </w:rPr>
          <w:t>47</w:t>
        </w:r>
        <w:r w:rsidR="00AD7276">
          <w:rPr>
            <w:noProof/>
            <w:webHidden/>
          </w:rPr>
          <w:fldChar w:fldCharType="end"/>
        </w:r>
      </w:hyperlink>
    </w:p>
    <w:p w14:paraId="4A7D3061" w14:textId="77777777" w:rsidR="00AD7276" w:rsidRDefault="00E36447">
      <w:pPr>
        <w:pStyle w:val="11"/>
        <w:rPr>
          <w:rFonts w:asciiTheme="minorHAnsi" w:hAnsiTheme="minorHAnsi" w:cstheme="minorBidi"/>
          <w:noProof/>
          <w:kern w:val="2"/>
          <w:sz w:val="21"/>
        </w:rPr>
      </w:pPr>
      <w:hyperlink w:anchor="_Toc497917476" w:history="1">
        <w:r w:rsidR="00AD7276" w:rsidRPr="00214B88">
          <w:rPr>
            <w:rStyle w:val="af"/>
            <w:rFonts w:hint="eastAsia"/>
            <w:noProof/>
          </w:rPr>
          <w:t>第</w:t>
        </w:r>
        <w:r w:rsidR="00AD7276" w:rsidRPr="00214B88">
          <w:rPr>
            <w:rStyle w:val="af"/>
            <w:noProof/>
          </w:rPr>
          <w:t>7</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总结与展望</w:t>
        </w:r>
        <w:r w:rsidR="00AD7276">
          <w:rPr>
            <w:noProof/>
            <w:webHidden/>
          </w:rPr>
          <w:tab/>
        </w:r>
        <w:r w:rsidR="00AD7276">
          <w:rPr>
            <w:noProof/>
            <w:webHidden/>
          </w:rPr>
          <w:fldChar w:fldCharType="begin"/>
        </w:r>
        <w:r w:rsidR="00AD7276">
          <w:rPr>
            <w:noProof/>
            <w:webHidden/>
          </w:rPr>
          <w:instrText xml:space="preserve"> PAGEREF _Toc497917476 \h </w:instrText>
        </w:r>
        <w:r w:rsidR="00AD7276">
          <w:rPr>
            <w:noProof/>
            <w:webHidden/>
          </w:rPr>
        </w:r>
        <w:r w:rsidR="00AD7276">
          <w:rPr>
            <w:noProof/>
            <w:webHidden/>
          </w:rPr>
          <w:fldChar w:fldCharType="separate"/>
        </w:r>
        <w:r w:rsidR="00AD7276">
          <w:rPr>
            <w:noProof/>
            <w:webHidden/>
          </w:rPr>
          <w:t>58</w:t>
        </w:r>
        <w:r w:rsidR="00AD7276">
          <w:rPr>
            <w:noProof/>
            <w:webHidden/>
          </w:rPr>
          <w:fldChar w:fldCharType="end"/>
        </w:r>
      </w:hyperlink>
    </w:p>
    <w:p w14:paraId="3FB5D5C6" w14:textId="77777777" w:rsidR="00AD7276" w:rsidRDefault="00E36447">
      <w:pPr>
        <w:pStyle w:val="11"/>
        <w:rPr>
          <w:rFonts w:asciiTheme="minorHAnsi" w:hAnsiTheme="minorHAnsi" w:cstheme="minorBidi"/>
          <w:noProof/>
          <w:kern w:val="2"/>
          <w:sz w:val="21"/>
        </w:rPr>
      </w:pPr>
      <w:hyperlink w:anchor="_Toc497917477" w:history="1">
        <w:r w:rsidR="00AD7276" w:rsidRPr="00214B88">
          <w:rPr>
            <w:rStyle w:val="af"/>
            <w:rFonts w:hint="eastAsia"/>
            <w:noProof/>
          </w:rPr>
          <w:t>致谢</w:t>
        </w:r>
        <w:r w:rsidR="00AD7276">
          <w:rPr>
            <w:noProof/>
            <w:webHidden/>
          </w:rPr>
          <w:tab/>
        </w:r>
        <w:r w:rsidR="00AD7276">
          <w:rPr>
            <w:noProof/>
            <w:webHidden/>
          </w:rPr>
          <w:fldChar w:fldCharType="begin"/>
        </w:r>
        <w:r w:rsidR="00AD7276">
          <w:rPr>
            <w:noProof/>
            <w:webHidden/>
          </w:rPr>
          <w:instrText xml:space="preserve"> PAGEREF _Toc497917477 \h </w:instrText>
        </w:r>
        <w:r w:rsidR="00AD7276">
          <w:rPr>
            <w:noProof/>
            <w:webHidden/>
          </w:rPr>
        </w:r>
        <w:r w:rsidR="00AD7276">
          <w:rPr>
            <w:noProof/>
            <w:webHidden/>
          </w:rPr>
          <w:fldChar w:fldCharType="separate"/>
        </w:r>
        <w:r w:rsidR="00AD7276">
          <w:rPr>
            <w:noProof/>
            <w:webHidden/>
          </w:rPr>
          <w:t>60</w:t>
        </w:r>
        <w:r w:rsidR="00AD7276">
          <w:rPr>
            <w:noProof/>
            <w:webHidden/>
          </w:rPr>
          <w:fldChar w:fldCharType="end"/>
        </w:r>
      </w:hyperlink>
    </w:p>
    <w:p w14:paraId="3DD6F348" w14:textId="77777777" w:rsidR="00AD7276" w:rsidRDefault="00E36447">
      <w:pPr>
        <w:pStyle w:val="11"/>
        <w:rPr>
          <w:rFonts w:asciiTheme="minorHAnsi" w:hAnsiTheme="minorHAnsi" w:cstheme="minorBidi"/>
          <w:noProof/>
          <w:kern w:val="2"/>
          <w:sz w:val="21"/>
        </w:rPr>
      </w:pPr>
      <w:hyperlink w:anchor="_Toc497917478" w:history="1">
        <w:r w:rsidR="00AD7276" w:rsidRPr="00214B88">
          <w:rPr>
            <w:rStyle w:val="af"/>
            <w:rFonts w:hint="eastAsia"/>
            <w:noProof/>
          </w:rPr>
          <w:t>参考文献</w:t>
        </w:r>
        <w:r w:rsidR="00AD7276">
          <w:rPr>
            <w:noProof/>
            <w:webHidden/>
          </w:rPr>
          <w:tab/>
        </w:r>
        <w:r w:rsidR="00AD7276">
          <w:rPr>
            <w:noProof/>
            <w:webHidden/>
          </w:rPr>
          <w:fldChar w:fldCharType="begin"/>
        </w:r>
        <w:r w:rsidR="00AD7276">
          <w:rPr>
            <w:noProof/>
            <w:webHidden/>
          </w:rPr>
          <w:instrText xml:space="preserve"> PAGEREF _Toc497917478 \h </w:instrText>
        </w:r>
        <w:r w:rsidR="00AD7276">
          <w:rPr>
            <w:noProof/>
            <w:webHidden/>
          </w:rPr>
        </w:r>
        <w:r w:rsidR="00AD7276">
          <w:rPr>
            <w:noProof/>
            <w:webHidden/>
          </w:rPr>
          <w:fldChar w:fldCharType="separate"/>
        </w:r>
        <w:r w:rsidR="00AD7276">
          <w:rPr>
            <w:noProof/>
            <w:webHidden/>
          </w:rPr>
          <w:t>61</w:t>
        </w:r>
        <w:r w:rsidR="00AD7276">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commentRangeEnd w:id="24"/>
      <w:r w:rsidR="00ED405F">
        <w:rPr>
          <w:rStyle w:val="aa"/>
          <w:lang w:val="x-none" w:eastAsia="x-none"/>
        </w:rPr>
        <w:commentReference w:id="24"/>
      </w:r>
    </w:p>
    <w:p w14:paraId="777D520D" w14:textId="5C906B69" w:rsidR="004C4360" w:rsidRDefault="006C24CD" w:rsidP="006C24CD">
      <w:pPr>
        <w:pStyle w:val="1"/>
        <w:ind w:left="240"/>
      </w:pPr>
      <w:bookmarkStart w:id="25" w:name="_Toc492673747"/>
      <w:bookmarkStart w:id="26" w:name="_Toc497917447"/>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5"/>
      <w:bookmarkEnd w:id="26"/>
    </w:p>
    <w:p w14:paraId="1DC1AA1F" w14:textId="763443A0" w:rsidR="00A35743" w:rsidRPr="00636514" w:rsidRDefault="00073140" w:rsidP="007341F7">
      <w:pPr>
        <w:pStyle w:val="2"/>
      </w:pPr>
      <w:bookmarkStart w:id="27" w:name="_Toc492673748"/>
      <w:bookmarkStart w:id="28" w:name="_Toc497917448"/>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27"/>
      <w:bookmarkEnd w:id="28"/>
    </w:p>
    <w:p w14:paraId="5A6E1DAB" w14:textId="4A9D5B0D"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05B1CD34" w:rsidR="00F06F4B" w:rsidRDefault="0006736D" w:rsidP="004A50FF">
      <w:pPr>
        <w:ind w:firstLine="480"/>
      </w:pPr>
      <w:r>
        <w:rPr>
          <w:rFonts w:hint="eastAsia"/>
        </w:rPr>
        <w:t>90</w:t>
      </w:r>
      <w:r>
        <w:rPr>
          <w:rFonts w:hint="eastAsia"/>
        </w:rPr>
        <w:t>年代初，</w:t>
      </w:r>
      <w:r w:rsidR="00763E11">
        <w:rPr>
          <w:rFonts w:hint="eastAsia"/>
        </w:rPr>
        <w:t>我国引入自动售货机</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4A50FF">
        <w:rPr>
          <w:rFonts w:hint="eastAsia"/>
        </w:rPr>
        <w:t>主要</w:t>
      </w:r>
      <w:r w:rsidR="00282BEB">
        <w:t>有</w:t>
      </w:r>
      <w:r w:rsidR="004A50FF">
        <w:rPr>
          <w:rFonts w:hint="eastAsia"/>
        </w:rPr>
        <w:t>以下几个原因：</w:t>
      </w:r>
      <w:r w:rsidR="00791AFC">
        <w:rPr>
          <w:rFonts w:hint="eastAsia"/>
        </w:rPr>
        <w:t>1</w:t>
      </w:r>
      <w:r w:rsidR="00791AFC">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w:t>
      </w:r>
      <w:r w:rsidR="00CE330D">
        <w:rPr>
          <w:rFonts w:hint="eastAsia"/>
        </w:rPr>
        <w:t>劳动力充足，</w:t>
      </w:r>
      <w:r w:rsidR="0098203F">
        <w:rPr>
          <w:rFonts w:hint="eastAsia"/>
        </w:rPr>
        <w:t>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786B7F">
        <w:rPr>
          <w:rFonts w:hint="eastAsia"/>
        </w:rPr>
        <w:t>。</w:t>
      </w:r>
      <w:r w:rsidR="00791AFC">
        <w:rPr>
          <w:rFonts w:hint="eastAsia"/>
        </w:rPr>
        <w:t>这</w:t>
      </w:r>
      <w:r w:rsidR="008F27E3">
        <w:rPr>
          <w:rFonts w:hint="eastAsia"/>
        </w:rPr>
        <w:t>推动着</w:t>
      </w:r>
      <w:r w:rsidR="0000365E">
        <w:rPr>
          <w:rFonts w:hint="eastAsia"/>
        </w:rPr>
        <w:t>国内</w:t>
      </w:r>
      <w:r w:rsidR="00FC296F">
        <w:rPr>
          <w:rFonts w:hint="eastAsia"/>
        </w:rPr>
        <w:t>早期传统零售产业的发展，</w:t>
      </w:r>
      <w:r w:rsidR="00791AFC">
        <w:rPr>
          <w:rFonts w:hint="eastAsia"/>
        </w:rPr>
        <w:t>对于自动售货机的发展</w:t>
      </w:r>
      <w:r w:rsidR="00282BEB">
        <w:rPr>
          <w:rFonts w:hint="eastAsia"/>
        </w:rPr>
        <w:t>却</w:t>
      </w:r>
      <w:r w:rsidR="00791AFC">
        <w:rPr>
          <w:rFonts w:hint="eastAsia"/>
        </w:rPr>
        <w:t>毫无优势</w:t>
      </w:r>
      <w:r w:rsidR="00B11F12">
        <w:rPr>
          <w:rFonts w:hint="eastAsia"/>
        </w:rPr>
        <w:t>可言</w:t>
      </w:r>
      <w:r w:rsidR="00791AFC">
        <w:rPr>
          <w:rFonts w:hint="eastAsia"/>
        </w:rPr>
        <w:t>。</w:t>
      </w:r>
      <w:r w:rsidR="00791AFC">
        <w:rPr>
          <w:rFonts w:hint="eastAsia"/>
        </w:rPr>
        <w:t>2</w:t>
      </w:r>
      <w:r w:rsidR="00791AFC">
        <w:rPr>
          <w:rFonts w:hint="eastAsia"/>
        </w:rPr>
        <w:t>）</w:t>
      </w:r>
      <w:r w:rsidR="0074077F">
        <w:rPr>
          <w:rFonts w:hint="eastAsia"/>
        </w:rPr>
        <w:t>国内</w:t>
      </w:r>
      <w:r w:rsidR="00791AFC">
        <w:rPr>
          <w:rFonts w:hint="eastAsia"/>
        </w:rPr>
        <w:t>大多数消费者习惯于传统的交易方式，</w:t>
      </w:r>
      <w:r w:rsidR="007B71E3">
        <w:rPr>
          <w:rFonts w:hint="eastAsia"/>
        </w:rPr>
        <w:t>自动</w:t>
      </w:r>
      <w:r w:rsidR="00FC296F">
        <w:rPr>
          <w:rFonts w:hint="eastAsia"/>
        </w:rPr>
        <w:t>售货机作为舶来品，</w:t>
      </w:r>
      <w:r w:rsidR="008E4566">
        <w:rPr>
          <w:rFonts w:hint="eastAsia"/>
        </w:rPr>
        <w:t>人们</w:t>
      </w:r>
      <w:r w:rsidR="00791AFC">
        <w:rPr>
          <w:rFonts w:hint="eastAsia"/>
        </w:rPr>
        <w:t>对其安全性有所顾虑。</w:t>
      </w:r>
      <w:r w:rsidR="006210AC">
        <w:rPr>
          <w:rFonts w:hint="eastAsia"/>
        </w:rPr>
        <w:t>3</w:t>
      </w:r>
      <w:r w:rsidR="006210AC">
        <w:rPr>
          <w:rFonts w:hint="eastAsia"/>
        </w:rPr>
        <w:t>）我国人均硬币保有量较低，而自动售货机需使用硬币进行交易</w:t>
      </w:r>
      <w:r w:rsidR="0074077F">
        <w:rPr>
          <w:rFonts w:hint="eastAsia"/>
        </w:rPr>
        <w:t>。</w:t>
      </w:r>
      <w:r w:rsidR="006210AC">
        <w:t>4</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2D243675" w14:textId="37167743" w:rsidR="00734EFB" w:rsidRPr="00636514" w:rsidRDefault="00734EFB" w:rsidP="00245A88">
      <w:pPr>
        <w:ind w:firstLine="480"/>
      </w:pPr>
      <w:r>
        <w:t>随着国内产业结构从劳动密集型向技术密集型逐渐转变</w:t>
      </w:r>
      <w:r>
        <w:rPr>
          <w:rFonts w:hint="eastAsia"/>
        </w:rPr>
        <w:t>，</w:t>
      </w:r>
      <w:r w:rsidR="00031212">
        <w:rPr>
          <w:rFonts w:hint="eastAsia"/>
        </w:rPr>
        <w:t>以及人力成本和商铺租赁成本的上升，</w:t>
      </w:r>
      <w:r w:rsidR="00F90FF2">
        <w:rPr>
          <w:rFonts w:hint="eastAsia"/>
        </w:rPr>
        <w:t>自动售货机行业迎来了发展的良机</w:t>
      </w:r>
      <w:r>
        <w:rPr>
          <w:rFonts w:hint="eastAsia"/>
        </w:rPr>
        <w:t>。据国家统计局数据，</w:t>
      </w:r>
      <w:r>
        <w:rPr>
          <w:rFonts w:hint="eastAsia"/>
        </w:rPr>
        <w:t>2009</w:t>
      </w:r>
      <w:r>
        <w:rPr>
          <w:rFonts w:hint="eastAsia"/>
        </w:rPr>
        <w:t>年</w:t>
      </w:r>
      <w:r w:rsidR="00D81CB7">
        <w:t>至</w:t>
      </w:r>
      <w:r>
        <w:t>2014</w:t>
      </w:r>
      <w:r>
        <w:t>年</w:t>
      </w:r>
      <w:r w:rsidR="00BF6CB0">
        <w:t>期间</w:t>
      </w:r>
      <w:r w:rsidR="00BF6CB0">
        <w:rPr>
          <w:rFonts w:hint="eastAsia"/>
        </w:rPr>
        <w:t>，</w:t>
      </w:r>
      <w:r>
        <w:rPr>
          <w:rFonts w:hint="eastAsia"/>
        </w:rPr>
        <w:t>中国劳动力报酬平均增长</w:t>
      </w:r>
      <w:r>
        <w:rPr>
          <w:rFonts w:hint="eastAsia"/>
        </w:rPr>
        <w:t>11.7%</w:t>
      </w:r>
      <w:r>
        <w:rPr>
          <w:rFonts w:hint="eastAsia"/>
        </w:rPr>
        <w:t>，</w:t>
      </w:r>
      <w:r w:rsidR="00F32638">
        <w:rPr>
          <w:rFonts w:hint="eastAsia"/>
        </w:rPr>
        <w:t>同时</w:t>
      </w:r>
      <w:r w:rsidR="00DD4C8A">
        <w:rPr>
          <w:rFonts w:hint="eastAsia"/>
        </w:rPr>
        <w:t>房地产产业迅速增值，商业营业用地价格指数逐年攀升</w:t>
      </w:r>
      <w:r w:rsidR="00202F8F">
        <w:rPr>
          <w:rFonts w:hint="eastAsia"/>
          <w:vertAlign w:val="superscript"/>
        </w:rPr>
        <w:t>[</w:t>
      </w:r>
      <w:r w:rsidR="00CA3BDA">
        <w:rPr>
          <w:rStyle w:val="af9"/>
        </w:rPr>
        <w:endnoteReference w:id="5"/>
      </w:r>
      <w:r w:rsidR="005322F2">
        <w:rPr>
          <w:vertAlign w:val="superscript"/>
        </w:rPr>
        <w:t>~</w:t>
      </w:r>
      <w:r w:rsidR="006379D9">
        <w:rPr>
          <w:rStyle w:val="af9"/>
        </w:rPr>
        <w:endnoteReference w:id="6"/>
      </w:r>
      <w:r w:rsidR="00202F8F">
        <w:rPr>
          <w:vertAlign w:val="superscript"/>
        </w:rPr>
        <w:t>]</w:t>
      </w:r>
      <w:r w:rsidR="004F35DE">
        <w:rPr>
          <w:rFonts w:hint="eastAsia"/>
        </w:rPr>
        <w:t>，这给传统零售业的发展带来了巨大的</w:t>
      </w:r>
      <w:r w:rsidR="00B9753C">
        <w:rPr>
          <w:rFonts w:hint="eastAsia"/>
        </w:rPr>
        <w:t>经济</w:t>
      </w:r>
      <w:r w:rsidR="004F35DE">
        <w:rPr>
          <w:rFonts w:hint="eastAsia"/>
        </w:rPr>
        <w:t>负担。</w:t>
      </w:r>
      <w:r w:rsidR="00EC3622">
        <w:rPr>
          <w:rFonts w:hint="eastAsia"/>
        </w:rPr>
        <w:t>相对于传统零售业，自动售货机</w:t>
      </w:r>
      <w:r w:rsidR="0019589E">
        <w:rPr>
          <w:rFonts w:hint="eastAsia"/>
        </w:rPr>
        <w:t>占地</w:t>
      </w:r>
      <w:r w:rsidR="00EC3622">
        <w:rPr>
          <w:rFonts w:hint="eastAsia"/>
        </w:rPr>
        <w:t>面积较小，</w:t>
      </w:r>
      <w:r w:rsidR="0019589E">
        <w:rPr>
          <w:rFonts w:hint="eastAsia"/>
        </w:rPr>
        <w:t>具有足够的租金成本优势</w:t>
      </w:r>
      <w:r w:rsidR="00B9753C">
        <w:rPr>
          <w:rFonts w:hint="eastAsia"/>
        </w:rPr>
        <w:t>，其</w:t>
      </w:r>
      <w:r w:rsidR="004C6C65">
        <w:rPr>
          <w:rFonts w:hint="eastAsia"/>
        </w:rPr>
        <w:t>无人售货，投放位置灵活</w:t>
      </w:r>
      <w:r w:rsidR="00B9753C">
        <w:rPr>
          <w:rFonts w:hint="eastAsia"/>
        </w:rPr>
        <w:t>的特点</w:t>
      </w:r>
      <w:r w:rsidR="004C6C65">
        <w:rPr>
          <w:rFonts w:hint="eastAsia"/>
        </w:rPr>
        <w:t>，</w:t>
      </w:r>
      <w:r w:rsidR="00B9753C">
        <w:rPr>
          <w:rFonts w:hint="eastAsia"/>
        </w:rPr>
        <w:t>又</w:t>
      </w:r>
      <w:r w:rsidR="008F4E8C">
        <w:rPr>
          <w:rFonts w:hint="eastAsia"/>
        </w:rPr>
        <w:t>满足</w:t>
      </w:r>
      <w:r w:rsidR="001D7663">
        <w:rPr>
          <w:rFonts w:hint="eastAsia"/>
        </w:rPr>
        <w:t>了</w:t>
      </w:r>
      <w:r w:rsidR="008F4E8C">
        <w:rPr>
          <w:rFonts w:hint="eastAsia"/>
        </w:rPr>
        <w:t>人们对购物便利性的要求</w:t>
      </w:r>
      <w:r w:rsidR="00924727">
        <w:rPr>
          <w:rFonts w:hint="eastAsia"/>
        </w:rPr>
        <w:t>，因而得到了发展机会</w:t>
      </w:r>
      <w:r w:rsidR="00F8468C">
        <w:rPr>
          <w:rFonts w:hint="eastAsia"/>
        </w:rPr>
        <w:t>。</w:t>
      </w:r>
    </w:p>
    <w:p w14:paraId="49B819F3" w14:textId="27EDC33D" w:rsidR="00AB1035" w:rsidRDefault="00DC62ED" w:rsidP="00246D41">
      <w:pPr>
        <w:ind w:firstLine="480"/>
      </w:pPr>
      <w:r>
        <w:t>随着人力成本的攀升及</w:t>
      </w:r>
      <w:r w:rsidR="00DB4901">
        <w:rPr>
          <w:rFonts w:hint="eastAsia"/>
        </w:rPr>
        <w:t>“</w:t>
      </w:r>
      <w:r w:rsidR="00D358F4">
        <w:rPr>
          <w:rFonts w:hint="eastAsia"/>
        </w:rPr>
        <w:t>互联网</w:t>
      </w:r>
      <w:r w:rsidR="00DB4901">
        <w:rPr>
          <w:rFonts w:hint="eastAsia"/>
        </w:rPr>
        <w:t>+</w:t>
      </w:r>
      <w:r w:rsidR="00DB4901">
        <w:rPr>
          <w:rFonts w:hint="eastAsia"/>
        </w:rPr>
        <w:t>”</w:t>
      </w:r>
      <w:r w:rsidR="00DB4901">
        <w:t>的出现</w:t>
      </w:r>
      <w:r>
        <w:rPr>
          <w:rFonts w:hint="eastAsia"/>
        </w:rPr>
        <w:t>，</w:t>
      </w:r>
      <w:r w:rsidR="00022E8A">
        <w:rPr>
          <w:rFonts w:hint="eastAsia"/>
        </w:rPr>
        <w:t>信息化的管理模式成为售货机行业新的竞争优势</w:t>
      </w:r>
      <w:r w:rsidR="00033B94">
        <w:rPr>
          <w:rFonts w:hint="eastAsia"/>
        </w:rPr>
        <w:t>。</w:t>
      </w:r>
      <w:r w:rsidR="00A7335A">
        <w:rPr>
          <w:rFonts w:hint="eastAsia"/>
        </w:rPr>
        <w:t>国内</w:t>
      </w:r>
      <w:r w:rsidR="005B1BEF">
        <w:rPr>
          <w:rFonts w:hint="eastAsia"/>
        </w:rPr>
        <w:t>信息化发展主要面临以下几个问题：</w:t>
      </w:r>
    </w:p>
    <w:p w14:paraId="3DE8D1C4" w14:textId="00A49815" w:rsidR="0085765F" w:rsidRDefault="004E53F8" w:rsidP="00246D41">
      <w:pPr>
        <w:ind w:firstLine="480"/>
      </w:pPr>
      <w:r>
        <w:rPr>
          <w:rFonts w:hint="eastAsia"/>
        </w:rPr>
        <w:lastRenderedPageBreak/>
        <w:t>1</w:t>
      </w:r>
      <w:r>
        <w:rPr>
          <w:rFonts w:hint="eastAsia"/>
        </w:rPr>
        <w:t>）</w:t>
      </w:r>
      <w:r w:rsidR="00DC3AD4">
        <w:rPr>
          <w:rFonts w:hint="eastAsia"/>
        </w:rPr>
        <w:t>占比较大的</w:t>
      </w:r>
      <w:r w:rsidR="00AB1035">
        <w:rPr>
          <w:rFonts w:hint="eastAsia"/>
        </w:rPr>
        <w:t>中小型</w:t>
      </w:r>
      <w:r w:rsidR="009701F7">
        <w:rPr>
          <w:rFonts w:hint="eastAsia"/>
        </w:rPr>
        <w:t>售货机</w:t>
      </w:r>
      <w:r w:rsidR="00845D3C">
        <w:rPr>
          <w:rFonts w:hint="eastAsia"/>
        </w:rPr>
        <w:t>的运营</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924727">
        <w:rPr>
          <w:rFonts w:hint="eastAsia"/>
        </w:rPr>
        <w:t>线下运维成本较高</w:t>
      </w:r>
      <w:r w:rsidR="00924727">
        <w:rPr>
          <w:rFonts w:hint="eastAsia"/>
        </w:rPr>
        <w:t>，</w:t>
      </w:r>
      <w:r w:rsidR="00AB1035">
        <w:rPr>
          <w:rFonts w:hint="eastAsia"/>
        </w:rPr>
        <w:t>机器款式老旧，</w:t>
      </w:r>
      <w:r w:rsidR="004B4C77">
        <w:rPr>
          <w:rFonts w:hint="eastAsia"/>
        </w:rPr>
        <w:t>技术不够成熟</w:t>
      </w:r>
      <w:r w:rsidR="006212CE">
        <w:rPr>
          <w:rFonts w:hint="eastAsia"/>
        </w:rPr>
        <w:t>。</w:t>
      </w:r>
      <w:r w:rsidR="00E36447">
        <w:t>很难对分散式的售货机进行高效管理</w:t>
      </w:r>
      <w:r w:rsidR="00E36447">
        <w:rPr>
          <w:rFonts w:hint="eastAsia"/>
        </w:rPr>
        <w:t>，</w:t>
      </w:r>
      <w:r w:rsidR="00B95177">
        <w:t>运营商也无法第一时间获取售货机内的商品剩余情况</w:t>
      </w:r>
      <w:r w:rsidR="00B95177">
        <w:rPr>
          <w:rFonts w:hint="eastAsia"/>
        </w:rPr>
        <w:t>，</w:t>
      </w:r>
      <w:r w:rsidR="00B95177">
        <w:t>这致使补货的延误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7"/>
      </w:r>
      <w:r w:rsidR="0057360D">
        <w:rPr>
          <w:rStyle w:val="af9"/>
        </w:rPr>
        <w:t>]</w:t>
      </w:r>
      <w:r w:rsidR="0057360D">
        <w:rPr>
          <w:rFonts w:hint="eastAsia"/>
        </w:rPr>
        <w:t>兴起，</w:t>
      </w:r>
      <w:r w:rsidR="007805FD">
        <w:rPr>
          <w:rFonts w:hint="eastAsia"/>
        </w:rPr>
        <w:t>消费者消费观念逐渐改变，无币式消费已成主要消费模式</w:t>
      </w:r>
      <w:r w:rsidR="00C93618">
        <w:rPr>
          <w:rFonts w:hint="eastAsia"/>
          <w:vertAlign w:val="superscript"/>
        </w:rPr>
        <w:t>[</w:t>
      </w:r>
      <w:r w:rsidR="00FA4C5E">
        <w:rPr>
          <w:rStyle w:val="af9"/>
        </w:rPr>
        <w:endnoteReference w:id="8"/>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sidR="00276AFE">
        <w:rPr>
          <w:rFonts w:hint="eastAsia"/>
        </w:rPr>
        <w:t>，</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0DF15038" w14:textId="24C4904B" w:rsidR="00401282" w:rsidRDefault="00C55C08" w:rsidP="00541972">
      <w:pPr>
        <w:ind w:firstLine="480"/>
      </w:pPr>
      <w:r>
        <w:rPr>
          <w:rFonts w:hint="eastAsia"/>
        </w:rPr>
        <w:t>3</w:t>
      </w:r>
      <w:r w:rsidR="000E67FD">
        <w:rPr>
          <w:rFonts w:hint="eastAsia"/>
        </w:rPr>
        <w:t>）</w:t>
      </w:r>
      <w:r w:rsidR="0002501A">
        <w:rPr>
          <w:rFonts w:hint="eastAsia"/>
        </w:rPr>
        <w:t>少数大型售货机厂商实现了信息化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29" w:name="_Toc492673749"/>
      <w:r w:rsidR="00AB1035">
        <w:rPr>
          <w:rFonts w:hint="eastAsia"/>
        </w:rPr>
        <w:t>，中小型企业并无足够的财力物力承担</w:t>
      </w:r>
      <w:r w:rsidR="00401282">
        <w:rPr>
          <w:rFonts w:hint="eastAsia"/>
        </w:rPr>
        <w:t>。</w:t>
      </w:r>
    </w:p>
    <w:p w14:paraId="67434425" w14:textId="7D9F1BD4" w:rsidR="00F06F4B" w:rsidRPr="00636514" w:rsidRDefault="00401282" w:rsidP="00246D41">
      <w:pPr>
        <w:pStyle w:val="2"/>
      </w:pPr>
      <w:bookmarkStart w:id="30" w:name="_Toc497917449"/>
      <w:r w:rsidRPr="00636514">
        <w:rPr>
          <w:rFonts w:hint="eastAsia"/>
        </w:rPr>
        <w:t>1.2</w:t>
      </w:r>
      <w:r w:rsidRPr="00636514">
        <w:t xml:space="preserve"> </w:t>
      </w:r>
      <w:commentRangeStart w:id="31"/>
      <w:r>
        <w:rPr>
          <w:rFonts w:hint="eastAsia"/>
          <w:lang w:eastAsia="zh-CN"/>
        </w:rPr>
        <w:t>国内外</w:t>
      </w:r>
      <w:r w:rsidRPr="00636514">
        <w:rPr>
          <w:rFonts w:hint="eastAsia"/>
        </w:rPr>
        <w:t>研究现状</w:t>
      </w:r>
      <w:bookmarkEnd w:id="29"/>
      <w:commentRangeEnd w:id="31"/>
      <w:r>
        <w:rPr>
          <w:rStyle w:val="aa"/>
          <w:rFonts w:ascii="Times New Roman" w:eastAsiaTheme="minorEastAsia" w:hAnsi="Times New Roman"/>
          <w:b w:val="0"/>
          <w:bCs w:val="0"/>
        </w:rPr>
        <w:commentReference w:id="31"/>
      </w:r>
      <w:bookmarkEnd w:id="30"/>
    </w:p>
    <w:p w14:paraId="76917FCA" w14:textId="167F71A9" w:rsidR="004736B8" w:rsidRDefault="00323D48" w:rsidP="00140C5E">
      <w:pPr>
        <w:ind w:firstLine="480"/>
        <w:rPr>
          <w:rFonts w:hint="eastAsia"/>
        </w:rPr>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美国仅运营商就高达</w:t>
      </w:r>
      <w:r w:rsidR="00411E32">
        <w:rPr>
          <w:rFonts w:hint="eastAsia"/>
        </w:rPr>
        <w:t>10800</w:t>
      </w:r>
      <w:r w:rsidR="00411E32">
        <w:rPr>
          <w:rFonts w:hint="eastAsia"/>
        </w:rPr>
        <w:t>家，并且与多家大型饮料</w:t>
      </w:r>
      <w:r w:rsidR="00411E32">
        <w:t>商</w:t>
      </w:r>
      <w:r w:rsidR="00411E32">
        <w:rPr>
          <w:rFonts w:hint="eastAsia"/>
        </w:rPr>
        <w:t>、食品商合作，具有大量的融资和开发运营的经验。</w:t>
      </w:r>
      <w:r w:rsidR="00DF63DB">
        <w:rPr>
          <w:rFonts w:hint="eastAsia"/>
        </w:rPr>
        <w:t>在</w:t>
      </w:r>
      <w:r w:rsidR="005E40A8">
        <w:rPr>
          <w:rFonts w:hint="eastAsia"/>
        </w:rPr>
        <w:t>物</w:t>
      </w:r>
      <w:r w:rsidR="00003CA3">
        <w:rPr>
          <w:rFonts w:hint="eastAsia"/>
        </w:rPr>
        <w:t>联网的发展受到了各方面重视</w:t>
      </w:r>
      <w:r w:rsidR="00A426C9">
        <w:rPr>
          <w:rFonts w:hint="eastAsia"/>
        </w:rPr>
        <w:t>之时</w:t>
      </w:r>
      <w:r w:rsidR="00003CA3">
        <w:rPr>
          <w:rFonts w:hint="eastAsia"/>
        </w:rPr>
        <w:t>，</w:t>
      </w:r>
      <w:r w:rsidR="00411E32">
        <w:rPr>
          <w:rFonts w:hint="eastAsia"/>
        </w:rPr>
        <w:t>美国</w:t>
      </w:r>
      <w:r w:rsidR="00003CA3">
        <w:rPr>
          <w:rFonts w:hint="eastAsia"/>
        </w:rPr>
        <w:t>社会各界在物联网的系统架构、标准定义以及安全管理等方面的研究投入了大笔的资金，这也使自动售货机基于物联网的系统得以</w:t>
      </w:r>
      <w:r w:rsidR="005E40A8">
        <w:rPr>
          <w:rFonts w:hint="eastAsia"/>
        </w:rPr>
        <w:t>成长</w:t>
      </w:r>
      <w:r w:rsidR="00003CA3">
        <w:rPr>
          <w:rFonts w:hint="eastAsia"/>
          <w:vertAlign w:val="superscript"/>
        </w:rPr>
        <w:t>[</w:t>
      </w:r>
      <w:r w:rsidR="00003CA3">
        <w:rPr>
          <w:rStyle w:val="af9"/>
        </w:rPr>
        <w:endnoteReference w:id="9"/>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432BAC">
        <w:rPr>
          <w:rFonts w:hint="eastAsia"/>
        </w:rPr>
        <w:t>日本在和大型供应商合作时，充分发掘售货机的盈利点，在售货机上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10"/>
      </w:r>
      <w:r w:rsidR="007E2802">
        <w:rPr>
          <w:vertAlign w:val="superscript"/>
        </w:rPr>
        <w:t>~</w:t>
      </w:r>
      <w:r w:rsidR="00FF5FEF">
        <w:rPr>
          <w:rStyle w:val="af9"/>
        </w:rPr>
        <w:endnoteReference w:id="11"/>
      </w:r>
      <w:r w:rsidR="007E2802">
        <w:rPr>
          <w:vertAlign w:val="superscript"/>
        </w:rPr>
        <w:t>]</w:t>
      </w:r>
      <w:r w:rsidR="00432BAC">
        <w:rPr>
          <w:rFonts w:hint="eastAsia"/>
        </w:rPr>
        <w:t>。</w:t>
      </w:r>
    </w:p>
    <w:p w14:paraId="1AB0B708" w14:textId="786A246E" w:rsidR="00A14BBF" w:rsidRDefault="00DA7FD1" w:rsidP="000A3115">
      <w:pPr>
        <w:ind w:firstLine="480"/>
      </w:pPr>
      <w:r>
        <w:rPr>
          <w:rFonts w:hint="eastAsia"/>
        </w:rPr>
        <w:t>近些年来物联网和“互联网</w:t>
      </w:r>
      <w:r>
        <w:rPr>
          <w:rFonts w:hint="eastAsia"/>
        </w:rPr>
        <w:t>+</w:t>
      </w:r>
      <w:r>
        <w:rPr>
          <w:rFonts w:hint="eastAsia"/>
        </w:rPr>
        <w:t>”的概念逐渐深入人心，国内几家大型售货机品牌也积极投入信息化的进程，在远程监控方面，采用人工管理、有线监控和无限网络监控</w:t>
      </w:r>
      <w:r>
        <w:t>三</w:t>
      </w:r>
      <w:r>
        <w:rPr>
          <w:rFonts w:hint="eastAsia"/>
        </w:rPr>
        <w:t>种方式</w:t>
      </w:r>
      <w:r>
        <w:rPr>
          <w:rFonts w:hint="eastAsia"/>
          <w:vertAlign w:val="superscript"/>
        </w:rPr>
        <w:t>[</w:t>
      </w:r>
      <w:r>
        <w:rPr>
          <w:rStyle w:val="af9"/>
        </w:rPr>
        <w:endnoteReference w:id="12"/>
      </w:r>
      <w:r>
        <w:rPr>
          <w:vertAlign w:val="superscript"/>
        </w:rPr>
        <w:t>]</w:t>
      </w:r>
      <w:r>
        <w:rPr>
          <w:rFonts w:hint="eastAsia"/>
        </w:rPr>
        <w:t>。人工管理方式管理效率底下、可靠性差</w:t>
      </w:r>
      <w:r w:rsidR="00B53C12">
        <w:rPr>
          <w:rFonts w:hint="eastAsia"/>
        </w:rPr>
        <w:t>；</w:t>
      </w:r>
      <w:r>
        <w:rPr>
          <w:rFonts w:hint="eastAsia"/>
        </w:rPr>
        <w:t>有线监控</w:t>
      </w:r>
      <w:r w:rsidR="00B53C12">
        <w:rPr>
          <w:rFonts w:hint="eastAsia"/>
        </w:rPr>
        <w:t>方式</w:t>
      </w:r>
      <w:r>
        <w:rPr>
          <w:rFonts w:hint="eastAsia"/>
        </w:rPr>
        <w:t>通过电话线、</w:t>
      </w:r>
      <w:r>
        <w:rPr>
          <w:rFonts w:hint="eastAsia"/>
        </w:rPr>
        <w:t>ADS</w:t>
      </w:r>
      <w:r>
        <w:t>L</w:t>
      </w:r>
      <w:r>
        <w:t>或</w:t>
      </w:r>
      <w:r>
        <w:rPr>
          <w:rFonts w:hint="eastAsia"/>
        </w:rPr>
        <w:t>485</w:t>
      </w:r>
      <w:r>
        <w:rPr>
          <w:rFonts w:hint="eastAsia"/>
        </w:rPr>
        <w:t>总线将售货机连成一个相对集中的售货机群，布线成本较高，对环境要求有一定限制</w:t>
      </w:r>
      <w:r w:rsidR="00B53C12">
        <w:rPr>
          <w:rFonts w:hint="eastAsia"/>
        </w:rPr>
        <w:t>；</w:t>
      </w:r>
      <w:r>
        <w:rPr>
          <w:rFonts w:hint="eastAsia"/>
        </w:rPr>
        <w:t>无线监控</w:t>
      </w:r>
      <w:r w:rsidR="00B53C12">
        <w:rPr>
          <w:rFonts w:hint="eastAsia"/>
        </w:rPr>
        <w:t>方式</w:t>
      </w:r>
      <w:r>
        <w:rPr>
          <w:rFonts w:hint="eastAsia"/>
        </w:rPr>
        <w:t>利用无线网络或最新的</w:t>
      </w:r>
      <w:r>
        <w:rPr>
          <w:rFonts w:hint="eastAsia"/>
        </w:rPr>
        <w:t>4G</w:t>
      </w:r>
      <w:r>
        <w:rPr>
          <w:rFonts w:hint="eastAsia"/>
        </w:rPr>
        <w:t>网络接入互联网，将孤立的售货机网络连接起来，对各个销售网点进行实时监控，将售货机故障、缺货等信息及时传送到后台系统</w:t>
      </w:r>
      <w:r>
        <w:rPr>
          <w:rFonts w:hint="eastAsia"/>
          <w:vertAlign w:val="superscript"/>
        </w:rPr>
        <w:t>[</w:t>
      </w:r>
      <w:r>
        <w:rPr>
          <w:rStyle w:val="af9"/>
        </w:rPr>
        <w:endnoteReference w:id="13"/>
      </w:r>
      <w:r>
        <w:rPr>
          <w:vertAlign w:val="superscript"/>
        </w:rPr>
        <w:t>~</w:t>
      </w:r>
      <w:r>
        <w:rPr>
          <w:rStyle w:val="af9"/>
        </w:rPr>
        <w:endnoteReference w:id="14"/>
      </w:r>
      <w:r>
        <w:rPr>
          <w:vertAlign w:val="superscript"/>
        </w:rPr>
        <w:t>]</w:t>
      </w:r>
      <w:r>
        <w:rPr>
          <w:rFonts w:hint="eastAsia"/>
        </w:rPr>
        <w:t>，其在可靠性和经济型方面都</w:t>
      </w:r>
      <w:r>
        <w:rPr>
          <w:rFonts w:hint="eastAsia"/>
        </w:rPr>
        <w:lastRenderedPageBreak/>
        <w:t>存在明显优势。</w:t>
      </w:r>
      <w:r>
        <w:rPr>
          <w:rFonts w:hint="eastAsia"/>
        </w:rPr>
        <w:t>目前</w:t>
      </w:r>
      <w:r w:rsidR="000600F7">
        <w:t>国内自动售货机品牌没有形成全国性的销售</w:t>
      </w:r>
      <w:r w:rsidR="000600F7">
        <w:rPr>
          <w:rFonts w:hint="eastAsia"/>
        </w:rPr>
        <w:t>，且多为模仿外资品牌而建，</w:t>
      </w:r>
      <w:r w:rsidR="00933F9D">
        <w:rPr>
          <w:rFonts w:hint="eastAsia"/>
        </w:rPr>
        <w:t>全国性的运营商仅</w:t>
      </w:r>
      <w:r w:rsidR="00933F9D">
        <w:rPr>
          <w:rFonts w:hint="eastAsia"/>
        </w:rPr>
        <w:t>10</w:t>
      </w:r>
      <w:r w:rsidR="00933F9D">
        <w:rPr>
          <w:rFonts w:hint="eastAsia"/>
        </w:rPr>
        <w:t>家左右</w:t>
      </w:r>
      <w:r w:rsidR="00101810">
        <w:rPr>
          <w:rFonts w:hint="eastAsia"/>
        </w:rPr>
        <w:t>，</w:t>
      </w:r>
      <w:r w:rsidR="003D5CB4">
        <w:rPr>
          <w:rFonts w:hint="eastAsia"/>
        </w:rPr>
        <w:t>，</w:t>
      </w:r>
      <w:r w:rsidR="00933F9D">
        <w:rPr>
          <w:rFonts w:hint="eastAsia"/>
        </w:rPr>
        <w:t>如友宝、大连富士山冰、湖南金玛等</w:t>
      </w:r>
      <w:r w:rsidR="00A62F6A">
        <w:rPr>
          <w:rFonts w:hint="eastAsia"/>
        </w:rPr>
        <w:t>。</w:t>
      </w:r>
      <w:r w:rsidR="009A2D11">
        <w:t>多数中小型运营商市场份额较少</w:t>
      </w:r>
      <w:r w:rsidR="00C2128F">
        <w:rPr>
          <w:rFonts w:hint="eastAsia"/>
        </w:rPr>
        <w:t>，</w:t>
      </w:r>
      <w:r w:rsidR="00C2128F">
        <w:t>技术落后</w:t>
      </w:r>
      <w:r w:rsidR="00932E5A">
        <w:rPr>
          <w:rFonts w:hint="eastAsia"/>
          <w:vertAlign w:val="superscript"/>
        </w:rPr>
        <w:t>[</w:t>
      </w:r>
      <w:r w:rsidR="00932E5A">
        <w:rPr>
          <w:rStyle w:val="af9"/>
        </w:rPr>
        <w:endnoteReference w:id="15"/>
      </w:r>
      <w:r w:rsidR="00932E5A">
        <w:rPr>
          <w:vertAlign w:val="superscript"/>
        </w:rPr>
        <w:t>]</w:t>
      </w:r>
      <w:r w:rsidR="00156852">
        <w:rPr>
          <w:rFonts w:hint="eastAsia"/>
        </w:rPr>
        <w:t>，</w:t>
      </w:r>
      <w:r w:rsidR="009578CD">
        <w:rPr>
          <w:rFonts w:hint="eastAsia"/>
        </w:rPr>
        <w:t>与</w:t>
      </w:r>
      <w:r w:rsidR="00156852">
        <w:rPr>
          <w:rFonts w:hint="eastAsia"/>
        </w:rPr>
        <w:t>国外先进技术仍存在一定的差异</w:t>
      </w:r>
      <w:r w:rsidR="00156852">
        <w:rPr>
          <w:rFonts w:hint="eastAsia"/>
        </w:rPr>
        <w:t>。</w:t>
      </w:r>
    </w:p>
    <w:p w14:paraId="143BAFF5" w14:textId="6C35EFC0" w:rsidR="002A77D2" w:rsidRPr="002A1A84" w:rsidRDefault="00101810" w:rsidP="00E31985">
      <w:pPr>
        <w:ind w:firstLine="480"/>
        <w:rPr>
          <w:rFonts w:hint="eastAsia"/>
        </w:rPr>
      </w:pPr>
      <w:r>
        <w:rPr>
          <w:rFonts w:hint="eastAsia"/>
        </w:rPr>
        <w:t>国内较为先进的售货机商家</w:t>
      </w:r>
      <w:r w:rsidR="007C0C29">
        <w:rPr>
          <w:rFonts w:hint="eastAsia"/>
        </w:rPr>
        <w:t>将</w:t>
      </w:r>
      <w:r>
        <w:rPr>
          <w:rFonts w:hint="eastAsia"/>
        </w:rPr>
        <w:t>自动售货机</w:t>
      </w:r>
      <w:r w:rsidR="007C0C29">
        <w:rPr>
          <w:rFonts w:hint="eastAsia"/>
        </w:rPr>
        <w:t>与互联网相结合，</w:t>
      </w:r>
      <w:r w:rsidR="00963A06">
        <w:rPr>
          <w:rFonts w:hint="eastAsia"/>
        </w:rPr>
        <w:t>提供自动售货机软件层面的</w:t>
      </w:r>
      <w:r w:rsidR="00E67E4F">
        <w:rPr>
          <w:rFonts w:hint="eastAsia"/>
        </w:rPr>
        <w:t>后台</w:t>
      </w:r>
      <w:r w:rsidR="00963A06">
        <w:rPr>
          <w:rFonts w:hint="eastAsia"/>
        </w:rPr>
        <w:t>管理</w:t>
      </w:r>
      <w:r w:rsidR="00E67E4F">
        <w:rPr>
          <w:rFonts w:hint="eastAsia"/>
        </w:rPr>
        <w:t>系统</w:t>
      </w:r>
      <w:r w:rsidR="00963A06">
        <w:rPr>
          <w:rFonts w:hint="eastAsia"/>
        </w:rPr>
        <w:t>、监控系统和自动售货机销售终端等</w:t>
      </w:r>
      <w:r w:rsidR="00D635FB">
        <w:rPr>
          <w:rFonts w:hint="eastAsia"/>
        </w:rPr>
        <w:t>。</w:t>
      </w:r>
      <w:r w:rsidR="007A4069">
        <w:rPr>
          <w:rFonts w:hint="eastAsia"/>
        </w:rPr>
        <w:t>一方面，使用无线网络、提供显示屏供用户选货和播放电子广告</w:t>
      </w:r>
      <w:r w:rsidR="00FC1E47">
        <w:rPr>
          <w:rFonts w:hint="eastAsia"/>
        </w:rPr>
        <w:t>，并实时更新存货信息，及时补货</w:t>
      </w:r>
      <w:r w:rsidR="008F5849">
        <w:rPr>
          <w:rFonts w:hint="eastAsia"/>
          <w:vertAlign w:val="superscript"/>
        </w:rPr>
        <w:t>[</w:t>
      </w:r>
      <w:r w:rsidR="008F5849">
        <w:rPr>
          <w:rStyle w:val="af9"/>
        </w:rPr>
        <w:endnoteReference w:id="16"/>
      </w:r>
      <w:r w:rsidR="008F5849">
        <w:rPr>
          <w:vertAlign w:val="superscript"/>
        </w:rPr>
        <w:t>]</w:t>
      </w:r>
      <w:r w:rsidR="007A4069">
        <w:rPr>
          <w:rFonts w:hint="eastAsia"/>
        </w:rPr>
        <w:t>；另一方面，</w:t>
      </w:r>
      <w:r w:rsidR="00D92648">
        <w:rPr>
          <w:rFonts w:hint="eastAsia"/>
        </w:rPr>
        <w:t>支付宝、微信、银联等移动支付</w:t>
      </w:r>
      <w:r w:rsidR="007839F6">
        <w:rPr>
          <w:rFonts w:hint="eastAsia"/>
        </w:rPr>
        <w:t>方式在国内迅速发展，</w:t>
      </w:r>
      <w:r w:rsidR="00124AD3">
        <w:rPr>
          <w:rFonts w:hint="eastAsia"/>
        </w:rPr>
        <w:t>使国内消费者的的消费理念由现金支付转变为智能支付。</w:t>
      </w:r>
      <w:r w:rsidR="00E67E4F">
        <w:rPr>
          <w:rFonts w:hint="eastAsia"/>
        </w:rPr>
        <w:t>但是，我国</w:t>
      </w:r>
      <w:r>
        <w:rPr>
          <w:rFonts w:hint="eastAsia"/>
        </w:rPr>
        <w:t>售货机</w:t>
      </w:r>
      <w:r w:rsidR="00E67E4F">
        <w:rPr>
          <w:rFonts w:hint="eastAsia"/>
        </w:rPr>
        <w:t>市场的应用还不够广阔</w:t>
      </w:r>
      <w:r w:rsidR="00A62F6A">
        <w:rPr>
          <w:rFonts w:hint="eastAsia"/>
        </w:rPr>
        <w:t>，</w:t>
      </w:r>
      <w:r w:rsidR="00A62F6A">
        <w:t>信息化之路困难重重</w:t>
      </w:r>
      <w:r w:rsidR="00E67E4F">
        <w:rPr>
          <w:rFonts w:hint="eastAsia"/>
        </w:rPr>
        <w:t>。</w:t>
      </w:r>
      <w:r w:rsidR="002A77D2">
        <w:rPr>
          <w:rFonts w:hint="eastAsia"/>
        </w:rPr>
        <w:t>以</w:t>
      </w:r>
      <w:r w:rsidR="00E31985">
        <w:t>国内首屈一指的自动售货机商家</w:t>
      </w:r>
      <w:r w:rsidR="00A62F6A">
        <w:t>友宝为例</w:t>
      </w:r>
      <w:r w:rsidR="00A62F6A">
        <w:rPr>
          <w:rFonts w:hint="eastAsia"/>
        </w:rPr>
        <w:t>，</w:t>
      </w:r>
      <w:r w:rsidR="002A77D2">
        <w:rPr>
          <w:rFonts w:hint="eastAsia"/>
        </w:rPr>
        <w:t>信息化运营初期硬件设备频频出错，生产技术不成熟，公司通过赠送饮料、抽奖优惠等众多方式拓展线下用户</w:t>
      </w:r>
      <w:r w:rsidR="00A62F6A">
        <w:rPr>
          <w:rFonts w:hint="eastAsia"/>
        </w:rPr>
        <w:t>。</w:t>
      </w:r>
      <w:r w:rsidR="002A77D2">
        <w:rPr>
          <w:rFonts w:hint="eastAsia"/>
        </w:rPr>
        <w:t>通过不断的创新和新型赢利点的开拓，直到</w:t>
      </w:r>
      <w:r w:rsidR="002A77D2">
        <w:rPr>
          <w:rFonts w:hint="eastAsia"/>
        </w:rPr>
        <w:t>2015</w:t>
      </w:r>
      <w:r w:rsidR="002A77D2">
        <w:rPr>
          <w:rFonts w:hint="eastAsia"/>
        </w:rPr>
        <w:t>年，友宝才开始扭亏为盈。</w:t>
      </w:r>
    </w:p>
    <w:p w14:paraId="4F3E6DF8" w14:textId="3BF8EDF8" w:rsidR="00F06F4B" w:rsidRPr="00636514" w:rsidRDefault="00C54495" w:rsidP="000A3115">
      <w:pPr>
        <w:ind w:firstLine="480"/>
      </w:pPr>
      <w:r>
        <w:rPr>
          <w:rFonts w:hint="eastAsia"/>
        </w:rPr>
        <w:t>目前，国内多数运营商为中小型规模，</w:t>
      </w:r>
      <w:r w:rsidR="00121571">
        <w:rPr>
          <w:rFonts w:hint="eastAsia"/>
        </w:rPr>
        <w:t>其无力承担搭建一套完善的信息化系统的财力和物力，</w:t>
      </w:r>
      <w:r w:rsidR="0048509B">
        <w:rPr>
          <w:rFonts w:hint="eastAsia"/>
        </w:rPr>
        <w:t>仍使用传统的人工管理模式</w:t>
      </w:r>
      <w:r w:rsidR="00121571">
        <w:rPr>
          <w:rFonts w:hint="eastAsia"/>
        </w:rPr>
        <w:t>。</w:t>
      </w:r>
      <w:r w:rsidR="00F7034E">
        <w:rPr>
          <w:rFonts w:hint="eastAsia"/>
        </w:rPr>
        <w:t>自动售货机行业信息化的发展还需在中小型运营商中进行推广，</w:t>
      </w:r>
      <w:r w:rsidR="001E398E">
        <w:rPr>
          <w:rFonts w:hint="eastAsia"/>
        </w:rPr>
        <w:t>提升工作效率，减少成本，</w:t>
      </w:r>
      <w:r w:rsidR="00F7034E">
        <w:rPr>
          <w:rFonts w:hint="eastAsia"/>
        </w:rPr>
        <w:t>将其</w:t>
      </w:r>
      <w:r w:rsidR="00987848">
        <w:t>向</w:t>
      </w:r>
      <w:r w:rsidR="00F7034E">
        <w:rPr>
          <w:rFonts w:hint="eastAsia"/>
        </w:rPr>
        <w:t>着信息化、智能化、无人化的方向发展</w:t>
      </w:r>
      <w:r w:rsidR="001E398E">
        <w:rPr>
          <w:rFonts w:hint="eastAsia"/>
        </w:rPr>
        <w:t>。</w:t>
      </w:r>
    </w:p>
    <w:p w14:paraId="290DAB65" w14:textId="55348E77" w:rsidR="00F06F4B" w:rsidRPr="00636514" w:rsidRDefault="00F06F4B" w:rsidP="007341F7">
      <w:pPr>
        <w:pStyle w:val="2"/>
      </w:pPr>
      <w:bookmarkStart w:id="40" w:name="_Toc492673750"/>
      <w:bookmarkStart w:id="41" w:name="_Toc497917450"/>
      <w:r w:rsidRPr="00636514">
        <w:rPr>
          <w:rFonts w:hint="eastAsia"/>
        </w:rPr>
        <w:t>1</w:t>
      </w:r>
      <w:r w:rsidR="00557471">
        <w:t>.3</w:t>
      </w:r>
      <w:r w:rsidR="00557471">
        <w:rPr>
          <w:rFonts w:hint="eastAsia"/>
          <w:lang w:eastAsia="zh-CN"/>
        </w:rPr>
        <w:t>本文</w:t>
      </w:r>
      <w:commentRangeStart w:id="42"/>
      <w:r w:rsidRPr="00636514">
        <w:t>主要研究</w:t>
      </w:r>
      <w:bookmarkEnd w:id="40"/>
      <w:bookmarkEnd w:id="41"/>
      <w:commentRangeEnd w:id="42"/>
      <w:r w:rsidR="00D6127F">
        <w:rPr>
          <w:rFonts w:hint="eastAsia"/>
          <w:lang w:eastAsia="zh-CN"/>
        </w:rPr>
        <w:t>任务</w:t>
      </w:r>
      <w:r w:rsidR="00FD51DB">
        <w:rPr>
          <w:rStyle w:val="aa"/>
          <w:rFonts w:ascii="Times New Roman" w:eastAsiaTheme="minorEastAsia" w:hAnsi="Times New Roman"/>
          <w:b w:val="0"/>
          <w:bCs w:val="0"/>
        </w:rPr>
        <w:commentReference w:id="42"/>
      </w:r>
    </w:p>
    <w:p w14:paraId="44E8FF27" w14:textId="13039C8E" w:rsidR="00B4511F" w:rsidRDefault="004267BD" w:rsidP="00B4511F">
      <w:pPr>
        <w:ind w:firstLine="480"/>
      </w:pPr>
      <w:r>
        <w:rPr>
          <w:rFonts w:hint="eastAsia"/>
        </w:rPr>
        <w:t>本</w:t>
      </w:r>
      <w:r w:rsidR="003E5D87">
        <w:rPr>
          <w:rFonts w:hint="eastAsia"/>
        </w:rPr>
        <w:t>文</w:t>
      </w:r>
      <w:r>
        <w:rPr>
          <w:rFonts w:hint="eastAsia"/>
        </w:rPr>
        <w:t>拟完成以下任务：</w:t>
      </w:r>
      <w:r w:rsidR="00B727DB">
        <w:rPr>
          <w:rFonts w:hint="eastAsia"/>
        </w:rPr>
        <w:t>设计一套基于</w:t>
      </w:r>
      <w:r w:rsidR="00B727DB">
        <w:rPr>
          <w:rFonts w:hint="eastAsia"/>
        </w:rPr>
        <w:t>4</w:t>
      </w:r>
      <w:r w:rsidR="00B727DB">
        <w:t>G</w:t>
      </w:r>
      <w:r w:rsidR="00B727DB">
        <w:rPr>
          <w:rFonts w:hint="eastAsia"/>
        </w:rPr>
        <w:t>网络的</w:t>
      </w:r>
      <w:r w:rsidR="00837FAB">
        <w:rPr>
          <w:rFonts w:hint="eastAsia"/>
        </w:rPr>
        <w:t>自动售货机</w:t>
      </w:r>
      <w:r w:rsidR="00B727DB">
        <w:rPr>
          <w:rFonts w:hint="eastAsia"/>
        </w:rPr>
        <w:t>通信</w:t>
      </w:r>
      <w:r w:rsidR="00B13A13">
        <w:rPr>
          <w:rFonts w:hint="eastAsia"/>
        </w:rPr>
        <w:t>终端</w:t>
      </w:r>
      <w:r w:rsidR="009165EA">
        <w:rPr>
          <w:rFonts w:hint="eastAsia"/>
        </w:rPr>
        <w:t>，</w:t>
      </w:r>
      <w:r w:rsidR="000A0DEB">
        <w:rPr>
          <w:rFonts w:hint="eastAsia"/>
        </w:rPr>
        <w:t>操作</w:t>
      </w:r>
      <w:r w:rsidR="004E054E">
        <w:rPr>
          <w:rFonts w:hint="eastAsia"/>
        </w:rPr>
        <w:t>员</w:t>
      </w:r>
      <w:r w:rsidR="009165EA">
        <w:rPr>
          <w:rFonts w:hint="eastAsia"/>
        </w:rPr>
        <w:t>终端</w:t>
      </w:r>
      <w:r w:rsidR="000A0DEB">
        <w:rPr>
          <w:rFonts w:hint="eastAsia"/>
        </w:rPr>
        <w:t>系统</w:t>
      </w:r>
      <w:r w:rsidR="00B727DB">
        <w:rPr>
          <w:rFonts w:hint="eastAsia"/>
        </w:rPr>
        <w:t>和一套</w:t>
      </w:r>
      <w:r w:rsidR="00767D22">
        <w:rPr>
          <w:rFonts w:hint="eastAsia"/>
        </w:rPr>
        <w:t>自动售货机</w:t>
      </w:r>
      <w:bookmarkStart w:id="43" w:name="_GoBack"/>
      <w:bookmarkEnd w:id="43"/>
      <w:r w:rsidR="00B727DB">
        <w:rPr>
          <w:rFonts w:hint="eastAsia"/>
        </w:rPr>
        <w:t>云平台</w:t>
      </w:r>
      <w:r w:rsidR="00D56B00">
        <w:rPr>
          <w:rFonts w:hint="eastAsia"/>
        </w:rPr>
        <w:t>系统</w:t>
      </w:r>
      <w:r w:rsidR="00B727DB">
        <w:rPr>
          <w:rFonts w:hint="eastAsia"/>
        </w:rPr>
        <w:t>，</w:t>
      </w:r>
      <w:r w:rsidR="004316BC">
        <w:rPr>
          <w:rFonts w:hint="eastAsia"/>
        </w:rPr>
        <w:t>云平台</w:t>
      </w:r>
      <w:r w:rsidR="009E0DC5">
        <w:rPr>
          <w:rFonts w:hint="eastAsia"/>
        </w:rPr>
        <w:t>系统</w:t>
      </w:r>
      <w:r w:rsidR="00B727DB">
        <w:rPr>
          <w:rFonts w:hint="eastAsia"/>
        </w:rPr>
        <w:t>包括管理系统、数据库、客户端交互</w:t>
      </w:r>
      <w:r w:rsidR="001B5999">
        <w:rPr>
          <w:rFonts w:hint="eastAsia"/>
        </w:rPr>
        <w:t>系统</w:t>
      </w:r>
      <w:r w:rsidR="00B727DB">
        <w:rPr>
          <w:rFonts w:hint="eastAsia"/>
        </w:rPr>
        <w:t>等。</w:t>
      </w:r>
      <w:r w:rsidR="0066675A">
        <w:rPr>
          <w:rFonts w:hint="eastAsia"/>
        </w:rPr>
        <w:t>云平台</w:t>
      </w:r>
      <w:r w:rsidR="00CC688C">
        <w:rPr>
          <w:rFonts w:hint="eastAsia"/>
        </w:rPr>
        <w:t>通过基于</w:t>
      </w:r>
      <w:r w:rsidR="00CC688C">
        <w:rPr>
          <w:rFonts w:hint="eastAsia"/>
        </w:rPr>
        <w:t>SaaS</w:t>
      </w:r>
      <w:r w:rsidR="00CC688C">
        <w:rPr>
          <w:rFonts w:hint="eastAsia"/>
        </w:rPr>
        <w:t>多租户的思想进行开发，实现多个</w:t>
      </w:r>
      <w:r w:rsidR="0066675A">
        <w:rPr>
          <w:rFonts w:hint="eastAsia"/>
        </w:rPr>
        <w:t>运营商</w:t>
      </w:r>
      <w:r w:rsidR="00CC688C">
        <w:rPr>
          <w:rFonts w:hint="eastAsia"/>
        </w:rPr>
        <w:t>共享使用，低成本的解决或改善</w:t>
      </w:r>
      <w:r w:rsidR="00107CAF">
        <w:rPr>
          <w:rFonts w:hint="eastAsia"/>
        </w:rPr>
        <w:t>中小型运营商</w:t>
      </w:r>
      <w:r w:rsidR="00CC688C">
        <w:rPr>
          <w:rFonts w:hint="eastAsia"/>
        </w:rPr>
        <w:t>无财力、物力搭建一套完整的信息化平台的问题</w:t>
      </w:r>
      <w:r w:rsidR="00107CAF">
        <w:rPr>
          <w:rFonts w:hint="eastAsia"/>
        </w:rPr>
        <w:t>，</w:t>
      </w:r>
      <w:r w:rsidR="00107CAF">
        <w:rPr>
          <w:rFonts w:hint="eastAsia"/>
        </w:rPr>
        <w:t>使</w:t>
      </w:r>
      <w:r w:rsidR="00107CAF">
        <w:rPr>
          <w:rFonts w:hint="eastAsia"/>
        </w:rPr>
        <w:t>其</w:t>
      </w:r>
      <w:r w:rsidR="00107CAF">
        <w:rPr>
          <w:rFonts w:hint="eastAsia"/>
        </w:rPr>
        <w:t>从大量的人工管理中解脱出来</w:t>
      </w:r>
      <w:r w:rsidR="00CC688C">
        <w:rPr>
          <w:rFonts w:hint="eastAsia"/>
        </w:rPr>
        <w:t>。</w:t>
      </w:r>
    </w:p>
    <w:p w14:paraId="716CB944" w14:textId="75A3D482" w:rsidR="00E50BFF" w:rsidRDefault="00D6127F" w:rsidP="00B4511F">
      <w:pPr>
        <w:pStyle w:val="afe"/>
        <w:numPr>
          <w:ilvl w:val="0"/>
          <w:numId w:val="39"/>
        </w:numPr>
        <w:ind w:firstLineChars="0"/>
      </w:pPr>
      <w:r>
        <w:rPr>
          <w:rFonts w:hint="eastAsia"/>
        </w:rPr>
        <w:t>自动售货机云平台管理系统的设计</w:t>
      </w:r>
    </w:p>
    <w:p w14:paraId="30EF2D76" w14:textId="05EA5CED" w:rsidR="001F550B" w:rsidRDefault="00F1341D" w:rsidP="00B4511F">
      <w:pPr>
        <w:ind w:left="420" w:firstLineChars="0" w:firstLine="420"/>
      </w:pPr>
      <w:r>
        <w:rPr>
          <w:rFonts w:hint="eastAsia"/>
        </w:rPr>
        <w:t>本文</w:t>
      </w:r>
      <w:r w:rsidR="00AA06B4" w:rsidRPr="00636514">
        <w:rPr>
          <w:rFonts w:hint="eastAsia"/>
        </w:rPr>
        <w:t>根据需求分析设计出一套能覆盖自动售货机</w:t>
      </w:r>
      <w:r w:rsidR="00AA06B4">
        <w:rPr>
          <w:rFonts w:hint="eastAsia"/>
        </w:rPr>
        <w:t>运营</w:t>
      </w:r>
      <w:r w:rsidR="00AA06B4" w:rsidRPr="00636514">
        <w:rPr>
          <w:rFonts w:hint="eastAsia"/>
        </w:rPr>
        <w:t>需求和功能的云</w:t>
      </w:r>
      <w:r w:rsidR="00AA06B4">
        <w:rPr>
          <w:rFonts w:hint="eastAsia"/>
        </w:rPr>
        <w:t>管理</w:t>
      </w:r>
      <w:r w:rsidR="00AA06B4" w:rsidRPr="00636514">
        <w:rPr>
          <w:rFonts w:hint="eastAsia"/>
        </w:rPr>
        <w:t>平台</w:t>
      </w:r>
      <w:r w:rsidR="00021F79">
        <w:rPr>
          <w:rFonts w:hint="eastAsia"/>
        </w:rPr>
        <w:t>。</w:t>
      </w:r>
      <w:r w:rsidR="00AA06B4">
        <w:rPr>
          <w:rFonts w:hint="eastAsia"/>
        </w:rPr>
        <w:t>基于</w:t>
      </w:r>
      <w:r w:rsidR="00AA06B4">
        <w:rPr>
          <w:rFonts w:hint="eastAsia"/>
        </w:rPr>
        <w:t>SaaS</w:t>
      </w:r>
      <w:r w:rsidR="00AA06B4">
        <w:rPr>
          <w:rFonts w:hint="eastAsia"/>
        </w:rPr>
        <w:t>和多租户的思想进行开发，</w:t>
      </w:r>
      <w:r w:rsidR="008910B0">
        <w:rPr>
          <w:rFonts w:hint="eastAsia"/>
        </w:rPr>
        <w:t>将普通</w:t>
      </w:r>
      <w:r w:rsidR="008910B0">
        <w:rPr>
          <w:rFonts w:hint="eastAsia"/>
        </w:rPr>
        <w:t>web</w:t>
      </w:r>
      <w:r w:rsidR="008910B0">
        <w:rPr>
          <w:rFonts w:hint="eastAsia"/>
        </w:rPr>
        <w:t>应用升级为共享</w:t>
      </w:r>
      <w:r w:rsidR="008910B0">
        <w:rPr>
          <w:rFonts w:hint="eastAsia"/>
        </w:rPr>
        <w:lastRenderedPageBreak/>
        <w:t>应用，</w:t>
      </w:r>
      <w:r w:rsidR="00E70FF2">
        <w:rPr>
          <w:rFonts w:hint="eastAsia"/>
        </w:rPr>
        <w:t>为中小型运营商提供低成本的管理</w:t>
      </w:r>
      <w:r w:rsidR="00376385">
        <w:rPr>
          <w:rFonts w:hint="eastAsia"/>
        </w:rPr>
        <w:t>服务</w:t>
      </w:r>
      <w:r w:rsidR="00D6127F">
        <w:rPr>
          <w:rFonts w:hint="eastAsia"/>
        </w:rPr>
        <w:t>。</w:t>
      </w:r>
      <w:r w:rsidR="00E50BFF" w:rsidRPr="00636514">
        <w:rPr>
          <w:rFonts w:hint="eastAsia"/>
        </w:rPr>
        <w:t>平台</w:t>
      </w:r>
      <w:r w:rsidR="00C30A37">
        <w:rPr>
          <w:rFonts w:hint="eastAsia"/>
        </w:rPr>
        <w:t xml:space="preserve"> </w:t>
      </w:r>
      <w:r w:rsidR="00E50BFF" w:rsidRPr="00636514">
        <w:rPr>
          <w:rFonts w:hint="eastAsia"/>
        </w:rPr>
        <w:t>采用一对多的交付方式，一套软件可供多家商户使用</w:t>
      </w:r>
      <w:r w:rsidR="00E50BFF">
        <w:rPr>
          <w:rFonts w:hint="eastAsia"/>
        </w:rPr>
        <w:t>，运营商只需缴纳少量租金就可以正常使用平台系统</w:t>
      </w:r>
      <w:r w:rsidR="00E50BFF" w:rsidRPr="00636514">
        <w:rPr>
          <w:rFonts w:hint="eastAsia"/>
        </w:rPr>
        <w:t>。</w:t>
      </w:r>
      <w:r w:rsidR="00E50BFF">
        <w:rPr>
          <w:rFonts w:hint="eastAsia"/>
        </w:rPr>
        <w:t>这种多租户</w:t>
      </w:r>
      <w:r w:rsidR="00E50BFF" w:rsidRPr="00636514">
        <w:rPr>
          <w:rFonts w:hint="eastAsia"/>
        </w:rPr>
        <w:t>共享的软件服务降低了软件开发和软件维护的成本，</w:t>
      </w:r>
      <w:r w:rsidR="00E50BFF">
        <w:rPr>
          <w:rFonts w:hint="eastAsia"/>
        </w:rPr>
        <w:t>运营商</w:t>
      </w:r>
      <w:r w:rsidR="00E50BFF" w:rsidRPr="00636514">
        <w:rPr>
          <w:rFonts w:hint="eastAsia"/>
        </w:rPr>
        <w:t>将功能实现完全托付给</w:t>
      </w:r>
      <w:r w:rsidR="00E50BFF">
        <w:t>厂商</w:t>
      </w:r>
      <w:r w:rsidR="00E50BFF" w:rsidRPr="00636514">
        <w:rPr>
          <w:rFonts w:hint="eastAsia"/>
        </w:rPr>
        <w:t>，不需要考虑软件的开发、维护和升级，降低运营成本的同时，也省去了公司聘请专业软件人员的费用。</w:t>
      </w:r>
    </w:p>
    <w:p w14:paraId="739B1904" w14:textId="7ACF169F" w:rsidR="001F550B" w:rsidRDefault="00D6127F" w:rsidP="00B4511F">
      <w:pPr>
        <w:pStyle w:val="afe"/>
        <w:numPr>
          <w:ilvl w:val="0"/>
          <w:numId w:val="39"/>
        </w:numPr>
        <w:ind w:firstLineChars="0"/>
      </w:pPr>
      <w:r>
        <w:rPr>
          <w:rFonts w:hint="eastAsia"/>
        </w:rPr>
        <w:t>自动售货机终端销售系统的设计</w:t>
      </w:r>
    </w:p>
    <w:p w14:paraId="2FB8B5EE" w14:textId="0FB5E4EF" w:rsidR="00D6127F" w:rsidRDefault="00E70FF2" w:rsidP="00B4511F">
      <w:pPr>
        <w:ind w:left="420" w:firstLineChars="0" w:firstLine="420"/>
      </w:pPr>
      <w:r>
        <w:rPr>
          <w:rFonts w:hint="eastAsia"/>
        </w:rPr>
        <w:t>售货机终端使用外接</w:t>
      </w:r>
      <w:r>
        <w:rPr>
          <w:rFonts w:hint="eastAsia"/>
        </w:rPr>
        <w:t>Android</w:t>
      </w:r>
      <w:r>
        <w:rPr>
          <w:rFonts w:hint="eastAsia"/>
        </w:rPr>
        <w:t>设备进行</w:t>
      </w:r>
      <w:r w:rsidR="0029542B">
        <w:rPr>
          <w:rFonts w:hint="eastAsia"/>
        </w:rPr>
        <w:t>低成本</w:t>
      </w:r>
      <w:r>
        <w:rPr>
          <w:rFonts w:hint="eastAsia"/>
        </w:rPr>
        <w:t>改造，</w:t>
      </w:r>
      <w:r w:rsidR="00525C48">
        <w:rPr>
          <w:rFonts w:hint="eastAsia"/>
        </w:rPr>
        <w:t>在硬件设计的基础上，结合</w:t>
      </w:r>
      <w:r w:rsidR="00525C48">
        <w:rPr>
          <w:rFonts w:hint="eastAsia"/>
        </w:rPr>
        <w:t>4</w:t>
      </w:r>
      <w:r w:rsidR="00525C48">
        <w:t>G</w:t>
      </w:r>
      <w:r w:rsidR="00525C48">
        <w:rPr>
          <w:rFonts w:hint="eastAsia"/>
        </w:rPr>
        <w:t>网络</w:t>
      </w:r>
      <w:r w:rsidR="00786BB2">
        <w:rPr>
          <w:rFonts w:hint="eastAsia"/>
        </w:rPr>
        <w:t>实现无线通讯功能。终端实现售货机的</w:t>
      </w:r>
      <w:r w:rsidR="0011706C">
        <w:rPr>
          <w:rFonts w:hint="eastAsia"/>
        </w:rPr>
        <w:t>日常售货</w:t>
      </w:r>
      <w:r w:rsidR="00786BB2">
        <w:rPr>
          <w:rFonts w:hint="eastAsia"/>
        </w:rPr>
        <w:t>、</w:t>
      </w:r>
      <w:r w:rsidR="00607753">
        <w:rPr>
          <w:rFonts w:hint="eastAsia"/>
        </w:rPr>
        <w:t>提供多元移动支付功能、实现电子广告播放、系统</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p>
    <w:p w14:paraId="6FBBAB8A" w14:textId="76E90945" w:rsidR="00607753" w:rsidRDefault="00607753" w:rsidP="00607753">
      <w:pPr>
        <w:pStyle w:val="afe"/>
        <w:numPr>
          <w:ilvl w:val="0"/>
          <w:numId w:val="39"/>
        </w:numPr>
        <w:ind w:firstLineChars="0"/>
      </w:pPr>
      <w:r>
        <w:rPr>
          <w:rFonts w:hint="eastAsia"/>
        </w:rPr>
        <w:t>操作员终端系统</w:t>
      </w:r>
    </w:p>
    <w:p w14:paraId="7DB016FE" w14:textId="211CA726" w:rsidR="0085427D" w:rsidRDefault="00607753" w:rsidP="00607753">
      <w:pPr>
        <w:ind w:left="420" w:firstLineChars="0" w:firstLine="420"/>
        <w:rPr>
          <w:rFonts w:hint="eastAsia"/>
        </w:rPr>
      </w:pPr>
      <w:r>
        <w:rPr>
          <w:rFonts w:hint="eastAsia"/>
        </w:rPr>
        <w:t>操作员终端系统基于</w:t>
      </w:r>
      <w:r>
        <w:rPr>
          <w:rFonts w:hint="eastAsia"/>
        </w:rPr>
        <w:t>Android</w:t>
      </w:r>
      <w:r>
        <w:rPr>
          <w:rFonts w:hint="eastAsia"/>
        </w:rPr>
        <w:t>进行开发，通过</w:t>
      </w:r>
      <w:r>
        <w:rPr>
          <w:rFonts w:hint="eastAsia"/>
        </w:rPr>
        <w:t>H</w:t>
      </w:r>
      <w:r>
        <w:t>TTP</w:t>
      </w:r>
      <w:r>
        <w:rPr>
          <w:rFonts w:hint="eastAsia"/>
        </w:rPr>
        <w:t>和</w:t>
      </w:r>
      <w:r>
        <w:rPr>
          <w:rFonts w:hint="eastAsia"/>
        </w:rPr>
        <w:t>自动售货机云平台管理系统</w:t>
      </w:r>
      <w:r>
        <w:rPr>
          <w:rFonts w:hint="eastAsia"/>
        </w:rPr>
        <w:t>进行通信，可在上货现场通过手机对售货机信息进行更新，并将数据长传，后台系统对上传的数据进行解析后存储到数据库中。</w:t>
      </w:r>
    </w:p>
    <w:p w14:paraId="02C80C6E" w14:textId="33B7C1CC" w:rsidR="00F06F4B" w:rsidRPr="00636514" w:rsidRDefault="00F06F4B" w:rsidP="007341F7">
      <w:pPr>
        <w:pStyle w:val="2"/>
      </w:pPr>
      <w:bookmarkStart w:id="44" w:name="_Toc492673751"/>
      <w:bookmarkStart w:id="45" w:name="_Toc497917451"/>
      <w:r w:rsidRPr="00636514">
        <w:rPr>
          <w:rFonts w:hint="eastAsia"/>
        </w:rPr>
        <w:t>1.4</w:t>
      </w:r>
      <w:r w:rsidRPr="00636514">
        <w:t xml:space="preserve"> </w:t>
      </w:r>
      <w:bookmarkEnd w:id="44"/>
      <w:r w:rsidR="00301A6F">
        <w:rPr>
          <w:rFonts w:hint="eastAsia"/>
          <w:lang w:eastAsia="zh-CN"/>
        </w:rPr>
        <w:t>论文的组织结构</w:t>
      </w:r>
      <w:bookmarkEnd w:id="45"/>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429B97C7" w:rsidR="00F06F4B" w:rsidRPr="00636514" w:rsidRDefault="00F06F4B" w:rsidP="002A132F">
      <w:pPr>
        <w:numPr>
          <w:ilvl w:val="0"/>
          <w:numId w:val="2"/>
        </w:numPr>
        <w:ind w:firstLineChars="0"/>
      </w:pPr>
      <w:r w:rsidRPr="00636514">
        <w:rPr>
          <w:rFonts w:hint="eastAsia"/>
        </w:rPr>
        <w:t>引</w:t>
      </w:r>
      <w:r w:rsidR="00C30A37">
        <w:rPr>
          <w:rFonts w:hint="eastAsia"/>
        </w:rPr>
        <w:t>言。主要对系统的研究背景</w:t>
      </w:r>
      <w:r w:rsidRPr="00636514">
        <w:rPr>
          <w:rFonts w:hint="eastAsia"/>
        </w:rPr>
        <w:t>进行介绍，</w:t>
      </w:r>
      <w:r w:rsidR="00C30A37">
        <w:rPr>
          <w:rFonts w:hint="eastAsia"/>
        </w:rPr>
        <w:t>对国内外</w:t>
      </w:r>
      <w:r w:rsidR="00C30A37">
        <w:rPr>
          <w:rFonts w:hint="eastAsia"/>
        </w:rPr>
        <w:t>加入对国</w:t>
      </w:r>
      <w:r w:rsidR="00C30A37">
        <w:rPr>
          <w:rFonts w:hint="eastAsia"/>
        </w:rPr>
        <w:t>内外同类产品与技术的全面、深入综述与分析，</w:t>
      </w:r>
      <w:r w:rsidR="00185D00">
        <w:rPr>
          <w:rFonts w:hint="eastAsia"/>
        </w:rPr>
        <w:t>分析</w:t>
      </w:r>
      <w:r w:rsidR="00C30A37">
        <w:rPr>
          <w:rFonts w:hint="eastAsia"/>
        </w:rPr>
        <w:t>国内售货机</w:t>
      </w:r>
      <w:r w:rsidR="00185D00">
        <w:rPr>
          <w:rFonts w:hint="eastAsia"/>
        </w:rPr>
        <w:t>行业占比较高的中小型运营商</w:t>
      </w:r>
      <w:r w:rsidR="00C30A37">
        <w:rPr>
          <w:rFonts w:hint="eastAsia"/>
        </w:rPr>
        <w:t>面临的问题</w:t>
      </w:r>
      <w:r w:rsidR="00185D00">
        <w:rPr>
          <w:rFonts w:hint="eastAsia"/>
        </w:rPr>
        <w:t>，提出实现基于</w:t>
      </w:r>
      <w:r w:rsidR="00185D00">
        <w:rPr>
          <w:rFonts w:hint="eastAsia"/>
        </w:rPr>
        <w:t>SaaS</w:t>
      </w:r>
      <w:r w:rsidR="00185D00">
        <w:rPr>
          <w:rFonts w:hint="eastAsia"/>
        </w:rPr>
        <w:t>自动售货机云平台台系统和基于</w:t>
      </w:r>
      <w:r w:rsidR="00185D00">
        <w:rPr>
          <w:rFonts w:hint="eastAsia"/>
        </w:rPr>
        <w:t>4G</w:t>
      </w:r>
      <w:r w:rsidR="00185D00">
        <w:rPr>
          <w:rFonts w:hint="eastAsia"/>
        </w:rPr>
        <w:t>网络的销售终端，并对主要研究任务进行了阐述。</w:t>
      </w:r>
    </w:p>
    <w:p w14:paraId="4CC04A36" w14:textId="04D5EB81" w:rsidR="00F06F4B" w:rsidRPr="00636514" w:rsidRDefault="00F06F4B" w:rsidP="00AD581F">
      <w:pPr>
        <w:numPr>
          <w:ilvl w:val="0"/>
          <w:numId w:val="2"/>
        </w:numPr>
        <w:ind w:firstLineChars="0"/>
      </w:pPr>
      <w:r w:rsidRPr="00636514">
        <w:rPr>
          <w:rFonts w:hint="eastAsia"/>
        </w:rPr>
        <w:t>相关技术概述。主要介绍了</w:t>
      </w:r>
      <w:r w:rsidR="00426B03">
        <w:rPr>
          <w:rFonts w:hint="eastAsia"/>
        </w:rPr>
        <w:t>系统开发涉及的</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45FEE494" w:rsidR="00F06F4B" w:rsidRPr="00636514" w:rsidRDefault="00BA0106" w:rsidP="00AD581F">
      <w:pPr>
        <w:numPr>
          <w:ilvl w:val="0"/>
          <w:numId w:val="2"/>
        </w:numPr>
        <w:ind w:firstLineChars="0"/>
      </w:pPr>
      <w:r>
        <w:rPr>
          <w:rFonts w:hint="eastAsia"/>
        </w:rPr>
        <w:t>自动售货机云平台系统</w:t>
      </w:r>
      <w:r w:rsidR="00F06F4B" w:rsidRPr="00636514">
        <w:t>需求分析</w:t>
      </w:r>
      <w:r w:rsidR="00F06F4B" w:rsidRPr="00636514">
        <w:rPr>
          <w:rFonts w:hint="eastAsia"/>
        </w:rPr>
        <w:t>。</w:t>
      </w:r>
      <w:r w:rsidR="00F06F4B" w:rsidRPr="00636514">
        <w:t>主要介绍</w:t>
      </w:r>
      <w:r w:rsidR="00DA08F4">
        <w:rPr>
          <w:rFonts w:hint="eastAsia"/>
        </w:rPr>
        <w:t>自动售货机云平台</w:t>
      </w:r>
      <w:r w:rsidR="00F06F4B" w:rsidRPr="00636514">
        <w:t>系统的需求分析</w:t>
      </w:r>
      <w:r w:rsidR="00F06F4B" w:rsidRPr="00636514">
        <w:rPr>
          <w:rFonts w:hint="eastAsia"/>
        </w:rPr>
        <w:t>和用例图。从两个方面</w:t>
      </w:r>
      <w:r w:rsidR="00D942AB">
        <w:t>介绍</w:t>
      </w:r>
      <w:r w:rsidR="00F06F4B" w:rsidRPr="00636514">
        <w:rPr>
          <w:rFonts w:hint="eastAsia"/>
        </w:rPr>
        <w:t>，一个为</w:t>
      </w:r>
      <w:r w:rsidR="00FE7033">
        <w:rPr>
          <w:rFonts w:hint="eastAsia"/>
        </w:rPr>
        <w:t>云平台管理系统</w:t>
      </w:r>
      <w:r w:rsidR="00F06F4B" w:rsidRPr="00636514">
        <w:rPr>
          <w:rFonts w:hint="eastAsia"/>
        </w:rPr>
        <w:t>端，一个为</w:t>
      </w:r>
      <w:r w:rsidR="00F06F4B" w:rsidRPr="00636514">
        <w:rPr>
          <w:rFonts w:hint="eastAsia"/>
        </w:rPr>
        <w:t>Android</w:t>
      </w:r>
      <w:r w:rsidR="00797F4F">
        <w:rPr>
          <w:rFonts w:hint="eastAsia"/>
        </w:rPr>
        <w:t>终</w:t>
      </w:r>
      <w:r w:rsidR="00F06F4B" w:rsidRPr="00636514">
        <w:rPr>
          <w:rFonts w:hint="eastAsia"/>
        </w:rPr>
        <w:t>端。</w:t>
      </w:r>
    </w:p>
    <w:p w14:paraId="7F3E289A" w14:textId="10111346" w:rsidR="00F06F4B" w:rsidRPr="00636514" w:rsidRDefault="00F06F4B" w:rsidP="00AD581F">
      <w:pPr>
        <w:numPr>
          <w:ilvl w:val="0"/>
          <w:numId w:val="2"/>
        </w:numPr>
        <w:ind w:firstLineChars="0"/>
      </w:pPr>
      <w:r>
        <w:rPr>
          <w:rFonts w:hint="eastAsia"/>
        </w:rPr>
        <w:lastRenderedPageBreak/>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0F1A93A"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。首先介绍了</w:t>
      </w:r>
      <w:r w:rsidR="001370D6" w:rsidRPr="00636514">
        <w:rPr>
          <w:rFonts w:hint="eastAsia"/>
        </w:rPr>
        <w:t>操作员</w:t>
      </w:r>
      <w:r w:rsidR="001370D6">
        <w:rPr>
          <w:rFonts w:hint="eastAsia"/>
        </w:rPr>
        <w:t>A</w:t>
      </w:r>
      <w:r w:rsidR="001370D6">
        <w:t>PP</w:t>
      </w:r>
      <w:r w:rsidRPr="00636514">
        <w:rPr>
          <w:rFonts w:hint="eastAsia"/>
        </w:rPr>
        <w:t>的各个模块功能和实现，做出对应的时序图。然后介绍了</w:t>
      </w:r>
      <w:r w:rsidR="00476ABB">
        <w:rPr>
          <w:rFonts w:hint="eastAsia"/>
        </w:rPr>
        <w:t>售货</w:t>
      </w:r>
      <w:r w:rsidR="00476ABB">
        <w:rPr>
          <w:rFonts w:hint="eastAsia"/>
        </w:rPr>
        <w:t>APP</w:t>
      </w:r>
      <w:r w:rsidRPr="00636514">
        <w:rPr>
          <w:rFonts w:hint="eastAsia"/>
        </w:rPr>
        <w:t>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46" w:name="_Toc492673752"/>
      <w:bookmarkStart w:id="47" w:name="_Toc497917452"/>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46"/>
      <w:bookmarkEnd w:id="47"/>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48" w:name="_Toc492673753"/>
      <w:bookmarkStart w:id="49" w:name="_Toc497917453"/>
      <w:r w:rsidRPr="00636514">
        <w:rPr>
          <w:rFonts w:hint="eastAsia"/>
        </w:rPr>
        <w:t>2.1</w:t>
      </w:r>
      <w:r w:rsidRPr="00636514">
        <w:t xml:space="preserve"> </w:t>
      </w:r>
      <w:bookmarkEnd w:id="48"/>
      <w:r>
        <w:rPr>
          <w:rFonts w:hint="eastAsia"/>
          <w:lang w:eastAsia="zh-CN"/>
        </w:rPr>
        <w:t>多租户和</w:t>
      </w:r>
      <w:r>
        <w:rPr>
          <w:rFonts w:hint="eastAsia"/>
          <w:lang w:eastAsia="zh-CN"/>
        </w:rPr>
        <w:t>SaaS</w:t>
      </w:r>
      <w:r>
        <w:rPr>
          <w:rFonts w:hint="eastAsia"/>
          <w:lang w:eastAsia="zh-CN"/>
        </w:rPr>
        <w:t>服务</w:t>
      </w:r>
      <w:bookmarkEnd w:id="49"/>
    </w:p>
    <w:p w14:paraId="4E9E28CF" w14:textId="0BCF5CFE" w:rsidR="00F06F4B" w:rsidRPr="00636514" w:rsidRDefault="00F06F4B" w:rsidP="00AD581F">
      <w:pPr>
        <w:pStyle w:val="afe"/>
        <w:numPr>
          <w:ilvl w:val="0"/>
          <w:numId w:val="16"/>
        </w:numPr>
        <w:ind w:firstLineChars="0"/>
      </w:pPr>
      <w:bookmarkStart w:id="50" w:name="_Toc492673754"/>
      <w:r w:rsidRPr="00636514">
        <w:rPr>
          <w:rFonts w:hint="eastAsia"/>
        </w:rPr>
        <w:t>多租户</w:t>
      </w:r>
      <w:bookmarkEnd w:id="50"/>
      <w:r w:rsidR="00B27153">
        <w:rPr>
          <w:rFonts w:hint="eastAsia"/>
        </w:rPr>
        <w:t>技术</w:t>
      </w:r>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7"/>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8"/>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9"/>
      </w:r>
      <w:r w:rsidR="004E11C9">
        <w:rPr>
          <w:rStyle w:val="af9"/>
        </w:rPr>
        <w:t>]</w:t>
      </w:r>
      <w:r w:rsidRPr="0098515E">
        <w:rPr>
          <w:rFonts w:hint="eastAsia"/>
        </w:rPr>
        <w:t>。</w:t>
      </w:r>
    </w:p>
    <w:p w14:paraId="67FD1D29" w14:textId="64E32EF6"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23F70362">
            <wp:simplePos x="0" y="0"/>
            <wp:positionH relativeFrom="column">
              <wp:posOffset>107315</wp:posOffset>
            </wp:positionH>
            <wp:positionV relativeFrom="paragraph">
              <wp:posOffset>1946910</wp:posOffset>
            </wp:positionV>
            <wp:extent cx="5132705" cy="20599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5">
                      <a:extLst>
                        <a:ext uri="{28A0092B-C50C-407E-A947-70E740481C1C}">
                          <a14:useLocalDpi xmlns:a14="http://schemas.microsoft.com/office/drawing/2010/main" val="0"/>
                        </a:ext>
                      </a:extLst>
                    </a:blip>
                    <a:srcRect l="5728" t="15196" r="1834" b="10019"/>
                    <a:stretch/>
                  </pic:blipFill>
                  <pic:spPr bwMode="auto">
                    <a:xfrm>
                      <a:off x="0" y="0"/>
                      <a:ext cx="513270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51" w:name="_Toc492673755"/>
      <w:r w:rsidRPr="00636514">
        <w:t>SaaS</w:t>
      </w:r>
      <w:bookmarkEnd w:id="51"/>
      <w:r>
        <w:rPr>
          <w:rFonts w:hint="eastAsia"/>
        </w:rPr>
        <w:t>服务模式</w:t>
      </w:r>
    </w:p>
    <w:p w14:paraId="3A3F28E7" w14:textId="2CF402C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20"/>
      </w:r>
      <w:ins w:id="52" w:author="Miley Ren" w:date="2017-11-10T19:57:00Z">
        <w:r w:rsidR="00003558">
          <w:rPr>
            <w:vertAlign w:val="superscript"/>
          </w:rPr>
          <w:t>~</w:t>
        </w:r>
      </w:ins>
      <w:ins w:id="53" w:author="Miley Ren" w:date="2017-11-10T19:56:00Z">
        <w:r w:rsidR="000B146B">
          <w:rPr>
            <w:rStyle w:val="af9"/>
          </w:rPr>
          <w:endnoteReference w:id="21"/>
        </w:r>
      </w:ins>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6">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1F0AD746"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22"/>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00345A73">
        <w:rPr>
          <w:rFonts w:hint="eastAsia"/>
        </w:rPr>
        <w:t>。</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7">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61" w:name="_Toc492673756"/>
      <w:bookmarkStart w:id="62" w:name="_Toc497917454"/>
      <w:r w:rsidRPr="005270D9">
        <w:rPr>
          <w:rFonts w:hint="eastAsia"/>
        </w:rPr>
        <w:t>2.2</w:t>
      </w:r>
      <w:r w:rsidRPr="00636514">
        <w:t xml:space="preserve"> </w:t>
      </w:r>
      <w:bookmarkEnd w:id="61"/>
      <w:r>
        <w:rPr>
          <w:rFonts w:hint="eastAsia"/>
          <w:lang w:eastAsia="zh-CN"/>
        </w:rPr>
        <w:t>S</w:t>
      </w:r>
      <w:r>
        <w:rPr>
          <w:lang w:eastAsia="zh-CN"/>
        </w:rPr>
        <w:t>SM</w:t>
      </w:r>
      <w:r>
        <w:rPr>
          <w:lang w:eastAsia="zh-CN"/>
        </w:rPr>
        <w:t>框架</w:t>
      </w:r>
      <w:bookmarkEnd w:id="62"/>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63" w:name="_Toc492673757"/>
      <w:r w:rsidRPr="00636514">
        <w:t>Spring</w:t>
      </w:r>
      <w:r w:rsidRPr="00636514">
        <w:t>框架和</w:t>
      </w:r>
      <w:r w:rsidRPr="00636514">
        <w:rPr>
          <w:rFonts w:hint="eastAsia"/>
        </w:rPr>
        <w:t>SpringMVC</w:t>
      </w:r>
      <w:bookmarkEnd w:id="63"/>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8">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24"/>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5"/>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6"/>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27"/>
      </w:r>
      <w:r w:rsidR="004E11C9">
        <w:rPr>
          <w:rStyle w:val="af9"/>
        </w:rPr>
        <w:t>]</w:t>
      </w:r>
    </w:p>
    <w:p w14:paraId="22856D08" w14:textId="2676717A" w:rsidR="00F06F4B" w:rsidRDefault="00F06F4B" w:rsidP="00AD581F">
      <w:pPr>
        <w:pStyle w:val="afe"/>
        <w:numPr>
          <w:ilvl w:val="0"/>
          <w:numId w:val="17"/>
        </w:numPr>
        <w:ind w:firstLineChars="0"/>
      </w:pPr>
      <w:bookmarkStart w:id="64" w:name="_Toc492673758"/>
      <w:r>
        <w:rPr>
          <w:rFonts w:hint="eastAsia"/>
        </w:rPr>
        <w:t>数据持久层框架</w:t>
      </w:r>
      <w:bookmarkEnd w:id="64"/>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30">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8"/>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9"/>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0"/>
      </w:r>
      <w:r w:rsidR="004E11C9">
        <w:rPr>
          <w:rStyle w:val="af9"/>
        </w:rPr>
        <w:t>]</w:t>
      </w:r>
      <w:r w:rsidRPr="005270D9">
        <w:rPr>
          <w:rFonts w:hint="eastAsia"/>
        </w:rPr>
        <w:t>。</w:t>
      </w:r>
    </w:p>
    <w:p w14:paraId="13757BA0" w14:textId="2EEB7591" w:rsidR="00F06F4B" w:rsidRPr="00636514" w:rsidRDefault="00F06F4B" w:rsidP="007341F7">
      <w:pPr>
        <w:pStyle w:val="2"/>
      </w:pPr>
      <w:bookmarkStart w:id="65" w:name="_Toc492673760"/>
      <w:bookmarkStart w:id="66" w:name="_Toc497917455"/>
      <w:r w:rsidRPr="00636514">
        <w:rPr>
          <w:rFonts w:hint="eastAsia"/>
        </w:rPr>
        <w:t>2.3</w:t>
      </w:r>
      <w:r w:rsidRPr="00636514">
        <w:t xml:space="preserve"> Android</w:t>
      </w:r>
      <w:bookmarkEnd w:id="65"/>
      <w:r>
        <w:rPr>
          <w:rFonts w:hint="eastAsia"/>
          <w:lang w:eastAsia="zh-CN"/>
        </w:rPr>
        <w:t>应用</w:t>
      </w:r>
      <w:bookmarkEnd w:id="66"/>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1"/>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DB1CCAD"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w:t>
      </w:r>
      <w:r w:rsidR="00FC26EE">
        <w:rPr>
          <w:rFonts w:hint="eastAsia"/>
        </w:rPr>
        <w:t>系统架构</w:t>
      </w:r>
      <w:r w:rsidR="00F06F4B" w:rsidRPr="00636514">
        <w:rPr>
          <w:rFonts w:hint="eastAsia"/>
        </w:rPr>
        <w:t>，</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32"/>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33"/>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2" w:tgtFrame="_blank" w:history="1">
        <w:r w:rsidRPr="00636514">
          <w:t>Content Provider</w:t>
        </w:r>
      </w:hyperlink>
      <w:r w:rsidRPr="005270D9">
        <w:rPr>
          <w:rFonts w:hint="eastAsia"/>
        </w:rPr>
        <w:t>）</w:t>
      </w:r>
      <w:r w:rsidR="004E11C9">
        <w:rPr>
          <w:rStyle w:val="af9"/>
        </w:rPr>
        <w:t>[</w:t>
      </w:r>
      <w:r w:rsidR="004E11C9" w:rsidRPr="00636514">
        <w:rPr>
          <w:rStyle w:val="af9"/>
        </w:rPr>
        <w:endnoteReference w:id="34"/>
      </w:r>
      <w:r w:rsidR="004E11C9">
        <w:rPr>
          <w:rStyle w:val="af9"/>
        </w:rPr>
        <w:t>]</w:t>
      </w:r>
      <w:r w:rsidRPr="005270D9">
        <w:rPr>
          <w:rFonts w:hint="eastAsia"/>
        </w:rPr>
        <w:t>。</w:t>
      </w:r>
    </w:p>
    <w:p w14:paraId="3869EE62" w14:textId="3826E95D"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00CD2514">
        <w:rPr>
          <w:noProof/>
        </w:rPr>
        <w:drawing>
          <wp:anchor distT="0" distB="0" distL="114300" distR="114300" simplePos="0" relativeHeight="251841536" behindDoc="0" locked="0" layoutInCell="1" allowOverlap="1" wp14:anchorId="5BF6AAE6" wp14:editId="01458133">
            <wp:simplePos x="0" y="0"/>
            <wp:positionH relativeFrom="column">
              <wp:posOffset>910590</wp:posOffset>
            </wp:positionH>
            <wp:positionV relativeFrom="paragraph">
              <wp:posOffset>721360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3">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03F97322" w14:textId="77777777" w:rsidR="00CD2514" w:rsidRPr="005270D9" w:rsidRDefault="00CD2514" w:rsidP="00CD2514">
      <w:pPr>
        <w:pStyle w:val="aff0"/>
      </w:pPr>
      <w:r>
        <w:rPr>
          <w:rFonts w:hint="eastAsia"/>
        </w:rPr>
        <w:t>图</w:t>
      </w:r>
      <w:r>
        <w:rPr>
          <w:rFonts w:hint="eastAsia"/>
        </w:rPr>
        <w:t>2-</w:t>
      </w:r>
      <w:r>
        <w:t>8  A</w:t>
      </w:r>
      <w:r>
        <w:rPr>
          <w:rFonts w:hint="eastAsia"/>
        </w:rPr>
        <w:t>ctivity</w:t>
      </w:r>
      <w:r>
        <w:rPr>
          <w:rFonts w:hint="eastAsia"/>
        </w:rPr>
        <w:t>生命周期图解</w:t>
      </w:r>
    </w:p>
    <w:p w14:paraId="1A2F045C" w14:textId="25870D3A" w:rsidR="00F06F4B" w:rsidRDefault="00F06F4B" w:rsidP="000B19C8">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35"/>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E36447" w:rsidP="007B3BD3">
      <w:pPr>
        <w:ind w:firstLine="480"/>
      </w:pPr>
      <w:hyperlink r:id="rId34"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1E92C0D6" w:rsidR="00F06F4B" w:rsidRPr="00636514" w:rsidRDefault="00F06F4B" w:rsidP="00170B15">
      <w:pPr>
        <w:pStyle w:val="1"/>
        <w:ind w:leftChars="0" w:left="240"/>
      </w:pPr>
      <w:r w:rsidRPr="00636514">
        <w:br w:type="page"/>
      </w:r>
      <w:bookmarkStart w:id="67" w:name="_Toc492673761"/>
      <w:bookmarkStart w:id="68" w:name="_Toc497917456"/>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Pr="00636514">
        <w:t>需求分析</w:t>
      </w:r>
      <w:bookmarkEnd w:id="67"/>
      <w:bookmarkEnd w:id="68"/>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3363B273" w:rsidR="00F06F4B" w:rsidRPr="00636514" w:rsidRDefault="00F06F4B" w:rsidP="002A4EFF">
      <w:pPr>
        <w:pStyle w:val="2"/>
        <w:ind w:firstLineChars="100" w:firstLine="281"/>
      </w:pPr>
      <w:bookmarkStart w:id="69" w:name="_Toc492673762"/>
      <w:bookmarkStart w:id="70" w:name="_Toc497917457"/>
      <w:r w:rsidRPr="00636514">
        <w:rPr>
          <w:rFonts w:hint="eastAsia"/>
        </w:rPr>
        <w:t xml:space="preserve">3.1 </w:t>
      </w:r>
      <w:r>
        <w:rPr>
          <w:rFonts w:hint="eastAsia"/>
          <w:lang w:eastAsia="zh-CN"/>
        </w:rPr>
        <w:t>系统</w:t>
      </w:r>
      <w:r w:rsidR="00AD7276">
        <w:rPr>
          <w:rFonts w:hint="eastAsia"/>
          <w:lang w:eastAsia="zh-CN"/>
        </w:rPr>
        <w:t>研究</w:t>
      </w:r>
      <w:r w:rsidRPr="00636514">
        <w:rPr>
          <w:rFonts w:hint="eastAsia"/>
        </w:rPr>
        <w:t>目标</w:t>
      </w:r>
      <w:bookmarkEnd w:id="69"/>
      <w:bookmarkEnd w:id="70"/>
    </w:p>
    <w:p w14:paraId="703BFD01" w14:textId="2CE088D8"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w:t>
      </w:r>
      <w:r w:rsidR="00AE7EB2">
        <w:rPr>
          <w:rFonts w:hint="eastAsia"/>
        </w:rPr>
        <w:t>并</w:t>
      </w:r>
      <w:r w:rsidRPr="00636514">
        <w:rPr>
          <w:rFonts w:hint="eastAsia"/>
        </w:rPr>
        <w:t>实现一套能够供多</w:t>
      </w:r>
      <w:r>
        <w:rPr>
          <w:rFonts w:hint="eastAsia"/>
        </w:rPr>
        <w:t>个</w:t>
      </w:r>
      <w:r w:rsidRPr="00636514">
        <w:rPr>
          <w:rFonts w:hint="eastAsia"/>
        </w:rPr>
        <w:t>租户使用的管理</w:t>
      </w:r>
      <w:r w:rsidR="0099354B">
        <w:rPr>
          <w:rFonts w:hint="eastAsia"/>
        </w:rPr>
        <w:t>平台</w:t>
      </w:r>
      <w:r w:rsidRPr="00636514">
        <w:rPr>
          <w:rFonts w:hint="eastAsia"/>
        </w:rPr>
        <w:t>及终端。</w:t>
      </w:r>
    </w:p>
    <w:p w14:paraId="4865F437" w14:textId="2A29C121"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w:t>
      </w:r>
      <w:r w:rsidR="00C5513A">
        <w:t>租赁</w:t>
      </w:r>
      <w:r>
        <w:rPr>
          <w:rFonts w:hint="eastAsia"/>
        </w:rPr>
        <w:t>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包括用户管理、售货机管理、库存管理、商品管理、财务管理等模块。</w:t>
      </w:r>
    </w:p>
    <w:p w14:paraId="0A56CEB4" w14:textId="5F1104E7"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w:t>
      </w:r>
      <w:r w:rsidR="00E86EF0">
        <w:rPr>
          <w:rFonts w:hint="eastAsia"/>
        </w:rPr>
        <w:t>A</w:t>
      </w:r>
      <w:r w:rsidR="00E86EF0">
        <w:t>PP</w:t>
      </w:r>
      <w:r w:rsidR="00E86EF0" w:rsidRPr="00636514">
        <w:rPr>
          <w:rFonts w:hint="eastAsia"/>
        </w:rPr>
        <w:t>和</w:t>
      </w:r>
      <w:r w:rsidR="00E86EF0">
        <w:t>售货</w:t>
      </w:r>
      <w:r w:rsidR="00E86EF0">
        <w:rPr>
          <w:rFonts w:hint="eastAsia"/>
        </w:rPr>
        <w:t>APP</w:t>
      </w:r>
      <w:r w:rsidRPr="00636514">
        <w:rPr>
          <w:rFonts w:hint="eastAsia"/>
        </w:rPr>
        <w:t>。操作员</w:t>
      </w:r>
      <w:r w:rsidR="00AF2FDB">
        <w:rPr>
          <w:rFonts w:hint="eastAsia"/>
        </w:rPr>
        <w:t>APP</w:t>
      </w:r>
      <w:r w:rsidR="008946C6" w:rsidRPr="00636514">
        <w:rPr>
          <w:rFonts w:hint="eastAsia"/>
        </w:rPr>
        <w:t>为用户提供一个可随时随地进行售货机查询和</w:t>
      </w:r>
      <w:r w:rsidR="008946C6">
        <w:rPr>
          <w:rFonts w:hint="eastAsia"/>
        </w:rPr>
        <w:t>售货机信息</w:t>
      </w:r>
      <w:r w:rsidR="008946C6" w:rsidRPr="00636514">
        <w:rPr>
          <w:rFonts w:hint="eastAsia"/>
        </w:rPr>
        <w:t>更新的</w:t>
      </w:r>
      <w:r w:rsidRPr="00636514">
        <w:rPr>
          <w:rFonts w:hint="eastAsia"/>
        </w:rPr>
        <w:t>Android</w:t>
      </w:r>
      <w:r w:rsidRPr="00636514">
        <w:t>应用</w:t>
      </w:r>
      <w:r w:rsidRPr="00636514">
        <w:rPr>
          <w:rFonts w:hint="eastAsia"/>
        </w:rPr>
        <w:t>，免去了人工记录的麻烦。售货</w:t>
      </w:r>
      <w:r w:rsidR="00562025">
        <w:rPr>
          <w:rFonts w:hint="eastAsia"/>
        </w:rPr>
        <w:t>APP</w:t>
      </w:r>
      <w:r w:rsidRPr="00636514">
        <w:rPr>
          <w:rFonts w:hint="eastAsia"/>
        </w:rPr>
        <w:t>主要完成自动售货机的日常销售工作，为用户提供支付宝、微信以及银联</w:t>
      </w:r>
      <w:r w:rsidR="000808C6">
        <w:rPr>
          <w:rFonts w:hint="eastAsia"/>
        </w:rPr>
        <w:t>的</w:t>
      </w:r>
      <w:r w:rsidRPr="00636514">
        <w:rPr>
          <w:rFonts w:hint="eastAsia"/>
        </w:rPr>
        <w:t>二维码</w:t>
      </w:r>
      <w:r w:rsidR="000808C6">
        <w:rPr>
          <w:rFonts w:hint="eastAsia"/>
        </w:rPr>
        <w:t>扫码支付方式</w:t>
      </w:r>
      <w:r w:rsidRPr="00636514">
        <w:rPr>
          <w:rFonts w:hint="eastAsia"/>
        </w:rPr>
        <w:t>。</w:t>
      </w:r>
    </w:p>
    <w:p w14:paraId="3F44985F" w14:textId="13E08BAB" w:rsidR="00F06F4B" w:rsidRPr="00636514" w:rsidRDefault="00F06F4B" w:rsidP="008F45EA">
      <w:pPr>
        <w:pStyle w:val="2"/>
      </w:pPr>
      <w:bookmarkStart w:id="71" w:name="_Toc497917458"/>
      <w:r w:rsidRPr="00636514">
        <w:rPr>
          <w:rFonts w:hint="eastAsia"/>
        </w:rPr>
        <w:t>3.2</w:t>
      </w:r>
      <w:r w:rsidRPr="00636514">
        <w:t xml:space="preserve"> </w:t>
      </w:r>
      <w:r w:rsidR="00972791">
        <w:rPr>
          <w:rFonts w:hint="eastAsia"/>
          <w:lang w:eastAsia="zh-CN"/>
        </w:rPr>
        <w:t>系统</w:t>
      </w:r>
      <w:r w:rsidR="00AD7276">
        <w:rPr>
          <w:rFonts w:hint="eastAsia"/>
          <w:lang w:eastAsia="zh-CN"/>
        </w:rPr>
        <w:t>开发</w:t>
      </w:r>
      <w:r w:rsidRPr="00636514">
        <w:rPr>
          <w:rFonts w:hint="eastAsia"/>
        </w:rPr>
        <w:t>可行性分析</w:t>
      </w:r>
      <w:bookmarkEnd w:id="71"/>
    </w:p>
    <w:p w14:paraId="45964B34" w14:textId="1D7D9BB8"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Pr="005270D9">
        <w:rPr>
          <w:rFonts w:hint="eastAsia"/>
        </w:rPr>
        <w:t>。</w:t>
      </w:r>
    </w:p>
    <w:p w14:paraId="31CFE9CD" w14:textId="11549E3D"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w:t>
      </w:r>
      <w:r w:rsidR="007642D8">
        <w:rPr>
          <w:rFonts w:hint="eastAsia"/>
        </w:rPr>
        <w:t>系统</w:t>
      </w:r>
      <w:r w:rsidRPr="00636514">
        <w:rPr>
          <w:rFonts w:hint="eastAsia"/>
        </w:rPr>
        <w:t>使用</w:t>
      </w:r>
      <w:r w:rsidRPr="00636514">
        <w:rPr>
          <w:rFonts w:hint="eastAsia"/>
        </w:rPr>
        <w:t>SSM</w:t>
      </w:r>
      <w:r w:rsidRPr="00636514">
        <w:rPr>
          <w:rFonts w:hint="eastAsia"/>
        </w:rPr>
        <w:t>框架，平台前端使用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w:t>
      </w:r>
      <w:r w:rsidR="00AF3ECB">
        <w:t>技术</w:t>
      </w:r>
      <w:r w:rsidRPr="00636514">
        <w:rPr>
          <w:rFonts w:hint="eastAsia"/>
        </w:rPr>
        <w:t>，终端使用</w:t>
      </w:r>
      <w:r w:rsidRPr="00636514">
        <w:rPr>
          <w:rFonts w:hint="eastAsia"/>
        </w:rPr>
        <w:t>Android</w:t>
      </w:r>
      <w:r w:rsidRPr="00636514">
        <w:rPr>
          <w:rFonts w:hint="eastAsia"/>
        </w:rPr>
        <w:t>技术。</w:t>
      </w:r>
    </w:p>
    <w:p w14:paraId="10492422" w14:textId="764734B7" w:rsidR="00F06F4B" w:rsidRPr="00636514" w:rsidRDefault="00F06F4B" w:rsidP="00DA10E6">
      <w:pPr>
        <w:ind w:firstLine="480"/>
      </w:pPr>
      <w:r w:rsidRPr="00636514">
        <w:rPr>
          <w:rFonts w:hint="eastAsia"/>
        </w:rPr>
        <w:t>从经济</w:t>
      </w:r>
      <w:r>
        <w:t>角度分析</w:t>
      </w:r>
      <w:r w:rsidRPr="00636514">
        <w:rPr>
          <w:rFonts w:hint="eastAsia"/>
        </w:rPr>
        <w:t>，系统由</w:t>
      </w:r>
      <w:r w:rsidR="006F3F90">
        <w:rPr>
          <w:rFonts w:hint="eastAsia"/>
        </w:rPr>
        <w:t>售货机厂商开发</w:t>
      </w:r>
      <w:r w:rsidRPr="00636514">
        <w:rPr>
          <w:rFonts w:hint="eastAsia"/>
        </w:rPr>
        <w:t>，</w:t>
      </w:r>
      <w:r w:rsidR="006F3F90">
        <w:rPr>
          <w:rFonts w:hint="eastAsia"/>
        </w:rPr>
        <w:t>售货机运营商</w:t>
      </w:r>
      <w:r w:rsidRPr="00636514">
        <w:rPr>
          <w:rFonts w:hint="eastAsia"/>
        </w:rPr>
        <w:t>不用付出</w:t>
      </w:r>
      <w:r w:rsidR="006E0F22">
        <w:rPr>
          <w:rFonts w:hint="eastAsia"/>
        </w:rPr>
        <w:t>软件开发</w:t>
      </w:r>
      <w:r w:rsidR="00DB4D2D">
        <w:rPr>
          <w:rFonts w:hint="eastAsia"/>
        </w:rPr>
        <w:t>、</w:t>
      </w:r>
      <w:r w:rsidR="006E0F22">
        <w:rPr>
          <w:rFonts w:hint="eastAsia"/>
        </w:rPr>
        <w:t>部署</w:t>
      </w:r>
      <w:r w:rsidR="00DB4D2D">
        <w:rPr>
          <w:rFonts w:hint="eastAsia"/>
        </w:rPr>
        <w:t>的</w:t>
      </w:r>
      <w:r w:rsidRPr="00636514">
        <w:rPr>
          <w:rFonts w:hint="eastAsia"/>
        </w:rPr>
        <w:t>人力和物力，通过</w:t>
      </w:r>
      <w:r w:rsidRPr="00636514">
        <w:rPr>
          <w:rFonts w:hint="eastAsia"/>
        </w:rPr>
        <w:t>web</w:t>
      </w:r>
      <w:r w:rsidRPr="00636514">
        <w:rPr>
          <w:rFonts w:hint="eastAsia"/>
        </w:rPr>
        <w:t>入口进入租用页面，按需购买平台使用时间和容</w:t>
      </w:r>
      <w:r w:rsidRPr="00636514">
        <w:rPr>
          <w:rFonts w:hint="eastAsia"/>
        </w:rPr>
        <w:lastRenderedPageBreak/>
        <w:t>量，最大程度的减少开销。</w:t>
      </w:r>
    </w:p>
    <w:p w14:paraId="60FBEAD7" w14:textId="3189C69A"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w:t>
      </w:r>
      <w:r w:rsidR="00250E78">
        <w:rPr>
          <w:rFonts w:hint="eastAsia"/>
        </w:rPr>
        <w:t>操作员</w:t>
      </w:r>
      <w:r w:rsidR="00250E78">
        <w:rPr>
          <w:rFonts w:hint="eastAsia"/>
        </w:rPr>
        <w:t>APP</w:t>
      </w:r>
      <w:r w:rsidRPr="00636514">
        <w:rPr>
          <w:rFonts w:hint="eastAsia"/>
        </w:rPr>
        <w:t>主要进行售货机的查询和货道商品的更新操作，首先通过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w:t>
      </w:r>
      <w:r w:rsidR="00354028" w:rsidRPr="00636514">
        <w:rPr>
          <w:rFonts w:hint="eastAsia"/>
        </w:rPr>
        <w:t>售货</w:t>
      </w:r>
      <w:r w:rsidR="00354028">
        <w:rPr>
          <w:rFonts w:hint="eastAsia"/>
        </w:rPr>
        <w:t>A</w:t>
      </w:r>
      <w:r w:rsidR="00354028">
        <w:t>PP</w:t>
      </w:r>
      <w:r w:rsidR="00354028" w:rsidRPr="00636514">
        <w:rPr>
          <w:rFonts w:hint="eastAsia"/>
        </w:rPr>
        <w:t>用于售货机的日常运营活动</w:t>
      </w:r>
      <w:r w:rsidRPr="00636514">
        <w:rPr>
          <w:rFonts w:hint="eastAsia"/>
        </w:rPr>
        <w:t>，并通过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5CAB8B53" w:rsidR="00F06F4B" w:rsidRPr="00636514" w:rsidRDefault="00F06F4B" w:rsidP="00D766C3">
      <w:pPr>
        <w:pStyle w:val="2"/>
        <w:rPr>
          <w:lang w:eastAsia="zh-CN"/>
        </w:rPr>
      </w:pPr>
      <w:bookmarkStart w:id="72" w:name="_Toc497917459"/>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72"/>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7"/>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7BD8AC66" w:rsidR="00F06F4B" w:rsidRPr="00636514" w:rsidRDefault="00F06F4B" w:rsidP="00444366">
      <w:pPr>
        <w:pStyle w:val="3"/>
        <w:rPr>
          <w:color w:val="auto"/>
          <w:lang w:eastAsia="zh-CN"/>
        </w:rPr>
      </w:pPr>
      <w:bookmarkStart w:id="73" w:name="_Toc497917460"/>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8334D4">
        <w:rPr>
          <w:rFonts w:hint="eastAsia"/>
          <w:color w:val="auto"/>
          <w:lang w:eastAsia="zh-CN"/>
        </w:rPr>
        <w:t>需求分析</w:t>
      </w:r>
      <w:bookmarkEnd w:id="73"/>
    </w:p>
    <w:p w14:paraId="30567AA8" w14:textId="35270FF1" w:rsidR="00F06F4B" w:rsidRPr="00636514" w:rsidRDefault="00F06F4B">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，运营商为平台的主要租户，运营商</w:t>
      </w:r>
      <w:r w:rsidRPr="00636514">
        <w:rPr>
          <w:rFonts w:hint="eastAsia"/>
        </w:rPr>
        <w:t>通过</w:t>
      </w:r>
      <w:r w:rsidR="000B4E73">
        <w:rPr>
          <w:rFonts w:hint="eastAsia"/>
        </w:rPr>
        <w:t>浏览器使用系统</w:t>
      </w:r>
      <w:r w:rsidRPr="00636514">
        <w:rPr>
          <w:rFonts w:hint="eastAsia"/>
        </w:rPr>
        <w:t>。</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售货机管理、货道管理</w:t>
      </w:r>
      <w:r w:rsidRPr="00636514">
        <w:rPr>
          <w:rFonts w:hint="eastAsia"/>
        </w:rPr>
        <w:t>等活动。运营商端管理</w:t>
      </w:r>
      <w:r w:rsidR="00445298">
        <w:t>模块包括五种用户角色</w:t>
      </w:r>
      <w:r w:rsidR="00445298">
        <w:rPr>
          <w:rFonts w:hint="eastAsia"/>
        </w:rPr>
        <w:t>，</w:t>
      </w:r>
      <w:r w:rsidR="00445298">
        <w:t>分别是运营商管理员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Pr>
          <w:rFonts w:hint="eastAsia"/>
        </w:rPr>
        <w:t>主</w:t>
      </w:r>
      <w:r w:rsidRPr="00636514">
        <w:rPr>
          <w:rFonts w:hint="eastAsia"/>
        </w:rPr>
        <w:t>要进行售货机日常</w:t>
      </w:r>
      <w:r w:rsidRPr="00636514">
        <w:t>运营</w:t>
      </w:r>
      <w:r w:rsidRPr="00636514">
        <w:rPr>
          <w:rFonts w:hint="eastAsia"/>
        </w:rPr>
        <w:t>、售货机维护和后续活动的管理</w:t>
      </w:r>
      <w:r w:rsidR="00100C6D">
        <w:rPr>
          <w:rFonts w:hint="eastAsia"/>
        </w:rPr>
        <w:t>。</w:t>
      </w:r>
      <w:r w:rsidR="00100C6D">
        <w:t>运营商模块</w:t>
      </w:r>
      <w:r w:rsidRPr="00636514">
        <w:rPr>
          <w:rFonts w:hint="eastAsia"/>
        </w:rPr>
        <w:t>包括用户管理、售货机管理、货道管理、商品管理、订单管理等，每个管理员拥有不同的权限，负责相应的管理区间。此外，系统还提供自动售货机销售终端需要的货道信息和商品信息。售货机根据后端提供的信息展示商品列表，进行购物交易，并将交易记录和货道变更信息回存到后台管理系统。</w:t>
      </w:r>
    </w:p>
    <w:p w14:paraId="00AC417F" w14:textId="51937731" w:rsidR="00F06F4B" w:rsidRPr="00636514" w:rsidRDefault="00847A12" w:rsidP="00AD581F">
      <w:pPr>
        <w:numPr>
          <w:ilvl w:val="0"/>
          <w:numId w:val="11"/>
        </w:numPr>
        <w:ind w:firstLineChars="0"/>
      </w:pPr>
      <w:r>
        <w:rPr>
          <w:rFonts w:hint="eastAsia"/>
        </w:rPr>
        <w:lastRenderedPageBreak/>
        <w:t>厂商模块</w:t>
      </w:r>
    </w:p>
    <w:p w14:paraId="6B595D08" w14:textId="4B3C52CB"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6FADBE">
            <wp:simplePos x="0" y="0"/>
            <wp:positionH relativeFrom="column">
              <wp:posOffset>-457835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5">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2EEE7FF1" w:rsidR="005E5FDF" w:rsidRDefault="005E5FDF" w:rsidP="00041A47">
      <w:pPr>
        <w:ind w:left="840" w:firstLineChars="0" w:firstLine="420"/>
      </w:pPr>
      <w:r>
        <w:rPr>
          <w:rFonts w:hint="eastAsia"/>
        </w:rPr>
        <w:t>平台仅有一家厂商</w:t>
      </w:r>
      <w:r>
        <w:t>账号</w:t>
      </w:r>
      <w:r>
        <w:rPr>
          <w:rFonts w:hint="eastAsia"/>
        </w:rPr>
        <w:t>，厂商管理员</w:t>
      </w:r>
      <w:r w:rsidR="00D67D83">
        <w:rPr>
          <w:rFonts w:hint="eastAsia"/>
        </w:rPr>
        <w:t>属于平台管理者用户角色，</w:t>
      </w:r>
      <w:r>
        <w:rPr>
          <w:rFonts w:hint="eastAsia"/>
        </w:rPr>
        <w:t>由系统管理员创建，</w:t>
      </w:r>
      <w:r w:rsidR="00D67D83">
        <w:rPr>
          <w:rFonts w:hint="eastAsia"/>
        </w:rPr>
        <w:t>进行用户名和密码的初始化</w:t>
      </w:r>
      <w:r>
        <w:rPr>
          <w:rFonts w:hint="eastAsia"/>
        </w:rPr>
        <w:t>。管理员填写登录页面表单</w:t>
      </w:r>
      <w:r w:rsidRPr="00636514">
        <w:rPr>
          <w:rFonts w:hint="eastAsia"/>
        </w:rPr>
        <w:t>，系统根据商家编号、账号和密码进入相应的页面。</w:t>
      </w:r>
    </w:p>
    <w:p w14:paraId="2DC47C4F" w14:textId="0EAF0C4E" w:rsidR="00F06F4B" w:rsidRPr="00636514" w:rsidRDefault="00F06F4B" w:rsidP="00AD581F">
      <w:pPr>
        <w:numPr>
          <w:ilvl w:val="1"/>
          <w:numId w:val="4"/>
        </w:numPr>
        <w:ind w:firstLineChars="0"/>
      </w:pPr>
      <w:r w:rsidRPr="00636514">
        <w:t>角色</w:t>
      </w:r>
      <w:r w:rsidR="00F039C1">
        <w:rPr>
          <w:rFonts w:hint="eastAsia"/>
        </w:rPr>
        <w:t>/</w:t>
      </w:r>
      <w:r w:rsidR="00F039C1">
        <w:rPr>
          <w:rFonts w:hint="eastAsia"/>
        </w:rPr>
        <w:t>权限</w:t>
      </w:r>
      <w:r w:rsidRPr="00636514">
        <w:t>管理</w:t>
      </w:r>
      <w:r w:rsidRPr="00636514">
        <w:rPr>
          <w:rFonts w:hint="eastAsia"/>
        </w:rPr>
        <w:t>：</w:t>
      </w:r>
    </w:p>
    <w:p w14:paraId="65E1A695" w14:textId="01AC82C2" w:rsidR="00F06F4B" w:rsidRDefault="00F06F4B" w:rsidP="00444366">
      <w:pPr>
        <w:ind w:left="840" w:firstLineChars="0" w:firstLine="420"/>
      </w:pPr>
      <w:r w:rsidRPr="00636514">
        <w:rPr>
          <w:rFonts w:hint="eastAsia"/>
        </w:rPr>
        <w:t>用户角色包括权限管理和角色管理两个部分，每个角色可以</w:t>
      </w:r>
      <w:r w:rsidR="00DA2BE9">
        <w:rPr>
          <w:rFonts w:hint="eastAsia"/>
        </w:rPr>
        <w:t>拥有</w:t>
      </w:r>
      <w:r w:rsidRPr="00636514">
        <w:rPr>
          <w:rFonts w:hint="eastAsia"/>
        </w:rPr>
        <w:t>多个权限</w:t>
      </w:r>
      <w:r>
        <w:rPr>
          <w:rFonts w:hint="eastAsia"/>
        </w:rPr>
        <w:t>，</w:t>
      </w:r>
      <w:r w:rsidRPr="00636514">
        <w:rPr>
          <w:rFonts w:hint="eastAsia"/>
        </w:rPr>
        <w:t>不同的权限对应不同的操作区间。用户权限包括权限名称、权限编号、权限描述、权限所属租户类型等属性。权限所属类型分为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28402E48"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lastRenderedPageBreak/>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4346FDF5"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w:t>
      </w:r>
      <w:r w:rsidR="0072397A">
        <w:rPr>
          <w:rFonts w:hint="eastAsia"/>
        </w:rPr>
        <w:t>售货机台数</w:t>
      </w:r>
      <w:r w:rsidR="00F06F4B" w:rsidRPr="00636514">
        <w:rPr>
          <w:rFonts w:hint="eastAsia"/>
        </w:rPr>
        <w:t>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w:t>
      </w:r>
      <w:r w:rsidR="0072397A">
        <w:rPr>
          <w:rFonts w:hint="eastAsia"/>
        </w:rPr>
        <w:t>也</w:t>
      </w:r>
      <w:r w:rsidR="00F06F4B">
        <w:rPr>
          <w:rFonts w:hint="eastAsia"/>
        </w:rPr>
        <w:t>可</w:t>
      </w:r>
      <w:r w:rsidR="0072397A">
        <w:rPr>
          <w:rFonts w:hint="eastAsia"/>
        </w:rPr>
        <w:t>自行</w:t>
      </w:r>
      <w:r w:rsidR="00F06F4B">
        <w:rPr>
          <w:rFonts w:hint="eastAsia"/>
        </w:rPr>
        <w:t>创建</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158967A3"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310B2C0A"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w:t>
      </w:r>
      <w:r w:rsidR="0022772F">
        <w:rPr>
          <w:rFonts w:hint="eastAsia"/>
        </w:rPr>
        <w:t>包含售货机类型的</w:t>
      </w:r>
      <w:r w:rsidRPr="00636514">
        <w:rPr>
          <w:rFonts w:hint="eastAsia"/>
        </w:rPr>
        <w:t>售货机详细信息表单后点击保存进行提交。</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按钮查看售货机详细信息，同时添加包括售货机货道编号、货道</w:t>
      </w:r>
      <w:r w:rsidRPr="00636514">
        <w:rPr>
          <w:rFonts w:hint="eastAsia"/>
        </w:rPr>
        <w:lastRenderedPageBreak/>
        <w:t>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21EA4161" w:rsidR="00F06F4B" w:rsidRPr="00636514" w:rsidRDefault="00F06F4B" w:rsidP="00AD581F">
      <w:pPr>
        <w:numPr>
          <w:ilvl w:val="0"/>
          <w:numId w:val="11"/>
        </w:numPr>
        <w:ind w:firstLineChars="0"/>
      </w:pPr>
      <w:r w:rsidRPr="00636514">
        <w:rPr>
          <w:rFonts w:hint="eastAsia"/>
        </w:rPr>
        <w:t>运营商</w:t>
      </w:r>
      <w:r w:rsidR="00BC4D69">
        <w:t>模块</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6">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32DADFB6"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w:t>
      </w:r>
      <w:r w:rsidR="001B28D4">
        <w:rPr>
          <w:rFonts w:hint="eastAsia"/>
        </w:rPr>
        <w:t>进行注册</w:t>
      </w:r>
      <w:r w:rsidRPr="00636514">
        <w:rPr>
          <w:rFonts w:hint="eastAsia"/>
        </w:rPr>
        <w:t>，租赁成功后跳转登录界面进行登录。第一次使用系统可免费试用</w:t>
      </w:r>
      <w:r w:rsidRPr="00636514">
        <w:rPr>
          <w:rFonts w:hint="eastAsia"/>
        </w:rPr>
        <w:t>30</w:t>
      </w:r>
      <w:r w:rsidRPr="00636514">
        <w:rPr>
          <w:rFonts w:hint="eastAsia"/>
        </w:rPr>
        <w:t>天</w:t>
      </w:r>
      <w:r w:rsidR="001B28D4">
        <w:rPr>
          <w:rFonts w:hint="eastAsia"/>
        </w:rPr>
        <w:t>，</w:t>
      </w:r>
      <w:r w:rsidRPr="00636514">
        <w:rPr>
          <w:rFonts w:hint="eastAsia"/>
        </w:rPr>
        <w:t>商家信息表中记录租用的开始时间和结束时间，租用到期后需续费才能再次恢复</w:t>
      </w:r>
      <w:r w:rsidRPr="00636514">
        <w:rPr>
          <w:rFonts w:hint="eastAsia"/>
        </w:rPr>
        <w:lastRenderedPageBreak/>
        <w:t>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4EEFAFCF"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w:t>
      </w:r>
      <w:r w:rsidR="008A0576">
        <w:t>用户是否可用</w:t>
      </w:r>
      <w:r w:rsidRPr="00636514">
        <w:rPr>
          <w:rFonts w:hint="eastAsia"/>
        </w:rPr>
        <w:t>，验证通过后，进入其对应的权限范围页面。新用户由运营商端管理员进行添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7A4F4C38"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w:t>
      </w:r>
      <w:r w:rsidR="00145279">
        <w:rPr>
          <w:rFonts w:hint="eastAsia"/>
        </w:rPr>
        <w:t>。</w:t>
      </w:r>
      <w:r w:rsidR="00145279" w:rsidRPr="00636514">
        <w:rPr>
          <w:rFonts w:hint="eastAsia"/>
        </w:rPr>
        <w:t>管理员可查看所有角色信息，以及每个角色所包含的用户权限</w:t>
      </w:r>
      <w:r w:rsidR="00145279">
        <w:rPr>
          <w:rFonts w:hint="eastAsia"/>
        </w:rPr>
        <w:t>，</w:t>
      </w:r>
      <w:r w:rsidRPr="00636514">
        <w:rPr>
          <w:rFonts w:hint="eastAsia"/>
        </w:rPr>
        <w:t>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w:t>
      </w:r>
      <w:r w:rsidRPr="00636514">
        <w:rPr>
          <w:rFonts w:hint="eastAsia"/>
        </w:rPr>
        <w:lastRenderedPageBreak/>
        <w:t>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37569D13"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w:t>
      </w:r>
      <w:r w:rsidR="00F82CAD">
        <w:rPr>
          <w:rFonts w:hint="eastAsia"/>
        </w:rPr>
        <w:t>可</w:t>
      </w:r>
      <w:r w:rsidRPr="00636514">
        <w:rPr>
          <w:rFonts w:hint="eastAsia"/>
        </w:rPr>
        <w:t>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0D94CE60" w:rsidR="00F06F4B" w:rsidRPr="00636514" w:rsidRDefault="00AA1B4A" w:rsidP="005D7A48">
      <w:pPr>
        <w:ind w:left="840" w:firstLineChars="0" w:firstLine="420"/>
      </w:pPr>
      <w:r w:rsidRPr="00636514">
        <w:t>自动售货机</w:t>
      </w:r>
      <w:r>
        <w:rPr>
          <w:rFonts w:hint="eastAsia"/>
        </w:rPr>
        <w:t>售货</w:t>
      </w:r>
      <w:r>
        <w:rPr>
          <w:rFonts w:hint="eastAsia"/>
        </w:rPr>
        <w:t>APP</w:t>
      </w:r>
      <w:r w:rsidRPr="00636514">
        <w:t>工作过程中</w:t>
      </w:r>
      <w:r w:rsidR="00F06F4B" w:rsidRPr="00636514">
        <w:rPr>
          <w:rFonts w:hint="eastAsia"/>
        </w:rPr>
        <w:t>，</w:t>
      </w:r>
      <w:r w:rsidR="00F06F4B" w:rsidRPr="00636514">
        <w:t>每完成一笔订单就向后台发送一个</w:t>
      </w:r>
      <w:r w:rsidR="00F06F4B" w:rsidRPr="00636514">
        <w:rPr>
          <w:rFonts w:hint="eastAsia"/>
        </w:rPr>
        <w:t>HTTP</w:t>
      </w:r>
      <w:r w:rsidR="00F06F4B" w:rsidRPr="00636514">
        <w:t>请求</w:t>
      </w:r>
      <w:r w:rsidR="00F06F4B" w:rsidRPr="00636514">
        <w:rPr>
          <w:rFonts w:hint="eastAsia"/>
        </w:rPr>
        <w:t>，</w:t>
      </w:r>
      <w:r w:rsidR="00F06F4B" w:rsidRPr="00636514">
        <w:t>将订单信息保存在后台数据库中</w:t>
      </w:r>
      <w:r w:rsidR="00F06F4B" w:rsidRPr="00636514">
        <w:rPr>
          <w:rFonts w:hint="eastAsia"/>
        </w:rPr>
        <w:t>，</w:t>
      </w:r>
      <w:r w:rsidR="00F06F4B" w:rsidRPr="00636514">
        <w:t>管理员</w:t>
      </w:r>
      <w:r w:rsidR="006A76A7">
        <w:t>可</w:t>
      </w:r>
      <w:r w:rsidR="00F06F4B" w:rsidRPr="00636514">
        <w:t>进入管理页面查看自动售货机订单信息</w:t>
      </w:r>
      <w:r w:rsidR="00F06F4B" w:rsidRPr="00636514">
        <w:rPr>
          <w:rFonts w:hint="eastAsia"/>
        </w:rPr>
        <w:t>。财务管理员</w:t>
      </w:r>
      <w:r w:rsidR="006A76A7">
        <w:rPr>
          <w:rFonts w:hint="eastAsia"/>
        </w:rPr>
        <w:t>可通过订单信息</w:t>
      </w:r>
      <w:r w:rsidR="00E66CB3">
        <w:rPr>
          <w:rFonts w:hint="eastAsia"/>
        </w:rPr>
        <w:t>对</w:t>
      </w:r>
      <w:r w:rsidR="00F06F4B" w:rsidRPr="00636514">
        <w:rPr>
          <w:rFonts w:hint="eastAsia"/>
        </w:rPr>
        <w:t>每月</w:t>
      </w:r>
      <w:r w:rsidR="00D634B8">
        <w:t>的</w:t>
      </w:r>
      <w:r w:rsidR="00F06F4B" w:rsidRPr="00636514">
        <w:rPr>
          <w:rFonts w:hint="eastAsia"/>
        </w:rPr>
        <w:t>交易金额进行统计。</w:t>
      </w:r>
    </w:p>
    <w:p w14:paraId="6223467C" w14:textId="12C1A911" w:rsidR="00F06F4B" w:rsidRPr="00636514" w:rsidRDefault="00F06F4B" w:rsidP="00444366">
      <w:pPr>
        <w:pStyle w:val="3"/>
        <w:rPr>
          <w:color w:val="auto"/>
          <w:lang w:eastAsia="zh-CN"/>
        </w:rPr>
      </w:pPr>
      <w:bookmarkStart w:id="74" w:name="_Toc497917461"/>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8334D4">
        <w:rPr>
          <w:rFonts w:hint="eastAsia"/>
          <w:color w:val="auto"/>
          <w:lang w:eastAsia="zh-CN"/>
        </w:rPr>
        <w:t>需求分析</w:t>
      </w:r>
      <w:bookmarkEnd w:id="74"/>
    </w:p>
    <w:p w14:paraId="7E53F48F" w14:textId="20BDF6D8"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w:t>
      </w:r>
      <w:r w:rsidR="001370D6" w:rsidRPr="00636514">
        <w:rPr>
          <w:rFonts w:hint="eastAsia"/>
        </w:rPr>
        <w:t>操作员</w:t>
      </w:r>
      <w:r w:rsidR="001370D6">
        <w:rPr>
          <w:rFonts w:hint="eastAsia"/>
        </w:rPr>
        <w:t>A</w:t>
      </w:r>
      <w:r w:rsidR="001370D6">
        <w:t>PP</w:t>
      </w:r>
      <w:r w:rsidRPr="00636514">
        <w:rPr>
          <w:rFonts w:hint="eastAsia"/>
        </w:rPr>
        <w:t>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32B37843" w:rsidR="00F06F4B" w:rsidRDefault="00F06F4B" w:rsidP="00AD581F">
      <w:pPr>
        <w:numPr>
          <w:ilvl w:val="0"/>
          <w:numId w:val="12"/>
        </w:numPr>
        <w:ind w:firstLineChars="0"/>
      </w:pPr>
      <w:r w:rsidRPr="00636514">
        <w:rPr>
          <w:rFonts w:hint="eastAsia"/>
        </w:rPr>
        <w:t xml:space="preserve"> </w:t>
      </w:r>
      <w:r w:rsidRPr="00636514">
        <w:rPr>
          <w:rFonts w:hint="eastAsia"/>
        </w:rPr>
        <w:t>操作员</w:t>
      </w:r>
      <w:r w:rsidR="003D063C">
        <w:rPr>
          <w:rFonts w:hint="eastAsia"/>
        </w:rPr>
        <w:t>APP</w:t>
      </w:r>
      <w:r w:rsidRPr="00636514">
        <w:rPr>
          <w:rFonts w:hint="eastAsia"/>
        </w:rPr>
        <w:t xml:space="preserve"> </w:t>
      </w:r>
    </w:p>
    <w:p w14:paraId="796E47E4" w14:textId="008352AA" w:rsidR="00280566" w:rsidRDefault="00F113A2" w:rsidP="00041A47">
      <w:pPr>
        <w:ind w:firstLine="480"/>
      </w:pPr>
      <w:r w:rsidRPr="00636514">
        <w:rPr>
          <w:rFonts w:hint="eastAsia"/>
        </w:rPr>
        <w:t>操作员</w:t>
      </w:r>
      <w:r>
        <w:rPr>
          <w:rFonts w:hint="eastAsia"/>
        </w:rPr>
        <w:t>APP</w:t>
      </w:r>
      <w:r w:rsidR="00280566" w:rsidRPr="00636514">
        <w:rPr>
          <w:rFonts w:hint="eastAsia"/>
        </w:rPr>
        <w:t>是为自动售货机运营商开发的一套移动端应用，主要为方便操作员上货时</w:t>
      </w:r>
      <w:r w:rsidR="00505CB5">
        <w:rPr>
          <w:rFonts w:hint="eastAsia"/>
        </w:rPr>
        <w:t>现场更新售货机数据、进行</w:t>
      </w:r>
      <w:r w:rsidR="00280566" w:rsidRPr="00636514">
        <w:rPr>
          <w:rFonts w:hint="eastAsia"/>
        </w:rPr>
        <w:t>货物的统计。操作员通过</w:t>
      </w:r>
      <w:r w:rsidR="00280566">
        <w:rPr>
          <w:rFonts w:hint="eastAsia"/>
        </w:rPr>
        <w:t>租户编号、</w:t>
      </w:r>
      <w:r w:rsidR="00280566" w:rsidRPr="00636514">
        <w:rPr>
          <w:rFonts w:hint="eastAsia"/>
        </w:rPr>
        <w:t>用户名和密码进行登录，系统验证成功后进入个人页面。个人页面包含</w:t>
      </w:r>
      <w:r w:rsidR="002259C9">
        <w:t>多</w:t>
      </w:r>
      <w:r w:rsidR="00280566" w:rsidRPr="00636514">
        <w:rPr>
          <w:rFonts w:hint="eastAsia"/>
        </w:rPr>
        <w:t>个菜单</w:t>
      </w:r>
      <w:r w:rsidR="002259C9">
        <w:rPr>
          <w:rFonts w:hint="eastAsia"/>
        </w:rPr>
        <w:t>选项</w:t>
      </w:r>
      <w:r w:rsidR="00280566" w:rsidRPr="00636514">
        <w:rPr>
          <w:rFonts w:hint="eastAsia"/>
        </w:rPr>
        <w:t>，</w:t>
      </w:r>
      <w:r w:rsidR="00280566" w:rsidRPr="00636514">
        <w:rPr>
          <w:rFonts w:hint="eastAsia"/>
        </w:rPr>
        <w:lastRenderedPageBreak/>
        <w:t>分别是机器列表、更新货道、查看个人信息、查看库存、退出登录和检测更新等。</w:t>
      </w:r>
      <w:r w:rsidR="00A22E6B">
        <w:rPr>
          <w:rFonts w:hint="eastAsia"/>
          <w:noProof/>
        </w:rPr>
        <w:drawing>
          <wp:anchor distT="0" distB="0" distL="114300" distR="114300" simplePos="0" relativeHeight="251870208" behindDoc="0" locked="0" layoutInCell="1" allowOverlap="1" wp14:anchorId="1F59B464" wp14:editId="65BCEE83">
            <wp:simplePos x="0" y="0"/>
            <wp:positionH relativeFrom="column">
              <wp:posOffset>-152400</wp:posOffset>
            </wp:positionH>
            <wp:positionV relativeFrom="paragraph">
              <wp:posOffset>829310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7">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66" w:rsidRPr="00636514">
        <w:rPr>
          <w:rFonts w:hint="eastAsia"/>
        </w:rPr>
        <w:t>运营商</w:t>
      </w:r>
      <w:r w:rsidR="001370D6" w:rsidRPr="00636514">
        <w:rPr>
          <w:rFonts w:hint="eastAsia"/>
        </w:rPr>
        <w:t>操作员</w:t>
      </w:r>
      <w:r w:rsidR="001370D6">
        <w:rPr>
          <w:rFonts w:hint="eastAsia"/>
        </w:rPr>
        <w:t>A</w:t>
      </w:r>
      <w:r w:rsidR="001370D6">
        <w:t>PP</w:t>
      </w:r>
      <w:r w:rsidR="00280566" w:rsidRPr="00636514">
        <w:rPr>
          <w:rFonts w:hint="eastAsia"/>
        </w:rPr>
        <w:t>用例图如图</w:t>
      </w:r>
      <w:r w:rsidR="00280566" w:rsidRPr="00636514">
        <w:rPr>
          <w:rFonts w:hint="eastAsia"/>
        </w:rPr>
        <w:t>3-</w:t>
      </w:r>
      <w:r w:rsidR="003E5C92">
        <w:t>3</w:t>
      </w:r>
      <w:r w:rsidR="00280566">
        <w:rPr>
          <w:rFonts w:hint="eastAsia"/>
        </w:rPr>
        <w:t>。</w:t>
      </w:r>
    </w:p>
    <w:p w14:paraId="1BD716EB" w14:textId="4906E806"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90004BA" w:rsidR="00F06F4B" w:rsidRPr="00636514" w:rsidRDefault="008D5372" w:rsidP="00637D02">
      <w:pPr>
        <w:ind w:left="900" w:firstLineChars="0" w:firstLine="360"/>
      </w:pPr>
      <w:r w:rsidRPr="00636514">
        <w:rPr>
          <w:rFonts w:hint="eastAsia"/>
        </w:rPr>
        <w:t>操作员</w:t>
      </w:r>
      <w:r>
        <w:rPr>
          <w:rFonts w:hint="eastAsia"/>
        </w:rPr>
        <w:t>APP</w:t>
      </w:r>
      <w:r w:rsidR="00F06F4B" w:rsidRPr="00636514">
        <w:t>允许登录的用户类型有</w:t>
      </w:r>
      <w:r w:rsidR="00F06F4B" w:rsidRPr="00636514">
        <w:rPr>
          <w:rFonts w:hint="eastAsia"/>
        </w:rPr>
        <w:t>操作员及其上级用户。用户输入商家编号、用户名和密码，客户端将信息发送到服务端，服务端</w:t>
      </w:r>
      <w:r w:rsidR="00F06F4B">
        <w:rPr>
          <w:rFonts w:hint="eastAsia"/>
        </w:rPr>
        <w:t>对</w:t>
      </w:r>
      <w:r w:rsidR="00F06F4B" w:rsidRPr="00636514">
        <w:rPr>
          <w:rFonts w:hint="eastAsia"/>
        </w:rPr>
        <w:t>用户身份验证</w:t>
      </w:r>
      <w:r w:rsidR="00F06F4B">
        <w:rPr>
          <w:rFonts w:hint="eastAsia"/>
        </w:rPr>
        <w:t>成功</w:t>
      </w:r>
      <w:r w:rsidR="00F06F4B"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00C20AA6" w:rsidR="00F06F4B" w:rsidRPr="00636514" w:rsidRDefault="001E02CC" w:rsidP="00AD581F">
      <w:pPr>
        <w:numPr>
          <w:ilvl w:val="0"/>
          <w:numId w:val="5"/>
        </w:numPr>
        <w:ind w:firstLineChars="0"/>
      </w:pPr>
      <w:r>
        <w:t>货道更新</w:t>
      </w:r>
      <w:r w:rsidR="00F06F4B"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6D541817" w:rsidR="00F06F4B" w:rsidRPr="00636514" w:rsidRDefault="00F06F4B" w:rsidP="00444366">
      <w:pPr>
        <w:ind w:left="900" w:firstLineChars="0" w:firstLine="360"/>
      </w:pPr>
      <w:r w:rsidRPr="00636514">
        <w:rPr>
          <w:rFonts w:hint="eastAsia"/>
        </w:rPr>
        <w:t>新版本</w:t>
      </w:r>
      <w:r w:rsidR="0093502D">
        <w:rPr>
          <w:rFonts w:hint="eastAsia"/>
        </w:rPr>
        <w:t>终端系统</w:t>
      </w:r>
      <w:r w:rsidR="00832CAA">
        <w:rPr>
          <w:rFonts w:hint="eastAsia"/>
        </w:rPr>
        <w:t>开发</w:t>
      </w:r>
      <w:r w:rsidRPr="00636514">
        <w:rPr>
          <w:rFonts w:hint="eastAsia"/>
        </w:rPr>
        <w:t>完成</w:t>
      </w:r>
      <w:r w:rsidR="007463C6">
        <w:rPr>
          <w:rFonts w:hint="eastAsia"/>
        </w:rPr>
        <w:t>后会</w:t>
      </w:r>
      <w:r w:rsidRPr="00636514">
        <w:rPr>
          <w:rFonts w:hint="eastAsia"/>
        </w:rPr>
        <w:t>在文件服务器上存放新的</w:t>
      </w:r>
      <w:r w:rsidRPr="00636514">
        <w:t>APK</w:t>
      </w:r>
      <w:r w:rsidRPr="00636514">
        <w:rPr>
          <w:rFonts w:hint="eastAsia"/>
        </w:rPr>
        <w:t>包和存有版本信息的配置文件。</w:t>
      </w:r>
      <w:r w:rsidR="00832CAA" w:rsidRPr="00636514">
        <w:rPr>
          <w:rFonts w:hint="eastAsia"/>
        </w:rPr>
        <w:t>客户端首页提供版本更新按钮，</w:t>
      </w:r>
      <w:r w:rsidRPr="00636514">
        <w:rPr>
          <w:rFonts w:hint="eastAsia"/>
        </w:rPr>
        <w:t>用户点击更新按钮，系统将自动检测是否存在新版本的</w:t>
      </w:r>
      <w:r w:rsidRPr="00636514">
        <w:t>APK</w:t>
      </w:r>
      <w:r w:rsidRPr="00636514">
        <w:rPr>
          <w:rFonts w:hint="eastAsia"/>
        </w:rPr>
        <w:t>文件，若已是最新版本</w:t>
      </w:r>
      <w:r w:rsidRPr="00636514">
        <w:rPr>
          <w:rFonts w:hint="eastAsia"/>
        </w:rPr>
        <w:lastRenderedPageBreak/>
        <w:t>则不处理，否则，下载新的版本文件并进行更新。</w:t>
      </w:r>
    </w:p>
    <w:p w14:paraId="27CF539E" w14:textId="2F1F22D3" w:rsidR="00F06F4B" w:rsidRPr="00636514" w:rsidRDefault="00414419" w:rsidP="00AD581F">
      <w:pPr>
        <w:numPr>
          <w:ilvl w:val="0"/>
          <w:numId w:val="12"/>
        </w:numPr>
        <w:ind w:firstLineChars="0"/>
      </w:pPr>
      <w:r>
        <w:t>售货</w:t>
      </w:r>
      <w:r>
        <w:rPr>
          <w:rFonts w:hint="eastAsia"/>
        </w:rPr>
        <w:t>APP</w:t>
      </w:r>
      <w:r w:rsidR="00F06F4B" w:rsidRPr="00636514">
        <w:rPr>
          <w:rFonts w:hint="eastAsia"/>
        </w:rPr>
        <w:t xml:space="preserve"> </w:t>
      </w:r>
    </w:p>
    <w:p w14:paraId="57C79E80" w14:textId="6CABD411"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8">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419">
        <w:t>售货</w:t>
      </w:r>
      <w:r w:rsidR="00414419">
        <w:rPr>
          <w:rFonts w:hint="eastAsia"/>
        </w:rPr>
        <w:t>APP</w:t>
      </w:r>
      <w:r w:rsidRPr="00636514">
        <w:t>为消费者提供</w:t>
      </w:r>
      <w:r w:rsidRPr="00636514">
        <w:rPr>
          <w:rFonts w:hint="eastAsia"/>
        </w:rPr>
        <w:t>基本交易</w:t>
      </w:r>
      <w:r w:rsidR="0039454D">
        <w:rPr>
          <w:rFonts w:hint="eastAsia"/>
        </w:rPr>
        <w:t>界面</w:t>
      </w:r>
      <w:r w:rsidRPr="00636514">
        <w:rPr>
          <w:rFonts w:hint="eastAsia"/>
        </w:rPr>
        <w:t>。</w:t>
      </w:r>
      <w:r w:rsidR="00414419">
        <w:t>售货</w:t>
      </w:r>
      <w:r w:rsidR="00414419">
        <w:rPr>
          <w:rFonts w:hint="eastAsia"/>
        </w:rPr>
        <w:t>APP</w:t>
      </w:r>
      <w:r w:rsidRPr="00636514">
        <w:rPr>
          <w:rFonts w:hint="eastAsia"/>
        </w:rPr>
        <w:t>用例图如图</w:t>
      </w:r>
      <w:r w:rsidRPr="00636514">
        <w:rPr>
          <w:rFonts w:hint="eastAsia"/>
        </w:rPr>
        <w:t>3-</w:t>
      </w:r>
      <w:r w:rsidR="003E5C92">
        <w:t>4</w:t>
      </w:r>
      <w:r w:rsidRPr="00636514">
        <w:rPr>
          <w:rFonts w:hint="eastAsia"/>
        </w:rPr>
        <w:t>。</w:t>
      </w:r>
    </w:p>
    <w:p w14:paraId="4E695938" w14:textId="16F38152" w:rsidR="00F06F4B" w:rsidRPr="00636514" w:rsidRDefault="00F06F4B" w:rsidP="00F22391">
      <w:pPr>
        <w:pStyle w:val="aff0"/>
      </w:pPr>
      <w:r>
        <w:rPr>
          <w:rFonts w:hint="eastAsia"/>
        </w:rPr>
        <w:t>图</w:t>
      </w:r>
      <w:r>
        <w:rPr>
          <w:rFonts w:hint="eastAsia"/>
        </w:rPr>
        <w:t>3-</w:t>
      </w:r>
      <w:r w:rsidR="003E5C92">
        <w:t xml:space="preserve">4  </w:t>
      </w:r>
      <w:r>
        <w:t>自动售货机</w:t>
      </w:r>
      <w:r w:rsidR="00414419">
        <w:t>售货</w:t>
      </w:r>
      <w:r w:rsidR="00414419">
        <w:rPr>
          <w:rFonts w:hint="eastAsia"/>
        </w:rPr>
        <w:t>APP</w:t>
      </w:r>
      <w:r>
        <w:t>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16B4E50F" w:rsidR="00F06F4B" w:rsidRPr="00636514" w:rsidRDefault="00B66E98" w:rsidP="00444366">
      <w:pPr>
        <w:ind w:left="840" w:firstLine="480"/>
      </w:pPr>
      <w:r>
        <w:t>售货</w:t>
      </w:r>
      <w:r>
        <w:rPr>
          <w:rFonts w:hint="eastAsia"/>
        </w:rPr>
        <w:t>APP</w:t>
      </w:r>
      <w:r w:rsidR="00F06F4B" w:rsidRPr="00636514">
        <w:rPr>
          <w:rFonts w:hint="eastAsia"/>
        </w:rPr>
        <w:t>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30E13A15"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0019536A">
        <w:rPr>
          <w:rFonts w:hint="eastAsia"/>
        </w:rPr>
        <w:t>移动</w:t>
      </w:r>
      <w:r w:rsidRPr="00636514">
        <w:t>支付二维码信息</w:t>
      </w:r>
      <w:r w:rsidRPr="00636514">
        <w:rPr>
          <w:rFonts w:hint="eastAsia"/>
        </w:rPr>
        <w:t>，用户可通过银联、支付宝和微信等</w:t>
      </w:r>
      <w:r w:rsidR="0019536A">
        <w:rPr>
          <w:rFonts w:hint="eastAsia"/>
        </w:rPr>
        <w:t>移动应用</w:t>
      </w:r>
      <w:r w:rsidRPr="00636514">
        <w:rPr>
          <w:rFonts w:hint="eastAsia"/>
        </w:rPr>
        <w:t>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w:t>
      </w:r>
      <w:r w:rsidRPr="00636514">
        <w:rPr>
          <w:rFonts w:hint="eastAsia"/>
        </w:rPr>
        <w:lastRenderedPageBreak/>
        <w:t>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634FB085"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00484B0C">
        <w:rPr>
          <w:rFonts w:hint="eastAsia"/>
        </w:rPr>
        <w:t>定期</w:t>
      </w:r>
      <w:r w:rsidRPr="00636514">
        <w:rPr>
          <w:rFonts w:hint="eastAsia"/>
        </w:rPr>
        <w:t>自动检测</w:t>
      </w:r>
      <w:r w:rsidR="00484B0C">
        <w:rPr>
          <w:rFonts w:hint="eastAsia"/>
        </w:rPr>
        <w:t>文件</w:t>
      </w:r>
      <w:r w:rsidRPr="00636514">
        <w:rPr>
          <w:rFonts w:hint="eastAsia"/>
        </w:rPr>
        <w:t>服务器</w:t>
      </w:r>
      <w:r w:rsidR="00484B0C">
        <w:t>上</w:t>
      </w:r>
      <w:r w:rsidRPr="00636514">
        <w:rPr>
          <w:rFonts w:hint="eastAsia"/>
        </w:rPr>
        <w:t>是否有新的</w:t>
      </w:r>
      <w:r w:rsidR="00A04A98">
        <w:rPr>
          <w:rFonts w:hint="eastAsia"/>
        </w:rPr>
        <w:t>售货</w:t>
      </w:r>
      <w:r w:rsidR="00A04A98">
        <w:rPr>
          <w:rFonts w:hint="eastAsia"/>
        </w:rPr>
        <w:t>APP</w:t>
      </w:r>
      <w:r w:rsidRPr="00636514">
        <w:rPr>
          <w:rFonts w:hint="eastAsia"/>
        </w:rPr>
        <w:t>的</w:t>
      </w:r>
      <w:r w:rsidRPr="00636514">
        <w:t>APK</w:t>
      </w:r>
      <w:r w:rsidRPr="00636514">
        <w:rPr>
          <w:rFonts w:hint="eastAsia"/>
        </w:rPr>
        <w:t>文件，若有，则下载后静默安装</w:t>
      </w:r>
      <w:r w:rsidR="001638BC">
        <w:rPr>
          <w:rFonts w:hint="eastAsia"/>
        </w:rPr>
        <w:t>售货</w:t>
      </w:r>
      <w:r w:rsidR="001638BC">
        <w:rPr>
          <w:rFonts w:hint="eastAsia"/>
        </w:rPr>
        <w:t>APP</w:t>
      </w:r>
      <w:r w:rsidRPr="00636514">
        <w:rPr>
          <w:rFonts w:hint="eastAsia"/>
        </w:rPr>
        <w:t>并自动重启。</w:t>
      </w:r>
    </w:p>
    <w:p w14:paraId="4950F84C" w14:textId="07AB74E4" w:rsidR="00F06F4B" w:rsidRPr="00964AD1" w:rsidRDefault="00F06F4B" w:rsidP="00964AD1">
      <w:pPr>
        <w:pStyle w:val="1"/>
        <w:ind w:left="240"/>
      </w:pPr>
      <w:bookmarkStart w:id="75" w:name="_Toc492673775"/>
      <w:r w:rsidRPr="00636514">
        <w:rPr>
          <w:lang w:val="en-US" w:eastAsia="zh-CN"/>
        </w:rPr>
        <w:br w:type="page"/>
      </w:r>
      <w:bookmarkStart w:id="76" w:name="_Toc497917462"/>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76"/>
    </w:p>
    <w:p w14:paraId="14B06434" w14:textId="36848275" w:rsidR="00F06F4B" w:rsidRDefault="00F06F4B" w:rsidP="00E819FF">
      <w:pPr>
        <w:pStyle w:val="2"/>
        <w:rPr>
          <w:lang w:eastAsia="zh-CN"/>
        </w:rPr>
      </w:pPr>
      <w:bookmarkStart w:id="77" w:name="_Toc497917463"/>
      <w:r>
        <w:rPr>
          <w:rFonts w:hint="eastAsia"/>
          <w:lang w:eastAsia="zh-CN"/>
        </w:rPr>
        <w:t xml:space="preserve">4.1 </w:t>
      </w:r>
      <w:r w:rsidR="001B733E">
        <w:rPr>
          <w:rFonts w:hint="eastAsia"/>
          <w:lang w:eastAsia="zh-CN"/>
        </w:rPr>
        <w:t>云平台</w:t>
      </w:r>
      <w:r>
        <w:rPr>
          <w:rFonts w:hint="eastAsia"/>
          <w:lang w:eastAsia="zh-CN"/>
        </w:rPr>
        <w:t>系统总体架构</w:t>
      </w:r>
      <w:bookmarkEnd w:id="77"/>
    </w:p>
    <w:p w14:paraId="296D8CE8" w14:textId="1E586A79" w:rsidR="00F06F4B" w:rsidRDefault="005574CB" w:rsidP="009448BF">
      <w:pPr>
        <w:ind w:firstLine="480"/>
      </w:pPr>
      <w:commentRangeStart w:id="78"/>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9">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commentRangeEnd w:id="78"/>
      <w:r w:rsidR="00DF7E1D">
        <w:rPr>
          <w:rStyle w:val="aa"/>
          <w:lang w:val="x-none" w:eastAsia="x-none"/>
        </w:rPr>
        <w:commentReference w:id="78"/>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38"/>
      </w:r>
      <w:r w:rsidR="004E11C9">
        <w:rPr>
          <w:rStyle w:val="af9"/>
        </w:rPr>
        <w:t>]</w:t>
      </w:r>
      <w:r>
        <w:rPr>
          <w:rFonts w:hint="eastAsia"/>
        </w:rPr>
        <w:t>。</w:t>
      </w:r>
    </w:p>
    <w:p w14:paraId="0C9F5DFB" w14:textId="1AC76814" w:rsidR="00F06F4B" w:rsidRDefault="00D9137B" w:rsidP="00964AD1">
      <w:pPr>
        <w:ind w:firstLine="480"/>
      </w:pPr>
      <w:r>
        <w:rPr>
          <w:noProof/>
        </w:rPr>
        <w:lastRenderedPageBreak/>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40">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4AA5A5C5" w:rsidR="00F06F4B" w:rsidRDefault="00F06F4B" w:rsidP="00E27539">
      <w:pPr>
        <w:pStyle w:val="2"/>
        <w:rPr>
          <w:lang w:eastAsia="zh-CN"/>
        </w:rPr>
      </w:pPr>
      <w:bookmarkStart w:id="79" w:name="_Toc492673776"/>
      <w:bookmarkStart w:id="80" w:name="_Toc497917464"/>
      <w:r w:rsidRPr="00636514">
        <w:rPr>
          <w:rFonts w:hint="eastAsia"/>
        </w:rPr>
        <w:t>4.</w:t>
      </w:r>
      <w:r w:rsidRPr="00636514">
        <w:rPr>
          <w:rFonts w:hint="eastAsia"/>
          <w:lang w:eastAsia="zh-CN"/>
        </w:rPr>
        <w:t>2</w:t>
      </w:r>
      <w:bookmarkEnd w:id="79"/>
      <w:r>
        <w:rPr>
          <w:lang w:eastAsia="zh-CN"/>
        </w:rPr>
        <w:t xml:space="preserve"> </w:t>
      </w:r>
      <w:r w:rsidR="001B733E">
        <w:rPr>
          <w:rFonts w:hint="eastAsia"/>
          <w:lang w:eastAsia="zh-CN"/>
        </w:rPr>
        <w:t>云平台</w:t>
      </w:r>
      <w:r>
        <w:rPr>
          <w:rFonts w:hint="eastAsia"/>
          <w:lang w:eastAsia="zh-CN"/>
        </w:rPr>
        <w:t>系统详细设计</w:t>
      </w:r>
      <w:bookmarkEnd w:id="80"/>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41">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39"/>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lastRenderedPageBreak/>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2">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1E28C3B4" w:rsidR="00F06F4B" w:rsidRPr="00636514" w:rsidRDefault="00F06F4B" w:rsidP="00F64CAE">
      <w:pPr>
        <w:pStyle w:val="2"/>
      </w:pPr>
      <w:bookmarkStart w:id="81" w:name="_Toc492673770"/>
      <w:bookmarkStart w:id="82" w:name="_Toc497917465"/>
      <w:r w:rsidRPr="00636514">
        <w:rPr>
          <w:rFonts w:hint="eastAsia"/>
          <w:lang w:eastAsia="zh-CN"/>
        </w:rPr>
        <w:t>4</w:t>
      </w:r>
      <w:r w:rsidRPr="00636514">
        <w:rPr>
          <w:rFonts w:hint="eastAsia"/>
        </w:rPr>
        <w:t>.</w:t>
      </w:r>
      <w:r>
        <w:rPr>
          <w:lang w:eastAsia="zh-CN"/>
        </w:rPr>
        <w:t>3</w:t>
      </w:r>
      <w:r w:rsidRPr="00636514">
        <w:rPr>
          <w:rFonts w:hint="eastAsia"/>
        </w:rPr>
        <w:t xml:space="preserve"> </w:t>
      </w:r>
      <w:r w:rsidR="00513A26">
        <w:rPr>
          <w:rFonts w:hint="eastAsia"/>
          <w:lang w:eastAsia="zh-CN"/>
        </w:rPr>
        <w:t>云平台系统</w:t>
      </w:r>
      <w:r w:rsidRPr="00636514">
        <w:rPr>
          <w:rFonts w:hint="eastAsia"/>
        </w:rPr>
        <w:t>数据库设计</w:t>
      </w:r>
      <w:bookmarkEnd w:id="81"/>
      <w:bookmarkEnd w:id="82"/>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83" w:name="_Toc492673771"/>
      <w:r w:rsidRPr="00636514">
        <w:t>数据库多租户设计模式的实现</w:t>
      </w:r>
      <w:bookmarkEnd w:id="83"/>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84" w:name="_Toc492673772"/>
      <w:r w:rsidRPr="00636514">
        <w:rPr>
          <w:rFonts w:hint="eastAsia"/>
        </w:rPr>
        <w:t>数据库概念结构设计</w:t>
      </w:r>
      <w:bookmarkEnd w:id="84"/>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40"/>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85" w:name="_Toc492673773"/>
      <w:r w:rsidRPr="00636514">
        <w:rPr>
          <w:rFonts w:hint="eastAsia"/>
        </w:rPr>
        <w:t>数据库逻辑结构设计</w:t>
      </w:r>
      <w:bookmarkEnd w:id="85"/>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3">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86" w:name="_Toc492673774"/>
      <w:r w:rsidRPr="00964AD1">
        <w:rPr>
          <w:rFonts w:hint="eastAsia"/>
        </w:rPr>
        <w:t>多租户数据库</w:t>
      </w:r>
      <w:r w:rsidRPr="00964AD1">
        <w:t>安全</w:t>
      </w:r>
      <w:bookmarkEnd w:id="86"/>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41"/>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42"/>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87" w:name="_Toc497917466"/>
      <w:commentRangeStart w:id="88"/>
      <w:r w:rsidRPr="00636514">
        <w:rPr>
          <w:rFonts w:hint="eastAsia"/>
        </w:rPr>
        <w:lastRenderedPageBreak/>
        <w:t>第</w:t>
      </w:r>
      <w:commentRangeEnd w:id="88"/>
      <w:r w:rsidR="00DF7E1D">
        <w:rPr>
          <w:rStyle w:val="aa"/>
          <w:rFonts w:eastAsiaTheme="minorEastAsia"/>
          <w:b w:val="0"/>
          <w:bCs w:val="0"/>
          <w:kern w:val="2"/>
        </w:rPr>
        <w:commentReference w:id="88"/>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75"/>
      <w:bookmarkEnd w:id="87"/>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89" w:name="_Toc497917467"/>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89"/>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E36447"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E36447"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4">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90"/>
      <w:r w:rsidRPr="00636514">
        <w:rPr>
          <w:rFonts w:hint="eastAsia"/>
        </w:rPr>
        <w:t>后台实现的部分码如下：</w:t>
      </w:r>
      <w:commentRangeEnd w:id="90"/>
      <w:r w:rsidR="003B7DE7">
        <w:rPr>
          <w:rStyle w:val="aa"/>
          <w:lang w:val="x-none" w:eastAsia="x-none"/>
        </w:rPr>
        <w:commentReference w:id="90"/>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5">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91" w:name="_Toc492673778"/>
      <w:bookmarkStart w:id="92" w:name="_Toc497917468"/>
      <w:r w:rsidRPr="00636514">
        <w:rPr>
          <w:rFonts w:hint="eastAsia"/>
          <w:lang w:eastAsia="zh-CN"/>
        </w:rPr>
        <w:t>5</w:t>
      </w:r>
      <w:r w:rsidRPr="00636514">
        <w:rPr>
          <w:rFonts w:hint="eastAsia"/>
        </w:rPr>
        <w:t>.</w:t>
      </w:r>
      <w:r w:rsidR="00051EE9">
        <w:rPr>
          <w:rFonts w:hint="eastAsia"/>
          <w:lang w:eastAsia="zh-CN"/>
        </w:rPr>
        <w:t>2</w:t>
      </w:r>
      <w:r w:rsidRPr="00636514">
        <w:t xml:space="preserve"> </w:t>
      </w:r>
      <w:r w:rsidRPr="00636514">
        <w:t>系统权限实现</w:t>
      </w:r>
      <w:bookmarkEnd w:id="91"/>
      <w:bookmarkEnd w:id="92"/>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93" w:name="_Toc497917469"/>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93"/>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6">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7">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94" w:name="_Toc492673780"/>
      <w:bookmarkStart w:id="95" w:name="_Toc497917470"/>
      <w:r w:rsidRPr="00636514">
        <w:rPr>
          <w:rFonts w:hint="eastAsia"/>
          <w:lang w:eastAsia="zh-CN"/>
        </w:rPr>
        <w:t>5</w:t>
      </w:r>
      <w:r w:rsidRPr="00636514">
        <w:t>.</w:t>
      </w:r>
      <w:r w:rsidR="004E3299">
        <w:rPr>
          <w:rFonts w:hint="eastAsia"/>
          <w:lang w:eastAsia="zh-CN"/>
        </w:rPr>
        <w:t>4</w:t>
      </w:r>
      <w:r w:rsidRPr="00636514">
        <w:t xml:space="preserve"> </w:t>
      </w:r>
      <w:r w:rsidRPr="00636514">
        <w:t>运营商模块实现</w:t>
      </w:r>
      <w:bookmarkEnd w:id="94"/>
      <w:bookmarkEnd w:id="95"/>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8">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9">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0">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1">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54E63D03" w:rsidR="00F06F4B" w:rsidRPr="00636514" w:rsidRDefault="00F06F4B" w:rsidP="000B1AA4">
      <w:pPr>
        <w:pStyle w:val="2"/>
      </w:pPr>
      <w:bookmarkStart w:id="96" w:name="_Toc492673781"/>
      <w:bookmarkStart w:id="97" w:name="_Toc497917471"/>
      <w:r w:rsidRPr="00636514">
        <w:rPr>
          <w:rFonts w:hint="eastAsia"/>
          <w:lang w:eastAsia="zh-CN"/>
        </w:rPr>
        <w:t>5</w:t>
      </w:r>
      <w:r w:rsidRPr="00636514">
        <w:rPr>
          <w:rFonts w:hint="eastAsia"/>
        </w:rPr>
        <w:t>.</w:t>
      </w:r>
      <w:r w:rsidR="004E3299">
        <w:rPr>
          <w:rFonts w:hint="eastAsia"/>
          <w:lang w:eastAsia="zh-CN"/>
        </w:rPr>
        <w:t>5</w:t>
      </w:r>
      <w:r w:rsidRPr="00636514">
        <w:t xml:space="preserve"> </w:t>
      </w:r>
      <w:bookmarkEnd w:id="96"/>
      <w:r w:rsidRPr="00636514">
        <w:rPr>
          <w:rFonts w:hint="eastAsia"/>
        </w:rPr>
        <w:t>文件服务器</w:t>
      </w:r>
      <w:bookmarkEnd w:id="97"/>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98" w:name="_Toc492673782"/>
      <w:bookmarkStart w:id="99" w:name="_Toc497917472"/>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commentRangeStart w:id="100"/>
      <w:r w:rsidRPr="00636514">
        <w:rPr>
          <w:rFonts w:hint="eastAsia"/>
        </w:rPr>
        <w:t>终端系统的实现</w:t>
      </w:r>
      <w:bookmarkEnd w:id="98"/>
      <w:r w:rsidRPr="00636514">
        <w:rPr>
          <w:rFonts w:hint="eastAsia"/>
        </w:rPr>
        <w:t xml:space="preserve"> </w:t>
      </w:r>
      <w:commentRangeEnd w:id="100"/>
      <w:r w:rsidR="00E60625">
        <w:rPr>
          <w:rStyle w:val="aa"/>
          <w:rFonts w:eastAsiaTheme="minorEastAsia"/>
          <w:b w:val="0"/>
          <w:bCs w:val="0"/>
          <w:kern w:val="2"/>
        </w:rPr>
        <w:commentReference w:id="100"/>
      </w:r>
      <w:bookmarkEnd w:id="99"/>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101" w:name="_Toc492673783"/>
      <w:bookmarkStart w:id="102" w:name="_Toc497917473"/>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101"/>
      <w:bookmarkEnd w:id="102"/>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43"/>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44"/>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103" w:name="_Toc492673784"/>
      <w:bookmarkStart w:id="104" w:name="_Toc497917474"/>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103"/>
      <w:bookmarkEnd w:id="104"/>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2">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05" w:name="_Toc492673785"/>
      <w:bookmarkStart w:id="106" w:name="_Toc497917475"/>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05"/>
      <w:bookmarkEnd w:id="106"/>
    </w:p>
    <w:p w14:paraId="043FEA4E" w14:textId="7F0C46C0" w:rsidR="00F06F4B" w:rsidRPr="00636514" w:rsidRDefault="00F06F4B" w:rsidP="00AD581F">
      <w:pPr>
        <w:pStyle w:val="afe"/>
        <w:numPr>
          <w:ilvl w:val="0"/>
          <w:numId w:val="22"/>
        </w:numPr>
        <w:ind w:firstLineChars="0"/>
      </w:pPr>
      <w:bookmarkStart w:id="107" w:name="_Toc492673786"/>
      <w:r w:rsidRPr="00636514">
        <w:rPr>
          <w:rFonts w:hint="eastAsia"/>
        </w:rPr>
        <w:t>购物流程的实现</w:t>
      </w:r>
      <w:bookmarkEnd w:id="107"/>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45"/>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3">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4"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5">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08" w:name="_Toc492673787"/>
      <w:r w:rsidRPr="00636514">
        <w:rPr>
          <w:rFonts w:hint="eastAsia"/>
        </w:rPr>
        <w:t>串口通信实现</w:t>
      </w:r>
      <w:bookmarkEnd w:id="108"/>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6">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09" w:name="_Toc492673788"/>
      <w:r w:rsidRPr="00636514">
        <w:rPr>
          <w:rFonts w:hint="eastAsia"/>
        </w:rPr>
        <w:t>移动支付功能实现</w:t>
      </w:r>
      <w:bookmarkEnd w:id="109"/>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7">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10" w:name="_Toc492673789"/>
      <w:r w:rsidRPr="00534659">
        <w:t>应用版本更新</w:t>
      </w:r>
      <w:bookmarkEnd w:id="110"/>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11" w:name="_Toc492673790"/>
      <w:bookmarkStart w:id="112" w:name="_Toc497917476"/>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111"/>
      <w:bookmarkEnd w:id="112"/>
    </w:p>
    <w:p w14:paraId="7C1DC207" w14:textId="0C4340D5" w:rsidR="008111E2" w:rsidRPr="00636514" w:rsidRDefault="00660703" w:rsidP="002F4A54">
      <w:pPr>
        <w:ind w:firstLine="480"/>
      </w:pPr>
      <w:r w:rsidRPr="00636514">
        <w:rPr>
          <w:rFonts w:hint="eastAsia"/>
        </w:rPr>
        <w:t>本文描述了</w:t>
      </w:r>
      <w:bookmarkStart w:id="113"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13"/>
    <w:p w14:paraId="6380E774" w14:textId="77777777" w:rsidR="009310F4" w:rsidRPr="00636514" w:rsidRDefault="0055124F" w:rsidP="00042A16">
      <w:pPr>
        <w:pStyle w:val="1"/>
        <w:ind w:leftChars="0" w:left="0"/>
      </w:pPr>
      <w:r w:rsidRPr="00636514">
        <w:br w:type="page"/>
      </w:r>
      <w:bookmarkStart w:id="114" w:name="_Toc492673791"/>
      <w:bookmarkStart w:id="115" w:name="_Toc497917477"/>
      <w:r w:rsidR="009310F4" w:rsidRPr="00636514">
        <w:lastRenderedPageBreak/>
        <w:t>致谢</w:t>
      </w:r>
      <w:bookmarkEnd w:id="114"/>
      <w:bookmarkEnd w:id="115"/>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16" w:name="_Toc497917478"/>
      <w:r>
        <w:lastRenderedPageBreak/>
        <w:t>参考文献</w:t>
      </w:r>
      <w:bookmarkEnd w:id="116"/>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E36447" w:rsidRDefault="00E36447" w:rsidP="00177BF8">
      <w:pPr>
        <w:ind w:firstLine="420"/>
      </w:pPr>
      <w:r>
        <w:rPr>
          <w:rStyle w:val="aa"/>
        </w:rPr>
        <w:annotationRef/>
      </w:r>
      <w:r>
        <w:rPr>
          <w:rFonts w:hint="eastAsia"/>
        </w:rPr>
        <w:t>（云的问题写的较少，可在系统设计上进行完善，尤其是云。还有些可在将来进行完善。云平台多点观点和讨论。从云的角度去写，功能的设计和实现淡化，主要写出云平台和</w:t>
      </w:r>
      <w:r>
        <w:rPr>
          <w:rFonts w:hint="eastAsia"/>
        </w:rPr>
        <w:t>SaaS</w:t>
      </w:r>
      <w:r>
        <w:rPr>
          <w:rFonts w:hint="eastAsia"/>
        </w:rPr>
        <w:t>的实现。</w:t>
      </w:r>
    </w:p>
    <w:p w14:paraId="2BCDCBFE" w14:textId="446E634B" w:rsidR="00E36447" w:rsidRDefault="00E36447"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E36447" w:rsidRDefault="00E36447" w:rsidP="00177BF8">
      <w:pPr>
        <w:ind w:firstLineChars="183" w:firstLine="439"/>
      </w:pPr>
      <w:r>
        <w:rPr>
          <w:rFonts w:hint="eastAsia"/>
        </w:rPr>
        <w:t>实际碰到的问题可以写一下，安卓程序运行有时莫名中断和跳出，重启，要加上原因。自动重启解决的问题就是安卓程序莫名跳出、崩溃，因为远程，可能用户触摸力较大导致震动，连接线会松动。）</w:t>
      </w:r>
    </w:p>
    <w:p w14:paraId="52162259" w14:textId="77777777" w:rsidR="00E36447" w:rsidRDefault="00E36447" w:rsidP="00177BF8">
      <w:pPr>
        <w:ind w:firstLineChars="183" w:firstLine="439"/>
      </w:pPr>
      <w:r>
        <w:rPr>
          <w:rFonts w:hint="eastAsia"/>
        </w:rPr>
        <w:t>（避免重复、遗漏）</w:t>
      </w:r>
    </w:p>
    <w:p w14:paraId="0314E254" w14:textId="533B583A" w:rsidR="00E36447" w:rsidRDefault="00E36447">
      <w:pPr>
        <w:pStyle w:val="ab"/>
        <w:ind w:firstLine="480"/>
      </w:pPr>
    </w:p>
  </w:comment>
  <w:comment w:id="13" w:author="Miley Ren" w:date="2017-11-08T10:55:00Z" w:initials="MR">
    <w:p w14:paraId="0CC0B1B1" w14:textId="6B4A5D4F" w:rsidR="00E36447" w:rsidRDefault="00E36447">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24" w:author="Miley Ren" w:date="2017-11-08T15:01:00Z" w:initials="MR">
    <w:p w14:paraId="614C37DF" w14:textId="0C623E13" w:rsidR="00E36447" w:rsidRDefault="00E36447">
      <w:pPr>
        <w:pStyle w:val="ab"/>
        <w:ind w:firstLine="420"/>
      </w:pPr>
      <w:r>
        <w:rPr>
          <w:rStyle w:val="aa"/>
        </w:rPr>
        <w:annotationRef/>
      </w:r>
      <w:r w:rsidRPr="00ED405F">
        <w:rPr>
          <w:rFonts w:hint="eastAsia"/>
        </w:rPr>
        <w:t>每小节标题，目录具体化，不要用模板</w:t>
      </w:r>
    </w:p>
  </w:comment>
  <w:comment w:id="31" w:author="Miley Ren" w:date="2017-11-08T15:03:00Z" w:initials="MR">
    <w:p w14:paraId="5BFB89A7" w14:textId="77777777" w:rsidR="00401282" w:rsidRDefault="00401282">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5BDCAC66" w14:textId="77777777" w:rsidR="00401282" w:rsidRDefault="00401282">
      <w:pPr>
        <w:pStyle w:val="ab"/>
        <w:ind w:firstLine="480"/>
        <w:rPr>
          <w:lang w:eastAsia="zh-CN"/>
        </w:rPr>
      </w:pPr>
    </w:p>
    <w:p w14:paraId="3BCEB200" w14:textId="77777777" w:rsidR="00401282" w:rsidRDefault="00401282">
      <w:pPr>
        <w:pStyle w:val="ab"/>
        <w:ind w:firstLine="480"/>
        <w:rPr>
          <w:lang w:eastAsia="zh-CN"/>
        </w:rPr>
      </w:pPr>
      <w:r>
        <w:rPr>
          <w:lang w:eastAsia="zh-CN"/>
        </w:rPr>
        <w:t>日本或欧美的自动售货机的信息化状态</w:t>
      </w:r>
      <w:r>
        <w:rPr>
          <w:rFonts w:hint="eastAsia"/>
          <w:lang w:eastAsia="zh-CN"/>
        </w:rPr>
        <w:t>，</w:t>
      </w:r>
    </w:p>
    <w:p w14:paraId="038F87E4" w14:textId="77777777" w:rsidR="00401282" w:rsidRDefault="00401282">
      <w:pPr>
        <w:pStyle w:val="ab"/>
        <w:ind w:firstLine="480"/>
        <w:rPr>
          <w:lang w:eastAsia="zh-CN"/>
        </w:rPr>
      </w:pPr>
      <w:r>
        <w:rPr>
          <w:lang w:eastAsia="zh-CN"/>
        </w:rPr>
        <w:t>有哪些新颖的东西</w:t>
      </w:r>
      <w:r>
        <w:rPr>
          <w:rFonts w:hint="eastAsia"/>
          <w:lang w:eastAsia="zh-CN"/>
        </w:rPr>
        <w:t>，有哪些信息化的适合解决中国的问题的东西</w:t>
      </w:r>
    </w:p>
    <w:p w14:paraId="345CD9CB" w14:textId="77777777" w:rsidR="00401282" w:rsidRDefault="00401282">
      <w:pPr>
        <w:pStyle w:val="ab"/>
        <w:ind w:firstLine="480"/>
        <w:rPr>
          <w:lang w:eastAsia="zh-CN"/>
        </w:rPr>
      </w:pPr>
      <w:r>
        <w:rPr>
          <w:lang w:eastAsia="zh-CN"/>
        </w:rPr>
        <w:t>有哪些可以借鉴的东西</w:t>
      </w:r>
    </w:p>
    <w:p w14:paraId="691C21C7" w14:textId="77777777" w:rsidR="00401282" w:rsidRDefault="00401282">
      <w:pPr>
        <w:pStyle w:val="ab"/>
        <w:ind w:firstLine="480"/>
        <w:rPr>
          <w:lang w:eastAsia="zh-CN"/>
        </w:rPr>
      </w:pPr>
    </w:p>
    <w:p w14:paraId="7748B1BF" w14:textId="77777777" w:rsidR="00401282" w:rsidRDefault="00401282">
      <w:pPr>
        <w:pStyle w:val="ab"/>
        <w:ind w:firstLine="480"/>
        <w:rPr>
          <w:lang w:eastAsia="zh-CN"/>
        </w:rPr>
      </w:pPr>
    </w:p>
    <w:p w14:paraId="3AD7E027" w14:textId="77777777" w:rsidR="00401282" w:rsidRDefault="00401282">
      <w:pPr>
        <w:pStyle w:val="ab"/>
        <w:ind w:firstLine="480"/>
        <w:rPr>
          <w:lang w:eastAsia="zh-CN"/>
        </w:rPr>
      </w:pPr>
      <w:r>
        <w:rPr>
          <w:lang w:eastAsia="zh-CN"/>
        </w:rPr>
        <w:t>物联网</w:t>
      </w:r>
    </w:p>
    <w:p w14:paraId="06BF0413" w14:textId="77777777" w:rsidR="00401282" w:rsidRDefault="00401282">
      <w:pPr>
        <w:pStyle w:val="ab"/>
        <w:ind w:firstLine="480"/>
        <w:rPr>
          <w:lang w:eastAsia="zh-CN"/>
        </w:rPr>
      </w:pPr>
      <w:r>
        <w:rPr>
          <w:lang w:eastAsia="zh-CN"/>
        </w:rPr>
        <w:t>中国大型厂商的合作</w:t>
      </w:r>
    </w:p>
    <w:p w14:paraId="690C0073" w14:textId="77777777" w:rsidR="00401282" w:rsidRDefault="00401282">
      <w:pPr>
        <w:pStyle w:val="ab"/>
        <w:ind w:firstLine="480"/>
        <w:rPr>
          <w:lang w:eastAsia="zh-CN"/>
        </w:rPr>
      </w:pPr>
    </w:p>
    <w:p w14:paraId="0C7A3AC9" w14:textId="77777777" w:rsidR="00401282" w:rsidRDefault="00401282">
      <w:pPr>
        <w:pStyle w:val="ab"/>
        <w:ind w:firstLine="480"/>
        <w:rPr>
          <w:lang w:eastAsia="zh-CN"/>
        </w:rPr>
      </w:pPr>
      <w:r>
        <w:rPr>
          <w:lang w:eastAsia="zh-CN"/>
        </w:rPr>
        <w:t>存在哪些问题</w:t>
      </w:r>
    </w:p>
    <w:p w14:paraId="482DDFED" w14:textId="77777777" w:rsidR="00401282" w:rsidRDefault="00401282">
      <w:pPr>
        <w:pStyle w:val="ab"/>
        <w:ind w:firstLine="480"/>
      </w:pPr>
      <w:r>
        <w:rPr>
          <w:lang w:eastAsia="zh-CN"/>
        </w:rPr>
        <w:t>从中提取难点和突破</w:t>
      </w:r>
    </w:p>
  </w:comment>
  <w:comment w:id="42" w:author="Miley Ren" w:date="2017-11-08T23:10:00Z" w:initials="MR">
    <w:p w14:paraId="072F0F8C" w14:textId="0365DEE9" w:rsidR="00E36447" w:rsidRDefault="00E36447">
      <w:pPr>
        <w:pStyle w:val="ab"/>
        <w:ind w:firstLine="420"/>
      </w:pPr>
      <w:r>
        <w:rPr>
          <w:rStyle w:val="aa"/>
        </w:rPr>
        <w:annotationRef/>
      </w:r>
      <w:r>
        <w:t>解决的问题</w:t>
      </w:r>
    </w:p>
  </w:comment>
  <w:comment w:id="78" w:author="Miley Ren" w:date="2017-11-08T10:51:00Z" w:initials="MR">
    <w:p w14:paraId="4BDDAAA3" w14:textId="77777777" w:rsidR="00E36447" w:rsidRDefault="00E36447"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E36447" w:rsidRDefault="00E36447"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E36447" w:rsidRDefault="00E36447" w:rsidP="005229F2">
      <w:pPr>
        <w:ind w:firstLine="480"/>
      </w:pPr>
      <w:r>
        <w:rPr>
          <w:rFonts w:hint="eastAsia"/>
        </w:rPr>
        <w:t>因为是云平台，要考虑安全问题，可参考宝山区第五章的图。对图有文字的描述和说明。</w:t>
      </w:r>
    </w:p>
    <w:p w14:paraId="7A318CD5" w14:textId="77777777" w:rsidR="00E36447" w:rsidRDefault="00E36447" w:rsidP="005229F2">
      <w:pPr>
        <w:ind w:firstLineChars="83" w:firstLine="199"/>
      </w:pPr>
      <w:r>
        <w:rPr>
          <w:rFonts w:hint="eastAsia"/>
        </w:rPr>
        <w:t>技术架构，将其具体化</w:t>
      </w:r>
    </w:p>
    <w:p w14:paraId="59F4B539" w14:textId="77777777" w:rsidR="00E36447" w:rsidRDefault="00E36447" w:rsidP="005229F2">
      <w:pPr>
        <w:ind w:firstLine="480"/>
      </w:pPr>
      <w:r>
        <w:rPr>
          <w:rFonts w:hint="eastAsia"/>
        </w:rPr>
        <w:t>）</w:t>
      </w:r>
    </w:p>
    <w:p w14:paraId="6360FDAF" w14:textId="1AF10722" w:rsidR="00E36447" w:rsidRPr="005229F2" w:rsidRDefault="00E36447">
      <w:pPr>
        <w:pStyle w:val="ab"/>
        <w:ind w:firstLine="480"/>
        <w:rPr>
          <w:lang w:val="en-US"/>
        </w:rPr>
      </w:pPr>
    </w:p>
  </w:comment>
  <w:comment w:id="88" w:author="Miley Ren" w:date="2017-11-08T10:52:00Z" w:initials="MR">
    <w:p w14:paraId="6D243049" w14:textId="77777777" w:rsidR="00E36447" w:rsidRDefault="00E36447">
      <w:pPr>
        <w:pStyle w:val="ab"/>
        <w:ind w:firstLine="420"/>
        <w:rPr>
          <w:lang w:eastAsia="zh-CN"/>
        </w:rPr>
      </w:pPr>
      <w:r>
        <w:rPr>
          <w:rStyle w:val="aa"/>
        </w:rPr>
        <w:annotationRef/>
      </w:r>
      <w:r>
        <w:rPr>
          <w:rFonts w:hint="eastAsia"/>
          <w:lang w:eastAsia="zh-CN"/>
        </w:rPr>
        <w:t>加几个类图，贴两段代码</w:t>
      </w:r>
    </w:p>
    <w:p w14:paraId="205D6299" w14:textId="77777777" w:rsidR="00E36447" w:rsidRDefault="00E36447">
      <w:pPr>
        <w:pStyle w:val="ab"/>
        <w:ind w:firstLine="480"/>
        <w:rPr>
          <w:lang w:eastAsia="zh-CN"/>
        </w:rPr>
      </w:pPr>
    </w:p>
    <w:p w14:paraId="2BAB5927" w14:textId="3F2C4D85" w:rsidR="00E36447" w:rsidRDefault="00E36447">
      <w:pPr>
        <w:pStyle w:val="ab"/>
        <w:ind w:firstLine="480"/>
      </w:pPr>
      <w:r>
        <w:rPr>
          <w:rFonts w:hint="eastAsia"/>
          <w:lang w:eastAsia="zh-CN"/>
        </w:rPr>
        <w:t>贴一些截图</w:t>
      </w:r>
    </w:p>
  </w:comment>
  <w:comment w:id="90" w:author="Miley Ren" w:date="2017-11-08T15:06:00Z" w:initials="MR">
    <w:p w14:paraId="6B3C735C" w14:textId="5EA518EF" w:rsidR="00E36447" w:rsidRDefault="00E36447">
      <w:pPr>
        <w:pStyle w:val="ab"/>
        <w:ind w:firstLine="420"/>
      </w:pPr>
      <w:r>
        <w:rPr>
          <w:rStyle w:val="aa"/>
        </w:rPr>
        <w:annotationRef/>
      </w:r>
      <w:r>
        <w:rPr>
          <w:rFonts w:hint="eastAsia"/>
          <w:lang w:eastAsia="zh-CN"/>
        </w:rPr>
        <w:t>这段代码可以删除</w:t>
      </w:r>
    </w:p>
  </w:comment>
  <w:comment w:id="100" w:author="Miley Ren" w:date="2017-11-08T15:06:00Z" w:initials="MR">
    <w:p w14:paraId="0103BB48" w14:textId="1EB84181" w:rsidR="00E36447" w:rsidRDefault="00E36447">
      <w:pPr>
        <w:pStyle w:val="ab"/>
        <w:ind w:firstLine="420"/>
      </w:pPr>
      <w:r>
        <w:rPr>
          <w:rStyle w:val="aa"/>
        </w:rPr>
        <w:annotationRef/>
      </w:r>
      <w:r>
        <w:rPr>
          <w:rFonts w:hint="eastAsia"/>
          <w:lang w:eastAsia="zh-CN"/>
        </w:rPr>
        <w:t>缺乏对硬件构成和互联方式等做交代，在此基础上进行售货机终端的描述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0CC0B1B1" w15:done="0"/>
  <w15:commentEx w15:paraId="614C37DF" w15:done="0"/>
  <w15:commentEx w15:paraId="482DDFED" w15:done="0"/>
  <w15:commentEx w15:paraId="072F0F8C" w15:done="0"/>
  <w15:commentEx w15:paraId="6360FDAF" w15:done="0"/>
  <w15:commentEx w15:paraId="2BAB5927" w15:done="0"/>
  <w15:commentEx w15:paraId="6B3C735C" w15:done="0"/>
  <w15:commentEx w15:paraId="0103BB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F950D7" w14:textId="77777777" w:rsidR="001657E8" w:rsidRPr="005B5109" w:rsidRDefault="001657E8" w:rsidP="005B5109">
      <w:pPr>
        <w:pStyle w:val="a6"/>
        <w:ind w:firstLineChars="0" w:firstLine="0"/>
      </w:pPr>
    </w:p>
  </w:endnote>
  <w:endnote w:type="continuationSeparator" w:id="0">
    <w:p w14:paraId="5B94BCA8" w14:textId="77777777" w:rsidR="001657E8" w:rsidRPr="005651D7" w:rsidRDefault="001657E8" w:rsidP="005651D7">
      <w:pPr>
        <w:pStyle w:val="a6"/>
        <w:ind w:firstLineChars="0" w:firstLine="0"/>
      </w:pPr>
    </w:p>
  </w:endnote>
  <w:endnote w:type="continuationNotice" w:id="1">
    <w:p w14:paraId="189299E2" w14:textId="77777777" w:rsidR="001657E8" w:rsidRPr="00632ABF" w:rsidRDefault="001657E8" w:rsidP="005651D7">
      <w:pPr>
        <w:pStyle w:val="a6"/>
        <w:ind w:firstLineChars="0" w:firstLine="0"/>
      </w:pPr>
    </w:p>
  </w:endnote>
  <w:endnote w:id="2">
    <w:p w14:paraId="22BD2F37" w14:textId="2DA08848"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6388C64" w14:textId="249E71B3" w:rsidR="00E36447" w:rsidRPr="00C178D5" w:rsidRDefault="00E36447"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E36447" w:rsidRPr="00DD45F9" w:rsidRDefault="00E36447"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6799BF82" w14:textId="634CE260" w:rsidR="00E36447" w:rsidRPr="00CA3BDA" w:rsidRDefault="00E36447" w:rsidP="00DD45F9">
      <w:pPr>
        <w:spacing w:line="276" w:lineRule="auto"/>
        <w:ind w:firstLineChars="0" w:firstLine="0"/>
      </w:pPr>
      <w:r>
        <w:rPr>
          <w:rFonts w:asciiTheme="minorEastAsia" w:hAnsiTheme="minorEastAsia" w:hint="eastAsia"/>
          <w:szCs w:val="24"/>
        </w:rPr>
        <w:t>[</w:t>
      </w:r>
      <w:r w:rsidRPr="00DD45F9">
        <w:rPr>
          <w:rFonts w:asciiTheme="minorEastAsia" w:hAnsiTheme="minorEastAsia"/>
          <w:szCs w:val="24"/>
        </w:rPr>
        <w:endnoteRef/>
      </w:r>
      <w:r>
        <w:rPr>
          <w:rFonts w:asciiTheme="minorEastAsia" w:hAnsiTheme="minorEastAsia"/>
          <w:szCs w:val="24"/>
        </w:rPr>
        <w:t>]</w:t>
      </w:r>
      <w:r w:rsidRPr="00DD45F9">
        <w:rPr>
          <w:rFonts w:asciiTheme="minorEastAsia" w:hAnsiTheme="minorEastAsia" w:hint="eastAsia"/>
          <w:szCs w:val="24"/>
        </w:rPr>
        <w:t>李实</w:t>
      </w:r>
      <w:r w:rsidRPr="00DD45F9">
        <w:rPr>
          <w:rFonts w:asciiTheme="minorEastAsia" w:hAnsiTheme="minorEastAsia"/>
          <w:szCs w:val="24"/>
        </w:rPr>
        <w:t xml:space="preserve">, </w:t>
      </w:r>
      <w:r w:rsidRPr="00DD45F9">
        <w:rPr>
          <w:rFonts w:asciiTheme="minorEastAsia" w:hAnsiTheme="minorEastAsia" w:hint="eastAsia"/>
          <w:szCs w:val="24"/>
        </w:rPr>
        <w:t>万海远</w:t>
      </w:r>
      <w:r w:rsidRPr="00DD45F9">
        <w:rPr>
          <w:rFonts w:asciiTheme="minorEastAsia" w:hAnsiTheme="minorEastAsia"/>
          <w:szCs w:val="24"/>
        </w:rPr>
        <w:t xml:space="preserve">. </w:t>
      </w:r>
      <w:r w:rsidRPr="00DD45F9">
        <w:rPr>
          <w:rFonts w:asciiTheme="minorEastAsia" w:hAnsiTheme="minorEastAsia" w:hint="eastAsia"/>
          <w:szCs w:val="24"/>
        </w:rPr>
        <w:t>对当前中国劳动力成本的基本判断</w:t>
      </w:r>
      <w:r w:rsidRPr="00DD45F9">
        <w:rPr>
          <w:rFonts w:asciiTheme="minorEastAsia" w:hAnsiTheme="minorEastAsia"/>
          <w:szCs w:val="24"/>
        </w:rPr>
        <w:t xml:space="preserve">[J]. </w:t>
      </w:r>
      <w:r w:rsidRPr="00DD45F9">
        <w:rPr>
          <w:rFonts w:asciiTheme="minorEastAsia" w:hAnsiTheme="minorEastAsia" w:hint="eastAsia"/>
          <w:szCs w:val="24"/>
        </w:rPr>
        <w:t>中国经济学人</w:t>
      </w:r>
      <w:r w:rsidRPr="00DD45F9">
        <w:rPr>
          <w:rFonts w:asciiTheme="minorEastAsia" w:hAnsiTheme="minorEastAsia"/>
          <w:szCs w:val="24"/>
        </w:rPr>
        <w:t>:</w:t>
      </w:r>
      <w:r w:rsidRPr="00DD45F9">
        <w:rPr>
          <w:rFonts w:asciiTheme="minorEastAsia" w:hAnsiTheme="minorEastAsia" w:hint="eastAsia"/>
          <w:szCs w:val="24"/>
        </w:rPr>
        <w:t>英文版</w:t>
      </w:r>
      <w:r w:rsidRPr="00DD45F9">
        <w:rPr>
          <w:rFonts w:asciiTheme="minorEastAsia" w:hAnsiTheme="minorEastAsia"/>
          <w:szCs w:val="24"/>
        </w:rPr>
        <w:t>, 2017(1):58-79.</w:t>
      </w:r>
    </w:p>
  </w:endnote>
  <w:endnote w:id="6">
    <w:p w14:paraId="5811C6E8" w14:textId="774C7145" w:rsidR="00E36447" w:rsidRPr="006379D9" w:rsidRDefault="00E36447" w:rsidP="00DD45F9">
      <w:pPr>
        <w:spacing w:line="276" w:lineRule="auto"/>
        <w:ind w:firstLineChars="0" w:firstLine="0"/>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hint="eastAsia"/>
          <w:szCs w:val="24"/>
        </w:rPr>
        <w:t>中华人民共和国国家统计局</w:t>
      </w:r>
      <w:r w:rsidRPr="00DD45F9">
        <w:rPr>
          <w:rFonts w:asciiTheme="minorEastAsia" w:hAnsiTheme="minorEastAsia"/>
          <w:szCs w:val="24"/>
        </w:rPr>
        <w:t xml:space="preserve">, </w:t>
      </w:r>
      <w:r w:rsidRPr="00DD45F9">
        <w:rPr>
          <w:rFonts w:asciiTheme="minorEastAsia" w:hAnsiTheme="minorEastAsia" w:hint="eastAsia"/>
          <w:szCs w:val="24"/>
        </w:rPr>
        <w:t>盛来运</w:t>
      </w:r>
      <w:r w:rsidRPr="00DD45F9">
        <w:rPr>
          <w:rFonts w:asciiTheme="minorEastAsia" w:hAnsiTheme="minorEastAsia"/>
          <w:szCs w:val="24"/>
        </w:rPr>
        <w:t xml:space="preserve">, </w:t>
      </w:r>
      <w:r w:rsidRPr="00DD45F9">
        <w:rPr>
          <w:rFonts w:asciiTheme="minorEastAsia" w:hAnsiTheme="minorEastAsia" w:hint="eastAsia"/>
          <w:szCs w:val="24"/>
        </w:rPr>
        <w:t>国家统计局</w:t>
      </w:r>
      <w:r w:rsidRPr="00DD45F9">
        <w:rPr>
          <w:rFonts w:asciiTheme="minorEastAsia" w:hAnsiTheme="minorEastAsia"/>
          <w:szCs w:val="24"/>
        </w:rPr>
        <w:t xml:space="preserve">. </w:t>
      </w:r>
      <w:r w:rsidRPr="00DD45F9">
        <w:rPr>
          <w:rFonts w:asciiTheme="minorEastAsia" w:hAnsiTheme="minorEastAsia" w:hint="eastAsia"/>
          <w:szCs w:val="24"/>
        </w:rPr>
        <w:t>中国统计年鉴</w:t>
      </w:r>
      <w:r w:rsidRPr="00DD45F9">
        <w:rPr>
          <w:rFonts w:asciiTheme="minorEastAsia" w:hAnsiTheme="minorEastAsia"/>
          <w:szCs w:val="24"/>
        </w:rPr>
        <w:t xml:space="preserve">[M]. </w:t>
      </w:r>
      <w:r w:rsidRPr="00DD45F9">
        <w:rPr>
          <w:rFonts w:asciiTheme="minorEastAsia" w:hAnsiTheme="minorEastAsia" w:hint="eastAsia"/>
          <w:szCs w:val="24"/>
        </w:rPr>
        <w:t>中国统计出版社</w:t>
      </w:r>
      <w:r w:rsidRPr="00DD45F9">
        <w:rPr>
          <w:rFonts w:asciiTheme="minorEastAsia" w:hAnsiTheme="minorEastAsia"/>
          <w:szCs w:val="24"/>
        </w:rPr>
        <w:t>, 2015.</w:t>
      </w:r>
    </w:p>
  </w:endnote>
  <w:endnote w:id="7">
    <w:p w14:paraId="2A8B203B" w14:textId="77777777" w:rsidR="0057360D" w:rsidRPr="004B1D41" w:rsidRDefault="0057360D"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8">
    <w:p w14:paraId="29ED3D9B" w14:textId="03563DDC" w:rsidR="00FA4C5E" w:rsidRPr="00787D88" w:rsidRDefault="00FA4C5E" w:rsidP="00787D8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9">
    <w:p w14:paraId="1B6A2DB5" w14:textId="3CD07CA9" w:rsidR="00003CA3" w:rsidRPr="00787D88" w:rsidRDefault="00003CA3" w:rsidP="0095376A">
      <w:pPr>
        <w:spacing w:line="276" w:lineRule="auto"/>
        <w:ind w:firstLineChars="0" w:firstLine="0"/>
        <w:rPr>
          <w:rFonts w:asciiTheme="minorEastAsia" w:hAnsiTheme="minorEastAsia" w:hint="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10">
    <w:p w14:paraId="797B15B0" w14:textId="261A7EB5" w:rsidR="00FF5FEF" w:rsidRPr="00932E5A" w:rsidRDefault="00FF5FEF" w:rsidP="00932E5A">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1">
    <w:p w14:paraId="39825292" w14:textId="61E82D9B" w:rsidR="00FF5FEF" w:rsidRPr="00FF5FEF" w:rsidRDefault="00FF5FEF"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2">
    <w:p w14:paraId="089B9048" w14:textId="77777777" w:rsidR="00DA7FD1" w:rsidRPr="00A22381" w:rsidRDefault="00DA7FD1" w:rsidP="00DA7FD1">
      <w:pPr>
        <w:spacing w:line="276" w:lineRule="auto"/>
        <w:ind w:firstLineChars="0" w:firstLine="0"/>
        <w:rPr>
          <w:ins w:id="32" w:author="Miley Ren" w:date="2017-11-11T10:07:00Z"/>
          <w:rFonts w:hint="eastAsia"/>
          <w:lang w:val="x-none"/>
        </w:rPr>
      </w:pPr>
      <w:ins w:id="33" w:author="Miley Ren" w:date="2017-11-11T10:07:00Z">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ins>
    </w:p>
  </w:endnote>
  <w:endnote w:id="13">
    <w:p w14:paraId="52FACD2E" w14:textId="77777777" w:rsidR="00DA7FD1" w:rsidRPr="00DF52A8" w:rsidRDefault="00DA7FD1" w:rsidP="00DA7FD1">
      <w:pPr>
        <w:spacing w:line="276" w:lineRule="auto"/>
        <w:ind w:firstLineChars="0" w:firstLine="0"/>
        <w:rPr>
          <w:ins w:id="34" w:author="Miley Ren" w:date="2017-11-11T10:07:00Z"/>
          <w:rFonts w:asciiTheme="minorEastAsia" w:hAnsiTheme="minorEastAsia" w:hint="eastAsia"/>
          <w:szCs w:val="24"/>
        </w:rPr>
      </w:pPr>
      <w:ins w:id="35" w:author="Miley Ren" w:date="2017-11-11T10:07:00Z">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ins>
    </w:p>
  </w:endnote>
  <w:endnote w:id="14">
    <w:p w14:paraId="7A9E524C" w14:textId="77777777" w:rsidR="00DA7FD1" w:rsidRPr="006B1015" w:rsidRDefault="00DA7FD1" w:rsidP="00DA7FD1">
      <w:pPr>
        <w:spacing w:line="276" w:lineRule="auto"/>
        <w:ind w:firstLineChars="0" w:firstLine="0"/>
        <w:rPr>
          <w:ins w:id="36" w:author="Miley Ren" w:date="2017-11-11T10:07:00Z"/>
          <w:rFonts w:asciiTheme="minorEastAsia" w:hAnsiTheme="minorEastAsia" w:hint="eastAsia"/>
          <w:szCs w:val="24"/>
        </w:rPr>
      </w:pPr>
      <w:ins w:id="37" w:author="Miley Ren" w:date="2017-11-11T10:07:00Z">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ins>
    </w:p>
  </w:endnote>
  <w:endnote w:id="15">
    <w:p w14:paraId="3436AF27" w14:textId="2B704C98" w:rsidR="00932E5A" w:rsidRPr="00932E5A" w:rsidRDefault="00932E5A"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16">
    <w:p w14:paraId="2D988957" w14:textId="77777777" w:rsidR="008F5849" w:rsidRPr="006B1015" w:rsidRDefault="008F5849" w:rsidP="008F5849">
      <w:pPr>
        <w:spacing w:line="276" w:lineRule="auto"/>
        <w:ind w:firstLineChars="0" w:firstLine="0"/>
        <w:rPr>
          <w:ins w:id="38" w:author="Miley Ren" w:date="2017-11-10T21:02:00Z"/>
          <w:rFonts w:asciiTheme="minorEastAsia" w:hAnsiTheme="minorEastAsia" w:hint="eastAsia"/>
          <w:szCs w:val="24"/>
        </w:rPr>
      </w:pPr>
      <w:ins w:id="39" w:author="Miley Ren" w:date="2017-11-10T21:02:00Z">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ins>
    </w:p>
  </w:endnote>
  <w:endnote w:id="17">
    <w:p w14:paraId="0FAA810C" w14:textId="7D833711"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8">
    <w:p w14:paraId="5BCE140F" w14:textId="466B341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9">
    <w:p w14:paraId="77813B34" w14:textId="7FC072A3"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20">
    <w:p w14:paraId="6E42C53E" w14:textId="77CC4A0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21">
    <w:p w14:paraId="1D4D37C5" w14:textId="485E7FE7" w:rsidR="000B146B" w:rsidRPr="000B146B" w:rsidRDefault="000B146B" w:rsidP="000B146B">
      <w:pPr>
        <w:spacing w:line="276" w:lineRule="auto"/>
        <w:ind w:firstLineChars="0" w:firstLine="0"/>
        <w:rPr>
          <w:rFonts w:hint="eastAsia"/>
          <w:lang w:val="x-none"/>
        </w:rPr>
        <w:pPrChange w:id="54" w:author="Miley Ren" w:date="2017-11-10T19:57:00Z">
          <w:pPr>
            <w:pStyle w:val="af8"/>
            <w:ind w:firstLine="480"/>
          </w:pPr>
        </w:pPrChange>
      </w:pPr>
      <w:ins w:id="55" w:author="Miley Ren" w:date="2017-11-10T19:57:00Z">
        <w:r>
          <w:rPr>
            <w:rFonts w:asciiTheme="minorEastAsia" w:hAnsiTheme="minorEastAsia"/>
            <w:szCs w:val="24"/>
          </w:rPr>
          <w:t>[</w:t>
        </w:r>
      </w:ins>
      <w:ins w:id="56" w:author="Miley Ren" w:date="2017-11-10T19:56:00Z">
        <w:r w:rsidRPr="000B146B">
          <w:rPr>
            <w:rFonts w:asciiTheme="minorEastAsia" w:hAnsiTheme="minorEastAsia"/>
            <w:szCs w:val="24"/>
            <w:rPrChange w:id="57" w:author="Miley Ren" w:date="2017-11-10T19:57:00Z">
              <w:rPr>
                <w:rStyle w:val="af9"/>
              </w:rPr>
            </w:rPrChange>
          </w:rPr>
          <w:endnoteRef/>
        </w:r>
      </w:ins>
      <w:ins w:id="58" w:author="Miley Ren" w:date="2017-11-10T19:57:00Z">
        <w:r>
          <w:rPr>
            <w:rFonts w:asciiTheme="minorEastAsia" w:hAnsiTheme="minorEastAsia"/>
            <w:szCs w:val="24"/>
          </w:rPr>
          <w:t>]</w:t>
        </w:r>
      </w:ins>
      <w:ins w:id="59" w:author="Miley Ren" w:date="2017-11-10T19:56:00Z">
        <w:r w:rsidRPr="000B146B">
          <w:rPr>
            <w:rFonts w:asciiTheme="minorEastAsia" w:hAnsiTheme="minorEastAsia"/>
            <w:szCs w:val="24"/>
            <w:rPrChange w:id="60" w:author="Miley Ren" w:date="2017-11-10T19:57:00Z">
              <w:rPr/>
            </w:rPrChange>
          </w:rPr>
          <w:t xml:space="preserve"> </w:t>
        </w:r>
        <w:r w:rsidRPr="000B146B">
          <w:rPr>
            <w:rFonts w:asciiTheme="minorEastAsia" w:hAnsiTheme="minorEastAsia"/>
            <w:szCs w:val="24"/>
          </w:rPr>
          <w:t>Cusumano M. Cloud computing and SaaS as new computing platforms[M]. ACM, 2010.</w:t>
        </w:r>
      </w:ins>
    </w:p>
  </w:endnote>
  <w:endnote w:id="22">
    <w:p w14:paraId="2A645F5D" w14:textId="37085517"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23">
    <w:p w14:paraId="5B6DD714" w14:textId="18FFE2F7"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4">
    <w:p w14:paraId="38CCCC00" w14:textId="686A246F"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5">
    <w:p w14:paraId="08AB0EB0" w14:textId="04ACE07E"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6">
    <w:p w14:paraId="275CD4AF" w14:textId="63B258D8"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7">
    <w:p w14:paraId="57FCC6A8" w14:textId="02EF06D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8">
    <w:p w14:paraId="32DC91D3" w14:textId="1AC83314"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9">
    <w:p w14:paraId="04E614FC" w14:textId="7BDDF28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30">
    <w:p w14:paraId="596823CC" w14:textId="5E6A6D27"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1">
    <w:p w14:paraId="2198DB97" w14:textId="0E6276A4"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2">
    <w:p w14:paraId="70DEA6FE" w14:textId="0DFA72E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3">
    <w:p w14:paraId="4EDD4E65" w14:textId="59BFD025"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4">
    <w:p w14:paraId="1A4C45C4" w14:textId="0B89CDCE"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5">
    <w:p w14:paraId="38CE9736" w14:textId="5BF1E064"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6">
    <w:p w14:paraId="576AE019" w14:textId="668D9118"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7">
    <w:p w14:paraId="6BC52814" w14:textId="77777777" w:rsidR="00E36447" w:rsidRPr="004B1D41" w:rsidRDefault="00E36447"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8">
    <w:p w14:paraId="1D159B2D" w14:textId="58576445" w:rsidR="00E36447" w:rsidRPr="004B1D41" w:rsidRDefault="00E36447"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9">
    <w:p w14:paraId="3BC8AEDB" w14:textId="77777777" w:rsidR="00E36447" w:rsidRPr="004B1D41" w:rsidRDefault="00E36447"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0">
    <w:p w14:paraId="1ED9163E" w14:textId="5AB5DE08"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41">
    <w:p w14:paraId="7F8885C2" w14:textId="24F4D511" w:rsidR="00E36447" w:rsidRPr="004B1D41" w:rsidRDefault="00E36447"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2">
    <w:p w14:paraId="212C7C3A" w14:textId="200FDE9D"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43">
    <w:p w14:paraId="1D1D8D09" w14:textId="1A512A54"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44">
    <w:p w14:paraId="6F8F3E4C" w14:textId="2553C850"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45">
    <w:p w14:paraId="47C97A54" w14:textId="67EC7710"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E36447" w:rsidRDefault="00E36447">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E36447" w:rsidRDefault="00E36447">
    <w:pPr>
      <w:pStyle w:val="a6"/>
      <w:ind w:firstLine="360"/>
      <w:jc w:val="center"/>
    </w:pPr>
  </w:p>
  <w:p w14:paraId="171701BB" w14:textId="77777777" w:rsidR="00E36447" w:rsidRDefault="00E36447">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E36447" w:rsidRDefault="00E36447">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E36447" w:rsidRDefault="00E36447">
    <w:pPr>
      <w:pStyle w:val="a6"/>
      <w:ind w:firstLine="360"/>
      <w:jc w:val="center"/>
    </w:pPr>
  </w:p>
  <w:p w14:paraId="323A3F9D" w14:textId="77777777" w:rsidR="00E36447" w:rsidRDefault="00E36447">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E36447" w:rsidRDefault="00E36447" w:rsidP="00F54CD9">
    <w:pPr>
      <w:pStyle w:val="a6"/>
      <w:ind w:firstLine="360"/>
    </w:pPr>
  </w:p>
  <w:p w14:paraId="60063D9F" w14:textId="77777777" w:rsidR="00E36447" w:rsidRDefault="00E36447">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E36447" w:rsidRDefault="00E36447">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384648"/>
      <w:docPartObj>
        <w:docPartGallery w:val="Page Numbers (Bottom of Page)"/>
        <w:docPartUnique/>
      </w:docPartObj>
    </w:sdtPr>
    <w:sdtContent>
      <w:p w14:paraId="3DE18ABF" w14:textId="31F6BC04" w:rsidR="00E36447" w:rsidRDefault="00E36447">
        <w:pPr>
          <w:pStyle w:val="a6"/>
          <w:ind w:firstLine="360"/>
          <w:jc w:val="center"/>
        </w:pPr>
        <w:r>
          <w:fldChar w:fldCharType="begin"/>
        </w:r>
        <w:r>
          <w:instrText>PAGE   \* MERGEFORMAT</w:instrText>
        </w:r>
        <w:r>
          <w:fldChar w:fldCharType="separate"/>
        </w:r>
        <w:r w:rsidR="00767D22" w:rsidRPr="00767D22">
          <w:rPr>
            <w:noProof/>
            <w:lang w:val="zh-CN" w:eastAsia="zh-CN"/>
          </w:rPr>
          <w:t>12</w:t>
        </w:r>
        <w:r>
          <w:fldChar w:fldCharType="end"/>
        </w:r>
      </w:p>
    </w:sdtContent>
  </w:sdt>
  <w:p w14:paraId="35649A9A" w14:textId="77777777" w:rsidR="00E36447" w:rsidRDefault="00E36447">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2095EF" w14:textId="77777777" w:rsidR="001657E8" w:rsidRDefault="001657E8" w:rsidP="00EF780A">
      <w:pPr>
        <w:spacing w:line="240" w:lineRule="auto"/>
        <w:ind w:firstLine="480"/>
      </w:pPr>
      <w:r>
        <w:separator/>
      </w:r>
    </w:p>
  </w:footnote>
  <w:footnote w:type="continuationSeparator" w:id="0">
    <w:p w14:paraId="6DDFB35A" w14:textId="77777777" w:rsidR="001657E8" w:rsidRDefault="001657E8" w:rsidP="00EF780A">
      <w:pPr>
        <w:spacing w:line="240" w:lineRule="auto"/>
        <w:ind w:firstLine="480"/>
      </w:pPr>
      <w:r>
        <w:continuationSeparator/>
      </w:r>
    </w:p>
  </w:footnote>
  <w:footnote w:type="continuationNotice" w:id="1">
    <w:p w14:paraId="578E67EE" w14:textId="77777777" w:rsidR="001657E8" w:rsidRDefault="001657E8">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E36447" w:rsidRDefault="00E36447">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E36447" w:rsidRDefault="00E36447">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E36447" w:rsidRDefault="00E36447">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E36447" w:rsidRPr="00F54CD9" w:rsidRDefault="00E36447"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E36447" w:rsidRDefault="00E36447">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E36447" w:rsidRDefault="00E36447">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E36447" w:rsidRDefault="00E36447">
    <w:pPr>
      <w:pStyle w:val="a5"/>
      <w:ind w:firstLine="360"/>
    </w:pPr>
    <w:r>
      <w:rPr>
        <w:rFonts w:hint="eastAsia"/>
        <w:lang w:eastAsia="zh-CN"/>
      </w:rPr>
      <w:t>华东师范大学</w:t>
    </w:r>
    <w:r>
      <w:t>专业硕士学位论文</w:t>
    </w:r>
  </w:p>
  <w:p w14:paraId="3B514A3F" w14:textId="630A842C" w:rsidR="00E36447" w:rsidRPr="00F54CD9" w:rsidRDefault="00E36447"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9C607D9"/>
    <w:multiLevelType w:val="hybridMultilevel"/>
    <w:tmpl w:val="CA280D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7"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5"/>
  </w:num>
  <w:num w:numId="2">
    <w:abstractNumId w:val="16"/>
  </w:num>
  <w:num w:numId="3">
    <w:abstractNumId w:val="14"/>
  </w:num>
  <w:num w:numId="4">
    <w:abstractNumId w:val="6"/>
  </w:num>
  <w:num w:numId="5">
    <w:abstractNumId w:val="3"/>
  </w:num>
  <w:num w:numId="6">
    <w:abstractNumId w:val="30"/>
  </w:num>
  <w:num w:numId="7">
    <w:abstractNumId w:val="32"/>
  </w:num>
  <w:num w:numId="8">
    <w:abstractNumId w:val="8"/>
  </w:num>
  <w:num w:numId="9">
    <w:abstractNumId w:val="20"/>
  </w:num>
  <w:num w:numId="10">
    <w:abstractNumId w:val="4"/>
  </w:num>
  <w:num w:numId="11">
    <w:abstractNumId w:val="1"/>
  </w:num>
  <w:num w:numId="12">
    <w:abstractNumId w:val="17"/>
  </w:num>
  <w:num w:numId="13">
    <w:abstractNumId w:val="15"/>
  </w:num>
  <w:num w:numId="14">
    <w:abstractNumId w:val="38"/>
  </w:num>
  <w:num w:numId="15">
    <w:abstractNumId w:val="0"/>
  </w:num>
  <w:num w:numId="16">
    <w:abstractNumId w:val="12"/>
  </w:num>
  <w:num w:numId="17">
    <w:abstractNumId w:val="28"/>
  </w:num>
  <w:num w:numId="18">
    <w:abstractNumId w:val="33"/>
  </w:num>
  <w:num w:numId="19">
    <w:abstractNumId w:val="31"/>
  </w:num>
  <w:num w:numId="20">
    <w:abstractNumId w:val="26"/>
  </w:num>
  <w:num w:numId="21">
    <w:abstractNumId w:val="36"/>
  </w:num>
  <w:num w:numId="22">
    <w:abstractNumId w:val="23"/>
  </w:num>
  <w:num w:numId="23">
    <w:abstractNumId w:val="9"/>
  </w:num>
  <w:num w:numId="24">
    <w:abstractNumId w:val="21"/>
  </w:num>
  <w:num w:numId="25">
    <w:abstractNumId w:val="35"/>
  </w:num>
  <w:num w:numId="26">
    <w:abstractNumId w:val="19"/>
  </w:num>
  <w:num w:numId="27">
    <w:abstractNumId w:val="18"/>
  </w:num>
  <w:num w:numId="28">
    <w:abstractNumId w:val="29"/>
  </w:num>
  <w:num w:numId="29">
    <w:abstractNumId w:val="22"/>
  </w:num>
  <w:num w:numId="30">
    <w:abstractNumId w:val="11"/>
  </w:num>
  <w:num w:numId="31">
    <w:abstractNumId w:val="10"/>
  </w:num>
  <w:num w:numId="32">
    <w:abstractNumId w:val="34"/>
  </w:num>
  <w:num w:numId="33">
    <w:abstractNumId w:val="13"/>
  </w:num>
  <w:num w:numId="34">
    <w:abstractNumId w:val="24"/>
  </w:num>
  <w:num w:numId="35">
    <w:abstractNumId w:val="27"/>
  </w:num>
  <w:num w:numId="36">
    <w:abstractNumId w:val="7"/>
  </w:num>
  <w:num w:numId="37">
    <w:abstractNumId w:val="2"/>
  </w:num>
  <w:num w:numId="38">
    <w:abstractNumId w:val="37"/>
  </w:num>
  <w:num w:numId="39">
    <w:abstractNumId w:val="5"/>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2F46"/>
    <w:rsid w:val="000034B6"/>
    <w:rsid w:val="00003558"/>
    <w:rsid w:val="0000365E"/>
    <w:rsid w:val="000036EE"/>
    <w:rsid w:val="00003916"/>
    <w:rsid w:val="00003B39"/>
    <w:rsid w:val="00003CA3"/>
    <w:rsid w:val="00003E42"/>
    <w:rsid w:val="000040F8"/>
    <w:rsid w:val="0000430B"/>
    <w:rsid w:val="00004CF1"/>
    <w:rsid w:val="00004DA8"/>
    <w:rsid w:val="00005660"/>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494"/>
    <w:rsid w:val="000215B8"/>
    <w:rsid w:val="00021A60"/>
    <w:rsid w:val="00021F79"/>
    <w:rsid w:val="00022028"/>
    <w:rsid w:val="0002236C"/>
    <w:rsid w:val="000228D4"/>
    <w:rsid w:val="00022CAA"/>
    <w:rsid w:val="00022E8A"/>
    <w:rsid w:val="000234E3"/>
    <w:rsid w:val="00023A2C"/>
    <w:rsid w:val="00023D97"/>
    <w:rsid w:val="0002501A"/>
    <w:rsid w:val="0002554C"/>
    <w:rsid w:val="00025A0C"/>
    <w:rsid w:val="00025B10"/>
    <w:rsid w:val="000263E9"/>
    <w:rsid w:val="00026B5A"/>
    <w:rsid w:val="00026C23"/>
    <w:rsid w:val="00026DF7"/>
    <w:rsid w:val="00026F5C"/>
    <w:rsid w:val="00027330"/>
    <w:rsid w:val="000302B6"/>
    <w:rsid w:val="000303E4"/>
    <w:rsid w:val="00030890"/>
    <w:rsid w:val="00031212"/>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954"/>
    <w:rsid w:val="00033B94"/>
    <w:rsid w:val="00033C8C"/>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370"/>
    <w:rsid w:val="0004283C"/>
    <w:rsid w:val="0004299E"/>
    <w:rsid w:val="00042A16"/>
    <w:rsid w:val="00042A83"/>
    <w:rsid w:val="00042DF0"/>
    <w:rsid w:val="0004330E"/>
    <w:rsid w:val="0004350F"/>
    <w:rsid w:val="00043823"/>
    <w:rsid w:val="00043A6E"/>
    <w:rsid w:val="00043A80"/>
    <w:rsid w:val="00043C3F"/>
    <w:rsid w:val="00044445"/>
    <w:rsid w:val="000446FD"/>
    <w:rsid w:val="00044794"/>
    <w:rsid w:val="00044800"/>
    <w:rsid w:val="00044F9C"/>
    <w:rsid w:val="000450D1"/>
    <w:rsid w:val="00045249"/>
    <w:rsid w:val="0004527E"/>
    <w:rsid w:val="00045323"/>
    <w:rsid w:val="00045D94"/>
    <w:rsid w:val="0004657B"/>
    <w:rsid w:val="000477AF"/>
    <w:rsid w:val="00047BB9"/>
    <w:rsid w:val="00047BF9"/>
    <w:rsid w:val="00047D48"/>
    <w:rsid w:val="000504C5"/>
    <w:rsid w:val="00050D0E"/>
    <w:rsid w:val="000517E6"/>
    <w:rsid w:val="00051B57"/>
    <w:rsid w:val="00051BB5"/>
    <w:rsid w:val="00051DA1"/>
    <w:rsid w:val="00051EE9"/>
    <w:rsid w:val="00051F5E"/>
    <w:rsid w:val="000522A3"/>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0F7"/>
    <w:rsid w:val="00060201"/>
    <w:rsid w:val="0006063E"/>
    <w:rsid w:val="000608A0"/>
    <w:rsid w:val="00060BE1"/>
    <w:rsid w:val="00060CF3"/>
    <w:rsid w:val="00060EF5"/>
    <w:rsid w:val="00061093"/>
    <w:rsid w:val="000615A2"/>
    <w:rsid w:val="000616D7"/>
    <w:rsid w:val="00061952"/>
    <w:rsid w:val="00061CE4"/>
    <w:rsid w:val="0006234D"/>
    <w:rsid w:val="000629CA"/>
    <w:rsid w:val="00062C64"/>
    <w:rsid w:val="00062DC1"/>
    <w:rsid w:val="0006326B"/>
    <w:rsid w:val="0006336B"/>
    <w:rsid w:val="000633DB"/>
    <w:rsid w:val="0006371D"/>
    <w:rsid w:val="0006391B"/>
    <w:rsid w:val="00063CF6"/>
    <w:rsid w:val="00064212"/>
    <w:rsid w:val="00064320"/>
    <w:rsid w:val="00064C8C"/>
    <w:rsid w:val="00064D14"/>
    <w:rsid w:val="00066228"/>
    <w:rsid w:val="00066255"/>
    <w:rsid w:val="0006650E"/>
    <w:rsid w:val="000666B3"/>
    <w:rsid w:val="00066781"/>
    <w:rsid w:val="00066A91"/>
    <w:rsid w:val="00066B8B"/>
    <w:rsid w:val="0006736D"/>
    <w:rsid w:val="00067577"/>
    <w:rsid w:val="000675CB"/>
    <w:rsid w:val="00067B81"/>
    <w:rsid w:val="0007052C"/>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8C6"/>
    <w:rsid w:val="00080B86"/>
    <w:rsid w:val="000811CD"/>
    <w:rsid w:val="00081B29"/>
    <w:rsid w:val="00081E3A"/>
    <w:rsid w:val="00082278"/>
    <w:rsid w:val="000826DA"/>
    <w:rsid w:val="0008277E"/>
    <w:rsid w:val="00082E36"/>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B4E"/>
    <w:rsid w:val="00087C78"/>
    <w:rsid w:val="00087E1F"/>
    <w:rsid w:val="00087F95"/>
    <w:rsid w:val="00090C7C"/>
    <w:rsid w:val="00090CF6"/>
    <w:rsid w:val="00090DB8"/>
    <w:rsid w:val="00090F73"/>
    <w:rsid w:val="000915CB"/>
    <w:rsid w:val="00091A52"/>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1E9"/>
    <w:rsid w:val="000963E5"/>
    <w:rsid w:val="00096B5F"/>
    <w:rsid w:val="00096C6D"/>
    <w:rsid w:val="00097096"/>
    <w:rsid w:val="0009722C"/>
    <w:rsid w:val="00097422"/>
    <w:rsid w:val="0009774F"/>
    <w:rsid w:val="000A012F"/>
    <w:rsid w:val="000A02E4"/>
    <w:rsid w:val="000A04E7"/>
    <w:rsid w:val="000A0725"/>
    <w:rsid w:val="000A0A47"/>
    <w:rsid w:val="000A0DEB"/>
    <w:rsid w:val="000A102B"/>
    <w:rsid w:val="000A13E9"/>
    <w:rsid w:val="000A1585"/>
    <w:rsid w:val="000A1807"/>
    <w:rsid w:val="000A1A84"/>
    <w:rsid w:val="000A1D18"/>
    <w:rsid w:val="000A1DF3"/>
    <w:rsid w:val="000A20AF"/>
    <w:rsid w:val="000A242B"/>
    <w:rsid w:val="000A28DA"/>
    <w:rsid w:val="000A30D3"/>
    <w:rsid w:val="000A3115"/>
    <w:rsid w:val="000A323F"/>
    <w:rsid w:val="000A3819"/>
    <w:rsid w:val="000A4A0B"/>
    <w:rsid w:val="000A4C3B"/>
    <w:rsid w:val="000A5029"/>
    <w:rsid w:val="000A5046"/>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46B"/>
    <w:rsid w:val="000B153C"/>
    <w:rsid w:val="000B19C8"/>
    <w:rsid w:val="000B1AA4"/>
    <w:rsid w:val="000B2338"/>
    <w:rsid w:val="000B27AD"/>
    <w:rsid w:val="000B2820"/>
    <w:rsid w:val="000B297B"/>
    <w:rsid w:val="000B2990"/>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1170"/>
    <w:rsid w:val="000C15E4"/>
    <w:rsid w:val="000C1AEB"/>
    <w:rsid w:val="000C2324"/>
    <w:rsid w:val="000C23B4"/>
    <w:rsid w:val="000C255B"/>
    <w:rsid w:val="000C2729"/>
    <w:rsid w:val="000C2C89"/>
    <w:rsid w:val="000C2EF5"/>
    <w:rsid w:val="000C33C6"/>
    <w:rsid w:val="000C35FD"/>
    <w:rsid w:val="000C363F"/>
    <w:rsid w:val="000C3792"/>
    <w:rsid w:val="000C3F06"/>
    <w:rsid w:val="000C4013"/>
    <w:rsid w:val="000C44C8"/>
    <w:rsid w:val="000C49CF"/>
    <w:rsid w:val="000C49D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83"/>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347D"/>
    <w:rsid w:val="000E34CB"/>
    <w:rsid w:val="000E36A0"/>
    <w:rsid w:val="000E374F"/>
    <w:rsid w:val="000E37C8"/>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E9F"/>
    <w:rsid w:val="000F00AD"/>
    <w:rsid w:val="000F055D"/>
    <w:rsid w:val="000F0C81"/>
    <w:rsid w:val="000F0F2A"/>
    <w:rsid w:val="000F0F9A"/>
    <w:rsid w:val="000F1FB6"/>
    <w:rsid w:val="000F20D4"/>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440"/>
    <w:rsid w:val="000F6901"/>
    <w:rsid w:val="000F6BB8"/>
    <w:rsid w:val="000F6C67"/>
    <w:rsid w:val="000F6D6D"/>
    <w:rsid w:val="000F7576"/>
    <w:rsid w:val="000F7A40"/>
    <w:rsid w:val="000F7F53"/>
    <w:rsid w:val="001001F4"/>
    <w:rsid w:val="001004C5"/>
    <w:rsid w:val="00100C6D"/>
    <w:rsid w:val="00101810"/>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70F"/>
    <w:rsid w:val="00107A15"/>
    <w:rsid w:val="00107AC0"/>
    <w:rsid w:val="00107CAF"/>
    <w:rsid w:val="00110252"/>
    <w:rsid w:val="001108EC"/>
    <w:rsid w:val="00110902"/>
    <w:rsid w:val="00111096"/>
    <w:rsid w:val="001115F6"/>
    <w:rsid w:val="001118FE"/>
    <w:rsid w:val="0011195D"/>
    <w:rsid w:val="00111E0B"/>
    <w:rsid w:val="001122EC"/>
    <w:rsid w:val="0011233B"/>
    <w:rsid w:val="00112562"/>
    <w:rsid w:val="00112F37"/>
    <w:rsid w:val="00113AA3"/>
    <w:rsid w:val="00113B4E"/>
    <w:rsid w:val="001140C5"/>
    <w:rsid w:val="00114236"/>
    <w:rsid w:val="00114A11"/>
    <w:rsid w:val="00114E17"/>
    <w:rsid w:val="00115465"/>
    <w:rsid w:val="00115824"/>
    <w:rsid w:val="001158BF"/>
    <w:rsid w:val="00115A07"/>
    <w:rsid w:val="00115D8B"/>
    <w:rsid w:val="0011645C"/>
    <w:rsid w:val="00116973"/>
    <w:rsid w:val="0011706C"/>
    <w:rsid w:val="0011706D"/>
    <w:rsid w:val="0011775D"/>
    <w:rsid w:val="00117AEF"/>
    <w:rsid w:val="00117B79"/>
    <w:rsid w:val="0012077F"/>
    <w:rsid w:val="00121571"/>
    <w:rsid w:val="0012185B"/>
    <w:rsid w:val="00121C60"/>
    <w:rsid w:val="0012215D"/>
    <w:rsid w:val="00122AEA"/>
    <w:rsid w:val="00122EFC"/>
    <w:rsid w:val="0012362A"/>
    <w:rsid w:val="00123915"/>
    <w:rsid w:val="001241E6"/>
    <w:rsid w:val="00124361"/>
    <w:rsid w:val="00124AD3"/>
    <w:rsid w:val="00124AE7"/>
    <w:rsid w:val="00124F80"/>
    <w:rsid w:val="00125101"/>
    <w:rsid w:val="001257A3"/>
    <w:rsid w:val="00125C44"/>
    <w:rsid w:val="00125E67"/>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B18"/>
    <w:rsid w:val="00131C2B"/>
    <w:rsid w:val="00132005"/>
    <w:rsid w:val="00132285"/>
    <w:rsid w:val="001325D7"/>
    <w:rsid w:val="00132661"/>
    <w:rsid w:val="001329DE"/>
    <w:rsid w:val="00133097"/>
    <w:rsid w:val="001333C7"/>
    <w:rsid w:val="001335CA"/>
    <w:rsid w:val="00133818"/>
    <w:rsid w:val="00134ADF"/>
    <w:rsid w:val="00135423"/>
    <w:rsid w:val="001356B6"/>
    <w:rsid w:val="0013614A"/>
    <w:rsid w:val="0013662C"/>
    <w:rsid w:val="00136639"/>
    <w:rsid w:val="00136DFC"/>
    <w:rsid w:val="001370D6"/>
    <w:rsid w:val="00137660"/>
    <w:rsid w:val="00137978"/>
    <w:rsid w:val="0013797C"/>
    <w:rsid w:val="001379B9"/>
    <w:rsid w:val="00137FEE"/>
    <w:rsid w:val="00140326"/>
    <w:rsid w:val="001409AB"/>
    <w:rsid w:val="00140C5E"/>
    <w:rsid w:val="00140CEE"/>
    <w:rsid w:val="00140F59"/>
    <w:rsid w:val="00142B9E"/>
    <w:rsid w:val="00142D6C"/>
    <w:rsid w:val="001439F1"/>
    <w:rsid w:val="00143BB5"/>
    <w:rsid w:val="001443C2"/>
    <w:rsid w:val="001449C6"/>
    <w:rsid w:val="00145078"/>
    <w:rsid w:val="00145279"/>
    <w:rsid w:val="001455F3"/>
    <w:rsid w:val="001459AE"/>
    <w:rsid w:val="00145BA8"/>
    <w:rsid w:val="00145C2B"/>
    <w:rsid w:val="00145D7F"/>
    <w:rsid w:val="00146077"/>
    <w:rsid w:val="00146270"/>
    <w:rsid w:val="001465AE"/>
    <w:rsid w:val="00146638"/>
    <w:rsid w:val="00146767"/>
    <w:rsid w:val="00146803"/>
    <w:rsid w:val="00146AA1"/>
    <w:rsid w:val="00147663"/>
    <w:rsid w:val="00147796"/>
    <w:rsid w:val="001477C5"/>
    <w:rsid w:val="00147DF4"/>
    <w:rsid w:val="00147E13"/>
    <w:rsid w:val="0015045C"/>
    <w:rsid w:val="00150794"/>
    <w:rsid w:val="00150796"/>
    <w:rsid w:val="00150B88"/>
    <w:rsid w:val="00151BD7"/>
    <w:rsid w:val="00151D76"/>
    <w:rsid w:val="00151FA0"/>
    <w:rsid w:val="00151FBF"/>
    <w:rsid w:val="00152554"/>
    <w:rsid w:val="00152DFA"/>
    <w:rsid w:val="001530F6"/>
    <w:rsid w:val="00153BC8"/>
    <w:rsid w:val="00153F67"/>
    <w:rsid w:val="001542FE"/>
    <w:rsid w:val="00154599"/>
    <w:rsid w:val="00154731"/>
    <w:rsid w:val="001548C6"/>
    <w:rsid w:val="00154AD5"/>
    <w:rsid w:val="00154CA5"/>
    <w:rsid w:val="00154DE7"/>
    <w:rsid w:val="00154FDB"/>
    <w:rsid w:val="0015507C"/>
    <w:rsid w:val="00155DD3"/>
    <w:rsid w:val="00155E52"/>
    <w:rsid w:val="00155E9C"/>
    <w:rsid w:val="00156852"/>
    <w:rsid w:val="00156D43"/>
    <w:rsid w:val="00156DCB"/>
    <w:rsid w:val="00156F4A"/>
    <w:rsid w:val="0015748C"/>
    <w:rsid w:val="00157536"/>
    <w:rsid w:val="001578ED"/>
    <w:rsid w:val="00157ABB"/>
    <w:rsid w:val="001605FF"/>
    <w:rsid w:val="0016062D"/>
    <w:rsid w:val="00161614"/>
    <w:rsid w:val="00161F6A"/>
    <w:rsid w:val="0016203A"/>
    <w:rsid w:val="0016249A"/>
    <w:rsid w:val="001625F1"/>
    <w:rsid w:val="0016278E"/>
    <w:rsid w:val="001627D0"/>
    <w:rsid w:val="001628C1"/>
    <w:rsid w:val="00162D8E"/>
    <w:rsid w:val="001633B1"/>
    <w:rsid w:val="00163545"/>
    <w:rsid w:val="001638BC"/>
    <w:rsid w:val="00163F8F"/>
    <w:rsid w:val="00163FCC"/>
    <w:rsid w:val="00164DC7"/>
    <w:rsid w:val="00165553"/>
    <w:rsid w:val="001657E8"/>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E80"/>
    <w:rsid w:val="00175F68"/>
    <w:rsid w:val="00175FC2"/>
    <w:rsid w:val="00176381"/>
    <w:rsid w:val="001766F5"/>
    <w:rsid w:val="00176C1E"/>
    <w:rsid w:val="0017799D"/>
    <w:rsid w:val="00177B6C"/>
    <w:rsid w:val="00177BF8"/>
    <w:rsid w:val="00177D17"/>
    <w:rsid w:val="001804C4"/>
    <w:rsid w:val="0018084A"/>
    <w:rsid w:val="0018092F"/>
    <w:rsid w:val="00180FBE"/>
    <w:rsid w:val="00181107"/>
    <w:rsid w:val="00181906"/>
    <w:rsid w:val="00181FB4"/>
    <w:rsid w:val="00182ACF"/>
    <w:rsid w:val="00183156"/>
    <w:rsid w:val="00183597"/>
    <w:rsid w:val="00183EC3"/>
    <w:rsid w:val="00183F0A"/>
    <w:rsid w:val="00184A7C"/>
    <w:rsid w:val="00184AB8"/>
    <w:rsid w:val="00185328"/>
    <w:rsid w:val="001855D5"/>
    <w:rsid w:val="001856DE"/>
    <w:rsid w:val="00185BC5"/>
    <w:rsid w:val="00185D00"/>
    <w:rsid w:val="00186117"/>
    <w:rsid w:val="00186160"/>
    <w:rsid w:val="00187011"/>
    <w:rsid w:val="001870C7"/>
    <w:rsid w:val="00187131"/>
    <w:rsid w:val="0018744B"/>
    <w:rsid w:val="00187C06"/>
    <w:rsid w:val="00187EF9"/>
    <w:rsid w:val="0019012E"/>
    <w:rsid w:val="00190163"/>
    <w:rsid w:val="00190A08"/>
    <w:rsid w:val="00190D65"/>
    <w:rsid w:val="0019155C"/>
    <w:rsid w:val="001915FF"/>
    <w:rsid w:val="0019191E"/>
    <w:rsid w:val="00191F5D"/>
    <w:rsid w:val="00191F72"/>
    <w:rsid w:val="00191FBB"/>
    <w:rsid w:val="00191FD2"/>
    <w:rsid w:val="001926D3"/>
    <w:rsid w:val="00192755"/>
    <w:rsid w:val="001929E8"/>
    <w:rsid w:val="00192F9C"/>
    <w:rsid w:val="001934A9"/>
    <w:rsid w:val="001934FA"/>
    <w:rsid w:val="001936DE"/>
    <w:rsid w:val="00193B81"/>
    <w:rsid w:val="00193CC1"/>
    <w:rsid w:val="00193D34"/>
    <w:rsid w:val="00193F24"/>
    <w:rsid w:val="0019416B"/>
    <w:rsid w:val="001942F7"/>
    <w:rsid w:val="001945ED"/>
    <w:rsid w:val="0019480A"/>
    <w:rsid w:val="00195149"/>
    <w:rsid w:val="001951EE"/>
    <w:rsid w:val="0019536A"/>
    <w:rsid w:val="00195666"/>
    <w:rsid w:val="0019586D"/>
    <w:rsid w:val="0019589E"/>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6A90"/>
    <w:rsid w:val="001B6CBF"/>
    <w:rsid w:val="001B733E"/>
    <w:rsid w:val="001B7B8E"/>
    <w:rsid w:val="001C031A"/>
    <w:rsid w:val="001C0822"/>
    <w:rsid w:val="001C092B"/>
    <w:rsid w:val="001C09B8"/>
    <w:rsid w:val="001C0C4A"/>
    <w:rsid w:val="001C1389"/>
    <w:rsid w:val="001C16DA"/>
    <w:rsid w:val="001C17AF"/>
    <w:rsid w:val="001C1CEB"/>
    <w:rsid w:val="001C1D4C"/>
    <w:rsid w:val="001C2686"/>
    <w:rsid w:val="001C28D7"/>
    <w:rsid w:val="001C2B7B"/>
    <w:rsid w:val="001C32BB"/>
    <w:rsid w:val="001C431B"/>
    <w:rsid w:val="001C4D69"/>
    <w:rsid w:val="001C4D8C"/>
    <w:rsid w:val="001C55AB"/>
    <w:rsid w:val="001C5623"/>
    <w:rsid w:val="001C5E0F"/>
    <w:rsid w:val="001C5E45"/>
    <w:rsid w:val="001C62E0"/>
    <w:rsid w:val="001C6511"/>
    <w:rsid w:val="001C6A34"/>
    <w:rsid w:val="001C7619"/>
    <w:rsid w:val="001C789E"/>
    <w:rsid w:val="001C7910"/>
    <w:rsid w:val="001D030A"/>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C42"/>
    <w:rsid w:val="001E02CC"/>
    <w:rsid w:val="001E0569"/>
    <w:rsid w:val="001E0753"/>
    <w:rsid w:val="001E0A64"/>
    <w:rsid w:val="001E1190"/>
    <w:rsid w:val="001E123D"/>
    <w:rsid w:val="001E1528"/>
    <w:rsid w:val="001E1B9D"/>
    <w:rsid w:val="001E1FA1"/>
    <w:rsid w:val="001E207E"/>
    <w:rsid w:val="001E2608"/>
    <w:rsid w:val="001E2D5D"/>
    <w:rsid w:val="001E3479"/>
    <w:rsid w:val="001E3734"/>
    <w:rsid w:val="001E398E"/>
    <w:rsid w:val="001E4C51"/>
    <w:rsid w:val="001E4F0F"/>
    <w:rsid w:val="001E5362"/>
    <w:rsid w:val="001E54FD"/>
    <w:rsid w:val="001E5BA8"/>
    <w:rsid w:val="001E5D82"/>
    <w:rsid w:val="001E5DAA"/>
    <w:rsid w:val="001E5E27"/>
    <w:rsid w:val="001E6017"/>
    <w:rsid w:val="001E6169"/>
    <w:rsid w:val="001E6AD9"/>
    <w:rsid w:val="001E714D"/>
    <w:rsid w:val="001E772E"/>
    <w:rsid w:val="001F08AA"/>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2CF"/>
    <w:rsid w:val="001F5001"/>
    <w:rsid w:val="001F5180"/>
    <w:rsid w:val="001F550B"/>
    <w:rsid w:val="001F59C6"/>
    <w:rsid w:val="001F5DF0"/>
    <w:rsid w:val="001F5EE1"/>
    <w:rsid w:val="001F5F0C"/>
    <w:rsid w:val="001F78F6"/>
    <w:rsid w:val="00200889"/>
    <w:rsid w:val="00200B75"/>
    <w:rsid w:val="002012D5"/>
    <w:rsid w:val="002017B0"/>
    <w:rsid w:val="002017D5"/>
    <w:rsid w:val="00201B53"/>
    <w:rsid w:val="002027D7"/>
    <w:rsid w:val="00202F8F"/>
    <w:rsid w:val="00202F94"/>
    <w:rsid w:val="00202FDE"/>
    <w:rsid w:val="00203490"/>
    <w:rsid w:val="002034C3"/>
    <w:rsid w:val="0020395C"/>
    <w:rsid w:val="00203D9B"/>
    <w:rsid w:val="00203DBF"/>
    <w:rsid w:val="00203FBD"/>
    <w:rsid w:val="002044D4"/>
    <w:rsid w:val="00204683"/>
    <w:rsid w:val="00204B04"/>
    <w:rsid w:val="00204C2D"/>
    <w:rsid w:val="0020568F"/>
    <w:rsid w:val="002058C0"/>
    <w:rsid w:val="00206049"/>
    <w:rsid w:val="002061C0"/>
    <w:rsid w:val="00206C88"/>
    <w:rsid w:val="002074B1"/>
    <w:rsid w:val="002101D3"/>
    <w:rsid w:val="00210F16"/>
    <w:rsid w:val="00211205"/>
    <w:rsid w:val="00211553"/>
    <w:rsid w:val="0021193D"/>
    <w:rsid w:val="00211942"/>
    <w:rsid w:val="00211AC1"/>
    <w:rsid w:val="00211FF4"/>
    <w:rsid w:val="002125AC"/>
    <w:rsid w:val="00212966"/>
    <w:rsid w:val="00213333"/>
    <w:rsid w:val="002134E2"/>
    <w:rsid w:val="00213572"/>
    <w:rsid w:val="002135CB"/>
    <w:rsid w:val="00213881"/>
    <w:rsid w:val="0021395E"/>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59C9"/>
    <w:rsid w:val="00226478"/>
    <w:rsid w:val="002271EE"/>
    <w:rsid w:val="0022772F"/>
    <w:rsid w:val="00230022"/>
    <w:rsid w:val="002300F1"/>
    <w:rsid w:val="0023055B"/>
    <w:rsid w:val="0023055C"/>
    <w:rsid w:val="0023099C"/>
    <w:rsid w:val="00230EF9"/>
    <w:rsid w:val="002313E9"/>
    <w:rsid w:val="002319DC"/>
    <w:rsid w:val="00232328"/>
    <w:rsid w:val="00232CED"/>
    <w:rsid w:val="00233652"/>
    <w:rsid w:val="002337B9"/>
    <w:rsid w:val="002337DB"/>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1FC"/>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7135"/>
    <w:rsid w:val="002476AC"/>
    <w:rsid w:val="00247F36"/>
    <w:rsid w:val="00250117"/>
    <w:rsid w:val="002509DD"/>
    <w:rsid w:val="00250BAF"/>
    <w:rsid w:val="00250E78"/>
    <w:rsid w:val="00251D94"/>
    <w:rsid w:val="0025215C"/>
    <w:rsid w:val="00252424"/>
    <w:rsid w:val="0025290F"/>
    <w:rsid w:val="00252CD8"/>
    <w:rsid w:val="00252D01"/>
    <w:rsid w:val="00252E02"/>
    <w:rsid w:val="00253465"/>
    <w:rsid w:val="0025362B"/>
    <w:rsid w:val="00253A51"/>
    <w:rsid w:val="0025426C"/>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6093D"/>
    <w:rsid w:val="00260987"/>
    <w:rsid w:val="00260BB7"/>
    <w:rsid w:val="00260F8F"/>
    <w:rsid w:val="002610A1"/>
    <w:rsid w:val="00261402"/>
    <w:rsid w:val="00261CEB"/>
    <w:rsid w:val="0026220A"/>
    <w:rsid w:val="0026222F"/>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263"/>
    <w:rsid w:val="0027062C"/>
    <w:rsid w:val="00270641"/>
    <w:rsid w:val="002709EA"/>
    <w:rsid w:val="00271053"/>
    <w:rsid w:val="00271734"/>
    <w:rsid w:val="002717BB"/>
    <w:rsid w:val="00271AD4"/>
    <w:rsid w:val="002720C3"/>
    <w:rsid w:val="00272369"/>
    <w:rsid w:val="00272465"/>
    <w:rsid w:val="00272472"/>
    <w:rsid w:val="00272554"/>
    <w:rsid w:val="002729F6"/>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36A"/>
    <w:rsid w:val="00277465"/>
    <w:rsid w:val="00277803"/>
    <w:rsid w:val="002778C0"/>
    <w:rsid w:val="00277AAA"/>
    <w:rsid w:val="00280566"/>
    <w:rsid w:val="0028089D"/>
    <w:rsid w:val="00280970"/>
    <w:rsid w:val="00280B0C"/>
    <w:rsid w:val="00280DA5"/>
    <w:rsid w:val="00280F08"/>
    <w:rsid w:val="002810E8"/>
    <w:rsid w:val="002814C6"/>
    <w:rsid w:val="00281EA4"/>
    <w:rsid w:val="00281F29"/>
    <w:rsid w:val="00281FFC"/>
    <w:rsid w:val="0028235E"/>
    <w:rsid w:val="0028238F"/>
    <w:rsid w:val="002824CD"/>
    <w:rsid w:val="0028258C"/>
    <w:rsid w:val="00282851"/>
    <w:rsid w:val="00282BEB"/>
    <w:rsid w:val="00283073"/>
    <w:rsid w:val="002837D2"/>
    <w:rsid w:val="002837FD"/>
    <w:rsid w:val="00283818"/>
    <w:rsid w:val="00283B22"/>
    <w:rsid w:val="002840E4"/>
    <w:rsid w:val="002844E6"/>
    <w:rsid w:val="00284954"/>
    <w:rsid w:val="00284CE2"/>
    <w:rsid w:val="00284E26"/>
    <w:rsid w:val="0028597F"/>
    <w:rsid w:val="00286460"/>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3E8F"/>
    <w:rsid w:val="0029462F"/>
    <w:rsid w:val="002946CD"/>
    <w:rsid w:val="00294EDC"/>
    <w:rsid w:val="002952B8"/>
    <w:rsid w:val="0029542B"/>
    <w:rsid w:val="00296988"/>
    <w:rsid w:val="002970B3"/>
    <w:rsid w:val="00297299"/>
    <w:rsid w:val="00297965"/>
    <w:rsid w:val="002A01BF"/>
    <w:rsid w:val="002A033C"/>
    <w:rsid w:val="002A058E"/>
    <w:rsid w:val="002A0655"/>
    <w:rsid w:val="002A07C7"/>
    <w:rsid w:val="002A0C8A"/>
    <w:rsid w:val="002A10F0"/>
    <w:rsid w:val="002A1243"/>
    <w:rsid w:val="002A1289"/>
    <w:rsid w:val="002A13D9"/>
    <w:rsid w:val="002A15E7"/>
    <w:rsid w:val="002A1A84"/>
    <w:rsid w:val="002A1F83"/>
    <w:rsid w:val="002A2624"/>
    <w:rsid w:val="002A294C"/>
    <w:rsid w:val="002A40BA"/>
    <w:rsid w:val="002A41DC"/>
    <w:rsid w:val="002A4474"/>
    <w:rsid w:val="002A4A9B"/>
    <w:rsid w:val="002A4E23"/>
    <w:rsid w:val="002A4EFF"/>
    <w:rsid w:val="002A54BA"/>
    <w:rsid w:val="002A552B"/>
    <w:rsid w:val="002A67F6"/>
    <w:rsid w:val="002A6A1D"/>
    <w:rsid w:val="002A6ED8"/>
    <w:rsid w:val="002A77D2"/>
    <w:rsid w:val="002A7B61"/>
    <w:rsid w:val="002A7D9C"/>
    <w:rsid w:val="002A7F57"/>
    <w:rsid w:val="002B01C7"/>
    <w:rsid w:val="002B04F9"/>
    <w:rsid w:val="002B0D5E"/>
    <w:rsid w:val="002B191C"/>
    <w:rsid w:val="002B1A33"/>
    <w:rsid w:val="002B1AEF"/>
    <w:rsid w:val="002B2E05"/>
    <w:rsid w:val="002B2F20"/>
    <w:rsid w:val="002B34BA"/>
    <w:rsid w:val="002B352D"/>
    <w:rsid w:val="002B3695"/>
    <w:rsid w:val="002B424A"/>
    <w:rsid w:val="002B50EC"/>
    <w:rsid w:val="002B5374"/>
    <w:rsid w:val="002B61FD"/>
    <w:rsid w:val="002B682F"/>
    <w:rsid w:val="002B6DBD"/>
    <w:rsid w:val="002B6E57"/>
    <w:rsid w:val="002B6EF4"/>
    <w:rsid w:val="002B7287"/>
    <w:rsid w:val="002B787A"/>
    <w:rsid w:val="002B78EF"/>
    <w:rsid w:val="002B7A13"/>
    <w:rsid w:val="002B7A21"/>
    <w:rsid w:val="002B7D8A"/>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49E"/>
    <w:rsid w:val="002C2C70"/>
    <w:rsid w:val="002C327E"/>
    <w:rsid w:val="002C34E0"/>
    <w:rsid w:val="002C3796"/>
    <w:rsid w:val="002C3B13"/>
    <w:rsid w:val="002C4258"/>
    <w:rsid w:val="002C458A"/>
    <w:rsid w:val="002C46A1"/>
    <w:rsid w:val="002C4963"/>
    <w:rsid w:val="002C4E22"/>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321"/>
    <w:rsid w:val="002D072A"/>
    <w:rsid w:val="002D079B"/>
    <w:rsid w:val="002D160C"/>
    <w:rsid w:val="002D16A9"/>
    <w:rsid w:val="002D2198"/>
    <w:rsid w:val="002D247D"/>
    <w:rsid w:val="002D26CA"/>
    <w:rsid w:val="002D2748"/>
    <w:rsid w:val="002D2A47"/>
    <w:rsid w:val="002D2CBC"/>
    <w:rsid w:val="002D3003"/>
    <w:rsid w:val="002D3995"/>
    <w:rsid w:val="002D5968"/>
    <w:rsid w:val="002D5A25"/>
    <w:rsid w:val="002D5B6C"/>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06F"/>
    <w:rsid w:val="002E31BF"/>
    <w:rsid w:val="002E351F"/>
    <w:rsid w:val="002E3932"/>
    <w:rsid w:val="002E3B0E"/>
    <w:rsid w:val="002E3BC0"/>
    <w:rsid w:val="002E428C"/>
    <w:rsid w:val="002E47C6"/>
    <w:rsid w:val="002E4ABF"/>
    <w:rsid w:val="002E4F24"/>
    <w:rsid w:val="002E5591"/>
    <w:rsid w:val="002E5871"/>
    <w:rsid w:val="002E624A"/>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3C0"/>
    <w:rsid w:val="002F44B6"/>
    <w:rsid w:val="002F4543"/>
    <w:rsid w:val="002F4655"/>
    <w:rsid w:val="002F4A54"/>
    <w:rsid w:val="002F651E"/>
    <w:rsid w:val="002F65A8"/>
    <w:rsid w:val="002F68F4"/>
    <w:rsid w:val="002F69A0"/>
    <w:rsid w:val="002F6BEB"/>
    <w:rsid w:val="002F6C48"/>
    <w:rsid w:val="002F72EB"/>
    <w:rsid w:val="002F7A91"/>
    <w:rsid w:val="002F7EA5"/>
    <w:rsid w:val="003000BA"/>
    <w:rsid w:val="00300956"/>
    <w:rsid w:val="00300B2F"/>
    <w:rsid w:val="0030109E"/>
    <w:rsid w:val="003010E6"/>
    <w:rsid w:val="0030147A"/>
    <w:rsid w:val="003016A8"/>
    <w:rsid w:val="0030181C"/>
    <w:rsid w:val="00301937"/>
    <w:rsid w:val="00301A6F"/>
    <w:rsid w:val="00301C63"/>
    <w:rsid w:val="00302434"/>
    <w:rsid w:val="00302D41"/>
    <w:rsid w:val="00303090"/>
    <w:rsid w:val="003039A6"/>
    <w:rsid w:val="00303FE7"/>
    <w:rsid w:val="003042BE"/>
    <w:rsid w:val="00304C33"/>
    <w:rsid w:val="003054A9"/>
    <w:rsid w:val="00305577"/>
    <w:rsid w:val="00305C64"/>
    <w:rsid w:val="00305E0C"/>
    <w:rsid w:val="00305E67"/>
    <w:rsid w:val="00306B54"/>
    <w:rsid w:val="00306C05"/>
    <w:rsid w:val="00306E4D"/>
    <w:rsid w:val="003072E9"/>
    <w:rsid w:val="00307427"/>
    <w:rsid w:val="003076EE"/>
    <w:rsid w:val="003076F2"/>
    <w:rsid w:val="0030783B"/>
    <w:rsid w:val="00307963"/>
    <w:rsid w:val="00307BF4"/>
    <w:rsid w:val="00307E89"/>
    <w:rsid w:val="0031018E"/>
    <w:rsid w:val="003102E7"/>
    <w:rsid w:val="003105A2"/>
    <w:rsid w:val="0031063A"/>
    <w:rsid w:val="003109B2"/>
    <w:rsid w:val="00311438"/>
    <w:rsid w:val="00311EEE"/>
    <w:rsid w:val="00311F78"/>
    <w:rsid w:val="003120A5"/>
    <w:rsid w:val="00312B59"/>
    <w:rsid w:val="003133DF"/>
    <w:rsid w:val="00313F08"/>
    <w:rsid w:val="00313FA6"/>
    <w:rsid w:val="003144FD"/>
    <w:rsid w:val="0031454A"/>
    <w:rsid w:val="003148C3"/>
    <w:rsid w:val="003148E5"/>
    <w:rsid w:val="00314AD0"/>
    <w:rsid w:val="00314EA9"/>
    <w:rsid w:val="00315A1E"/>
    <w:rsid w:val="003160DA"/>
    <w:rsid w:val="00316561"/>
    <w:rsid w:val="00316666"/>
    <w:rsid w:val="003166FC"/>
    <w:rsid w:val="00316C87"/>
    <w:rsid w:val="00316D0D"/>
    <w:rsid w:val="00316D61"/>
    <w:rsid w:val="00317712"/>
    <w:rsid w:val="00317DC4"/>
    <w:rsid w:val="003205D3"/>
    <w:rsid w:val="00320993"/>
    <w:rsid w:val="00321186"/>
    <w:rsid w:val="003218FB"/>
    <w:rsid w:val="00321D95"/>
    <w:rsid w:val="00321E43"/>
    <w:rsid w:val="003221D7"/>
    <w:rsid w:val="00322229"/>
    <w:rsid w:val="003224F9"/>
    <w:rsid w:val="0032254D"/>
    <w:rsid w:val="003227BB"/>
    <w:rsid w:val="00322AD4"/>
    <w:rsid w:val="00322E61"/>
    <w:rsid w:val="0032324F"/>
    <w:rsid w:val="003238A5"/>
    <w:rsid w:val="00323D48"/>
    <w:rsid w:val="00324115"/>
    <w:rsid w:val="003245FD"/>
    <w:rsid w:val="003248FE"/>
    <w:rsid w:val="00324CF2"/>
    <w:rsid w:val="00324CF8"/>
    <w:rsid w:val="00324EF7"/>
    <w:rsid w:val="00324F6A"/>
    <w:rsid w:val="0032555F"/>
    <w:rsid w:val="00325B41"/>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3F2"/>
    <w:rsid w:val="00333657"/>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3F28"/>
    <w:rsid w:val="00344431"/>
    <w:rsid w:val="00344607"/>
    <w:rsid w:val="00344914"/>
    <w:rsid w:val="00344A80"/>
    <w:rsid w:val="00344CF4"/>
    <w:rsid w:val="00345A73"/>
    <w:rsid w:val="00345B0A"/>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0F"/>
    <w:rsid w:val="00353FD3"/>
    <w:rsid w:val="00354028"/>
    <w:rsid w:val="0035402E"/>
    <w:rsid w:val="0035452B"/>
    <w:rsid w:val="00355600"/>
    <w:rsid w:val="003557D5"/>
    <w:rsid w:val="003558D5"/>
    <w:rsid w:val="00355C4E"/>
    <w:rsid w:val="003565DE"/>
    <w:rsid w:val="00356E9D"/>
    <w:rsid w:val="003577D1"/>
    <w:rsid w:val="003579D0"/>
    <w:rsid w:val="00357BD6"/>
    <w:rsid w:val="00357F58"/>
    <w:rsid w:val="00360021"/>
    <w:rsid w:val="0036030B"/>
    <w:rsid w:val="00361596"/>
    <w:rsid w:val="003618F9"/>
    <w:rsid w:val="00361D22"/>
    <w:rsid w:val="00361F2C"/>
    <w:rsid w:val="00361F9D"/>
    <w:rsid w:val="00362602"/>
    <w:rsid w:val="0036312A"/>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425"/>
    <w:rsid w:val="00366B50"/>
    <w:rsid w:val="00366BAE"/>
    <w:rsid w:val="00366DF6"/>
    <w:rsid w:val="0036751D"/>
    <w:rsid w:val="00367D6B"/>
    <w:rsid w:val="003703A1"/>
    <w:rsid w:val="00370B07"/>
    <w:rsid w:val="00370ED8"/>
    <w:rsid w:val="00371B40"/>
    <w:rsid w:val="00371DE4"/>
    <w:rsid w:val="00372620"/>
    <w:rsid w:val="00372929"/>
    <w:rsid w:val="00372C63"/>
    <w:rsid w:val="00372D43"/>
    <w:rsid w:val="003734CC"/>
    <w:rsid w:val="003736CA"/>
    <w:rsid w:val="00373DE3"/>
    <w:rsid w:val="003740F3"/>
    <w:rsid w:val="0037428C"/>
    <w:rsid w:val="003743C6"/>
    <w:rsid w:val="00374BB8"/>
    <w:rsid w:val="00374CDE"/>
    <w:rsid w:val="00374D54"/>
    <w:rsid w:val="00374E89"/>
    <w:rsid w:val="0037564C"/>
    <w:rsid w:val="00375D5B"/>
    <w:rsid w:val="00375F26"/>
    <w:rsid w:val="00376132"/>
    <w:rsid w:val="00376385"/>
    <w:rsid w:val="0037741D"/>
    <w:rsid w:val="003776F0"/>
    <w:rsid w:val="00377751"/>
    <w:rsid w:val="00377B0D"/>
    <w:rsid w:val="00377C7B"/>
    <w:rsid w:val="00377E1C"/>
    <w:rsid w:val="003800E8"/>
    <w:rsid w:val="00380658"/>
    <w:rsid w:val="00380BF8"/>
    <w:rsid w:val="00380F28"/>
    <w:rsid w:val="003814FA"/>
    <w:rsid w:val="003815A1"/>
    <w:rsid w:val="00381633"/>
    <w:rsid w:val="00381A85"/>
    <w:rsid w:val="00381B6C"/>
    <w:rsid w:val="00381E97"/>
    <w:rsid w:val="00382189"/>
    <w:rsid w:val="00382644"/>
    <w:rsid w:val="00382705"/>
    <w:rsid w:val="0038289C"/>
    <w:rsid w:val="003829AA"/>
    <w:rsid w:val="00382E02"/>
    <w:rsid w:val="00382FDA"/>
    <w:rsid w:val="003833AF"/>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79F"/>
    <w:rsid w:val="003927CE"/>
    <w:rsid w:val="003928CB"/>
    <w:rsid w:val="00392BA9"/>
    <w:rsid w:val="00392C9E"/>
    <w:rsid w:val="00393283"/>
    <w:rsid w:val="0039335C"/>
    <w:rsid w:val="00393CFB"/>
    <w:rsid w:val="003940D7"/>
    <w:rsid w:val="0039418A"/>
    <w:rsid w:val="0039454D"/>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7F5"/>
    <w:rsid w:val="003A6981"/>
    <w:rsid w:val="003A6B24"/>
    <w:rsid w:val="003A6DA5"/>
    <w:rsid w:val="003A6F94"/>
    <w:rsid w:val="003A7251"/>
    <w:rsid w:val="003A725F"/>
    <w:rsid w:val="003A7FBB"/>
    <w:rsid w:val="003B0117"/>
    <w:rsid w:val="003B0395"/>
    <w:rsid w:val="003B05AC"/>
    <w:rsid w:val="003B072A"/>
    <w:rsid w:val="003B0C63"/>
    <w:rsid w:val="003B0CB9"/>
    <w:rsid w:val="003B0E93"/>
    <w:rsid w:val="003B0FAF"/>
    <w:rsid w:val="003B15BD"/>
    <w:rsid w:val="003B16F0"/>
    <w:rsid w:val="003B1802"/>
    <w:rsid w:val="003B1865"/>
    <w:rsid w:val="003B1BF2"/>
    <w:rsid w:val="003B1DDA"/>
    <w:rsid w:val="003B1E37"/>
    <w:rsid w:val="003B20DC"/>
    <w:rsid w:val="003B2C54"/>
    <w:rsid w:val="003B2E5D"/>
    <w:rsid w:val="003B2F08"/>
    <w:rsid w:val="003B370C"/>
    <w:rsid w:val="003B3C8D"/>
    <w:rsid w:val="003B40EA"/>
    <w:rsid w:val="003B43BC"/>
    <w:rsid w:val="003B464D"/>
    <w:rsid w:val="003B46F9"/>
    <w:rsid w:val="003B4C48"/>
    <w:rsid w:val="003B5CD5"/>
    <w:rsid w:val="003B5DF6"/>
    <w:rsid w:val="003B69C1"/>
    <w:rsid w:val="003B69E0"/>
    <w:rsid w:val="003B6E8A"/>
    <w:rsid w:val="003B70F2"/>
    <w:rsid w:val="003B7B18"/>
    <w:rsid w:val="003B7DE7"/>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6C14"/>
    <w:rsid w:val="003C71D3"/>
    <w:rsid w:val="003C78B3"/>
    <w:rsid w:val="003D00E7"/>
    <w:rsid w:val="003D03B9"/>
    <w:rsid w:val="003D063C"/>
    <w:rsid w:val="003D0D36"/>
    <w:rsid w:val="003D12A3"/>
    <w:rsid w:val="003D1649"/>
    <w:rsid w:val="003D1742"/>
    <w:rsid w:val="003D1AEE"/>
    <w:rsid w:val="003D1B83"/>
    <w:rsid w:val="003D1D5F"/>
    <w:rsid w:val="003D1EE1"/>
    <w:rsid w:val="003D20FC"/>
    <w:rsid w:val="003D2259"/>
    <w:rsid w:val="003D23C6"/>
    <w:rsid w:val="003D2D77"/>
    <w:rsid w:val="003D2DE8"/>
    <w:rsid w:val="003D3460"/>
    <w:rsid w:val="003D3529"/>
    <w:rsid w:val="003D39B3"/>
    <w:rsid w:val="003D39D4"/>
    <w:rsid w:val="003D3C30"/>
    <w:rsid w:val="003D4B5B"/>
    <w:rsid w:val="003D4B8B"/>
    <w:rsid w:val="003D4DCD"/>
    <w:rsid w:val="003D535E"/>
    <w:rsid w:val="003D5CB4"/>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22B"/>
    <w:rsid w:val="003E5915"/>
    <w:rsid w:val="003E59BB"/>
    <w:rsid w:val="003E5C92"/>
    <w:rsid w:val="003E5D87"/>
    <w:rsid w:val="003E6277"/>
    <w:rsid w:val="003E62E5"/>
    <w:rsid w:val="003E64D0"/>
    <w:rsid w:val="003E6516"/>
    <w:rsid w:val="003E6B8F"/>
    <w:rsid w:val="003E6D0B"/>
    <w:rsid w:val="003E6F1A"/>
    <w:rsid w:val="003E72D2"/>
    <w:rsid w:val="003E7DC6"/>
    <w:rsid w:val="003E7FD1"/>
    <w:rsid w:val="003F0082"/>
    <w:rsid w:val="003F03D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96D"/>
    <w:rsid w:val="003F5BB0"/>
    <w:rsid w:val="003F5CF5"/>
    <w:rsid w:val="003F5E52"/>
    <w:rsid w:val="003F69A8"/>
    <w:rsid w:val="003F6B87"/>
    <w:rsid w:val="003F727A"/>
    <w:rsid w:val="003F741F"/>
    <w:rsid w:val="003F7B1A"/>
    <w:rsid w:val="003F7B6A"/>
    <w:rsid w:val="004000DC"/>
    <w:rsid w:val="00400120"/>
    <w:rsid w:val="0040086F"/>
    <w:rsid w:val="00400CDA"/>
    <w:rsid w:val="00400E48"/>
    <w:rsid w:val="00401282"/>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DD9"/>
    <w:rsid w:val="0041112C"/>
    <w:rsid w:val="0041148A"/>
    <w:rsid w:val="004115F3"/>
    <w:rsid w:val="00411D9B"/>
    <w:rsid w:val="00411E32"/>
    <w:rsid w:val="004120CB"/>
    <w:rsid w:val="004124E8"/>
    <w:rsid w:val="00412657"/>
    <w:rsid w:val="00412C94"/>
    <w:rsid w:val="00413519"/>
    <w:rsid w:val="00413569"/>
    <w:rsid w:val="00414160"/>
    <w:rsid w:val="004141FD"/>
    <w:rsid w:val="0041424F"/>
    <w:rsid w:val="00414388"/>
    <w:rsid w:val="00414419"/>
    <w:rsid w:val="00414686"/>
    <w:rsid w:val="0041520E"/>
    <w:rsid w:val="00415A30"/>
    <w:rsid w:val="00415D53"/>
    <w:rsid w:val="0041652D"/>
    <w:rsid w:val="00416B35"/>
    <w:rsid w:val="00416EA3"/>
    <w:rsid w:val="00417870"/>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433"/>
    <w:rsid w:val="004265BE"/>
    <w:rsid w:val="004267BD"/>
    <w:rsid w:val="004268DF"/>
    <w:rsid w:val="00426B03"/>
    <w:rsid w:val="00426D1A"/>
    <w:rsid w:val="00426D4C"/>
    <w:rsid w:val="00427A69"/>
    <w:rsid w:val="00430447"/>
    <w:rsid w:val="00430634"/>
    <w:rsid w:val="004316BC"/>
    <w:rsid w:val="00431B5D"/>
    <w:rsid w:val="004322F9"/>
    <w:rsid w:val="0043236A"/>
    <w:rsid w:val="004323CF"/>
    <w:rsid w:val="0043262B"/>
    <w:rsid w:val="004327A2"/>
    <w:rsid w:val="00432AEE"/>
    <w:rsid w:val="00432BAC"/>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E07"/>
    <w:rsid w:val="004462D5"/>
    <w:rsid w:val="004463B2"/>
    <w:rsid w:val="00446D98"/>
    <w:rsid w:val="004470F9"/>
    <w:rsid w:val="00447705"/>
    <w:rsid w:val="00447C81"/>
    <w:rsid w:val="00447E40"/>
    <w:rsid w:val="00447F4D"/>
    <w:rsid w:val="00450122"/>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5ECC"/>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1BC"/>
    <w:rsid w:val="004632CC"/>
    <w:rsid w:val="00463A13"/>
    <w:rsid w:val="004642D6"/>
    <w:rsid w:val="004642FB"/>
    <w:rsid w:val="00464810"/>
    <w:rsid w:val="00464863"/>
    <w:rsid w:val="00466205"/>
    <w:rsid w:val="004664FF"/>
    <w:rsid w:val="00466701"/>
    <w:rsid w:val="00466755"/>
    <w:rsid w:val="00466865"/>
    <w:rsid w:val="00466C81"/>
    <w:rsid w:val="00467409"/>
    <w:rsid w:val="00467551"/>
    <w:rsid w:val="00467D3C"/>
    <w:rsid w:val="00467D86"/>
    <w:rsid w:val="004709AE"/>
    <w:rsid w:val="004709B5"/>
    <w:rsid w:val="00470BD0"/>
    <w:rsid w:val="00470D72"/>
    <w:rsid w:val="00471052"/>
    <w:rsid w:val="00471286"/>
    <w:rsid w:val="004715B7"/>
    <w:rsid w:val="004716BD"/>
    <w:rsid w:val="00471A96"/>
    <w:rsid w:val="00471D2E"/>
    <w:rsid w:val="00471F74"/>
    <w:rsid w:val="00472367"/>
    <w:rsid w:val="004724B7"/>
    <w:rsid w:val="00472AE3"/>
    <w:rsid w:val="00473173"/>
    <w:rsid w:val="0047331F"/>
    <w:rsid w:val="004736B8"/>
    <w:rsid w:val="00473727"/>
    <w:rsid w:val="00474092"/>
    <w:rsid w:val="004740B6"/>
    <w:rsid w:val="004740E3"/>
    <w:rsid w:val="00474369"/>
    <w:rsid w:val="00474B47"/>
    <w:rsid w:val="00475806"/>
    <w:rsid w:val="00475AF7"/>
    <w:rsid w:val="00475D0E"/>
    <w:rsid w:val="00475FDC"/>
    <w:rsid w:val="0047657A"/>
    <w:rsid w:val="0047676D"/>
    <w:rsid w:val="00476A5A"/>
    <w:rsid w:val="00476ABB"/>
    <w:rsid w:val="00476B2E"/>
    <w:rsid w:val="00476B84"/>
    <w:rsid w:val="00476BE1"/>
    <w:rsid w:val="00476DD4"/>
    <w:rsid w:val="00476F06"/>
    <w:rsid w:val="0047713D"/>
    <w:rsid w:val="00477427"/>
    <w:rsid w:val="00477AFB"/>
    <w:rsid w:val="00477BE4"/>
    <w:rsid w:val="0048042F"/>
    <w:rsid w:val="00480441"/>
    <w:rsid w:val="0048045A"/>
    <w:rsid w:val="00480684"/>
    <w:rsid w:val="004807D8"/>
    <w:rsid w:val="0048087F"/>
    <w:rsid w:val="0048104A"/>
    <w:rsid w:val="004810CB"/>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09B"/>
    <w:rsid w:val="00485D30"/>
    <w:rsid w:val="00485DFE"/>
    <w:rsid w:val="004860E4"/>
    <w:rsid w:val="00486461"/>
    <w:rsid w:val="00486BE2"/>
    <w:rsid w:val="00486C9D"/>
    <w:rsid w:val="00486CBC"/>
    <w:rsid w:val="00487B87"/>
    <w:rsid w:val="00487E3B"/>
    <w:rsid w:val="00487FBC"/>
    <w:rsid w:val="00487FBD"/>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F81"/>
    <w:rsid w:val="00495FFB"/>
    <w:rsid w:val="00496412"/>
    <w:rsid w:val="0049694D"/>
    <w:rsid w:val="00496B4B"/>
    <w:rsid w:val="00497377"/>
    <w:rsid w:val="0049747C"/>
    <w:rsid w:val="004976DA"/>
    <w:rsid w:val="00497A49"/>
    <w:rsid w:val="004A0540"/>
    <w:rsid w:val="004A19F1"/>
    <w:rsid w:val="004A1F54"/>
    <w:rsid w:val="004A2F9F"/>
    <w:rsid w:val="004A33BF"/>
    <w:rsid w:val="004A3B16"/>
    <w:rsid w:val="004A3F5F"/>
    <w:rsid w:val="004A405D"/>
    <w:rsid w:val="004A468F"/>
    <w:rsid w:val="004A4FE6"/>
    <w:rsid w:val="004A50FF"/>
    <w:rsid w:val="004A5856"/>
    <w:rsid w:val="004A5C33"/>
    <w:rsid w:val="004A5D0D"/>
    <w:rsid w:val="004A5ED4"/>
    <w:rsid w:val="004A6493"/>
    <w:rsid w:val="004A6DC4"/>
    <w:rsid w:val="004A6E80"/>
    <w:rsid w:val="004A6F2D"/>
    <w:rsid w:val="004A796C"/>
    <w:rsid w:val="004B004A"/>
    <w:rsid w:val="004B0376"/>
    <w:rsid w:val="004B09CF"/>
    <w:rsid w:val="004B0C20"/>
    <w:rsid w:val="004B1611"/>
    <w:rsid w:val="004B188C"/>
    <w:rsid w:val="004B1D41"/>
    <w:rsid w:val="004B21BF"/>
    <w:rsid w:val="004B2DF1"/>
    <w:rsid w:val="004B32B4"/>
    <w:rsid w:val="004B367C"/>
    <w:rsid w:val="004B3EC6"/>
    <w:rsid w:val="004B42B6"/>
    <w:rsid w:val="004B4748"/>
    <w:rsid w:val="004B476E"/>
    <w:rsid w:val="004B4890"/>
    <w:rsid w:val="004B4985"/>
    <w:rsid w:val="004B4C77"/>
    <w:rsid w:val="004B59DF"/>
    <w:rsid w:val="004B5CC5"/>
    <w:rsid w:val="004B6283"/>
    <w:rsid w:val="004B6549"/>
    <w:rsid w:val="004B6677"/>
    <w:rsid w:val="004B6751"/>
    <w:rsid w:val="004B697D"/>
    <w:rsid w:val="004B6ED5"/>
    <w:rsid w:val="004B710C"/>
    <w:rsid w:val="004B75A7"/>
    <w:rsid w:val="004B7763"/>
    <w:rsid w:val="004C08F5"/>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65"/>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464"/>
    <w:rsid w:val="004D4682"/>
    <w:rsid w:val="004D46ED"/>
    <w:rsid w:val="004D5075"/>
    <w:rsid w:val="004D5454"/>
    <w:rsid w:val="004D55DA"/>
    <w:rsid w:val="004D5DF9"/>
    <w:rsid w:val="004D6055"/>
    <w:rsid w:val="004D6531"/>
    <w:rsid w:val="004D6804"/>
    <w:rsid w:val="004D6E90"/>
    <w:rsid w:val="004D72E7"/>
    <w:rsid w:val="004D73D7"/>
    <w:rsid w:val="004D783E"/>
    <w:rsid w:val="004D7D94"/>
    <w:rsid w:val="004D7F31"/>
    <w:rsid w:val="004E018C"/>
    <w:rsid w:val="004E025E"/>
    <w:rsid w:val="004E054E"/>
    <w:rsid w:val="004E0C26"/>
    <w:rsid w:val="004E11C9"/>
    <w:rsid w:val="004E1407"/>
    <w:rsid w:val="004E1753"/>
    <w:rsid w:val="004E1E86"/>
    <w:rsid w:val="004E26D2"/>
    <w:rsid w:val="004E2E64"/>
    <w:rsid w:val="004E3299"/>
    <w:rsid w:val="004E35EF"/>
    <w:rsid w:val="004E3E01"/>
    <w:rsid w:val="004E4C9C"/>
    <w:rsid w:val="004E4F64"/>
    <w:rsid w:val="004E4FA0"/>
    <w:rsid w:val="004E52BE"/>
    <w:rsid w:val="004E53F8"/>
    <w:rsid w:val="004E57DB"/>
    <w:rsid w:val="004E585A"/>
    <w:rsid w:val="004E5A6F"/>
    <w:rsid w:val="004E6100"/>
    <w:rsid w:val="004E6421"/>
    <w:rsid w:val="004E64F2"/>
    <w:rsid w:val="004E6628"/>
    <w:rsid w:val="004E6809"/>
    <w:rsid w:val="004E7117"/>
    <w:rsid w:val="004E725A"/>
    <w:rsid w:val="004E75E5"/>
    <w:rsid w:val="004E77BE"/>
    <w:rsid w:val="004F036A"/>
    <w:rsid w:val="004F03BC"/>
    <w:rsid w:val="004F075E"/>
    <w:rsid w:val="004F0B0F"/>
    <w:rsid w:val="004F1204"/>
    <w:rsid w:val="004F17A0"/>
    <w:rsid w:val="004F1804"/>
    <w:rsid w:val="004F2F92"/>
    <w:rsid w:val="004F3475"/>
    <w:rsid w:val="004F35DE"/>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9B0"/>
    <w:rsid w:val="00501B4D"/>
    <w:rsid w:val="00501D26"/>
    <w:rsid w:val="00502163"/>
    <w:rsid w:val="005022A6"/>
    <w:rsid w:val="005023C0"/>
    <w:rsid w:val="005024BD"/>
    <w:rsid w:val="00502AEB"/>
    <w:rsid w:val="005036F5"/>
    <w:rsid w:val="00503CFF"/>
    <w:rsid w:val="00503EC9"/>
    <w:rsid w:val="00504064"/>
    <w:rsid w:val="0050439B"/>
    <w:rsid w:val="00504832"/>
    <w:rsid w:val="00504877"/>
    <w:rsid w:val="00504AF9"/>
    <w:rsid w:val="00504F31"/>
    <w:rsid w:val="00505468"/>
    <w:rsid w:val="005054EF"/>
    <w:rsid w:val="00505877"/>
    <w:rsid w:val="00505CB5"/>
    <w:rsid w:val="00505E74"/>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5B8"/>
    <w:rsid w:val="005117C9"/>
    <w:rsid w:val="005121F7"/>
    <w:rsid w:val="00512989"/>
    <w:rsid w:val="005129CF"/>
    <w:rsid w:val="00512AE3"/>
    <w:rsid w:val="00512AE8"/>
    <w:rsid w:val="00512C00"/>
    <w:rsid w:val="00513072"/>
    <w:rsid w:val="005134C8"/>
    <w:rsid w:val="00513A26"/>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522"/>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9F2"/>
    <w:rsid w:val="00522B15"/>
    <w:rsid w:val="00522B85"/>
    <w:rsid w:val="00523744"/>
    <w:rsid w:val="005238BB"/>
    <w:rsid w:val="00523F24"/>
    <w:rsid w:val="0052471E"/>
    <w:rsid w:val="00524E2C"/>
    <w:rsid w:val="00524EB6"/>
    <w:rsid w:val="0052506E"/>
    <w:rsid w:val="005255BB"/>
    <w:rsid w:val="00525631"/>
    <w:rsid w:val="0052593C"/>
    <w:rsid w:val="00525C48"/>
    <w:rsid w:val="00525F9D"/>
    <w:rsid w:val="005263CD"/>
    <w:rsid w:val="0052648C"/>
    <w:rsid w:val="005267C1"/>
    <w:rsid w:val="0052684D"/>
    <w:rsid w:val="005270D9"/>
    <w:rsid w:val="00527CEE"/>
    <w:rsid w:val="005300B3"/>
    <w:rsid w:val="005303F0"/>
    <w:rsid w:val="0053060B"/>
    <w:rsid w:val="00530725"/>
    <w:rsid w:val="005308A1"/>
    <w:rsid w:val="00530A08"/>
    <w:rsid w:val="00530BF9"/>
    <w:rsid w:val="00530ECD"/>
    <w:rsid w:val="00530F2F"/>
    <w:rsid w:val="005313F6"/>
    <w:rsid w:val="005315B0"/>
    <w:rsid w:val="00531CE6"/>
    <w:rsid w:val="00532170"/>
    <w:rsid w:val="005322F2"/>
    <w:rsid w:val="005323E2"/>
    <w:rsid w:val="005328F3"/>
    <w:rsid w:val="00532B6A"/>
    <w:rsid w:val="00532C94"/>
    <w:rsid w:val="005335F5"/>
    <w:rsid w:val="005338BB"/>
    <w:rsid w:val="005339B5"/>
    <w:rsid w:val="00533A70"/>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37B2E"/>
    <w:rsid w:val="00537F6F"/>
    <w:rsid w:val="00540C10"/>
    <w:rsid w:val="00540C86"/>
    <w:rsid w:val="00540D99"/>
    <w:rsid w:val="00540DC1"/>
    <w:rsid w:val="0054138E"/>
    <w:rsid w:val="005417A2"/>
    <w:rsid w:val="00541972"/>
    <w:rsid w:val="00542905"/>
    <w:rsid w:val="00542A92"/>
    <w:rsid w:val="00542C1E"/>
    <w:rsid w:val="00542F16"/>
    <w:rsid w:val="00542F96"/>
    <w:rsid w:val="00542FDB"/>
    <w:rsid w:val="0054339B"/>
    <w:rsid w:val="00543796"/>
    <w:rsid w:val="00543BAF"/>
    <w:rsid w:val="00543DBB"/>
    <w:rsid w:val="00544546"/>
    <w:rsid w:val="00544646"/>
    <w:rsid w:val="0054464E"/>
    <w:rsid w:val="00544DA5"/>
    <w:rsid w:val="0054582E"/>
    <w:rsid w:val="00545C1E"/>
    <w:rsid w:val="00546B3D"/>
    <w:rsid w:val="0054717E"/>
    <w:rsid w:val="005479A6"/>
    <w:rsid w:val="00547A6B"/>
    <w:rsid w:val="00547B73"/>
    <w:rsid w:val="00547CB4"/>
    <w:rsid w:val="00547EEF"/>
    <w:rsid w:val="00550268"/>
    <w:rsid w:val="005507EF"/>
    <w:rsid w:val="00550C1E"/>
    <w:rsid w:val="00550DA7"/>
    <w:rsid w:val="0055124F"/>
    <w:rsid w:val="00551325"/>
    <w:rsid w:val="00552298"/>
    <w:rsid w:val="00552582"/>
    <w:rsid w:val="005525AE"/>
    <w:rsid w:val="0055271D"/>
    <w:rsid w:val="0055281C"/>
    <w:rsid w:val="00552A2A"/>
    <w:rsid w:val="00553197"/>
    <w:rsid w:val="005539DA"/>
    <w:rsid w:val="00553A66"/>
    <w:rsid w:val="00553D9C"/>
    <w:rsid w:val="00553DF5"/>
    <w:rsid w:val="00553F63"/>
    <w:rsid w:val="00554253"/>
    <w:rsid w:val="00554534"/>
    <w:rsid w:val="00554699"/>
    <w:rsid w:val="00554CB1"/>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4DD"/>
    <w:rsid w:val="00560857"/>
    <w:rsid w:val="005608C7"/>
    <w:rsid w:val="00560C9A"/>
    <w:rsid w:val="00560DB1"/>
    <w:rsid w:val="00560DD3"/>
    <w:rsid w:val="00561335"/>
    <w:rsid w:val="005615F5"/>
    <w:rsid w:val="0056202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D57"/>
    <w:rsid w:val="00565E1B"/>
    <w:rsid w:val="005660CA"/>
    <w:rsid w:val="00566215"/>
    <w:rsid w:val="0056673F"/>
    <w:rsid w:val="005667CB"/>
    <w:rsid w:val="00566A7D"/>
    <w:rsid w:val="00566E67"/>
    <w:rsid w:val="00566FDA"/>
    <w:rsid w:val="005674A5"/>
    <w:rsid w:val="005701E1"/>
    <w:rsid w:val="00570462"/>
    <w:rsid w:val="00570663"/>
    <w:rsid w:val="00570DAA"/>
    <w:rsid w:val="00570E61"/>
    <w:rsid w:val="005711E5"/>
    <w:rsid w:val="00571E77"/>
    <w:rsid w:val="0057220C"/>
    <w:rsid w:val="00572975"/>
    <w:rsid w:val="00572D26"/>
    <w:rsid w:val="00572DCE"/>
    <w:rsid w:val="00573509"/>
    <w:rsid w:val="00573579"/>
    <w:rsid w:val="0057357E"/>
    <w:rsid w:val="0057360D"/>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C40"/>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D32"/>
    <w:rsid w:val="00585E18"/>
    <w:rsid w:val="00585FFC"/>
    <w:rsid w:val="00586812"/>
    <w:rsid w:val="00586C84"/>
    <w:rsid w:val="00587139"/>
    <w:rsid w:val="005872EF"/>
    <w:rsid w:val="00587498"/>
    <w:rsid w:val="00587CFE"/>
    <w:rsid w:val="005901CA"/>
    <w:rsid w:val="00590478"/>
    <w:rsid w:val="00590516"/>
    <w:rsid w:val="00590840"/>
    <w:rsid w:val="00590A98"/>
    <w:rsid w:val="00591749"/>
    <w:rsid w:val="00591F18"/>
    <w:rsid w:val="00591FD6"/>
    <w:rsid w:val="005922BC"/>
    <w:rsid w:val="005928BF"/>
    <w:rsid w:val="00592BE7"/>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1F8C"/>
    <w:rsid w:val="005A23D3"/>
    <w:rsid w:val="005A25B2"/>
    <w:rsid w:val="005A27B7"/>
    <w:rsid w:val="005A2DC9"/>
    <w:rsid w:val="005A2FAC"/>
    <w:rsid w:val="005A34EC"/>
    <w:rsid w:val="005A3D5B"/>
    <w:rsid w:val="005A3DDD"/>
    <w:rsid w:val="005A4E77"/>
    <w:rsid w:val="005A52A3"/>
    <w:rsid w:val="005A5484"/>
    <w:rsid w:val="005A57D5"/>
    <w:rsid w:val="005A5818"/>
    <w:rsid w:val="005A5D38"/>
    <w:rsid w:val="005A61D5"/>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BEF"/>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0EE1"/>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A45"/>
    <w:rsid w:val="005D3C8A"/>
    <w:rsid w:val="005D3F86"/>
    <w:rsid w:val="005D415B"/>
    <w:rsid w:val="005D42DC"/>
    <w:rsid w:val="005D45D3"/>
    <w:rsid w:val="005D47BB"/>
    <w:rsid w:val="005D4A42"/>
    <w:rsid w:val="005D4C23"/>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4DF"/>
    <w:rsid w:val="005E15E8"/>
    <w:rsid w:val="005E1C5A"/>
    <w:rsid w:val="005E264B"/>
    <w:rsid w:val="005E2EA3"/>
    <w:rsid w:val="005E31CA"/>
    <w:rsid w:val="005E32CF"/>
    <w:rsid w:val="005E3416"/>
    <w:rsid w:val="005E35F6"/>
    <w:rsid w:val="005E38BB"/>
    <w:rsid w:val="005E3E22"/>
    <w:rsid w:val="005E3E7A"/>
    <w:rsid w:val="005E40A8"/>
    <w:rsid w:val="005E41F9"/>
    <w:rsid w:val="005E496F"/>
    <w:rsid w:val="005E4F80"/>
    <w:rsid w:val="005E5D68"/>
    <w:rsid w:val="005E5EAA"/>
    <w:rsid w:val="005E5FDF"/>
    <w:rsid w:val="005E6108"/>
    <w:rsid w:val="005E68E0"/>
    <w:rsid w:val="005E69AA"/>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8A"/>
    <w:rsid w:val="005F20B7"/>
    <w:rsid w:val="005F20E8"/>
    <w:rsid w:val="005F2C18"/>
    <w:rsid w:val="005F3262"/>
    <w:rsid w:val="005F3B2B"/>
    <w:rsid w:val="005F3BF5"/>
    <w:rsid w:val="005F3CF3"/>
    <w:rsid w:val="005F46B1"/>
    <w:rsid w:val="005F48AE"/>
    <w:rsid w:val="005F4EBA"/>
    <w:rsid w:val="005F51B6"/>
    <w:rsid w:val="005F5B6B"/>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95A"/>
    <w:rsid w:val="00603BB6"/>
    <w:rsid w:val="00604257"/>
    <w:rsid w:val="006044D4"/>
    <w:rsid w:val="00604964"/>
    <w:rsid w:val="006051C9"/>
    <w:rsid w:val="00605655"/>
    <w:rsid w:val="006057EF"/>
    <w:rsid w:val="006066DE"/>
    <w:rsid w:val="00606ED6"/>
    <w:rsid w:val="00606FE0"/>
    <w:rsid w:val="00607661"/>
    <w:rsid w:val="00607753"/>
    <w:rsid w:val="00607837"/>
    <w:rsid w:val="006078A7"/>
    <w:rsid w:val="00607981"/>
    <w:rsid w:val="0061027C"/>
    <w:rsid w:val="00610850"/>
    <w:rsid w:val="00610BBD"/>
    <w:rsid w:val="00610E16"/>
    <w:rsid w:val="006114E9"/>
    <w:rsid w:val="00611A77"/>
    <w:rsid w:val="00611B54"/>
    <w:rsid w:val="00611BE6"/>
    <w:rsid w:val="00611DB3"/>
    <w:rsid w:val="00611E6A"/>
    <w:rsid w:val="00611FB8"/>
    <w:rsid w:val="006122A4"/>
    <w:rsid w:val="00612742"/>
    <w:rsid w:val="00612EEF"/>
    <w:rsid w:val="00613219"/>
    <w:rsid w:val="00613503"/>
    <w:rsid w:val="00613832"/>
    <w:rsid w:val="006141F1"/>
    <w:rsid w:val="0061429C"/>
    <w:rsid w:val="0061471F"/>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17C92"/>
    <w:rsid w:val="00620003"/>
    <w:rsid w:val="00620FA8"/>
    <w:rsid w:val="006210AC"/>
    <w:rsid w:val="006212CE"/>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10"/>
    <w:rsid w:val="00636962"/>
    <w:rsid w:val="006373C2"/>
    <w:rsid w:val="006374D3"/>
    <w:rsid w:val="006379D9"/>
    <w:rsid w:val="00637D02"/>
    <w:rsid w:val="00640230"/>
    <w:rsid w:val="0064083A"/>
    <w:rsid w:val="0064090F"/>
    <w:rsid w:val="0064145A"/>
    <w:rsid w:val="00641739"/>
    <w:rsid w:val="0064189C"/>
    <w:rsid w:val="00641AB5"/>
    <w:rsid w:val="00641CF6"/>
    <w:rsid w:val="00641F38"/>
    <w:rsid w:val="006421F5"/>
    <w:rsid w:val="006424B9"/>
    <w:rsid w:val="006424FE"/>
    <w:rsid w:val="0064265E"/>
    <w:rsid w:val="006427E1"/>
    <w:rsid w:val="00642A00"/>
    <w:rsid w:val="00642D12"/>
    <w:rsid w:val="006430AE"/>
    <w:rsid w:val="0064315A"/>
    <w:rsid w:val="00643509"/>
    <w:rsid w:val="0064454F"/>
    <w:rsid w:val="00644A9E"/>
    <w:rsid w:val="00644BC1"/>
    <w:rsid w:val="0064554B"/>
    <w:rsid w:val="00645665"/>
    <w:rsid w:val="006459DE"/>
    <w:rsid w:val="00645BEC"/>
    <w:rsid w:val="00645CD4"/>
    <w:rsid w:val="006463FC"/>
    <w:rsid w:val="006464C9"/>
    <w:rsid w:val="00646E66"/>
    <w:rsid w:val="00647217"/>
    <w:rsid w:val="00647276"/>
    <w:rsid w:val="0064727C"/>
    <w:rsid w:val="006477C6"/>
    <w:rsid w:val="00647A2B"/>
    <w:rsid w:val="0065027A"/>
    <w:rsid w:val="006502EF"/>
    <w:rsid w:val="006503B4"/>
    <w:rsid w:val="0065065B"/>
    <w:rsid w:val="006508EF"/>
    <w:rsid w:val="00650A27"/>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58F"/>
    <w:rsid w:val="00655C6B"/>
    <w:rsid w:val="00656385"/>
    <w:rsid w:val="00656873"/>
    <w:rsid w:val="00656D61"/>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1F2"/>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5BE1"/>
    <w:rsid w:val="00666183"/>
    <w:rsid w:val="006663CB"/>
    <w:rsid w:val="0066675A"/>
    <w:rsid w:val="00667208"/>
    <w:rsid w:val="0067050D"/>
    <w:rsid w:val="0067094A"/>
    <w:rsid w:val="00670AB4"/>
    <w:rsid w:val="00670B72"/>
    <w:rsid w:val="00670EDE"/>
    <w:rsid w:val="00671764"/>
    <w:rsid w:val="00671A87"/>
    <w:rsid w:val="00671E6E"/>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1660"/>
    <w:rsid w:val="006820EA"/>
    <w:rsid w:val="00682475"/>
    <w:rsid w:val="0068260E"/>
    <w:rsid w:val="006826C7"/>
    <w:rsid w:val="006828BF"/>
    <w:rsid w:val="00682A2B"/>
    <w:rsid w:val="00682E70"/>
    <w:rsid w:val="00683295"/>
    <w:rsid w:val="006832B0"/>
    <w:rsid w:val="006836F5"/>
    <w:rsid w:val="00683E40"/>
    <w:rsid w:val="00684327"/>
    <w:rsid w:val="0068439E"/>
    <w:rsid w:val="00684B9A"/>
    <w:rsid w:val="0068513F"/>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AB"/>
    <w:rsid w:val="00693383"/>
    <w:rsid w:val="0069359E"/>
    <w:rsid w:val="006938EB"/>
    <w:rsid w:val="00693E8E"/>
    <w:rsid w:val="0069409C"/>
    <w:rsid w:val="006940B0"/>
    <w:rsid w:val="00694A2A"/>
    <w:rsid w:val="00694C76"/>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A6D"/>
    <w:rsid w:val="00696E40"/>
    <w:rsid w:val="00696F26"/>
    <w:rsid w:val="006971DA"/>
    <w:rsid w:val="00697B0B"/>
    <w:rsid w:val="00697C9B"/>
    <w:rsid w:val="00697CDE"/>
    <w:rsid w:val="006A093A"/>
    <w:rsid w:val="006A1209"/>
    <w:rsid w:val="006A13BF"/>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6A7"/>
    <w:rsid w:val="006A7801"/>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9F"/>
    <w:rsid w:val="006B45F8"/>
    <w:rsid w:val="006B4663"/>
    <w:rsid w:val="006B51AF"/>
    <w:rsid w:val="006B5A17"/>
    <w:rsid w:val="006B6B59"/>
    <w:rsid w:val="006B6E27"/>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E0F"/>
    <w:rsid w:val="006C409C"/>
    <w:rsid w:val="006C42A6"/>
    <w:rsid w:val="006C48F3"/>
    <w:rsid w:val="006C4C5E"/>
    <w:rsid w:val="006C4D7E"/>
    <w:rsid w:val="006C55D4"/>
    <w:rsid w:val="006C5AA2"/>
    <w:rsid w:val="006C5F2E"/>
    <w:rsid w:val="006C65A6"/>
    <w:rsid w:val="006C6B06"/>
    <w:rsid w:val="006C701B"/>
    <w:rsid w:val="006C74E7"/>
    <w:rsid w:val="006C7887"/>
    <w:rsid w:val="006C7EAC"/>
    <w:rsid w:val="006D028D"/>
    <w:rsid w:val="006D06BA"/>
    <w:rsid w:val="006D0BDD"/>
    <w:rsid w:val="006D0E0C"/>
    <w:rsid w:val="006D1A1D"/>
    <w:rsid w:val="006D1B9F"/>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0F22"/>
    <w:rsid w:val="006E134A"/>
    <w:rsid w:val="006E197D"/>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2C"/>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3836"/>
    <w:rsid w:val="006F3F90"/>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BA7"/>
    <w:rsid w:val="0070251E"/>
    <w:rsid w:val="00702560"/>
    <w:rsid w:val="00702667"/>
    <w:rsid w:val="00702A23"/>
    <w:rsid w:val="00702BFA"/>
    <w:rsid w:val="00702FBB"/>
    <w:rsid w:val="00702FC8"/>
    <w:rsid w:val="00703CE7"/>
    <w:rsid w:val="00704306"/>
    <w:rsid w:val="0070436D"/>
    <w:rsid w:val="00704809"/>
    <w:rsid w:val="00704ACC"/>
    <w:rsid w:val="007053AA"/>
    <w:rsid w:val="00705590"/>
    <w:rsid w:val="007058EC"/>
    <w:rsid w:val="00705C65"/>
    <w:rsid w:val="00705C83"/>
    <w:rsid w:val="00705EE7"/>
    <w:rsid w:val="00705FC5"/>
    <w:rsid w:val="00706EF5"/>
    <w:rsid w:val="0070749F"/>
    <w:rsid w:val="0070770E"/>
    <w:rsid w:val="0070784B"/>
    <w:rsid w:val="00707CD9"/>
    <w:rsid w:val="007100AF"/>
    <w:rsid w:val="00710A3C"/>
    <w:rsid w:val="00710FFF"/>
    <w:rsid w:val="007118E9"/>
    <w:rsid w:val="007118F3"/>
    <w:rsid w:val="00711941"/>
    <w:rsid w:val="00711BC1"/>
    <w:rsid w:val="007129DE"/>
    <w:rsid w:val="00712B72"/>
    <w:rsid w:val="00712C21"/>
    <w:rsid w:val="00713375"/>
    <w:rsid w:val="00713787"/>
    <w:rsid w:val="00713914"/>
    <w:rsid w:val="007144E1"/>
    <w:rsid w:val="00714500"/>
    <w:rsid w:val="00714623"/>
    <w:rsid w:val="0071466E"/>
    <w:rsid w:val="0071491A"/>
    <w:rsid w:val="00714A51"/>
    <w:rsid w:val="00715139"/>
    <w:rsid w:val="007152C6"/>
    <w:rsid w:val="00715A75"/>
    <w:rsid w:val="00715CC5"/>
    <w:rsid w:val="00716B0E"/>
    <w:rsid w:val="00716C8A"/>
    <w:rsid w:val="00716CEF"/>
    <w:rsid w:val="00717299"/>
    <w:rsid w:val="00717A1A"/>
    <w:rsid w:val="00717C37"/>
    <w:rsid w:val="00720169"/>
    <w:rsid w:val="0072020E"/>
    <w:rsid w:val="00720DC1"/>
    <w:rsid w:val="007212A5"/>
    <w:rsid w:val="007215F7"/>
    <w:rsid w:val="00721A3B"/>
    <w:rsid w:val="00721FF4"/>
    <w:rsid w:val="00723079"/>
    <w:rsid w:val="007234BA"/>
    <w:rsid w:val="007236CF"/>
    <w:rsid w:val="0072397A"/>
    <w:rsid w:val="00723B99"/>
    <w:rsid w:val="007240D5"/>
    <w:rsid w:val="0072430E"/>
    <w:rsid w:val="00724CE4"/>
    <w:rsid w:val="0072530A"/>
    <w:rsid w:val="007256D5"/>
    <w:rsid w:val="007258CC"/>
    <w:rsid w:val="00725DA3"/>
    <w:rsid w:val="007269E6"/>
    <w:rsid w:val="00727025"/>
    <w:rsid w:val="0072716D"/>
    <w:rsid w:val="007272EC"/>
    <w:rsid w:val="007277DA"/>
    <w:rsid w:val="00727B1C"/>
    <w:rsid w:val="00727E79"/>
    <w:rsid w:val="007304A6"/>
    <w:rsid w:val="0073078F"/>
    <w:rsid w:val="00730A7F"/>
    <w:rsid w:val="00730D98"/>
    <w:rsid w:val="00731165"/>
    <w:rsid w:val="00731277"/>
    <w:rsid w:val="00731780"/>
    <w:rsid w:val="00731BAB"/>
    <w:rsid w:val="00731E3B"/>
    <w:rsid w:val="00731F14"/>
    <w:rsid w:val="00732368"/>
    <w:rsid w:val="007325C0"/>
    <w:rsid w:val="007325C1"/>
    <w:rsid w:val="00732B92"/>
    <w:rsid w:val="00732CE5"/>
    <w:rsid w:val="00732E4C"/>
    <w:rsid w:val="0073311F"/>
    <w:rsid w:val="00733337"/>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C23"/>
    <w:rsid w:val="00736DF7"/>
    <w:rsid w:val="00737734"/>
    <w:rsid w:val="00737A96"/>
    <w:rsid w:val="00737CC3"/>
    <w:rsid w:val="00737F40"/>
    <w:rsid w:val="00740089"/>
    <w:rsid w:val="0074077F"/>
    <w:rsid w:val="00740AC7"/>
    <w:rsid w:val="00740C27"/>
    <w:rsid w:val="00740CC4"/>
    <w:rsid w:val="00741271"/>
    <w:rsid w:val="00741583"/>
    <w:rsid w:val="007416A2"/>
    <w:rsid w:val="00741ADD"/>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108"/>
    <w:rsid w:val="007463C6"/>
    <w:rsid w:val="007466DE"/>
    <w:rsid w:val="0074682B"/>
    <w:rsid w:val="00746937"/>
    <w:rsid w:val="007471C5"/>
    <w:rsid w:val="0074755A"/>
    <w:rsid w:val="007479B8"/>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773"/>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11"/>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D22"/>
    <w:rsid w:val="00767EE0"/>
    <w:rsid w:val="00770057"/>
    <w:rsid w:val="007701E1"/>
    <w:rsid w:val="00770389"/>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548"/>
    <w:rsid w:val="00776A6A"/>
    <w:rsid w:val="00776FC2"/>
    <w:rsid w:val="00777EB0"/>
    <w:rsid w:val="00780014"/>
    <w:rsid w:val="00780087"/>
    <w:rsid w:val="007805FD"/>
    <w:rsid w:val="0078068C"/>
    <w:rsid w:val="00780A22"/>
    <w:rsid w:val="00780A23"/>
    <w:rsid w:val="00780AE5"/>
    <w:rsid w:val="0078200B"/>
    <w:rsid w:val="0078202E"/>
    <w:rsid w:val="007824E9"/>
    <w:rsid w:val="00782D2E"/>
    <w:rsid w:val="00782F37"/>
    <w:rsid w:val="007831F6"/>
    <w:rsid w:val="00783218"/>
    <w:rsid w:val="00783905"/>
    <w:rsid w:val="007839F6"/>
    <w:rsid w:val="00783C6D"/>
    <w:rsid w:val="00783EBE"/>
    <w:rsid w:val="0078428E"/>
    <w:rsid w:val="00784308"/>
    <w:rsid w:val="007848D7"/>
    <w:rsid w:val="00784B52"/>
    <w:rsid w:val="00784BE6"/>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CB"/>
    <w:rsid w:val="00790861"/>
    <w:rsid w:val="00790A42"/>
    <w:rsid w:val="00790B9B"/>
    <w:rsid w:val="007912B8"/>
    <w:rsid w:val="00791AFC"/>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6B88"/>
    <w:rsid w:val="00796C85"/>
    <w:rsid w:val="007971CB"/>
    <w:rsid w:val="00797B50"/>
    <w:rsid w:val="00797BA9"/>
    <w:rsid w:val="00797F4F"/>
    <w:rsid w:val="007A0252"/>
    <w:rsid w:val="007A0330"/>
    <w:rsid w:val="007A0D93"/>
    <w:rsid w:val="007A16F7"/>
    <w:rsid w:val="007A1A26"/>
    <w:rsid w:val="007A1D63"/>
    <w:rsid w:val="007A1DEA"/>
    <w:rsid w:val="007A1ECD"/>
    <w:rsid w:val="007A2036"/>
    <w:rsid w:val="007A23ED"/>
    <w:rsid w:val="007A2CF0"/>
    <w:rsid w:val="007A3277"/>
    <w:rsid w:val="007A3715"/>
    <w:rsid w:val="007A3A26"/>
    <w:rsid w:val="007A3B3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E31"/>
    <w:rsid w:val="007B4FD6"/>
    <w:rsid w:val="007B5114"/>
    <w:rsid w:val="007B5145"/>
    <w:rsid w:val="007B58E4"/>
    <w:rsid w:val="007B5A2C"/>
    <w:rsid w:val="007B5AE6"/>
    <w:rsid w:val="007B5FF7"/>
    <w:rsid w:val="007B64C3"/>
    <w:rsid w:val="007B71E3"/>
    <w:rsid w:val="007B7404"/>
    <w:rsid w:val="007B77AC"/>
    <w:rsid w:val="007B781E"/>
    <w:rsid w:val="007B7EA5"/>
    <w:rsid w:val="007C02C9"/>
    <w:rsid w:val="007C0C2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5B9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D88"/>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985"/>
    <w:rsid w:val="007E0C4A"/>
    <w:rsid w:val="007E0C6F"/>
    <w:rsid w:val="007E155D"/>
    <w:rsid w:val="007E1585"/>
    <w:rsid w:val="007E187C"/>
    <w:rsid w:val="007E1BCC"/>
    <w:rsid w:val="007E1DF0"/>
    <w:rsid w:val="007E1F70"/>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84B"/>
    <w:rsid w:val="007E7588"/>
    <w:rsid w:val="007E7611"/>
    <w:rsid w:val="007E773A"/>
    <w:rsid w:val="007E7925"/>
    <w:rsid w:val="007F037A"/>
    <w:rsid w:val="007F0430"/>
    <w:rsid w:val="007F055E"/>
    <w:rsid w:val="007F083A"/>
    <w:rsid w:val="007F0957"/>
    <w:rsid w:val="007F0B56"/>
    <w:rsid w:val="007F0E95"/>
    <w:rsid w:val="007F1014"/>
    <w:rsid w:val="007F12E6"/>
    <w:rsid w:val="007F150C"/>
    <w:rsid w:val="007F16B1"/>
    <w:rsid w:val="007F1974"/>
    <w:rsid w:val="007F1AEF"/>
    <w:rsid w:val="007F1E0B"/>
    <w:rsid w:val="007F1EC3"/>
    <w:rsid w:val="007F226E"/>
    <w:rsid w:val="007F26CA"/>
    <w:rsid w:val="007F27D7"/>
    <w:rsid w:val="007F2D5A"/>
    <w:rsid w:val="007F32AA"/>
    <w:rsid w:val="007F3AB0"/>
    <w:rsid w:val="007F3F10"/>
    <w:rsid w:val="007F44E2"/>
    <w:rsid w:val="007F44E7"/>
    <w:rsid w:val="007F47C9"/>
    <w:rsid w:val="007F4916"/>
    <w:rsid w:val="007F4ABA"/>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C51"/>
    <w:rsid w:val="00805E74"/>
    <w:rsid w:val="008066BE"/>
    <w:rsid w:val="00806BBC"/>
    <w:rsid w:val="00806D3F"/>
    <w:rsid w:val="00806E21"/>
    <w:rsid w:val="008076B5"/>
    <w:rsid w:val="0080785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180"/>
    <w:rsid w:val="0081323D"/>
    <w:rsid w:val="008134C2"/>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83D"/>
    <w:rsid w:val="008168DB"/>
    <w:rsid w:val="008169FA"/>
    <w:rsid w:val="00816D72"/>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987"/>
    <w:rsid w:val="00827C19"/>
    <w:rsid w:val="00830029"/>
    <w:rsid w:val="00830512"/>
    <w:rsid w:val="00830582"/>
    <w:rsid w:val="008309AD"/>
    <w:rsid w:val="008317CF"/>
    <w:rsid w:val="00832348"/>
    <w:rsid w:val="00832B56"/>
    <w:rsid w:val="00832CAA"/>
    <w:rsid w:val="00832CCB"/>
    <w:rsid w:val="00833049"/>
    <w:rsid w:val="008333C3"/>
    <w:rsid w:val="008334D4"/>
    <w:rsid w:val="00833D91"/>
    <w:rsid w:val="008344B3"/>
    <w:rsid w:val="008344BA"/>
    <w:rsid w:val="00834530"/>
    <w:rsid w:val="008359DE"/>
    <w:rsid w:val="00836145"/>
    <w:rsid w:val="0083677B"/>
    <w:rsid w:val="00836B7E"/>
    <w:rsid w:val="0083705E"/>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F11"/>
    <w:rsid w:val="00844732"/>
    <w:rsid w:val="00845174"/>
    <w:rsid w:val="00845183"/>
    <w:rsid w:val="00845641"/>
    <w:rsid w:val="008456FA"/>
    <w:rsid w:val="0084596B"/>
    <w:rsid w:val="00845D3C"/>
    <w:rsid w:val="00846181"/>
    <w:rsid w:val="00846BA9"/>
    <w:rsid w:val="0084702D"/>
    <w:rsid w:val="008471E7"/>
    <w:rsid w:val="00847813"/>
    <w:rsid w:val="00847A12"/>
    <w:rsid w:val="00847D08"/>
    <w:rsid w:val="008501E5"/>
    <w:rsid w:val="0085046F"/>
    <w:rsid w:val="0085050D"/>
    <w:rsid w:val="0085098E"/>
    <w:rsid w:val="00850C45"/>
    <w:rsid w:val="00850C79"/>
    <w:rsid w:val="008514CA"/>
    <w:rsid w:val="00851512"/>
    <w:rsid w:val="00851581"/>
    <w:rsid w:val="00851D34"/>
    <w:rsid w:val="00852258"/>
    <w:rsid w:val="008527AD"/>
    <w:rsid w:val="00852E55"/>
    <w:rsid w:val="00852F59"/>
    <w:rsid w:val="00853192"/>
    <w:rsid w:val="008532D1"/>
    <w:rsid w:val="00853720"/>
    <w:rsid w:val="008538DF"/>
    <w:rsid w:val="00853AF4"/>
    <w:rsid w:val="00853BAB"/>
    <w:rsid w:val="00853C5A"/>
    <w:rsid w:val="00854273"/>
    <w:rsid w:val="0085427D"/>
    <w:rsid w:val="008542F9"/>
    <w:rsid w:val="0085470C"/>
    <w:rsid w:val="008548AF"/>
    <w:rsid w:val="00854A29"/>
    <w:rsid w:val="0085582A"/>
    <w:rsid w:val="00855AC9"/>
    <w:rsid w:val="00855E9A"/>
    <w:rsid w:val="00856000"/>
    <w:rsid w:val="00856255"/>
    <w:rsid w:val="008565C7"/>
    <w:rsid w:val="00856F38"/>
    <w:rsid w:val="00857205"/>
    <w:rsid w:val="008575C7"/>
    <w:rsid w:val="0085765F"/>
    <w:rsid w:val="00857829"/>
    <w:rsid w:val="008579E2"/>
    <w:rsid w:val="00857F63"/>
    <w:rsid w:val="00857FE5"/>
    <w:rsid w:val="008601EE"/>
    <w:rsid w:val="008603BD"/>
    <w:rsid w:val="00860C9B"/>
    <w:rsid w:val="00860DDF"/>
    <w:rsid w:val="0086101E"/>
    <w:rsid w:val="00861199"/>
    <w:rsid w:val="008611A9"/>
    <w:rsid w:val="008614AF"/>
    <w:rsid w:val="00861583"/>
    <w:rsid w:val="0086177E"/>
    <w:rsid w:val="00861C39"/>
    <w:rsid w:val="00861DA2"/>
    <w:rsid w:val="00861ED1"/>
    <w:rsid w:val="00861FD9"/>
    <w:rsid w:val="00861FFF"/>
    <w:rsid w:val="008620D3"/>
    <w:rsid w:val="00862233"/>
    <w:rsid w:val="008622A0"/>
    <w:rsid w:val="0086261E"/>
    <w:rsid w:val="00862C98"/>
    <w:rsid w:val="00862D00"/>
    <w:rsid w:val="00862D0F"/>
    <w:rsid w:val="00862D7D"/>
    <w:rsid w:val="0086312D"/>
    <w:rsid w:val="008633B0"/>
    <w:rsid w:val="00863561"/>
    <w:rsid w:val="00863857"/>
    <w:rsid w:val="00863962"/>
    <w:rsid w:val="00864350"/>
    <w:rsid w:val="0086483D"/>
    <w:rsid w:val="00864D2D"/>
    <w:rsid w:val="0086585E"/>
    <w:rsid w:val="00865C17"/>
    <w:rsid w:val="008661AC"/>
    <w:rsid w:val="00866563"/>
    <w:rsid w:val="00867063"/>
    <w:rsid w:val="008674F9"/>
    <w:rsid w:val="008675BB"/>
    <w:rsid w:val="008675C1"/>
    <w:rsid w:val="00867BFA"/>
    <w:rsid w:val="008701E1"/>
    <w:rsid w:val="008703E9"/>
    <w:rsid w:val="008705EF"/>
    <w:rsid w:val="00870DE4"/>
    <w:rsid w:val="00871A14"/>
    <w:rsid w:val="008725BC"/>
    <w:rsid w:val="008738CE"/>
    <w:rsid w:val="008738D7"/>
    <w:rsid w:val="008748BF"/>
    <w:rsid w:val="008750A1"/>
    <w:rsid w:val="00875123"/>
    <w:rsid w:val="0087515B"/>
    <w:rsid w:val="00875AC2"/>
    <w:rsid w:val="00876376"/>
    <w:rsid w:val="00876862"/>
    <w:rsid w:val="00876E63"/>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A62"/>
    <w:rsid w:val="00884C4A"/>
    <w:rsid w:val="008850C0"/>
    <w:rsid w:val="00885346"/>
    <w:rsid w:val="00885388"/>
    <w:rsid w:val="00885573"/>
    <w:rsid w:val="008858C5"/>
    <w:rsid w:val="00885C80"/>
    <w:rsid w:val="00885DF3"/>
    <w:rsid w:val="00885F8F"/>
    <w:rsid w:val="00886421"/>
    <w:rsid w:val="008866DD"/>
    <w:rsid w:val="00887801"/>
    <w:rsid w:val="00887F33"/>
    <w:rsid w:val="0089020D"/>
    <w:rsid w:val="0089043E"/>
    <w:rsid w:val="0089053F"/>
    <w:rsid w:val="008906C9"/>
    <w:rsid w:val="00890EF1"/>
    <w:rsid w:val="008910B0"/>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3A26"/>
    <w:rsid w:val="008A3BD9"/>
    <w:rsid w:val="008A3D15"/>
    <w:rsid w:val="008A41A8"/>
    <w:rsid w:val="008A4999"/>
    <w:rsid w:val="008A4C21"/>
    <w:rsid w:val="008A4DE8"/>
    <w:rsid w:val="008A5179"/>
    <w:rsid w:val="008A5AA4"/>
    <w:rsid w:val="008A5BC5"/>
    <w:rsid w:val="008A612E"/>
    <w:rsid w:val="008A61DE"/>
    <w:rsid w:val="008A61E2"/>
    <w:rsid w:val="008A6271"/>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A1"/>
    <w:rsid w:val="008B7BB5"/>
    <w:rsid w:val="008C047E"/>
    <w:rsid w:val="008C118C"/>
    <w:rsid w:val="008C1644"/>
    <w:rsid w:val="008C1799"/>
    <w:rsid w:val="008C17DB"/>
    <w:rsid w:val="008C1962"/>
    <w:rsid w:val="008C1A33"/>
    <w:rsid w:val="008C24CF"/>
    <w:rsid w:val="008C3040"/>
    <w:rsid w:val="008C30C0"/>
    <w:rsid w:val="008C3E6C"/>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372"/>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D7F6F"/>
    <w:rsid w:val="008E0A11"/>
    <w:rsid w:val="008E0AC4"/>
    <w:rsid w:val="008E0C87"/>
    <w:rsid w:val="008E0E58"/>
    <w:rsid w:val="008E1625"/>
    <w:rsid w:val="008E1C4E"/>
    <w:rsid w:val="008E1EE1"/>
    <w:rsid w:val="008E29E2"/>
    <w:rsid w:val="008E33E9"/>
    <w:rsid w:val="008E34B7"/>
    <w:rsid w:val="008E3C9B"/>
    <w:rsid w:val="008E3E5D"/>
    <w:rsid w:val="008E4291"/>
    <w:rsid w:val="008E43FD"/>
    <w:rsid w:val="008E4566"/>
    <w:rsid w:val="008E4CA8"/>
    <w:rsid w:val="008E4E3C"/>
    <w:rsid w:val="008E50C0"/>
    <w:rsid w:val="008E518F"/>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27E3"/>
    <w:rsid w:val="008F3C12"/>
    <w:rsid w:val="008F3E30"/>
    <w:rsid w:val="008F41A2"/>
    <w:rsid w:val="008F41F4"/>
    <w:rsid w:val="008F42CB"/>
    <w:rsid w:val="008F441A"/>
    <w:rsid w:val="008F45C3"/>
    <w:rsid w:val="008F45EA"/>
    <w:rsid w:val="008F47C4"/>
    <w:rsid w:val="008F47FB"/>
    <w:rsid w:val="008F4E8C"/>
    <w:rsid w:val="008F5028"/>
    <w:rsid w:val="008F547D"/>
    <w:rsid w:val="008F5849"/>
    <w:rsid w:val="008F6136"/>
    <w:rsid w:val="008F6777"/>
    <w:rsid w:val="008F6AC4"/>
    <w:rsid w:val="008F6D02"/>
    <w:rsid w:val="008F6E7F"/>
    <w:rsid w:val="008F74E8"/>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4F65"/>
    <w:rsid w:val="00905214"/>
    <w:rsid w:val="00905795"/>
    <w:rsid w:val="009058F6"/>
    <w:rsid w:val="00906028"/>
    <w:rsid w:val="009060BA"/>
    <w:rsid w:val="0090617F"/>
    <w:rsid w:val="0090648E"/>
    <w:rsid w:val="00906E83"/>
    <w:rsid w:val="00907063"/>
    <w:rsid w:val="009072CB"/>
    <w:rsid w:val="00907534"/>
    <w:rsid w:val="00907B68"/>
    <w:rsid w:val="00907C4D"/>
    <w:rsid w:val="00907FA8"/>
    <w:rsid w:val="00910163"/>
    <w:rsid w:val="009107F5"/>
    <w:rsid w:val="009113A7"/>
    <w:rsid w:val="00911CE8"/>
    <w:rsid w:val="00911ED8"/>
    <w:rsid w:val="00912A2D"/>
    <w:rsid w:val="00912E7C"/>
    <w:rsid w:val="009130E5"/>
    <w:rsid w:val="0091407D"/>
    <w:rsid w:val="009143FB"/>
    <w:rsid w:val="009146DA"/>
    <w:rsid w:val="0091485D"/>
    <w:rsid w:val="0091491F"/>
    <w:rsid w:val="0091528C"/>
    <w:rsid w:val="00915750"/>
    <w:rsid w:val="009159A4"/>
    <w:rsid w:val="00915A27"/>
    <w:rsid w:val="00915AED"/>
    <w:rsid w:val="00915B06"/>
    <w:rsid w:val="00916345"/>
    <w:rsid w:val="00916551"/>
    <w:rsid w:val="009165EA"/>
    <w:rsid w:val="009168CC"/>
    <w:rsid w:val="00916938"/>
    <w:rsid w:val="009169B3"/>
    <w:rsid w:val="00917052"/>
    <w:rsid w:val="00917835"/>
    <w:rsid w:val="00917FEE"/>
    <w:rsid w:val="00920960"/>
    <w:rsid w:val="00920BE3"/>
    <w:rsid w:val="0092138D"/>
    <w:rsid w:val="0092183D"/>
    <w:rsid w:val="00921CE0"/>
    <w:rsid w:val="00921FE3"/>
    <w:rsid w:val="009224D1"/>
    <w:rsid w:val="0092268B"/>
    <w:rsid w:val="009226E7"/>
    <w:rsid w:val="00922A66"/>
    <w:rsid w:val="00922FF6"/>
    <w:rsid w:val="00923725"/>
    <w:rsid w:val="009240DA"/>
    <w:rsid w:val="009245C4"/>
    <w:rsid w:val="00924727"/>
    <w:rsid w:val="00924CE9"/>
    <w:rsid w:val="00924DD4"/>
    <w:rsid w:val="00924F70"/>
    <w:rsid w:val="009253C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2E5A"/>
    <w:rsid w:val="009331B3"/>
    <w:rsid w:val="00933573"/>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76A"/>
    <w:rsid w:val="0095392C"/>
    <w:rsid w:val="00953B12"/>
    <w:rsid w:val="00953FAA"/>
    <w:rsid w:val="009541C3"/>
    <w:rsid w:val="0095454E"/>
    <w:rsid w:val="0095489A"/>
    <w:rsid w:val="00954BAE"/>
    <w:rsid w:val="00954FC8"/>
    <w:rsid w:val="00955DB3"/>
    <w:rsid w:val="00955E29"/>
    <w:rsid w:val="00955FAE"/>
    <w:rsid w:val="0095612E"/>
    <w:rsid w:val="00956654"/>
    <w:rsid w:val="00956817"/>
    <w:rsid w:val="009568AE"/>
    <w:rsid w:val="00956AE3"/>
    <w:rsid w:val="009570FC"/>
    <w:rsid w:val="00957298"/>
    <w:rsid w:val="009578CD"/>
    <w:rsid w:val="00957C96"/>
    <w:rsid w:val="00960997"/>
    <w:rsid w:val="00960A2F"/>
    <w:rsid w:val="00960AC6"/>
    <w:rsid w:val="00960C8D"/>
    <w:rsid w:val="009610A4"/>
    <w:rsid w:val="00961B6D"/>
    <w:rsid w:val="00961EC3"/>
    <w:rsid w:val="009626F7"/>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CD0"/>
    <w:rsid w:val="00965F71"/>
    <w:rsid w:val="00966528"/>
    <w:rsid w:val="009669B2"/>
    <w:rsid w:val="00966CED"/>
    <w:rsid w:val="009675A0"/>
    <w:rsid w:val="00967991"/>
    <w:rsid w:val="009679C2"/>
    <w:rsid w:val="00967F55"/>
    <w:rsid w:val="009701F7"/>
    <w:rsid w:val="009704AE"/>
    <w:rsid w:val="009709F5"/>
    <w:rsid w:val="00970FB1"/>
    <w:rsid w:val="009710F0"/>
    <w:rsid w:val="009712F7"/>
    <w:rsid w:val="0097142C"/>
    <w:rsid w:val="009716BC"/>
    <w:rsid w:val="00971859"/>
    <w:rsid w:val="00971874"/>
    <w:rsid w:val="00971AB7"/>
    <w:rsid w:val="00971BCA"/>
    <w:rsid w:val="00972791"/>
    <w:rsid w:val="00972C51"/>
    <w:rsid w:val="00972EF7"/>
    <w:rsid w:val="00973E2E"/>
    <w:rsid w:val="00974172"/>
    <w:rsid w:val="00974186"/>
    <w:rsid w:val="00974303"/>
    <w:rsid w:val="0097432F"/>
    <w:rsid w:val="009746A9"/>
    <w:rsid w:val="00974BA2"/>
    <w:rsid w:val="00974DD9"/>
    <w:rsid w:val="00974EE6"/>
    <w:rsid w:val="00975847"/>
    <w:rsid w:val="00975870"/>
    <w:rsid w:val="00975A6E"/>
    <w:rsid w:val="009761AD"/>
    <w:rsid w:val="00976E61"/>
    <w:rsid w:val="009770DE"/>
    <w:rsid w:val="00977728"/>
    <w:rsid w:val="00977D08"/>
    <w:rsid w:val="00980000"/>
    <w:rsid w:val="00980091"/>
    <w:rsid w:val="00980505"/>
    <w:rsid w:val="00981C1D"/>
    <w:rsid w:val="0098203F"/>
    <w:rsid w:val="00982219"/>
    <w:rsid w:val="00982931"/>
    <w:rsid w:val="00982A02"/>
    <w:rsid w:val="00982C7B"/>
    <w:rsid w:val="00982DE2"/>
    <w:rsid w:val="00982F08"/>
    <w:rsid w:val="00982F29"/>
    <w:rsid w:val="0098324D"/>
    <w:rsid w:val="0098337E"/>
    <w:rsid w:val="00983673"/>
    <w:rsid w:val="0098368A"/>
    <w:rsid w:val="0098404C"/>
    <w:rsid w:val="00984349"/>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848"/>
    <w:rsid w:val="00987D2C"/>
    <w:rsid w:val="00990C7D"/>
    <w:rsid w:val="00990F03"/>
    <w:rsid w:val="00991221"/>
    <w:rsid w:val="00991449"/>
    <w:rsid w:val="0099154A"/>
    <w:rsid w:val="00991DEC"/>
    <w:rsid w:val="009920D7"/>
    <w:rsid w:val="00992A84"/>
    <w:rsid w:val="00993530"/>
    <w:rsid w:val="0099354B"/>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1E9E"/>
    <w:rsid w:val="009A2780"/>
    <w:rsid w:val="009A2C60"/>
    <w:rsid w:val="009A2D11"/>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4BE"/>
    <w:rsid w:val="009B2613"/>
    <w:rsid w:val="009B2C78"/>
    <w:rsid w:val="009B2DDA"/>
    <w:rsid w:val="009B2E8B"/>
    <w:rsid w:val="009B3338"/>
    <w:rsid w:val="009B3613"/>
    <w:rsid w:val="009B39D2"/>
    <w:rsid w:val="009B3F94"/>
    <w:rsid w:val="009B45E4"/>
    <w:rsid w:val="009B4E96"/>
    <w:rsid w:val="009B5000"/>
    <w:rsid w:val="009B5FE6"/>
    <w:rsid w:val="009B618B"/>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5D9A"/>
    <w:rsid w:val="009C5F37"/>
    <w:rsid w:val="009C6735"/>
    <w:rsid w:val="009C699D"/>
    <w:rsid w:val="009C6B8B"/>
    <w:rsid w:val="009C7369"/>
    <w:rsid w:val="009C73D1"/>
    <w:rsid w:val="009C75CA"/>
    <w:rsid w:val="009D0E43"/>
    <w:rsid w:val="009D0F5A"/>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415"/>
    <w:rsid w:val="009D54D9"/>
    <w:rsid w:val="009D59EA"/>
    <w:rsid w:val="009D59EB"/>
    <w:rsid w:val="009D5B3A"/>
    <w:rsid w:val="009D5E01"/>
    <w:rsid w:val="009D5EC7"/>
    <w:rsid w:val="009D5FFF"/>
    <w:rsid w:val="009D63AA"/>
    <w:rsid w:val="009D705E"/>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F98"/>
    <w:rsid w:val="009E203E"/>
    <w:rsid w:val="009E2CA1"/>
    <w:rsid w:val="009E2D84"/>
    <w:rsid w:val="009E3228"/>
    <w:rsid w:val="009E47B5"/>
    <w:rsid w:val="009E4B7F"/>
    <w:rsid w:val="009E4CAA"/>
    <w:rsid w:val="009E4EE7"/>
    <w:rsid w:val="009E5014"/>
    <w:rsid w:val="009E574D"/>
    <w:rsid w:val="009E5BAA"/>
    <w:rsid w:val="009E62BC"/>
    <w:rsid w:val="009E6B02"/>
    <w:rsid w:val="009E6FD4"/>
    <w:rsid w:val="009E775F"/>
    <w:rsid w:val="009E7B98"/>
    <w:rsid w:val="009E7C16"/>
    <w:rsid w:val="009F08E9"/>
    <w:rsid w:val="009F098B"/>
    <w:rsid w:val="009F11C9"/>
    <w:rsid w:val="009F142B"/>
    <w:rsid w:val="009F1889"/>
    <w:rsid w:val="009F1E49"/>
    <w:rsid w:val="009F1F3F"/>
    <w:rsid w:val="009F23A1"/>
    <w:rsid w:val="009F2607"/>
    <w:rsid w:val="009F2F57"/>
    <w:rsid w:val="009F2FFA"/>
    <w:rsid w:val="009F3083"/>
    <w:rsid w:val="009F313C"/>
    <w:rsid w:val="009F37BC"/>
    <w:rsid w:val="009F3F58"/>
    <w:rsid w:val="009F467A"/>
    <w:rsid w:val="009F4D98"/>
    <w:rsid w:val="009F4E7F"/>
    <w:rsid w:val="009F5023"/>
    <w:rsid w:val="009F5217"/>
    <w:rsid w:val="009F5338"/>
    <w:rsid w:val="009F535A"/>
    <w:rsid w:val="009F55E4"/>
    <w:rsid w:val="009F5C62"/>
    <w:rsid w:val="009F5C72"/>
    <w:rsid w:val="009F5EF1"/>
    <w:rsid w:val="009F62D6"/>
    <w:rsid w:val="009F6449"/>
    <w:rsid w:val="009F67C9"/>
    <w:rsid w:val="009F6986"/>
    <w:rsid w:val="009F6DB4"/>
    <w:rsid w:val="009F6DB8"/>
    <w:rsid w:val="009F71EF"/>
    <w:rsid w:val="009F7262"/>
    <w:rsid w:val="009F73DC"/>
    <w:rsid w:val="00A00704"/>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A98"/>
    <w:rsid w:val="00A04CA8"/>
    <w:rsid w:val="00A04D7E"/>
    <w:rsid w:val="00A050B3"/>
    <w:rsid w:val="00A051F0"/>
    <w:rsid w:val="00A053F0"/>
    <w:rsid w:val="00A0573D"/>
    <w:rsid w:val="00A05A0C"/>
    <w:rsid w:val="00A05C79"/>
    <w:rsid w:val="00A05E78"/>
    <w:rsid w:val="00A064A9"/>
    <w:rsid w:val="00A064ED"/>
    <w:rsid w:val="00A069CD"/>
    <w:rsid w:val="00A06D09"/>
    <w:rsid w:val="00A06E33"/>
    <w:rsid w:val="00A0707F"/>
    <w:rsid w:val="00A070A8"/>
    <w:rsid w:val="00A072F9"/>
    <w:rsid w:val="00A07969"/>
    <w:rsid w:val="00A07A9D"/>
    <w:rsid w:val="00A07B04"/>
    <w:rsid w:val="00A07DE1"/>
    <w:rsid w:val="00A105CE"/>
    <w:rsid w:val="00A10D3B"/>
    <w:rsid w:val="00A10F4B"/>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381"/>
    <w:rsid w:val="00A2262F"/>
    <w:rsid w:val="00A227F1"/>
    <w:rsid w:val="00A22941"/>
    <w:rsid w:val="00A229C8"/>
    <w:rsid w:val="00A22C29"/>
    <w:rsid w:val="00A22E6B"/>
    <w:rsid w:val="00A23144"/>
    <w:rsid w:val="00A2348C"/>
    <w:rsid w:val="00A2425C"/>
    <w:rsid w:val="00A24371"/>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800"/>
    <w:rsid w:val="00A35FB6"/>
    <w:rsid w:val="00A35FCD"/>
    <w:rsid w:val="00A362D3"/>
    <w:rsid w:val="00A36BAA"/>
    <w:rsid w:val="00A371D5"/>
    <w:rsid w:val="00A3759A"/>
    <w:rsid w:val="00A377A8"/>
    <w:rsid w:val="00A37D3D"/>
    <w:rsid w:val="00A4004A"/>
    <w:rsid w:val="00A40288"/>
    <w:rsid w:val="00A40991"/>
    <w:rsid w:val="00A40CA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4DC"/>
    <w:rsid w:val="00A46584"/>
    <w:rsid w:val="00A4683B"/>
    <w:rsid w:val="00A46BB9"/>
    <w:rsid w:val="00A46C0F"/>
    <w:rsid w:val="00A46CEB"/>
    <w:rsid w:val="00A46D9D"/>
    <w:rsid w:val="00A4722D"/>
    <w:rsid w:val="00A4729A"/>
    <w:rsid w:val="00A47472"/>
    <w:rsid w:val="00A474E8"/>
    <w:rsid w:val="00A4798D"/>
    <w:rsid w:val="00A505C1"/>
    <w:rsid w:val="00A50D94"/>
    <w:rsid w:val="00A5127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2F6A"/>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2B8"/>
    <w:rsid w:val="00A863F3"/>
    <w:rsid w:val="00A866BB"/>
    <w:rsid w:val="00A867FD"/>
    <w:rsid w:val="00A86948"/>
    <w:rsid w:val="00A8713A"/>
    <w:rsid w:val="00A87353"/>
    <w:rsid w:val="00A87BB9"/>
    <w:rsid w:val="00A901B2"/>
    <w:rsid w:val="00A9023E"/>
    <w:rsid w:val="00A90463"/>
    <w:rsid w:val="00A90494"/>
    <w:rsid w:val="00A9051A"/>
    <w:rsid w:val="00A90695"/>
    <w:rsid w:val="00A91AD3"/>
    <w:rsid w:val="00A91AEE"/>
    <w:rsid w:val="00A921D5"/>
    <w:rsid w:val="00A926EB"/>
    <w:rsid w:val="00A9278A"/>
    <w:rsid w:val="00A92A94"/>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6B4"/>
    <w:rsid w:val="00AA0739"/>
    <w:rsid w:val="00AA0838"/>
    <w:rsid w:val="00AA1B47"/>
    <w:rsid w:val="00AA1B4A"/>
    <w:rsid w:val="00AA1E80"/>
    <w:rsid w:val="00AA1EBA"/>
    <w:rsid w:val="00AA25BE"/>
    <w:rsid w:val="00AA2753"/>
    <w:rsid w:val="00AA27D9"/>
    <w:rsid w:val="00AA2CEC"/>
    <w:rsid w:val="00AA3113"/>
    <w:rsid w:val="00AA311D"/>
    <w:rsid w:val="00AA3575"/>
    <w:rsid w:val="00AA3AAD"/>
    <w:rsid w:val="00AA3ADA"/>
    <w:rsid w:val="00AA3E74"/>
    <w:rsid w:val="00AA43E7"/>
    <w:rsid w:val="00AA4411"/>
    <w:rsid w:val="00AA51BA"/>
    <w:rsid w:val="00AA52B1"/>
    <w:rsid w:val="00AA52CE"/>
    <w:rsid w:val="00AA54DF"/>
    <w:rsid w:val="00AA5826"/>
    <w:rsid w:val="00AA5F0E"/>
    <w:rsid w:val="00AA611A"/>
    <w:rsid w:val="00AA62CB"/>
    <w:rsid w:val="00AA649E"/>
    <w:rsid w:val="00AA6DEE"/>
    <w:rsid w:val="00AA6F43"/>
    <w:rsid w:val="00AA6FDD"/>
    <w:rsid w:val="00AA747D"/>
    <w:rsid w:val="00AA77A4"/>
    <w:rsid w:val="00AA7A68"/>
    <w:rsid w:val="00AB00CB"/>
    <w:rsid w:val="00AB030B"/>
    <w:rsid w:val="00AB04A0"/>
    <w:rsid w:val="00AB0585"/>
    <w:rsid w:val="00AB0795"/>
    <w:rsid w:val="00AB1035"/>
    <w:rsid w:val="00AB1498"/>
    <w:rsid w:val="00AB162E"/>
    <w:rsid w:val="00AB1AE7"/>
    <w:rsid w:val="00AB1BF6"/>
    <w:rsid w:val="00AB2195"/>
    <w:rsid w:val="00AB233A"/>
    <w:rsid w:val="00AB2E92"/>
    <w:rsid w:val="00AB314B"/>
    <w:rsid w:val="00AB34E0"/>
    <w:rsid w:val="00AB350E"/>
    <w:rsid w:val="00AB358C"/>
    <w:rsid w:val="00AB3892"/>
    <w:rsid w:val="00AB3A14"/>
    <w:rsid w:val="00AB436D"/>
    <w:rsid w:val="00AB49CA"/>
    <w:rsid w:val="00AB4C9B"/>
    <w:rsid w:val="00AB4CDB"/>
    <w:rsid w:val="00AB4DCE"/>
    <w:rsid w:val="00AB4EBA"/>
    <w:rsid w:val="00AB5B21"/>
    <w:rsid w:val="00AB5F60"/>
    <w:rsid w:val="00AB68FF"/>
    <w:rsid w:val="00AB6E5C"/>
    <w:rsid w:val="00AB700A"/>
    <w:rsid w:val="00AB7195"/>
    <w:rsid w:val="00AB73EF"/>
    <w:rsid w:val="00AC07E1"/>
    <w:rsid w:val="00AC0D57"/>
    <w:rsid w:val="00AC1529"/>
    <w:rsid w:val="00AC16DA"/>
    <w:rsid w:val="00AC1CC6"/>
    <w:rsid w:val="00AC1D09"/>
    <w:rsid w:val="00AC1EED"/>
    <w:rsid w:val="00AC1F96"/>
    <w:rsid w:val="00AC220B"/>
    <w:rsid w:val="00AC2D82"/>
    <w:rsid w:val="00AC2FA9"/>
    <w:rsid w:val="00AC353D"/>
    <w:rsid w:val="00AC37E8"/>
    <w:rsid w:val="00AC3848"/>
    <w:rsid w:val="00AC3956"/>
    <w:rsid w:val="00AC42E0"/>
    <w:rsid w:val="00AC43AD"/>
    <w:rsid w:val="00AC4519"/>
    <w:rsid w:val="00AC4C63"/>
    <w:rsid w:val="00AC554C"/>
    <w:rsid w:val="00AC68EC"/>
    <w:rsid w:val="00AC6B15"/>
    <w:rsid w:val="00AC6EB0"/>
    <w:rsid w:val="00AC7178"/>
    <w:rsid w:val="00AC73E7"/>
    <w:rsid w:val="00AC7CA8"/>
    <w:rsid w:val="00AC7D05"/>
    <w:rsid w:val="00AD0CF4"/>
    <w:rsid w:val="00AD0D51"/>
    <w:rsid w:val="00AD10B6"/>
    <w:rsid w:val="00AD11DE"/>
    <w:rsid w:val="00AD194D"/>
    <w:rsid w:val="00AD1D15"/>
    <w:rsid w:val="00AD1D36"/>
    <w:rsid w:val="00AD2A35"/>
    <w:rsid w:val="00AD3036"/>
    <w:rsid w:val="00AD33CC"/>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997"/>
    <w:rsid w:val="00AE12EA"/>
    <w:rsid w:val="00AE187B"/>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E7CD0"/>
    <w:rsid w:val="00AE7D4C"/>
    <w:rsid w:val="00AE7EB2"/>
    <w:rsid w:val="00AF00C8"/>
    <w:rsid w:val="00AF05B6"/>
    <w:rsid w:val="00AF0C56"/>
    <w:rsid w:val="00AF0C8C"/>
    <w:rsid w:val="00AF0CB1"/>
    <w:rsid w:val="00AF17BE"/>
    <w:rsid w:val="00AF1C06"/>
    <w:rsid w:val="00AF1F58"/>
    <w:rsid w:val="00AF2547"/>
    <w:rsid w:val="00AF25F6"/>
    <w:rsid w:val="00AF2FDB"/>
    <w:rsid w:val="00AF32DA"/>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D2E"/>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76A3"/>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1F12"/>
    <w:rsid w:val="00B1249C"/>
    <w:rsid w:val="00B12999"/>
    <w:rsid w:val="00B12CAB"/>
    <w:rsid w:val="00B1318C"/>
    <w:rsid w:val="00B1328B"/>
    <w:rsid w:val="00B13296"/>
    <w:rsid w:val="00B133A3"/>
    <w:rsid w:val="00B136F2"/>
    <w:rsid w:val="00B13A13"/>
    <w:rsid w:val="00B13A7F"/>
    <w:rsid w:val="00B13BB3"/>
    <w:rsid w:val="00B13F7F"/>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69F2"/>
    <w:rsid w:val="00B27153"/>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9E0"/>
    <w:rsid w:val="00B33A39"/>
    <w:rsid w:val="00B33A3E"/>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22A"/>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11F"/>
    <w:rsid w:val="00B45376"/>
    <w:rsid w:val="00B45470"/>
    <w:rsid w:val="00B45692"/>
    <w:rsid w:val="00B45EB4"/>
    <w:rsid w:val="00B462EE"/>
    <w:rsid w:val="00B46901"/>
    <w:rsid w:val="00B46F97"/>
    <w:rsid w:val="00B4718F"/>
    <w:rsid w:val="00B4735B"/>
    <w:rsid w:val="00B473E2"/>
    <w:rsid w:val="00B47600"/>
    <w:rsid w:val="00B4770D"/>
    <w:rsid w:val="00B47E4D"/>
    <w:rsid w:val="00B47FED"/>
    <w:rsid w:val="00B50EC5"/>
    <w:rsid w:val="00B50F2D"/>
    <w:rsid w:val="00B515D0"/>
    <w:rsid w:val="00B51706"/>
    <w:rsid w:val="00B5194F"/>
    <w:rsid w:val="00B5220B"/>
    <w:rsid w:val="00B524BE"/>
    <w:rsid w:val="00B52901"/>
    <w:rsid w:val="00B52D78"/>
    <w:rsid w:val="00B5305E"/>
    <w:rsid w:val="00B53512"/>
    <w:rsid w:val="00B53AD8"/>
    <w:rsid w:val="00B53C12"/>
    <w:rsid w:val="00B543AE"/>
    <w:rsid w:val="00B5546A"/>
    <w:rsid w:val="00B55673"/>
    <w:rsid w:val="00B5587A"/>
    <w:rsid w:val="00B5599F"/>
    <w:rsid w:val="00B56011"/>
    <w:rsid w:val="00B5632F"/>
    <w:rsid w:val="00B56A8E"/>
    <w:rsid w:val="00B56CC0"/>
    <w:rsid w:val="00B56E76"/>
    <w:rsid w:val="00B56F56"/>
    <w:rsid w:val="00B57866"/>
    <w:rsid w:val="00B5786B"/>
    <w:rsid w:val="00B6095B"/>
    <w:rsid w:val="00B60EE8"/>
    <w:rsid w:val="00B6175C"/>
    <w:rsid w:val="00B61947"/>
    <w:rsid w:val="00B61AC1"/>
    <w:rsid w:val="00B62D8E"/>
    <w:rsid w:val="00B630B2"/>
    <w:rsid w:val="00B6378C"/>
    <w:rsid w:val="00B646B8"/>
    <w:rsid w:val="00B646BC"/>
    <w:rsid w:val="00B64EDE"/>
    <w:rsid w:val="00B64EEA"/>
    <w:rsid w:val="00B64F76"/>
    <w:rsid w:val="00B652F0"/>
    <w:rsid w:val="00B6570D"/>
    <w:rsid w:val="00B668EC"/>
    <w:rsid w:val="00B66A37"/>
    <w:rsid w:val="00B66D30"/>
    <w:rsid w:val="00B66E98"/>
    <w:rsid w:val="00B66F66"/>
    <w:rsid w:val="00B66FA5"/>
    <w:rsid w:val="00B676CB"/>
    <w:rsid w:val="00B70061"/>
    <w:rsid w:val="00B702C2"/>
    <w:rsid w:val="00B702EC"/>
    <w:rsid w:val="00B70714"/>
    <w:rsid w:val="00B70D6E"/>
    <w:rsid w:val="00B71657"/>
    <w:rsid w:val="00B71D77"/>
    <w:rsid w:val="00B71FFB"/>
    <w:rsid w:val="00B72136"/>
    <w:rsid w:val="00B72229"/>
    <w:rsid w:val="00B7235D"/>
    <w:rsid w:val="00B726E5"/>
    <w:rsid w:val="00B727DB"/>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26E"/>
    <w:rsid w:val="00B83ACE"/>
    <w:rsid w:val="00B85081"/>
    <w:rsid w:val="00B85A3F"/>
    <w:rsid w:val="00B85C22"/>
    <w:rsid w:val="00B86370"/>
    <w:rsid w:val="00B863BB"/>
    <w:rsid w:val="00B86497"/>
    <w:rsid w:val="00B86732"/>
    <w:rsid w:val="00B867B6"/>
    <w:rsid w:val="00B876AB"/>
    <w:rsid w:val="00B8771C"/>
    <w:rsid w:val="00B87FD3"/>
    <w:rsid w:val="00B908EB"/>
    <w:rsid w:val="00B90E69"/>
    <w:rsid w:val="00B938B3"/>
    <w:rsid w:val="00B94BC6"/>
    <w:rsid w:val="00B95177"/>
    <w:rsid w:val="00B95357"/>
    <w:rsid w:val="00B95A83"/>
    <w:rsid w:val="00B95A9D"/>
    <w:rsid w:val="00B96611"/>
    <w:rsid w:val="00B96654"/>
    <w:rsid w:val="00B966CD"/>
    <w:rsid w:val="00B96EAE"/>
    <w:rsid w:val="00B97008"/>
    <w:rsid w:val="00B97352"/>
    <w:rsid w:val="00B9753C"/>
    <w:rsid w:val="00B97593"/>
    <w:rsid w:val="00B97AF6"/>
    <w:rsid w:val="00B97DDA"/>
    <w:rsid w:val="00BA0106"/>
    <w:rsid w:val="00BA02C7"/>
    <w:rsid w:val="00BA0412"/>
    <w:rsid w:val="00BA0D98"/>
    <w:rsid w:val="00BA10C9"/>
    <w:rsid w:val="00BA1712"/>
    <w:rsid w:val="00BA190A"/>
    <w:rsid w:val="00BA2422"/>
    <w:rsid w:val="00BA2460"/>
    <w:rsid w:val="00BA26C8"/>
    <w:rsid w:val="00BA2DAB"/>
    <w:rsid w:val="00BA2E75"/>
    <w:rsid w:val="00BA36FF"/>
    <w:rsid w:val="00BA3943"/>
    <w:rsid w:val="00BA3EE1"/>
    <w:rsid w:val="00BA4090"/>
    <w:rsid w:val="00BA44F8"/>
    <w:rsid w:val="00BA4518"/>
    <w:rsid w:val="00BA4ACC"/>
    <w:rsid w:val="00BA4CE7"/>
    <w:rsid w:val="00BA540A"/>
    <w:rsid w:val="00BA5635"/>
    <w:rsid w:val="00BA614E"/>
    <w:rsid w:val="00BA663A"/>
    <w:rsid w:val="00BA6795"/>
    <w:rsid w:val="00BA6829"/>
    <w:rsid w:val="00BA6AD9"/>
    <w:rsid w:val="00BA6D19"/>
    <w:rsid w:val="00BA7B3E"/>
    <w:rsid w:val="00BA7BE4"/>
    <w:rsid w:val="00BA7C35"/>
    <w:rsid w:val="00BB0189"/>
    <w:rsid w:val="00BB0EB7"/>
    <w:rsid w:val="00BB116F"/>
    <w:rsid w:val="00BB1BBA"/>
    <w:rsid w:val="00BB1CA7"/>
    <w:rsid w:val="00BB3033"/>
    <w:rsid w:val="00BB3808"/>
    <w:rsid w:val="00BB3BEC"/>
    <w:rsid w:val="00BB3EB4"/>
    <w:rsid w:val="00BB3F25"/>
    <w:rsid w:val="00BB40D5"/>
    <w:rsid w:val="00BB4286"/>
    <w:rsid w:val="00BB4A71"/>
    <w:rsid w:val="00BB4F2B"/>
    <w:rsid w:val="00BB6060"/>
    <w:rsid w:val="00BB61A8"/>
    <w:rsid w:val="00BB6AF9"/>
    <w:rsid w:val="00BB6DB6"/>
    <w:rsid w:val="00BB75C5"/>
    <w:rsid w:val="00BB76E8"/>
    <w:rsid w:val="00BB7752"/>
    <w:rsid w:val="00BB7814"/>
    <w:rsid w:val="00BB7DAD"/>
    <w:rsid w:val="00BB7E49"/>
    <w:rsid w:val="00BC027A"/>
    <w:rsid w:val="00BC08DA"/>
    <w:rsid w:val="00BC09C9"/>
    <w:rsid w:val="00BC0BD9"/>
    <w:rsid w:val="00BC0C55"/>
    <w:rsid w:val="00BC0F08"/>
    <w:rsid w:val="00BC1A2E"/>
    <w:rsid w:val="00BC1F38"/>
    <w:rsid w:val="00BC254B"/>
    <w:rsid w:val="00BC2583"/>
    <w:rsid w:val="00BC2A85"/>
    <w:rsid w:val="00BC2B4C"/>
    <w:rsid w:val="00BC2F7A"/>
    <w:rsid w:val="00BC3283"/>
    <w:rsid w:val="00BC3D7F"/>
    <w:rsid w:val="00BC4058"/>
    <w:rsid w:val="00BC4255"/>
    <w:rsid w:val="00BC4462"/>
    <w:rsid w:val="00BC48D0"/>
    <w:rsid w:val="00BC4D69"/>
    <w:rsid w:val="00BC4D97"/>
    <w:rsid w:val="00BC6306"/>
    <w:rsid w:val="00BC6DF9"/>
    <w:rsid w:val="00BC6E2F"/>
    <w:rsid w:val="00BC6F9D"/>
    <w:rsid w:val="00BC7183"/>
    <w:rsid w:val="00BC7A19"/>
    <w:rsid w:val="00BC7EB4"/>
    <w:rsid w:val="00BD06CA"/>
    <w:rsid w:val="00BD0B4A"/>
    <w:rsid w:val="00BD0DA0"/>
    <w:rsid w:val="00BD0F49"/>
    <w:rsid w:val="00BD0FEE"/>
    <w:rsid w:val="00BD123D"/>
    <w:rsid w:val="00BD1457"/>
    <w:rsid w:val="00BD1A64"/>
    <w:rsid w:val="00BD2609"/>
    <w:rsid w:val="00BD2844"/>
    <w:rsid w:val="00BD2A47"/>
    <w:rsid w:val="00BD2C05"/>
    <w:rsid w:val="00BD3560"/>
    <w:rsid w:val="00BD39A7"/>
    <w:rsid w:val="00BD3C26"/>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E7ED6"/>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28E"/>
    <w:rsid w:val="00BF4896"/>
    <w:rsid w:val="00BF4906"/>
    <w:rsid w:val="00BF4ADD"/>
    <w:rsid w:val="00BF4BDB"/>
    <w:rsid w:val="00BF52D0"/>
    <w:rsid w:val="00BF535D"/>
    <w:rsid w:val="00BF5899"/>
    <w:rsid w:val="00BF6CB0"/>
    <w:rsid w:val="00BF6E37"/>
    <w:rsid w:val="00BF7139"/>
    <w:rsid w:val="00BF7484"/>
    <w:rsid w:val="00BF7820"/>
    <w:rsid w:val="00BF7E9A"/>
    <w:rsid w:val="00BF7FAC"/>
    <w:rsid w:val="00C00D3C"/>
    <w:rsid w:val="00C01161"/>
    <w:rsid w:val="00C012F9"/>
    <w:rsid w:val="00C01C8B"/>
    <w:rsid w:val="00C02067"/>
    <w:rsid w:val="00C02220"/>
    <w:rsid w:val="00C02B43"/>
    <w:rsid w:val="00C02FF0"/>
    <w:rsid w:val="00C0327B"/>
    <w:rsid w:val="00C03541"/>
    <w:rsid w:val="00C0354E"/>
    <w:rsid w:val="00C0388E"/>
    <w:rsid w:val="00C04231"/>
    <w:rsid w:val="00C043EA"/>
    <w:rsid w:val="00C048C4"/>
    <w:rsid w:val="00C04A69"/>
    <w:rsid w:val="00C04D16"/>
    <w:rsid w:val="00C0566F"/>
    <w:rsid w:val="00C056F8"/>
    <w:rsid w:val="00C05DB1"/>
    <w:rsid w:val="00C05F23"/>
    <w:rsid w:val="00C05F62"/>
    <w:rsid w:val="00C06963"/>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6CFB"/>
    <w:rsid w:val="00C17730"/>
    <w:rsid w:val="00C178D5"/>
    <w:rsid w:val="00C17F62"/>
    <w:rsid w:val="00C20002"/>
    <w:rsid w:val="00C200F1"/>
    <w:rsid w:val="00C2031E"/>
    <w:rsid w:val="00C20519"/>
    <w:rsid w:val="00C20E97"/>
    <w:rsid w:val="00C2128F"/>
    <w:rsid w:val="00C216F6"/>
    <w:rsid w:val="00C21D5C"/>
    <w:rsid w:val="00C21E8C"/>
    <w:rsid w:val="00C22688"/>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5A8B"/>
    <w:rsid w:val="00C26897"/>
    <w:rsid w:val="00C26B3A"/>
    <w:rsid w:val="00C27209"/>
    <w:rsid w:val="00C278D5"/>
    <w:rsid w:val="00C30149"/>
    <w:rsid w:val="00C302A3"/>
    <w:rsid w:val="00C30A37"/>
    <w:rsid w:val="00C30A5B"/>
    <w:rsid w:val="00C30ACC"/>
    <w:rsid w:val="00C30FDC"/>
    <w:rsid w:val="00C30FDE"/>
    <w:rsid w:val="00C315E6"/>
    <w:rsid w:val="00C3193E"/>
    <w:rsid w:val="00C31ED1"/>
    <w:rsid w:val="00C32195"/>
    <w:rsid w:val="00C321BE"/>
    <w:rsid w:val="00C325C7"/>
    <w:rsid w:val="00C339DF"/>
    <w:rsid w:val="00C33AE9"/>
    <w:rsid w:val="00C34547"/>
    <w:rsid w:val="00C345C2"/>
    <w:rsid w:val="00C34730"/>
    <w:rsid w:val="00C35237"/>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3E7"/>
    <w:rsid w:val="00C66841"/>
    <w:rsid w:val="00C66B21"/>
    <w:rsid w:val="00C673FE"/>
    <w:rsid w:val="00C674CF"/>
    <w:rsid w:val="00C6762B"/>
    <w:rsid w:val="00C6777D"/>
    <w:rsid w:val="00C6785B"/>
    <w:rsid w:val="00C67997"/>
    <w:rsid w:val="00C67B21"/>
    <w:rsid w:val="00C67B5D"/>
    <w:rsid w:val="00C67C68"/>
    <w:rsid w:val="00C67C99"/>
    <w:rsid w:val="00C70079"/>
    <w:rsid w:val="00C70082"/>
    <w:rsid w:val="00C707F4"/>
    <w:rsid w:val="00C71274"/>
    <w:rsid w:val="00C716FC"/>
    <w:rsid w:val="00C718F7"/>
    <w:rsid w:val="00C71E5F"/>
    <w:rsid w:val="00C72005"/>
    <w:rsid w:val="00C72076"/>
    <w:rsid w:val="00C732E8"/>
    <w:rsid w:val="00C73335"/>
    <w:rsid w:val="00C733FE"/>
    <w:rsid w:val="00C73FB3"/>
    <w:rsid w:val="00C74063"/>
    <w:rsid w:val="00C74501"/>
    <w:rsid w:val="00C748E1"/>
    <w:rsid w:val="00C74D3D"/>
    <w:rsid w:val="00C7528D"/>
    <w:rsid w:val="00C75D2C"/>
    <w:rsid w:val="00C75E5A"/>
    <w:rsid w:val="00C75F5B"/>
    <w:rsid w:val="00C764CE"/>
    <w:rsid w:val="00C769BC"/>
    <w:rsid w:val="00C76D73"/>
    <w:rsid w:val="00C76EB0"/>
    <w:rsid w:val="00C76F24"/>
    <w:rsid w:val="00C776D3"/>
    <w:rsid w:val="00C77A13"/>
    <w:rsid w:val="00C77D2C"/>
    <w:rsid w:val="00C8024B"/>
    <w:rsid w:val="00C80800"/>
    <w:rsid w:val="00C80A0E"/>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56A"/>
    <w:rsid w:val="00C93618"/>
    <w:rsid w:val="00C93943"/>
    <w:rsid w:val="00C93A01"/>
    <w:rsid w:val="00C93BB5"/>
    <w:rsid w:val="00C93CE4"/>
    <w:rsid w:val="00C942F9"/>
    <w:rsid w:val="00C945EE"/>
    <w:rsid w:val="00C950D0"/>
    <w:rsid w:val="00C952EB"/>
    <w:rsid w:val="00C95458"/>
    <w:rsid w:val="00C960E8"/>
    <w:rsid w:val="00C9684F"/>
    <w:rsid w:val="00C968C1"/>
    <w:rsid w:val="00C969EF"/>
    <w:rsid w:val="00C975B3"/>
    <w:rsid w:val="00C976DC"/>
    <w:rsid w:val="00C97F8B"/>
    <w:rsid w:val="00CA0286"/>
    <w:rsid w:val="00CA047C"/>
    <w:rsid w:val="00CA0DF3"/>
    <w:rsid w:val="00CA1D50"/>
    <w:rsid w:val="00CA200E"/>
    <w:rsid w:val="00CA2276"/>
    <w:rsid w:val="00CA2460"/>
    <w:rsid w:val="00CA247D"/>
    <w:rsid w:val="00CA298C"/>
    <w:rsid w:val="00CA2AA1"/>
    <w:rsid w:val="00CA35A9"/>
    <w:rsid w:val="00CA3BDA"/>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63E"/>
    <w:rsid w:val="00CA6682"/>
    <w:rsid w:val="00CA66C6"/>
    <w:rsid w:val="00CA6969"/>
    <w:rsid w:val="00CA6B8C"/>
    <w:rsid w:val="00CA7F48"/>
    <w:rsid w:val="00CB03A6"/>
    <w:rsid w:val="00CB0576"/>
    <w:rsid w:val="00CB119A"/>
    <w:rsid w:val="00CB17D3"/>
    <w:rsid w:val="00CB17EF"/>
    <w:rsid w:val="00CB2541"/>
    <w:rsid w:val="00CB2874"/>
    <w:rsid w:val="00CB2A4E"/>
    <w:rsid w:val="00CB2A90"/>
    <w:rsid w:val="00CB2DA8"/>
    <w:rsid w:val="00CB2E56"/>
    <w:rsid w:val="00CB300F"/>
    <w:rsid w:val="00CB325D"/>
    <w:rsid w:val="00CB3436"/>
    <w:rsid w:val="00CB34B0"/>
    <w:rsid w:val="00CB3A34"/>
    <w:rsid w:val="00CB3D16"/>
    <w:rsid w:val="00CB3E75"/>
    <w:rsid w:val="00CB4ED6"/>
    <w:rsid w:val="00CB509F"/>
    <w:rsid w:val="00CB5332"/>
    <w:rsid w:val="00CB5659"/>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7C4"/>
    <w:rsid w:val="00CC1925"/>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777"/>
    <w:rsid w:val="00CC647E"/>
    <w:rsid w:val="00CC688C"/>
    <w:rsid w:val="00CC7599"/>
    <w:rsid w:val="00CC78B0"/>
    <w:rsid w:val="00CC7BBC"/>
    <w:rsid w:val="00CC7F49"/>
    <w:rsid w:val="00CD0136"/>
    <w:rsid w:val="00CD0309"/>
    <w:rsid w:val="00CD032E"/>
    <w:rsid w:val="00CD0A7C"/>
    <w:rsid w:val="00CD10D7"/>
    <w:rsid w:val="00CD15BA"/>
    <w:rsid w:val="00CD1DF0"/>
    <w:rsid w:val="00CD221C"/>
    <w:rsid w:val="00CD235C"/>
    <w:rsid w:val="00CD2514"/>
    <w:rsid w:val="00CD254B"/>
    <w:rsid w:val="00CD2B45"/>
    <w:rsid w:val="00CD3629"/>
    <w:rsid w:val="00CD36EE"/>
    <w:rsid w:val="00CD3801"/>
    <w:rsid w:val="00CD3887"/>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2B8"/>
    <w:rsid w:val="00CD78B8"/>
    <w:rsid w:val="00CD7C04"/>
    <w:rsid w:val="00CE0049"/>
    <w:rsid w:val="00CE0095"/>
    <w:rsid w:val="00CE04D7"/>
    <w:rsid w:val="00CE0AB0"/>
    <w:rsid w:val="00CE1356"/>
    <w:rsid w:val="00CE1518"/>
    <w:rsid w:val="00CE1700"/>
    <w:rsid w:val="00CE1B07"/>
    <w:rsid w:val="00CE29AF"/>
    <w:rsid w:val="00CE2B57"/>
    <w:rsid w:val="00CE330D"/>
    <w:rsid w:val="00CE3856"/>
    <w:rsid w:val="00CE421A"/>
    <w:rsid w:val="00CE4226"/>
    <w:rsid w:val="00CE47E5"/>
    <w:rsid w:val="00CE55B5"/>
    <w:rsid w:val="00CE5BA3"/>
    <w:rsid w:val="00CE5D17"/>
    <w:rsid w:val="00CE5D3B"/>
    <w:rsid w:val="00CE5D81"/>
    <w:rsid w:val="00CE6EF8"/>
    <w:rsid w:val="00CE709E"/>
    <w:rsid w:val="00CE7760"/>
    <w:rsid w:val="00CE7833"/>
    <w:rsid w:val="00CE7BC4"/>
    <w:rsid w:val="00CF02FE"/>
    <w:rsid w:val="00CF0543"/>
    <w:rsid w:val="00CF1333"/>
    <w:rsid w:val="00CF204F"/>
    <w:rsid w:val="00CF2354"/>
    <w:rsid w:val="00CF2CEC"/>
    <w:rsid w:val="00CF2FAB"/>
    <w:rsid w:val="00CF30FD"/>
    <w:rsid w:val="00CF33FC"/>
    <w:rsid w:val="00CF350D"/>
    <w:rsid w:val="00CF3845"/>
    <w:rsid w:val="00CF388E"/>
    <w:rsid w:val="00CF3EA8"/>
    <w:rsid w:val="00CF40B7"/>
    <w:rsid w:val="00CF4431"/>
    <w:rsid w:val="00CF57C5"/>
    <w:rsid w:val="00CF5B70"/>
    <w:rsid w:val="00CF5CB9"/>
    <w:rsid w:val="00CF6979"/>
    <w:rsid w:val="00CF6B21"/>
    <w:rsid w:val="00CF6B86"/>
    <w:rsid w:val="00CF777D"/>
    <w:rsid w:val="00CF7A3B"/>
    <w:rsid w:val="00CF7B7F"/>
    <w:rsid w:val="00D00131"/>
    <w:rsid w:val="00D00B88"/>
    <w:rsid w:val="00D0102E"/>
    <w:rsid w:val="00D01141"/>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69C"/>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4C7"/>
    <w:rsid w:val="00D179F5"/>
    <w:rsid w:val="00D17C26"/>
    <w:rsid w:val="00D17C39"/>
    <w:rsid w:val="00D17F42"/>
    <w:rsid w:val="00D201B0"/>
    <w:rsid w:val="00D20244"/>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7CF"/>
    <w:rsid w:val="00D248C6"/>
    <w:rsid w:val="00D25517"/>
    <w:rsid w:val="00D2556C"/>
    <w:rsid w:val="00D255F9"/>
    <w:rsid w:val="00D25645"/>
    <w:rsid w:val="00D25721"/>
    <w:rsid w:val="00D25EC4"/>
    <w:rsid w:val="00D26342"/>
    <w:rsid w:val="00D265BE"/>
    <w:rsid w:val="00D267D1"/>
    <w:rsid w:val="00D26E97"/>
    <w:rsid w:val="00D26EF6"/>
    <w:rsid w:val="00D26FA2"/>
    <w:rsid w:val="00D270F4"/>
    <w:rsid w:val="00D271CE"/>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42E"/>
    <w:rsid w:val="00D34733"/>
    <w:rsid w:val="00D34CF7"/>
    <w:rsid w:val="00D34DEE"/>
    <w:rsid w:val="00D34F2F"/>
    <w:rsid w:val="00D35721"/>
    <w:rsid w:val="00D358F4"/>
    <w:rsid w:val="00D35C48"/>
    <w:rsid w:val="00D35C50"/>
    <w:rsid w:val="00D35D1D"/>
    <w:rsid w:val="00D37868"/>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0E0"/>
    <w:rsid w:val="00D42257"/>
    <w:rsid w:val="00D428B7"/>
    <w:rsid w:val="00D42A6A"/>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6FF"/>
    <w:rsid w:val="00D562B0"/>
    <w:rsid w:val="00D56367"/>
    <w:rsid w:val="00D566C2"/>
    <w:rsid w:val="00D56B00"/>
    <w:rsid w:val="00D56E4F"/>
    <w:rsid w:val="00D572D8"/>
    <w:rsid w:val="00D57305"/>
    <w:rsid w:val="00D574AB"/>
    <w:rsid w:val="00D57A22"/>
    <w:rsid w:val="00D57C3A"/>
    <w:rsid w:val="00D60052"/>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401"/>
    <w:rsid w:val="00D634B8"/>
    <w:rsid w:val="00D635FB"/>
    <w:rsid w:val="00D636AE"/>
    <w:rsid w:val="00D636D3"/>
    <w:rsid w:val="00D644AB"/>
    <w:rsid w:val="00D64578"/>
    <w:rsid w:val="00D64CF5"/>
    <w:rsid w:val="00D65475"/>
    <w:rsid w:val="00D6552B"/>
    <w:rsid w:val="00D662C3"/>
    <w:rsid w:val="00D66E30"/>
    <w:rsid w:val="00D67476"/>
    <w:rsid w:val="00D67753"/>
    <w:rsid w:val="00D67949"/>
    <w:rsid w:val="00D67AD5"/>
    <w:rsid w:val="00D67D83"/>
    <w:rsid w:val="00D700C2"/>
    <w:rsid w:val="00D70399"/>
    <w:rsid w:val="00D70DE7"/>
    <w:rsid w:val="00D716F9"/>
    <w:rsid w:val="00D722A4"/>
    <w:rsid w:val="00D723CA"/>
    <w:rsid w:val="00D726A0"/>
    <w:rsid w:val="00D73004"/>
    <w:rsid w:val="00D73340"/>
    <w:rsid w:val="00D733D1"/>
    <w:rsid w:val="00D7349C"/>
    <w:rsid w:val="00D73F02"/>
    <w:rsid w:val="00D755EE"/>
    <w:rsid w:val="00D75E78"/>
    <w:rsid w:val="00D76482"/>
    <w:rsid w:val="00D766C3"/>
    <w:rsid w:val="00D7677E"/>
    <w:rsid w:val="00D76E8C"/>
    <w:rsid w:val="00D8079B"/>
    <w:rsid w:val="00D80B57"/>
    <w:rsid w:val="00D81C29"/>
    <w:rsid w:val="00D81CB7"/>
    <w:rsid w:val="00D82AFD"/>
    <w:rsid w:val="00D82B3F"/>
    <w:rsid w:val="00D82E29"/>
    <w:rsid w:val="00D831A7"/>
    <w:rsid w:val="00D83757"/>
    <w:rsid w:val="00D837F3"/>
    <w:rsid w:val="00D841DA"/>
    <w:rsid w:val="00D84222"/>
    <w:rsid w:val="00D8471F"/>
    <w:rsid w:val="00D84C3C"/>
    <w:rsid w:val="00D84E7A"/>
    <w:rsid w:val="00D84FA1"/>
    <w:rsid w:val="00D85099"/>
    <w:rsid w:val="00D85793"/>
    <w:rsid w:val="00D86718"/>
    <w:rsid w:val="00D87528"/>
    <w:rsid w:val="00D87602"/>
    <w:rsid w:val="00D9104F"/>
    <w:rsid w:val="00D91143"/>
    <w:rsid w:val="00D9137B"/>
    <w:rsid w:val="00D91511"/>
    <w:rsid w:val="00D91C96"/>
    <w:rsid w:val="00D92648"/>
    <w:rsid w:val="00D93090"/>
    <w:rsid w:val="00D936EB"/>
    <w:rsid w:val="00D939B5"/>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5A"/>
    <w:rsid w:val="00DA2952"/>
    <w:rsid w:val="00DA2BE9"/>
    <w:rsid w:val="00DA2C96"/>
    <w:rsid w:val="00DA3712"/>
    <w:rsid w:val="00DA411D"/>
    <w:rsid w:val="00DA4398"/>
    <w:rsid w:val="00DA449D"/>
    <w:rsid w:val="00DA45C6"/>
    <w:rsid w:val="00DA46C0"/>
    <w:rsid w:val="00DA540A"/>
    <w:rsid w:val="00DA56BD"/>
    <w:rsid w:val="00DA5AC2"/>
    <w:rsid w:val="00DA6112"/>
    <w:rsid w:val="00DA6312"/>
    <w:rsid w:val="00DA654C"/>
    <w:rsid w:val="00DA662B"/>
    <w:rsid w:val="00DA68E3"/>
    <w:rsid w:val="00DA6A13"/>
    <w:rsid w:val="00DA6D7F"/>
    <w:rsid w:val="00DA7A81"/>
    <w:rsid w:val="00DA7FD1"/>
    <w:rsid w:val="00DB01D9"/>
    <w:rsid w:val="00DB0A29"/>
    <w:rsid w:val="00DB14C8"/>
    <w:rsid w:val="00DB18DC"/>
    <w:rsid w:val="00DB1E1F"/>
    <w:rsid w:val="00DB1F35"/>
    <w:rsid w:val="00DB1F6F"/>
    <w:rsid w:val="00DB22DF"/>
    <w:rsid w:val="00DB24DB"/>
    <w:rsid w:val="00DB252C"/>
    <w:rsid w:val="00DB29A8"/>
    <w:rsid w:val="00DB39EF"/>
    <w:rsid w:val="00DB3B9B"/>
    <w:rsid w:val="00DB3E44"/>
    <w:rsid w:val="00DB4177"/>
    <w:rsid w:val="00DB422E"/>
    <w:rsid w:val="00DB4530"/>
    <w:rsid w:val="00DB4901"/>
    <w:rsid w:val="00DB4980"/>
    <w:rsid w:val="00DB498C"/>
    <w:rsid w:val="00DB4A5C"/>
    <w:rsid w:val="00DB4D2D"/>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B83"/>
    <w:rsid w:val="00DC2F25"/>
    <w:rsid w:val="00DC2F94"/>
    <w:rsid w:val="00DC3296"/>
    <w:rsid w:val="00DC391F"/>
    <w:rsid w:val="00DC3AD4"/>
    <w:rsid w:val="00DC4146"/>
    <w:rsid w:val="00DC4D9F"/>
    <w:rsid w:val="00DC56DD"/>
    <w:rsid w:val="00DC597C"/>
    <w:rsid w:val="00DC5ABC"/>
    <w:rsid w:val="00DC5F5A"/>
    <w:rsid w:val="00DC6297"/>
    <w:rsid w:val="00DC62ED"/>
    <w:rsid w:val="00DC667D"/>
    <w:rsid w:val="00DC677C"/>
    <w:rsid w:val="00DC67CB"/>
    <w:rsid w:val="00DC68CF"/>
    <w:rsid w:val="00DC6DE2"/>
    <w:rsid w:val="00DC6EC1"/>
    <w:rsid w:val="00DC7084"/>
    <w:rsid w:val="00DC72D2"/>
    <w:rsid w:val="00DC737D"/>
    <w:rsid w:val="00DC7675"/>
    <w:rsid w:val="00DD0B8B"/>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5F9"/>
    <w:rsid w:val="00DD4AD2"/>
    <w:rsid w:val="00DD4B1C"/>
    <w:rsid w:val="00DD4C8A"/>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98F"/>
    <w:rsid w:val="00DD7C75"/>
    <w:rsid w:val="00DE007E"/>
    <w:rsid w:val="00DE0111"/>
    <w:rsid w:val="00DE01A6"/>
    <w:rsid w:val="00DE0250"/>
    <w:rsid w:val="00DE02D4"/>
    <w:rsid w:val="00DE0444"/>
    <w:rsid w:val="00DE0B50"/>
    <w:rsid w:val="00DE1B44"/>
    <w:rsid w:val="00DE1E38"/>
    <w:rsid w:val="00DE276E"/>
    <w:rsid w:val="00DE290C"/>
    <w:rsid w:val="00DE2D56"/>
    <w:rsid w:val="00DE2D58"/>
    <w:rsid w:val="00DE2DF2"/>
    <w:rsid w:val="00DE2E61"/>
    <w:rsid w:val="00DE3A71"/>
    <w:rsid w:val="00DE3AF5"/>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2A97"/>
    <w:rsid w:val="00DF4048"/>
    <w:rsid w:val="00DF4372"/>
    <w:rsid w:val="00DF4916"/>
    <w:rsid w:val="00DF4CFD"/>
    <w:rsid w:val="00DF52A8"/>
    <w:rsid w:val="00DF5A25"/>
    <w:rsid w:val="00DF5B61"/>
    <w:rsid w:val="00DF5B9D"/>
    <w:rsid w:val="00DF63DB"/>
    <w:rsid w:val="00DF656C"/>
    <w:rsid w:val="00DF7118"/>
    <w:rsid w:val="00DF729B"/>
    <w:rsid w:val="00DF779B"/>
    <w:rsid w:val="00DF7AB8"/>
    <w:rsid w:val="00DF7AD4"/>
    <w:rsid w:val="00DF7E1D"/>
    <w:rsid w:val="00DF7F44"/>
    <w:rsid w:val="00E0024B"/>
    <w:rsid w:val="00E00BA5"/>
    <w:rsid w:val="00E00C5B"/>
    <w:rsid w:val="00E00CD5"/>
    <w:rsid w:val="00E00FE0"/>
    <w:rsid w:val="00E013FD"/>
    <w:rsid w:val="00E0152C"/>
    <w:rsid w:val="00E015A1"/>
    <w:rsid w:val="00E018A3"/>
    <w:rsid w:val="00E01B42"/>
    <w:rsid w:val="00E01C30"/>
    <w:rsid w:val="00E01D21"/>
    <w:rsid w:val="00E02C0C"/>
    <w:rsid w:val="00E02FF3"/>
    <w:rsid w:val="00E03613"/>
    <w:rsid w:val="00E03BE1"/>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090"/>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985"/>
    <w:rsid w:val="00E31A84"/>
    <w:rsid w:val="00E31C4E"/>
    <w:rsid w:val="00E31E68"/>
    <w:rsid w:val="00E323F5"/>
    <w:rsid w:val="00E3295E"/>
    <w:rsid w:val="00E32BD7"/>
    <w:rsid w:val="00E335B3"/>
    <w:rsid w:val="00E33625"/>
    <w:rsid w:val="00E33DBE"/>
    <w:rsid w:val="00E34206"/>
    <w:rsid w:val="00E34947"/>
    <w:rsid w:val="00E349A4"/>
    <w:rsid w:val="00E355B1"/>
    <w:rsid w:val="00E35DFF"/>
    <w:rsid w:val="00E36405"/>
    <w:rsid w:val="00E36447"/>
    <w:rsid w:val="00E3694F"/>
    <w:rsid w:val="00E36C43"/>
    <w:rsid w:val="00E36DB7"/>
    <w:rsid w:val="00E36EC8"/>
    <w:rsid w:val="00E3730B"/>
    <w:rsid w:val="00E37672"/>
    <w:rsid w:val="00E3771A"/>
    <w:rsid w:val="00E3777D"/>
    <w:rsid w:val="00E37864"/>
    <w:rsid w:val="00E37D61"/>
    <w:rsid w:val="00E37F39"/>
    <w:rsid w:val="00E400FD"/>
    <w:rsid w:val="00E405D4"/>
    <w:rsid w:val="00E40D79"/>
    <w:rsid w:val="00E411A2"/>
    <w:rsid w:val="00E4145E"/>
    <w:rsid w:val="00E41537"/>
    <w:rsid w:val="00E41A2A"/>
    <w:rsid w:val="00E41A68"/>
    <w:rsid w:val="00E41C13"/>
    <w:rsid w:val="00E41C81"/>
    <w:rsid w:val="00E42160"/>
    <w:rsid w:val="00E42347"/>
    <w:rsid w:val="00E42431"/>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802"/>
    <w:rsid w:val="00E45978"/>
    <w:rsid w:val="00E464DD"/>
    <w:rsid w:val="00E468EE"/>
    <w:rsid w:val="00E469A2"/>
    <w:rsid w:val="00E476C4"/>
    <w:rsid w:val="00E47C76"/>
    <w:rsid w:val="00E47EF1"/>
    <w:rsid w:val="00E50B67"/>
    <w:rsid w:val="00E50BFF"/>
    <w:rsid w:val="00E50E91"/>
    <w:rsid w:val="00E51633"/>
    <w:rsid w:val="00E516E3"/>
    <w:rsid w:val="00E518B2"/>
    <w:rsid w:val="00E51BE4"/>
    <w:rsid w:val="00E52C34"/>
    <w:rsid w:val="00E53462"/>
    <w:rsid w:val="00E53848"/>
    <w:rsid w:val="00E5384A"/>
    <w:rsid w:val="00E53B9A"/>
    <w:rsid w:val="00E53BAC"/>
    <w:rsid w:val="00E53E80"/>
    <w:rsid w:val="00E53EC4"/>
    <w:rsid w:val="00E54271"/>
    <w:rsid w:val="00E54308"/>
    <w:rsid w:val="00E545D1"/>
    <w:rsid w:val="00E546DA"/>
    <w:rsid w:val="00E54AE8"/>
    <w:rsid w:val="00E54B96"/>
    <w:rsid w:val="00E54E1F"/>
    <w:rsid w:val="00E5507B"/>
    <w:rsid w:val="00E5536C"/>
    <w:rsid w:val="00E558A1"/>
    <w:rsid w:val="00E55DA8"/>
    <w:rsid w:val="00E55FCE"/>
    <w:rsid w:val="00E5600A"/>
    <w:rsid w:val="00E561CC"/>
    <w:rsid w:val="00E566A1"/>
    <w:rsid w:val="00E56C1C"/>
    <w:rsid w:val="00E56D4D"/>
    <w:rsid w:val="00E578E5"/>
    <w:rsid w:val="00E57A75"/>
    <w:rsid w:val="00E600DE"/>
    <w:rsid w:val="00E60478"/>
    <w:rsid w:val="00E60625"/>
    <w:rsid w:val="00E60800"/>
    <w:rsid w:val="00E60859"/>
    <w:rsid w:val="00E60D58"/>
    <w:rsid w:val="00E60DFE"/>
    <w:rsid w:val="00E60F27"/>
    <w:rsid w:val="00E6102A"/>
    <w:rsid w:val="00E615C3"/>
    <w:rsid w:val="00E622A0"/>
    <w:rsid w:val="00E625B4"/>
    <w:rsid w:val="00E626D0"/>
    <w:rsid w:val="00E629B6"/>
    <w:rsid w:val="00E631E8"/>
    <w:rsid w:val="00E636A1"/>
    <w:rsid w:val="00E63845"/>
    <w:rsid w:val="00E64353"/>
    <w:rsid w:val="00E64AB7"/>
    <w:rsid w:val="00E65172"/>
    <w:rsid w:val="00E657F8"/>
    <w:rsid w:val="00E65B25"/>
    <w:rsid w:val="00E662CB"/>
    <w:rsid w:val="00E66B96"/>
    <w:rsid w:val="00E66CB3"/>
    <w:rsid w:val="00E670C4"/>
    <w:rsid w:val="00E67B57"/>
    <w:rsid w:val="00E67E4F"/>
    <w:rsid w:val="00E67F6F"/>
    <w:rsid w:val="00E708AB"/>
    <w:rsid w:val="00E708B5"/>
    <w:rsid w:val="00E7092B"/>
    <w:rsid w:val="00E70FF2"/>
    <w:rsid w:val="00E71082"/>
    <w:rsid w:val="00E71893"/>
    <w:rsid w:val="00E719EB"/>
    <w:rsid w:val="00E71DFC"/>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EC"/>
    <w:rsid w:val="00E84A75"/>
    <w:rsid w:val="00E85153"/>
    <w:rsid w:val="00E851F9"/>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4FF"/>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97ABE"/>
    <w:rsid w:val="00E97B7E"/>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1C76"/>
    <w:rsid w:val="00EC212F"/>
    <w:rsid w:val="00EC28DB"/>
    <w:rsid w:val="00EC2D45"/>
    <w:rsid w:val="00EC3622"/>
    <w:rsid w:val="00EC477B"/>
    <w:rsid w:val="00EC4CF5"/>
    <w:rsid w:val="00EC5119"/>
    <w:rsid w:val="00EC54E6"/>
    <w:rsid w:val="00EC5BEB"/>
    <w:rsid w:val="00EC627D"/>
    <w:rsid w:val="00EC63D2"/>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45F"/>
    <w:rsid w:val="00ED162F"/>
    <w:rsid w:val="00ED17E6"/>
    <w:rsid w:val="00ED1A9C"/>
    <w:rsid w:val="00ED1C41"/>
    <w:rsid w:val="00ED1CDD"/>
    <w:rsid w:val="00ED1DEF"/>
    <w:rsid w:val="00ED2FC7"/>
    <w:rsid w:val="00ED34B0"/>
    <w:rsid w:val="00ED352D"/>
    <w:rsid w:val="00ED405F"/>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249F"/>
    <w:rsid w:val="00EE3B6C"/>
    <w:rsid w:val="00EE441B"/>
    <w:rsid w:val="00EE4796"/>
    <w:rsid w:val="00EE4E67"/>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9C1"/>
    <w:rsid w:val="00F03CB5"/>
    <w:rsid w:val="00F03E26"/>
    <w:rsid w:val="00F043F6"/>
    <w:rsid w:val="00F046B1"/>
    <w:rsid w:val="00F04E86"/>
    <w:rsid w:val="00F0549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1C0"/>
    <w:rsid w:val="00F12528"/>
    <w:rsid w:val="00F12613"/>
    <w:rsid w:val="00F12973"/>
    <w:rsid w:val="00F12BA5"/>
    <w:rsid w:val="00F13038"/>
    <w:rsid w:val="00F1312D"/>
    <w:rsid w:val="00F1341D"/>
    <w:rsid w:val="00F13718"/>
    <w:rsid w:val="00F137D1"/>
    <w:rsid w:val="00F13A69"/>
    <w:rsid w:val="00F14191"/>
    <w:rsid w:val="00F14D0A"/>
    <w:rsid w:val="00F14D61"/>
    <w:rsid w:val="00F15036"/>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AEF"/>
    <w:rsid w:val="00F20DA9"/>
    <w:rsid w:val="00F20DCA"/>
    <w:rsid w:val="00F216A3"/>
    <w:rsid w:val="00F216C8"/>
    <w:rsid w:val="00F2172F"/>
    <w:rsid w:val="00F21D09"/>
    <w:rsid w:val="00F22391"/>
    <w:rsid w:val="00F22A40"/>
    <w:rsid w:val="00F22C71"/>
    <w:rsid w:val="00F22F19"/>
    <w:rsid w:val="00F2311F"/>
    <w:rsid w:val="00F23DA9"/>
    <w:rsid w:val="00F23DE8"/>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33"/>
    <w:rsid w:val="00F31010"/>
    <w:rsid w:val="00F31366"/>
    <w:rsid w:val="00F31BC9"/>
    <w:rsid w:val="00F31BCC"/>
    <w:rsid w:val="00F31C82"/>
    <w:rsid w:val="00F32389"/>
    <w:rsid w:val="00F32638"/>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895"/>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27E"/>
    <w:rsid w:val="00F43AE0"/>
    <w:rsid w:val="00F43C0F"/>
    <w:rsid w:val="00F440EB"/>
    <w:rsid w:val="00F4414E"/>
    <w:rsid w:val="00F4429F"/>
    <w:rsid w:val="00F442DA"/>
    <w:rsid w:val="00F4438B"/>
    <w:rsid w:val="00F445EA"/>
    <w:rsid w:val="00F446EE"/>
    <w:rsid w:val="00F44D64"/>
    <w:rsid w:val="00F4565B"/>
    <w:rsid w:val="00F45722"/>
    <w:rsid w:val="00F45877"/>
    <w:rsid w:val="00F4599F"/>
    <w:rsid w:val="00F45FB7"/>
    <w:rsid w:val="00F460BC"/>
    <w:rsid w:val="00F460DA"/>
    <w:rsid w:val="00F460E9"/>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4E"/>
    <w:rsid w:val="00F70352"/>
    <w:rsid w:val="00F703C1"/>
    <w:rsid w:val="00F704B1"/>
    <w:rsid w:val="00F70882"/>
    <w:rsid w:val="00F71CC0"/>
    <w:rsid w:val="00F71F71"/>
    <w:rsid w:val="00F721B2"/>
    <w:rsid w:val="00F727E8"/>
    <w:rsid w:val="00F728A1"/>
    <w:rsid w:val="00F72907"/>
    <w:rsid w:val="00F73F38"/>
    <w:rsid w:val="00F743CD"/>
    <w:rsid w:val="00F74B96"/>
    <w:rsid w:val="00F74FED"/>
    <w:rsid w:val="00F752B3"/>
    <w:rsid w:val="00F759F3"/>
    <w:rsid w:val="00F75EC1"/>
    <w:rsid w:val="00F75FD2"/>
    <w:rsid w:val="00F7629D"/>
    <w:rsid w:val="00F764E4"/>
    <w:rsid w:val="00F767E6"/>
    <w:rsid w:val="00F76C7D"/>
    <w:rsid w:val="00F771FE"/>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4116"/>
    <w:rsid w:val="00F844A7"/>
    <w:rsid w:val="00F84541"/>
    <w:rsid w:val="00F8468C"/>
    <w:rsid w:val="00F84C4D"/>
    <w:rsid w:val="00F84DEF"/>
    <w:rsid w:val="00F854B4"/>
    <w:rsid w:val="00F85770"/>
    <w:rsid w:val="00F85858"/>
    <w:rsid w:val="00F85949"/>
    <w:rsid w:val="00F85EEC"/>
    <w:rsid w:val="00F86009"/>
    <w:rsid w:val="00F86163"/>
    <w:rsid w:val="00F8619C"/>
    <w:rsid w:val="00F8623C"/>
    <w:rsid w:val="00F86589"/>
    <w:rsid w:val="00F86CC4"/>
    <w:rsid w:val="00F86EE7"/>
    <w:rsid w:val="00F8757C"/>
    <w:rsid w:val="00F87D7A"/>
    <w:rsid w:val="00F90791"/>
    <w:rsid w:val="00F907EF"/>
    <w:rsid w:val="00F90E05"/>
    <w:rsid w:val="00F90FF2"/>
    <w:rsid w:val="00F910AF"/>
    <w:rsid w:val="00F913EE"/>
    <w:rsid w:val="00F91B1A"/>
    <w:rsid w:val="00F92E0E"/>
    <w:rsid w:val="00F93212"/>
    <w:rsid w:val="00F93CE7"/>
    <w:rsid w:val="00F93ED4"/>
    <w:rsid w:val="00F9420D"/>
    <w:rsid w:val="00F94D70"/>
    <w:rsid w:val="00F94EFA"/>
    <w:rsid w:val="00F95218"/>
    <w:rsid w:val="00F952A6"/>
    <w:rsid w:val="00F956E7"/>
    <w:rsid w:val="00F95BCB"/>
    <w:rsid w:val="00F960B4"/>
    <w:rsid w:val="00F96235"/>
    <w:rsid w:val="00F96B8C"/>
    <w:rsid w:val="00F96C88"/>
    <w:rsid w:val="00F96E0E"/>
    <w:rsid w:val="00F97227"/>
    <w:rsid w:val="00F973EB"/>
    <w:rsid w:val="00F97971"/>
    <w:rsid w:val="00FA04B0"/>
    <w:rsid w:val="00FA082D"/>
    <w:rsid w:val="00FA0DED"/>
    <w:rsid w:val="00FA100F"/>
    <w:rsid w:val="00FA111D"/>
    <w:rsid w:val="00FA11A7"/>
    <w:rsid w:val="00FA1E58"/>
    <w:rsid w:val="00FA2643"/>
    <w:rsid w:val="00FA2CE0"/>
    <w:rsid w:val="00FA3C91"/>
    <w:rsid w:val="00FA3CD0"/>
    <w:rsid w:val="00FA45AE"/>
    <w:rsid w:val="00FA47D5"/>
    <w:rsid w:val="00FA47EC"/>
    <w:rsid w:val="00FA48E7"/>
    <w:rsid w:val="00FA4A10"/>
    <w:rsid w:val="00FA4C5E"/>
    <w:rsid w:val="00FA554D"/>
    <w:rsid w:val="00FA5FB5"/>
    <w:rsid w:val="00FA620B"/>
    <w:rsid w:val="00FA7196"/>
    <w:rsid w:val="00FA725A"/>
    <w:rsid w:val="00FA7643"/>
    <w:rsid w:val="00FA77FE"/>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8A2"/>
    <w:rsid w:val="00FB4970"/>
    <w:rsid w:val="00FB4E35"/>
    <w:rsid w:val="00FB5F22"/>
    <w:rsid w:val="00FB60AC"/>
    <w:rsid w:val="00FB61BE"/>
    <w:rsid w:val="00FB61D1"/>
    <w:rsid w:val="00FB685E"/>
    <w:rsid w:val="00FB68F7"/>
    <w:rsid w:val="00FB6934"/>
    <w:rsid w:val="00FB6FF4"/>
    <w:rsid w:val="00FB7069"/>
    <w:rsid w:val="00FB75C6"/>
    <w:rsid w:val="00FB7702"/>
    <w:rsid w:val="00FB78BB"/>
    <w:rsid w:val="00FC0105"/>
    <w:rsid w:val="00FC04BE"/>
    <w:rsid w:val="00FC123C"/>
    <w:rsid w:val="00FC12FD"/>
    <w:rsid w:val="00FC1E47"/>
    <w:rsid w:val="00FC1F98"/>
    <w:rsid w:val="00FC2326"/>
    <w:rsid w:val="00FC2483"/>
    <w:rsid w:val="00FC24AF"/>
    <w:rsid w:val="00FC24B3"/>
    <w:rsid w:val="00FC26EE"/>
    <w:rsid w:val="00FC296F"/>
    <w:rsid w:val="00FC2BFC"/>
    <w:rsid w:val="00FC32AA"/>
    <w:rsid w:val="00FC3696"/>
    <w:rsid w:val="00FC36E1"/>
    <w:rsid w:val="00FC3A7D"/>
    <w:rsid w:val="00FC3B39"/>
    <w:rsid w:val="00FC3B4E"/>
    <w:rsid w:val="00FC417B"/>
    <w:rsid w:val="00FC4276"/>
    <w:rsid w:val="00FC446E"/>
    <w:rsid w:val="00FC44F3"/>
    <w:rsid w:val="00FC4DA7"/>
    <w:rsid w:val="00FC5408"/>
    <w:rsid w:val="00FC5531"/>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2C0A"/>
    <w:rsid w:val="00FD32E9"/>
    <w:rsid w:val="00FD344E"/>
    <w:rsid w:val="00FD4234"/>
    <w:rsid w:val="00FD4E14"/>
    <w:rsid w:val="00FD4E92"/>
    <w:rsid w:val="00FD51DB"/>
    <w:rsid w:val="00FD5691"/>
    <w:rsid w:val="00FD583E"/>
    <w:rsid w:val="00FD5920"/>
    <w:rsid w:val="00FD5A66"/>
    <w:rsid w:val="00FD5B66"/>
    <w:rsid w:val="00FD5D75"/>
    <w:rsid w:val="00FD6188"/>
    <w:rsid w:val="00FD618E"/>
    <w:rsid w:val="00FD664A"/>
    <w:rsid w:val="00FD7857"/>
    <w:rsid w:val="00FD7B62"/>
    <w:rsid w:val="00FD7DC6"/>
    <w:rsid w:val="00FE0365"/>
    <w:rsid w:val="00FE11F2"/>
    <w:rsid w:val="00FE1321"/>
    <w:rsid w:val="00FE1672"/>
    <w:rsid w:val="00FE16CE"/>
    <w:rsid w:val="00FE1744"/>
    <w:rsid w:val="00FE1D92"/>
    <w:rsid w:val="00FE23A3"/>
    <w:rsid w:val="00FE23EF"/>
    <w:rsid w:val="00FE26AE"/>
    <w:rsid w:val="00FE2CC4"/>
    <w:rsid w:val="00FE2FB9"/>
    <w:rsid w:val="00FE2FED"/>
    <w:rsid w:val="00FE3A1E"/>
    <w:rsid w:val="00FE3D29"/>
    <w:rsid w:val="00FE3D5B"/>
    <w:rsid w:val="00FE3FF3"/>
    <w:rsid w:val="00FE443F"/>
    <w:rsid w:val="00FE4684"/>
    <w:rsid w:val="00FE47C0"/>
    <w:rsid w:val="00FE47EC"/>
    <w:rsid w:val="00FE4C1F"/>
    <w:rsid w:val="00FE4DE7"/>
    <w:rsid w:val="00FE50A6"/>
    <w:rsid w:val="00FE57B4"/>
    <w:rsid w:val="00FE5DE5"/>
    <w:rsid w:val="00FE5E8D"/>
    <w:rsid w:val="00FE60E3"/>
    <w:rsid w:val="00FE6271"/>
    <w:rsid w:val="00FE7033"/>
    <w:rsid w:val="00FE7237"/>
    <w:rsid w:val="00FE764D"/>
    <w:rsid w:val="00FF013B"/>
    <w:rsid w:val="00FF0353"/>
    <w:rsid w:val="00FF1035"/>
    <w:rsid w:val="00FF1501"/>
    <w:rsid w:val="00FF15B8"/>
    <w:rsid w:val="00FF1730"/>
    <w:rsid w:val="00FF2001"/>
    <w:rsid w:val="00FF2056"/>
    <w:rsid w:val="00FF28F7"/>
    <w:rsid w:val="00FF29A5"/>
    <w:rsid w:val="00FF339F"/>
    <w:rsid w:val="00FF3DA3"/>
    <w:rsid w:val="00FF3DEF"/>
    <w:rsid w:val="00FF40B1"/>
    <w:rsid w:val="00FF4280"/>
    <w:rsid w:val="00FF48DA"/>
    <w:rsid w:val="00FF4AB5"/>
    <w:rsid w:val="00FF4CDD"/>
    <w:rsid w:val="00FF5FDD"/>
    <w:rsid w:val="00FF5FEF"/>
    <w:rsid w:val="00FF6027"/>
    <w:rsid w:val="00FF620E"/>
    <w:rsid w:val="00FF63D9"/>
    <w:rsid w:val="00FF6493"/>
    <w:rsid w:val="00FF6DD5"/>
    <w:rsid w:val="00FF7628"/>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comments" Target="comments.xml"/><Relationship Id="rId34" Type="http://schemas.openxmlformats.org/officeDocument/2006/relationships/hyperlink" Target="http://baike.baidu.com/item/Content%20Provider"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microsoft.com/office/2011/relationships/people" Target="people.xml"/><Relationship Id="rId20" Type="http://schemas.openxmlformats.org/officeDocument/2006/relationships/footer" Target="footer6.xml"/><Relationship Id="rId41" Type="http://schemas.openxmlformats.org/officeDocument/2006/relationships/image" Target="media/image16.png"/><Relationship Id="rId54"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E64DA-1866-4B7A-ADFE-615C4CA0C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3688</TotalTime>
  <Pages>73</Pages>
  <Words>6676</Words>
  <Characters>38056</Characters>
  <Application>Microsoft Office Word</Application>
  <DocSecurity>0</DocSecurity>
  <Lines>317</Lines>
  <Paragraphs>89</Paragraphs>
  <ScaleCrop>false</ScaleCrop>
  <Company>Microsoft</Company>
  <LinksUpToDate>false</LinksUpToDate>
  <CharactersWithSpaces>44643</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657</cp:revision>
  <cp:lastPrinted>2017-11-07T09:13:00Z</cp:lastPrinted>
  <dcterms:created xsi:type="dcterms:W3CDTF">2017-11-08T01:48:00Z</dcterms:created>
  <dcterms:modified xsi:type="dcterms:W3CDTF">2017-11-11T07:41:00Z</dcterms:modified>
</cp:coreProperties>
</file>