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607469"/>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6"/>
      <w:r w:rsidR="00EF30E2">
        <w:rPr>
          <w:rFonts w:hint="eastAsia"/>
        </w:rPr>
        <w:t>结合</w:t>
      </w:r>
      <w:r w:rsidR="006F35FF" w:rsidRPr="00636514">
        <w:rPr>
          <w:rFonts w:hint="eastAsia"/>
        </w:rPr>
        <w:t>多租户</w:t>
      </w:r>
      <w:r w:rsidR="006F35FF">
        <w:rPr>
          <w:rFonts w:hint="eastAsia"/>
        </w:rPr>
        <w:t>框架</w:t>
      </w:r>
      <w:commentRangeEnd w:id="16"/>
      <w:r w:rsidR="00DF7E1D">
        <w:rPr>
          <w:rStyle w:val="aa"/>
          <w:lang w:val="x-none" w:eastAsia="x-none"/>
        </w:rPr>
        <w:commentReference w:id="16"/>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7" w:name="_Toc5548"/>
      <w:bookmarkStart w:id="18" w:name="_Toc459665146"/>
      <w:bookmarkStart w:id="19" w:name="_Toc459666046"/>
      <w:bookmarkStart w:id="20" w:name="_Toc27942"/>
      <w:bookmarkStart w:id="21" w:name="_Toc459666117"/>
      <w:bookmarkStart w:id="22" w:name="_Toc467076384"/>
      <w:r w:rsidRPr="00636514">
        <w:br w:type="page"/>
      </w:r>
      <w:bookmarkStart w:id="23" w:name="_Toc492673745"/>
      <w:bookmarkStart w:id="24" w:name="_Toc498607470"/>
      <w:r w:rsidR="004C4360" w:rsidRPr="00636514">
        <w:lastRenderedPageBreak/>
        <w:t>ABSTRACT</w:t>
      </w:r>
      <w:bookmarkEnd w:id="17"/>
      <w:bookmarkEnd w:id="18"/>
      <w:bookmarkEnd w:id="19"/>
      <w:bookmarkEnd w:id="20"/>
      <w:bookmarkEnd w:id="21"/>
      <w:bookmarkEnd w:id="22"/>
      <w:bookmarkEnd w:id="23"/>
      <w:bookmarkEnd w:id="2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5" w:name="_Toc492673746"/>
      <w:bookmarkStart w:id="26" w:name="_Toc498607471"/>
      <w:r w:rsidR="004C4360" w:rsidRPr="00636514">
        <w:rPr>
          <w:rFonts w:hint="eastAsia"/>
        </w:rPr>
        <w:lastRenderedPageBreak/>
        <w:t>目录</w:t>
      </w:r>
      <w:bookmarkEnd w:id="25"/>
      <w:bookmarkEnd w:id="26"/>
    </w:p>
    <w:p w14:paraId="4D851DD3" w14:textId="77777777" w:rsidR="00C422B4"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607469" w:history="1">
        <w:r w:rsidR="00C422B4" w:rsidRPr="00EF24E2">
          <w:rPr>
            <w:rStyle w:val="af"/>
            <w:rFonts w:hint="eastAsia"/>
            <w:noProof/>
          </w:rPr>
          <w:t>摘要</w:t>
        </w:r>
        <w:r w:rsidR="00C422B4">
          <w:rPr>
            <w:noProof/>
            <w:webHidden/>
          </w:rPr>
          <w:tab/>
        </w:r>
        <w:r w:rsidR="00C422B4">
          <w:rPr>
            <w:noProof/>
            <w:webHidden/>
          </w:rPr>
          <w:fldChar w:fldCharType="begin"/>
        </w:r>
        <w:r w:rsidR="00C422B4">
          <w:rPr>
            <w:noProof/>
            <w:webHidden/>
          </w:rPr>
          <w:instrText xml:space="preserve"> PAGEREF _Toc498607469 \h </w:instrText>
        </w:r>
        <w:r w:rsidR="00C422B4">
          <w:rPr>
            <w:noProof/>
            <w:webHidden/>
          </w:rPr>
        </w:r>
        <w:r w:rsidR="00C422B4">
          <w:rPr>
            <w:noProof/>
            <w:webHidden/>
          </w:rPr>
          <w:fldChar w:fldCharType="separate"/>
        </w:r>
        <w:r w:rsidR="00C422B4">
          <w:rPr>
            <w:noProof/>
            <w:webHidden/>
          </w:rPr>
          <w:t>I</w:t>
        </w:r>
        <w:r w:rsidR="00C422B4">
          <w:rPr>
            <w:noProof/>
            <w:webHidden/>
          </w:rPr>
          <w:fldChar w:fldCharType="end"/>
        </w:r>
      </w:hyperlink>
    </w:p>
    <w:p w14:paraId="06D60158" w14:textId="77777777" w:rsidR="00C422B4" w:rsidRDefault="001F5190">
      <w:pPr>
        <w:pStyle w:val="11"/>
        <w:rPr>
          <w:rFonts w:asciiTheme="minorHAnsi" w:hAnsiTheme="minorHAnsi" w:cstheme="minorBidi"/>
          <w:noProof/>
          <w:kern w:val="2"/>
          <w:sz w:val="21"/>
        </w:rPr>
      </w:pPr>
      <w:hyperlink w:anchor="_Toc498607470" w:history="1">
        <w:r w:rsidR="00C422B4" w:rsidRPr="00EF24E2">
          <w:rPr>
            <w:rStyle w:val="af"/>
            <w:noProof/>
          </w:rPr>
          <w:t>ABSTRACT</w:t>
        </w:r>
        <w:r w:rsidR="00C422B4">
          <w:rPr>
            <w:noProof/>
            <w:webHidden/>
          </w:rPr>
          <w:tab/>
        </w:r>
        <w:r w:rsidR="00C422B4">
          <w:rPr>
            <w:noProof/>
            <w:webHidden/>
          </w:rPr>
          <w:fldChar w:fldCharType="begin"/>
        </w:r>
        <w:r w:rsidR="00C422B4">
          <w:rPr>
            <w:noProof/>
            <w:webHidden/>
          </w:rPr>
          <w:instrText xml:space="preserve"> PAGEREF _Toc498607470 \h </w:instrText>
        </w:r>
        <w:r w:rsidR="00C422B4">
          <w:rPr>
            <w:noProof/>
            <w:webHidden/>
          </w:rPr>
        </w:r>
        <w:r w:rsidR="00C422B4">
          <w:rPr>
            <w:noProof/>
            <w:webHidden/>
          </w:rPr>
          <w:fldChar w:fldCharType="separate"/>
        </w:r>
        <w:r w:rsidR="00C422B4">
          <w:rPr>
            <w:noProof/>
            <w:webHidden/>
          </w:rPr>
          <w:t>II</w:t>
        </w:r>
        <w:r w:rsidR="00C422B4">
          <w:rPr>
            <w:noProof/>
            <w:webHidden/>
          </w:rPr>
          <w:fldChar w:fldCharType="end"/>
        </w:r>
      </w:hyperlink>
    </w:p>
    <w:p w14:paraId="5AFE50B4" w14:textId="77777777" w:rsidR="00C422B4" w:rsidRDefault="001F5190">
      <w:pPr>
        <w:pStyle w:val="11"/>
        <w:rPr>
          <w:rFonts w:asciiTheme="minorHAnsi" w:hAnsiTheme="minorHAnsi" w:cstheme="minorBidi"/>
          <w:noProof/>
          <w:kern w:val="2"/>
          <w:sz w:val="21"/>
        </w:rPr>
      </w:pPr>
      <w:hyperlink w:anchor="_Toc498607471" w:history="1">
        <w:r w:rsidR="00C422B4" w:rsidRPr="00EF24E2">
          <w:rPr>
            <w:rStyle w:val="af"/>
            <w:rFonts w:hint="eastAsia"/>
            <w:noProof/>
          </w:rPr>
          <w:t>目录</w:t>
        </w:r>
        <w:r w:rsidR="00C422B4">
          <w:rPr>
            <w:noProof/>
            <w:webHidden/>
          </w:rPr>
          <w:tab/>
        </w:r>
        <w:r w:rsidR="00C422B4">
          <w:rPr>
            <w:noProof/>
            <w:webHidden/>
          </w:rPr>
          <w:fldChar w:fldCharType="begin"/>
        </w:r>
        <w:r w:rsidR="00C422B4">
          <w:rPr>
            <w:noProof/>
            <w:webHidden/>
          </w:rPr>
          <w:instrText xml:space="preserve"> PAGEREF _Toc498607471 \h </w:instrText>
        </w:r>
        <w:r w:rsidR="00C422B4">
          <w:rPr>
            <w:noProof/>
            <w:webHidden/>
          </w:rPr>
        </w:r>
        <w:r w:rsidR="00C422B4">
          <w:rPr>
            <w:noProof/>
            <w:webHidden/>
          </w:rPr>
          <w:fldChar w:fldCharType="separate"/>
        </w:r>
        <w:r w:rsidR="00C422B4">
          <w:rPr>
            <w:noProof/>
            <w:webHidden/>
          </w:rPr>
          <w:t>IV</w:t>
        </w:r>
        <w:r w:rsidR="00C422B4">
          <w:rPr>
            <w:noProof/>
            <w:webHidden/>
          </w:rPr>
          <w:fldChar w:fldCharType="end"/>
        </w:r>
      </w:hyperlink>
    </w:p>
    <w:p w14:paraId="696AEB05" w14:textId="77777777" w:rsidR="00C422B4" w:rsidRDefault="001F5190">
      <w:pPr>
        <w:pStyle w:val="11"/>
        <w:rPr>
          <w:rFonts w:asciiTheme="minorHAnsi" w:hAnsiTheme="minorHAnsi" w:cstheme="minorBidi"/>
          <w:noProof/>
          <w:kern w:val="2"/>
          <w:sz w:val="21"/>
        </w:rPr>
      </w:pPr>
      <w:hyperlink w:anchor="_Toc498607472" w:history="1">
        <w:r w:rsidR="00C422B4" w:rsidRPr="00EF24E2">
          <w:rPr>
            <w:rStyle w:val="af"/>
            <w:rFonts w:hint="eastAsia"/>
            <w:noProof/>
          </w:rPr>
          <w:t>第</w:t>
        </w:r>
        <w:r w:rsidR="00C422B4" w:rsidRPr="00EF24E2">
          <w:rPr>
            <w:rStyle w:val="af"/>
            <w:noProof/>
          </w:rPr>
          <w:t>1</w:t>
        </w:r>
        <w:r w:rsidR="00C422B4" w:rsidRPr="00EF24E2">
          <w:rPr>
            <w:rStyle w:val="af"/>
            <w:rFonts w:hint="eastAsia"/>
            <w:noProof/>
          </w:rPr>
          <w:t>章</w:t>
        </w:r>
        <w:r w:rsidR="00C422B4" w:rsidRPr="00EF24E2">
          <w:rPr>
            <w:rStyle w:val="af"/>
            <w:noProof/>
          </w:rPr>
          <w:t xml:space="preserve"> </w:t>
        </w:r>
        <w:r w:rsidR="00C422B4" w:rsidRPr="00EF24E2">
          <w:rPr>
            <w:rStyle w:val="af"/>
            <w:rFonts w:hint="eastAsia"/>
            <w:noProof/>
          </w:rPr>
          <w:t>引言</w:t>
        </w:r>
        <w:r w:rsidR="00C422B4">
          <w:rPr>
            <w:noProof/>
            <w:webHidden/>
          </w:rPr>
          <w:tab/>
        </w:r>
        <w:r w:rsidR="00C422B4">
          <w:rPr>
            <w:noProof/>
            <w:webHidden/>
          </w:rPr>
          <w:fldChar w:fldCharType="begin"/>
        </w:r>
        <w:r w:rsidR="00C422B4">
          <w:rPr>
            <w:noProof/>
            <w:webHidden/>
          </w:rPr>
          <w:instrText xml:space="preserve"> PAGEREF _Toc498607472 \h </w:instrText>
        </w:r>
        <w:r w:rsidR="00C422B4">
          <w:rPr>
            <w:noProof/>
            <w:webHidden/>
          </w:rPr>
        </w:r>
        <w:r w:rsidR="00C422B4">
          <w:rPr>
            <w:noProof/>
            <w:webHidden/>
          </w:rPr>
          <w:fldChar w:fldCharType="separate"/>
        </w:r>
        <w:r w:rsidR="00C422B4">
          <w:rPr>
            <w:noProof/>
            <w:webHidden/>
          </w:rPr>
          <w:t>1</w:t>
        </w:r>
        <w:r w:rsidR="00C422B4">
          <w:rPr>
            <w:noProof/>
            <w:webHidden/>
          </w:rPr>
          <w:fldChar w:fldCharType="end"/>
        </w:r>
      </w:hyperlink>
    </w:p>
    <w:p w14:paraId="45C712A8" w14:textId="77777777" w:rsidR="00C422B4" w:rsidRDefault="001F5190">
      <w:pPr>
        <w:pStyle w:val="20"/>
        <w:tabs>
          <w:tab w:val="right" w:leader="dot" w:pos="8296"/>
        </w:tabs>
        <w:rPr>
          <w:rFonts w:asciiTheme="minorHAnsi" w:hAnsiTheme="minorHAnsi" w:cstheme="minorBidi"/>
          <w:noProof/>
          <w:kern w:val="2"/>
          <w:sz w:val="21"/>
        </w:rPr>
      </w:pPr>
      <w:hyperlink w:anchor="_Toc498607473" w:history="1">
        <w:r w:rsidR="00C422B4" w:rsidRPr="00EF24E2">
          <w:rPr>
            <w:rStyle w:val="af"/>
            <w:noProof/>
          </w:rPr>
          <w:t xml:space="preserve">1.1 </w:t>
        </w:r>
        <w:r w:rsidR="00C422B4" w:rsidRPr="00EF24E2">
          <w:rPr>
            <w:rStyle w:val="af"/>
            <w:rFonts w:hint="eastAsia"/>
            <w:noProof/>
          </w:rPr>
          <w:t>系统的研究背景</w:t>
        </w:r>
        <w:r w:rsidR="00C422B4">
          <w:rPr>
            <w:noProof/>
            <w:webHidden/>
          </w:rPr>
          <w:tab/>
        </w:r>
        <w:r w:rsidR="00C422B4">
          <w:rPr>
            <w:noProof/>
            <w:webHidden/>
          </w:rPr>
          <w:fldChar w:fldCharType="begin"/>
        </w:r>
        <w:r w:rsidR="00C422B4">
          <w:rPr>
            <w:noProof/>
            <w:webHidden/>
          </w:rPr>
          <w:instrText xml:space="preserve"> PAGEREF _Toc498607473 \h </w:instrText>
        </w:r>
        <w:r w:rsidR="00C422B4">
          <w:rPr>
            <w:noProof/>
            <w:webHidden/>
          </w:rPr>
        </w:r>
        <w:r w:rsidR="00C422B4">
          <w:rPr>
            <w:noProof/>
            <w:webHidden/>
          </w:rPr>
          <w:fldChar w:fldCharType="separate"/>
        </w:r>
        <w:r w:rsidR="00C422B4">
          <w:rPr>
            <w:noProof/>
            <w:webHidden/>
          </w:rPr>
          <w:t>1</w:t>
        </w:r>
        <w:r w:rsidR="00C422B4">
          <w:rPr>
            <w:noProof/>
            <w:webHidden/>
          </w:rPr>
          <w:fldChar w:fldCharType="end"/>
        </w:r>
      </w:hyperlink>
    </w:p>
    <w:p w14:paraId="012389D5" w14:textId="77777777" w:rsidR="00C422B4" w:rsidRDefault="001F5190">
      <w:pPr>
        <w:pStyle w:val="20"/>
        <w:tabs>
          <w:tab w:val="right" w:leader="dot" w:pos="8296"/>
        </w:tabs>
        <w:rPr>
          <w:rFonts w:asciiTheme="minorHAnsi" w:hAnsiTheme="minorHAnsi" w:cstheme="minorBidi"/>
          <w:noProof/>
          <w:kern w:val="2"/>
          <w:sz w:val="21"/>
        </w:rPr>
      </w:pPr>
      <w:hyperlink w:anchor="_Toc498607474" w:history="1">
        <w:r w:rsidR="00C422B4" w:rsidRPr="00EF24E2">
          <w:rPr>
            <w:rStyle w:val="af"/>
            <w:noProof/>
          </w:rPr>
          <w:t xml:space="preserve">1.2 </w:t>
        </w:r>
        <w:r w:rsidR="00C422B4" w:rsidRPr="00EF24E2">
          <w:rPr>
            <w:rStyle w:val="af"/>
            <w:rFonts w:hint="eastAsia"/>
            <w:noProof/>
          </w:rPr>
          <w:t>国内外研究现状和发展趋势</w:t>
        </w:r>
        <w:r w:rsidR="00C422B4">
          <w:rPr>
            <w:noProof/>
            <w:webHidden/>
          </w:rPr>
          <w:tab/>
        </w:r>
        <w:r w:rsidR="00C422B4">
          <w:rPr>
            <w:noProof/>
            <w:webHidden/>
          </w:rPr>
          <w:fldChar w:fldCharType="begin"/>
        </w:r>
        <w:r w:rsidR="00C422B4">
          <w:rPr>
            <w:noProof/>
            <w:webHidden/>
          </w:rPr>
          <w:instrText xml:space="preserve"> PAGEREF _Toc498607474 \h </w:instrText>
        </w:r>
        <w:r w:rsidR="00C422B4">
          <w:rPr>
            <w:noProof/>
            <w:webHidden/>
          </w:rPr>
        </w:r>
        <w:r w:rsidR="00C422B4">
          <w:rPr>
            <w:noProof/>
            <w:webHidden/>
          </w:rPr>
          <w:fldChar w:fldCharType="separate"/>
        </w:r>
        <w:r w:rsidR="00C422B4">
          <w:rPr>
            <w:noProof/>
            <w:webHidden/>
          </w:rPr>
          <w:t>2</w:t>
        </w:r>
        <w:r w:rsidR="00C422B4">
          <w:rPr>
            <w:noProof/>
            <w:webHidden/>
          </w:rPr>
          <w:fldChar w:fldCharType="end"/>
        </w:r>
      </w:hyperlink>
    </w:p>
    <w:p w14:paraId="4B6B58D7" w14:textId="77777777" w:rsidR="00C422B4" w:rsidRDefault="001F5190">
      <w:pPr>
        <w:pStyle w:val="20"/>
        <w:tabs>
          <w:tab w:val="right" w:leader="dot" w:pos="8296"/>
        </w:tabs>
        <w:rPr>
          <w:rFonts w:asciiTheme="minorHAnsi" w:hAnsiTheme="minorHAnsi" w:cstheme="minorBidi"/>
          <w:noProof/>
          <w:kern w:val="2"/>
          <w:sz w:val="21"/>
        </w:rPr>
      </w:pPr>
      <w:hyperlink w:anchor="_Toc498607475" w:history="1">
        <w:r w:rsidR="00C422B4" w:rsidRPr="00EF24E2">
          <w:rPr>
            <w:rStyle w:val="af"/>
            <w:noProof/>
          </w:rPr>
          <w:t xml:space="preserve">1.3 </w:t>
        </w:r>
        <w:r w:rsidR="00C422B4" w:rsidRPr="00EF24E2">
          <w:rPr>
            <w:rStyle w:val="af"/>
            <w:rFonts w:hint="eastAsia"/>
            <w:noProof/>
          </w:rPr>
          <w:t>论文的主要研究目的和任务</w:t>
        </w:r>
        <w:r w:rsidR="00C422B4">
          <w:rPr>
            <w:noProof/>
            <w:webHidden/>
          </w:rPr>
          <w:tab/>
        </w:r>
        <w:r w:rsidR="00C422B4">
          <w:rPr>
            <w:noProof/>
            <w:webHidden/>
          </w:rPr>
          <w:fldChar w:fldCharType="begin"/>
        </w:r>
        <w:r w:rsidR="00C422B4">
          <w:rPr>
            <w:noProof/>
            <w:webHidden/>
          </w:rPr>
          <w:instrText xml:space="preserve"> PAGEREF _Toc498607475 \h </w:instrText>
        </w:r>
        <w:r w:rsidR="00C422B4">
          <w:rPr>
            <w:noProof/>
            <w:webHidden/>
          </w:rPr>
        </w:r>
        <w:r w:rsidR="00C422B4">
          <w:rPr>
            <w:noProof/>
            <w:webHidden/>
          </w:rPr>
          <w:fldChar w:fldCharType="separate"/>
        </w:r>
        <w:r w:rsidR="00C422B4">
          <w:rPr>
            <w:noProof/>
            <w:webHidden/>
          </w:rPr>
          <w:t>3</w:t>
        </w:r>
        <w:r w:rsidR="00C422B4">
          <w:rPr>
            <w:noProof/>
            <w:webHidden/>
          </w:rPr>
          <w:fldChar w:fldCharType="end"/>
        </w:r>
      </w:hyperlink>
    </w:p>
    <w:p w14:paraId="703C0D3D" w14:textId="77777777" w:rsidR="00C422B4" w:rsidRDefault="001F5190">
      <w:pPr>
        <w:pStyle w:val="20"/>
        <w:tabs>
          <w:tab w:val="right" w:leader="dot" w:pos="8296"/>
        </w:tabs>
        <w:rPr>
          <w:rFonts w:asciiTheme="minorHAnsi" w:hAnsiTheme="minorHAnsi" w:cstheme="minorBidi"/>
          <w:noProof/>
          <w:kern w:val="2"/>
          <w:sz w:val="21"/>
        </w:rPr>
      </w:pPr>
      <w:hyperlink w:anchor="_Toc498607476" w:history="1">
        <w:r w:rsidR="00C422B4" w:rsidRPr="00EF24E2">
          <w:rPr>
            <w:rStyle w:val="af"/>
            <w:noProof/>
          </w:rPr>
          <w:t xml:space="preserve">1.4 </w:t>
        </w:r>
        <w:r w:rsidR="00C422B4" w:rsidRPr="00EF24E2">
          <w:rPr>
            <w:rStyle w:val="af"/>
            <w:rFonts w:hint="eastAsia"/>
            <w:noProof/>
          </w:rPr>
          <w:t>论文的组织结构</w:t>
        </w:r>
        <w:r w:rsidR="00C422B4">
          <w:rPr>
            <w:noProof/>
            <w:webHidden/>
          </w:rPr>
          <w:tab/>
        </w:r>
        <w:r w:rsidR="00C422B4">
          <w:rPr>
            <w:noProof/>
            <w:webHidden/>
          </w:rPr>
          <w:fldChar w:fldCharType="begin"/>
        </w:r>
        <w:r w:rsidR="00C422B4">
          <w:rPr>
            <w:noProof/>
            <w:webHidden/>
          </w:rPr>
          <w:instrText xml:space="preserve"> PAGEREF _Toc498607476 \h </w:instrText>
        </w:r>
        <w:r w:rsidR="00C422B4">
          <w:rPr>
            <w:noProof/>
            <w:webHidden/>
          </w:rPr>
        </w:r>
        <w:r w:rsidR="00C422B4">
          <w:rPr>
            <w:noProof/>
            <w:webHidden/>
          </w:rPr>
          <w:fldChar w:fldCharType="separate"/>
        </w:r>
        <w:r w:rsidR="00C422B4">
          <w:rPr>
            <w:noProof/>
            <w:webHidden/>
          </w:rPr>
          <w:t>4</w:t>
        </w:r>
        <w:r w:rsidR="00C422B4">
          <w:rPr>
            <w:noProof/>
            <w:webHidden/>
          </w:rPr>
          <w:fldChar w:fldCharType="end"/>
        </w:r>
      </w:hyperlink>
    </w:p>
    <w:p w14:paraId="4AD4E05C" w14:textId="77777777" w:rsidR="00C422B4" w:rsidRDefault="001F5190">
      <w:pPr>
        <w:pStyle w:val="11"/>
        <w:rPr>
          <w:rFonts w:asciiTheme="minorHAnsi" w:hAnsiTheme="minorHAnsi" w:cstheme="minorBidi"/>
          <w:noProof/>
          <w:kern w:val="2"/>
          <w:sz w:val="21"/>
        </w:rPr>
      </w:pPr>
      <w:hyperlink w:anchor="_Toc498607477" w:history="1">
        <w:r w:rsidR="00C422B4" w:rsidRPr="00EF24E2">
          <w:rPr>
            <w:rStyle w:val="af"/>
            <w:rFonts w:hint="eastAsia"/>
            <w:noProof/>
          </w:rPr>
          <w:t>第</w:t>
        </w:r>
        <w:r w:rsidR="00C422B4" w:rsidRPr="00EF24E2">
          <w:rPr>
            <w:rStyle w:val="af"/>
            <w:noProof/>
          </w:rPr>
          <w:t>2</w:t>
        </w:r>
        <w:r w:rsidR="00C422B4" w:rsidRPr="00EF24E2">
          <w:rPr>
            <w:rStyle w:val="af"/>
            <w:rFonts w:hint="eastAsia"/>
            <w:noProof/>
          </w:rPr>
          <w:t>章</w:t>
        </w:r>
        <w:r w:rsidR="00C422B4" w:rsidRPr="00EF24E2">
          <w:rPr>
            <w:rStyle w:val="af"/>
            <w:noProof/>
          </w:rPr>
          <w:t xml:space="preserve"> </w:t>
        </w:r>
        <w:r w:rsidR="00C422B4" w:rsidRPr="00EF24E2">
          <w:rPr>
            <w:rStyle w:val="af"/>
            <w:rFonts w:hint="eastAsia"/>
            <w:noProof/>
          </w:rPr>
          <w:t>系统研究相关技术分析</w:t>
        </w:r>
        <w:r w:rsidR="00C422B4">
          <w:rPr>
            <w:noProof/>
            <w:webHidden/>
          </w:rPr>
          <w:tab/>
        </w:r>
        <w:r w:rsidR="00C422B4">
          <w:rPr>
            <w:noProof/>
            <w:webHidden/>
          </w:rPr>
          <w:fldChar w:fldCharType="begin"/>
        </w:r>
        <w:r w:rsidR="00C422B4">
          <w:rPr>
            <w:noProof/>
            <w:webHidden/>
          </w:rPr>
          <w:instrText xml:space="preserve"> PAGEREF _Toc498607477 \h </w:instrText>
        </w:r>
        <w:r w:rsidR="00C422B4">
          <w:rPr>
            <w:noProof/>
            <w:webHidden/>
          </w:rPr>
        </w:r>
        <w:r w:rsidR="00C422B4">
          <w:rPr>
            <w:noProof/>
            <w:webHidden/>
          </w:rPr>
          <w:fldChar w:fldCharType="separate"/>
        </w:r>
        <w:r w:rsidR="00C422B4">
          <w:rPr>
            <w:noProof/>
            <w:webHidden/>
          </w:rPr>
          <w:t>6</w:t>
        </w:r>
        <w:r w:rsidR="00C422B4">
          <w:rPr>
            <w:noProof/>
            <w:webHidden/>
          </w:rPr>
          <w:fldChar w:fldCharType="end"/>
        </w:r>
      </w:hyperlink>
    </w:p>
    <w:p w14:paraId="63B0055B" w14:textId="77777777" w:rsidR="00C422B4" w:rsidRDefault="001F5190">
      <w:pPr>
        <w:pStyle w:val="20"/>
        <w:tabs>
          <w:tab w:val="right" w:leader="dot" w:pos="8296"/>
        </w:tabs>
        <w:rPr>
          <w:rFonts w:asciiTheme="minorHAnsi" w:hAnsiTheme="minorHAnsi" w:cstheme="minorBidi"/>
          <w:noProof/>
          <w:kern w:val="2"/>
          <w:sz w:val="21"/>
        </w:rPr>
      </w:pPr>
      <w:hyperlink w:anchor="_Toc498607478" w:history="1">
        <w:r w:rsidR="00C422B4" w:rsidRPr="00EF24E2">
          <w:rPr>
            <w:rStyle w:val="af"/>
            <w:noProof/>
          </w:rPr>
          <w:t xml:space="preserve">2.1 </w:t>
        </w:r>
        <w:r w:rsidR="00C422B4" w:rsidRPr="00EF24E2">
          <w:rPr>
            <w:rStyle w:val="af"/>
            <w:rFonts w:hint="eastAsia"/>
            <w:noProof/>
          </w:rPr>
          <w:t>云计算和</w:t>
        </w:r>
        <w:r w:rsidR="00C422B4" w:rsidRPr="00EF24E2">
          <w:rPr>
            <w:rStyle w:val="af"/>
            <w:noProof/>
          </w:rPr>
          <w:t>SaaS</w:t>
        </w:r>
        <w:r w:rsidR="00C422B4" w:rsidRPr="00EF24E2">
          <w:rPr>
            <w:rStyle w:val="af"/>
            <w:rFonts w:hint="eastAsia"/>
            <w:noProof/>
          </w:rPr>
          <w:t>服务的相关概念</w:t>
        </w:r>
        <w:r w:rsidR="00C422B4">
          <w:rPr>
            <w:noProof/>
            <w:webHidden/>
          </w:rPr>
          <w:tab/>
        </w:r>
        <w:r w:rsidR="00C422B4">
          <w:rPr>
            <w:noProof/>
            <w:webHidden/>
          </w:rPr>
          <w:fldChar w:fldCharType="begin"/>
        </w:r>
        <w:r w:rsidR="00C422B4">
          <w:rPr>
            <w:noProof/>
            <w:webHidden/>
          </w:rPr>
          <w:instrText xml:space="preserve"> PAGEREF _Toc498607478 \h </w:instrText>
        </w:r>
        <w:r w:rsidR="00C422B4">
          <w:rPr>
            <w:noProof/>
            <w:webHidden/>
          </w:rPr>
        </w:r>
        <w:r w:rsidR="00C422B4">
          <w:rPr>
            <w:noProof/>
            <w:webHidden/>
          </w:rPr>
          <w:fldChar w:fldCharType="separate"/>
        </w:r>
        <w:r w:rsidR="00C422B4">
          <w:rPr>
            <w:noProof/>
            <w:webHidden/>
          </w:rPr>
          <w:t>6</w:t>
        </w:r>
        <w:r w:rsidR="00C422B4">
          <w:rPr>
            <w:noProof/>
            <w:webHidden/>
          </w:rPr>
          <w:fldChar w:fldCharType="end"/>
        </w:r>
      </w:hyperlink>
    </w:p>
    <w:p w14:paraId="72CA6F63" w14:textId="77777777" w:rsidR="00C422B4" w:rsidRDefault="001F5190">
      <w:pPr>
        <w:pStyle w:val="30"/>
        <w:tabs>
          <w:tab w:val="right" w:leader="dot" w:pos="8296"/>
        </w:tabs>
        <w:rPr>
          <w:rFonts w:asciiTheme="minorHAnsi" w:hAnsiTheme="minorHAnsi" w:cstheme="minorBidi"/>
          <w:noProof/>
          <w:kern w:val="2"/>
          <w:sz w:val="21"/>
        </w:rPr>
      </w:pPr>
      <w:hyperlink w:anchor="_Toc498607479" w:history="1">
        <w:r w:rsidR="00C422B4" w:rsidRPr="00EF24E2">
          <w:rPr>
            <w:rStyle w:val="af"/>
            <w:noProof/>
          </w:rPr>
          <w:t xml:space="preserve">2.1.1 </w:t>
        </w:r>
        <w:r w:rsidR="00C422B4" w:rsidRPr="00EF24E2">
          <w:rPr>
            <w:rStyle w:val="af"/>
            <w:rFonts w:hint="eastAsia"/>
            <w:noProof/>
          </w:rPr>
          <w:t>云计算技术和</w:t>
        </w:r>
        <w:r w:rsidR="00C422B4" w:rsidRPr="00EF24E2">
          <w:rPr>
            <w:rStyle w:val="af"/>
            <w:noProof/>
          </w:rPr>
          <w:t>SaaS</w:t>
        </w:r>
        <w:r w:rsidR="00C422B4" w:rsidRPr="00EF24E2">
          <w:rPr>
            <w:rStyle w:val="af"/>
            <w:rFonts w:hint="eastAsia"/>
            <w:noProof/>
          </w:rPr>
          <w:t>服务的相关概念</w:t>
        </w:r>
        <w:r w:rsidR="00C422B4">
          <w:rPr>
            <w:noProof/>
            <w:webHidden/>
          </w:rPr>
          <w:tab/>
        </w:r>
        <w:r w:rsidR="00C422B4">
          <w:rPr>
            <w:noProof/>
            <w:webHidden/>
          </w:rPr>
          <w:fldChar w:fldCharType="begin"/>
        </w:r>
        <w:r w:rsidR="00C422B4">
          <w:rPr>
            <w:noProof/>
            <w:webHidden/>
          </w:rPr>
          <w:instrText xml:space="preserve"> PAGEREF _Toc498607479 \h </w:instrText>
        </w:r>
        <w:r w:rsidR="00C422B4">
          <w:rPr>
            <w:noProof/>
            <w:webHidden/>
          </w:rPr>
        </w:r>
        <w:r w:rsidR="00C422B4">
          <w:rPr>
            <w:noProof/>
            <w:webHidden/>
          </w:rPr>
          <w:fldChar w:fldCharType="separate"/>
        </w:r>
        <w:r w:rsidR="00C422B4">
          <w:rPr>
            <w:noProof/>
            <w:webHidden/>
          </w:rPr>
          <w:t>6</w:t>
        </w:r>
        <w:r w:rsidR="00C422B4">
          <w:rPr>
            <w:noProof/>
            <w:webHidden/>
          </w:rPr>
          <w:fldChar w:fldCharType="end"/>
        </w:r>
      </w:hyperlink>
    </w:p>
    <w:p w14:paraId="5B20286B" w14:textId="77777777" w:rsidR="00C422B4" w:rsidRDefault="001F5190">
      <w:pPr>
        <w:pStyle w:val="30"/>
        <w:tabs>
          <w:tab w:val="right" w:leader="dot" w:pos="8296"/>
        </w:tabs>
        <w:rPr>
          <w:rFonts w:asciiTheme="minorHAnsi" w:hAnsiTheme="minorHAnsi" w:cstheme="minorBidi"/>
          <w:noProof/>
          <w:kern w:val="2"/>
          <w:sz w:val="21"/>
        </w:rPr>
      </w:pPr>
      <w:hyperlink w:anchor="_Toc498607480" w:history="1">
        <w:r w:rsidR="00C422B4" w:rsidRPr="00EF24E2">
          <w:rPr>
            <w:rStyle w:val="af"/>
            <w:noProof/>
          </w:rPr>
          <w:t>2.1.2 SaaS</w:t>
        </w:r>
        <w:r w:rsidR="00C422B4" w:rsidRPr="00EF24E2">
          <w:rPr>
            <w:rStyle w:val="af"/>
            <w:rFonts w:hint="eastAsia"/>
            <w:noProof/>
          </w:rPr>
          <w:t>服务的成熟度模型及优势分析</w:t>
        </w:r>
        <w:r w:rsidR="00C422B4">
          <w:rPr>
            <w:noProof/>
            <w:webHidden/>
          </w:rPr>
          <w:tab/>
        </w:r>
        <w:r w:rsidR="00C422B4">
          <w:rPr>
            <w:noProof/>
            <w:webHidden/>
          </w:rPr>
          <w:fldChar w:fldCharType="begin"/>
        </w:r>
        <w:r w:rsidR="00C422B4">
          <w:rPr>
            <w:noProof/>
            <w:webHidden/>
          </w:rPr>
          <w:instrText xml:space="preserve"> PAGEREF _Toc498607480 \h </w:instrText>
        </w:r>
        <w:r w:rsidR="00C422B4">
          <w:rPr>
            <w:noProof/>
            <w:webHidden/>
          </w:rPr>
        </w:r>
        <w:r w:rsidR="00C422B4">
          <w:rPr>
            <w:noProof/>
            <w:webHidden/>
          </w:rPr>
          <w:fldChar w:fldCharType="separate"/>
        </w:r>
        <w:r w:rsidR="00C422B4">
          <w:rPr>
            <w:noProof/>
            <w:webHidden/>
          </w:rPr>
          <w:t>8</w:t>
        </w:r>
        <w:r w:rsidR="00C422B4">
          <w:rPr>
            <w:noProof/>
            <w:webHidden/>
          </w:rPr>
          <w:fldChar w:fldCharType="end"/>
        </w:r>
      </w:hyperlink>
    </w:p>
    <w:p w14:paraId="7BBB69A8" w14:textId="77777777" w:rsidR="00C422B4" w:rsidRDefault="001F5190">
      <w:pPr>
        <w:pStyle w:val="20"/>
        <w:tabs>
          <w:tab w:val="right" w:leader="dot" w:pos="8296"/>
        </w:tabs>
        <w:rPr>
          <w:rFonts w:asciiTheme="minorHAnsi" w:hAnsiTheme="minorHAnsi" w:cstheme="minorBidi"/>
          <w:noProof/>
          <w:kern w:val="2"/>
          <w:sz w:val="21"/>
        </w:rPr>
      </w:pPr>
      <w:hyperlink w:anchor="_Toc498607481" w:history="1">
        <w:r w:rsidR="00C422B4" w:rsidRPr="00EF24E2">
          <w:rPr>
            <w:rStyle w:val="af"/>
            <w:noProof/>
          </w:rPr>
          <w:t>2.2 SSM</w:t>
        </w:r>
        <w:r w:rsidR="00C422B4" w:rsidRPr="00EF24E2">
          <w:rPr>
            <w:rStyle w:val="af"/>
            <w:rFonts w:hint="eastAsia"/>
            <w:noProof/>
          </w:rPr>
          <w:t>框架及应用分析</w:t>
        </w:r>
        <w:r w:rsidR="00C422B4">
          <w:rPr>
            <w:noProof/>
            <w:webHidden/>
          </w:rPr>
          <w:tab/>
        </w:r>
        <w:r w:rsidR="00C422B4">
          <w:rPr>
            <w:noProof/>
            <w:webHidden/>
          </w:rPr>
          <w:fldChar w:fldCharType="begin"/>
        </w:r>
        <w:r w:rsidR="00C422B4">
          <w:rPr>
            <w:noProof/>
            <w:webHidden/>
          </w:rPr>
          <w:instrText xml:space="preserve"> PAGEREF _Toc498607481 \h </w:instrText>
        </w:r>
        <w:r w:rsidR="00C422B4">
          <w:rPr>
            <w:noProof/>
            <w:webHidden/>
          </w:rPr>
        </w:r>
        <w:r w:rsidR="00C422B4">
          <w:rPr>
            <w:noProof/>
            <w:webHidden/>
          </w:rPr>
          <w:fldChar w:fldCharType="separate"/>
        </w:r>
        <w:r w:rsidR="00C422B4">
          <w:rPr>
            <w:noProof/>
            <w:webHidden/>
          </w:rPr>
          <w:t>10</w:t>
        </w:r>
        <w:r w:rsidR="00C422B4">
          <w:rPr>
            <w:noProof/>
            <w:webHidden/>
          </w:rPr>
          <w:fldChar w:fldCharType="end"/>
        </w:r>
      </w:hyperlink>
    </w:p>
    <w:p w14:paraId="5FD15B99" w14:textId="77777777" w:rsidR="00C422B4" w:rsidRDefault="001F5190">
      <w:pPr>
        <w:pStyle w:val="20"/>
        <w:tabs>
          <w:tab w:val="right" w:leader="dot" w:pos="8296"/>
        </w:tabs>
        <w:rPr>
          <w:rFonts w:asciiTheme="minorHAnsi" w:hAnsiTheme="minorHAnsi" w:cstheme="minorBidi"/>
          <w:noProof/>
          <w:kern w:val="2"/>
          <w:sz w:val="21"/>
        </w:rPr>
      </w:pPr>
      <w:hyperlink w:anchor="_Toc498607482" w:history="1">
        <w:r w:rsidR="00C422B4" w:rsidRPr="00EF24E2">
          <w:rPr>
            <w:rStyle w:val="af"/>
            <w:noProof/>
          </w:rPr>
          <w:t>2.3 Android</w:t>
        </w:r>
        <w:r w:rsidR="00C422B4" w:rsidRPr="00EF24E2">
          <w:rPr>
            <w:rStyle w:val="af"/>
            <w:rFonts w:hint="eastAsia"/>
            <w:noProof/>
          </w:rPr>
          <w:t>应用技术</w:t>
        </w:r>
        <w:r w:rsidR="00C422B4">
          <w:rPr>
            <w:noProof/>
            <w:webHidden/>
          </w:rPr>
          <w:tab/>
        </w:r>
        <w:r w:rsidR="00C422B4">
          <w:rPr>
            <w:noProof/>
            <w:webHidden/>
          </w:rPr>
          <w:fldChar w:fldCharType="begin"/>
        </w:r>
        <w:r w:rsidR="00C422B4">
          <w:rPr>
            <w:noProof/>
            <w:webHidden/>
          </w:rPr>
          <w:instrText xml:space="preserve"> PAGEREF _Toc498607482 \h </w:instrText>
        </w:r>
        <w:r w:rsidR="00C422B4">
          <w:rPr>
            <w:noProof/>
            <w:webHidden/>
          </w:rPr>
        </w:r>
        <w:r w:rsidR="00C422B4">
          <w:rPr>
            <w:noProof/>
            <w:webHidden/>
          </w:rPr>
          <w:fldChar w:fldCharType="separate"/>
        </w:r>
        <w:r w:rsidR="00C422B4">
          <w:rPr>
            <w:noProof/>
            <w:webHidden/>
          </w:rPr>
          <w:t>14</w:t>
        </w:r>
        <w:r w:rsidR="00C422B4">
          <w:rPr>
            <w:noProof/>
            <w:webHidden/>
          </w:rPr>
          <w:fldChar w:fldCharType="end"/>
        </w:r>
      </w:hyperlink>
    </w:p>
    <w:p w14:paraId="7DB3E94D" w14:textId="77777777" w:rsidR="00C422B4" w:rsidRDefault="001F5190">
      <w:pPr>
        <w:pStyle w:val="20"/>
        <w:tabs>
          <w:tab w:val="right" w:leader="dot" w:pos="8296"/>
        </w:tabs>
        <w:rPr>
          <w:rFonts w:asciiTheme="minorHAnsi" w:hAnsiTheme="minorHAnsi" w:cstheme="minorBidi"/>
          <w:noProof/>
          <w:kern w:val="2"/>
          <w:sz w:val="21"/>
        </w:rPr>
      </w:pPr>
      <w:hyperlink w:anchor="_Toc498607483" w:history="1">
        <w:r w:rsidR="00C422B4" w:rsidRPr="00EF24E2">
          <w:rPr>
            <w:rStyle w:val="af"/>
            <w:noProof/>
          </w:rPr>
          <w:t>2.4 4G</w:t>
        </w:r>
        <w:r w:rsidR="00C422B4" w:rsidRPr="00EF24E2">
          <w:rPr>
            <w:rStyle w:val="af"/>
            <w:rFonts w:hint="eastAsia"/>
            <w:noProof/>
          </w:rPr>
          <w:t>无线通信和串口通信</w:t>
        </w:r>
        <w:r w:rsidR="00C422B4">
          <w:rPr>
            <w:noProof/>
            <w:webHidden/>
          </w:rPr>
          <w:tab/>
        </w:r>
        <w:r w:rsidR="00C422B4">
          <w:rPr>
            <w:noProof/>
            <w:webHidden/>
          </w:rPr>
          <w:fldChar w:fldCharType="begin"/>
        </w:r>
        <w:r w:rsidR="00C422B4">
          <w:rPr>
            <w:noProof/>
            <w:webHidden/>
          </w:rPr>
          <w:instrText xml:space="preserve"> PAGEREF _Toc498607483 \h </w:instrText>
        </w:r>
        <w:r w:rsidR="00C422B4">
          <w:rPr>
            <w:noProof/>
            <w:webHidden/>
          </w:rPr>
        </w:r>
        <w:r w:rsidR="00C422B4">
          <w:rPr>
            <w:noProof/>
            <w:webHidden/>
          </w:rPr>
          <w:fldChar w:fldCharType="separate"/>
        </w:r>
        <w:r w:rsidR="00C422B4">
          <w:rPr>
            <w:noProof/>
            <w:webHidden/>
          </w:rPr>
          <w:t>15</w:t>
        </w:r>
        <w:r w:rsidR="00C422B4">
          <w:rPr>
            <w:noProof/>
            <w:webHidden/>
          </w:rPr>
          <w:fldChar w:fldCharType="end"/>
        </w:r>
      </w:hyperlink>
    </w:p>
    <w:p w14:paraId="7A0A1E50" w14:textId="77777777" w:rsidR="00C422B4" w:rsidRDefault="001F5190">
      <w:pPr>
        <w:pStyle w:val="20"/>
        <w:tabs>
          <w:tab w:val="right" w:leader="dot" w:pos="8296"/>
        </w:tabs>
        <w:rPr>
          <w:rFonts w:asciiTheme="minorHAnsi" w:hAnsiTheme="minorHAnsi" w:cstheme="minorBidi"/>
          <w:noProof/>
          <w:kern w:val="2"/>
          <w:sz w:val="21"/>
        </w:rPr>
      </w:pPr>
      <w:hyperlink w:anchor="_Toc498607484" w:history="1">
        <w:r w:rsidR="00C422B4" w:rsidRPr="00EF24E2">
          <w:rPr>
            <w:rStyle w:val="af"/>
            <w:noProof/>
          </w:rPr>
          <w:t xml:space="preserve">2.5 </w:t>
        </w:r>
        <w:r w:rsidR="00C422B4" w:rsidRPr="00EF24E2">
          <w:rPr>
            <w:rStyle w:val="af"/>
            <w:rFonts w:hint="eastAsia"/>
            <w:noProof/>
          </w:rPr>
          <w:t>本章小结</w:t>
        </w:r>
        <w:r w:rsidR="00C422B4">
          <w:rPr>
            <w:noProof/>
            <w:webHidden/>
          </w:rPr>
          <w:tab/>
        </w:r>
        <w:r w:rsidR="00C422B4">
          <w:rPr>
            <w:noProof/>
            <w:webHidden/>
          </w:rPr>
          <w:fldChar w:fldCharType="begin"/>
        </w:r>
        <w:r w:rsidR="00C422B4">
          <w:rPr>
            <w:noProof/>
            <w:webHidden/>
          </w:rPr>
          <w:instrText xml:space="preserve"> PAGEREF _Toc498607484 \h </w:instrText>
        </w:r>
        <w:r w:rsidR="00C422B4">
          <w:rPr>
            <w:noProof/>
            <w:webHidden/>
          </w:rPr>
        </w:r>
        <w:r w:rsidR="00C422B4">
          <w:rPr>
            <w:noProof/>
            <w:webHidden/>
          </w:rPr>
          <w:fldChar w:fldCharType="separate"/>
        </w:r>
        <w:r w:rsidR="00C422B4">
          <w:rPr>
            <w:noProof/>
            <w:webHidden/>
          </w:rPr>
          <w:t>16</w:t>
        </w:r>
        <w:r w:rsidR="00C422B4">
          <w:rPr>
            <w:noProof/>
            <w:webHidden/>
          </w:rPr>
          <w:fldChar w:fldCharType="end"/>
        </w:r>
      </w:hyperlink>
    </w:p>
    <w:p w14:paraId="7139E044" w14:textId="77777777" w:rsidR="00C422B4" w:rsidRDefault="001F5190">
      <w:pPr>
        <w:pStyle w:val="11"/>
        <w:rPr>
          <w:rFonts w:asciiTheme="minorHAnsi" w:hAnsiTheme="minorHAnsi" w:cstheme="minorBidi"/>
          <w:noProof/>
          <w:kern w:val="2"/>
          <w:sz w:val="21"/>
        </w:rPr>
      </w:pPr>
      <w:hyperlink w:anchor="_Toc498607485" w:history="1">
        <w:r w:rsidR="00C422B4" w:rsidRPr="00EF24E2">
          <w:rPr>
            <w:rStyle w:val="af"/>
            <w:rFonts w:hint="eastAsia"/>
            <w:noProof/>
          </w:rPr>
          <w:t>第</w:t>
        </w:r>
        <w:r w:rsidR="00C422B4" w:rsidRPr="00EF24E2">
          <w:rPr>
            <w:rStyle w:val="af"/>
            <w:noProof/>
          </w:rPr>
          <w:t>3</w:t>
        </w:r>
        <w:r w:rsidR="00C422B4" w:rsidRPr="00EF24E2">
          <w:rPr>
            <w:rStyle w:val="af"/>
            <w:rFonts w:hint="eastAsia"/>
            <w:noProof/>
          </w:rPr>
          <w:t>章</w:t>
        </w:r>
        <w:r w:rsidR="00C422B4" w:rsidRPr="00EF24E2">
          <w:rPr>
            <w:rStyle w:val="af"/>
            <w:noProof/>
          </w:rPr>
          <w:t xml:space="preserve"> </w:t>
        </w:r>
        <w:r w:rsidR="00C422B4" w:rsidRPr="00EF24E2">
          <w:rPr>
            <w:rStyle w:val="af"/>
            <w:rFonts w:hint="eastAsia"/>
            <w:noProof/>
          </w:rPr>
          <w:t>自动售货机云平台系统的需求分析</w:t>
        </w:r>
        <w:r w:rsidR="00C422B4">
          <w:rPr>
            <w:noProof/>
            <w:webHidden/>
          </w:rPr>
          <w:tab/>
        </w:r>
        <w:r w:rsidR="00C422B4">
          <w:rPr>
            <w:noProof/>
            <w:webHidden/>
          </w:rPr>
          <w:fldChar w:fldCharType="begin"/>
        </w:r>
        <w:r w:rsidR="00C422B4">
          <w:rPr>
            <w:noProof/>
            <w:webHidden/>
          </w:rPr>
          <w:instrText xml:space="preserve"> PAGEREF _Toc498607485 \h </w:instrText>
        </w:r>
        <w:r w:rsidR="00C422B4">
          <w:rPr>
            <w:noProof/>
            <w:webHidden/>
          </w:rPr>
        </w:r>
        <w:r w:rsidR="00C422B4">
          <w:rPr>
            <w:noProof/>
            <w:webHidden/>
          </w:rPr>
          <w:fldChar w:fldCharType="separate"/>
        </w:r>
        <w:r w:rsidR="00C422B4">
          <w:rPr>
            <w:noProof/>
            <w:webHidden/>
          </w:rPr>
          <w:t>17</w:t>
        </w:r>
        <w:r w:rsidR="00C422B4">
          <w:rPr>
            <w:noProof/>
            <w:webHidden/>
          </w:rPr>
          <w:fldChar w:fldCharType="end"/>
        </w:r>
      </w:hyperlink>
    </w:p>
    <w:p w14:paraId="545D7E9F" w14:textId="77777777" w:rsidR="00C422B4" w:rsidRDefault="001F5190">
      <w:pPr>
        <w:pStyle w:val="20"/>
        <w:tabs>
          <w:tab w:val="right" w:leader="dot" w:pos="8296"/>
        </w:tabs>
        <w:rPr>
          <w:rFonts w:asciiTheme="minorHAnsi" w:hAnsiTheme="minorHAnsi" w:cstheme="minorBidi"/>
          <w:noProof/>
          <w:kern w:val="2"/>
          <w:sz w:val="21"/>
        </w:rPr>
      </w:pPr>
      <w:hyperlink w:anchor="_Toc498607486" w:history="1">
        <w:r w:rsidR="00C422B4" w:rsidRPr="00EF24E2">
          <w:rPr>
            <w:rStyle w:val="af"/>
            <w:noProof/>
          </w:rPr>
          <w:t xml:space="preserve">3.1 </w:t>
        </w:r>
        <w:r w:rsidR="00C422B4" w:rsidRPr="00EF24E2">
          <w:rPr>
            <w:rStyle w:val="af"/>
            <w:rFonts w:hint="eastAsia"/>
            <w:noProof/>
          </w:rPr>
          <w:t>自动售货机云平台系统的研究目标</w:t>
        </w:r>
        <w:r w:rsidR="00C422B4">
          <w:rPr>
            <w:noProof/>
            <w:webHidden/>
          </w:rPr>
          <w:tab/>
        </w:r>
        <w:r w:rsidR="00C422B4">
          <w:rPr>
            <w:noProof/>
            <w:webHidden/>
          </w:rPr>
          <w:fldChar w:fldCharType="begin"/>
        </w:r>
        <w:r w:rsidR="00C422B4">
          <w:rPr>
            <w:noProof/>
            <w:webHidden/>
          </w:rPr>
          <w:instrText xml:space="preserve"> PAGEREF _Toc498607486 \h </w:instrText>
        </w:r>
        <w:r w:rsidR="00C422B4">
          <w:rPr>
            <w:noProof/>
            <w:webHidden/>
          </w:rPr>
        </w:r>
        <w:r w:rsidR="00C422B4">
          <w:rPr>
            <w:noProof/>
            <w:webHidden/>
          </w:rPr>
          <w:fldChar w:fldCharType="separate"/>
        </w:r>
        <w:r w:rsidR="00C422B4">
          <w:rPr>
            <w:noProof/>
            <w:webHidden/>
          </w:rPr>
          <w:t>17</w:t>
        </w:r>
        <w:r w:rsidR="00C422B4">
          <w:rPr>
            <w:noProof/>
            <w:webHidden/>
          </w:rPr>
          <w:fldChar w:fldCharType="end"/>
        </w:r>
      </w:hyperlink>
    </w:p>
    <w:p w14:paraId="21CF8596" w14:textId="77777777" w:rsidR="00C422B4" w:rsidRDefault="001F5190">
      <w:pPr>
        <w:pStyle w:val="20"/>
        <w:tabs>
          <w:tab w:val="right" w:leader="dot" w:pos="8296"/>
        </w:tabs>
        <w:rPr>
          <w:rFonts w:asciiTheme="minorHAnsi" w:hAnsiTheme="minorHAnsi" w:cstheme="minorBidi"/>
          <w:noProof/>
          <w:kern w:val="2"/>
          <w:sz w:val="21"/>
        </w:rPr>
      </w:pPr>
      <w:hyperlink w:anchor="_Toc498607487" w:history="1">
        <w:r w:rsidR="00C422B4" w:rsidRPr="00EF24E2">
          <w:rPr>
            <w:rStyle w:val="af"/>
            <w:noProof/>
          </w:rPr>
          <w:t xml:space="preserve">3.2 </w:t>
        </w:r>
        <w:r w:rsidR="00C422B4" w:rsidRPr="00EF24E2">
          <w:rPr>
            <w:rStyle w:val="af"/>
            <w:rFonts w:hint="eastAsia"/>
            <w:noProof/>
          </w:rPr>
          <w:t>自动售货机云平台系统解决的问题</w:t>
        </w:r>
        <w:r w:rsidR="00C422B4">
          <w:rPr>
            <w:noProof/>
            <w:webHidden/>
          </w:rPr>
          <w:tab/>
        </w:r>
        <w:r w:rsidR="00C422B4">
          <w:rPr>
            <w:noProof/>
            <w:webHidden/>
          </w:rPr>
          <w:fldChar w:fldCharType="begin"/>
        </w:r>
        <w:r w:rsidR="00C422B4">
          <w:rPr>
            <w:noProof/>
            <w:webHidden/>
          </w:rPr>
          <w:instrText xml:space="preserve"> PAGEREF _Toc498607487 \h </w:instrText>
        </w:r>
        <w:r w:rsidR="00C422B4">
          <w:rPr>
            <w:noProof/>
            <w:webHidden/>
          </w:rPr>
        </w:r>
        <w:r w:rsidR="00C422B4">
          <w:rPr>
            <w:noProof/>
            <w:webHidden/>
          </w:rPr>
          <w:fldChar w:fldCharType="separate"/>
        </w:r>
        <w:r w:rsidR="00C422B4">
          <w:rPr>
            <w:noProof/>
            <w:webHidden/>
          </w:rPr>
          <w:t>17</w:t>
        </w:r>
        <w:r w:rsidR="00C422B4">
          <w:rPr>
            <w:noProof/>
            <w:webHidden/>
          </w:rPr>
          <w:fldChar w:fldCharType="end"/>
        </w:r>
      </w:hyperlink>
    </w:p>
    <w:p w14:paraId="31448D95" w14:textId="77777777" w:rsidR="00C422B4" w:rsidRDefault="001F5190">
      <w:pPr>
        <w:pStyle w:val="20"/>
        <w:tabs>
          <w:tab w:val="right" w:leader="dot" w:pos="8296"/>
        </w:tabs>
        <w:rPr>
          <w:rFonts w:asciiTheme="minorHAnsi" w:hAnsiTheme="minorHAnsi" w:cstheme="minorBidi"/>
          <w:noProof/>
          <w:kern w:val="2"/>
          <w:sz w:val="21"/>
        </w:rPr>
      </w:pPr>
      <w:hyperlink w:anchor="_Toc498607488" w:history="1">
        <w:r w:rsidR="00C422B4" w:rsidRPr="00EF24E2">
          <w:rPr>
            <w:rStyle w:val="af"/>
            <w:noProof/>
          </w:rPr>
          <w:t xml:space="preserve">3.3 </w:t>
        </w:r>
        <w:r w:rsidR="00C422B4" w:rsidRPr="00EF24E2">
          <w:rPr>
            <w:rStyle w:val="af"/>
            <w:rFonts w:hint="eastAsia"/>
            <w:noProof/>
          </w:rPr>
          <w:t>云平台系统及终端系统的需求分析</w:t>
        </w:r>
        <w:r w:rsidR="00C422B4">
          <w:rPr>
            <w:noProof/>
            <w:webHidden/>
          </w:rPr>
          <w:tab/>
        </w:r>
        <w:r w:rsidR="00C422B4">
          <w:rPr>
            <w:noProof/>
            <w:webHidden/>
          </w:rPr>
          <w:fldChar w:fldCharType="begin"/>
        </w:r>
        <w:r w:rsidR="00C422B4">
          <w:rPr>
            <w:noProof/>
            <w:webHidden/>
          </w:rPr>
          <w:instrText xml:space="preserve"> PAGEREF _Toc498607488 \h </w:instrText>
        </w:r>
        <w:r w:rsidR="00C422B4">
          <w:rPr>
            <w:noProof/>
            <w:webHidden/>
          </w:rPr>
        </w:r>
        <w:r w:rsidR="00C422B4">
          <w:rPr>
            <w:noProof/>
            <w:webHidden/>
          </w:rPr>
          <w:fldChar w:fldCharType="separate"/>
        </w:r>
        <w:r w:rsidR="00C422B4">
          <w:rPr>
            <w:noProof/>
            <w:webHidden/>
          </w:rPr>
          <w:t>18</w:t>
        </w:r>
        <w:r w:rsidR="00C422B4">
          <w:rPr>
            <w:noProof/>
            <w:webHidden/>
          </w:rPr>
          <w:fldChar w:fldCharType="end"/>
        </w:r>
      </w:hyperlink>
    </w:p>
    <w:p w14:paraId="2DF8488C" w14:textId="77777777" w:rsidR="00C422B4" w:rsidRDefault="001F5190">
      <w:pPr>
        <w:pStyle w:val="30"/>
        <w:tabs>
          <w:tab w:val="right" w:leader="dot" w:pos="8296"/>
        </w:tabs>
        <w:rPr>
          <w:rFonts w:asciiTheme="minorHAnsi" w:hAnsiTheme="minorHAnsi" w:cstheme="minorBidi"/>
          <w:noProof/>
          <w:kern w:val="2"/>
          <w:sz w:val="21"/>
        </w:rPr>
      </w:pPr>
      <w:hyperlink w:anchor="_Toc498607489" w:history="1">
        <w:r w:rsidR="00C422B4" w:rsidRPr="00EF24E2">
          <w:rPr>
            <w:rStyle w:val="af"/>
            <w:noProof/>
          </w:rPr>
          <w:t xml:space="preserve">3.3.1 </w:t>
        </w:r>
        <w:r w:rsidR="00C422B4" w:rsidRPr="00EF24E2">
          <w:rPr>
            <w:rStyle w:val="af"/>
            <w:rFonts w:hint="eastAsia"/>
            <w:noProof/>
          </w:rPr>
          <w:t>自动售货机云平台系统需求分析</w:t>
        </w:r>
        <w:r w:rsidR="00C422B4">
          <w:rPr>
            <w:noProof/>
            <w:webHidden/>
          </w:rPr>
          <w:tab/>
        </w:r>
        <w:r w:rsidR="00C422B4">
          <w:rPr>
            <w:noProof/>
            <w:webHidden/>
          </w:rPr>
          <w:fldChar w:fldCharType="begin"/>
        </w:r>
        <w:r w:rsidR="00C422B4">
          <w:rPr>
            <w:noProof/>
            <w:webHidden/>
          </w:rPr>
          <w:instrText xml:space="preserve"> PAGEREF _Toc498607489 \h </w:instrText>
        </w:r>
        <w:r w:rsidR="00C422B4">
          <w:rPr>
            <w:noProof/>
            <w:webHidden/>
          </w:rPr>
        </w:r>
        <w:r w:rsidR="00C422B4">
          <w:rPr>
            <w:noProof/>
            <w:webHidden/>
          </w:rPr>
          <w:fldChar w:fldCharType="separate"/>
        </w:r>
        <w:r w:rsidR="00C422B4">
          <w:rPr>
            <w:noProof/>
            <w:webHidden/>
          </w:rPr>
          <w:t>18</w:t>
        </w:r>
        <w:r w:rsidR="00C422B4">
          <w:rPr>
            <w:noProof/>
            <w:webHidden/>
          </w:rPr>
          <w:fldChar w:fldCharType="end"/>
        </w:r>
      </w:hyperlink>
    </w:p>
    <w:p w14:paraId="2903FE46" w14:textId="77777777" w:rsidR="00C422B4" w:rsidRDefault="001F5190">
      <w:pPr>
        <w:pStyle w:val="30"/>
        <w:tabs>
          <w:tab w:val="right" w:leader="dot" w:pos="8296"/>
        </w:tabs>
        <w:rPr>
          <w:rFonts w:asciiTheme="minorHAnsi" w:hAnsiTheme="minorHAnsi" w:cstheme="minorBidi"/>
          <w:noProof/>
          <w:kern w:val="2"/>
          <w:sz w:val="21"/>
        </w:rPr>
      </w:pPr>
      <w:hyperlink w:anchor="_Toc498607490" w:history="1">
        <w:r w:rsidR="00C422B4" w:rsidRPr="00EF24E2">
          <w:rPr>
            <w:rStyle w:val="af"/>
            <w:noProof/>
          </w:rPr>
          <w:t>3.3.2 Android</w:t>
        </w:r>
        <w:r w:rsidR="00C422B4" w:rsidRPr="00EF24E2">
          <w:rPr>
            <w:rStyle w:val="af"/>
            <w:rFonts w:hint="eastAsia"/>
            <w:noProof/>
          </w:rPr>
          <w:t>终端应用需求分析</w:t>
        </w:r>
        <w:r w:rsidR="00C422B4">
          <w:rPr>
            <w:noProof/>
            <w:webHidden/>
          </w:rPr>
          <w:tab/>
        </w:r>
        <w:r w:rsidR="00C422B4">
          <w:rPr>
            <w:noProof/>
            <w:webHidden/>
          </w:rPr>
          <w:fldChar w:fldCharType="begin"/>
        </w:r>
        <w:r w:rsidR="00C422B4">
          <w:rPr>
            <w:noProof/>
            <w:webHidden/>
          </w:rPr>
          <w:instrText xml:space="preserve"> PAGEREF _Toc498607490 \h </w:instrText>
        </w:r>
        <w:r w:rsidR="00C422B4">
          <w:rPr>
            <w:noProof/>
            <w:webHidden/>
          </w:rPr>
        </w:r>
        <w:r w:rsidR="00C422B4">
          <w:rPr>
            <w:noProof/>
            <w:webHidden/>
          </w:rPr>
          <w:fldChar w:fldCharType="separate"/>
        </w:r>
        <w:r w:rsidR="00C422B4">
          <w:rPr>
            <w:noProof/>
            <w:webHidden/>
          </w:rPr>
          <w:t>20</w:t>
        </w:r>
        <w:r w:rsidR="00C422B4">
          <w:rPr>
            <w:noProof/>
            <w:webHidden/>
          </w:rPr>
          <w:fldChar w:fldCharType="end"/>
        </w:r>
      </w:hyperlink>
    </w:p>
    <w:p w14:paraId="193E8DFC" w14:textId="77777777" w:rsidR="00C422B4" w:rsidRDefault="001F5190">
      <w:pPr>
        <w:pStyle w:val="20"/>
        <w:tabs>
          <w:tab w:val="right" w:leader="dot" w:pos="8296"/>
        </w:tabs>
        <w:rPr>
          <w:rFonts w:asciiTheme="minorHAnsi" w:hAnsiTheme="minorHAnsi" w:cstheme="minorBidi"/>
          <w:noProof/>
          <w:kern w:val="2"/>
          <w:sz w:val="21"/>
        </w:rPr>
      </w:pPr>
      <w:hyperlink w:anchor="_Toc498607491" w:history="1">
        <w:r w:rsidR="00C422B4" w:rsidRPr="00EF24E2">
          <w:rPr>
            <w:rStyle w:val="af"/>
            <w:noProof/>
          </w:rPr>
          <w:t xml:space="preserve">3.5 </w:t>
        </w:r>
        <w:r w:rsidR="00C422B4" w:rsidRPr="00EF24E2">
          <w:rPr>
            <w:rStyle w:val="af"/>
            <w:rFonts w:hint="eastAsia"/>
            <w:noProof/>
          </w:rPr>
          <w:t>本章小结</w:t>
        </w:r>
        <w:r w:rsidR="00C422B4">
          <w:rPr>
            <w:noProof/>
            <w:webHidden/>
          </w:rPr>
          <w:tab/>
        </w:r>
        <w:r w:rsidR="00C422B4">
          <w:rPr>
            <w:noProof/>
            <w:webHidden/>
          </w:rPr>
          <w:fldChar w:fldCharType="begin"/>
        </w:r>
        <w:r w:rsidR="00C422B4">
          <w:rPr>
            <w:noProof/>
            <w:webHidden/>
          </w:rPr>
          <w:instrText xml:space="preserve"> PAGEREF _Toc498607491 \h </w:instrText>
        </w:r>
        <w:r w:rsidR="00C422B4">
          <w:rPr>
            <w:noProof/>
            <w:webHidden/>
          </w:rPr>
        </w:r>
        <w:r w:rsidR="00C422B4">
          <w:rPr>
            <w:noProof/>
            <w:webHidden/>
          </w:rPr>
          <w:fldChar w:fldCharType="separate"/>
        </w:r>
        <w:r w:rsidR="00C422B4">
          <w:rPr>
            <w:noProof/>
            <w:webHidden/>
          </w:rPr>
          <w:t>22</w:t>
        </w:r>
        <w:r w:rsidR="00C422B4">
          <w:rPr>
            <w:noProof/>
            <w:webHidden/>
          </w:rPr>
          <w:fldChar w:fldCharType="end"/>
        </w:r>
      </w:hyperlink>
    </w:p>
    <w:p w14:paraId="0FD9CC20" w14:textId="77777777" w:rsidR="00C422B4" w:rsidRDefault="001F5190">
      <w:pPr>
        <w:pStyle w:val="11"/>
        <w:rPr>
          <w:rFonts w:asciiTheme="minorHAnsi" w:hAnsiTheme="minorHAnsi" w:cstheme="minorBidi"/>
          <w:noProof/>
          <w:kern w:val="2"/>
          <w:sz w:val="21"/>
        </w:rPr>
      </w:pPr>
      <w:hyperlink w:anchor="_Toc498607492" w:history="1">
        <w:r w:rsidR="00C422B4" w:rsidRPr="00EF24E2">
          <w:rPr>
            <w:rStyle w:val="af"/>
            <w:rFonts w:hint="eastAsia"/>
            <w:noProof/>
          </w:rPr>
          <w:t>第</w:t>
        </w:r>
        <w:r w:rsidR="00C422B4" w:rsidRPr="00EF24E2">
          <w:rPr>
            <w:rStyle w:val="af"/>
            <w:noProof/>
          </w:rPr>
          <w:t>4</w:t>
        </w:r>
        <w:r w:rsidR="00C422B4" w:rsidRPr="00EF24E2">
          <w:rPr>
            <w:rStyle w:val="af"/>
            <w:rFonts w:hint="eastAsia"/>
            <w:noProof/>
          </w:rPr>
          <w:t>章</w:t>
        </w:r>
        <w:r w:rsidR="00C422B4" w:rsidRPr="00EF24E2">
          <w:rPr>
            <w:rStyle w:val="af"/>
            <w:noProof/>
          </w:rPr>
          <w:t xml:space="preserve"> </w:t>
        </w:r>
        <w:r w:rsidR="00C422B4" w:rsidRPr="00EF24E2">
          <w:rPr>
            <w:rStyle w:val="af"/>
            <w:rFonts w:hint="eastAsia"/>
            <w:noProof/>
          </w:rPr>
          <w:t>自动售货机云平台系统的架构设计</w:t>
        </w:r>
        <w:r w:rsidR="00C422B4">
          <w:rPr>
            <w:noProof/>
            <w:webHidden/>
          </w:rPr>
          <w:tab/>
        </w:r>
        <w:r w:rsidR="00C422B4">
          <w:rPr>
            <w:noProof/>
            <w:webHidden/>
          </w:rPr>
          <w:fldChar w:fldCharType="begin"/>
        </w:r>
        <w:r w:rsidR="00C422B4">
          <w:rPr>
            <w:noProof/>
            <w:webHidden/>
          </w:rPr>
          <w:instrText xml:space="preserve"> PAGEREF _Toc498607492 \h </w:instrText>
        </w:r>
        <w:r w:rsidR="00C422B4">
          <w:rPr>
            <w:noProof/>
            <w:webHidden/>
          </w:rPr>
        </w:r>
        <w:r w:rsidR="00C422B4">
          <w:rPr>
            <w:noProof/>
            <w:webHidden/>
          </w:rPr>
          <w:fldChar w:fldCharType="separate"/>
        </w:r>
        <w:r w:rsidR="00C422B4">
          <w:rPr>
            <w:noProof/>
            <w:webHidden/>
          </w:rPr>
          <w:t>23</w:t>
        </w:r>
        <w:r w:rsidR="00C422B4">
          <w:rPr>
            <w:noProof/>
            <w:webHidden/>
          </w:rPr>
          <w:fldChar w:fldCharType="end"/>
        </w:r>
      </w:hyperlink>
    </w:p>
    <w:p w14:paraId="3178975B" w14:textId="77777777" w:rsidR="00C422B4" w:rsidRDefault="001F5190">
      <w:pPr>
        <w:pStyle w:val="20"/>
        <w:tabs>
          <w:tab w:val="right" w:leader="dot" w:pos="8296"/>
        </w:tabs>
        <w:rPr>
          <w:rFonts w:asciiTheme="minorHAnsi" w:hAnsiTheme="minorHAnsi" w:cstheme="minorBidi"/>
          <w:noProof/>
          <w:kern w:val="2"/>
          <w:sz w:val="21"/>
        </w:rPr>
      </w:pPr>
      <w:hyperlink w:anchor="_Toc498607493" w:history="1">
        <w:r w:rsidR="00C422B4" w:rsidRPr="00EF24E2">
          <w:rPr>
            <w:rStyle w:val="af"/>
            <w:noProof/>
          </w:rPr>
          <w:t xml:space="preserve">4.1 </w:t>
        </w:r>
        <w:r w:rsidR="00C422B4" w:rsidRPr="00EF24E2">
          <w:rPr>
            <w:rStyle w:val="af"/>
            <w:rFonts w:hint="eastAsia"/>
            <w:noProof/>
          </w:rPr>
          <w:t>自动售货机云平台系统的技术架构设计</w:t>
        </w:r>
        <w:r w:rsidR="00C422B4">
          <w:rPr>
            <w:noProof/>
            <w:webHidden/>
          </w:rPr>
          <w:tab/>
        </w:r>
        <w:r w:rsidR="00C422B4">
          <w:rPr>
            <w:noProof/>
            <w:webHidden/>
          </w:rPr>
          <w:fldChar w:fldCharType="begin"/>
        </w:r>
        <w:r w:rsidR="00C422B4">
          <w:rPr>
            <w:noProof/>
            <w:webHidden/>
          </w:rPr>
          <w:instrText xml:space="preserve"> PAGEREF _Toc498607493 \h </w:instrText>
        </w:r>
        <w:r w:rsidR="00C422B4">
          <w:rPr>
            <w:noProof/>
            <w:webHidden/>
          </w:rPr>
        </w:r>
        <w:r w:rsidR="00C422B4">
          <w:rPr>
            <w:noProof/>
            <w:webHidden/>
          </w:rPr>
          <w:fldChar w:fldCharType="separate"/>
        </w:r>
        <w:r w:rsidR="00C422B4">
          <w:rPr>
            <w:noProof/>
            <w:webHidden/>
          </w:rPr>
          <w:t>23</w:t>
        </w:r>
        <w:r w:rsidR="00C422B4">
          <w:rPr>
            <w:noProof/>
            <w:webHidden/>
          </w:rPr>
          <w:fldChar w:fldCharType="end"/>
        </w:r>
      </w:hyperlink>
    </w:p>
    <w:p w14:paraId="7A534C95" w14:textId="77777777" w:rsidR="00C422B4" w:rsidRDefault="001F5190">
      <w:pPr>
        <w:pStyle w:val="30"/>
        <w:tabs>
          <w:tab w:val="right" w:leader="dot" w:pos="8296"/>
        </w:tabs>
        <w:rPr>
          <w:rFonts w:asciiTheme="minorHAnsi" w:hAnsiTheme="minorHAnsi" w:cstheme="minorBidi"/>
          <w:noProof/>
          <w:kern w:val="2"/>
          <w:sz w:val="21"/>
        </w:rPr>
      </w:pPr>
      <w:hyperlink w:anchor="_Toc498607494" w:history="1">
        <w:r w:rsidR="00C422B4" w:rsidRPr="00EF24E2">
          <w:rPr>
            <w:rStyle w:val="af"/>
            <w:noProof/>
          </w:rPr>
          <w:t xml:space="preserve">4.1.1 </w:t>
        </w:r>
        <w:r w:rsidR="00C422B4" w:rsidRPr="00EF24E2">
          <w:rPr>
            <w:rStyle w:val="af"/>
            <w:rFonts w:hint="eastAsia"/>
            <w:noProof/>
          </w:rPr>
          <w:t>自动售货机的网络结构改进</w:t>
        </w:r>
        <w:r w:rsidR="00C422B4">
          <w:rPr>
            <w:noProof/>
            <w:webHidden/>
          </w:rPr>
          <w:tab/>
        </w:r>
        <w:r w:rsidR="00C422B4">
          <w:rPr>
            <w:noProof/>
            <w:webHidden/>
          </w:rPr>
          <w:fldChar w:fldCharType="begin"/>
        </w:r>
        <w:r w:rsidR="00C422B4">
          <w:rPr>
            <w:noProof/>
            <w:webHidden/>
          </w:rPr>
          <w:instrText xml:space="preserve"> PAGEREF _Toc498607494 \h </w:instrText>
        </w:r>
        <w:r w:rsidR="00C422B4">
          <w:rPr>
            <w:noProof/>
            <w:webHidden/>
          </w:rPr>
        </w:r>
        <w:r w:rsidR="00C422B4">
          <w:rPr>
            <w:noProof/>
            <w:webHidden/>
          </w:rPr>
          <w:fldChar w:fldCharType="separate"/>
        </w:r>
        <w:r w:rsidR="00C422B4">
          <w:rPr>
            <w:noProof/>
            <w:webHidden/>
          </w:rPr>
          <w:t>23</w:t>
        </w:r>
        <w:r w:rsidR="00C422B4">
          <w:rPr>
            <w:noProof/>
            <w:webHidden/>
          </w:rPr>
          <w:fldChar w:fldCharType="end"/>
        </w:r>
      </w:hyperlink>
    </w:p>
    <w:p w14:paraId="68ADD7C1" w14:textId="77777777" w:rsidR="00C422B4" w:rsidRDefault="001F5190">
      <w:pPr>
        <w:pStyle w:val="30"/>
        <w:tabs>
          <w:tab w:val="right" w:leader="dot" w:pos="8296"/>
        </w:tabs>
        <w:rPr>
          <w:rFonts w:asciiTheme="minorHAnsi" w:hAnsiTheme="minorHAnsi" w:cstheme="minorBidi"/>
          <w:noProof/>
          <w:kern w:val="2"/>
          <w:sz w:val="21"/>
        </w:rPr>
      </w:pPr>
      <w:hyperlink w:anchor="_Toc498607495" w:history="1">
        <w:r w:rsidR="00C422B4" w:rsidRPr="00EF24E2">
          <w:rPr>
            <w:rStyle w:val="af"/>
            <w:noProof/>
          </w:rPr>
          <w:t xml:space="preserve">4.1.2 </w:t>
        </w:r>
        <w:r w:rsidR="00C422B4" w:rsidRPr="00EF24E2">
          <w:rPr>
            <w:rStyle w:val="af"/>
            <w:rFonts w:hint="eastAsia"/>
            <w:noProof/>
          </w:rPr>
          <w:t>自动售货机终端的通信设计</w:t>
        </w:r>
        <w:r w:rsidR="00C422B4">
          <w:rPr>
            <w:noProof/>
            <w:webHidden/>
          </w:rPr>
          <w:tab/>
        </w:r>
        <w:r w:rsidR="00C422B4">
          <w:rPr>
            <w:noProof/>
            <w:webHidden/>
          </w:rPr>
          <w:fldChar w:fldCharType="begin"/>
        </w:r>
        <w:r w:rsidR="00C422B4">
          <w:rPr>
            <w:noProof/>
            <w:webHidden/>
          </w:rPr>
          <w:instrText xml:space="preserve"> PAGEREF _Toc498607495 \h </w:instrText>
        </w:r>
        <w:r w:rsidR="00C422B4">
          <w:rPr>
            <w:noProof/>
            <w:webHidden/>
          </w:rPr>
        </w:r>
        <w:r w:rsidR="00C422B4">
          <w:rPr>
            <w:noProof/>
            <w:webHidden/>
          </w:rPr>
          <w:fldChar w:fldCharType="separate"/>
        </w:r>
        <w:r w:rsidR="00C422B4">
          <w:rPr>
            <w:noProof/>
            <w:webHidden/>
          </w:rPr>
          <w:t>24</w:t>
        </w:r>
        <w:r w:rsidR="00C422B4">
          <w:rPr>
            <w:noProof/>
            <w:webHidden/>
          </w:rPr>
          <w:fldChar w:fldCharType="end"/>
        </w:r>
      </w:hyperlink>
    </w:p>
    <w:p w14:paraId="703AE90B" w14:textId="77777777" w:rsidR="00C422B4" w:rsidRDefault="001F5190">
      <w:pPr>
        <w:pStyle w:val="30"/>
        <w:tabs>
          <w:tab w:val="right" w:leader="dot" w:pos="8296"/>
        </w:tabs>
        <w:rPr>
          <w:rFonts w:asciiTheme="minorHAnsi" w:hAnsiTheme="minorHAnsi" w:cstheme="minorBidi"/>
          <w:noProof/>
          <w:kern w:val="2"/>
          <w:sz w:val="21"/>
        </w:rPr>
      </w:pPr>
      <w:hyperlink w:anchor="_Toc498607496" w:history="1">
        <w:r w:rsidR="00C422B4" w:rsidRPr="00EF24E2">
          <w:rPr>
            <w:rStyle w:val="af"/>
            <w:noProof/>
          </w:rPr>
          <w:t xml:space="preserve">4.1.3 </w:t>
        </w:r>
        <w:r w:rsidR="00C422B4" w:rsidRPr="00EF24E2">
          <w:rPr>
            <w:rStyle w:val="af"/>
            <w:rFonts w:hint="eastAsia"/>
            <w:noProof/>
          </w:rPr>
          <w:t>自动售货机云平台的软件体系架构</w:t>
        </w:r>
        <w:r w:rsidR="00C422B4">
          <w:rPr>
            <w:noProof/>
            <w:webHidden/>
          </w:rPr>
          <w:tab/>
        </w:r>
        <w:r w:rsidR="00C422B4">
          <w:rPr>
            <w:noProof/>
            <w:webHidden/>
          </w:rPr>
          <w:fldChar w:fldCharType="begin"/>
        </w:r>
        <w:r w:rsidR="00C422B4">
          <w:rPr>
            <w:noProof/>
            <w:webHidden/>
          </w:rPr>
          <w:instrText xml:space="preserve"> PAGEREF _Toc498607496 \h </w:instrText>
        </w:r>
        <w:r w:rsidR="00C422B4">
          <w:rPr>
            <w:noProof/>
            <w:webHidden/>
          </w:rPr>
        </w:r>
        <w:r w:rsidR="00C422B4">
          <w:rPr>
            <w:noProof/>
            <w:webHidden/>
          </w:rPr>
          <w:fldChar w:fldCharType="separate"/>
        </w:r>
        <w:r w:rsidR="00C422B4">
          <w:rPr>
            <w:noProof/>
            <w:webHidden/>
          </w:rPr>
          <w:t>25</w:t>
        </w:r>
        <w:r w:rsidR="00C422B4">
          <w:rPr>
            <w:noProof/>
            <w:webHidden/>
          </w:rPr>
          <w:fldChar w:fldCharType="end"/>
        </w:r>
      </w:hyperlink>
    </w:p>
    <w:p w14:paraId="1F0B3459" w14:textId="77777777" w:rsidR="00C422B4" w:rsidRDefault="001F5190">
      <w:pPr>
        <w:pStyle w:val="20"/>
        <w:tabs>
          <w:tab w:val="right" w:leader="dot" w:pos="8296"/>
        </w:tabs>
        <w:rPr>
          <w:rFonts w:asciiTheme="minorHAnsi" w:hAnsiTheme="minorHAnsi" w:cstheme="minorBidi"/>
          <w:noProof/>
          <w:kern w:val="2"/>
          <w:sz w:val="21"/>
        </w:rPr>
      </w:pPr>
      <w:hyperlink w:anchor="_Toc498607497" w:history="1">
        <w:r w:rsidR="00C422B4" w:rsidRPr="00EF24E2">
          <w:rPr>
            <w:rStyle w:val="af"/>
            <w:noProof/>
          </w:rPr>
          <w:t xml:space="preserve">4.2 </w:t>
        </w:r>
        <w:r w:rsidR="00C422B4" w:rsidRPr="00EF24E2">
          <w:rPr>
            <w:rStyle w:val="af"/>
            <w:rFonts w:hint="eastAsia"/>
            <w:noProof/>
          </w:rPr>
          <w:t>自动售货机云平台系统的总体架构设计</w:t>
        </w:r>
        <w:r w:rsidR="00C422B4">
          <w:rPr>
            <w:noProof/>
            <w:webHidden/>
          </w:rPr>
          <w:tab/>
        </w:r>
        <w:r w:rsidR="00C422B4">
          <w:rPr>
            <w:noProof/>
            <w:webHidden/>
          </w:rPr>
          <w:fldChar w:fldCharType="begin"/>
        </w:r>
        <w:r w:rsidR="00C422B4">
          <w:rPr>
            <w:noProof/>
            <w:webHidden/>
          </w:rPr>
          <w:instrText xml:space="preserve"> PAGEREF _Toc498607497 \h </w:instrText>
        </w:r>
        <w:r w:rsidR="00C422B4">
          <w:rPr>
            <w:noProof/>
            <w:webHidden/>
          </w:rPr>
        </w:r>
        <w:r w:rsidR="00C422B4">
          <w:rPr>
            <w:noProof/>
            <w:webHidden/>
          </w:rPr>
          <w:fldChar w:fldCharType="separate"/>
        </w:r>
        <w:r w:rsidR="00C422B4">
          <w:rPr>
            <w:noProof/>
            <w:webHidden/>
          </w:rPr>
          <w:t>27</w:t>
        </w:r>
        <w:r w:rsidR="00C422B4">
          <w:rPr>
            <w:noProof/>
            <w:webHidden/>
          </w:rPr>
          <w:fldChar w:fldCharType="end"/>
        </w:r>
      </w:hyperlink>
    </w:p>
    <w:p w14:paraId="0BE3FCCC" w14:textId="77777777" w:rsidR="00C422B4" w:rsidRDefault="001F5190">
      <w:pPr>
        <w:pStyle w:val="30"/>
        <w:tabs>
          <w:tab w:val="right" w:leader="dot" w:pos="8296"/>
        </w:tabs>
        <w:rPr>
          <w:rFonts w:asciiTheme="minorHAnsi" w:hAnsiTheme="minorHAnsi" w:cstheme="minorBidi"/>
          <w:noProof/>
          <w:kern w:val="2"/>
          <w:sz w:val="21"/>
        </w:rPr>
      </w:pPr>
      <w:hyperlink w:anchor="_Toc498607498" w:history="1">
        <w:r w:rsidR="00C422B4" w:rsidRPr="00EF24E2">
          <w:rPr>
            <w:rStyle w:val="af"/>
            <w:noProof/>
          </w:rPr>
          <w:t xml:space="preserve">4.2.1 </w:t>
        </w:r>
        <w:r w:rsidR="00C422B4" w:rsidRPr="00EF24E2">
          <w:rPr>
            <w:rStyle w:val="af"/>
            <w:rFonts w:hint="eastAsia"/>
            <w:noProof/>
          </w:rPr>
          <w:t>自动售货机云平台系统的逻辑架构</w:t>
        </w:r>
        <w:r w:rsidR="00C422B4">
          <w:rPr>
            <w:noProof/>
            <w:webHidden/>
          </w:rPr>
          <w:tab/>
        </w:r>
        <w:r w:rsidR="00C422B4">
          <w:rPr>
            <w:noProof/>
            <w:webHidden/>
          </w:rPr>
          <w:fldChar w:fldCharType="begin"/>
        </w:r>
        <w:r w:rsidR="00C422B4">
          <w:rPr>
            <w:noProof/>
            <w:webHidden/>
          </w:rPr>
          <w:instrText xml:space="preserve"> PAGEREF _Toc498607498 \h </w:instrText>
        </w:r>
        <w:r w:rsidR="00C422B4">
          <w:rPr>
            <w:noProof/>
            <w:webHidden/>
          </w:rPr>
        </w:r>
        <w:r w:rsidR="00C422B4">
          <w:rPr>
            <w:noProof/>
            <w:webHidden/>
          </w:rPr>
          <w:fldChar w:fldCharType="separate"/>
        </w:r>
        <w:r w:rsidR="00C422B4">
          <w:rPr>
            <w:noProof/>
            <w:webHidden/>
          </w:rPr>
          <w:t>27</w:t>
        </w:r>
        <w:r w:rsidR="00C422B4">
          <w:rPr>
            <w:noProof/>
            <w:webHidden/>
          </w:rPr>
          <w:fldChar w:fldCharType="end"/>
        </w:r>
      </w:hyperlink>
    </w:p>
    <w:p w14:paraId="4465D602" w14:textId="77777777" w:rsidR="00C422B4" w:rsidRDefault="001F5190">
      <w:pPr>
        <w:pStyle w:val="30"/>
        <w:tabs>
          <w:tab w:val="right" w:leader="dot" w:pos="8296"/>
        </w:tabs>
        <w:rPr>
          <w:rFonts w:asciiTheme="minorHAnsi" w:hAnsiTheme="minorHAnsi" w:cstheme="minorBidi"/>
          <w:noProof/>
          <w:kern w:val="2"/>
          <w:sz w:val="21"/>
        </w:rPr>
      </w:pPr>
      <w:hyperlink w:anchor="_Toc498607499" w:history="1">
        <w:r w:rsidR="00C422B4" w:rsidRPr="00EF24E2">
          <w:rPr>
            <w:rStyle w:val="af"/>
            <w:noProof/>
          </w:rPr>
          <w:t xml:space="preserve">4.2.2 </w:t>
        </w:r>
        <w:r w:rsidR="00C422B4" w:rsidRPr="00EF24E2">
          <w:rPr>
            <w:rStyle w:val="af"/>
            <w:rFonts w:hint="eastAsia"/>
            <w:noProof/>
          </w:rPr>
          <w:t>自动售货机云平台系统的功能架构</w:t>
        </w:r>
        <w:r w:rsidR="00C422B4">
          <w:rPr>
            <w:noProof/>
            <w:webHidden/>
          </w:rPr>
          <w:tab/>
        </w:r>
        <w:r w:rsidR="00C422B4">
          <w:rPr>
            <w:noProof/>
            <w:webHidden/>
          </w:rPr>
          <w:fldChar w:fldCharType="begin"/>
        </w:r>
        <w:r w:rsidR="00C422B4">
          <w:rPr>
            <w:noProof/>
            <w:webHidden/>
          </w:rPr>
          <w:instrText xml:space="preserve"> PAGEREF _Toc498607499 \h </w:instrText>
        </w:r>
        <w:r w:rsidR="00C422B4">
          <w:rPr>
            <w:noProof/>
            <w:webHidden/>
          </w:rPr>
        </w:r>
        <w:r w:rsidR="00C422B4">
          <w:rPr>
            <w:noProof/>
            <w:webHidden/>
          </w:rPr>
          <w:fldChar w:fldCharType="separate"/>
        </w:r>
        <w:r w:rsidR="00C422B4">
          <w:rPr>
            <w:noProof/>
            <w:webHidden/>
          </w:rPr>
          <w:t>28</w:t>
        </w:r>
        <w:r w:rsidR="00C422B4">
          <w:rPr>
            <w:noProof/>
            <w:webHidden/>
          </w:rPr>
          <w:fldChar w:fldCharType="end"/>
        </w:r>
      </w:hyperlink>
    </w:p>
    <w:p w14:paraId="11CFD189" w14:textId="77777777" w:rsidR="00C422B4" w:rsidRDefault="001F5190">
      <w:pPr>
        <w:pStyle w:val="20"/>
        <w:tabs>
          <w:tab w:val="right" w:leader="dot" w:pos="8296"/>
        </w:tabs>
        <w:rPr>
          <w:rFonts w:asciiTheme="minorHAnsi" w:hAnsiTheme="minorHAnsi" w:cstheme="minorBidi"/>
          <w:noProof/>
          <w:kern w:val="2"/>
          <w:sz w:val="21"/>
        </w:rPr>
      </w:pPr>
      <w:hyperlink w:anchor="_Toc498607500" w:history="1">
        <w:r w:rsidR="00C422B4" w:rsidRPr="00EF24E2">
          <w:rPr>
            <w:rStyle w:val="af"/>
            <w:noProof/>
          </w:rPr>
          <w:t xml:space="preserve">4.3 </w:t>
        </w:r>
        <w:r w:rsidR="00C422B4" w:rsidRPr="00EF24E2">
          <w:rPr>
            <w:rStyle w:val="af"/>
            <w:rFonts w:hint="eastAsia"/>
            <w:noProof/>
          </w:rPr>
          <w:t>自动售货机云平台系统数据架构设计</w:t>
        </w:r>
        <w:r w:rsidR="00C422B4">
          <w:rPr>
            <w:noProof/>
            <w:webHidden/>
          </w:rPr>
          <w:tab/>
        </w:r>
        <w:r w:rsidR="00C422B4">
          <w:rPr>
            <w:noProof/>
            <w:webHidden/>
          </w:rPr>
          <w:fldChar w:fldCharType="begin"/>
        </w:r>
        <w:r w:rsidR="00C422B4">
          <w:rPr>
            <w:noProof/>
            <w:webHidden/>
          </w:rPr>
          <w:instrText xml:space="preserve"> PAGEREF _Toc498607500 \h </w:instrText>
        </w:r>
        <w:r w:rsidR="00C422B4">
          <w:rPr>
            <w:noProof/>
            <w:webHidden/>
          </w:rPr>
        </w:r>
        <w:r w:rsidR="00C422B4">
          <w:rPr>
            <w:noProof/>
            <w:webHidden/>
          </w:rPr>
          <w:fldChar w:fldCharType="separate"/>
        </w:r>
        <w:r w:rsidR="00C422B4">
          <w:rPr>
            <w:noProof/>
            <w:webHidden/>
          </w:rPr>
          <w:t>30</w:t>
        </w:r>
        <w:r w:rsidR="00C422B4">
          <w:rPr>
            <w:noProof/>
            <w:webHidden/>
          </w:rPr>
          <w:fldChar w:fldCharType="end"/>
        </w:r>
      </w:hyperlink>
    </w:p>
    <w:p w14:paraId="6CA64132" w14:textId="77777777" w:rsidR="00C422B4" w:rsidRDefault="001F5190">
      <w:pPr>
        <w:pStyle w:val="30"/>
        <w:tabs>
          <w:tab w:val="right" w:leader="dot" w:pos="8296"/>
        </w:tabs>
        <w:rPr>
          <w:rFonts w:asciiTheme="minorHAnsi" w:hAnsiTheme="minorHAnsi" w:cstheme="minorBidi"/>
          <w:noProof/>
          <w:kern w:val="2"/>
          <w:sz w:val="21"/>
        </w:rPr>
      </w:pPr>
      <w:hyperlink w:anchor="_Toc498607501" w:history="1">
        <w:r w:rsidR="00C422B4" w:rsidRPr="00EF24E2">
          <w:rPr>
            <w:rStyle w:val="af"/>
            <w:noProof/>
          </w:rPr>
          <w:t>4.3.1</w:t>
        </w:r>
        <w:r w:rsidR="00C422B4" w:rsidRPr="00EF24E2">
          <w:rPr>
            <w:rStyle w:val="af"/>
            <w:rFonts w:hint="eastAsia"/>
            <w:noProof/>
          </w:rPr>
          <w:t>多租户数据模型的选择和实现难点</w:t>
        </w:r>
        <w:r w:rsidR="00C422B4">
          <w:rPr>
            <w:noProof/>
            <w:webHidden/>
          </w:rPr>
          <w:tab/>
        </w:r>
        <w:r w:rsidR="00C422B4">
          <w:rPr>
            <w:noProof/>
            <w:webHidden/>
          </w:rPr>
          <w:fldChar w:fldCharType="begin"/>
        </w:r>
        <w:r w:rsidR="00C422B4">
          <w:rPr>
            <w:noProof/>
            <w:webHidden/>
          </w:rPr>
          <w:instrText xml:space="preserve"> PAGEREF _Toc498607501 \h </w:instrText>
        </w:r>
        <w:r w:rsidR="00C422B4">
          <w:rPr>
            <w:noProof/>
            <w:webHidden/>
          </w:rPr>
        </w:r>
        <w:r w:rsidR="00C422B4">
          <w:rPr>
            <w:noProof/>
            <w:webHidden/>
          </w:rPr>
          <w:fldChar w:fldCharType="separate"/>
        </w:r>
        <w:r w:rsidR="00C422B4">
          <w:rPr>
            <w:noProof/>
            <w:webHidden/>
          </w:rPr>
          <w:t>30</w:t>
        </w:r>
        <w:r w:rsidR="00C422B4">
          <w:rPr>
            <w:noProof/>
            <w:webHidden/>
          </w:rPr>
          <w:fldChar w:fldCharType="end"/>
        </w:r>
      </w:hyperlink>
    </w:p>
    <w:p w14:paraId="411FFF7E" w14:textId="77777777" w:rsidR="00C422B4" w:rsidRDefault="001F5190">
      <w:pPr>
        <w:pStyle w:val="30"/>
        <w:tabs>
          <w:tab w:val="right" w:leader="dot" w:pos="8296"/>
        </w:tabs>
        <w:rPr>
          <w:rFonts w:asciiTheme="minorHAnsi" w:hAnsiTheme="minorHAnsi" w:cstheme="minorBidi"/>
          <w:noProof/>
          <w:kern w:val="2"/>
          <w:sz w:val="21"/>
        </w:rPr>
      </w:pPr>
      <w:hyperlink w:anchor="_Toc498607502" w:history="1">
        <w:r w:rsidR="00C422B4" w:rsidRPr="00EF24E2">
          <w:rPr>
            <w:rStyle w:val="af"/>
            <w:noProof/>
          </w:rPr>
          <w:t>4.3.2</w:t>
        </w:r>
        <w:r w:rsidR="00C422B4" w:rsidRPr="00EF24E2">
          <w:rPr>
            <w:rStyle w:val="af"/>
            <w:rFonts w:hint="eastAsia"/>
            <w:noProof/>
          </w:rPr>
          <w:t>多租户数据模型的关键技术实现方法</w:t>
        </w:r>
        <w:r w:rsidR="00C422B4">
          <w:rPr>
            <w:noProof/>
            <w:webHidden/>
          </w:rPr>
          <w:tab/>
        </w:r>
        <w:r w:rsidR="00C422B4">
          <w:rPr>
            <w:noProof/>
            <w:webHidden/>
          </w:rPr>
          <w:fldChar w:fldCharType="begin"/>
        </w:r>
        <w:r w:rsidR="00C422B4">
          <w:rPr>
            <w:noProof/>
            <w:webHidden/>
          </w:rPr>
          <w:instrText xml:space="preserve"> PAGEREF _Toc498607502 \h </w:instrText>
        </w:r>
        <w:r w:rsidR="00C422B4">
          <w:rPr>
            <w:noProof/>
            <w:webHidden/>
          </w:rPr>
        </w:r>
        <w:r w:rsidR="00C422B4">
          <w:rPr>
            <w:noProof/>
            <w:webHidden/>
          </w:rPr>
          <w:fldChar w:fldCharType="separate"/>
        </w:r>
        <w:r w:rsidR="00C422B4">
          <w:rPr>
            <w:noProof/>
            <w:webHidden/>
          </w:rPr>
          <w:t>31</w:t>
        </w:r>
        <w:r w:rsidR="00C422B4">
          <w:rPr>
            <w:noProof/>
            <w:webHidden/>
          </w:rPr>
          <w:fldChar w:fldCharType="end"/>
        </w:r>
      </w:hyperlink>
    </w:p>
    <w:p w14:paraId="03996702" w14:textId="77777777" w:rsidR="00C422B4" w:rsidRDefault="001F5190">
      <w:pPr>
        <w:pStyle w:val="30"/>
        <w:tabs>
          <w:tab w:val="right" w:leader="dot" w:pos="8296"/>
        </w:tabs>
        <w:rPr>
          <w:rFonts w:asciiTheme="minorHAnsi" w:hAnsiTheme="minorHAnsi" w:cstheme="minorBidi"/>
          <w:noProof/>
          <w:kern w:val="2"/>
          <w:sz w:val="21"/>
        </w:rPr>
      </w:pPr>
      <w:hyperlink w:anchor="_Toc498607503" w:history="1">
        <w:r w:rsidR="00C422B4" w:rsidRPr="00EF24E2">
          <w:rPr>
            <w:rStyle w:val="af"/>
            <w:noProof/>
          </w:rPr>
          <w:t xml:space="preserve">4.3.3 </w:t>
        </w:r>
        <w:r w:rsidR="00C422B4" w:rsidRPr="00EF24E2">
          <w:rPr>
            <w:rStyle w:val="af"/>
            <w:rFonts w:hint="eastAsia"/>
            <w:noProof/>
          </w:rPr>
          <w:t>数据库的概念结构设计和逻辑结构设计</w:t>
        </w:r>
        <w:r w:rsidR="00C422B4">
          <w:rPr>
            <w:noProof/>
            <w:webHidden/>
          </w:rPr>
          <w:tab/>
        </w:r>
        <w:r w:rsidR="00C422B4">
          <w:rPr>
            <w:noProof/>
            <w:webHidden/>
          </w:rPr>
          <w:fldChar w:fldCharType="begin"/>
        </w:r>
        <w:r w:rsidR="00C422B4">
          <w:rPr>
            <w:noProof/>
            <w:webHidden/>
          </w:rPr>
          <w:instrText xml:space="preserve"> PAGEREF _Toc498607503 \h </w:instrText>
        </w:r>
        <w:r w:rsidR="00C422B4">
          <w:rPr>
            <w:noProof/>
            <w:webHidden/>
          </w:rPr>
        </w:r>
        <w:r w:rsidR="00C422B4">
          <w:rPr>
            <w:noProof/>
            <w:webHidden/>
          </w:rPr>
          <w:fldChar w:fldCharType="separate"/>
        </w:r>
        <w:r w:rsidR="00C422B4">
          <w:rPr>
            <w:noProof/>
            <w:webHidden/>
          </w:rPr>
          <w:t>35</w:t>
        </w:r>
        <w:r w:rsidR="00C422B4">
          <w:rPr>
            <w:noProof/>
            <w:webHidden/>
          </w:rPr>
          <w:fldChar w:fldCharType="end"/>
        </w:r>
      </w:hyperlink>
    </w:p>
    <w:p w14:paraId="2F117039" w14:textId="77777777" w:rsidR="00C422B4" w:rsidRDefault="001F5190">
      <w:pPr>
        <w:pStyle w:val="20"/>
        <w:tabs>
          <w:tab w:val="right" w:leader="dot" w:pos="8296"/>
        </w:tabs>
        <w:rPr>
          <w:rFonts w:asciiTheme="minorHAnsi" w:hAnsiTheme="minorHAnsi" w:cstheme="minorBidi"/>
          <w:noProof/>
          <w:kern w:val="2"/>
          <w:sz w:val="21"/>
        </w:rPr>
      </w:pPr>
      <w:hyperlink w:anchor="_Toc498607504" w:history="1">
        <w:r w:rsidR="00C422B4" w:rsidRPr="00EF24E2">
          <w:rPr>
            <w:rStyle w:val="af"/>
            <w:noProof/>
          </w:rPr>
          <w:t xml:space="preserve">4.4 </w:t>
        </w:r>
        <w:r w:rsidR="00C422B4" w:rsidRPr="00EF24E2">
          <w:rPr>
            <w:rStyle w:val="af"/>
            <w:rFonts w:hint="eastAsia"/>
            <w:noProof/>
          </w:rPr>
          <w:t>本章小结</w:t>
        </w:r>
        <w:r w:rsidR="00C422B4">
          <w:rPr>
            <w:noProof/>
            <w:webHidden/>
          </w:rPr>
          <w:tab/>
        </w:r>
        <w:r w:rsidR="00C422B4">
          <w:rPr>
            <w:noProof/>
            <w:webHidden/>
          </w:rPr>
          <w:fldChar w:fldCharType="begin"/>
        </w:r>
        <w:r w:rsidR="00C422B4">
          <w:rPr>
            <w:noProof/>
            <w:webHidden/>
          </w:rPr>
          <w:instrText xml:space="preserve"> PAGEREF _Toc498607504 \h </w:instrText>
        </w:r>
        <w:r w:rsidR="00C422B4">
          <w:rPr>
            <w:noProof/>
            <w:webHidden/>
          </w:rPr>
        </w:r>
        <w:r w:rsidR="00C422B4">
          <w:rPr>
            <w:noProof/>
            <w:webHidden/>
          </w:rPr>
          <w:fldChar w:fldCharType="separate"/>
        </w:r>
        <w:r w:rsidR="00C422B4">
          <w:rPr>
            <w:noProof/>
            <w:webHidden/>
          </w:rPr>
          <w:t>38</w:t>
        </w:r>
        <w:r w:rsidR="00C422B4">
          <w:rPr>
            <w:noProof/>
            <w:webHidden/>
          </w:rPr>
          <w:fldChar w:fldCharType="end"/>
        </w:r>
      </w:hyperlink>
    </w:p>
    <w:p w14:paraId="4B0B12E6" w14:textId="77777777" w:rsidR="00C422B4" w:rsidRDefault="001F5190">
      <w:pPr>
        <w:pStyle w:val="11"/>
        <w:rPr>
          <w:rFonts w:asciiTheme="minorHAnsi" w:hAnsiTheme="minorHAnsi" w:cstheme="minorBidi"/>
          <w:noProof/>
          <w:kern w:val="2"/>
          <w:sz w:val="21"/>
        </w:rPr>
      </w:pPr>
      <w:hyperlink w:anchor="_Toc498607505" w:history="1">
        <w:r w:rsidR="00C422B4" w:rsidRPr="00EF24E2">
          <w:rPr>
            <w:rStyle w:val="af"/>
            <w:rFonts w:hint="eastAsia"/>
            <w:noProof/>
          </w:rPr>
          <w:t>第</w:t>
        </w:r>
        <w:r w:rsidR="00C422B4" w:rsidRPr="00EF24E2">
          <w:rPr>
            <w:rStyle w:val="af"/>
            <w:noProof/>
          </w:rPr>
          <w:t>5</w:t>
        </w:r>
        <w:r w:rsidR="00C422B4" w:rsidRPr="00EF24E2">
          <w:rPr>
            <w:rStyle w:val="af"/>
            <w:rFonts w:hint="eastAsia"/>
            <w:noProof/>
          </w:rPr>
          <w:t>章</w:t>
        </w:r>
        <w:r w:rsidR="00C422B4" w:rsidRPr="00EF24E2">
          <w:rPr>
            <w:rStyle w:val="af"/>
            <w:noProof/>
          </w:rPr>
          <w:t xml:space="preserve"> </w:t>
        </w:r>
        <w:r w:rsidR="00C422B4" w:rsidRPr="00EF24E2">
          <w:rPr>
            <w:rStyle w:val="af"/>
            <w:rFonts w:hint="eastAsia"/>
            <w:noProof/>
          </w:rPr>
          <w:t>自动售货机云平台系统的实现与测试</w:t>
        </w:r>
        <w:r w:rsidR="00C422B4">
          <w:rPr>
            <w:noProof/>
            <w:webHidden/>
          </w:rPr>
          <w:tab/>
        </w:r>
        <w:r w:rsidR="00C422B4">
          <w:rPr>
            <w:noProof/>
            <w:webHidden/>
          </w:rPr>
          <w:fldChar w:fldCharType="begin"/>
        </w:r>
        <w:r w:rsidR="00C422B4">
          <w:rPr>
            <w:noProof/>
            <w:webHidden/>
          </w:rPr>
          <w:instrText xml:space="preserve"> PAGEREF _Toc498607505 \h </w:instrText>
        </w:r>
        <w:r w:rsidR="00C422B4">
          <w:rPr>
            <w:noProof/>
            <w:webHidden/>
          </w:rPr>
        </w:r>
        <w:r w:rsidR="00C422B4">
          <w:rPr>
            <w:noProof/>
            <w:webHidden/>
          </w:rPr>
          <w:fldChar w:fldCharType="separate"/>
        </w:r>
        <w:r w:rsidR="00C422B4">
          <w:rPr>
            <w:noProof/>
            <w:webHidden/>
          </w:rPr>
          <w:t>39</w:t>
        </w:r>
        <w:r w:rsidR="00C422B4">
          <w:rPr>
            <w:noProof/>
            <w:webHidden/>
          </w:rPr>
          <w:fldChar w:fldCharType="end"/>
        </w:r>
      </w:hyperlink>
    </w:p>
    <w:p w14:paraId="02E0D361" w14:textId="77777777" w:rsidR="00C422B4" w:rsidRDefault="001F5190">
      <w:pPr>
        <w:pStyle w:val="20"/>
        <w:tabs>
          <w:tab w:val="right" w:leader="dot" w:pos="8296"/>
        </w:tabs>
        <w:rPr>
          <w:rFonts w:asciiTheme="minorHAnsi" w:hAnsiTheme="minorHAnsi" w:cstheme="minorBidi"/>
          <w:noProof/>
          <w:kern w:val="2"/>
          <w:sz w:val="21"/>
        </w:rPr>
      </w:pPr>
      <w:hyperlink w:anchor="_Toc498607506" w:history="1">
        <w:r w:rsidR="00C422B4" w:rsidRPr="00EF24E2">
          <w:rPr>
            <w:rStyle w:val="af"/>
            <w:noProof/>
          </w:rPr>
          <w:t xml:space="preserve">5.1 </w:t>
        </w:r>
        <w:r w:rsidR="00C422B4" w:rsidRPr="00EF24E2">
          <w:rPr>
            <w:rStyle w:val="af"/>
            <w:rFonts w:hint="eastAsia"/>
            <w:noProof/>
          </w:rPr>
          <w:t>系统开发环境和开发工具介绍</w:t>
        </w:r>
        <w:r w:rsidR="00C422B4">
          <w:rPr>
            <w:noProof/>
            <w:webHidden/>
          </w:rPr>
          <w:tab/>
        </w:r>
        <w:r w:rsidR="00C422B4">
          <w:rPr>
            <w:noProof/>
            <w:webHidden/>
          </w:rPr>
          <w:fldChar w:fldCharType="begin"/>
        </w:r>
        <w:r w:rsidR="00C422B4">
          <w:rPr>
            <w:noProof/>
            <w:webHidden/>
          </w:rPr>
          <w:instrText xml:space="preserve"> PAGEREF _Toc498607506 \h </w:instrText>
        </w:r>
        <w:r w:rsidR="00C422B4">
          <w:rPr>
            <w:noProof/>
            <w:webHidden/>
          </w:rPr>
        </w:r>
        <w:r w:rsidR="00C422B4">
          <w:rPr>
            <w:noProof/>
            <w:webHidden/>
          </w:rPr>
          <w:fldChar w:fldCharType="separate"/>
        </w:r>
        <w:r w:rsidR="00C422B4">
          <w:rPr>
            <w:noProof/>
            <w:webHidden/>
          </w:rPr>
          <w:t>39</w:t>
        </w:r>
        <w:r w:rsidR="00C422B4">
          <w:rPr>
            <w:noProof/>
            <w:webHidden/>
          </w:rPr>
          <w:fldChar w:fldCharType="end"/>
        </w:r>
      </w:hyperlink>
    </w:p>
    <w:p w14:paraId="0619F134" w14:textId="77777777" w:rsidR="00C422B4" w:rsidRDefault="001F5190">
      <w:pPr>
        <w:pStyle w:val="20"/>
        <w:tabs>
          <w:tab w:val="right" w:leader="dot" w:pos="8296"/>
        </w:tabs>
        <w:rPr>
          <w:rFonts w:asciiTheme="minorHAnsi" w:hAnsiTheme="minorHAnsi" w:cstheme="minorBidi"/>
          <w:noProof/>
          <w:kern w:val="2"/>
          <w:sz w:val="21"/>
        </w:rPr>
      </w:pPr>
      <w:hyperlink w:anchor="_Toc498607507" w:history="1">
        <w:r w:rsidR="00C422B4" w:rsidRPr="00EF24E2">
          <w:rPr>
            <w:rStyle w:val="af"/>
            <w:noProof/>
          </w:rPr>
          <w:t xml:space="preserve">5.2 </w:t>
        </w:r>
        <w:r w:rsidR="00C422B4" w:rsidRPr="00EF24E2">
          <w:rPr>
            <w:rStyle w:val="af"/>
            <w:rFonts w:hint="eastAsia"/>
            <w:noProof/>
          </w:rPr>
          <w:t>自动售货机云平台系统的主要功能实现</w:t>
        </w:r>
        <w:r w:rsidR="00C422B4">
          <w:rPr>
            <w:noProof/>
            <w:webHidden/>
          </w:rPr>
          <w:tab/>
        </w:r>
        <w:r w:rsidR="00C422B4">
          <w:rPr>
            <w:noProof/>
            <w:webHidden/>
          </w:rPr>
          <w:fldChar w:fldCharType="begin"/>
        </w:r>
        <w:r w:rsidR="00C422B4">
          <w:rPr>
            <w:noProof/>
            <w:webHidden/>
          </w:rPr>
          <w:instrText xml:space="preserve"> PAGEREF _Toc498607507 \h </w:instrText>
        </w:r>
        <w:r w:rsidR="00C422B4">
          <w:rPr>
            <w:noProof/>
            <w:webHidden/>
          </w:rPr>
        </w:r>
        <w:r w:rsidR="00C422B4">
          <w:rPr>
            <w:noProof/>
            <w:webHidden/>
          </w:rPr>
          <w:fldChar w:fldCharType="separate"/>
        </w:r>
        <w:r w:rsidR="00C422B4">
          <w:rPr>
            <w:noProof/>
            <w:webHidden/>
          </w:rPr>
          <w:t>40</w:t>
        </w:r>
        <w:r w:rsidR="00C422B4">
          <w:rPr>
            <w:noProof/>
            <w:webHidden/>
          </w:rPr>
          <w:fldChar w:fldCharType="end"/>
        </w:r>
      </w:hyperlink>
    </w:p>
    <w:p w14:paraId="2C471DE1" w14:textId="77777777" w:rsidR="00C422B4" w:rsidRDefault="001F5190">
      <w:pPr>
        <w:pStyle w:val="30"/>
        <w:tabs>
          <w:tab w:val="right" w:leader="dot" w:pos="8296"/>
        </w:tabs>
        <w:rPr>
          <w:rFonts w:asciiTheme="minorHAnsi" w:hAnsiTheme="minorHAnsi" w:cstheme="minorBidi"/>
          <w:noProof/>
          <w:kern w:val="2"/>
          <w:sz w:val="21"/>
        </w:rPr>
      </w:pPr>
      <w:hyperlink w:anchor="_Toc498607508" w:history="1">
        <w:r w:rsidR="00C422B4" w:rsidRPr="00EF24E2">
          <w:rPr>
            <w:rStyle w:val="af"/>
            <w:noProof/>
          </w:rPr>
          <w:t xml:space="preserve">5.1.1 </w:t>
        </w:r>
        <w:r w:rsidR="00C422B4" w:rsidRPr="00EF24E2">
          <w:rPr>
            <w:rStyle w:val="af"/>
            <w:rFonts w:hint="eastAsia"/>
            <w:noProof/>
          </w:rPr>
          <w:t>云平台租用功能的实现</w:t>
        </w:r>
        <w:r w:rsidR="00C422B4">
          <w:rPr>
            <w:noProof/>
            <w:webHidden/>
          </w:rPr>
          <w:tab/>
        </w:r>
        <w:r w:rsidR="00C422B4">
          <w:rPr>
            <w:noProof/>
            <w:webHidden/>
          </w:rPr>
          <w:fldChar w:fldCharType="begin"/>
        </w:r>
        <w:r w:rsidR="00C422B4">
          <w:rPr>
            <w:noProof/>
            <w:webHidden/>
          </w:rPr>
          <w:instrText xml:space="preserve"> PAGEREF _Toc498607508 \h </w:instrText>
        </w:r>
        <w:r w:rsidR="00C422B4">
          <w:rPr>
            <w:noProof/>
            <w:webHidden/>
          </w:rPr>
        </w:r>
        <w:r w:rsidR="00C422B4">
          <w:rPr>
            <w:noProof/>
            <w:webHidden/>
          </w:rPr>
          <w:fldChar w:fldCharType="separate"/>
        </w:r>
        <w:r w:rsidR="00C422B4">
          <w:rPr>
            <w:noProof/>
            <w:webHidden/>
          </w:rPr>
          <w:t>40</w:t>
        </w:r>
        <w:r w:rsidR="00C422B4">
          <w:rPr>
            <w:noProof/>
            <w:webHidden/>
          </w:rPr>
          <w:fldChar w:fldCharType="end"/>
        </w:r>
      </w:hyperlink>
    </w:p>
    <w:p w14:paraId="3F51FDDF" w14:textId="77777777" w:rsidR="00C422B4" w:rsidRDefault="001F5190">
      <w:pPr>
        <w:pStyle w:val="30"/>
        <w:tabs>
          <w:tab w:val="right" w:leader="dot" w:pos="8296"/>
        </w:tabs>
        <w:rPr>
          <w:rFonts w:asciiTheme="minorHAnsi" w:hAnsiTheme="minorHAnsi" w:cstheme="minorBidi"/>
          <w:noProof/>
          <w:kern w:val="2"/>
          <w:sz w:val="21"/>
        </w:rPr>
      </w:pPr>
      <w:hyperlink w:anchor="_Toc498607509" w:history="1">
        <w:r w:rsidR="00C422B4" w:rsidRPr="00EF24E2">
          <w:rPr>
            <w:rStyle w:val="af"/>
            <w:noProof/>
          </w:rPr>
          <w:t xml:space="preserve">5.1.2 </w:t>
        </w:r>
        <w:r w:rsidR="00C422B4" w:rsidRPr="00EF24E2">
          <w:rPr>
            <w:rStyle w:val="af"/>
            <w:rFonts w:hint="eastAsia"/>
            <w:noProof/>
          </w:rPr>
          <w:t>用户身份认证方案的实现</w:t>
        </w:r>
        <w:r w:rsidR="00C422B4" w:rsidRPr="00EF24E2">
          <w:rPr>
            <w:rStyle w:val="af"/>
            <w:noProof/>
          </w:rPr>
          <w:t xml:space="preserve">    </w:t>
        </w:r>
        <w:r w:rsidR="00C422B4" w:rsidRPr="00EF24E2">
          <w:rPr>
            <w:rStyle w:val="af"/>
            <w:rFonts w:hint="eastAsia"/>
            <w:noProof/>
          </w:rPr>
          <w:t>（权限和密码验证带加密的那种）</w:t>
        </w:r>
        <w:r w:rsidR="00C422B4">
          <w:rPr>
            <w:noProof/>
            <w:webHidden/>
          </w:rPr>
          <w:tab/>
        </w:r>
        <w:r w:rsidR="00C422B4">
          <w:rPr>
            <w:noProof/>
            <w:webHidden/>
          </w:rPr>
          <w:fldChar w:fldCharType="begin"/>
        </w:r>
        <w:r w:rsidR="00C422B4">
          <w:rPr>
            <w:noProof/>
            <w:webHidden/>
          </w:rPr>
          <w:instrText xml:space="preserve"> PAGEREF _Toc498607509 \h </w:instrText>
        </w:r>
        <w:r w:rsidR="00C422B4">
          <w:rPr>
            <w:noProof/>
            <w:webHidden/>
          </w:rPr>
        </w:r>
        <w:r w:rsidR="00C422B4">
          <w:rPr>
            <w:noProof/>
            <w:webHidden/>
          </w:rPr>
          <w:fldChar w:fldCharType="separate"/>
        </w:r>
        <w:r w:rsidR="00C422B4">
          <w:rPr>
            <w:noProof/>
            <w:webHidden/>
          </w:rPr>
          <w:t>40</w:t>
        </w:r>
        <w:r w:rsidR="00C422B4">
          <w:rPr>
            <w:noProof/>
            <w:webHidden/>
          </w:rPr>
          <w:fldChar w:fldCharType="end"/>
        </w:r>
      </w:hyperlink>
    </w:p>
    <w:p w14:paraId="478526FF" w14:textId="77777777" w:rsidR="00C422B4" w:rsidRDefault="001F5190">
      <w:pPr>
        <w:pStyle w:val="30"/>
        <w:tabs>
          <w:tab w:val="right" w:leader="dot" w:pos="8296"/>
        </w:tabs>
        <w:rPr>
          <w:rFonts w:asciiTheme="minorHAnsi" w:hAnsiTheme="minorHAnsi" w:cstheme="minorBidi"/>
          <w:noProof/>
          <w:kern w:val="2"/>
          <w:sz w:val="21"/>
        </w:rPr>
      </w:pPr>
      <w:hyperlink w:anchor="_Toc498607510" w:history="1">
        <w:r w:rsidR="00C422B4" w:rsidRPr="00EF24E2">
          <w:rPr>
            <w:rStyle w:val="af"/>
            <w:noProof/>
          </w:rPr>
          <w:t xml:space="preserve">5.1.3 </w:t>
        </w:r>
        <w:r w:rsidR="00C422B4" w:rsidRPr="00EF24E2">
          <w:rPr>
            <w:rStyle w:val="af"/>
            <w:rFonts w:hint="eastAsia"/>
            <w:noProof/>
          </w:rPr>
          <w:t>系统用户角色和用户权限的实现</w:t>
        </w:r>
        <w:r w:rsidR="00C422B4">
          <w:rPr>
            <w:noProof/>
            <w:webHidden/>
          </w:rPr>
          <w:tab/>
        </w:r>
        <w:r w:rsidR="00C422B4">
          <w:rPr>
            <w:noProof/>
            <w:webHidden/>
          </w:rPr>
          <w:fldChar w:fldCharType="begin"/>
        </w:r>
        <w:r w:rsidR="00C422B4">
          <w:rPr>
            <w:noProof/>
            <w:webHidden/>
          </w:rPr>
          <w:instrText xml:space="preserve"> PAGEREF _Toc498607510 \h </w:instrText>
        </w:r>
        <w:r w:rsidR="00C422B4">
          <w:rPr>
            <w:noProof/>
            <w:webHidden/>
          </w:rPr>
        </w:r>
        <w:r w:rsidR="00C422B4">
          <w:rPr>
            <w:noProof/>
            <w:webHidden/>
          </w:rPr>
          <w:fldChar w:fldCharType="separate"/>
        </w:r>
        <w:r w:rsidR="00C422B4">
          <w:rPr>
            <w:noProof/>
            <w:webHidden/>
          </w:rPr>
          <w:t>40</w:t>
        </w:r>
        <w:r w:rsidR="00C422B4">
          <w:rPr>
            <w:noProof/>
            <w:webHidden/>
          </w:rPr>
          <w:fldChar w:fldCharType="end"/>
        </w:r>
      </w:hyperlink>
    </w:p>
    <w:p w14:paraId="5A35D1A9" w14:textId="77777777" w:rsidR="00C422B4" w:rsidRDefault="001F5190">
      <w:pPr>
        <w:pStyle w:val="30"/>
        <w:tabs>
          <w:tab w:val="right" w:leader="dot" w:pos="8296"/>
        </w:tabs>
        <w:rPr>
          <w:rFonts w:asciiTheme="minorHAnsi" w:hAnsiTheme="minorHAnsi" w:cstheme="minorBidi"/>
          <w:noProof/>
          <w:kern w:val="2"/>
          <w:sz w:val="21"/>
        </w:rPr>
      </w:pPr>
      <w:hyperlink w:anchor="_Toc498607511" w:history="1">
        <w:r w:rsidR="00C422B4" w:rsidRPr="00EF24E2">
          <w:rPr>
            <w:rStyle w:val="af"/>
            <w:noProof/>
          </w:rPr>
          <w:t xml:space="preserve">5.1.4 </w:t>
        </w:r>
        <w:r w:rsidR="00C422B4" w:rsidRPr="00EF24E2">
          <w:rPr>
            <w:rStyle w:val="af"/>
            <w:rFonts w:hint="eastAsia"/>
            <w:noProof/>
          </w:rPr>
          <w:t>自动售货机远程监控方案的实现</w:t>
        </w:r>
        <w:r w:rsidR="00C422B4">
          <w:rPr>
            <w:noProof/>
            <w:webHidden/>
          </w:rPr>
          <w:tab/>
        </w:r>
        <w:r w:rsidR="00C422B4">
          <w:rPr>
            <w:noProof/>
            <w:webHidden/>
          </w:rPr>
          <w:fldChar w:fldCharType="begin"/>
        </w:r>
        <w:r w:rsidR="00C422B4">
          <w:rPr>
            <w:noProof/>
            <w:webHidden/>
          </w:rPr>
          <w:instrText xml:space="preserve"> PAGEREF _Toc498607511 \h </w:instrText>
        </w:r>
        <w:r w:rsidR="00C422B4">
          <w:rPr>
            <w:noProof/>
            <w:webHidden/>
          </w:rPr>
        </w:r>
        <w:r w:rsidR="00C422B4">
          <w:rPr>
            <w:noProof/>
            <w:webHidden/>
          </w:rPr>
          <w:fldChar w:fldCharType="separate"/>
        </w:r>
        <w:r w:rsidR="00C422B4">
          <w:rPr>
            <w:noProof/>
            <w:webHidden/>
          </w:rPr>
          <w:t>40</w:t>
        </w:r>
        <w:r w:rsidR="00C422B4">
          <w:rPr>
            <w:noProof/>
            <w:webHidden/>
          </w:rPr>
          <w:fldChar w:fldCharType="end"/>
        </w:r>
      </w:hyperlink>
    </w:p>
    <w:p w14:paraId="5DB9361B" w14:textId="77777777" w:rsidR="00C422B4" w:rsidRDefault="001F5190">
      <w:pPr>
        <w:pStyle w:val="30"/>
        <w:tabs>
          <w:tab w:val="right" w:leader="dot" w:pos="8296"/>
        </w:tabs>
        <w:rPr>
          <w:rFonts w:asciiTheme="minorHAnsi" w:hAnsiTheme="minorHAnsi" w:cstheme="minorBidi"/>
          <w:noProof/>
          <w:kern w:val="2"/>
          <w:sz w:val="21"/>
        </w:rPr>
      </w:pPr>
      <w:hyperlink w:anchor="_Toc498607512" w:history="1">
        <w:r w:rsidR="00C422B4" w:rsidRPr="00EF24E2">
          <w:rPr>
            <w:rStyle w:val="af"/>
            <w:noProof/>
          </w:rPr>
          <w:t xml:space="preserve">5.1.5 </w:t>
        </w:r>
        <w:r w:rsidR="00C422B4" w:rsidRPr="00EF24E2">
          <w:rPr>
            <w:rStyle w:val="af"/>
            <w:rFonts w:hint="eastAsia"/>
            <w:noProof/>
          </w:rPr>
          <w:t>运营商商品管理模块的实现</w:t>
        </w:r>
        <w:r w:rsidR="00C422B4">
          <w:rPr>
            <w:noProof/>
            <w:webHidden/>
          </w:rPr>
          <w:tab/>
        </w:r>
        <w:r w:rsidR="00C422B4">
          <w:rPr>
            <w:noProof/>
            <w:webHidden/>
          </w:rPr>
          <w:fldChar w:fldCharType="begin"/>
        </w:r>
        <w:r w:rsidR="00C422B4">
          <w:rPr>
            <w:noProof/>
            <w:webHidden/>
          </w:rPr>
          <w:instrText xml:space="preserve"> PAGEREF _Toc498607512 \h </w:instrText>
        </w:r>
        <w:r w:rsidR="00C422B4">
          <w:rPr>
            <w:noProof/>
            <w:webHidden/>
          </w:rPr>
        </w:r>
        <w:r w:rsidR="00C422B4">
          <w:rPr>
            <w:noProof/>
            <w:webHidden/>
          </w:rPr>
          <w:fldChar w:fldCharType="separate"/>
        </w:r>
        <w:r w:rsidR="00C422B4">
          <w:rPr>
            <w:noProof/>
            <w:webHidden/>
          </w:rPr>
          <w:t>40</w:t>
        </w:r>
        <w:r w:rsidR="00C422B4">
          <w:rPr>
            <w:noProof/>
            <w:webHidden/>
          </w:rPr>
          <w:fldChar w:fldCharType="end"/>
        </w:r>
      </w:hyperlink>
    </w:p>
    <w:p w14:paraId="255D915D" w14:textId="77777777" w:rsidR="00C422B4" w:rsidRDefault="001F5190">
      <w:pPr>
        <w:pStyle w:val="20"/>
        <w:tabs>
          <w:tab w:val="right" w:leader="dot" w:pos="8296"/>
        </w:tabs>
        <w:rPr>
          <w:rFonts w:asciiTheme="minorHAnsi" w:hAnsiTheme="minorHAnsi" w:cstheme="minorBidi"/>
          <w:noProof/>
          <w:kern w:val="2"/>
          <w:sz w:val="21"/>
        </w:rPr>
      </w:pPr>
      <w:hyperlink w:anchor="_Toc498607513" w:history="1">
        <w:r w:rsidR="00C422B4" w:rsidRPr="00EF24E2">
          <w:rPr>
            <w:rStyle w:val="af"/>
            <w:noProof/>
          </w:rPr>
          <w:t xml:space="preserve">5.2 </w:t>
        </w:r>
        <w:r w:rsidR="00C422B4" w:rsidRPr="00EF24E2">
          <w:rPr>
            <w:rStyle w:val="af"/>
            <w:rFonts w:hint="eastAsia"/>
            <w:noProof/>
          </w:rPr>
          <w:t>系统权限实现</w:t>
        </w:r>
        <w:r w:rsidR="00C422B4">
          <w:rPr>
            <w:noProof/>
            <w:webHidden/>
          </w:rPr>
          <w:tab/>
        </w:r>
        <w:r w:rsidR="00C422B4">
          <w:rPr>
            <w:noProof/>
            <w:webHidden/>
          </w:rPr>
          <w:fldChar w:fldCharType="begin"/>
        </w:r>
        <w:r w:rsidR="00C422B4">
          <w:rPr>
            <w:noProof/>
            <w:webHidden/>
          </w:rPr>
          <w:instrText xml:space="preserve"> PAGEREF _Toc498607513 \h </w:instrText>
        </w:r>
        <w:r w:rsidR="00C422B4">
          <w:rPr>
            <w:noProof/>
            <w:webHidden/>
          </w:rPr>
        </w:r>
        <w:r w:rsidR="00C422B4">
          <w:rPr>
            <w:noProof/>
            <w:webHidden/>
          </w:rPr>
          <w:fldChar w:fldCharType="separate"/>
        </w:r>
        <w:r w:rsidR="00C422B4">
          <w:rPr>
            <w:noProof/>
            <w:webHidden/>
          </w:rPr>
          <w:t>41</w:t>
        </w:r>
        <w:r w:rsidR="00C422B4">
          <w:rPr>
            <w:noProof/>
            <w:webHidden/>
          </w:rPr>
          <w:fldChar w:fldCharType="end"/>
        </w:r>
      </w:hyperlink>
    </w:p>
    <w:p w14:paraId="119E5150" w14:textId="77777777" w:rsidR="00C422B4" w:rsidRDefault="001F5190">
      <w:pPr>
        <w:pStyle w:val="20"/>
        <w:tabs>
          <w:tab w:val="right" w:leader="dot" w:pos="8296"/>
        </w:tabs>
        <w:rPr>
          <w:rFonts w:asciiTheme="minorHAnsi" w:hAnsiTheme="minorHAnsi" w:cstheme="minorBidi"/>
          <w:noProof/>
          <w:kern w:val="2"/>
          <w:sz w:val="21"/>
        </w:rPr>
      </w:pPr>
      <w:hyperlink w:anchor="_Toc498607514" w:history="1">
        <w:r w:rsidR="00C422B4" w:rsidRPr="00EF24E2">
          <w:rPr>
            <w:rStyle w:val="af"/>
            <w:noProof/>
          </w:rPr>
          <w:t xml:space="preserve">5.3 </w:t>
        </w:r>
        <w:r w:rsidR="00C422B4" w:rsidRPr="00EF24E2">
          <w:rPr>
            <w:rStyle w:val="af"/>
            <w:rFonts w:hint="eastAsia"/>
            <w:noProof/>
          </w:rPr>
          <w:t>厂商模块实现</w:t>
        </w:r>
        <w:r w:rsidR="00C422B4">
          <w:rPr>
            <w:noProof/>
            <w:webHidden/>
          </w:rPr>
          <w:tab/>
        </w:r>
        <w:r w:rsidR="00C422B4">
          <w:rPr>
            <w:noProof/>
            <w:webHidden/>
          </w:rPr>
          <w:fldChar w:fldCharType="begin"/>
        </w:r>
        <w:r w:rsidR="00C422B4">
          <w:rPr>
            <w:noProof/>
            <w:webHidden/>
          </w:rPr>
          <w:instrText xml:space="preserve"> PAGEREF _Toc498607514 \h </w:instrText>
        </w:r>
        <w:r w:rsidR="00C422B4">
          <w:rPr>
            <w:noProof/>
            <w:webHidden/>
          </w:rPr>
        </w:r>
        <w:r w:rsidR="00C422B4">
          <w:rPr>
            <w:noProof/>
            <w:webHidden/>
          </w:rPr>
          <w:fldChar w:fldCharType="separate"/>
        </w:r>
        <w:r w:rsidR="00C422B4">
          <w:rPr>
            <w:noProof/>
            <w:webHidden/>
          </w:rPr>
          <w:t>41</w:t>
        </w:r>
        <w:r w:rsidR="00C422B4">
          <w:rPr>
            <w:noProof/>
            <w:webHidden/>
          </w:rPr>
          <w:fldChar w:fldCharType="end"/>
        </w:r>
      </w:hyperlink>
    </w:p>
    <w:p w14:paraId="01A22A35" w14:textId="77777777" w:rsidR="00C422B4" w:rsidRDefault="001F5190">
      <w:pPr>
        <w:pStyle w:val="20"/>
        <w:tabs>
          <w:tab w:val="right" w:leader="dot" w:pos="8296"/>
        </w:tabs>
        <w:rPr>
          <w:rFonts w:asciiTheme="minorHAnsi" w:hAnsiTheme="minorHAnsi" w:cstheme="minorBidi"/>
          <w:noProof/>
          <w:kern w:val="2"/>
          <w:sz w:val="21"/>
        </w:rPr>
      </w:pPr>
      <w:hyperlink w:anchor="_Toc498607515" w:history="1">
        <w:r w:rsidR="00C422B4" w:rsidRPr="00EF24E2">
          <w:rPr>
            <w:rStyle w:val="af"/>
            <w:noProof/>
          </w:rPr>
          <w:t xml:space="preserve">5.4 </w:t>
        </w:r>
        <w:r w:rsidR="00C422B4" w:rsidRPr="00EF24E2">
          <w:rPr>
            <w:rStyle w:val="af"/>
            <w:rFonts w:hint="eastAsia"/>
            <w:noProof/>
          </w:rPr>
          <w:t>运营商模块实现</w:t>
        </w:r>
        <w:r w:rsidR="00C422B4">
          <w:rPr>
            <w:noProof/>
            <w:webHidden/>
          </w:rPr>
          <w:tab/>
        </w:r>
        <w:r w:rsidR="00C422B4">
          <w:rPr>
            <w:noProof/>
            <w:webHidden/>
          </w:rPr>
          <w:fldChar w:fldCharType="begin"/>
        </w:r>
        <w:r w:rsidR="00C422B4">
          <w:rPr>
            <w:noProof/>
            <w:webHidden/>
          </w:rPr>
          <w:instrText xml:space="preserve"> PAGEREF _Toc498607515 \h </w:instrText>
        </w:r>
        <w:r w:rsidR="00C422B4">
          <w:rPr>
            <w:noProof/>
            <w:webHidden/>
          </w:rPr>
        </w:r>
        <w:r w:rsidR="00C422B4">
          <w:rPr>
            <w:noProof/>
            <w:webHidden/>
          </w:rPr>
          <w:fldChar w:fldCharType="separate"/>
        </w:r>
        <w:r w:rsidR="00C422B4">
          <w:rPr>
            <w:noProof/>
            <w:webHidden/>
          </w:rPr>
          <w:t>44</w:t>
        </w:r>
        <w:r w:rsidR="00C422B4">
          <w:rPr>
            <w:noProof/>
            <w:webHidden/>
          </w:rPr>
          <w:fldChar w:fldCharType="end"/>
        </w:r>
      </w:hyperlink>
    </w:p>
    <w:p w14:paraId="4539D2F3" w14:textId="77777777" w:rsidR="00C422B4" w:rsidRDefault="001F5190">
      <w:pPr>
        <w:pStyle w:val="20"/>
        <w:tabs>
          <w:tab w:val="right" w:leader="dot" w:pos="8296"/>
        </w:tabs>
        <w:rPr>
          <w:rFonts w:asciiTheme="minorHAnsi" w:hAnsiTheme="minorHAnsi" w:cstheme="minorBidi"/>
          <w:noProof/>
          <w:kern w:val="2"/>
          <w:sz w:val="21"/>
        </w:rPr>
      </w:pPr>
      <w:hyperlink w:anchor="_Toc498607516" w:history="1">
        <w:r w:rsidR="00C422B4" w:rsidRPr="00EF24E2">
          <w:rPr>
            <w:rStyle w:val="af"/>
            <w:noProof/>
          </w:rPr>
          <w:t xml:space="preserve">5.3 </w:t>
        </w:r>
        <w:r w:rsidR="00C422B4" w:rsidRPr="00EF24E2">
          <w:rPr>
            <w:rStyle w:val="af"/>
            <w:rFonts w:hint="eastAsia"/>
            <w:noProof/>
          </w:rPr>
          <w:t>自动售货机终端系统的实现</w:t>
        </w:r>
        <w:r w:rsidR="00C422B4">
          <w:rPr>
            <w:noProof/>
            <w:webHidden/>
          </w:rPr>
          <w:tab/>
        </w:r>
        <w:r w:rsidR="00C422B4">
          <w:rPr>
            <w:noProof/>
            <w:webHidden/>
          </w:rPr>
          <w:fldChar w:fldCharType="begin"/>
        </w:r>
        <w:r w:rsidR="00C422B4">
          <w:rPr>
            <w:noProof/>
            <w:webHidden/>
          </w:rPr>
          <w:instrText xml:space="preserve"> PAGEREF _Toc498607516 \h </w:instrText>
        </w:r>
        <w:r w:rsidR="00C422B4">
          <w:rPr>
            <w:noProof/>
            <w:webHidden/>
          </w:rPr>
        </w:r>
        <w:r w:rsidR="00C422B4">
          <w:rPr>
            <w:noProof/>
            <w:webHidden/>
          </w:rPr>
          <w:fldChar w:fldCharType="separate"/>
        </w:r>
        <w:r w:rsidR="00C422B4">
          <w:rPr>
            <w:noProof/>
            <w:webHidden/>
          </w:rPr>
          <w:t>47</w:t>
        </w:r>
        <w:r w:rsidR="00C422B4">
          <w:rPr>
            <w:noProof/>
            <w:webHidden/>
          </w:rPr>
          <w:fldChar w:fldCharType="end"/>
        </w:r>
      </w:hyperlink>
    </w:p>
    <w:p w14:paraId="565E87BF" w14:textId="77777777" w:rsidR="00C422B4" w:rsidRDefault="001F5190">
      <w:pPr>
        <w:pStyle w:val="20"/>
        <w:tabs>
          <w:tab w:val="right" w:leader="dot" w:pos="8296"/>
        </w:tabs>
        <w:rPr>
          <w:rFonts w:asciiTheme="minorHAnsi" w:hAnsiTheme="minorHAnsi" w:cstheme="minorBidi"/>
          <w:noProof/>
          <w:kern w:val="2"/>
          <w:sz w:val="21"/>
        </w:rPr>
      </w:pPr>
      <w:hyperlink w:anchor="_Toc498607517" w:history="1">
        <w:r w:rsidR="00C422B4" w:rsidRPr="00EF24E2">
          <w:rPr>
            <w:rStyle w:val="af"/>
            <w:noProof/>
          </w:rPr>
          <w:t xml:space="preserve">5.5 </w:t>
        </w:r>
        <w:r w:rsidR="00C422B4" w:rsidRPr="00EF24E2">
          <w:rPr>
            <w:rStyle w:val="af"/>
            <w:rFonts w:hint="eastAsia"/>
            <w:noProof/>
          </w:rPr>
          <w:t>本章小结</w:t>
        </w:r>
        <w:r w:rsidR="00C422B4">
          <w:rPr>
            <w:noProof/>
            <w:webHidden/>
          </w:rPr>
          <w:tab/>
        </w:r>
        <w:r w:rsidR="00C422B4">
          <w:rPr>
            <w:noProof/>
            <w:webHidden/>
          </w:rPr>
          <w:fldChar w:fldCharType="begin"/>
        </w:r>
        <w:r w:rsidR="00C422B4">
          <w:rPr>
            <w:noProof/>
            <w:webHidden/>
          </w:rPr>
          <w:instrText xml:space="preserve"> PAGEREF _Toc498607517 \h </w:instrText>
        </w:r>
        <w:r w:rsidR="00C422B4">
          <w:rPr>
            <w:noProof/>
            <w:webHidden/>
          </w:rPr>
        </w:r>
        <w:r w:rsidR="00C422B4">
          <w:rPr>
            <w:noProof/>
            <w:webHidden/>
          </w:rPr>
          <w:fldChar w:fldCharType="separate"/>
        </w:r>
        <w:r w:rsidR="00C422B4">
          <w:rPr>
            <w:noProof/>
            <w:webHidden/>
          </w:rPr>
          <w:t>47</w:t>
        </w:r>
        <w:r w:rsidR="00C422B4">
          <w:rPr>
            <w:noProof/>
            <w:webHidden/>
          </w:rPr>
          <w:fldChar w:fldCharType="end"/>
        </w:r>
      </w:hyperlink>
    </w:p>
    <w:p w14:paraId="038A9D08" w14:textId="77777777" w:rsidR="00C422B4" w:rsidRDefault="001F5190">
      <w:pPr>
        <w:pStyle w:val="30"/>
        <w:tabs>
          <w:tab w:val="right" w:leader="dot" w:pos="8296"/>
        </w:tabs>
        <w:rPr>
          <w:rFonts w:asciiTheme="minorHAnsi" w:hAnsiTheme="minorHAnsi" w:cstheme="minorBidi"/>
          <w:noProof/>
          <w:kern w:val="2"/>
          <w:sz w:val="21"/>
        </w:rPr>
      </w:pPr>
      <w:hyperlink w:anchor="_Toc498607518" w:history="1">
        <w:r w:rsidR="00C422B4" w:rsidRPr="00EF24E2">
          <w:rPr>
            <w:rStyle w:val="af"/>
            <w:rFonts w:hint="eastAsia"/>
            <w:noProof/>
          </w:rPr>
          <w:t>数据包的封装、内部组成</w:t>
        </w:r>
        <w:r w:rsidR="00C422B4" w:rsidRPr="00EF24E2">
          <w:rPr>
            <w:rStyle w:val="af"/>
            <w:noProof/>
          </w:rPr>
          <w:t xml:space="preserve">  </w:t>
        </w:r>
        <w:r w:rsidR="00C422B4" w:rsidRPr="00EF24E2">
          <w:rPr>
            <w:rStyle w:val="af"/>
            <w:rFonts w:hint="eastAsia"/>
            <w:noProof/>
          </w:rPr>
          <w:t>参考夏伟的那篇论文</w:t>
        </w:r>
        <w:r w:rsidR="00C422B4">
          <w:rPr>
            <w:noProof/>
            <w:webHidden/>
          </w:rPr>
          <w:tab/>
        </w:r>
        <w:r w:rsidR="00C422B4">
          <w:rPr>
            <w:noProof/>
            <w:webHidden/>
          </w:rPr>
          <w:fldChar w:fldCharType="begin"/>
        </w:r>
        <w:r w:rsidR="00C422B4">
          <w:rPr>
            <w:noProof/>
            <w:webHidden/>
          </w:rPr>
          <w:instrText xml:space="preserve"> PAGEREF _Toc498607518 \h </w:instrText>
        </w:r>
        <w:r w:rsidR="00C422B4">
          <w:rPr>
            <w:noProof/>
            <w:webHidden/>
          </w:rPr>
        </w:r>
        <w:r w:rsidR="00C422B4">
          <w:rPr>
            <w:noProof/>
            <w:webHidden/>
          </w:rPr>
          <w:fldChar w:fldCharType="separate"/>
        </w:r>
        <w:r w:rsidR="00C422B4">
          <w:rPr>
            <w:noProof/>
            <w:webHidden/>
          </w:rPr>
          <w:t>47</w:t>
        </w:r>
        <w:r w:rsidR="00C422B4">
          <w:rPr>
            <w:noProof/>
            <w:webHidden/>
          </w:rPr>
          <w:fldChar w:fldCharType="end"/>
        </w:r>
      </w:hyperlink>
    </w:p>
    <w:p w14:paraId="77B6EBEF" w14:textId="77777777" w:rsidR="00C422B4" w:rsidRDefault="001F5190">
      <w:pPr>
        <w:pStyle w:val="20"/>
        <w:tabs>
          <w:tab w:val="right" w:leader="dot" w:pos="8296"/>
        </w:tabs>
        <w:rPr>
          <w:rFonts w:asciiTheme="minorHAnsi" w:hAnsiTheme="minorHAnsi" w:cstheme="minorBidi"/>
          <w:noProof/>
          <w:kern w:val="2"/>
          <w:sz w:val="21"/>
        </w:rPr>
      </w:pPr>
      <w:hyperlink w:anchor="_Toc498607519" w:history="1">
        <w:r w:rsidR="00C422B4" w:rsidRPr="00EF24E2">
          <w:rPr>
            <w:rStyle w:val="af"/>
            <w:noProof/>
          </w:rPr>
          <w:t xml:space="preserve">6.1 </w:t>
        </w:r>
        <w:r w:rsidR="00C422B4" w:rsidRPr="00EF24E2">
          <w:rPr>
            <w:rStyle w:val="af"/>
            <w:rFonts w:hint="eastAsia"/>
            <w:noProof/>
          </w:rPr>
          <w:t>数据传输加密实现</w:t>
        </w:r>
        <w:r w:rsidR="00C422B4">
          <w:rPr>
            <w:noProof/>
            <w:webHidden/>
          </w:rPr>
          <w:tab/>
        </w:r>
        <w:r w:rsidR="00C422B4">
          <w:rPr>
            <w:noProof/>
            <w:webHidden/>
          </w:rPr>
          <w:fldChar w:fldCharType="begin"/>
        </w:r>
        <w:r w:rsidR="00C422B4">
          <w:rPr>
            <w:noProof/>
            <w:webHidden/>
          </w:rPr>
          <w:instrText xml:space="preserve"> PAGEREF _Toc498607519 \h </w:instrText>
        </w:r>
        <w:r w:rsidR="00C422B4">
          <w:rPr>
            <w:noProof/>
            <w:webHidden/>
          </w:rPr>
        </w:r>
        <w:r w:rsidR="00C422B4">
          <w:rPr>
            <w:noProof/>
            <w:webHidden/>
          </w:rPr>
          <w:fldChar w:fldCharType="separate"/>
        </w:r>
        <w:r w:rsidR="00C422B4">
          <w:rPr>
            <w:noProof/>
            <w:webHidden/>
          </w:rPr>
          <w:t>47</w:t>
        </w:r>
        <w:r w:rsidR="00C422B4">
          <w:rPr>
            <w:noProof/>
            <w:webHidden/>
          </w:rPr>
          <w:fldChar w:fldCharType="end"/>
        </w:r>
      </w:hyperlink>
    </w:p>
    <w:p w14:paraId="3F861A39" w14:textId="77777777" w:rsidR="00C422B4" w:rsidRDefault="001F5190">
      <w:pPr>
        <w:pStyle w:val="20"/>
        <w:tabs>
          <w:tab w:val="right" w:leader="dot" w:pos="8296"/>
        </w:tabs>
        <w:rPr>
          <w:rFonts w:asciiTheme="minorHAnsi" w:hAnsiTheme="minorHAnsi" w:cstheme="minorBidi"/>
          <w:noProof/>
          <w:kern w:val="2"/>
          <w:sz w:val="21"/>
        </w:rPr>
      </w:pPr>
      <w:hyperlink w:anchor="_Toc498607520" w:history="1">
        <w:r w:rsidR="00C422B4" w:rsidRPr="00EF24E2">
          <w:rPr>
            <w:rStyle w:val="af"/>
            <w:noProof/>
          </w:rPr>
          <w:t xml:space="preserve">6.2 </w:t>
        </w:r>
        <w:r w:rsidR="00C422B4" w:rsidRPr="00EF24E2">
          <w:rPr>
            <w:rStyle w:val="af"/>
            <w:rFonts w:hint="eastAsia"/>
            <w:noProof/>
          </w:rPr>
          <w:t>操作员</w:t>
        </w:r>
        <w:r w:rsidR="00C422B4" w:rsidRPr="00EF24E2">
          <w:rPr>
            <w:rStyle w:val="af"/>
            <w:noProof/>
          </w:rPr>
          <w:t>APP</w:t>
        </w:r>
        <w:r w:rsidR="00C422B4" w:rsidRPr="00EF24E2">
          <w:rPr>
            <w:rStyle w:val="af"/>
            <w:rFonts w:hint="eastAsia"/>
            <w:noProof/>
          </w:rPr>
          <w:t>实现</w:t>
        </w:r>
        <w:r w:rsidR="00C422B4">
          <w:rPr>
            <w:noProof/>
            <w:webHidden/>
          </w:rPr>
          <w:tab/>
        </w:r>
        <w:r w:rsidR="00C422B4">
          <w:rPr>
            <w:noProof/>
            <w:webHidden/>
          </w:rPr>
          <w:fldChar w:fldCharType="begin"/>
        </w:r>
        <w:r w:rsidR="00C422B4">
          <w:rPr>
            <w:noProof/>
            <w:webHidden/>
          </w:rPr>
          <w:instrText xml:space="preserve"> PAGEREF _Toc498607520 \h </w:instrText>
        </w:r>
        <w:r w:rsidR="00C422B4">
          <w:rPr>
            <w:noProof/>
            <w:webHidden/>
          </w:rPr>
        </w:r>
        <w:r w:rsidR="00C422B4">
          <w:rPr>
            <w:noProof/>
            <w:webHidden/>
          </w:rPr>
          <w:fldChar w:fldCharType="separate"/>
        </w:r>
        <w:r w:rsidR="00C422B4">
          <w:rPr>
            <w:noProof/>
            <w:webHidden/>
          </w:rPr>
          <w:t>48</w:t>
        </w:r>
        <w:r w:rsidR="00C422B4">
          <w:rPr>
            <w:noProof/>
            <w:webHidden/>
          </w:rPr>
          <w:fldChar w:fldCharType="end"/>
        </w:r>
      </w:hyperlink>
    </w:p>
    <w:p w14:paraId="16A8D3DA" w14:textId="77777777" w:rsidR="00C422B4" w:rsidRDefault="001F5190">
      <w:pPr>
        <w:pStyle w:val="20"/>
        <w:tabs>
          <w:tab w:val="right" w:leader="dot" w:pos="8296"/>
        </w:tabs>
        <w:rPr>
          <w:rFonts w:asciiTheme="minorHAnsi" w:hAnsiTheme="minorHAnsi" w:cstheme="minorBidi"/>
          <w:noProof/>
          <w:kern w:val="2"/>
          <w:sz w:val="21"/>
        </w:rPr>
      </w:pPr>
      <w:hyperlink w:anchor="_Toc498607521" w:history="1">
        <w:r w:rsidR="00C422B4" w:rsidRPr="00EF24E2">
          <w:rPr>
            <w:rStyle w:val="af"/>
            <w:noProof/>
          </w:rPr>
          <w:t xml:space="preserve">6.3 </w:t>
        </w:r>
        <w:r w:rsidR="00C422B4" w:rsidRPr="00EF24E2">
          <w:rPr>
            <w:rStyle w:val="af"/>
            <w:rFonts w:hint="eastAsia"/>
            <w:noProof/>
          </w:rPr>
          <w:t>售货</w:t>
        </w:r>
        <w:r w:rsidR="00C422B4" w:rsidRPr="00EF24E2">
          <w:rPr>
            <w:rStyle w:val="af"/>
            <w:noProof/>
          </w:rPr>
          <w:t>APP</w:t>
        </w:r>
        <w:r w:rsidR="00C422B4" w:rsidRPr="00EF24E2">
          <w:rPr>
            <w:rStyle w:val="af"/>
            <w:rFonts w:hint="eastAsia"/>
            <w:noProof/>
          </w:rPr>
          <w:t>实现</w:t>
        </w:r>
        <w:r w:rsidR="00C422B4">
          <w:rPr>
            <w:noProof/>
            <w:webHidden/>
          </w:rPr>
          <w:tab/>
        </w:r>
        <w:r w:rsidR="00C422B4">
          <w:rPr>
            <w:noProof/>
            <w:webHidden/>
          </w:rPr>
          <w:fldChar w:fldCharType="begin"/>
        </w:r>
        <w:r w:rsidR="00C422B4">
          <w:rPr>
            <w:noProof/>
            <w:webHidden/>
          </w:rPr>
          <w:instrText xml:space="preserve"> PAGEREF _Toc498607521 \h </w:instrText>
        </w:r>
        <w:r w:rsidR="00C422B4">
          <w:rPr>
            <w:noProof/>
            <w:webHidden/>
          </w:rPr>
        </w:r>
        <w:r w:rsidR="00C422B4">
          <w:rPr>
            <w:noProof/>
            <w:webHidden/>
          </w:rPr>
          <w:fldChar w:fldCharType="separate"/>
        </w:r>
        <w:r w:rsidR="00C422B4">
          <w:rPr>
            <w:noProof/>
            <w:webHidden/>
          </w:rPr>
          <w:t>50</w:t>
        </w:r>
        <w:r w:rsidR="00C422B4">
          <w:rPr>
            <w:noProof/>
            <w:webHidden/>
          </w:rPr>
          <w:fldChar w:fldCharType="end"/>
        </w:r>
      </w:hyperlink>
    </w:p>
    <w:p w14:paraId="65D40F2F" w14:textId="77777777" w:rsidR="00C422B4" w:rsidRDefault="001F5190">
      <w:pPr>
        <w:pStyle w:val="11"/>
        <w:rPr>
          <w:rFonts w:asciiTheme="minorHAnsi" w:hAnsiTheme="minorHAnsi" w:cstheme="minorBidi"/>
          <w:noProof/>
          <w:kern w:val="2"/>
          <w:sz w:val="21"/>
        </w:rPr>
      </w:pPr>
      <w:hyperlink w:anchor="_Toc498607522" w:history="1">
        <w:r w:rsidR="00C422B4" w:rsidRPr="00EF24E2">
          <w:rPr>
            <w:rStyle w:val="af"/>
            <w:rFonts w:hint="eastAsia"/>
            <w:noProof/>
          </w:rPr>
          <w:t>第</w:t>
        </w:r>
        <w:r w:rsidR="00C422B4" w:rsidRPr="00EF24E2">
          <w:rPr>
            <w:rStyle w:val="af"/>
            <w:noProof/>
          </w:rPr>
          <w:t>7</w:t>
        </w:r>
        <w:r w:rsidR="00C422B4" w:rsidRPr="00EF24E2">
          <w:rPr>
            <w:rStyle w:val="af"/>
            <w:rFonts w:hint="eastAsia"/>
            <w:noProof/>
          </w:rPr>
          <w:t>章</w:t>
        </w:r>
        <w:r w:rsidR="00C422B4" w:rsidRPr="00EF24E2">
          <w:rPr>
            <w:rStyle w:val="af"/>
            <w:noProof/>
          </w:rPr>
          <w:t xml:space="preserve"> </w:t>
        </w:r>
        <w:r w:rsidR="00C422B4" w:rsidRPr="00EF24E2">
          <w:rPr>
            <w:rStyle w:val="af"/>
            <w:rFonts w:hint="eastAsia"/>
            <w:noProof/>
          </w:rPr>
          <w:t>总结与展望</w:t>
        </w:r>
        <w:r w:rsidR="00C422B4">
          <w:rPr>
            <w:noProof/>
            <w:webHidden/>
          </w:rPr>
          <w:tab/>
        </w:r>
        <w:r w:rsidR="00C422B4">
          <w:rPr>
            <w:noProof/>
            <w:webHidden/>
          </w:rPr>
          <w:fldChar w:fldCharType="begin"/>
        </w:r>
        <w:r w:rsidR="00C422B4">
          <w:rPr>
            <w:noProof/>
            <w:webHidden/>
          </w:rPr>
          <w:instrText xml:space="preserve"> PAGEREF _Toc498607522 \h </w:instrText>
        </w:r>
        <w:r w:rsidR="00C422B4">
          <w:rPr>
            <w:noProof/>
            <w:webHidden/>
          </w:rPr>
        </w:r>
        <w:r w:rsidR="00C422B4">
          <w:rPr>
            <w:noProof/>
            <w:webHidden/>
          </w:rPr>
          <w:fldChar w:fldCharType="separate"/>
        </w:r>
        <w:r w:rsidR="00C422B4">
          <w:rPr>
            <w:noProof/>
            <w:webHidden/>
          </w:rPr>
          <w:t>61</w:t>
        </w:r>
        <w:r w:rsidR="00C422B4">
          <w:rPr>
            <w:noProof/>
            <w:webHidden/>
          </w:rPr>
          <w:fldChar w:fldCharType="end"/>
        </w:r>
      </w:hyperlink>
    </w:p>
    <w:p w14:paraId="135778BC" w14:textId="77777777" w:rsidR="00C422B4" w:rsidRDefault="001F5190">
      <w:pPr>
        <w:pStyle w:val="11"/>
        <w:rPr>
          <w:rFonts w:asciiTheme="minorHAnsi" w:hAnsiTheme="minorHAnsi" w:cstheme="minorBidi"/>
          <w:noProof/>
          <w:kern w:val="2"/>
          <w:sz w:val="21"/>
        </w:rPr>
      </w:pPr>
      <w:hyperlink w:anchor="_Toc498607523" w:history="1">
        <w:r w:rsidR="00C422B4" w:rsidRPr="00EF24E2">
          <w:rPr>
            <w:rStyle w:val="af"/>
            <w:rFonts w:hint="eastAsia"/>
            <w:noProof/>
          </w:rPr>
          <w:t>致谢</w:t>
        </w:r>
        <w:r w:rsidR="00C422B4">
          <w:rPr>
            <w:noProof/>
            <w:webHidden/>
          </w:rPr>
          <w:tab/>
        </w:r>
        <w:r w:rsidR="00C422B4">
          <w:rPr>
            <w:noProof/>
            <w:webHidden/>
          </w:rPr>
          <w:fldChar w:fldCharType="begin"/>
        </w:r>
        <w:r w:rsidR="00C422B4">
          <w:rPr>
            <w:noProof/>
            <w:webHidden/>
          </w:rPr>
          <w:instrText xml:space="preserve"> PAGEREF _Toc498607523 \h </w:instrText>
        </w:r>
        <w:r w:rsidR="00C422B4">
          <w:rPr>
            <w:noProof/>
            <w:webHidden/>
          </w:rPr>
        </w:r>
        <w:r w:rsidR="00C422B4">
          <w:rPr>
            <w:noProof/>
            <w:webHidden/>
          </w:rPr>
          <w:fldChar w:fldCharType="separate"/>
        </w:r>
        <w:r w:rsidR="00C422B4">
          <w:rPr>
            <w:noProof/>
            <w:webHidden/>
          </w:rPr>
          <w:t>63</w:t>
        </w:r>
        <w:r w:rsidR="00C422B4">
          <w:rPr>
            <w:noProof/>
            <w:webHidden/>
          </w:rPr>
          <w:fldChar w:fldCharType="end"/>
        </w:r>
      </w:hyperlink>
    </w:p>
    <w:p w14:paraId="1DBF850A" w14:textId="77777777" w:rsidR="00C422B4" w:rsidRDefault="001F5190">
      <w:pPr>
        <w:pStyle w:val="11"/>
        <w:rPr>
          <w:rFonts w:asciiTheme="minorHAnsi" w:hAnsiTheme="minorHAnsi" w:cstheme="minorBidi"/>
          <w:noProof/>
          <w:kern w:val="2"/>
          <w:sz w:val="21"/>
        </w:rPr>
      </w:pPr>
      <w:hyperlink w:anchor="_Toc498607524" w:history="1">
        <w:r w:rsidR="00C422B4" w:rsidRPr="00EF24E2">
          <w:rPr>
            <w:rStyle w:val="af"/>
            <w:rFonts w:hint="eastAsia"/>
            <w:noProof/>
          </w:rPr>
          <w:t>参考文献</w:t>
        </w:r>
        <w:r w:rsidR="00C422B4">
          <w:rPr>
            <w:noProof/>
            <w:webHidden/>
          </w:rPr>
          <w:tab/>
        </w:r>
        <w:r w:rsidR="00C422B4">
          <w:rPr>
            <w:noProof/>
            <w:webHidden/>
          </w:rPr>
          <w:fldChar w:fldCharType="begin"/>
        </w:r>
        <w:r w:rsidR="00C422B4">
          <w:rPr>
            <w:noProof/>
            <w:webHidden/>
          </w:rPr>
          <w:instrText xml:space="preserve"> PAGEREF _Toc498607524 \h </w:instrText>
        </w:r>
        <w:r w:rsidR="00C422B4">
          <w:rPr>
            <w:noProof/>
            <w:webHidden/>
          </w:rPr>
        </w:r>
        <w:r w:rsidR="00C422B4">
          <w:rPr>
            <w:noProof/>
            <w:webHidden/>
          </w:rPr>
          <w:fldChar w:fldCharType="separate"/>
        </w:r>
        <w:r w:rsidR="00C422B4">
          <w:rPr>
            <w:noProof/>
            <w:webHidden/>
          </w:rPr>
          <w:t>64</w:t>
        </w:r>
        <w:r w:rsidR="00C422B4">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27" w:name="_Toc492673747"/>
      <w:bookmarkStart w:id="28" w:name="_Toc498607472"/>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7"/>
      <w:bookmarkEnd w:id="28"/>
    </w:p>
    <w:p w14:paraId="1DC1AA1F" w14:textId="69796932" w:rsidR="00A35743" w:rsidRPr="00636514" w:rsidRDefault="00073140" w:rsidP="007341F7">
      <w:pPr>
        <w:pStyle w:val="2"/>
      </w:pPr>
      <w:bookmarkStart w:id="29" w:name="_Toc492673748"/>
      <w:bookmarkStart w:id="30" w:name="_Toc498607473"/>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29"/>
      <w:bookmarkEnd w:id="30"/>
    </w:p>
    <w:p w14:paraId="5A6E1DAB" w14:textId="77C5D4F3"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88251D">
        <w:rPr>
          <w:rStyle w:val="af9"/>
        </w:rPr>
        <w:t xml:space="preserve"> </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F6076AD" w:rsidR="0085765F" w:rsidRDefault="004E53F8" w:rsidP="00246D41">
      <w:pPr>
        <w:ind w:firstLine="480"/>
      </w:pPr>
      <w:r>
        <w:rPr>
          <w:rFonts w:hint="eastAsia"/>
        </w:rPr>
        <w:t>1</w:t>
      </w:r>
      <w:r>
        <w:rPr>
          <w:rFonts w:hint="eastAsia"/>
        </w:rPr>
        <w:t>）</w:t>
      </w:r>
      <w:r w:rsidR="00DC3AD4">
        <w:rPr>
          <w:rFonts w:hint="eastAsia"/>
        </w:rPr>
        <w:t>占比较大的</w:t>
      </w:r>
      <w:r w:rsidR="00AB1035">
        <w:rPr>
          <w:rFonts w:hint="eastAsia"/>
        </w:rPr>
        <w:t>中小型</w:t>
      </w:r>
      <w:r w:rsidR="009701F7">
        <w:rPr>
          <w:rFonts w:hint="eastAsia"/>
        </w:rPr>
        <w:t>售货机</w:t>
      </w:r>
      <w:r w:rsidR="00845D3C">
        <w:rPr>
          <w:rFonts w:hint="eastAsia"/>
        </w:rPr>
        <w:t>的运营</w:t>
      </w:r>
      <w:r w:rsidR="009C3052">
        <w:rPr>
          <w:rFonts w:hint="eastAsia"/>
        </w:rPr>
        <w:t>商</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消费者消费观念逐渐改变，无币式消费已成主要消</w:t>
      </w:r>
      <w:r w:rsidR="007805FD">
        <w:rPr>
          <w:rFonts w:hint="eastAsia"/>
        </w:rPr>
        <w:lastRenderedPageBreak/>
        <w:t>费模式</w:t>
      </w:r>
      <w:r w:rsidR="00C93618">
        <w:rPr>
          <w:rFonts w:hint="eastAsia"/>
          <w:vertAlign w:val="superscript"/>
        </w:rPr>
        <w:t>[</w:t>
      </w:r>
      <w:r w:rsidR="00FA4C5E">
        <w:rPr>
          <w:rStyle w:val="af9"/>
        </w:rPr>
        <w:endnoteReference w:id="6"/>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0DF15038" w14:textId="7199FF36" w:rsidR="00401282" w:rsidRDefault="00C55C08" w:rsidP="00541972">
      <w:pPr>
        <w:ind w:firstLine="480"/>
      </w:pPr>
      <w:r>
        <w:rPr>
          <w:rFonts w:hint="eastAsia"/>
        </w:rPr>
        <w:t>3</w:t>
      </w:r>
      <w:r w:rsidR="000E67FD">
        <w:rPr>
          <w:rFonts w:hint="eastAsia"/>
        </w:rPr>
        <w:t>）</w:t>
      </w:r>
      <w:r w:rsidR="0002501A">
        <w:rPr>
          <w:rFonts w:hint="eastAsia"/>
        </w:rPr>
        <w:t>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31" w:name="_Toc492673749"/>
      <w:r w:rsidR="00AB1035">
        <w:rPr>
          <w:rFonts w:hint="eastAsia"/>
        </w:rPr>
        <w:t>，</w:t>
      </w:r>
      <w:r w:rsidR="009163E8">
        <w:rPr>
          <w:rFonts w:hint="eastAsia"/>
        </w:rPr>
        <w:t>占比较多的</w:t>
      </w:r>
      <w:r w:rsidR="009163E8">
        <w:t>中小型运营商技术落后</w:t>
      </w:r>
      <w:r w:rsidR="009163E8">
        <w:rPr>
          <w:rFonts w:hint="eastAsia"/>
          <w:vertAlign w:val="superscript"/>
        </w:rPr>
        <w:t>[</w:t>
      </w:r>
      <w:r w:rsidR="009163E8">
        <w:rPr>
          <w:rStyle w:val="af9"/>
        </w:rPr>
        <w:endnoteReference w:id="7"/>
      </w:r>
      <w:r w:rsidR="009163E8">
        <w:rPr>
          <w:vertAlign w:val="superscript"/>
        </w:rPr>
        <w:t>]</w:t>
      </w:r>
      <w:r w:rsidR="009163E8">
        <w:rPr>
          <w:rFonts w:hint="eastAsia"/>
        </w:rPr>
        <w:t>，</w:t>
      </w:r>
      <w:r w:rsidR="00AB1035">
        <w:rPr>
          <w:rFonts w:hint="eastAsia"/>
        </w:rPr>
        <w:t>并无足够的财力物力承担</w:t>
      </w:r>
      <w:r w:rsidR="00401282">
        <w:rPr>
          <w:rFonts w:hint="eastAsia"/>
        </w:rPr>
        <w:t>。</w:t>
      </w:r>
    </w:p>
    <w:p w14:paraId="67434425" w14:textId="1E6ECD8A" w:rsidR="00F06F4B" w:rsidRPr="00636514" w:rsidRDefault="00401282" w:rsidP="00246D41">
      <w:pPr>
        <w:pStyle w:val="2"/>
      </w:pPr>
      <w:bookmarkStart w:id="32" w:name="_Toc498607474"/>
      <w:r w:rsidRPr="00636514">
        <w:rPr>
          <w:rFonts w:hint="eastAsia"/>
        </w:rPr>
        <w:t>1.2</w:t>
      </w:r>
      <w:r w:rsidRPr="00636514">
        <w:t xml:space="preserve"> </w:t>
      </w:r>
      <w:commentRangeStart w:id="33"/>
      <w:r>
        <w:rPr>
          <w:rFonts w:hint="eastAsia"/>
          <w:lang w:eastAsia="zh-CN"/>
        </w:rPr>
        <w:t>国内外</w:t>
      </w:r>
      <w:r w:rsidR="00F468DC">
        <w:rPr>
          <w:rFonts w:hint="eastAsia"/>
          <w:lang w:eastAsia="zh-CN"/>
        </w:rPr>
        <w:t>自动售货机</w:t>
      </w:r>
      <w:r w:rsidR="004C6AB2">
        <w:rPr>
          <w:rFonts w:hint="eastAsia"/>
          <w:lang w:eastAsia="zh-CN"/>
        </w:rPr>
        <w:t>应用</w:t>
      </w:r>
      <w:r w:rsidR="00983FB2">
        <w:rPr>
          <w:rFonts w:hint="eastAsia"/>
          <w:lang w:eastAsia="zh-CN"/>
        </w:rPr>
        <w:t>的</w:t>
      </w:r>
      <w:r w:rsidRPr="00636514">
        <w:rPr>
          <w:rFonts w:hint="eastAsia"/>
        </w:rPr>
        <w:t>研究现状</w:t>
      </w:r>
      <w:bookmarkEnd w:id="31"/>
      <w:commentRangeEnd w:id="33"/>
      <w:r>
        <w:rPr>
          <w:rStyle w:val="aa"/>
          <w:rFonts w:ascii="Times New Roman" w:eastAsiaTheme="minorEastAsia" w:hAnsi="Times New Roman"/>
          <w:b w:val="0"/>
          <w:bCs w:val="0"/>
        </w:rPr>
        <w:commentReference w:id="33"/>
      </w:r>
      <w:bookmarkEnd w:id="32"/>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172848D9" w14:textId="43DC2CB9" w:rsidR="00044234"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软件层面的后台管理系统、监控系统和自动售货机销售终端等。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044234">
        <w:rPr>
          <w:rFonts w:hint="eastAsia"/>
        </w:rPr>
        <w:t>；另一方面，提供支付宝、微信、银联等多动能移动支付方式。</w:t>
      </w:r>
      <w:r w:rsidR="0079050A">
        <w:rPr>
          <w:rFonts w:hint="eastAsia"/>
        </w:rPr>
        <w:t>这种信息化的发展趋势，不但适应了当下人们的消费习惯，而且拓展了自动售货机的应用领域，降低了运营和管理的成本。</w:t>
      </w:r>
      <w:r w:rsidR="00143783">
        <w:rPr>
          <w:rFonts w:hint="eastAsia"/>
        </w:rPr>
        <w:t>但是，自动售货机信息化系统</w:t>
      </w:r>
      <w:r w:rsidR="00EC7AE8">
        <w:rPr>
          <w:rFonts w:hint="eastAsia"/>
        </w:rPr>
        <w:t>在我国</w:t>
      </w:r>
      <w:r w:rsidR="00143783">
        <w:rPr>
          <w:rFonts w:hint="eastAsia"/>
        </w:rPr>
        <w:t>的应用还不够广泛，在实现信息化系统初期也遇到了阻力。</w:t>
      </w:r>
      <w:r w:rsidR="00044234">
        <w:rPr>
          <w:rFonts w:hint="eastAsia"/>
        </w:rPr>
        <w:t>以</w:t>
      </w:r>
      <w:r w:rsidR="00044234">
        <w:t>国内首屈一指的自动售货机商家友宝为</w:t>
      </w:r>
      <w:r w:rsidR="00044234">
        <w:t>例</w:t>
      </w:r>
      <w:r w:rsidR="00055C79">
        <w:rPr>
          <w:rFonts w:hint="eastAsia"/>
          <w:vertAlign w:val="superscript"/>
        </w:rPr>
        <w:t>[</w:t>
      </w:r>
      <w:r w:rsidR="00F23500">
        <w:rPr>
          <w:rStyle w:val="af9"/>
        </w:rPr>
        <w:endnoteReference w:id="12"/>
      </w:r>
      <w:r w:rsidR="00055C79">
        <w:rPr>
          <w:vertAlign w:val="superscript"/>
        </w:rPr>
        <w:t>]</w:t>
      </w:r>
      <w:r w:rsidR="00044234">
        <w:rPr>
          <w:rFonts w:hint="eastAsia"/>
        </w:rPr>
        <w:t>，信息化运营初期</w:t>
      </w:r>
      <w:r w:rsidR="00143783">
        <w:rPr>
          <w:rFonts w:hint="eastAsia"/>
        </w:rPr>
        <w:t>投入软件开发和硬件改造的</w:t>
      </w:r>
      <w:r w:rsidR="00044234">
        <w:rPr>
          <w:rFonts w:hint="eastAsia"/>
        </w:rPr>
        <w:t>资金消耗较大，硬件设备频频出错，生产技术不成熟</w:t>
      </w:r>
      <w:r w:rsidR="00FD3BF3">
        <w:rPr>
          <w:rFonts w:hint="eastAsia"/>
        </w:rPr>
        <w:t>。</w:t>
      </w:r>
      <w:r w:rsidR="00044234">
        <w:rPr>
          <w:rFonts w:hint="eastAsia"/>
        </w:rPr>
        <w:t>通过</w:t>
      </w:r>
      <w:r w:rsidR="00F23500">
        <w:rPr>
          <w:rFonts w:hint="eastAsia"/>
        </w:rPr>
        <w:t>学习国外的先进技术</w:t>
      </w:r>
      <w:r w:rsidR="00280B41">
        <w:rPr>
          <w:rFonts w:hint="eastAsia"/>
        </w:rPr>
        <w:t>、</w:t>
      </w:r>
      <w:r w:rsidR="00044234">
        <w:rPr>
          <w:rFonts w:hint="eastAsia"/>
        </w:rPr>
        <w:t>不断的创新和系统优化，</w:t>
      </w:r>
      <w:r w:rsidR="00A53C4E">
        <w:rPr>
          <w:rFonts w:hint="eastAsia"/>
        </w:rPr>
        <w:t>友宝的</w:t>
      </w:r>
      <w:r w:rsidR="008F1830">
        <w:rPr>
          <w:rFonts w:hint="eastAsia"/>
        </w:rPr>
        <w:t>市场占有率不断增加</w:t>
      </w:r>
      <w:r w:rsidR="00A53C4E">
        <w:rPr>
          <w:rFonts w:hint="eastAsia"/>
        </w:rPr>
        <w:t>，到</w:t>
      </w:r>
      <w:r w:rsidR="00044234">
        <w:rPr>
          <w:rFonts w:hint="eastAsia"/>
        </w:rPr>
        <w:t>2015</w:t>
      </w:r>
      <w:r w:rsidR="00044234">
        <w:rPr>
          <w:rFonts w:hint="eastAsia"/>
        </w:rPr>
        <w:t>年开始扭亏为盈。</w:t>
      </w:r>
    </w:p>
    <w:p w14:paraId="06FE6116" w14:textId="52C49190" w:rsidR="003C174F" w:rsidRPr="002A1A84" w:rsidRDefault="00240092" w:rsidP="00044234">
      <w:pPr>
        <w:ind w:firstLine="480"/>
      </w:pPr>
      <w:r>
        <w:t>目前</w:t>
      </w:r>
      <w:r>
        <w:rPr>
          <w:rFonts w:hint="eastAsia"/>
        </w:rPr>
        <w:t>，</w:t>
      </w:r>
      <w:r w:rsidR="008A2ACE">
        <w:rPr>
          <w:rFonts w:hint="eastAsia"/>
        </w:rPr>
        <w:t>国内大型</w:t>
      </w:r>
      <w:r>
        <w:rPr>
          <w:rFonts w:hint="eastAsia"/>
        </w:rPr>
        <w:t>自动售货机商家，如友宝、大连富士山冰等都加入了</w:t>
      </w:r>
      <w:r w:rsidR="00933563">
        <w:rPr>
          <w:rFonts w:hint="eastAsia"/>
        </w:rPr>
        <w:t>信息化的阵营</w:t>
      </w:r>
      <w:r>
        <w:rPr>
          <w:rFonts w:hint="eastAsia"/>
        </w:rPr>
        <w:t>，并且取得了不俗的成果</w:t>
      </w:r>
      <w:r w:rsidR="00E600C8">
        <w:rPr>
          <w:rFonts w:hint="eastAsia"/>
        </w:rPr>
        <w:t>。</w:t>
      </w:r>
      <w:r w:rsidR="008F7031">
        <w:rPr>
          <w:rFonts w:hint="eastAsia"/>
        </w:rPr>
        <w:t>提供信息化的管理机制、智能化的销售终端和</w:t>
      </w:r>
      <w:r w:rsidR="002821A6">
        <w:rPr>
          <w:rFonts w:hint="eastAsia"/>
        </w:rPr>
        <w:t>便捷</w:t>
      </w:r>
      <w:r w:rsidR="008F7031">
        <w:rPr>
          <w:rFonts w:hint="eastAsia"/>
        </w:rPr>
        <w:t>的移动支付</w:t>
      </w:r>
      <w:r w:rsidR="003617B5">
        <w:rPr>
          <w:rFonts w:hint="eastAsia"/>
        </w:rPr>
        <w:t>，已成为</w:t>
      </w:r>
      <w:r w:rsidR="0084219B">
        <w:rPr>
          <w:rFonts w:hint="eastAsia"/>
        </w:rPr>
        <w:t>影响自动售货机行业</w:t>
      </w:r>
      <w:r w:rsidR="003617B5">
        <w:rPr>
          <w:rFonts w:hint="eastAsia"/>
        </w:rPr>
        <w:t>发展的关键因素</w:t>
      </w:r>
      <w:r w:rsidR="006615FB">
        <w:rPr>
          <w:rFonts w:hint="eastAsia"/>
        </w:rPr>
        <w:t>。</w:t>
      </w:r>
    </w:p>
    <w:p w14:paraId="290DAB65" w14:textId="16163498" w:rsidR="00F06F4B" w:rsidRPr="00636514" w:rsidRDefault="00F06F4B" w:rsidP="007341F7">
      <w:pPr>
        <w:pStyle w:val="2"/>
      </w:pPr>
      <w:bookmarkStart w:id="35" w:name="_Toc492673750"/>
      <w:bookmarkStart w:id="36" w:name="_Toc498607475"/>
      <w:r w:rsidRPr="00636514">
        <w:rPr>
          <w:rFonts w:hint="eastAsia"/>
        </w:rPr>
        <w:lastRenderedPageBreak/>
        <w:t>1</w:t>
      </w:r>
      <w:r w:rsidR="00557471">
        <w:t>.3</w:t>
      </w:r>
      <w:r w:rsidR="00B32EC7">
        <w:t xml:space="preserve"> </w:t>
      </w:r>
      <w:r w:rsidR="009E44CA">
        <w:rPr>
          <w:rFonts w:hint="eastAsia"/>
          <w:lang w:eastAsia="zh-CN"/>
        </w:rPr>
        <w:t>论文</w:t>
      </w:r>
      <w:r w:rsidR="009B100E">
        <w:rPr>
          <w:rFonts w:hint="eastAsia"/>
          <w:lang w:eastAsia="zh-CN"/>
        </w:rPr>
        <w:t>的主要</w:t>
      </w:r>
      <w:r w:rsidR="00E50E4F">
        <w:t>研究目的</w:t>
      </w:r>
      <w:bookmarkEnd w:id="35"/>
      <w:bookmarkEnd w:id="36"/>
      <w:r w:rsidR="009B100E">
        <w:t>和任务</w:t>
      </w:r>
    </w:p>
    <w:p w14:paraId="687A318D" w14:textId="5C87AF79" w:rsidR="00E3797C" w:rsidRDefault="00B56780" w:rsidP="002041C1">
      <w:pPr>
        <w:ind w:firstLine="480"/>
      </w:pPr>
      <w:r>
        <w:rPr>
          <w:rFonts w:hint="eastAsia"/>
        </w:rPr>
        <w:t>（</w:t>
      </w:r>
      <w:r>
        <w:rPr>
          <w:rFonts w:hint="eastAsia"/>
        </w:rPr>
        <w:t>1</w:t>
      </w:r>
      <w:r>
        <w:rPr>
          <w:rFonts w:hint="eastAsia"/>
        </w:rPr>
        <w:t>）</w:t>
      </w:r>
      <w:r w:rsidR="009B100E">
        <w:rPr>
          <w:rFonts w:hint="eastAsia"/>
        </w:rPr>
        <w:t>论文</w:t>
      </w:r>
      <w:r w:rsidR="009B100E">
        <w:t>的主要研究目的</w:t>
      </w:r>
    </w:p>
    <w:p w14:paraId="410FC35B" w14:textId="77777777" w:rsidR="00504E62" w:rsidRDefault="002041C1" w:rsidP="009B100E">
      <w:pPr>
        <w:ind w:firstLine="480"/>
      </w:pPr>
      <w:r>
        <w:rPr>
          <w:rFonts w:hint="eastAsia"/>
        </w:rPr>
        <w:t>目前我国的自动售货机运营商多数为中小型企业，基本不具备独立承担开发和运维</w:t>
      </w:r>
      <w:r w:rsidR="00044D6A">
        <w:rPr>
          <w:rFonts w:hint="eastAsia"/>
        </w:rPr>
        <w:t>联网</w:t>
      </w:r>
      <w:r>
        <w:rPr>
          <w:rFonts w:hint="eastAsia"/>
        </w:rPr>
        <w:t>自动售货机的能力</w:t>
      </w:r>
      <w:r w:rsidR="00414B3E">
        <w:rPr>
          <w:rFonts w:hint="eastAsia"/>
        </w:rPr>
        <w:t>，</w:t>
      </w:r>
      <w:r w:rsidR="006D106E">
        <w:rPr>
          <w:rFonts w:hint="eastAsia"/>
        </w:rPr>
        <w:t>或者</w:t>
      </w:r>
      <w:r w:rsidR="008C0685">
        <w:rPr>
          <w:rFonts w:hint="eastAsia"/>
        </w:rPr>
        <w:t>更换</w:t>
      </w:r>
      <w:r>
        <w:rPr>
          <w:rFonts w:hint="eastAsia"/>
        </w:rPr>
        <w:t>新型售货机的财力，极大地限制了国内自动售货机</w:t>
      </w:r>
      <w:r w:rsidR="00717D13">
        <w:rPr>
          <w:rFonts w:hint="eastAsia"/>
        </w:rPr>
        <w:t>业务</w:t>
      </w:r>
      <w:r>
        <w:rPr>
          <w:rFonts w:hint="eastAsia"/>
        </w:rPr>
        <w:t>的推广。</w:t>
      </w:r>
      <w:r w:rsidR="00CC693E">
        <w:rPr>
          <w:rFonts w:hint="eastAsia"/>
        </w:rPr>
        <w:t>因此，共享的自动售货机云平台应运而生</w:t>
      </w:r>
      <w:r w:rsidR="00910026">
        <w:rPr>
          <w:rFonts w:hint="eastAsia"/>
        </w:rPr>
        <w:t>。</w:t>
      </w:r>
    </w:p>
    <w:p w14:paraId="316894F1" w14:textId="1B809A96" w:rsidR="009B100E" w:rsidRDefault="0036737C" w:rsidP="009B100E">
      <w:pPr>
        <w:ind w:firstLine="480"/>
      </w:pPr>
      <w:r>
        <w:rPr>
          <w:rFonts w:hint="eastAsia"/>
        </w:rPr>
        <w:t>云平台系统由自动售货机厂商开发和运维，供多个中小型运营商使用</w:t>
      </w:r>
      <w:r w:rsidR="00AB0E35">
        <w:rPr>
          <w:rFonts w:hint="eastAsia"/>
        </w:rPr>
        <w:t>。</w:t>
      </w:r>
      <w:r w:rsidR="009B100E">
        <w:rPr>
          <w:rFonts w:hint="eastAsia"/>
        </w:rPr>
        <w:t>解决国内中小型自动售货机运营商信息化程度低、管理手段落后、人工成本高以及终端销售系统落后、支付方式单一等一系列问题。</w:t>
      </w:r>
      <w:r w:rsidR="00054A9F">
        <w:rPr>
          <w:rFonts w:hint="eastAsia"/>
        </w:rPr>
        <w:t>在降低运营商</w:t>
      </w:r>
      <w:r w:rsidR="001331A6">
        <w:rPr>
          <w:rFonts w:hint="eastAsia"/>
        </w:rPr>
        <w:t>信息化</w:t>
      </w:r>
      <w:r w:rsidR="00054A9F">
        <w:rPr>
          <w:rFonts w:hint="eastAsia"/>
        </w:rPr>
        <w:t>成本的同时，增强生产厂商</w:t>
      </w:r>
      <w:r w:rsidR="00624BCB">
        <w:rPr>
          <w:rFonts w:hint="eastAsia"/>
        </w:rPr>
        <w:t>在行业内</w:t>
      </w:r>
      <w:r w:rsidR="00054A9F">
        <w:rPr>
          <w:rFonts w:hint="eastAsia"/>
        </w:rPr>
        <w:t>的竞争力。</w:t>
      </w:r>
    </w:p>
    <w:p w14:paraId="4AD422E5" w14:textId="24F82AE6" w:rsidR="001100B8" w:rsidRPr="002A1A84" w:rsidRDefault="001100B8" w:rsidP="002041C1">
      <w:pPr>
        <w:ind w:firstLine="480"/>
      </w:pPr>
      <w:r>
        <w:rPr>
          <w:rFonts w:hint="eastAsia"/>
        </w:rPr>
        <w:t>（</w:t>
      </w:r>
      <w:r>
        <w:rPr>
          <w:rFonts w:hint="eastAsia"/>
        </w:rPr>
        <w:t>2</w:t>
      </w:r>
      <w:r>
        <w:rPr>
          <w:rFonts w:hint="eastAsia"/>
        </w:rPr>
        <w:t>）论文的主要研究任务</w:t>
      </w:r>
    </w:p>
    <w:p w14:paraId="103411B2" w14:textId="140680B2" w:rsidR="00CE25A2" w:rsidRDefault="0092792E" w:rsidP="00DA6773">
      <w:pPr>
        <w:ind w:firstLine="480"/>
      </w:pPr>
      <w:r>
        <w:rPr>
          <w:rFonts w:hint="eastAsia"/>
        </w:rPr>
        <w:t>基于</w:t>
      </w:r>
      <w:r>
        <w:rPr>
          <w:rFonts w:hint="eastAsia"/>
        </w:rPr>
        <w:t>SaaS</w:t>
      </w:r>
      <w:r>
        <w:rPr>
          <w:rFonts w:hint="eastAsia"/>
        </w:rPr>
        <w:t>的多租户</w:t>
      </w:r>
      <w:r w:rsidR="000F5EB3">
        <w:rPr>
          <w:rFonts w:hint="eastAsia"/>
        </w:rPr>
        <w:t>技术</w:t>
      </w:r>
      <w:r w:rsidR="001D1B90">
        <w:rPr>
          <w:rFonts w:hint="eastAsia"/>
          <w:vertAlign w:val="superscript"/>
        </w:rPr>
        <w:t>[</w:t>
      </w:r>
      <w:r w:rsidR="000F5EB3">
        <w:rPr>
          <w:rStyle w:val="af9"/>
        </w:rPr>
        <w:endnoteReference w:id="13"/>
      </w:r>
      <w:r w:rsidR="001D1B90">
        <w:rPr>
          <w:rFonts w:hint="eastAsia"/>
          <w:vertAlign w:val="superscript"/>
        </w:rPr>
        <w:t>]</w:t>
      </w:r>
      <w:r w:rsidR="00C80AC7">
        <w:rPr>
          <w:rFonts w:hint="eastAsia"/>
        </w:rPr>
        <w:t>是目前软件共享平台的新型设计模式，具有“通过互联网访问，多租户共享”的特性。</w:t>
      </w:r>
      <w:r w:rsidR="00C80AC7">
        <w:rPr>
          <w:rFonts w:hint="eastAsia"/>
        </w:rPr>
        <w:t>SaaS</w:t>
      </w:r>
      <w:r w:rsidR="00C80AC7">
        <w:rPr>
          <w:rFonts w:hint="eastAsia"/>
        </w:rPr>
        <w:t>软件提供商进行系统的开发和部署，租户通过互联网进行系统的使用，能显著降低企业的信息化成本，非常适合中小型企业的使用。</w:t>
      </w:r>
      <w:r w:rsidR="009B100E">
        <w:t>论文研究了</w:t>
      </w:r>
      <w:r w:rsidR="009B100E">
        <w:rPr>
          <w:rFonts w:hint="eastAsia"/>
        </w:rPr>
        <w:t>SaaS</w:t>
      </w:r>
      <w:r w:rsidR="009B100E">
        <w:rPr>
          <w:rFonts w:hint="eastAsia"/>
        </w:rPr>
        <w:t>云平台，将</w:t>
      </w:r>
      <w:r w:rsidR="00352AC9">
        <w:rPr>
          <w:rFonts w:hint="eastAsia"/>
        </w:rPr>
        <w:t>其</w:t>
      </w:r>
      <w:r w:rsidR="009B100E">
        <w:rPr>
          <w:rFonts w:hint="eastAsia"/>
        </w:rPr>
        <w:t>应用到自动售货机信息化系统的实现中</w:t>
      </w:r>
      <w:r w:rsidR="00B2625F">
        <w:rPr>
          <w:rFonts w:hint="eastAsia"/>
        </w:rPr>
        <w:t>，做出</w:t>
      </w:r>
      <w:r w:rsidR="005B71E3">
        <w:rPr>
          <w:rFonts w:hint="eastAsia"/>
        </w:rPr>
        <w:t>合理创新和尝试</w:t>
      </w:r>
      <w:r w:rsidR="00B2625F">
        <w:rPr>
          <w:rFonts w:hint="eastAsia"/>
        </w:rPr>
        <w:t>。</w:t>
      </w:r>
      <w:r w:rsidR="005353B3">
        <w:rPr>
          <w:rFonts w:hint="eastAsia"/>
        </w:rPr>
        <w:t>在此基础上，</w:t>
      </w:r>
      <w:r w:rsidR="004267BD">
        <w:rPr>
          <w:rFonts w:hint="eastAsia"/>
        </w:rPr>
        <w:t>本</w:t>
      </w:r>
      <w:r w:rsidR="003E5D87">
        <w:rPr>
          <w:rFonts w:hint="eastAsia"/>
        </w:rPr>
        <w:t>文</w:t>
      </w:r>
      <w:r w:rsidR="00C520EA">
        <w:rPr>
          <w:rFonts w:hint="eastAsia"/>
        </w:rPr>
        <w:t>主要</w:t>
      </w:r>
      <w:r w:rsidR="004267BD">
        <w:rPr>
          <w:rFonts w:hint="eastAsia"/>
        </w:rPr>
        <w:t>完成以下任务：</w:t>
      </w:r>
      <w:r w:rsidR="003E408C">
        <w:rPr>
          <w:rFonts w:hint="eastAsia"/>
        </w:rPr>
        <w:t>基于</w:t>
      </w:r>
      <w:r w:rsidR="003E408C">
        <w:rPr>
          <w:rFonts w:hint="eastAsia"/>
        </w:rPr>
        <w:t>SaaS</w:t>
      </w:r>
      <w:r w:rsidR="003E408C">
        <w:rPr>
          <w:rFonts w:hint="eastAsia"/>
        </w:rPr>
        <w:t>云平台和多租户技术，结合具体的需求，</w:t>
      </w:r>
      <w:r w:rsidR="00B727DB">
        <w:rPr>
          <w:rFonts w:hint="eastAsia"/>
        </w:rPr>
        <w:t>设计</w:t>
      </w:r>
      <w:r w:rsidR="00A07741">
        <w:rPr>
          <w:rFonts w:hint="eastAsia"/>
        </w:rPr>
        <w:t>和实现</w:t>
      </w:r>
      <w:r w:rsidR="00B727DB">
        <w:rPr>
          <w:rFonts w:hint="eastAsia"/>
        </w:rPr>
        <w:t>一</w:t>
      </w:r>
      <w:r w:rsidR="00CE25A2">
        <w:rPr>
          <w:rFonts w:hint="eastAsia"/>
        </w:rPr>
        <w:t>个自动售货机云平台和相应的终端</w:t>
      </w:r>
      <w:r w:rsidR="003E408C">
        <w:rPr>
          <w:rFonts w:hint="eastAsia"/>
        </w:rPr>
        <w:t>软件</w:t>
      </w:r>
      <w:r w:rsidR="00CE25A2">
        <w:rPr>
          <w:rFonts w:hint="eastAsia"/>
        </w:rPr>
        <w:t>。</w:t>
      </w:r>
    </w:p>
    <w:p w14:paraId="716CB944" w14:textId="166ABEC4" w:rsidR="00E50BFF" w:rsidRDefault="00D6127F" w:rsidP="00C866AB">
      <w:pPr>
        <w:pStyle w:val="afe"/>
        <w:numPr>
          <w:ilvl w:val="0"/>
          <w:numId w:val="48"/>
        </w:numPr>
        <w:ind w:firstLineChars="0"/>
      </w:pPr>
      <w:r>
        <w:rPr>
          <w:rFonts w:hint="eastAsia"/>
        </w:rPr>
        <w:t>自动售货机云平台管理系统的</w:t>
      </w:r>
      <w:r w:rsidR="00D344E7">
        <w:rPr>
          <w:rFonts w:hint="eastAsia"/>
        </w:rPr>
        <w:t>实现任务</w:t>
      </w:r>
    </w:p>
    <w:p w14:paraId="30EF2D76" w14:textId="2B04354C" w:rsidR="001F550B" w:rsidRDefault="00B11031" w:rsidP="00B4511F">
      <w:pPr>
        <w:ind w:left="420" w:firstLineChars="0" w:firstLine="420"/>
      </w:pPr>
      <w:r>
        <w:rPr>
          <w:rFonts w:hint="eastAsia"/>
        </w:rPr>
        <w:t>由自动售货机厂商实现</w:t>
      </w:r>
      <w:r w:rsidR="00AA06B4" w:rsidRPr="00636514">
        <w:rPr>
          <w:rFonts w:hint="eastAsia"/>
        </w:rPr>
        <w:t>一</w:t>
      </w:r>
      <w:r w:rsidR="003D280E">
        <w:rPr>
          <w:rFonts w:hint="eastAsia"/>
        </w:rPr>
        <w:t>个</w:t>
      </w:r>
      <w:r w:rsidR="00AA06B4" w:rsidRPr="00636514">
        <w:rPr>
          <w:rFonts w:hint="eastAsia"/>
        </w:rPr>
        <w:t>能覆盖自动售货机</w:t>
      </w:r>
      <w:r w:rsidR="00AA06B4">
        <w:rPr>
          <w:rFonts w:hint="eastAsia"/>
        </w:rPr>
        <w:t>运营</w:t>
      </w:r>
      <w:r w:rsidR="00AA06B4" w:rsidRPr="00636514">
        <w:rPr>
          <w:rFonts w:hint="eastAsia"/>
        </w:rPr>
        <w:t>需求和功能的云</w:t>
      </w:r>
      <w:r w:rsidR="00AA06B4">
        <w:rPr>
          <w:rFonts w:hint="eastAsia"/>
        </w:rPr>
        <w:t>管理</w:t>
      </w:r>
      <w:r w:rsidR="00AA06B4" w:rsidRPr="00636514">
        <w:rPr>
          <w:rFonts w:hint="eastAsia"/>
        </w:rPr>
        <w:t>平台</w:t>
      </w:r>
      <w:r w:rsidR="00021F79">
        <w:rPr>
          <w:rFonts w:hint="eastAsia"/>
        </w:rPr>
        <w:t>。</w:t>
      </w:r>
      <w:r w:rsidR="00AA06B4">
        <w:rPr>
          <w:rFonts w:hint="eastAsia"/>
        </w:rPr>
        <w:t>基于</w:t>
      </w:r>
      <w:r w:rsidR="00AA06B4">
        <w:rPr>
          <w:rFonts w:hint="eastAsia"/>
        </w:rPr>
        <w:t>SaaS</w:t>
      </w:r>
      <w:r w:rsidR="00AA06B4">
        <w:rPr>
          <w:rFonts w:hint="eastAsia"/>
        </w:rPr>
        <w:t>和多租户的思想进行开发，</w:t>
      </w:r>
      <w:r w:rsidR="008910B0">
        <w:rPr>
          <w:rFonts w:hint="eastAsia"/>
        </w:rPr>
        <w:t>将普通</w:t>
      </w:r>
      <w:r w:rsidR="008910B0">
        <w:rPr>
          <w:rFonts w:hint="eastAsia"/>
        </w:rPr>
        <w:t>web</w:t>
      </w:r>
      <w:r w:rsidR="008910B0">
        <w:rPr>
          <w:rFonts w:hint="eastAsia"/>
        </w:rPr>
        <w:t>应用升级为共享应用，</w:t>
      </w:r>
      <w:r w:rsidR="00E70FF2">
        <w:rPr>
          <w:rFonts w:hint="eastAsia"/>
        </w:rPr>
        <w:t>为</w:t>
      </w:r>
      <w:r w:rsidR="00251E72">
        <w:rPr>
          <w:rFonts w:hint="eastAsia"/>
        </w:rPr>
        <w:t>多个</w:t>
      </w:r>
      <w:r w:rsidR="00E70FF2">
        <w:rPr>
          <w:rFonts w:hint="eastAsia"/>
        </w:rPr>
        <w:t>中小型运营商提供低</w:t>
      </w:r>
      <w:r w:rsidR="00282073">
        <w:rPr>
          <w:rFonts w:hint="eastAsia"/>
        </w:rPr>
        <w:t>价</w:t>
      </w:r>
      <w:r w:rsidR="00E70FF2">
        <w:rPr>
          <w:rFonts w:hint="eastAsia"/>
        </w:rPr>
        <w:t>的管理</w:t>
      </w:r>
      <w:r w:rsidR="00376385">
        <w:rPr>
          <w:rFonts w:hint="eastAsia"/>
        </w:rPr>
        <w:t>服务</w:t>
      </w:r>
      <w:r w:rsidR="009D6260">
        <w:rPr>
          <w:rFonts w:hint="eastAsia"/>
        </w:rPr>
        <w:t>，</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E50BFF">
        <w:rPr>
          <w:rFonts w:hint="eastAsia"/>
        </w:rPr>
        <w:t>运营商</w:t>
      </w:r>
      <w:r w:rsidR="00E50BFF" w:rsidRPr="00636514">
        <w:rPr>
          <w:rFonts w:hint="eastAsia"/>
        </w:rPr>
        <w:t>将功能实现完全托付给</w:t>
      </w:r>
      <w:r w:rsidR="00E50BFF">
        <w:t>厂商</w:t>
      </w:r>
      <w:r w:rsidR="00E50BFF" w:rsidRPr="00636514">
        <w:rPr>
          <w:rFonts w:hint="eastAsia"/>
        </w:rPr>
        <w:t>，不需要考虑软件的开发、维护和升级，</w:t>
      </w:r>
      <w:r w:rsidR="0018678A">
        <w:rPr>
          <w:rFonts w:hint="eastAsia"/>
        </w:rPr>
        <w:t>也</w:t>
      </w:r>
      <w:r w:rsidR="00E50BFF" w:rsidRPr="00636514">
        <w:rPr>
          <w:rFonts w:hint="eastAsia"/>
        </w:rPr>
        <w:t>省去了公司聘请专业软件人员的费用。</w:t>
      </w:r>
      <w:bookmarkStart w:id="37" w:name="_GoBack"/>
      <w:bookmarkEnd w:id="37"/>
    </w:p>
    <w:p w14:paraId="739B1904" w14:textId="2DE3E9D5" w:rsidR="001F550B" w:rsidRDefault="00A81A03" w:rsidP="00C866AB">
      <w:pPr>
        <w:pStyle w:val="afe"/>
        <w:numPr>
          <w:ilvl w:val="0"/>
          <w:numId w:val="48"/>
        </w:numPr>
        <w:ind w:firstLineChars="0"/>
      </w:pPr>
      <w:r>
        <w:rPr>
          <w:rFonts w:hint="eastAsia"/>
        </w:rPr>
        <w:t>自动售货机终端售货</w:t>
      </w:r>
      <w:r>
        <w:rPr>
          <w:rFonts w:hint="eastAsia"/>
        </w:rPr>
        <w:t>A</w:t>
      </w:r>
      <w:r>
        <w:t>PP</w:t>
      </w:r>
      <w:r>
        <w:rPr>
          <w:rFonts w:hint="eastAsia"/>
        </w:rPr>
        <w:t>的</w:t>
      </w:r>
      <w:r w:rsidR="002B4C0D">
        <w:rPr>
          <w:rFonts w:hint="eastAsia"/>
        </w:rPr>
        <w:t>实现任务</w:t>
      </w:r>
    </w:p>
    <w:p w14:paraId="2FB8B5EE" w14:textId="6D7D91D2" w:rsidR="00D6127F" w:rsidRDefault="00E70FF2" w:rsidP="00B4511F">
      <w:pPr>
        <w:ind w:left="420" w:firstLineChars="0" w:firstLine="420"/>
      </w:pPr>
      <w:r>
        <w:rPr>
          <w:rFonts w:hint="eastAsia"/>
        </w:rPr>
        <w:t>售货机终端使用外接</w:t>
      </w:r>
      <w:r>
        <w:rPr>
          <w:rFonts w:hint="eastAsia"/>
        </w:rPr>
        <w:t>Android</w:t>
      </w:r>
      <w:r>
        <w:rPr>
          <w:rFonts w:hint="eastAsia"/>
        </w:rPr>
        <w:t>设备进行</w:t>
      </w:r>
      <w:r w:rsidR="0029542B">
        <w:rPr>
          <w:rFonts w:hint="eastAsia"/>
        </w:rPr>
        <w:t>低成本</w:t>
      </w:r>
      <w:r>
        <w:rPr>
          <w:rFonts w:hint="eastAsia"/>
        </w:rPr>
        <w:t>改造，</w:t>
      </w:r>
      <w:r w:rsidR="00525C48">
        <w:rPr>
          <w:rFonts w:hint="eastAsia"/>
        </w:rPr>
        <w:t>在硬件设计的基础上，结合</w:t>
      </w:r>
      <w:r w:rsidR="00525C48">
        <w:rPr>
          <w:rFonts w:hint="eastAsia"/>
        </w:rPr>
        <w:t>4</w:t>
      </w:r>
      <w:r w:rsidR="00525C48">
        <w:t>G</w:t>
      </w:r>
      <w:r w:rsidR="00525C48">
        <w:rPr>
          <w:rFonts w:hint="eastAsia"/>
        </w:rPr>
        <w:t>网络</w:t>
      </w:r>
      <w:r w:rsidR="00786BB2">
        <w:rPr>
          <w:rFonts w:hint="eastAsia"/>
        </w:rPr>
        <w:t>实现无线通讯功能。终端实现售货机的</w:t>
      </w:r>
      <w:r w:rsidR="0011706C">
        <w:rPr>
          <w:rFonts w:hint="eastAsia"/>
        </w:rPr>
        <w:t>日常售货</w:t>
      </w:r>
      <w:r w:rsidR="00786BB2">
        <w:rPr>
          <w:rFonts w:hint="eastAsia"/>
        </w:rPr>
        <w:t>、</w:t>
      </w:r>
      <w:r w:rsidR="00607753">
        <w:rPr>
          <w:rFonts w:hint="eastAsia"/>
        </w:rPr>
        <w:t>提供多元移动支付功能、实现电子广告播放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lastRenderedPageBreak/>
        <w:t>封装和发送</w:t>
      </w:r>
      <w:r w:rsidR="0011706C">
        <w:rPr>
          <w:rFonts w:hint="eastAsia"/>
        </w:rPr>
        <w:t>。</w:t>
      </w:r>
    </w:p>
    <w:p w14:paraId="6FBBAB8A" w14:textId="02476B59" w:rsidR="00607753" w:rsidRDefault="00A81A03" w:rsidP="00C866AB">
      <w:pPr>
        <w:pStyle w:val="afe"/>
        <w:numPr>
          <w:ilvl w:val="0"/>
          <w:numId w:val="48"/>
        </w:numPr>
        <w:ind w:firstLineChars="0"/>
      </w:pPr>
      <w:r>
        <w:rPr>
          <w:rFonts w:hint="eastAsia"/>
        </w:rPr>
        <w:t>操作员</w:t>
      </w:r>
      <w:r>
        <w:rPr>
          <w:rFonts w:hint="eastAsia"/>
        </w:rPr>
        <w:t>APP</w:t>
      </w:r>
      <w:r>
        <w:rPr>
          <w:rFonts w:hint="eastAsia"/>
        </w:rPr>
        <w:t>的</w:t>
      </w:r>
      <w:r w:rsidR="00842C7E">
        <w:t>实现任务</w:t>
      </w:r>
    </w:p>
    <w:p w14:paraId="7DB016FE" w14:textId="00C917FB" w:rsidR="0085427D" w:rsidRDefault="00607753" w:rsidP="00607753">
      <w:pPr>
        <w:ind w:left="420" w:firstLineChars="0" w:firstLine="420"/>
      </w:pPr>
      <w:r>
        <w:rPr>
          <w:rFonts w:hint="eastAsia"/>
        </w:rPr>
        <w:t>操作员终端系统基于</w:t>
      </w:r>
      <w:r>
        <w:rPr>
          <w:rFonts w:hint="eastAsia"/>
        </w:rPr>
        <w:t>Android</w:t>
      </w:r>
      <w:r>
        <w:rPr>
          <w:rFonts w:hint="eastAsia"/>
        </w:rPr>
        <w:t>进行开发，通过</w:t>
      </w:r>
      <w:r>
        <w:rPr>
          <w:rFonts w:hint="eastAsia"/>
        </w:rPr>
        <w:t>H</w:t>
      </w:r>
      <w:r>
        <w:t>TTP</w:t>
      </w:r>
      <w:r w:rsidR="00DC54DD">
        <w:t>与</w:t>
      </w:r>
      <w:r>
        <w:rPr>
          <w:rFonts w:hint="eastAsia"/>
        </w:rPr>
        <w:t>自动售货机云平台管理系统进行通信</w:t>
      </w:r>
      <w:r w:rsidR="00A84FDD">
        <w:rPr>
          <w:rFonts w:hint="eastAsia"/>
        </w:rPr>
        <w:t>。运营商操作员</w:t>
      </w:r>
      <w:r>
        <w:rPr>
          <w:rFonts w:hint="eastAsia"/>
        </w:rPr>
        <w:t>可在上货现场通过</w:t>
      </w:r>
      <w:r w:rsidR="00BF6B11">
        <w:rPr>
          <w:rFonts w:hint="eastAsia"/>
        </w:rPr>
        <w:t>该应用</w:t>
      </w:r>
      <w:r>
        <w:rPr>
          <w:rFonts w:hint="eastAsia"/>
        </w:rPr>
        <w:t>对售货机信息进行更新，后台系统对上传的数据进行解析后存储到数据库中。</w:t>
      </w:r>
    </w:p>
    <w:p w14:paraId="02C80C6E" w14:textId="33B7C1CC" w:rsidR="00F06F4B" w:rsidRPr="00636514" w:rsidRDefault="00F06F4B" w:rsidP="007341F7">
      <w:pPr>
        <w:pStyle w:val="2"/>
      </w:pPr>
      <w:bookmarkStart w:id="38" w:name="_Toc492673751"/>
      <w:bookmarkStart w:id="39" w:name="_Toc498607476"/>
      <w:r w:rsidRPr="00636514">
        <w:rPr>
          <w:rFonts w:hint="eastAsia"/>
        </w:rPr>
        <w:t>1.4</w:t>
      </w:r>
      <w:r w:rsidRPr="00636514">
        <w:t xml:space="preserve"> </w:t>
      </w:r>
      <w:bookmarkEnd w:id="38"/>
      <w:r w:rsidR="00301A6F">
        <w:rPr>
          <w:rFonts w:hint="eastAsia"/>
          <w:lang w:eastAsia="zh-CN"/>
        </w:rPr>
        <w:t>论文的组织结构</w:t>
      </w:r>
      <w:bookmarkEnd w:id="39"/>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478BCC3F"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行业占比较高的中小型运营商</w:t>
      </w:r>
      <w:r w:rsidR="00C30A37">
        <w:rPr>
          <w:rFonts w:hint="eastAsia"/>
        </w:rPr>
        <w:t>面临的问题</w:t>
      </w:r>
      <w:r w:rsidR="00185D00">
        <w:rPr>
          <w:rFonts w:hint="eastAsia"/>
        </w:rPr>
        <w:t>，提出实现基于</w:t>
      </w:r>
      <w:r w:rsidR="00185D00">
        <w:rPr>
          <w:rFonts w:hint="eastAsia"/>
        </w:rPr>
        <w:t>SaaS</w:t>
      </w:r>
      <w:r w:rsidR="00185D00">
        <w:rPr>
          <w:rFonts w:hint="eastAsia"/>
        </w:rPr>
        <w:t>自动售货机云平台台系统和基于</w:t>
      </w:r>
      <w:r w:rsidR="00185D00">
        <w:rPr>
          <w:rFonts w:hint="eastAsia"/>
        </w:rPr>
        <w:t>4G</w:t>
      </w:r>
      <w:r w:rsidR="00185D00">
        <w:rPr>
          <w:rFonts w:hint="eastAsia"/>
        </w:rPr>
        <w:t>网络的销售终端，并对主要研究任务进行了阐述。</w:t>
      </w:r>
    </w:p>
    <w:p w14:paraId="4CC04A36" w14:textId="025ED451" w:rsidR="00F06F4B" w:rsidRPr="00636514" w:rsidRDefault="00393607" w:rsidP="00393607">
      <w:pPr>
        <w:ind w:firstLineChars="0" w:firstLine="420"/>
      </w:pPr>
      <w:r>
        <w:t>第</w:t>
      </w:r>
      <w:r>
        <w:t>2</w:t>
      </w:r>
      <w:r>
        <w:t>章</w:t>
      </w:r>
      <w:r>
        <w:rPr>
          <w:rFonts w:hint="eastAsia"/>
        </w:rPr>
        <w:t>：</w:t>
      </w:r>
      <w:r w:rsidR="00F06F4B" w:rsidRPr="00636514">
        <w:rPr>
          <w:rFonts w:hint="eastAsia"/>
        </w:rPr>
        <w:t>相关技术概述。主要介绍了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1AD3D605" w:rsidR="00F06F4B" w:rsidRPr="00636514" w:rsidRDefault="00393607" w:rsidP="00393607">
      <w:pPr>
        <w:ind w:firstLineChars="0" w:firstLine="420"/>
      </w:pPr>
      <w:r>
        <w:t>第</w:t>
      </w:r>
      <w:r>
        <w:rPr>
          <w:rFonts w:hint="eastAsia"/>
        </w:rPr>
        <w:t>3</w:t>
      </w:r>
      <w:r>
        <w:rPr>
          <w:rFonts w:hint="eastAsia"/>
        </w:rPr>
        <w:t>章：</w:t>
      </w:r>
      <w:r w:rsidR="00BA0106">
        <w:rPr>
          <w:rFonts w:hint="eastAsia"/>
        </w:rPr>
        <w:t>自动售货机云平台系统</w:t>
      </w:r>
      <w:r w:rsidR="00F06F4B" w:rsidRPr="00636514">
        <w:t>需求分析</w:t>
      </w:r>
      <w:r w:rsidR="00F06F4B" w:rsidRPr="00636514">
        <w:rPr>
          <w:rFonts w:hint="eastAsia"/>
        </w:rPr>
        <w:t>。</w:t>
      </w:r>
      <w:r w:rsidR="00F06F4B" w:rsidRPr="00636514">
        <w:t>主要介绍</w:t>
      </w:r>
      <w:r w:rsidR="00DA08F4">
        <w:rPr>
          <w:rFonts w:hint="eastAsia"/>
        </w:rPr>
        <w:t>自动售货机云平台</w:t>
      </w:r>
      <w:r w:rsidR="00F06F4B" w:rsidRPr="00636514">
        <w:t>系统的需求分析</w:t>
      </w:r>
      <w:r w:rsidR="00F06F4B" w:rsidRPr="00636514">
        <w:rPr>
          <w:rFonts w:hint="eastAsia"/>
        </w:rPr>
        <w:t>和用例图。从两个方面</w:t>
      </w:r>
      <w:r w:rsidR="00D942AB">
        <w:t>介绍</w:t>
      </w:r>
      <w:r w:rsidR="00F06F4B" w:rsidRPr="00636514">
        <w:rPr>
          <w:rFonts w:hint="eastAsia"/>
        </w:rPr>
        <w:t>，一个为</w:t>
      </w:r>
      <w:r w:rsidR="00FE7033">
        <w:rPr>
          <w:rFonts w:hint="eastAsia"/>
        </w:rPr>
        <w:t>云平台管理系统</w:t>
      </w:r>
      <w:r w:rsidR="00F06F4B" w:rsidRPr="00636514">
        <w:rPr>
          <w:rFonts w:hint="eastAsia"/>
        </w:rPr>
        <w:t>端，一个为</w:t>
      </w:r>
      <w:r w:rsidR="00F06F4B" w:rsidRPr="00636514">
        <w:rPr>
          <w:rFonts w:hint="eastAsia"/>
        </w:rPr>
        <w:t>Android</w:t>
      </w:r>
      <w:r w:rsidR="00797F4F">
        <w:rPr>
          <w:rFonts w:hint="eastAsia"/>
        </w:rPr>
        <w:t>终</w:t>
      </w:r>
      <w:r w:rsidR="00F06F4B" w:rsidRPr="00636514">
        <w:rPr>
          <w:rFonts w:hint="eastAsia"/>
        </w:rPr>
        <w:t>端。</w:t>
      </w:r>
    </w:p>
    <w:p w14:paraId="7F3E289A" w14:textId="64B2B0AB" w:rsidR="00F06F4B" w:rsidRPr="00636514" w:rsidRDefault="00393607" w:rsidP="00393607">
      <w:pPr>
        <w:ind w:firstLineChars="0" w:firstLine="420"/>
      </w:pPr>
      <w:r>
        <w:t>第</w:t>
      </w:r>
      <w:r>
        <w:rPr>
          <w:rFonts w:hint="eastAsia"/>
        </w:rPr>
        <w:t>4</w:t>
      </w:r>
      <w:r>
        <w:rPr>
          <w:rFonts w:hint="eastAsia"/>
        </w:rPr>
        <w:t>章：</w:t>
      </w:r>
      <w:r w:rsidR="00F06F4B">
        <w:rPr>
          <w:rFonts w:hint="eastAsia"/>
        </w:rPr>
        <w:t>云平台</w:t>
      </w:r>
      <w:r w:rsidR="00F06F4B" w:rsidRPr="00636514">
        <w:rPr>
          <w:rFonts w:hint="eastAsia"/>
        </w:rPr>
        <w:t>系统设计。主要介绍系统的</w:t>
      </w:r>
      <w:r w:rsidR="00F06F4B">
        <w:t>总体架构</w:t>
      </w:r>
      <w:r w:rsidR="00F06F4B" w:rsidRPr="00636514">
        <w:rPr>
          <w:rFonts w:hint="eastAsia"/>
        </w:rPr>
        <w:t>、</w:t>
      </w:r>
      <w:r w:rsidR="00F06F4B">
        <w:rPr>
          <w:rFonts w:hint="eastAsia"/>
        </w:rPr>
        <w:t>详细设计</w:t>
      </w:r>
      <w:r w:rsidR="00F06F4B" w:rsidRPr="00636514">
        <w:rPr>
          <w:rFonts w:hint="eastAsia"/>
        </w:rPr>
        <w:t>和数据库设计，并且设计出数据库</w:t>
      </w:r>
      <w:r w:rsidR="00F06F4B" w:rsidRPr="00636514">
        <w:rPr>
          <w:rFonts w:hint="eastAsia"/>
        </w:rPr>
        <w:t>E-R</w:t>
      </w:r>
      <w:r w:rsidR="00F06F4B" w:rsidRPr="00636514">
        <w:rPr>
          <w:rFonts w:hint="eastAsia"/>
        </w:rPr>
        <w:t>图。</w:t>
      </w:r>
    </w:p>
    <w:p w14:paraId="0EA88BF7" w14:textId="64444283" w:rsidR="00F06F4B" w:rsidRPr="00636514" w:rsidRDefault="00393607" w:rsidP="00393607">
      <w:pPr>
        <w:ind w:firstLineChars="0" w:firstLine="420"/>
      </w:pPr>
      <w:r>
        <w:t>第</w:t>
      </w:r>
      <w:r>
        <w:rPr>
          <w:rFonts w:hint="eastAsia"/>
        </w:rPr>
        <w:t>5</w:t>
      </w:r>
      <w:r>
        <w:rPr>
          <w:rFonts w:hint="eastAsia"/>
        </w:rPr>
        <w:t>章：</w:t>
      </w:r>
      <w:r w:rsidR="00F06F4B" w:rsidRPr="00636514">
        <w:rPr>
          <w:rFonts w:hint="eastAsia"/>
        </w:rPr>
        <w:t>云平台系统的</w:t>
      </w:r>
      <w:r w:rsidR="00F06F4B" w:rsidRPr="00636514">
        <w:t>实现</w:t>
      </w:r>
      <w:r w:rsidR="00F06F4B" w:rsidRPr="00636514">
        <w:rPr>
          <w:rFonts w:hint="eastAsia"/>
        </w:rPr>
        <w:t>。主要介绍了租户模块的分析和实现、系统权限的设计和实现、厂商模块和运营商模块的分析实现，并做出相应的时序图。</w:t>
      </w:r>
      <w:r w:rsidR="00F06F4B" w:rsidRPr="00636514">
        <w:rPr>
          <w:rFonts w:hint="eastAsia"/>
        </w:rPr>
        <w:t xml:space="preserve"> </w:t>
      </w:r>
    </w:p>
    <w:p w14:paraId="07A7C970" w14:textId="77777777" w:rsidR="00B75350" w:rsidRDefault="00393607" w:rsidP="00B75350">
      <w:pPr>
        <w:ind w:firstLineChars="0" w:firstLine="420"/>
      </w:pPr>
      <w:r>
        <w:t>第</w:t>
      </w:r>
      <w:r>
        <w:rPr>
          <w:rFonts w:hint="eastAsia"/>
        </w:rPr>
        <w:t>6</w:t>
      </w:r>
      <w:r>
        <w:rPr>
          <w:rFonts w:hint="eastAsia"/>
        </w:rPr>
        <w:t>章：</w:t>
      </w:r>
      <w:r w:rsidR="00F06F4B">
        <w:rPr>
          <w:rFonts w:hint="eastAsia"/>
        </w:rPr>
        <w:t>终端系统</w:t>
      </w:r>
      <w:r w:rsidR="00F06F4B" w:rsidRPr="00636514">
        <w:rPr>
          <w:rFonts w:hint="eastAsia"/>
        </w:rPr>
        <w:t>的</w:t>
      </w:r>
      <w:r w:rsidR="00F06F4B" w:rsidRPr="00636514">
        <w:t>实现</w:t>
      </w:r>
      <w:r w:rsidR="00F06F4B" w:rsidRPr="00636514">
        <w:rPr>
          <w:rFonts w:hint="eastAsia"/>
        </w:rPr>
        <w:t>。首先介绍了</w:t>
      </w:r>
      <w:r w:rsidR="001370D6" w:rsidRPr="00636514">
        <w:rPr>
          <w:rFonts w:hint="eastAsia"/>
        </w:rPr>
        <w:t>操作员</w:t>
      </w:r>
      <w:r w:rsidR="001370D6">
        <w:rPr>
          <w:rFonts w:hint="eastAsia"/>
        </w:rPr>
        <w:t>A</w:t>
      </w:r>
      <w:r w:rsidR="001370D6">
        <w:t>PP</w:t>
      </w:r>
      <w:r w:rsidR="00F06F4B" w:rsidRPr="00636514">
        <w:rPr>
          <w:rFonts w:hint="eastAsia"/>
        </w:rPr>
        <w:t>的各个模块功能和实现，做出对应的时序图。然后介绍了</w:t>
      </w:r>
      <w:r w:rsidR="00476ABB">
        <w:rPr>
          <w:rFonts w:hint="eastAsia"/>
        </w:rPr>
        <w:t>售货</w:t>
      </w:r>
      <w:r w:rsidR="00476ABB">
        <w:rPr>
          <w:rFonts w:hint="eastAsia"/>
        </w:rPr>
        <w:t>APP</w:t>
      </w:r>
      <w:r w:rsidR="00F06F4B" w:rsidRPr="00636514">
        <w:rPr>
          <w:rFonts w:hint="eastAsia"/>
        </w:rPr>
        <w:t>的设计与实现</w:t>
      </w:r>
      <w:r w:rsidR="00F06F4B">
        <w:rPr>
          <w:rFonts w:hint="eastAsia"/>
        </w:rPr>
        <w:t>，</w:t>
      </w:r>
      <w:r w:rsidR="00F06F4B" w:rsidRPr="00636514">
        <w:rPr>
          <w:rFonts w:hint="eastAsia"/>
        </w:rPr>
        <w:t>并做出相应的时序图和流程图。</w:t>
      </w:r>
    </w:p>
    <w:p w14:paraId="0672BC33" w14:textId="4AE76FC8" w:rsidR="00F06F4B" w:rsidRPr="00636514" w:rsidRDefault="00393607" w:rsidP="00B75350">
      <w:pPr>
        <w:ind w:firstLineChars="0" w:firstLine="420"/>
      </w:pPr>
      <w:r>
        <w:t>第</w:t>
      </w:r>
      <w:r>
        <w:rPr>
          <w:rFonts w:hint="eastAsia"/>
        </w:rPr>
        <w:t>7</w:t>
      </w:r>
      <w:r>
        <w:rPr>
          <w:rFonts w:hint="eastAsia"/>
        </w:rPr>
        <w:t>章：</w:t>
      </w:r>
      <w:r w:rsidR="00F06F4B" w:rsidRPr="00636514">
        <w:t>总结与展望</w:t>
      </w:r>
      <w:r w:rsidR="00F06F4B" w:rsidRPr="00636514">
        <w:rPr>
          <w:rFonts w:hint="eastAsia"/>
        </w:rPr>
        <w:t>。</w:t>
      </w:r>
      <w:r w:rsidR="00F06F4B">
        <w:t>总结</w:t>
      </w:r>
      <w:r w:rsidR="00F06F4B" w:rsidRPr="00636514">
        <w:t>系统的功能和方法</w:t>
      </w:r>
      <w:r w:rsidR="00F06F4B" w:rsidRPr="00636514">
        <w:rPr>
          <w:rFonts w:hint="eastAsia"/>
        </w:rPr>
        <w:t>，并提出进一步的展望。</w:t>
      </w:r>
    </w:p>
    <w:p w14:paraId="7AAAB695" w14:textId="5E378378" w:rsidR="00F06F4B" w:rsidRPr="00636514" w:rsidRDefault="00F06F4B" w:rsidP="006C24CD">
      <w:pPr>
        <w:pStyle w:val="1"/>
        <w:ind w:left="240"/>
      </w:pPr>
      <w:r w:rsidRPr="00636514">
        <w:br w:type="page"/>
      </w:r>
      <w:bookmarkStart w:id="40" w:name="_Toc492673752"/>
      <w:bookmarkStart w:id="41" w:name="_Toc498607477"/>
      <w:r w:rsidRPr="00636514">
        <w:lastRenderedPageBreak/>
        <w:t>第</w:t>
      </w:r>
      <w:r w:rsidRPr="00636514">
        <w:t>2</w:t>
      </w:r>
      <w:r w:rsidRPr="00636514">
        <w:t>章</w:t>
      </w:r>
      <w:r w:rsidRPr="00636514">
        <w:rPr>
          <w:rFonts w:hint="eastAsia"/>
          <w:lang w:eastAsia="zh-CN"/>
        </w:rPr>
        <w:t xml:space="preserve"> </w:t>
      </w:r>
      <w:r w:rsidR="002D193F">
        <w:rPr>
          <w:rFonts w:hint="eastAsia"/>
          <w:lang w:eastAsia="zh-CN"/>
        </w:rPr>
        <w:t>系统</w:t>
      </w:r>
      <w:r w:rsidR="007301FB">
        <w:rPr>
          <w:rFonts w:hint="eastAsia"/>
          <w:lang w:eastAsia="zh-CN"/>
        </w:rPr>
        <w:t>研究</w:t>
      </w:r>
      <w:r w:rsidRPr="00636514">
        <w:rPr>
          <w:rFonts w:hint="eastAsia"/>
        </w:rPr>
        <w:t>相关技术</w:t>
      </w:r>
      <w:bookmarkEnd w:id="40"/>
      <w:r w:rsidR="00A64972">
        <w:rPr>
          <w:rFonts w:hint="eastAsia"/>
        </w:rPr>
        <w:t>分析</w:t>
      </w:r>
      <w:bookmarkEnd w:id="41"/>
    </w:p>
    <w:p w14:paraId="022B6BF7" w14:textId="77777777" w:rsidR="00F06F4B"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3FEBD49A" w14:textId="123E45FE" w:rsidR="00AE56E4" w:rsidRDefault="002A0C4C" w:rsidP="00701619">
      <w:pPr>
        <w:pStyle w:val="2"/>
      </w:pPr>
      <w:bookmarkStart w:id="42" w:name="_Toc498607478"/>
      <w:r>
        <w:t xml:space="preserve">2.1 </w:t>
      </w:r>
      <w:r w:rsidR="00340C54">
        <w:rPr>
          <w:rFonts w:hint="eastAsia"/>
          <w:lang w:eastAsia="zh-CN"/>
        </w:rPr>
        <w:t>云计算</w:t>
      </w:r>
      <w:r w:rsidR="00340C54">
        <w:t>和</w:t>
      </w:r>
      <w:r w:rsidR="00F06F4B" w:rsidRPr="002A0C4C">
        <w:rPr>
          <w:rFonts w:hint="eastAsia"/>
        </w:rPr>
        <w:t>SaaS</w:t>
      </w:r>
      <w:r w:rsidR="00F06F4B" w:rsidRPr="002A0C4C">
        <w:rPr>
          <w:rFonts w:hint="eastAsia"/>
        </w:rPr>
        <w:t>服务</w:t>
      </w:r>
      <w:r w:rsidR="00D71BF7">
        <w:rPr>
          <w:rFonts w:hint="eastAsia"/>
          <w:lang w:eastAsia="zh-CN"/>
        </w:rPr>
        <w:t>的</w:t>
      </w:r>
      <w:r w:rsidR="00B45D10" w:rsidRPr="002A0C4C">
        <w:rPr>
          <w:rFonts w:hint="eastAsia"/>
        </w:rPr>
        <w:t>相关概念</w:t>
      </w:r>
      <w:bookmarkEnd w:id="42"/>
    </w:p>
    <w:p w14:paraId="00C9DB9D" w14:textId="026C8D0D" w:rsidR="003B3EFC" w:rsidRDefault="003B3EFC" w:rsidP="003B3EFC">
      <w:pPr>
        <w:pStyle w:val="3"/>
        <w:rPr>
          <w:color w:val="auto"/>
          <w:lang w:eastAsia="zh-CN"/>
        </w:rPr>
      </w:pPr>
      <w:bookmarkStart w:id="43" w:name="_Toc498607479"/>
      <w:r w:rsidRPr="003B3EFC">
        <w:rPr>
          <w:rFonts w:hint="eastAsia"/>
          <w:color w:val="auto"/>
        </w:rPr>
        <w:t>2.1.1</w:t>
      </w:r>
      <w:r w:rsidR="00CA1F37">
        <w:rPr>
          <w:color w:val="auto"/>
        </w:rPr>
        <w:t xml:space="preserve"> </w:t>
      </w:r>
      <w:r w:rsidRPr="003B3EFC">
        <w:rPr>
          <w:color w:val="auto"/>
        </w:rPr>
        <w:t>云计算技术</w:t>
      </w:r>
      <w:r w:rsidR="000A5017">
        <w:rPr>
          <w:rFonts w:hint="eastAsia"/>
          <w:color w:val="auto"/>
          <w:lang w:eastAsia="zh-CN"/>
        </w:rPr>
        <w:t>和</w:t>
      </w:r>
      <w:r w:rsidR="000A5017">
        <w:rPr>
          <w:rFonts w:hint="eastAsia"/>
          <w:color w:val="auto"/>
          <w:lang w:eastAsia="zh-CN"/>
        </w:rPr>
        <w:t>SaaS</w:t>
      </w:r>
      <w:r w:rsidR="000A5017">
        <w:rPr>
          <w:rFonts w:hint="eastAsia"/>
          <w:color w:val="auto"/>
          <w:lang w:eastAsia="zh-CN"/>
        </w:rPr>
        <w:t>服务的相关概念</w:t>
      </w:r>
      <w:bookmarkEnd w:id="43"/>
    </w:p>
    <w:p w14:paraId="3986291C" w14:textId="2DE3FD87" w:rsidR="001039EB" w:rsidRDefault="001039EB" w:rsidP="00CC1689">
      <w:pPr>
        <w:ind w:firstLine="480"/>
        <w:rPr>
          <w:lang w:val="x-none" w:eastAsia="x-none"/>
        </w:rPr>
      </w:pPr>
      <w:r>
        <w:rPr>
          <w:rFonts w:hint="eastAsia"/>
          <w:lang w:val="x-none"/>
        </w:rPr>
        <w:t>（</w:t>
      </w:r>
      <w:r w:rsidR="003103C9">
        <w:rPr>
          <w:rFonts w:hint="eastAsia"/>
          <w:lang w:val="x-none"/>
        </w:rPr>
        <w:t>1</w:t>
      </w:r>
      <w:r w:rsidR="003103C9">
        <w:rPr>
          <w:rFonts w:hint="eastAsia"/>
          <w:lang w:val="x-none"/>
        </w:rPr>
        <w:t>）</w:t>
      </w:r>
      <w:r>
        <w:rPr>
          <w:rFonts w:hint="eastAsia"/>
          <w:lang w:val="x-none"/>
        </w:rPr>
        <w:t>云计算技术</w:t>
      </w:r>
      <w:r w:rsidR="006139CD">
        <w:rPr>
          <w:rFonts w:hint="eastAsia"/>
          <w:lang w:val="x-none"/>
        </w:rPr>
        <w:t>的基本概念</w:t>
      </w:r>
    </w:p>
    <w:p w14:paraId="362115C4" w14:textId="05E0CC1F"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4"/>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5"/>
      </w:r>
      <w:r w:rsidR="007F7B3B">
        <w:rPr>
          <w:vertAlign w:val="superscript"/>
        </w:rPr>
        <w:t>]</w:t>
      </w:r>
      <w:r w:rsidR="007F7B3B">
        <w:rPr>
          <w:rFonts w:hint="eastAsia"/>
        </w:rPr>
        <w:t>。</w:t>
      </w:r>
    </w:p>
    <w:p w14:paraId="3C3855E4" w14:textId="477E7BD7"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4664E0">
        <w:rPr>
          <w:rFonts w:hint="eastAsia"/>
        </w:rPr>
        <w:t>为当前较为流行的云计算技术之一，软件开发者可将软件系统部署在第三方平台上，供多个租户进行租用，从而有效降低企业的信息化成本和时间进程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723D960F" w:rsidR="00125F5C" w:rsidRPr="00125F5C" w:rsidRDefault="00125F5C" w:rsidP="00125F5C">
      <w:pPr>
        <w:ind w:firstLine="480"/>
        <w:rPr>
          <w:lang w:val="x-none"/>
        </w:rPr>
      </w:pPr>
      <w:r>
        <w:rPr>
          <w:rFonts w:hint="eastAsia"/>
          <w:lang w:val="x-none"/>
        </w:rPr>
        <w:t>（</w:t>
      </w:r>
      <w:r w:rsidR="006139CD">
        <w:rPr>
          <w:lang w:val="x-none"/>
        </w:rPr>
        <w:t>2</w:t>
      </w:r>
      <w:r>
        <w:rPr>
          <w:rFonts w:hint="eastAsia"/>
          <w:lang w:val="x-none"/>
        </w:rPr>
        <w:t>）多租户技术</w:t>
      </w:r>
      <w:r w:rsidR="008A1BF5">
        <w:rPr>
          <w:rFonts w:hint="eastAsia"/>
          <w:lang w:val="x-none"/>
        </w:rPr>
        <w:t>和数据隔离分析</w:t>
      </w:r>
    </w:p>
    <w:p w14:paraId="24906F6F" w14:textId="0D53C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6"/>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软件服务提供了开发思路和技术支持。</w:t>
      </w:r>
      <w:r w:rsidR="0080530C">
        <w:rPr>
          <w:rFonts w:hint="eastAsia"/>
        </w:rPr>
        <w:t>多租户是</w:t>
      </w:r>
      <w:r w:rsidR="0080530C">
        <w:rPr>
          <w:rFonts w:hint="eastAsia"/>
        </w:rPr>
        <w:t>SaaS</w:t>
      </w:r>
      <w:r w:rsidR="0080530C">
        <w:rPr>
          <w:rFonts w:hint="eastAsia"/>
        </w:rPr>
        <w:t>服务和传统软件最本质的区别，核心是解决数据隔离问题。传统软件针对一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w:t>
      </w:r>
      <w:r w:rsidR="0080530C">
        <w:rPr>
          <w:rFonts w:hint="eastAsia"/>
        </w:rPr>
        <w:lastRenderedPageBreak/>
        <w:t>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7"/>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8"/>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430A94B1" w:rsidR="00292DF6" w:rsidRDefault="00292DF6" w:rsidP="00F32C18">
      <w:pPr>
        <w:ind w:firstLine="480"/>
      </w:pPr>
      <w:r>
        <w:rPr>
          <w:rFonts w:hint="eastAsia"/>
        </w:rPr>
        <w:t>（</w:t>
      </w:r>
      <w:r w:rsidR="00E338AF">
        <w:t>3</w:t>
      </w:r>
      <w:r>
        <w:rPr>
          <w:rFonts w:hint="eastAsia"/>
        </w:rPr>
        <w:t>）</w:t>
      </w:r>
      <w:r>
        <w:rPr>
          <w:rFonts w:hint="eastAsia"/>
        </w:rPr>
        <w:t>SaaS</w:t>
      </w:r>
      <w:r>
        <w:rPr>
          <w:rFonts w:hint="eastAsia"/>
        </w:rPr>
        <w:t>服务的基本概念</w:t>
      </w:r>
    </w:p>
    <w:p w14:paraId="3A3F28E7" w14:textId="008BE54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9"/>
      </w:r>
      <w:r w:rsidR="00003558">
        <w:rPr>
          <w:vertAlign w:val="superscript"/>
        </w:rPr>
        <w:t>~</w:t>
      </w:r>
      <w:r w:rsidR="000B146B">
        <w:rPr>
          <w:rStyle w:val="af9"/>
        </w:rPr>
        <w:endnoteReference w:id="20"/>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lastRenderedPageBreak/>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2A1DD5E8" w:rsidR="00693FB5" w:rsidRPr="00AD0376" w:rsidRDefault="00693FB5" w:rsidP="00693FB5">
      <w:pPr>
        <w:pStyle w:val="3"/>
        <w:rPr>
          <w:color w:val="auto"/>
        </w:rPr>
      </w:pPr>
      <w:bookmarkStart w:id="44" w:name="_Toc492673755"/>
      <w:bookmarkStart w:id="45" w:name="_Toc498607480"/>
      <w:r>
        <w:rPr>
          <w:color w:val="auto"/>
        </w:rPr>
        <w:t>2.1.</w:t>
      </w:r>
      <w:r w:rsidR="002C5061">
        <w:rPr>
          <w:color w:val="auto"/>
        </w:rPr>
        <w:t>2</w:t>
      </w:r>
      <w:r>
        <w:rPr>
          <w:color w:val="auto"/>
        </w:rPr>
        <w:t xml:space="preserve"> </w:t>
      </w:r>
      <w:r w:rsidRPr="00AD0376">
        <w:rPr>
          <w:color w:val="auto"/>
        </w:rPr>
        <w:t>SaaS</w:t>
      </w:r>
      <w:bookmarkEnd w:id="44"/>
      <w:r>
        <w:rPr>
          <w:color w:val="auto"/>
        </w:rPr>
        <w:t>服务</w:t>
      </w:r>
      <w:r>
        <w:rPr>
          <w:rFonts w:hint="eastAsia"/>
          <w:color w:val="auto"/>
          <w:lang w:eastAsia="zh-CN"/>
        </w:rPr>
        <w:t>的</w:t>
      </w:r>
      <w:r>
        <w:rPr>
          <w:color w:val="auto"/>
        </w:rPr>
        <w:t>成熟度</w:t>
      </w:r>
      <w:r>
        <w:rPr>
          <w:rFonts w:hint="eastAsia"/>
          <w:color w:val="auto"/>
          <w:lang w:eastAsia="zh-CN"/>
        </w:rPr>
        <w:t>模型及优势分析</w:t>
      </w:r>
      <w:bookmarkEnd w:id="45"/>
    </w:p>
    <w:p w14:paraId="63ECDC0A" w14:textId="2FA0D12F" w:rsidR="002C1ECA" w:rsidRDefault="002C1ECA" w:rsidP="002C1ECA">
      <w:pPr>
        <w:ind w:firstLine="480"/>
      </w:pPr>
      <w:r>
        <w:rPr>
          <w:rFonts w:hint="eastAsia"/>
        </w:rPr>
        <w:t>（</w:t>
      </w:r>
      <w:r>
        <w:rPr>
          <w:rFonts w:hint="eastAsia"/>
        </w:rPr>
        <w:t>1</w:t>
      </w:r>
      <w:r>
        <w:rPr>
          <w:rFonts w:hint="eastAsia"/>
        </w:rPr>
        <w:t>）</w:t>
      </w:r>
      <w:r>
        <w:rPr>
          <w:rFonts w:hint="eastAsia"/>
        </w:rPr>
        <w:t>SaaS</w:t>
      </w:r>
      <w:r>
        <w:t>服务的成熟度模型</w:t>
      </w:r>
    </w:p>
    <w:p w14:paraId="277BB6F3" w14:textId="77777777"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1"/>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41E5A">
      <w:pPr>
        <w:pStyle w:val="afe"/>
        <w:numPr>
          <w:ilvl w:val="0"/>
          <w:numId w:val="39"/>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41E5A">
      <w:pPr>
        <w:pStyle w:val="afe"/>
        <w:numPr>
          <w:ilvl w:val="0"/>
          <w:numId w:val="39"/>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w:t>
      </w:r>
      <w:r w:rsidR="005962A7">
        <w:rPr>
          <w:rFonts w:hint="eastAsia"/>
        </w:rPr>
        <w:lastRenderedPageBreak/>
        <w:t>进行修改时，将作用于每一个客户。</w:t>
      </w:r>
    </w:p>
    <w:p w14:paraId="70663C69" w14:textId="5106CF9F" w:rsidR="00B312C3" w:rsidRDefault="00B312C3" w:rsidP="00E41E5A">
      <w:pPr>
        <w:pStyle w:val="afe"/>
        <w:numPr>
          <w:ilvl w:val="0"/>
          <w:numId w:val="39"/>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41E5A">
      <w:pPr>
        <w:pStyle w:val="afe"/>
        <w:numPr>
          <w:ilvl w:val="0"/>
          <w:numId w:val="39"/>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23A38C9D" w:rsidR="002C1ECA" w:rsidRPr="00062A03" w:rsidRDefault="002C1ECA" w:rsidP="00062A03">
      <w:pPr>
        <w:ind w:firstLine="480"/>
      </w:pPr>
      <w:r>
        <w:rPr>
          <w:rFonts w:hint="eastAsia"/>
        </w:rPr>
        <w:t>（</w:t>
      </w:r>
      <w:r>
        <w:rPr>
          <w:rFonts w:hint="eastAsia"/>
        </w:rPr>
        <w:t>2</w:t>
      </w:r>
      <w:r>
        <w:rPr>
          <w:rFonts w:hint="eastAsia"/>
        </w:rPr>
        <w:t>）</w:t>
      </w:r>
      <w:r>
        <w:rPr>
          <w:rFonts w:hint="eastAsia"/>
        </w:rPr>
        <w:t>SaaS</w:t>
      </w:r>
      <w:r>
        <w:rPr>
          <w:rFonts w:hint="eastAsia"/>
        </w:rPr>
        <w:t>服务的优势分析</w:t>
      </w:r>
    </w:p>
    <w:p w14:paraId="023FF6CA" w14:textId="54562E0A" w:rsidR="00F06F4B" w:rsidRDefault="002E4E1F" w:rsidP="00F907EF">
      <w:pPr>
        <w:ind w:firstLine="480"/>
      </w:pPr>
      <w:r>
        <w:rPr>
          <w:rFonts w:hint="eastAsia"/>
          <w:noProof/>
        </w:rPr>
        <w:drawing>
          <wp:anchor distT="0" distB="0" distL="114300" distR="114300" simplePos="0" relativeHeight="251847680" behindDoc="0" locked="0" layoutInCell="1" allowOverlap="1" wp14:anchorId="3D9516AD" wp14:editId="10F02759">
            <wp:simplePos x="0" y="0"/>
            <wp:positionH relativeFrom="column">
              <wp:posOffset>20955</wp:posOffset>
            </wp:positionH>
            <wp:positionV relativeFrom="paragraph">
              <wp:posOffset>1915795</wp:posOffset>
            </wp:positionV>
            <wp:extent cx="5271770" cy="2604770"/>
            <wp:effectExtent l="0" t="0" r="0" b="508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71770" cy="2604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2"/>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w:t>
      </w:r>
      <w:r w:rsidR="00F410F0">
        <w:lastRenderedPageBreak/>
        <w:t>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9E265B">
      <w:pPr>
        <w:pStyle w:val="afe"/>
        <w:numPr>
          <w:ilvl w:val="0"/>
          <w:numId w:val="43"/>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9E265B">
      <w:pPr>
        <w:pStyle w:val="afe"/>
        <w:numPr>
          <w:ilvl w:val="0"/>
          <w:numId w:val="43"/>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9E265B">
      <w:pPr>
        <w:pStyle w:val="afe"/>
        <w:numPr>
          <w:ilvl w:val="0"/>
          <w:numId w:val="43"/>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9E265B">
      <w:pPr>
        <w:pStyle w:val="afe"/>
        <w:numPr>
          <w:ilvl w:val="0"/>
          <w:numId w:val="43"/>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9E265B">
      <w:pPr>
        <w:pStyle w:val="afe"/>
        <w:numPr>
          <w:ilvl w:val="0"/>
          <w:numId w:val="43"/>
        </w:numPr>
        <w:ind w:firstLineChars="0"/>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9E265B">
      <w:pPr>
        <w:pStyle w:val="afe"/>
        <w:numPr>
          <w:ilvl w:val="0"/>
          <w:numId w:val="43"/>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3"/>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46" w:name="_Toc492673756"/>
      <w:bookmarkStart w:id="47" w:name="_Toc498607481"/>
      <w:r w:rsidRPr="005270D9">
        <w:rPr>
          <w:rFonts w:hint="eastAsia"/>
        </w:rPr>
        <w:t>2.2</w:t>
      </w:r>
      <w:r w:rsidRPr="00636514">
        <w:t xml:space="preserve"> </w:t>
      </w:r>
      <w:bookmarkEnd w:id="46"/>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47"/>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4"/>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7955DE4A" w:rsidR="00F06F4B" w:rsidRPr="00A70DE5" w:rsidRDefault="00834ACA" w:rsidP="00834ACA">
      <w:pPr>
        <w:ind w:firstLine="480"/>
      </w:pPr>
      <w:bookmarkStart w:id="48" w:name="_Toc492673757"/>
      <w:r>
        <w:rPr>
          <w:rFonts w:hint="eastAsia"/>
        </w:rPr>
        <w:t>（</w:t>
      </w:r>
      <w:r>
        <w:rPr>
          <w:rFonts w:hint="eastAsia"/>
        </w:rPr>
        <w:t>1</w:t>
      </w:r>
      <w:r>
        <w:rPr>
          <w:rFonts w:hint="eastAsia"/>
        </w:rPr>
        <w:t>）</w:t>
      </w:r>
      <w:r w:rsidR="00F06F4B" w:rsidRPr="00A70DE5">
        <w:t>Spring</w:t>
      </w:r>
      <w:r w:rsidR="00F06F4B" w:rsidRPr="00A70DE5">
        <w:t>框架和</w:t>
      </w:r>
      <w:r w:rsidR="00F06F4B" w:rsidRPr="00A70DE5">
        <w:rPr>
          <w:rFonts w:hint="eastAsia"/>
        </w:rPr>
        <w:t>SpringMVC</w:t>
      </w:r>
      <w:bookmarkEnd w:id="48"/>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lastRenderedPageBreak/>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5"/>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6"/>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lastRenderedPageBreak/>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7"/>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8"/>
      </w:r>
      <w:r w:rsidR="004E11C9">
        <w:rPr>
          <w:rStyle w:val="af9"/>
        </w:rPr>
        <w:t>]</w:t>
      </w:r>
    </w:p>
    <w:p w14:paraId="5B47C217" w14:textId="2C94ABF0" w:rsidR="000C65C4" w:rsidRPr="00210766" w:rsidRDefault="00834ACA" w:rsidP="00834ACA">
      <w:pPr>
        <w:ind w:firstLine="480"/>
      </w:pPr>
      <w:bookmarkStart w:id="49" w:name="_Toc492673758"/>
      <w:r>
        <w:rPr>
          <w:rFonts w:hint="eastAsia"/>
        </w:rPr>
        <w:t>（</w:t>
      </w:r>
      <w:r>
        <w:rPr>
          <w:rFonts w:hint="eastAsia"/>
        </w:rPr>
        <w:t>2</w:t>
      </w:r>
      <w:r>
        <w:rPr>
          <w:rFonts w:hint="eastAsia"/>
        </w:rPr>
        <w:t>）</w:t>
      </w:r>
      <w:r w:rsidR="000C65C4" w:rsidRPr="00210766">
        <w:rPr>
          <w:rFonts w:hint="eastAsia"/>
        </w:rPr>
        <w:t>数据持久层框架</w:t>
      </w:r>
      <w:bookmarkEnd w:id="49"/>
      <w:r w:rsidR="000C65C4" w:rsidRPr="00210766">
        <w:rPr>
          <w:rFonts w:hint="eastAsia"/>
        </w:rPr>
        <w:t>对比</w:t>
      </w:r>
      <w:r w:rsidR="000C65C4">
        <w:rPr>
          <w:rFonts w:hint="eastAsia"/>
        </w:rPr>
        <w:t>及</w:t>
      </w:r>
      <w:r w:rsidR="000C65C4"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605BABAB" w:rsidR="00F06F4B" w:rsidRDefault="00EB2545" w:rsidP="00515C17">
      <w:pPr>
        <w:ind w:firstLine="480"/>
      </w:pPr>
      <w:r w:rsidRPr="00636514">
        <w:rPr>
          <w:rFonts w:hint="eastAsia"/>
        </w:rPr>
        <w:lastRenderedPageBreak/>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Pr>
          <w:rFonts w:hint="eastAsia"/>
          <w:noProof/>
        </w:rPr>
        <w:drawing>
          <wp:anchor distT="0" distB="0" distL="114300" distR="114300" simplePos="0" relativeHeight="251839488" behindDoc="0" locked="0" layoutInCell="1" allowOverlap="1" wp14:anchorId="44F88EDE" wp14:editId="1CBD9C31">
            <wp:simplePos x="0" y="0"/>
            <wp:positionH relativeFrom="column">
              <wp:posOffset>89487</wp:posOffset>
            </wp:positionH>
            <wp:positionV relativeFrom="paragraph">
              <wp:posOffset>1628008</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语句</w:t>
      </w:r>
      <w:r>
        <w:rPr>
          <w:rStyle w:val="af9"/>
        </w:rPr>
        <w:t>[</w:t>
      </w:r>
      <w:r w:rsidRPr="00636514">
        <w:rPr>
          <w:rStyle w:val="af9"/>
        </w:rPr>
        <w:endnoteReference w:id="29"/>
      </w:r>
      <w:r>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30"/>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w:t>
      </w:r>
      <w:r w:rsidRPr="00636514">
        <w:rPr>
          <w:rFonts w:hint="eastAsia"/>
        </w:rPr>
        <w:lastRenderedPageBreak/>
        <w:t>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1"/>
      </w:r>
      <w:r w:rsidR="004E11C9">
        <w:rPr>
          <w:rStyle w:val="af9"/>
        </w:rPr>
        <w:t>]</w:t>
      </w:r>
      <w:r w:rsidRPr="005270D9">
        <w:rPr>
          <w:rFonts w:hint="eastAsia"/>
        </w:rPr>
        <w:t>。</w:t>
      </w:r>
    </w:p>
    <w:p w14:paraId="13757BA0" w14:textId="4373B383" w:rsidR="00F06F4B" w:rsidRPr="00636514" w:rsidRDefault="00F06F4B" w:rsidP="007341F7">
      <w:pPr>
        <w:pStyle w:val="2"/>
      </w:pPr>
      <w:bookmarkStart w:id="50" w:name="_Toc492673760"/>
      <w:bookmarkStart w:id="51" w:name="_Toc498607482"/>
      <w:r w:rsidRPr="00636514">
        <w:rPr>
          <w:rFonts w:hint="eastAsia"/>
        </w:rPr>
        <w:t>2.3</w:t>
      </w:r>
      <w:r w:rsidRPr="00636514">
        <w:t xml:space="preserve"> Android</w:t>
      </w:r>
      <w:bookmarkEnd w:id="50"/>
      <w:r>
        <w:rPr>
          <w:rFonts w:hint="eastAsia"/>
          <w:lang w:eastAsia="zh-CN"/>
        </w:rPr>
        <w:t>应用</w:t>
      </w:r>
      <w:r w:rsidR="00F021C3">
        <w:rPr>
          <w:rFonts w:hint="eastAsia"/>
          <w:lang w:eastAsia="zh-CN"/>
        </w:rPr>
        <w:t>技术</w:t>
      </w:r>
      <w:bookmarkEnd w:id="51"/>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2"/>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3"/>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4"/>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71AC4113"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5"/>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lastRenderedPageBreak/>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Pr>
          <w:rFonts w:hint="eastAsia"/>
          <w:noProof/>
        </w:rPr>
        <w:drawing>
          <wp:anchor distT="0" distB="0" distL="114300" distR="114300" simplePos="0" relativeHeight="251840512" behindDoc="0" locked="0" layoutInCell="1" allowOverlap="1" wp14:anchorId="0E20CFEC" wp14:editId="0D1B9A0F">
            <wp:simplePos x="0" y="0"/>
            <wp:positionH relativeFrom="column">
              <wp:posOffset>35764</wp:posOffset>
            </wp:positionH>
            <wp:positionV relativeFrom="paragraph">
              <wp:posOffset>354414</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42F2A4E2"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6"/>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1F5190"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7"/>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2B2EA3D" w14:textId="62CBC27E" w:rsidR="003E0132" w:rsidRDefault="00DB682A" w:rsidP="00DB682A">
      <w:pPr>
        <w:pStyle w:val="2"/>
      </w:pPr>
      <w:bookmarkStart w:id="52" w:name="_Toc498607483"/>
      <w:r>
        <w:lastRenderedPageBreak/>
        <w:t xml:space="preserve">2.4 </w:t>
      </w:r>
      <w:r w:rsidR="00643519">
        <w:rPr>
          <w:rFonts w:hint="eastAsia"/>
        </w:rPr>
        <w:t>4G</w:t>
      </w:r>
      <w:r w:rsidR="003E0132">
        <w:rPr>
          <w:rFonts w:hint="eastAsia"/>
          <w:lang w:eastAsia="zh-CN"/>
        </w:rPr>
        <w:t>无线通信</w:t>
      </w:r>
      <w:r w:rsidR="00D04901">
        <w:rPr>
          <w:rFonts w:hint="eastAsia"/>
          <w:lang w:eastAsia="zh-CN"/>
        </w:rPr>
        <w:t>和串口通信</w:t>
      </w:r>
      <w:bookmarkEnd w:id="52"/>
    </w:p>
    <w:p w14:paraId="1ACB0FFD" w14:textId="348ED618" w:rsidR="009C6AC0" w:rsidRDefault="009C6AC0" w:rsidP="003114D6">
      <w:pPr>
        <w:ind w:firstLine="480"/>
      </w:pPr>
      <w:r>
        <w:rPr>
          <w:rFonts w:hint="eastAsia"/>
        </w:rPr>
        <w:t>（</w:t>
      </w:r>
      <w:r>
        <w:rPr>
          <w:rFonts w:hint="eastAsia"/>
        </w:rPr>
        <w:t>1</w:t>
      </w:r>
      <w:r>
        <w:rPr>
          <w:rFonts w:hint="eastAsia"/>
        </w:rPr>
        <w:t>）</w:t>
      </w:r>
      <w:r>
        <w:rPr>
          <w:rFonts w:hint="eastAsia"/>
        </w:rPr>
        <w:t>4G</w:t>
      </w:r>
      <w:r>
        <w:rPr>
          <w:rFonts w:hint="eastAsia"/>
        </w:rPr>
        <w:t>无线通信技术</w:t>
      </w:r>
    </w:p>
    <w:p w14:paraId="45B3C79E" w14:textId="77777777" w:rsidR="003114D6" w:rsidRDefault="003114D6" w:rsidP="003114D6">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w:t>
      </w:r>
      <w:r>
        <w:rPr>
          <w:rFonts w:hint="eastAsia"/>
          <w:vertAlign w:val="superscript"/>
        </w:rPr>
        <w:t>[</w:t>
      </w:r>
      <w:r>
        <w:rPr>
          <w:rStyle w:val="af9"/>
        </w:rPr>
        <w:endnoteReference w:id="38"/>
      </w:r>
      <w:r>
        <w:rPr>
          <w:vertAlign w:val="superscript"/>
        </w:rPr>
        <w:t>]</w:t>
      </w:r>
      <w:r>
        <w:rPr>
          <w:rFonts w:hint="eastAsia"/>
        </w:rPr>
        <w:t>。它建立在无线通信网络之上，用户可以在任何时间和地点使用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9"/>
      </w:r>
      <w:r>
        <w:rPr>
          <w:vertAlign w:val="superscript"/>
        </w:rPr>
        <w:t>]</w:t>
      </w:r>
      <w:r>
        <w:rPr>
          <w:rFonts w:hint="eastAsia"/>
        </w:rPr>
        <w:t>，能够增强设备的交互性。</w:t>
      </w:r>
    </w:p>
    <w:p w14:paraId="0AB08971" w14:textId="4AABD6F3" w:rsidR="00EA2065" w:rsidRDefault="0047267B" w:rsidP="003E0132">
      <w:pPr>
        <w:ind w:firstLine="480"/>
      </w:pPr>
      <w:r>
        <w:rPr>
          <w:rFonts w:hint="eastAsia"/>
        </w:rPr>
        <w:t>传统</w:t>
      </w:r>
      <w:r w:rsidR="00702C02">
        <w:rPr>
          <w:rFonts w:hint="eastAsia"/>
        </w:rPr>
        <w:t>自动售货机</w:t>
      </w:r>
      <w:r w:rsidR="00E038AD">
        <w:rPr>
          <w:rFonts w:hint="eastAsia"/>
        </w:rPr>
        <w:t>远程通信</w:t>
      </w:r>
      <w:r w:rsidR="00EA2065">
        <w:rPr>
          <w:rFonts w:hint="eastAsia"/>
        </w:rPr>
        <w:t>有人工管理、有线监控和无线网络监控三种方式</w:t>
      </w:r>
      <w:r w:rsidR="00EA2065">
        <w:rPr>
          <w:rFonts w:hint="eastAsia"/>
          <w:vertAlign w:val="superscript"/>
        </w:rPr>
        <w:t>[</w:t>
      </w:r>
      <w:r w:rsidR="00EA2065">
        <w:rPr>
          <w:rStyle w:val="af9"/>
        </w:rPr>
        <w:endnoteReference w:id="40"/>
      </w:r>
      <w:r w:rsidR="00EA2065">
        <w:rPr>
          <w:vertAlign w:val="superscript"/>
        </w:rPr>
        <w:t>]</w:t>
      </w:r>
      <w:r w:rsidR="00EA2065">
        <w:rPr>
          <w:rFonts w:hint="eastAsia"/>
        </w:rPr>
        <w:t>。人工管理主要靠手工摘录和对售货点逐一巡视的方式获取自动售货机终端信息，雇佣成本高、效率低、可靠性差；有线监控方式通过电话线、</w:t>
      </w:r>
      <w:r w:rsidR="00EA2065">
        <w:rPr>
          <w:rFonts w:hint="eastAsia"/>
        </w:rPr>
        <w:t>ADS</w:t>
      </w:r>
      <w:r w:rsidR="00EA2065">
        <w:t>L</w:t>
      </w:r>
      <w:r w:rsidR="00EA2065">
        <w:t>或</w:t>
      </w:r>
      <w:r w:rsidR="00EA2065">
        <w:rPr>
          <w:rFonts w:hint="eastAsia"/>
        </w:rPr>
        <w:t>485</w:t>
      </w:r>
      <w:r w:rsidR="00EA2065">
        <w:rPr>
          <w:rFonts w:hint="eastAsia"/>
        </w:rPr>
        <w:t>总线将售货机连成一个相对集中的售货机群；无线监控方式利用无线网络接入互联网，将孤立的售货机网络连接起来，对各个销售网点进行实时监控，将售货机故障、缺货等信息及时传送到后台系统</w:t>
      </w:r>
      <w:r w:rsidR="00EA2065">
        <w:rPr>
          <w:rFonts w:hint="eastAsia"/>
          <w:vertAlign w:val="superscript"/>
        </w:rPr>
        <w:t>[</w:t>
      </w:r>
      <w:r w:rsidR="00EA2065">
        <w:rPr>
          <w:rStyle w:val="af9"/>
        </w:rPr>
        <w:endnoteReference w:id="41"/>
      </w:r>
      <w:r w:rsidR="00EA2065">
        <w:rPr>
          <w:vertAlign w:val="superscript"/>
        </w:rPr>
        <w:t>~</w:t>
      </w:r>
      <w:r w:rsidR="00EA2065">
        <w:rPr>
          <w:rStyle w:val="af9"/>
        </w:rPr>
        <w:endnoteReference w:id="42"/>
      </w:r>
      <w:r w:rsidR="00EA2065">
        <w:rPr>
          <w:vertAlign w:val="superscript"/>
        </w:rPr>
        <w:t>]</w:t>
      </w:r>
      <w:r w:rsidR="00EA2065">
        <w:rPr>
          <w:rFonts w:hint="eastAsia"/>
        </w:rPr>
        <w:t>。</w:t>
      </w:r>
    </w:p>
    <w:p w14:paraId="60D5E353" w14:textId="6C337C67" w:rsidR="003E0132" w:rsidRDefault="00CB5805" w:rsidP="003E0132">
      <w:pPr>
        <w:ind w:firstLine="480"/>
      </w:pPr>
      <w:r>
        <w:rPr>
          <w:rFonts w:hint="eastAsia"/>
        </w:rPr>
        <w:t>目前</w:t>
      </w:r>
      <w:r>
        <w:rPr>
          <w:rFonts w:hint="eastAsia"/>
        </w:rPr>
        <w:t>4G</w:t>
      </w:r>
      <w:r>
        <w:rPr>
          <w:rFonts w:hint="eastAsia"/>
        </w:rPr>
        <w:t>网络</w:t>
      </w:r>
      <w:r w:rsidR="006467C5">
        <w:rPr>
          <w:rFonts w:hint="eastAsia"/>
        </w:rPr>
        <w:t>技术</w:t>
      </w:r>
      <w:r>
        <w:rPr>
          <w:rFonts w:hint="eastAsia"/>
        </w:rPr>
        <w:t>发展成熟</w:t>
      </w:r>
      <w:r w:rsidR="006467C5">
        <w:rPr>
          <w:rFonts w:hint="eastAsia"/>
        </w:rPr>
        <w:t>、数据传输速度快、与物联网技术结合紧密，本文将将通过在自动售货机终端上的</w:t>
      </w:r>
      <w:r w:rsidR="006467C5">
        <w:rPr>
          <w:rFonts w:hint="eastAsia"/>
        </w:rPr>
        <w:t>Android</w:t>
      </w:r>
      <w:r w:rsidR="006467C5">
        <w:rPr>
          <w:rFonts w:hint="eastAsia"/>
        </w:rPr>
        <w:t>设备中使用</w:t>
      </w:r>
      <w:r w:rsidR="006467C5">
        <w:rPr>
          <w:rFonts w:hint="eastAsia"/>
        </w:rPr>
        <w:t>4G</w:t>
      </w:r>
      <w:r w:rsidR="006467C5">
        <w:rPr>
          <w:rFonts w:hint="eastAsia"/>
        </w:rPr>
        <w:t>无线通信技术，来实现对售货机终端的无线监控功能。</w:t>
      </w:r>
    </w:p>
    <w:p w14:paraId="66B8361A" w14:textId="6F71E532" w:rsidR="009C6AC0" w:rsidRDefault="009C6AC0" w:rsidP="003E0132">
      <w:pPr>
        <w:ind w:firstLine="480"/>
      </w:pPr>
      <w:r>
        <w:rPr>
          <w:rFonts w:hint="eastAsia"/>
        </w:rPr>
        <w:t>（</w:t>
      </w:r>
      <w:r>
        <w:rPr>
          <w:rFonts w:hint="eastAsia"/>
        </w:rPr>
        <w:t>2</w:t>
      </w:r>
      <w:r>
        <w:rPr>
          <w:rFonts w:hint="eastAsia"/>
        </w:rPr>
        <w:t>）串口通信技术</w:t>
      </w:r>
    </w:p>
    <w:p w14:paraId="64D3A335" w14:textId="68398A02" w:rsidR="00C75D52" w:rsidRDefault="002A536B" w:rsidP="003E0132">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相连的设备之间的一种通信方式，仅通过一根传输数据线和信号线实现传输过程</w:t>
      </w:r>
      <w:r w:rsidR="00507CE3">
        <w:rPr>
          <w:rFonts w:hint="eastAsia"/>
          <w:vertAlign w:val="superscript"/>
        </w:rPr>
        <w:t>[</w:t>
      </w:r>
      <w:r>
        <w:rPr>
          <w:rStyle w:val="af9"/>
        </w:rPr>
        <w:endnoteReference w:id="43"/>
      </w:r>
      <w:r w:rsidR="00507CE3">
        <w:rPr>
          <w:vertAlign w:val="superscript"/>
        </w:rPr>
        <w:t>]</w:t>
      </w:r>
      <w:r w:rsidR="00675A42">
        <w:rPr>
          <w:rFonts w:hint="eastAsia"/>
        </w:rPr>
        <w:t>。</w:t>
      </w:r>
      <w:r w:rsidR="00C7429D">
        <w:rPr>
          <w:rFonts w:hint="eastAsia"/>
        </w:rPr>
        <w:t>串口通信中有几个重要参数：波特率、数据位、停止位、奇偶校验等信息，在串口通信的过程中，每个串口指令都必须按照这些参数进行配置使用</w:t>
      </w:r>
      <w:r w:rsidR="008F668B">
        <w:rPr>
          <w:rFonts w:hint="eastAsia"/>
        </w:rPr>
        <w:t>。本文自动售货机机器和外接设备之间使用串口线进行连接，通过串口指令的收发实现</w:t>
      </w:r>
      <w:r w:rsidR="00D32B93">
        <w:rPr>
          <w:rFonts w:hint="eastAsia"/>
        </w:rPr>
        <w:t>和售货机主控板的交互</w:t>
      </w:r>
      <w:r w:rsidR="008F668B">
        <w:rPr>
          <w:rFonts w:hint="eastAsia"/>
        </w:rPr>
        <w:t>。</w:t>
      </w:r>
    </w:p>
    <w:p w14:paraId="04630624" w14:textId="29D9AB95" w:rsidR="006D246C" w:rsidRPr="006467C5" w:rsidRDefault="006D246C" w:rsidP="006D246C">
      <w:pPr>
        <w:pStyle w:val="2"/>
      </w:pPr>
      <w:bookmarkStart w:id="53" w:name="_Toc498607484"/>
      <w:r>
        <w:rPr>
          <w:rFonts w:hint="eastAsia"/>
        </w:rPr>
        <w:lastRenderedPageBreak/>
        <w:t xml:space="preserve">2.5 </w:t>
      </w:r>
      <w:r>
        <w:rPr>
          <w:rFonts w:hint="eastAsia"/>
        </w:rPr>
        <w:t>本章小结</w:t>
      </w:r>
      <w:bookmarkEnd w:id="53"/>
    </w:p>
    <w:p w14:paraId="6CD1095C" w14:textId="77777777" w:rsidR="00717884" w:rsidRPr="00636514" w:rsidRDefault="00717884" w:rsidP="007B3BD3">
      <w:pPr>
        <w:ind w:firstLine="480"/>
      </w:pPr>
    </w:p>
    <w:p w14:paraId="13A7C3C0" w14:textId="2AE10616" w:rsidR="00F06F4B" w:rsidRPr="00636514" w:rsidRDefault="00F06F4B" w:rsidP="00170B15">
      <w:pPr>
        <w:pStyle w:val="1"/>
        <w:ind w:leftChars="0" w:left="240"/>
      </w:pPr>
      <w:r w:rsidRPr="00636514">
        <w:br w:type="page"/>
      </w:r>
      <w:bookmarkStart w:id="54" w:name="_Toc492673761"/>
      <w:bookmarkStart w:id="55" w:name="_Toc498607485"/>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0074302B">
        <w:rPr>
          <w:rFonts w:hint="eastAsia"/>
          <w:lang w:eastAsia="zh-CN"/>
        </w:rPr>
        <w:t>的</w:t>
      </w:r>
      <w:r w:rsidRPr="00636514">
        <w:t>需求分析</w:t>
      </w:r>
      <w:bookmarkEnd w:id="54"/>
      <w:bookmarkEnd w:id="55"/>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2979D3DB" w:rsidR="00F06F4B" w:rsidRPr="00636514" w:rsidRDefault="00F06F4B" w:rsidP="002A4EFF">
      <w:pPr>
        <w:pStyle w:val="2"/>
        <w:ind w:firstLineChars="100" w:firstLine="281"/>
      </w:pPr>
      <w:bookmarkStart w:id="56" w:name="_Toc492673762"/>
      <w:bookmarkStart w:id="57" w:name="_Toc498607486"/>
      <w:r w:rsidRPr="00636514">
        <w:rPr>
          <w:rFonts w:hint="eastAsia"/>
        </w:rPr>
        <w:t xml:space="preserve">3.1 </w:t>
      </w:r>
      <w:r w:rsidR="005E4069">
        <w:rPr>
          <w:rFonts w:hint="eastAsia"/>
        </w:rPr>
        <w:t>自动售货机云平台</w:t>
      </w:r>
      <w:r>
        <w:rPr>
          <w:rFonts w:hint="eastAsia"/>
          <w:lang w:eastAsia="zh-CN"/>
        </w:rPr>
        <w:t>系统</w:t>
      </w:r>
      <w:r w:rsidR="00423E03">
        <w:rPr>
          <w:rFonts w:hint="eastAsia"/>
          <w:lang w:eastAsia="zh-CN"/>
        </w:rPr>
        <w:t>的</w:t>
      </w:r>
      <w:r w:rsidR="00AF23A9">
        <w:rPr>
          <w:rFonts w:hint="eastAsia"/>
          <w:lang w:eastAsia="zh-CN"/>
        </w:rPr>
        <w:t>研究</w:t>
      </w:r>
      <w:r w:rsidRPr="00636514">
        <w:rPr>
          <w:rFonts w:hint="eastAsia"/>
        </w:rPr>
        <w:t>目标</w:t>
      </w:r>
      <w:bookmarkEnd w:id="56"/>
      <w:bookmarkEnd w:id="57"/>
    </w:p>
    <w:p w14:paraId="6774B235" w14:textId="4F3227E5" w:rsidR="002D7FA6"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E22FFA">
        <w:rPr>
          <w:rFonts w:hint="eastAsia"/>
        </w:rPr>
        <w:t>售货</w:t>
      </w:r>
      <w:r w:rsidR="00E22FFA">
        <w:rPr>
          <w:rFonts w:hint="eastAsia"/>
        </w:rPr>
        <w:t>APP</w:t>
      </w:r>
      <w:r w:rsidR="008D6EC2">
        <w:rPr>
          <w:rFonts w:hint="eastAsia"/>
        </w:rPr>
        <w:t>和操作员</w:t>
      </w:r>
      <w:r w:rsidR="00251F50" w:rsidRPr="00636514">
        <w:rPr>
          <w:rFonts w:hint="eastAsia"/>
        </w:rPr>
        <w:t>（售货机上货员工）</w:t>
      </w:r>
      <w:r w:rsidR="00E22FFA">
        <w:rPr>
          <w:rFonts w:hint="eastAsia"/>
        </w:rPr>
        <w:t>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E22FFA">
        <w:rPr>
          <w:rFonts w:hint="eastAsia"/>
        </w:rPr>
        <w:t>售货</w:t>
      </w:r>
      <w:r w:rsidR="00E22FFA">
        <w:rPr>
          <w:rFonts w:hint="eastAsia"/>
        </w:rPr>
        <w:t>APP</w:t>
      </w:r>
      <w:r w:rsidR="00E22FFA">
        <w:rPr>
          <w:rFonts w:hint="eastAsia"/>
        </w:rPr>
        <w:t>中的</w:t>
      </w:r>
      <w:r w:rsidR="00034C3E">
        <w:rPr>
          <w:rFonts w:hint="eastAsia"/>
        </w:rPr>
        <w:t>移动支付功能和后台系统对售货机的监控功能</w:t>
      </w:r>
      <w:r w:rsidRPr="00636514">
        <w:rPr>
          <w:rFonts w:hint="eastAsia"/>
        </w:rPr>
        <w:t>。</w:t>
      </w:r>
    </w:p>
    <w:p w14:paraId="274C1E41" w14:textId="27DBE5D5" w:rsidR="00191468" w:rsidRDefault="000A47AD" w:rsidP="00191468">
      <w:pPr>
        <w:ind w:firstLine="480"/>
      </w:pPr>
      <w:r>
        <w:rPr>
          <w:rFonts w:hint="eastAsia"/>
        </w:rPr>
        <w:t>系统完成应达成一下目标：</w:t>
      </w:r>
      <w:r w:rsidR="00CF5DDD">
        <w:rPr>
          <w:rFonts w:hint="eastAsia"/>
        </w:rPr>
        <w:t>系统设计</w:t>
      </w:r>
      <w:r w:rsidR="00B649D3">
        <w:rPr>
          <w:rFonts w:hint="eastAsia"/>
        </w:rPr>
        <w:t>应</w:t>
      </w:r>
      <w:r w:rsidR="00CF5DDD">
        <w:rPr>
          <w:rFonts w:hint="eastAsia"/>
        </w:rPr>
        <w:t>满足租户的全部功能需求和非功能需求，确保租户使用系统进行正常的日常管理，这是系统验收的首要标准；系统模块应具有通用性和可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070600">
        <w:rPr>
          <w:rFonts w:hint="eastAsia"/>
        </w:rPr>
        <w:t>更新；</w:t>
      </w:r>
      <w:r w:rsidR="00D93BDD">
        <w:rPr>
          <w:rFonts w:hint="eastAsia"/>
        </w:rPr>
        <w:t>终端系统应具有可移植性和容错性，应在不同</w:t>
      </w:r>
      <w:r w:rsidR="001D43AD">
        <w:rPr>
          <w:rFonts w:hint="eastAsia"/>
        </w:rPr>
        <w:t>版本</w:t>
      </w:r>
      <w:r w:rsidR="00D93BDD">
        <w:rPr>
          <w:rFonts w:hint="eastAsia"/>
        </w:rPr>
        <w:t>的</w:t>
      </w:r>
      <w:r w:rsidR="00D93BDD">
        <w:rPr>
          <w:rFonts w:hint="eastAsia"/>
        </w:rPr>
        <w:t>Android</w:t>
      </w:r>
      <w:r w:rsidR="00D93BDD">
        <w:rPr>
          <w:rFonts w:hint="eastAsia"/>
        </w:rPr>
        <w:t>外接设备上稳定运行，当异常退出时，能够</w:t>
      </w:r>
      <w:r w:rsidR="006553DA">
        <w:rPr>
          <w:rFonts w:hint="eastAsia"/>
        </w:rPr>
        <w:t>进行</w:t>
      </w:r>
      <w:r w:rsidR="00D93BDD">
        <w:rPr>
          <w:rFonts w:hint="eastAsia"/>
        </w:rPr>
        <w:t>自我处理机制，这是售货机终端销售系统应该具备的容错性</w:t>
      </w:r>
      <w:r w:rsidR="00195272">
        <w:rPr>
          <w:rFonts w:hint="eastAsia"/>
        </w:rPr>
        <w:t>功能</w:t>
      </w:r>
      <w:r w:rsidR="00D93BDD">
        <w:rPr>
          <w:rFonts w:hint="eastAsia"/>
        </w:rPr>
        <w:t>。</w:t>
      </w:r>
    </w:p>
    <w:p w14:paraId="321C9C1B" w14:textId="1EDB0F22" w:rsidR="0051727C" w:rsidRDefault="0051727C" w:rsidP="0051727C">
      <w:pPr>
        <w:pStyle w:val="2"/>
        <w:ind w:firstLineChars="100" w:firstLine="281"/>
      </w:pPr>
      <w:bookmarkStart w:id="58" w:name="_Toc498607487"/>
      <w:r>
        <w:t xml:space="preserve">3.2 </w:t>
      </w:r>
      <w:r w:rsidR="007846D2">
        <w:rPr>
          <w:rFonts w:hint="eastAsia"/>
        </w:rPr>
        <w:t>自动售货机云平台</w:t>
      </w:r>
      <w:r w:rsidR="007846D2">
        <w:rPr>
          <w:rFonts w:hint="eastAsia"/>
          <w:lang w:eastAsia="zh-CN"/>
        </w:rPr>
        <w:t>系统</w:t>
      </w:r>
      <w:r>
        <w:t>解决的问题</w:t>
      </w:r>
      <w:bookmarkEnd w:id="58"/>
    </w:p>
    <w:p w14:paraId="4A3036C6" w14:textId="631F9766" w:rsidR="005450A4" w:rsidRDefault="00641462" w:rsidP="005450A4">
      <w:pPr>
        <w:ind w:firstLine="480"/>
      </w:pPr>
      <w:r>
        <w:rPr>
          <w:rFonts w:hint="eastAsia"/>
        </w:rPr>
        <w:t>自动售货机云平台</w:t>
      </w:r>
      <w:r w:rsidR="009C0115">
        <w:rPr>
          <w:rFonts w:hint="eastAsia"/>
        </w:rPr>
        <w:t>系统</w:t>
      </w:r>
      <w:r w:rsidR="00513545">
        <w:rPr>
          <w:rFonts w:hint="eastAsia"/>
        </w:rPr>
        <w:t>拟</w:t>
      </w:r>
      <w:r w:rsidR="009C0115">
        <w:rPr>
          <w:rFonts w:hint="eastAsia"/>
        </w:rPr>
        <w:t>解决</w:t>
      </w:r>
      <w:r w:rsidR="007D5AD8">
        <w:rPr>
          <w:rFonts w:hint="eastAsia"/>
        </w:rPr>
        <w:t>以下</w:t>
      </w:r>
      <w:r w:rsidR="009C0115">
        <w:rPr>
          <w:rFonts w:hint="eastAsia"/>
        </w:rPr>
        <w:t>几个问题：</w:t>
      </w:r>
      <w:r w:rsidR="00E76A8E">
        <w:t>1</w:t>
      </w:r>
      <w:r w:rsidR="00E76A8E">
        <w:rPr>
          <w:rFonts w:hint="eastAsia"/>
        </w:rPr>
        <w:t>）基于</w:t>
      </w:r>
      <w:r w:rsidR="00E76A8E">
        <w:rPr>
          <w:rFonts w:hint="eastAsia"/>
        </w:rPr>
        <w:t>SaaS</w:t>
      </w:r>
      <w:r w:rsidR="00E76A8E">
        <w:t>服务进行开发</w:t>
      </w:r>
      <w:r w:rsidR="00E76A8E">
        <w:rPr>
          <w:rFonts w:hint="eastAsia"/>
        </w:rPr>
        <w:t>，</w:t>
      </w:r>
      <w:r w:rsidR="00E76A8E">
        <w:t>实现多租户共享平台</w:t>
      </w:r>
      <w:r w:rsidR="00E76A8E">
        <w:rPr>
          <w:rFonts w:hint="eastAsia"/>
        </w:rPr>
        <w:t>，降低企业的信息化成本</w:t>
      </w:r>
      <w:r w:rsidR="0067007D">
        <w:rPr>
          <w:rFonts w:hint="eastAsia"/>
        </w:rPr>
        <w:t>以及缩短信息化周期</w:t>
      </w:r>
      <w:r w:rsidR="00E76A8E">
        <w:rPr>
          <w:rFonts w:hint="eastAsia"/>
        </w:rPr>
        <w:t>，</w:t>
      </w:r>
      <w:r w:rsidR="00E76A8E">
        <w:t>解决中小型企业的信息化问题</w:t>
      </w:r>
      <w:r w:rsidR="00E76A8E">
        <w:rPr>
          <w:rFonts w:hint="eastAsia"/>
        </w:rPr>
        <w:t>。</w:t>
      </w:r>
      <w:r w:rsidR="00E76A8E">
        <w:t>2</w:t>
      </w:r>
      <w:r w:rsidR="009C0115">
        <w:rPr>
          <w:rFonts w:hint="eastAsia"/>
        </w:rPr>
        <w:t>）</w:t>
      </w:r>
      <w:r w:rsidR="00717BD5">
        <w:rPr>
          <w:rFonts w:hint="eastAsia"/>
        </w:rPr>
        <w:t>改造老旧售货机，</w:t>
      </w:r>
      <w:r w:rsidR="005450A4">
        <w:rPr>
          <w:rFonts w:hint="eastAsia"/>
        </w:rPr>
        <w:t>使用外接</w:t>
      </w:r>
      <w:r w:rsidR="005450A4">
        <w:rPr>
          <w:rFonts w:hint="eastAsia"/>
        </w:rPr>
        <w:t>Android</w:t>
      </w:r>
      <w:r w:rsidR="005450A4">
        <w:rPr>
          <w:rFonts w:hint="eastAsia"/>
        </w:rPr>
        <w:t>设备和主控板的通信，</w:t>
      </w:r>
      <w:r w:rsidR="002209C9">
        <w:rPr>
          <w:rFonts w:hint="eastAsia"/>
        </w:rPr>
        <w:t>实现</w:t>
      </w:r>
      <w:r w:rsidR="00042221">
        <w:rPr>
          <w:rFonts w:hint="eastAsia"/>
        </w:rPr>
        <w:t>终端的选货和销售</w:t>
      </w:r>
      <w:r w:rsidR="00F30B19">
        <w:rPr>
          <w:rFonts w:hint="eastAsia"/>
        </w:rPr>
        <w:t>。</w:t>
      </w:r>
      <w:r w:rsidR="00503FE4">
        <w:rPr>
          <w:rFonts w:hint="eastAsia"/>
        </w:rPr>
        <w:t>终端</w:t>
      </w:r>
      <w:r w:rsidR="00503FE4">
        <w:rPr>
          <w:rFonts w:hint="eastAsia"/>
        </w:rPr>
        <w:t>APP</w:t>
      </w:r>
      <w:r w:rsidR="005450A4">
        <w:rPr>
          <w:rFonts w:hint="eastAsia"/>
        </w:rPr>
        <w:t>封装</w:t>
      </w:r>
      <w:r w:rsidR="00CF3767">
        <w:rPr>
          <w:rFonts w:hint="eastAsia"/>
        </w:rPr>
        <w:t>售货</w:t>
      </w:r>
      <w:r w:rsidR="005450A4">
        <w:rPr>
          <w:rFonts w:hint="eastAsia"/>
        </w:rPr>
        <w:t>信息</w:t>
      </w:r>
      <w:r w:rsidR="00D21683">
        <w:rPr>
          <w:rFonts w:hint="eastAsia"/>
        </w:rPr>
        <w:t>通过</w:t>
      </w:r>
      <w:r w:rsidR="00D21683">
        <w:rPr>
          <w:rFonts w:hint="eastAsia"/>
        </w:rPr>
        <w:t>4G</w:t>
      </w:r>
      <w:r w:rsidR="00D21683">
        <w:rPr>
          <w:rFonts w:hint="eastAsia"/>
        </w:rPr>
        <w:t>网络</w:t>
      </w:r>
      <w:r w:rsidR="005450A4">
        <w:rPr>
          <w:rFonts w:hint="eastAsia"/>
        </w:rPr>
        <w:t>传送给</w:t>
      </w:r>
      <w:r w:rsidR="00492848">
        <w:rPr>
          <w:rFonts w:hint="eastAsia"/>
        </w:rPr>
        <w:t>管理系统</w:t>
      </w:r>
      <w:r w:rsidR="005450A4">
        <w:rPr>
          <w:rFonts w:hint="eastAsia"/>
        </w:rPr>
        <w:t>，管理员从后台管理系统对售货机信息监控</w:t>
      </w:r>
      <w:r w:rsidR="003263C1">
        <w:rPr>
          <w:rFonts w:hint="eastAsia"/>
        </w:rPr>
        <w:t>。</w:t>
      </w:r>
      <w:r w:rsidR="00E76A8E">
        <w:rPr>
          <w:rFonts w:hint="eastAsia"/>
        </w:rPr>
        <w:t>3</w:t>
      </w:r>
      <w:r w:rsidR="00E76A8E">
        <w:rPr>
          <w:rFonts w:hint="eastAsia"/>
        </w:rPr>
        <w:t>）使用</w:t>
      </w:r>
      <w:r w:rsidR="00E76A8E">
        <w:rPr>
          <w:rFonts w:hint="eastAsia"/>
        </w:rPr>
        <w:t>4G</w:t>
      </w:r>
      <w:r w:rsidR="00E76A8E">
        <w:rPr>
          <w:rFonts w:hint="eastAsia"/>
        </w:rPr>
        <w:t>网络，将分散在各个</w:t>
      </w:r>
      <w:r w:rsidR="00E76A8E">
        <w:rPr>
          <w:rFonts w:hint="eastAsia"/>
        </w:rPr>
        <w:lastRenderedPageBreak/>
        <w:t>场地的自动售货机联网，实时更新</w:t>
      </w:r>
      <w:r w:rsidR="00180139">
        <w:rPr>
          <w:rFonts w:hint="eastAsia"/>
        </w:rPr>
        <w:t>售货机内库存，后台系统对此进行监控获取缺货信息，保证对售货机及时补货。</w:t>
      </w:r>
      <w:r w:rsidR="00A27978">
        <w:rPr>
          <w:rFonts w:hint="eastAsia"/>
        </w:rPr>
        <w:t>4</w:t>
      </w:r>
      <w:r w:rsidR="00A27978">
        <w:rPr>
          <w:rFonts w:hint="eastAsia"/>
        </w:rPr>
        <w:t>）实现支付宝、微信和银联的二维码移动支付功能，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65719C41" w14:textId="5CAB8B53" w:rsidR="00F06F4B" w:rsidRPr="00636514" w:rsidRDefault="00F06F4B" w:rsidP="00D766C3">
      <w:pPr>
        <w:pStyle w:val="2"/>
        <w:rPr>
          <w:lang w:eastAsia="zh-CN"/>
        </w:rPr>
      </w:pPr>
      <w:bookmarkStart w:id="59" w:name="_Toc498607488"/>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59"/>
    </w:p>
    <w:p w14:paraId="27BA4785" w14:textId="0A34FA0B" w:rsidR="00F06F4B" w:rsidRPr="00636514" w:rsidRDefault="00F06F4B" w:rsidP="00444366">
      <w:pPr>
        <w:pStyle w:val="3"/>
        <w:rPr>
          <w:color w:val="auto"/>
          <w:lang w:eastAsia="zh-CN"/>
        </w:rPr>
      </w:pPr>
      <w:bookmarkStart w:id="60" w:name="_Toc498607489"/>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DC1187">
        <w:rPr>
          <w:color w:val="auto"/>
        </w:rPr>
        <w:t>系统</w:t>
      </w:r>
      <w:r w:rsidR="008334D4">
        <w:rPr>
          <w:rFonts w:hint="eastAsia"/>
          <w:color w:val="auto"/>
          <w:lang w:eastAsia="zh-CN"/>
        </w:rPr>
        <w:t>需求分析</w:t>
      </w:r>
      <w:bookmarkEnd w:id="60"/>
    </w:p>
    <w:p w14:paraId="33C555DD" w14:textId="7F06FA78" w:rsidR="003322EE" w:rsidRDefault="00F06F4B" w:rsidP="003322EE">
      <w:pPr>
        <w:ind w:firstLine="480"/>
      </w:pPr>
      <w:r w:rsidRPr="00636514">
        <w:rPr>
          <w:rFonts w:hint="eastAsia"/>
        </w:rPr>
        <w:t>SaaS</w:t>
      </w:r>
      <w:r w:rsidRPr="00636514">
        <w:rPr>
          <w:rFonts w:hint="eastAsia"/>
        </w:rPr>
        <w:t>云平台</w:t>
      </w:r>
      <w:r w:rsidR="005B4847">
        <w:rPr>
          <w:rFonts w:hint="eastAsia"/>
        </w:rPr>
        <w:t>系统</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sidR="00162500">
        <w:rPr>
          <w:rFonts w:hint="eastAsia"/>
        </w:rPr>
        <w:t>，</w:t>
      </w:r>
      <w:r>
        <w:rPr>
          <w:rFonts w:hint="eastAsia"/>
        </w:rPr>
        <w:t>厂商为软件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w:t>
      </w:r>
      <w:r w:rsidR="00162500">
        <w:rPr>
          <w:rFonts w:hint="eastAsia"/>
        </w:rPr>
        <w:t>。</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Pr="00636514">
        <w:rPr>
          <w:rFonts w:hint="eastAsia"/>
        </w:rPr>
        <w:t>进行系统</w:t>
      </w:r>
      <w:r w:rsidR="006B40C6">
        <w:rPr>
          <w:rFonts w:hint="eastAsia"/>
        </w:rPr>
        <w:t>的</w:t>
      </w:r>
      <w:r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sidRPr="00636514">
        <w:rPr>
          <w:rFonts w:hint="eastAsia"/>
        </w:rPr>
        <w:t>进行</w:t>
      </w:r>
      <w:r w:rsidR="00EF792C" w:rsidRPr="00636514">
        <w:rPr>
          <w:rFonts w:hint="eastAsia"/>
        </w:rPr>
        <w:t>用户管理</w:t>
      </w:r>
      <w:r w:rsidR="00EF792C">
        <w:rPr>
          <w:rFonts w:hint="eastAsia"/>
        </w:rPr>
        <w:t>、</w:t>
      </w:r>
      <w:r w:rsidRPr="00636514">
        <w:rPr>
          <w:rFonts w:hint="eastAsia"/>
        </w:rPr>
        <w:t>售货机</w:t>
      </w:r>
      <w:r w:rsidR="00EF792C">
        <w:rPr>
          <w:rFonts w:hint="eastAsia"/>
        </w:rPr>
        <w:t>管理</w:t>
      </w:r>
      <w:r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Pr="00636514">
        <w:rPr>
          <w:rFonts w:hint="eastAsia"/>
        </w:rPr>
        <w:t>售货机维护</w:t>
      </w:r>
      <w:r w:rsidR="004563F2">
        <w:rPr>
          <w:rFonts w:hint="eastAsia"/>
        </w:rPr>
        <w:t>等</w:t>
      </w:r>
      <w:r w:rsidR="00100C6D">
        <w:rPr>
          <w:rFonts w:hint="eastAsia"/>
        </w:rPr>
        <w:t>。</w:t>
      </w:r>
      <w:r w:rsidR="00544F1C">
        <w:rPr>
          <w:rFonts w:hint="eastAsia"/>
        </w:rPr>
        <w:t>系统为</w:t>
      </w:r>
      <w:r w:rsidRPr="00636514">
        <w:rPr>
          <w:rFonts w:hint="eastAsia"/>
        </w:rPr>
        <w:t>每个管理员</w:t>
      </w:r>
      <w:r w:rsidR="00544F1C">
        <w:rPr>
          <w:rFonts w:hint="eastAsia"/>
        </w:rPr>
        <w:t>授权</w:t>
      </w:r>
      <w:r w:rsidRPr="00636514">
        <w:rPr>
          <w:rFonts w:hint="eastAsia"/>
        </w:rPr>
        <w:t>，</w:t>
      </w:r>
      <w:r w:rsidR="0014554E">
        <w:rPr>
          <w:rFonts w:hint="eastAsia"/>
        </w:rPr>
        <w:t>控制不同模块的管理</w:t>
      </w:r>
      <w:r w:rsidR="00FD4227">
        <w:rPr>
          <w:rFonts w:hint="eastAsia"/>
        </w:rPr>
        <w:t>权限</w:t>
      </w:r>
      <w:r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3B4503">
        <w:rPr>
          <w:rFonts w:hint="eastAsia"/>
        </w:rPr>
        <w:t>库存</w:t>
      </w:r>
      <w:r w:rsidR="0080778E">
        <w:rPr>
          <w:rFonts w:hint="eastAsia"/>
        </w:rPr>
        <w:t>。</w:t>
      </w:r>
    </w:p>
    <w:p w14:paraId="00AC417F" w14:textId="3A54E9DA" w:rsidR="00F06F4B" w:rsidRPr="00636514" w:rsidRDefault="00E21A4C" w:rsidP="00E21A4C">
      <w:pPr>
        <w:ind w:left="480" w:firstLineChars="0" w:firstLine="0"/>
      </w:pPr>
      <w:r>
        <w:rPr>
          <w:rFonts w:hint="eastAsia"/>
        </w:rPr>
        <w:t>（</w:t>
      </w:r>
      <w:r>
        <w:rPr>
          <w:rFonts w:hint="eastAsia"/>
        </w:rPr>
        <w:t>1</w:t>
      </w:r>
      <w:r>
        <w:rPr>
          <w:rFonts w:hint="eastAsia"/>
        </w:rPr>
        <w:t>）</w:t>
      </w:r>
      <w:r w:rsidR="00847A12">
        <w:rPr>
          <w:rFonts w:hint="eastAsia"/>
        </w:rPr>
        <w:t>厂商模块</w:t>
      </w:r>
      <w:r w:rsidR="00920386">
        <w:rPr>
          <w:rFonts w:hint="eastAsia"/>
        </w:rPr>
        <w:t>的</w:t>
      </w:r>
      <w:r w:rsidR="00D32734">
        <w:rPr>
          <w:rFonts w:hint="eastAsia"/>
        </w:rPr>
        <w:t>功能</w:t>
      </w:r>
      <w:r w:rsidR="00920386">
        <w:rPr>
          <w:rFonts w:hint="eastAsia"/>
        </w:rPr>
        <w:t>分析</w:t>
      </w:r>
    </w:p>
    <w:p w14:paraId="6B595D08" w14:textId="27AAD1B9" w:rsidR="00F06F4B" w:rsidRDefault="00A90BEE" w:rsidP="00051DA1">
      <w:pPr>
        <w:ind w:firstLine="480"/>
      </w:pPr>
      <w:r>
        <w:rPr>
          <w:rFonts w:hint="eastAsia"/>
        </w:rPr>
        <w:t>厂商提供</w:t>
      </w:r>
      <w:r w:rsidR="003E5C92">
        <w:rPr>
          <w:rFonts w:hint="eastAsia"/>
          <w:noProof/>
        </w:rPr>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自动</w:t>
      </w:r>
      <w:r w:rsidR="00F06F4B" w:rsidRPr="00636514">
        <w:rPr>
          <w:rFonts w:hint="eastAsia"/>
        </w:rPr>
        <w:t>售货机云平台</w:t>
      </w:r>
      <w:r>
        <w:rPr>
          <w:rFonts w:hint="eastAsia"/>
        </w:rPr>
        <w:t>的开发和搭建</w:t>
      </w:r>
      <w:r w:rsidR="00977282">
        <w:rPr>
          <w:rFonts w:hint="eastAsia"/>
        </w:rPr>
        <w:t>工作</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lastRenderedPageBreak/>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524ACF90" w:rsidR="00F06F4B" w:rsidRPr="00636514" w:rsidRDefault="00E21A4C" w:rsidP="00E21A4C">
      <w:pPr>
        <w:ind w:left="480" w:firstLineChars="0" w:firstLine="0"/>
      </w:pPr>
      <w:r>
        <w:rPr>
          <w:rFonts w:hint="eastAsia"/>
        </w:rPr>
        <w:t>（</w:t>
      </w:r>
      <w:r>
        <w:rPr>
          <w:rFonts w:hint="eastAsia"/>
        </w:rPr>
        <w:t>2</w:t>
      </w:r>
      <w:r>
        <w:rPr>
          <w:rFonts w:hint="eastAsia"/>
        </w:rPr>
        <w:t>）</w:t>
      </w:r>
      <w:r w:rsidR="00F06F4B" w:rsidRPr="00636514">
        <w:rPr>
          <w:rFonts w:hint="eastAsia"/>
        </w:rPr>
        <w:t>运营商</w:t>
      </w:r>
      <w:r w:rsidR="00BC4D69">
        <w:t>模</w:t>
      </w:r>
      <w:r w:rsidR="007B675E">
        <w:t>的</w:t>
      </w:r>
      <w:r w:rsidR="00BC4D69">
        <w:t>块</w:t>
      </w:r>
      <w:r w:rsidR="00640D06">
        <w:t>功</w:t>
      </w:r>
      <w:r w:rsidR="007B675E">
        <w:t>分析</w:t>
      </w:r>
    </w:p>
    <w:p w14:paraId="1500A478" w14:textId="6642B1C5"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750FACF0" w14:textId="1DD87522" w:rsidR="009502C8" w:rsidRDefault="00F06F4B" w:rsidP="009502C8">
      <w:pPr>
        <w:ind w:firstLineChars="0" w:firstLine="420"/>
      </w:pPr>
      <w:r w:rsidRPr="00636514">
        <w:lastRenderedPageBreak/>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02C8">
        <w:rPr>
          <w:rFonts w:hint="eastAsia"/>
        </w:rPr>
        <w:t>和管理员的初始化，运营商首次使用可免费试用</w:t>
      </w:r>
      <w:r w:rsidR="009502C8">
        <w:rPr>
          <w:rFonts w:hint="eastAsia"/>
        </w:rPr>
        <w:t>30</w:t>
      </w:r>
      <w:r w:rsidR="009502C8">
        <w:rPr>
          <w:rFonts w:hint="eastAsia"/>
        </w:rPr>
        <w:t>天</w:t>
      </w:r>
      <w:r w:rsidR="00DD3E92">
        <w:rPr>
          <w:rFonts w:hint="eastAsia"/>
        </w:rPr>
        <w:t>。</w:t>
      </w:r>
      <w:r w:rsidR="009502C8">
        <w:rPr>
          <w:rFonts w:hint="eastAsia"/>
        </w:rPr>
        <w:t>平台租用成功后，系统记录租用的开始、截止日期。</w:t>
      </w:r>
      <w:r w:rsidR="00034941">
        <w:rPr>
          <w:rFonts w:hint="eastAsia"/>
        </w:rPr>
        <w:t>系统具有可重用性，租用到期可进行续费。</w:t>
      </w:r>
    </w:p>
    <w:p w14:paraId="62C39AF0" w14:textId="77777777"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7ADFA2CA" w14:textId="388A2CDE"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Pr>
          <w:rFonts w:hint="eastAsia"/>
        </w:rPr>
        <w:t>操作员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给操作员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3C16F4D2" w:rsidR="00F06F4B" w:rsidRPr="00636514" w:rsidRDefault="00F06F4B" w:rsidP="006E1F3C">
      <w:pPr>
        <w:ind w:firstLineChars="0" w:firstLine="42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。操作员填写调拨单，请求分配商品；仓库管理员查看调拨单，查看出库信息。</w:t>
      </w:r>
    </w:p>
    <w:p w14:paraId="269248C9" w14:textId="385D0DC9"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AA1B4A" w:rsidRPr="00636514">
        <w:t>自动售货机</w:t>
      </w:r>
      <w:r w:rsidR="00AA1B4A">
        <w:rPr>
          <w:rFonts w:hint="eastAsia"/>
        </w:rPr>
        <w:t>售货</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6E45F91A" w:rsidR="00F06F4B" w:rsidRPr="00636514" w:rsidRDefault="00F06F4B" w:rsidP="00444366">
      <w:pPr>
        <w:pStyle w:val="3"/>
        <w:rPr>
          <w:color w:val="auto"/>
          <w:lang w:eastAsia="zh-CN"/>
        </w:rPr>
      </w:pPr>
      <w:bookmarkStart w:id="61" w:name="_Toc498607490"/>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7967DF">
        <w:rPr>
          <w:rFonts w:hint="eastAsia"/>
          <w:color w:val="auto"/>
          <w:lang w:eastAsia="zh-CN"/>
        </w:rPr>
        <w:t>应用</w:t>
      </w:r>
      <w:r w:rsidR="008334D4">
        <w:rPr>
          <w:rFonts w:hint="eastAsia"/>
          <w:color w:val="auto"/>
          <w:lang w:eastAsia="zh-CN"/>
        </w:rPr>
        <w:t>需求分析</w:t>
      </w:r>
      <w:bookmarkEnd w:id="61"/>
    </w:p>
    <w:p w14:paraId="7E53F48F" w14:textId="717A4FAB"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，分别是运营商</w:t>
      </w:r>
      <w:r w:rsidR="001370D6" w:rsidRPr="00636514">
        <w:rPr>
          <w:rFonts w:hint="eastAsia"/>
        </w:rPr>
        <w:t>操作员</w:t>
      </w:r>
      <w:r w:rsidR="001370D6">
        <w:rPr>
          <w:rFonts w:hint="eastAsia"/>
        </w:rPr>
        <w:t>A</w:t>
      </w:r>
      <w:r w:rsidR="001370D6">
        <w:t>PP</w:t>
      </w:r>
      <w:r w:rsidR="00F06F4B" w:rsidRPr="00636514">
        <w:rPr>
          <w:rFonts w:hint="eastAsia"/>
        </w:rPr>
        <w:t>和自动售货机售货</w:t>
      </w:r>
      <w:r w:rsidR="007B36EA">
        <w:rPr>
          <w:rFonts w:hint="eastAsia"/>
        </w:rPr>
        <w:t>APP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6E9E56EB" w:rsidR="00F06F4B" w:rsidRDefault="00F06F4B" w:rsidP="00AD581F">
      <w:pPr>
        <w:numPr>
          <w:ilvl w:val="0"/>
          <w:numId w:val="12"/>
        </w:numPr>
        <w:ind w:firstLineChars="0"/>
      </w:pPr>
      <w:r w:rsidRPr="00636514">
        <w:rPr>
          <w:rFonts w:hint="eastAsia"/>
        </w:rPr>
        <w:t>操作员</w:t>
      </w:r>
      <w:r w:rsidR="003D063C">
        <w:rPr>
          <w:rFonts w:hint="eastAsia"/>
        </w:rPr>
        <w:t>APP</w:t>
      </w:r>
      <w:r w:rsidR="00856DEB">
        <w:rPr>
          <w:rFonts w:hint="eastAsia"/>
        </w:rPr>
        <w:t>功能分析</w:t>
      </w:r>
    </w:p>
    <w:p w14:paraId="796E47E4" w14:textId="6691FB68" w:rsidR="00280566" w:rsidRDefault="004F3208" w:rsidP="00041A47">
      <w:pPr>
        <w:ind w:firstLine="480"/>
      </w:pPr>
      <w:r w:rsidRPr="00636514">
        <w:rPr>
          <w:rFonts w:hint="eastAsia"/>
        </w:rPr>
        <w:t>操作员</w:t>
      </w:r>
      <w:r>
        <w:rPr>
          <w:rFonts w:hint="eastAsia"/>
        </w:rPr>
        <w:t>APP</w:t>
      </w:r>
      <w:r w:rsidRPr="00636514">
        <w:rPr>
          <w:rFonts w:hint="eastAsia"/>
        </w:rPr>
        <w:t>是为自动售货机运营商</w:t>
      </w:r>
      <w:r>
        <w:rPr>
          <w:rFonts w:hint="eastAsia"/>
        </w:rPr>
        <w:t>上货操作员</w:t>
      </w:r>
      <w:r w:rsidRPr="00636514">
        <w:rPr>
          <w:rFonts w:hint="eastAsia"/>
        </w:rPr>
        <w:t>开发的一套移动端应用，</w:t>
      </w:r>
      <w:r>
        <w:rPr>
          <w:rFonts w:hint="eastAsia"/>
        </w:rPr>
        <w:t>能够取代传统的人工抄记的管理模式，实现移动端更新售货机数据和</w:t>
      </w:r>
      <w:r w:rsidRPr="00636514">
        <w:rPr>
          <w:rFonts w:hint="eastAsia"/>
        </w:rPr>
        <w:t>货物的统计</w:t>
      </w:r>
      <w:r>
        <w:rPr>
          <w:rFonts w:hint="eastAsia"/>
        </w:rPr>
        <w:t>。</w:t>
      </w:r>
      <w:r>
        <w:rPr>
          <w:rFonts w:hint="eastAsia"/>
        </w:rPr>
        <w:lastRenderedPageBreak/>
        <w:t>操作员通过</w:t>
      </w:r>
      <w:r>
        <w:rPr>
          <w:rFonts w:hint="eastAsia"/>
        </w:rPr>
        <w:t>APP</w:t>
      </w:r>
      <w:r>
        <w:rPr>
          <w:rFonts w:hint="eastAsia"/>
        </w:rPr>
        <w:t>进行</w:t>
      </w:r>
      <w:r w:rsidRPr="00636514">
        <w:rPr>
          <w:rFonts w:hint="eastAsia"/>
        </w:rPr>
        <w:t>机器列表</w:t>
      </w:r>
      <w:r>
        <w:rPr>
          <w:rFonts w:hint="eastAsia"/>
        </w:rPr>
        <w:t>查看、货道存货量更新</w:t>
      </w:r>
      <w:r w:rsidRPr="00636514">
        <w:rPr>
          <w:rFonts w:hint="eastAsia"/>
        </w:rPr>
        <w:t>、</w:t>
      </w:r>
      <w:r>
        <w:rPr>
          <w:rFonts w:hint="eastAsia"/>
        </w:rPr>
        <w:t>查看个人信息、查看个</w:t>
      </w:r>
      <w:r>
        <w:rPr>
          <w:rFonts w:hint="eastAsia"/>
          <w:noProof/>
        </w:rPr>
        <w:drawing>
          <wp:anchor distT="0" distB="0" distL="114300" distR="114300" simplePos="0" relativeHeight="251870208" behindDoc="0" locked="0" layoutInCell="1" allowOverlap="1" wp14:anchorId="1F59B464" wp14:editId="45B4CFA5">
            <wp:simplePos x="0" y="0"/>
            <wp:positionH relativeFrom="column">
              <wp:posOffset>38100</wp:posOffset>
            </wp:positionH>
            <wp:positionV relativeFrom="paragraph">
              <wp:posOffset>678887</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人库存</w:t>
      </w:r>
      <w:r w:rsidRPr="00636514">
        <w:rPr>
          <w:rFonts w:hint="eastAsia"/>
        </w:rPr>
        <w:t>和检测更新等</w:t>
      </w:r>
      <w:r>
        <w:rPr>
          <w:rFonts w:hint="eastAsia"/>
        </w:rPr>
        <w:t>操作</w:t>
      </w:r>
      <w:r w:rsidR="00280566" w:rsidRPr="00636514">
        <w:rPr>
          <w:rFonts w:hint="eastAsia"/>
        </w:rPr>
        <w:t>。</w:t>
      </w:r>
    </w:p>
    <w:p w14:paraId="1BD716EB" w14:textId="2EE01BA9"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61A48546" w14:textId="216E8405" w:rsidR="00F06F4B" w:rsidRPr="00636514" w:rsidRDefault="00F06F4B" w:rsidP="00326BF6">
      <w:pPr>
        <w:ind w:firstLine="480"/>
      </w:pPr>
      <w:r w:rsidRPr="00636514">
        <w:t>用户登录</w:t>
      </w:r>
      <w:r w:rsidRPr="00636514">
        <w:rPr>
          <w:rFonts w:hint="eastAsia"/>
        </w:rPr>
        <w:t>：</w:t>
      </w:r>
      <w:r w:rsidR="007B0524">
        <w:rPr>
          <w:rFonts w:hint="eastAsia"/>
        </w:rPr>
        <w:t>供</w:t>
      </w:r>
      <w:r w:rsidRPr="00636514">
        <w:rPr>
          <w:rFonts w:hint="eastAsia"/>
        </w:rPr>
        <w:t>操作员及其上级用户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55A6BC75" w:rsidR="00F06F4B" w:rsidRPr="00636514" w:rsidRDefault="001E02CC" w:rsidP="007B0524">
      <w:pPr>
        <w:ind w:firstLine="480"/>
      </w:pPr>
      <w:r>
        <w:t>货道</w:t>
      </w:r>
      <w:r w:rsidR="00010F97">
        <w:t>库存</w:t>
      </w:r>
      <w:r>
        <w:t>更新</w:t>
      </w:r>
      <w:r w:rsidR="00F06F4B" w:rsidRPr="00636514">
        <w:rPr>
          <w:rFonts w:hint="eastAsia"/>
        </w:rPr>
        <w:t>：</w:t>
      </w:r>
      <w:r w:rsidR="002A583C">
        <w:t>操作员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432D771E"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2C1479">
        <w:rPr>
          <w:rFonts w:hint="eastAsia"/>
        </w:rPr>
        <w:t>操作员</w:t>
      </w:r>
      <w:r w:rsidR="002C1479">
        <w:rPr>
          <w:rFonts w:hint="eastAsia"/>
        </w:rPr>
        <w:t>APP</w:t>
      </w:r>
      <w:r w:rsidR="002C1479">
        <w:rPr>
          <w:rFonts w:hint="eastAsia"/>
        </w:rPr>
        <w:t>提供提供版本更新按钮，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48CAF5C4" w:rsidR="00F06F4B" w:rsidRPr="00636514" w:rsidRDefault="00414419" w:rsidP="00AD581F">
      <w:pPr>
        <w:numPr>
          <w:ilvl w:val="0"/>
          <w:numId w:val="12"/>
        </w:numPr>
        <w:ind w:firstLineChars="0"/>
      </w:pPr>
      <w:r>
        <w:t>售货</w:t>
      </w:r>
      <w:r>
        <w:rPr>
          <w:rFonts w:hint="eastAsia"/>
        </w:rPr>
        <w:t>APP</w:t>
      </w:r>
      <w:r w:rsidR="007B75D1">
        <w:rPr>
          <w:rFonts w:hint="eastAsia"/>
        </w:rPr>
        <w:t>功能分析</w:t>
      </w:r>
      <w:r w:rsidR="00F06F4B" w:rsidRPr="00636514">
        <w:rPr>
          <w:rFonts w:hint="eastAsia"/>
        </w:rPr>
        <w:t xml:space="preserve"> </w:t>
      </w:r>
    </w:p>
    <w:p w14:paraId="57C79E80" w14:textId="19C402AC" w:rsidR="00F06F4B" w:rsidRDefault="00414419" w:rsidP="00856000">
      <w:pPr>
        <w:ind w:firstLine="480"/>
      </w:pPr>
      <w:r>
        <w:t>售货</w:t>
      </w:r>
      <w:r>
        <w:rPr>
          <w:rFonts w:hint="eastAsia"/>
        </w:rPr>
        <w:t>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1C2F51A5" w:rsidR="00B95136" w:rsidRPr="00B95136" w:rsidRDefault="00B918B6" w:rsidP="00990C85">
      <w:pPr>
        <w:pStyle w:val="aff0"/>
      </w:pPr>
      <w:r>
        <w:rPr>
          <w:noProof/>
        </w:rPr>
        <w:lastRenderedPageBreak/>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自动售货机售货</w:t>
      </w:r>
      <w:r w:rsidR="00B95136" w:rsidRPr="00B95136">
        <w:rPr>
          <w:rFonts w:hint="eastAsia"/>
        </w:rPr>
        <w:t>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1A2E3520" w14:textId="79B8CD96" w:rsidR="001F5981" w:rsidRDefault="00F06F4B" w:rsidP="001F5981">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1638BC">
        <w:rPr>
          <w:rFonts w:hint="eastAsia"/>
        </w:rPr>
        <w:t>售货</w:t>
      </w:r>
      <w:r w:rsidR="001638BC">
        <w:rPr>
          <w:rFonts w:hint="eastAsia"/>
        </w:rPr>
        <w:t>APP</w:t>
      </w:r>
      <w:r w:rsidR="006B688F">
        <w:rPr>
          <w:rFonts w:hint="eastAsia"/>
        </w:rPr>
        <w:t>并</w:t>
      </w:r>
      <w:r w:rsidRPr="00636514">
        <w:rPr>
          <w:rFonts w:hint="eastAsia"/>
        </w:rPr>
        <w:t>重启。</w:t>
      </w:r>
    </w:p>
    <w:p w14:paraId="11441399" w14:textId="56787B66" w:rsidR="006D246C" w:rsidRPr="00636514" w:rsidRDefault="001F5981" w:rsidP="006D246C">
      <w:pPr>
        <w:pStyle w:val="2"/>
      </w:pPr>
      <w:bookmarkStart w:id="62" w:name="_Toc498607491"/>
      <w:r>
        <w:rPr>
          <w:rFonts w:hint="eastAsia"/>
          <w:lang w:eastAsia="zh-CN"/>
        </w:rPr>
        <w:t xml:space="preserve">3.5 </w:t>
      </w:r>
      <w:r w:rsidR="006D246C">
        <w:rPr>
          <w:rFonts w:hint="eastAsia"/>
        </w:rPr>
        <w:t>本章小结</w:t>
      </w:r>
      <w:bookmarkEnd w:id="62"/>
    </w:p>
    <w:p w14:paraId="4950F84C" w14:textId="6BCF0212" w:rsidR="00F06F4B" w:rsidRPr="00EB1881" w:rsidRDefault="00F06F4B" w:rsidP="00964AD1">
      <w:pPr>
        <w:pStyle w:val="1"/>
        <w:ind w:left="240"/>
      </w:pPr>
      <w:bookmarkStart w:id="63" w:name="_Toc492673775"/>
      <w:r w:rsidRPr="00636514">
        <w:rPr>
          <w:lang w:val="en-US" w:eastAsia="zh-CN"/>
        </w:rPr>
        <w:br w:type="page"/>
      </w:r>
      <w:bookmarkStart w:id="64" w:name="_Toc498607492"/>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commentRangeStart w:id="65"/>
      <w:r w:rsidR="00605036">
        <w:rPr>
          <w:rFonts w:hint="eastAsia"/>
          <w:lang w:eastAsia="zh-CN"/>
        </w:rPr>
        <w:t>自动售货机</w:t>
      </w:r>
      <w:r>
        <w:rPr>
          <w:rFonts w:hint="eastAsia"/>
          <w:lang w:eastAsia="zh-CN"/>
        </w:rPr>
        <w:t>云平台</w:t>
      </w:r>
      <w:r w:rsidR="007D2E08">
        <w:rPr>
          <w:rFonts w:hint="eastAsia"/>
          <w:lang w:eastAsia="zh-CN"/>
        </w:rPr>
        <w:t>系统</w:t>
      </w:r>
      <w:r w:rsidR="00EB1881">
        <w:rPr>
          <w:rFonts w:hint="eastAsia"/>
          <w:lang w:eastAsia="zh-CN"/>
        </w:rPr>
        <w:t>的</w:t>
      </w:r>
      <w:r w:rsidR="00145146">
        <w:rPr>
          <w:rFonts w:hint="eastAsia"/>
          <w:lang w:eastAsia="zh-CN"/>
        </w:rPr>
        <w:t>架构</w:t>
      </w:r>
      <w:r w:rsidRPr="00636514">
        <w:rPr>
          <w:rFonts w:hint="eastAsia"/>
          <w:lang w:eastAsia="zh-CN"/>
        </w:rPr>
        <w:t>设计</w:t>
      </w:r>
      <w:commentRangeEnd w:id="65"/>
      <w:r w:rsidR="002972DA" w:rsidRPr="00E25867">
        <w:rPr>
          <w:lang w:eastAsia="zh-CN"/>
        </w:rPr>
        <w:commentReference w:id="65"/>
      </w:r>
      <w:bookmarkEnd w:id="64"/>
    </w:p>
    <w:p w14:paraId="14B06434" w14:textId="34B45280" w:rsidR="00F06F4B" w:rsidRDefault="00F06F4B" w:rsidP="00E25867">
      <w:pPr>
        <w:pStyle w:val="2"/>
      </w:pPr>
      <w:bookmarkStart w:id="66" w:name="_Toc498607493"/>
      <w:r>
        <w:rPr>
          <w:rFonts w:hint="eastAsia"/>
        </w:rPr>
        <w:t xml:space="preserve">4.1 </w:t>
      </w:r>
      <w:r w:rsidR="004F2A98">
        <w:rPr>
          <w:rFonts w:hint="eastAsia"/>
        </w:rPr>
        <w:t>自动售货机</w:t>
      </w:r>
      <w:commentRangeStart w:id="67"/>
      <w:r w:rsidR="001B733E">
        <w:rPr>
          <w:rFonts w:hint="eastAsia"/>
        </w:rPr>
        <w:t>云平台</w:t>
      </w:r>
      <w:r>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commentRangeEnd w:id="67"/>
      <w:r w:rsidR="00CA4211">
        <w:rPr>
          <w:rStyle w:val="aa"/>
          <w:rFonts w:ascii="Times New Roman" w:eastAsiaTheme="minorEastAsia" w:hAnsi="Times New Roman"/>
          <w:b w:val="0"/>
          <w:bCs w:val="0"/>
        </w:rPr>
        <w:commentReference w:id="67"/>
      </w:r>
      <w:bookmarkEnd w:id="66"/>
    </w:p>
    <w:p w14:paraId="68AFD57F" w14:textId="47B330FD" w:rsidR="001F412F" w:rsidRDefault="00673441" w:rsidP="00673441">
      <w:pPr>
        <w:pStyle w:val="3"/>
      </w:pPr>
      <w:bookmarkStart w:id="68" w:name="_Toc498607494"/>
      <w:r>
        <w:rPr>
          <w:rFonts w:hint="eastAsia"/>
          <w:lang w:eastAsia="zh-CN"/>
        </w:rPr>
        <w:t xml:space="preserve">4.1.1 </w:t>
      </w:r>
      <w:r w:rsidR="00154B90" w:rsidRPr="00673441">
        <w:rPr>
          <w:rFonts w:hint="eastAsia"/>
        </w:rPr>
        <w:t>自动售货机</w:t>
      </w:r>
      <w:r w:rsidR="00D552AF">
        <w:rPr>
          <w:rFonts w:hint="eastAsia"/>
        </w:rPr>
        <w:t>的</w:t>
      </w:r>
      <w:r w:rsidR="00293B75" w:rsidRPr="00673441">
        <w:rPr>
          <w:rFonts w:hint="eastAsia"/>
        </w:rPr>
        <w:t>网络</w:t>
      </w:r>
      <w:r w:rsidR="00B1153D">
        <w:rPr>
          <w:rFonts w:hint="eastAsia"/>
        </w:rPr>
        <w:t>结构</w:t>
      </w:r>
      <w:r w:rsidR="00936A7D">
        <w:rPr>
          <w:rFonts w:hint="eastAsia"/>
        </w:rPr>
        <w:t>改进</w:t>
      </w:r>
      <w:bookmarkEnd w:id="68"/>
    </w:p>
    <w:p w14:paraId="31A92AB5" w14:textId="77777777" w:rsidR="00807724" w:rsidRDefault="001F5190" w:rsidP="00807724">
      <w:pPr>
        <w:ind w:firstLine="480"/>
      </w:pPr>
      <w:r>
        <w:rPr>
          <w:noProof/>
        </w:rPr>
        <w:object w:dxaOrig="1440" w:dyaOrig="1440" w14:anchorId="41FAA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4.05pt;margin-top:80.2pt;width:415.1pt;height:295.5pt;z-index:251876352;mso-position-horizontal-relative:text;mso-position-vertical-relative:text;mso-width-relative:page;mso-height-relative:page">
            <v:imagedata r:id="rId37" o:title=""/>
            <w10:wrap type="topAndBottom"/>
          </v:shape>
          <o:OLEObject Type="Embed" ProgID="Visio.Drawing.15" ShapeID="_x0000_s1033" DrawAspect="Content" ObjectID="_1572358540"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云管理平台</w:t>
      </w:r>
      <w:r w:rsidR="00676970">
        <w:t>和无线网络四个部分组成。</w:t>
      </w:r>
    </w:p>
    <w:p w14:paraId="278A6634" w14:textId="41D82E42" w:rsidR="00EE2019" w:rsidRDefault="00EE2019" w:rsidP="00807724">
      <w:pPr>
        <w:pStyle w:val="aff0"/>
      </w:pPr>
      <w:r>
        <w:rPr>
          <w:rFonts w:hint="eastAsia"/>
        </w:rPr>
        <w:t>图</w:t>
      </w:r>
      <w:r>
        <w:rPr>
          <w:rFonts w:hint="eastAsia"/>
        </w:rPr>
        <w:t>4</w:t>
      </w:r>
      <w:r>
        <w:t xml:space="preserve">-1 </w:t>
      </w:r>
      <w:r>
        <w:rPr>
          <w:rFonts w:hint="eastAsia"/>
        </w:rPr>
        <w:t>自动售货机</w:t>
      </w:r>
      <w:r>
        <w:t>网络结构图</w:t>
      </w:r>
    </w:p>
    <w:p w14:paraId="065C1644" w14:textId="2C308A3D"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5715A">
        <w:rPr>
          <w:rFonts w:hint="eastAsia"/>
        </w:rPr>
        <w:t>4G</w:t>
      </w:r>
      <w:r w:rsidR="0075715A">
        <w:rPr>
          <w:rFonts w:hint="eastAsia"/>
        </w:rPr>
        <w:t>网络进行选货并进行移动支付，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进行编码，将数据发送给通信网关。数据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4"/>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lastRenderedPageBreak/>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3C0AB141" w14:textId="7C660C7F" w:rsidR="00D631DE" w:rsidRDefault="00184D87" w:rsidP="00184D87">
      <w:pPr>
        <w:pStyle w:val="3"/>
        <w:rPr>
          <w:lang w:eastAsia="zh-CN"/>
        </w:rPr>
      </w:pPr>
      <w:bookmarkStart w:id="69" w:name="_Toc498607495"/>
      <w:r>
        <w:rPr>
          <w:rFonts w:hint="eastAsia"/>
        </w:rPr>
        <w:t xml:space="preserve">4.1.2 </w:t>
      </w:r>
      <w:r>
        <w:rPr>
          <w:rFonts w:hint="eastAsia"/>
        </w:rPr>
        <w:t>自动售货机</w:t>
      </w:r>
      <w:r w:rsidR="004A7378">
        <w:rPr>
          <w:rFonts w:hint="eastAsia"/>
        </w:rPr>
        <w:t>终端</w:t>
      </w:r>
      <w:r w:rsidR="00C00CC5">
        <w:rPr>
          <w:rFonts w:hint="eastAsia"/>
        </w:rPr>
        <w:t>的</w:t>
      </w:r>
      <w:r w:rsidR="008C25E8">
        <w:rPr>
          <w:rFonts w:hint="eastAsia"/>
          <w:lang w:eastAsia="zh-CN"/>
        </w:rPr>
        <w:t>通信</w:t>
      </w:r>
      <w:r w:rsidR="00796E42">
        <w:rPr>
          <w:rFonts w:hint="eastAsia"/>
          <w:lang w:eastAsia="zh-CN"/>
        </w:rPr>
        <w:t>设计</w:t>
      </w:r>
      <w:bookmarkEnd w:id="69"/>
    </w:p>
    <w:p w14:paraId="227188F6" w14:textId="4070CFAD" w:rsidR="00924CA3" w:rsidRDefault="001F5190" w:rsidP="00924CA3">
      <w:pPr>
        <w:ind w:firstLine="480"/>
        <w:rPr>
          <w:lang w:val="x-none"/>
        </w:rPr>
      </w:pPr>
      <w:r>
        <w:rPr>
          <w:noProof/>
        </w:rPr>
        <w:object w:dxaOrig="1440" w:dyaOrig="1440" w14:anchorId="2C6E2980">
          <v:shape id="_x0000_s1056" type="#_x0000_t75" style="position:absolute;left:0;text-align:left;margin-left:56.5pt;margin-top:156.2pt;width:305.55pt;height:162.5pt;z-index:251889664;mso-position-horizontal-relative:text;mso-position-vertical-relative:text;mso-width-relative:page;mso-height-relative:page">
            <v:imagedata r:id="rId39" o:title=""/>
            <w10:wrap type="topAndBottom"/>
          </v:shape>
          <o:OLEObject Type="Embed" ProgID="Visio.Drawing.15" ShapeID="_x0000_s1056" DrawAspect="Content" ObjectID="_1572358541" r:id="rId40"/>
        </w:object>
      </w:r>
      <w:r w:rsidR="00D40F10">
        <w:rPr>
          <w:lang w:val="x-none"/>
        </w:rPr>
        <w:t>本文自动售货机终端的通信实现主要涉及了串口通信</w:t>
      </w:r>
      <w:r w:rsidR="00D40F10">
        <w:rPr>
          <w:rFonts w:hint="eastAsia"/>
          <w:lang w:val="x-none"/>
        </w:rPr>
        <w:t>、</w:t>
      </w:r>
      <w:r w:rsidR="00D40F10">
        <w:rPr>
          <w:lang w:val="x-none"/>
        </w:rPr>
        <w:t>无线通信</w:t>
      </w:r>
      <w:r w:rsidR="00D40F10">
        <w:rPr>
          <w:rFonts w:hint="eastAsia"/>
          <w:lang w:val="x-none"/>
        </w:rPr>
        <w:t>。</w:t>
      </w:r>
      <w:r w:rsidR="00190958">
        <w:rPr>
          <w:rFonts w:hint="eastAsia"/>
          <w:lang w:val="x-none"/>
        </w:rPr>
        <w:t>系统对老式无</w:t>
      </w:r>
      <w:r w:rsidR="00190958">
        <w:rPr>
          <w:rFonts w:hint="eastAsia"/>
          <w:lang w:val="x-none"/>
        </w:rPr>
        <w:t>L</w:t>
      </w:r>
      <w:r w:rsidR="00190958">
        <w:rPr>
          <w:lang w:val="x-none"/>
        </w:rPr>
        <w:t>ED</w:t>
      </w:r>
      <w:r w:rsidR="00190958">
        <w:rPr>
          <w:lang w:val="x-none"/>
        </w:rPr>
        <w:t>显示器的售货机进行改进</w:t>
      </w:r>
      <w:r w:rsidR="00190958">
        <w:rPr>
          <w:rFonts w:hint="eastAsia"/>
          <w:lang w:val="x-none"/>
        </w:rPr>
        <w:t>，</w:t>
      </w:r>
      <w:r w:rsidR="00190958">
        <w:rPr>
          <w:lang w:val="x-none"/>
        </w:rPr>
        <w:t>在原来的售货机终端上通过串口线外接连接自动售货机</w:t>
      </w:r>
      <w:r w:rsidR="005539AA">
        <w:rPr>
          <w:rFonts w:hint="eastAsia"/>
          <w:lang w:val="x-none"/>
        </w:rPr>
        <w:t>。</w:t>
      </w:r>
      <w:r w:rsidR="005539AA">
        <w:rPr>
          <w:lang w:val="x-none"/>
        </w:rPr>
        <w:t>自动售货机终端的设计</w:t>
      </w:r>
      <w:r w:rsidR="00992FA4">
        <w:rPr>
          <w:lang w:val="x-none"/>
        </w:rPr>
        <w:t>重点是</w:t>
      </w:r>
      <w:r w:rsidR="005539AA">
        <w:rPr>
          <w:rFonts w:hint="eastAsia"/>
          <w:lang w:val="x-none"/>
        </w:rPr>
        <w:t>Android</w:t>
      </w:r>
      <w:r w:rsidR="005539AA">
        <w:rPr>
          <w:rFonts w:hint="eastAsia"/>
          <w:lang w:val="x-none"/>
        </w:rPr>
        <w:t>设备和自动售货机通过串口消息的</w:t>
      </w:r>
      <w:r w:rsidR="00992FA4">
        <w:rPr>
          <w:rFonts w:hint="eastAsia"/>
          <w:lang w:val="x-none"/>
        </w:rPr>
        <w:t>收发</w:t>
      </w:r>
      <w:r w:rsidR="005539AA">
        <w:rPr>
          <w:rFonts w:hint="eastAsia"/>
          <w:lang w:val="x-none"/>
        </w:rPr>
        <w:t>实现通信</w:t>
      </w:r>
      <w:r w:rsidR="00992FA4">
        <w:rPr>
          <w:rFonts w:hint="eastAsia"/>
          <w:lang w:val="x-none"/>
        </w:rPr>
        <w:t>，控制售货机的出货工作</w:t>
      </w:r>
      <w:r w:rsidR="005539AA">
        <w:rPr>
          <w:rFonts w:hint="eastAsia"/>
          <w:lang w:val="x-none"/>
        </w:rPr>
        <w:t>。</w:t>
      </w:r>
      <w:r w:rsidR="00D92C88">
        <w:rPr>
          <w:rFonts w:hint="eastAsia"/>
          <w:lang w:val="x-none"/>
        </w:rPr>
        <w:t>同时通过</w:t>
      </w:r>
      <w:r w:rsidR="00D92C88">
        <w:rPr>
          <w:rFonts w:hint="eastAsia"/>
          <w:lang w:val="x-none"/>
        </w:rPr>
        <w:t>4G</w:t>
      </w:r>
      <w:r w:rsidR="00D92C88">
        <w:rPr>
          <w:rFonts w:hint="eastAsia"/>
          <w:lang w:val="x-none"/>
        </w:rPr>
        <w:t>网络将售货机的销售情况和余货量等信息传送到售货机后台管理平台，实现后台对终端的监控功能。</w:t>
      </w:r>
      <w:r w:rsidR="005958BB">
        <w:rPr>
          <w:rFonts w:hint="eastAsia"/>
          <w:lang w:val="x-none"/>
        </w:rPr>
        <w:t>自动售货机</w:t>
      </w:r>
      <w:r w:rsidR="005958BB">
        <w:rPr>
          <w:lang w:val="x-none"/>
        </w:rPr>
        <w:t>后台</w:t>
      </w:r>
      <w:r w:rsidR="005958BB">
        <w:rPr>
          <w:rFonts w:hint="eastAsia"/>
          <w:lang w:val="x-none"/>
        </w:rPr>
        <w:t>服务</w:t>
      </w:r>
      <w:r w:rsidR="005958BB">
        <w:rPr>
          <w:lang w:val="x-none"/>
        </w:rPr>
        <w:t>器与终端之间的结构图如图</w:t>
      </w:r>
      <w:r w:rsidR="007954E5">
        <w:rPr>
          <w:rFonts w:hint="eastAsia"/>
          <w:lang w:val="x-none"/>
        </w:rPr>
        <w:t>4-</w:t>
      </w:r>
      <w:r w:rsidR="007954E5">
        <w:rPr>
          <w:lang w:val="x-none"/>
        </w:rPr>
        <w:t>2</w:t>
      </w:r>
      <w:r w:rsidR="005958BB">
        <w:rPr>
          <w:lang w:val="x-none"/>
        </w:rPr>
        <w:t>所示。</w:t>
      </w:r>
    </w:p>
    <w:p w14:paraId="263149D3" w14:textId="76EEC10C" w:rsidR="00124AC7" w:rsidRDefault="00995C3D" w:rsidP="009559EA">
      <w:pPr>
        <w:pStyle w:val="aff0"/>
      </w:pPr>
      <w:r>
        <w:rPr>
          <w:rFonts w:hint="eastAsia"/>
        </w:rPr>
        <w:t>图</w:t>
      </w:r>
      <w:r>
        <w:rPr>
          <w:rFonts w:hint="eastAsia"/>
        </w:rPr>
        <w:t>4-</w:t>
      </w:r>
      <w:r>
        <w:t xml:space="preserve">2 </w:t>
      </w:r>
      <w:r w:rsidR="00CA787B">
        <w:t>自动售货机及终端系统结构图</w:t>
      </w:r>
    </w:p>
    <w:p w14:paraId="15287769" w14:textId="4EDE8F8C" w:rsidR="0020387F" w:rsidRPr="005958BB" w:rsidRDefault="0020387F" w:rsidP="0020387F">
      <w:pPr>
        <w:ind w:firstLine="480"/>
      </w:pPr>
      <w:r>
        <w:rPr>
          <w:rFonts w:hint="eastAsia"/>
        </w:rPr>
        <w:t>自动售货机终端</w:t>
      </w:r>
      <w:r w:rsidR="00023908">
        <w:rPr>
          <w:rFonts w:hint="eastAsia"/>
        </w:rPr>
        <w:t>外接</w:t>
      </w:r>
      <w:r w:rsidR="00023908">
        <w:rPr>
          <w:rFonts w:hint="eastAsia"/>
        </w:rPr>
        <w:t>Android</w:t>
      </w:r>
      <w:r w:rsidR="00023908">
        <w:rPr>
          <w:rFonts w:hint="eastAsia"/>
        </w:rPr>
        <w:t>设备</w:t>
      </w:r>
      <w:r w:rsidR="00B919B6">
        <w:rPr>
          <w:rFonts w:hint="eastAsia"/>
        </w:rPr>
        <w:t>，</w:t>
      </w:r>
      <w:r w:rsidR="00023908">
        <w:rPr>
          <w:rFonts w:hint="eastAsia"/>
        </w:rPr>
        <w:t>使用</w:t>
      </w:r>
      <w:r w:rsidR="00023908">
        <w:rPr>
          <w:rFonts w:hint="eastAsia"/>
        </w:rPr>
        <w:t>USB</w:t>
      </w:r>
      <w:r w:rsidR="00023908">
        <w:rPr>
          <w:rFonts w:hint="eastAsia"/>
        </w:rPr>
        <w:t>连接线和售货机相连。二者交互过程中，</w:t>
      </w:r>
      <w:r w:rsidR="00B919B6">
        <w:rPr>
          <w:rFonts w:hint="eastAsia"/>
        </w:rPr>
        <w:t>提供界面显示的功能，</w:t>
      </w:r>
      <w:r w:rsidR="00023908">
        <w:rPr>
          <w:rFonts w:hint="eastAsia"/>
        </w:rPr>
        <w:t>Android</w:t>
      </w:r>
      <w:r w:rsidR="00023908">
        <w:rPr>
          <w:rFonts w:hint="eastAsia"/>
        </w:rPr>
        <w:t>应用将串口指令进行封装后发送，主控板接收到串口指令后进行解析</w:t>
      </w:r>
      <w:r w:rsidR="00DA2BA5">
        <w:rPr>
          <w:rFonts w:hint="eastAsia"/>
        </w:rPr>
        <w:t>，根据不同指令完成对</w:t>
      </w:r>
      <w:r w:rsidR="001C5B27">
        <w:rPr>
          <w:rFonts w:hint="eastAsia"/>
        </w:rPr>
        <w:t>售货机</w:t>
      </w:r>
      <w:r w:rsidR="00DA2BA5">
        <w:rPr>
          <w:rFonts w:hint="eastAsia"/>
        </w:rPr>
        <w:t>的控制操作</w:t>
      </w:r>
      <w:r w:rsidR="00023908">
        <w:rPr>
          <w:rFonts w:hint="eastAsia"/>
        </w:rPr>
        <w:t>，</w:t>
      </w:r>
      <w:r w:rsidR="00DA2BA5">
        <w:rPr>
          <w:rFonts w:hint="eastAsia"/>
        </w:rPr>
        <w:t>并</w:t>
      </w:r>
      <w:r w:rsidR="00023908">
        <w:rPr>
          <w:rFonts w:hint="eastAsia"/>
        </w:rPr>
        <w:t>将操作结果返回。每进行一次通信，</w:t>
      </w:r>
      <w:r w:rsidR="00023908">
        <w:rPr>
          <w:rFonts w:hint="eastAsia"/>
        </w:rPr>
        <w:t>Android</w:t>
      </w:r>
      <w:r w:rsidR="00023908">
        <w:rPr>
          <w:rFonts w:hint="eastAsia"/>
        </w:rPr>
        <w:t>应用通过</w:t>
      </w:r>
      <w:r w:rsidR="00023908">
        <w:rPr>
          <w:rFonts w:hint="eastAsia"/>
        </w:rPr>
        <w:t>4G</w:t>
      </w:r>
      <w:r w:rsidR="00023908">
        <w:rPr>
          <w:rFonts w:hint="eastAsia"/>
        </w:rPr>
        <w:t>网络将交易信息发送网自动售货机后台服务器，并在数据库中存储。运营商在后台系统中可主动查询售货机终端库存量和销售状况等。</w:t>
      </w:r>
    </w:p>
    <w:p w14:paraId="1E25E4AF" w14:textId="279E7050" w:rsidR="00673441" w:rsidRDefault="00673441" w:rsidP="009B205A">
      <w:pPr>
        <w:pStyle w:val="3"/>
        <w:rPr>
          <w:lang w:eastAsia="zh-CN"/>
        </w:rPr>
      </w:pPr>
      <w:bookmarkStart w:id="70" w:name="_Toc498607496"/>
      <w:r>
        <w:rPr>
          <w:rFonts w:hint="eastAsia"/>
          <w:lang w:eastAsia="zh-CN"/>
        </w:rPr>
        <w:lastRenderedPageBreak/>
        <w:t>4.1.</w:t>
      </w:r>
      <w:r w:rsidR="00184D87">
        <w:rPr>
          <w:lang w:eastAsia="zh-CN"/>
        </w:rPr>
        <w:t>3</w:t>
      </w:r>
      <w:r>
        <w:rPr>
          <w:rFonts w:hint="eastAsia"/>
          <w:lang w:eastAsia="zh-CN"/>
        </w:rPr>
        <w:t xml:space="preserve"> </w:t>
      </w:r>
      <w:r w:rsidR="00E8188E">
        <w:rPr>
          <w:rFonts w:hint="eastAsia"/>
          <w:lang w:eastAsia="zh-CN"/>
        </w:rPr>
        <w:t>自动售货机</w:t>
      </w:r>
      <w:r w:rsidR="00B24C0F">
        <w:rPr>
          <w:rFonts w:hint="eastAsia"/>
          <w:lang w:eastAsia="zh-CN"/>
        </w:rPr>
        <w:t>云平台</w:t>
      </w:r>
      <w:r w:rsidR="00E8188E">
        <w:rPr>
          <w:rFonts w:hint="eastAsia"/>
          <w:lang w:eastAsia="zh-CN"/>
        </w:rPr>
        <w:t>的</w:t>
      </w:r>
      <w:r w:rsidR="009408D4">
        <w:rPr>
          <w:rFonts w:hint="eastAsia"/>
          <w:lang w:eastAsia="zh-CN"/>
        </w:rPr>
        <w:t>软件体系架构</w:t>
      </w:r>
      <w:bookmarkEnd w:id="70"/>
    </w:p>
    <w:p w14:paraId="1182A88B" w14:textId="0D17121F" w:rsidR="00C8549B" w:rsidRDefault="00C8549B" w:rsidP="00027685">
      <w:pPr>
        <w:ind w:firstLine="480"/>
        <w:rPr>
          <w:lang w:val="x-none"/>
        </w:rPr>
      </w:pPr>
      <w:r>
        <w:rPr>
          <w:rFonts w:hint="eastAsia"/>
          <w:lang w:val="x-none"/>
        </w:rPr>
        <w:t>（</w:t>
      </w:r>
      <w:r>
        <w:rPr>
          <w:rFonts w:hint="eastAsia"/>
          <w:lang w:val="x-none"/>
        </w:rPr>
        <w:t>1</w:t>
      </w:r>
      <w:r>
        <w:rPr>
          <w:rFonts w:hint="eastAsia"/>
          <w:lang w:val="x-none"/>
        </w:rPr>
        <w:t>）</w:t>
      </w:r>
      <w:r>
        <w:rPr>
          <w:lang w:val="x-none"/>
        </w:rPr>
        <w:t>传统软件体系架构</w:t>
      </w:r>
    </w:p>
    <w:p w14:paraId="313705F4" w14:textId="4E6C2A9B" w:rsidR="00027685" w:rsidRDefault="001F5190"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41" o:title=""/>
            <w10:wrap type="topAndBottom"/>
          </v:shape>
          <o:OLEObject Type="Embed" ProgID="Visio.Drawing.15" ShapeID="_x0000_s1038" DrawAspect="Content" ObjectID="_1572358542" r:id="rId42"/>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6174A0">
        <w:rPr>
          <w:lang w:val="x-none"/>
        </w:rPr>
        <w:t>3</w:t>
      </w:r>
      <w:r w:rsidR="00910614">
        <w:rPr>
          <w:lang w:val="x-none"/>
        </w:rPr>
        <w:t>所示</w:t>
      </w:r>
      <w:r w:rsidR="00910614">
        <w:rPr>
          <w:rFonts w:hint="eastAsia"/>
          <w:lang w:val="x-none"/>
        </w:rPr>
        <w:t>。</w:t>
      </w:r>
    </w:p>
    <w:p w14:paraId="16FB3D13" w14:textId="1180A9D0" w:rsidR="00027685" w:rsidRDefault="00027685" w:rsidP="00027685">
      <w:pPr>
        <w:pStyle w:val="aff0"/>
      </w:pPr>
      <w:r>
        <w:rPr>
          <w:rFonts w:hint="eastAsia"/>
        </w:rPr>
        <w:t>图</w:t>
      </w:r>
      <w:r>
        <w:rPr>
          <w:rFonts w:hint="eastAsia"/>
        </w:rPr>
        <w:t>4</w:t>
      </w:r>
      <w:r>
        <w:t>-</w:t>
      </w:r>
      <w:r w:rsidR="006174A0">
        <w:t>3</w:t>
      </w:r>
      <w:r>
        <w:t xml:space="preserve"> </w:t>
      </w:r>
      <w:r>
        <w:rPr>
          <w:rFonts w:hint="eastAsia"/>
        </w:rPr>
        <w:t>传统</w:t>
      </w:r>
      <w:r>
        <w:t>软件体系架构</w:t>
      </w:r>
    </w:p>
    <w:p w14:paraId="6D122799" w14:textId="59FC315A"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Pr>
          <w:rStyle w:val="af9"/>
        </w:rPr>
        <w:t>[</w:t>
      </w:r>
      <w:r>
        <w:rPr>
          <w:rStyle w:val="af9"/>
        </w:rPr>
        <w:endnoteReference w:id="45"/>
      </w:r>
      <w:r>
        <w:rPr>
          <w:rStyle w:val="af9"/>
        </w:rPr>
        <w:t>]</w:t>
      </w:r>
      <w:r>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主要定义各个数据模块的操作规则和统一接口，封装业务逻辑，方便系统的解耦，提高代码的利用率。</w:t>
      </w:r>
    </w:p>
    <w:p w14:paraId="554135C8" w14:textId="373BC90E" w:rsidR="007C20BD" w:rsidRDefault="00363E01" w:rsidP="00663480">
      <w:pPr>
        <w:ind w:firstLineChars="0" w:firstLine="420"/>
      </w:pPr>
      <w:r>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lastRenderedPageBreak/>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03E0FAC6" w:rsidR="00E77B22" w:rsidRDefault="00BC5C4D" w:rsidP="00D75982">
      <w:pPr>
        <w:ind w:firstLine="480"/>
      </w:pPr>
      <w:r>
        <w:rPr>
          <w:rFonts w:hint="eastAsia"/>
        </w:rPr>
        <w:t>（</w:t>
      </w:r>
      <w:r>
        <w:rPr>
          <w:rFonts w:hint="eastAsia"/>
        </w:rPr>
        <w:t>2</w:t>
      </w:r>
      <w:r>
        <w:rPr>
          <w:rFonts w:hint="eastAsia"/>
        </w:rPr>
        <w:t>）</w:t>
      </w:r>
      <w:r w:rsidR="000D20F8">
        <w:rPr>
          <w:rFonts w:hint="eastAsia"/>
        </w:rPr>
        <w:t>改进的</w:t>
      </w:r>
      <w:r>
        <w:rPr>
          <w:rFonts w:hint="eastAsia"/>
        </w:rPr>
        <w:t>SaaS</w:t>
      </w:r>
      <w:r>
        <w:t>软件体系架构</w:t>
      </w:r>
    </w:p>
    <w:p w14:paraId="2468188D" w14:textId="44223BA8" w:rsidR="00E77B22" w:rsidRDefault="00014169" w:rsidP="00014169">
      <w:pPr>
        <w:ind w:firstLine="480"/>
      </w:pPr>
      <w:r>
        <w:rPr>
          <w:rFonts w:hint="eastAsia"/>
        </w:rPr>
        <w:t>采用分层思想进行系统开发能够使软件开发过程耦合性降低、可维护性增强。自动售货机云平台系统将传统的分层体系架构和</w:t>
      </w:r>
      <w:r>
        <w:rPr>
          <w:rFonts w:hint="eastAsia"/>
        </w:rPr>
        <w:t>SaaS</w:t>
      </w:r>
      <w:r>
        <w:rPr>
          <w:rFonts w:hint="eastAsia"/>
        </w:rPr>
        <w:t>云服务相结合，开发支持多租户的软件服务平台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1856877C" w:rsidR="0082455A" w:rsidRDefault="001F5190"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3" o:title=""/>
            <w10:wrap type="topAndBottom"/>
          </v:shape>
          <o:OLEObject Type="Embed" ProgID="Visio.Drawing.15" ShapeID="_x0000_s1042" DrawAspect="Content" ObjectID="_1572358543" r:id="rId44"/>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6174A0">
        <w:t>4</w:t>
      </w:r>
      <w:r w:rsidR="00296EF8">
        <w:t>所示</w:t>
      </w:r>
      <w:r w:rsidR="00296EF8">
        <w:rPr>
          <w:rFonts w:hint="eastAsia"/>
        </w:rPr>
        <w:t>。</w:t>
      </w:r>
    </w:p>
    <w:p w14:paraId="2E9594C5" w14:textId="53109319" w:rsidR="006134A7" w:rsidRDefault="006134A7" w:rsidP="00BA5C35">
      <w:pPr>
        <w:pStyle w:val="aff0"/>
      </w:pPr>
      <w:r w:rsidRPr="00BA5C35">
        <w:t>图</w:t>
      </w:r>
      <w:r w:rsidRPr="00BA5C35">
        <w:rPr>
          <w:rFonts w:hint="eastAsia"/>
        </w:rPr>
        <w:t>4-</w:t>
      </w:r>
      <w:r w:rsidR="006174A0">
        <w:t>4</w:t>
      </w:r>
      <w:r w:rsidRPr="00BA5C35">
        <w:t xml:space="preserve"> SaaS</w:t>
      </w:r>
      <w:r w:rsidRPr="00BA5C35">
        <w:t>模式体系架构</w:t>
      </w:r>
    </w:p>
    <w:p w14:paraId="2DDB8CF1" w14:textId="1062E86D" w:rsidR="003D1C87" w:rsidRPr="00BA5C35" w:rsidRDefault="004858AE" w:rsidP="003D1C87">
      <w:pPr>
        <w:ind w:firstLine="480"/>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6"/>
      </w:r>
      <w:r w:rsidR="008B1875">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w:t>
      </w:r>
      <w:r w:rsidR="00CC5D15">
        <w:rPr>
          <w:rFonts w:hint="eastAsia"/>
        </w:rPr>
        <w:lastRenderedPageBreak/>
        <w:t>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355B2EBF" w14:textId="7A027226" w:rsidR="00566FEA" w:rsidRPr="00566FEA" w:rsidRDefault="00566FEA" w:rsidP="00566FEA">
      <w:pPr>
        <w:pStyle w:val="2"/>
        <w:rPr>
          <w:lang w:eastAsia="zh-CN"/>
        </w:rPr>
      </w:pPr>
      <w:bookmarkStart w:id="71" w:name="_Toc498607497"/>
      <w:r>
        <w:rPr>
          <w:rFonts w:hint="eastAsia"/>
          <w:lang w:eastAsia="zh-CN"/>
        </w:rPr>
        <w:t xml:space="preserve">4.2 </w:t>
      </w:r>
      <w:r w:rsidR="00C433EE">
        <w:rPr>
          <w:rFonts w:hint="eastAsia"/>
          <w:lang w:eastAsia="zh-CN"/>
        </w:rPr>
        <w:t>自动售货机</w:t>
      </w:r>
      <w:r>
        <w:rPr>
          <w:rFonts w:hint="eastAsia"/>
          <w:lang w:eastAsia="zh-CN"/>
        </w:rPr>
        <w:t>云平台系统的</w:t>
      </w:r>
      <w:r w:rsidR="0078177A">
        <w:rPr>
          <w:rFonts w:hint="eastAsia"/>
          <w:lang w:eastAsia="zh-CN"/>
        </w:rPr>
        <w:t>总体</w:t>
      </w:r>
      <w:r>
        <w:rPr>
          <w:rFonts w:hint="eastAsia"/>
          <w:lang w:eastAsia="zh-CN"/>
        </w:rPr>
        <w:t>架构设计</w:t>
      </w:r>
      <w:bookmarkEnd w:id="71"/>
    </w:p>
    <w:p w14:paraId="5C1A49A9" w14:textId="4AE20D05" w:rsidR="00816019" w:rsidRDefault="00673441" w:rsidP="00816019">
      <w:pPr>
        <w:pStyle w:val="3"/>
      </w:pPr>
      <w:bookmarkStart w:id="72" w:name="_Toc498607498"/>
      <w:r>
        <w:rPr>
          <w:rFonts w:hint="eastAsia"/>
          <w:lang w:eastAsia="zh-CN"/>
        </w:rPr>
        <w:t>4.</w:t>
      </w:r>
      <w:r w:rsidR="00CE1B95">
        <w:rPr>
          <w:lang w:eastAsia="zh-CN"/>
        </w:rPr>
        <w:t>2.1</w:t>
      </w:r>
      <w:r w:rsidR="003300A7">
        <w:rPr>
          <w:lang w:eastAsia="zh-CN"/>
        </w:rPr>
        <w:t xml:space="preserve"> </w:t>
      </w:r>
      <w:r w:rsidR="00C433EE">
        <w:rPr>
          <w:lang w:eastAsia="zh-CN"/>
        </w:rPr>
        <w:t>自动售货机</w:t>
      </w:r>
      <w:r w:rsidR="001E56E0">
        <w:rPr>
          <w:rFonts w:hint="eastAsia"/>
        </w:rPr>
        <w:t>云平台</w:t>
      </w:r>
      <w:r w:rsidR="00816019">
        <w:rPr>
          <w:rFonts w:hint="eastAsia"/>
        </w:rPr>
        <w:t>系统的</w:t>
      </w:r>
      <w:r w:rsidR="00761B59">
        <w:rPr>
          <w:rFonts w:hint="eastAsia"/>
          <w:lang w:eastAsia="zh-CN"/>
        </w:rPr>
        <w:t>逻辑</w:t>
      </w:r>
      <w:r w:rsidR="00816019">
        <w:t>架构</w:t>
      </w:r>
      <w:bookmarkEnd w:id="72"/>
    </w:p>
    <w:p w14:paraId="296D8CE8" w14:textId="7DE2BE10" w:rsidR="00F06F4B" w:rsidRDefault="00F06F4B" w:rsidP="009448BF">
      <w:pPr>
        <w:ind w:firstLine="480"/>
      </w:pPr>
      <w:commentRangeStart w:id="73"/>
      <w:r>
        <w:rPr>
          <w:rFonts w:hint="eastAsia"/>
        </w:rPr>
        <w:t>基于</w:t>
      </w:r>
      <w:commentRangeEnd w:id="73"/>
      <w:r w:rsidR="00DF7E1D">
        <w:rPr>
          <w:rStyle w:val="aa"/>
          <w:lang w:val="x-none" w:eastAsia="x-none"/>
        </w:rPr>
        <w:commentReference w:id="73"/>
      </w:r>
      <w:r>
        <w:rPr>
          <w:rFonts w:hint="eastAsia"/>
        </w:rPr>
        <w:t>SaaS</w:t>
      </w:r>
      <w:r>
        <w:rPr>
          <w:rFonts w:hint="eastAsia"/>
        </w:rPr>
        <w:t>的</w:t>
      </w:r>
      <w:r w:rsidR="00B47377">
        <w:rPr>
          <w:rFonts w:hint="eastAsia"/>
        </w:rPr>
        <w:t>自动</w:t>
      </w:r>
      <w:r>
        <w:rPr>
          <w:rFonts w:hint="eastAsia"/>
        </w:rPr>
        <w:t>售货机云平台</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Pr>
          <w:rFonts w:hint="eastAsia"/>
        </w:rPr>
        <w:t>根据登录表单信息进行</w:t>
      </w:r>
      <w:r w:rsidR="001428A5">
        <w:rPr>
          <w:rFonts w:hint="eastAsia"/>
        </w:rPr>
        <w:t>租户的</w:t>
      </w:r>
      <w:r>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t>系统</w:t>
      </w:r>
      <w:r>
        <w:rPr>
          <w:rFonts w:hint="eastAsia"/>
        </w:rPr>
        <w:t>总体逻辑架构图如图</w:t>
      </w:r>
      <w:r>
        <w:rPr>
          <w:rFonts w:hint="eastAsia"/>
        </w:rPr>
        <w:t>4-</w:t>
      </w:r>
      <w:r w:rsidR="006174A0">
        <w:t>5</w:t>
      </w:r>
      <w:r w:rsidR="00D26B9E">
        <w:rPr>
          <w:rFonts w:hint="eastAsia"/>
        </w:rPr>
        <w:t>，</w:t>
      </w:r>
      <w:r w:rsidR="00D26B9E">
        <w:t>主要通过改图对系统的整体业务逻辑进行简单的介绍</w:t>
      </w:r>
      <w:r w:rsidR="00D26B9E">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7"/>
      </w:r>
      <w:r>
        <w:rPr>
          <w:rStyle w:val="af9"/>
        </w:rPr>
        <w:t>]</w:t>
      </w:r>
      <w:r>
        <w:rPr>
          <w:rFonts w:hint="eastAsia"/>
        </w:rPr>
        <w:t>。</w:t>
      </w:r>
    </w:p>
    <w:p w14:paraId="683CE8CC" w14:textId="095D2662" w:rsidR="00F06F4B" w:rsidRDefault="00621E23" w:rsidP="00F22391">
      <w:pPr>
        <w:pStyle w:val="aff0"/>
      </w:pPr>
      <w:r>
        <w:rPr>
          <w:noProof/>
        </w:rPr>
        <w:lastRenderedPageBreak/>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5">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6174A0">
        <w:t>5</w:t>
      </w:r>
      <w:r w:rsidR="00F06F4B">
        <w:t xml:space="preserve"> </w:t>
      </w:r>
      <w:r w:rsidR="00F06F4B">
        <w:t>平台总体逻辑架构</w:t>
      </w:r>
    </w:p>
    <w:p w14:paraId="2EE89834" w14:textId="5D1A6456" w:rsidR="003272D2" w:rsidRDefault="003272D2" w:rsidP="003272D2">
      <w:pPr>
        <w:pStyle w:val="3"/>
      </w:pPr>
      <w:bookmarkStart w:id="74" w:name="_Toc498607499"/>
      <w:r>
        <w:rPr>
          <w:rFonts w:hint="eastAsia"/>
          <w:lang w:eastAsia="zh-CN"/>
        </w:rPr>
        <w:t>4.</w:t>
      </w:r>
      <w:r w:rsidR="00CE1B95">
        <w:rPr>
          <w:lang w:eastAsia="zh-CN"/>
        </w:rPr>
        <w:t>2</w:t>
      </w:r>
      <w:r w:rsidR="00CE1B95">
        <w:rPr>
          <w:rFonts w:hint="eastAsia"/>
          <w:lang w:eastAsia="zh-CN"/>
        </w:rPr>
        <w:t xml:space="preserve">.2 </w:t>
      </w:r>
      <w:r w:rsidR="00C433EE">
        <w:rPr>
          <w:rFonts w:hint="eastAsia"/>
          <w:lang w:eastAsia="zh-CN"/>
        </w:rPr>
        <w:t>自动售货机</w:t>
      </w:r>
      <w:r>
        <w:rPr>
          <w:rFonts w:hint="eastAsia"/>
        </w:rPr>
        <w:t>云平台系统的</w:t>
      </w:r>
      <w:r>
        <w:rPr>
          <w:rFonts w:hint="eastAsia"/>
          <w:lang w:eastAsia="zh-CN"/>
        </w:rPr>
        <w:t>功能</w:t>
      </w:r>
      <w:r>
        <w:t>架构</w:t>
      </w:r>
      <w:bookmarkEnd w:id="74"/>
    </w:p>
    <w:p w14:paraId="7BFEBF61" w14:textId="38A380CA" w:rsidR="00984001" w:rsidRDefault="007E6713" w:rsidP="00964AD1">
      <w:pPr>
        <w:ind w:firstLine="480"/>
      </w:pPr>
      <w:r>
        <w:rPr>
          <w:rFonts w:hint="eastAsia"/>
        </w:rPr>
        <w:t>在分析了系统的技术架构和逻辑架构后，本文给出了自动售货机云平台系统的功能架构。</w:t>
      </w:r>
      <w:r w:rsidR="005C7FB5">
        <w:rPr>
          <w:rFonts w:hint="eastAsia"/>
        </w:rPr>
        <w:t>如图</w:t>
      </w:r>
      <w:r w:rsidR="005C7FB5">
        <w:rPr>
          <w:rFonts w:hint="eastAsia"/>
        </w:rPr>
        <w:t>4-</w:t>
      </w:r>
      <w:r w:rsidR="006174A0">
        <w:t>6</w:t>
      </w:r>
      <w:r w:rsidR="005C7FB5">
        <w:t>所示</w:t>
      </w:r>
      <w:r w:rsidR="005C7FB5">
        <w:rPr>
          <w:rFonts w:hint="eastAsia"/>
        </w:rPr>
        <w:t>，</w:t>
      </w:r>
      <w:r w:rsidR="00984001">
        <w:rPr>
          <w:rFonts w:hint="eastAsia"/>
        </w:rPr>
        <w:t>为自动售货机云平台系统的功能组织结构图，图中描述了系统的功能模块和组织结构，</w:t>
      </w:r>
      <w:r w:rsidR="005F36DF">
        <w:rPr>
          <w:rFonts w:hint="eastAsia"/>
        </w:rPr>
        <w:t>为方面获取系统的主要功能，</w:t>
      </w:r>
      <w:r w:rsidR="00C22953">
        <w:rPr>
          <w:rFonts w:hint="eastAsia"/>
        </w:rPr>
        <w:t>该图</w:t>
      </w:r>
      <w:r w:rsidR="00984001">
        <w:rPr>
          <w:rFonts w:hint="eastAsia"/>
        </w:rPr>
        <w:t>对于细小的功能模块并未穷尽列出。</w:t>
      </w:r>
    </w:p>
    <w:p w14:paraId="17D7EB20" w14:textId="2D147A1B" w:rsidR="00BC690B" w:rsidRDefault="00A25FBD" w:rsidP="00D409E2">
      <w:pPr>
        <w:ind w:firstLine="480"/>
      </w:pPr>
      <w:r>
        <w:rPr>
          <w:rFonts w:hint="eastAsia"/>
        </w:rPr>
        <w:t>自动售货机云管理平台</w:t>
      </w:r>
      <w:r w:rsidR="00F06F4B" w:rsidRPr="00636514">
        <w:rPr>
          <w:rFonts w:hint="eastAsia"/>
        </w:rPr>
        <w:t>分为</w:t>
      </w:r>
      <w:r w:rsidR="00042A83">
        <w:rPr>
          <w:rFonts w:hint="eastAsia"/>
        </w:rPr>
        <w:t>两</w:t>
      </w:r>
      <w:r w:rsidR="00F06F4B" w:rsidRPr="00636514">
        <w:t>个模块</w:t>
      </w:r>
      <w:r w:rsidR="003D5BD1">
        <w:rPr>
          <w:rFonts w:hint="eastAsia"/>
        </w:rPr>
        <w:t>，分别是</w:t>
      </w:r>
      <w:r w:rsidR="00042A83" w:rsidRPr="00636514">
        <w:rPr>
          <w:rFonts w:hint="eastAsia"/>
        </w:rPr>
        <w:t>厂商模块</w:t>
      </w:r>
      <w:r w:rsidR="00042A83">
        <w:rPr>
          <w:rFonts w:hint="eastAsia"/>
        </w:rPr>
        <w:t>和</w:t>
      </w:r>
      <w:r w:rsidR="00F06F4B" w:rsidRPr="00636514">
        <w:rPr>
          <w:rFonts w:hint="eastAsia"/>
        </w:rPr>
        <w:t>运营商模块</w:t>
      </w:r>
      <w:r w:rsidR="00284EDE">
        <w:rPr>
          <w:rFonts w:hint="eastAsia"/>
        </w:rPr>
        <w:t>。</w:t>
      </w:r>
      <w:r w:rsidR="00BC690B">
        <w:t>各模块实现的功能如下</w:t>
      </w:r>
      <w:r w:rsidR="00BC690B">
        <w:rPr>
          <w:rFonts w:hint="eastAsia"/>
        </w:rPr>
        <w:t>：</w:t>
      </w:r>
    </w:p>
    <w:p w14:paraId="5163F062" w14:textId="2030AE56" w:rsidR="00BC690B" w:rsidRDefault="00BC690B" w:rsidP="00BC690B">
      <w:pPr>
        <w:ind w:firstLine="480"/>
      </w:pPr>
      <w:r>
        <w:t>1</w:t>
      </w:r>
      <w:r>
        <w:rPr>
          <w:rFonts w:hint="eastAsia"/>
        </w:rPr>
        <w:t>）厂商</w:t>
      </w:r>
      <w:r>
        <w:t>模块</w:t>
      </w:r>
      <w:r w:rsidR="004E5380">
        <w:t>是</w:t>
      </w:r>
      <w:r w:rsidR="004E5380" w:rsidRPr="00636514">
        <w:rPr>
          <w:rFonts w:hint="eastAsia"/>
        </w:rPr>
        <w:t>系统的整体设计和基础模块，主要进行初始化、预定义和管理的功能</w:t>
      </w:r>
      <w:r w:rsidR="004E5380">
        <w:rPr>
          <w:rFonts w:hint="eastAsia"/>
        </w:rPr>
        <w:t>，同时还</w:t>
      </w:r>
      <w:r w:rsidR="004E5380">
        <w:t>提供了</w:t>
      </w:r>
      <w:r w:rsidR="004E5380">
        <w:rPr>
          <w:rFonts w:hint="eastAsia"/>
        </w:rPr>
        <w:t>厂商</w:t>
      </w:r>
      <w:r w:rsidR="004E5380">
        <w:t>内部</w:t>
      </w:r>
      <w:r w:rsidR="004E5380">
        <w:rPr>
          <w:rFonts w:hint="eastAsia"/>
        </w:rPr>
        <w:t>运营所需</w:t>
      </w:r>
      <w:r w:rsidR="004E5380">
        <w:t>的管理功能</w:t>
      </w:r>
      <w:r w:rsidR="004E5380">
        <w:rPr>
          <w:rFonts w:hint="eastAsia"/>
        </w:rPr>
        <w:t>。该模块</w:t>
      </w:r>
      <w:r>
        <w:t>包括系统的用户</w:t>
      </w:r>
      <w:r>
        <w:lastRenderedPageBreak/>
        <w:t>管理</w:t>
      </w:r>
      <w:r>
        <w:rPr>
          <w:rFonts w:hint="eastAsia"/>
        </w:rPr>
        <w:t>、</w:t>
      </w:r>
      <w:r>
        <w:t>租金信息管理</w:t>
      </w:r>
      <w:r>
        <w:rPr>
          <w:rFonts w:hint="eastAsia"/>
        </w:rPr>
        <w:t>、</w:t>
      </w:r>
      <w:r>
        <w:t>权限管理</w:t>
      </w:r>
      <w:r>
        <w:rPr>
          <w:rFonts w:hint="eastAsia"/>
        </w:rPr>
        <w:t>、角色管理、</w:t>
      </w:r>
      <w:r w:rsidR="0005584E">
        <w:rPr>
          <w:rFonts w:hint="eastAsia"/>
        </w:rPr>
        <w:t>租户</w:t>
      </w:r>
      <w:r>
        <w:rPr>
          <w:rFonts w:hint="eastAsia"/>
        </w:rPr>
        <w:t>管理、</w:t>
      </w:r>
      <w:r>
        <w:t>售货机管理</w:t>
      </w:r>
      <w:r>
        <w:rPr>
          <w:rFonts w:hint="eastAsia"/>
        </w:rPr>
        <w:t>、类型管理、订单管理和运营商管理等基本功能。</w:t>
      </w:r>
      <w:r w:rsidR="0005584E">
        <w:rPr>
          <w:rFonts w:hint="eastAsia"/>
        </w:rPr>
        <w:t>租户</w:t>
      </w:r>
      <w:r w:rsidR="00CC7E89">
        <w:rPr>
          <w:rFonts w:hint="eastAsia"/>
        </w:rPr>
        <w:t>管理</w:t>
      </w:r>
      <w:r w:rsidR="00D70946">
        <w:rPr>
          <w:rFonts w:hint="eastAsia"/>
        </w:rPr>
        <w:t>是对使用系统的租户的基本信息进行存储和查询，</w:t>
      </w:r>
      <w:r w:rsidR="00CC7E89">
        <w:rPr>
          <w:rFonts w:hint="eastAsia"/>
        </w:rPr>
        <w:t>使用数据库视图过滤、数据加密等方式</w:t>
      </w:r>
      <w:r w:rsidR="00D363D3">
        <w:rPr>
          <w:rFonts w:hint="eastAsia"/>
        </w:rPr>
        <w:t>避免各个租户间数据操作的影响，</w:t>
      </w:r>
      <w:r w:rsidR="00CC7E89">
        <w:rPr>
          <w:rFonts w:hint="eastAsia"/>
        </w:rPr>
        <w:t>使各个</w:t>
      </w:r>
      <w:r w:rsidR="0005584E">
        <w:rPr>
          <w:rFonts w:hint="eastAsia"/>
        </w:rPr>
        <w:t>租户</w:t>
      </w:r>
      <w:r w:rsidR="00CC7E89">
        <w:rPr>
          <w:rFonts w:hint="eastAsia"/>
        </w:rPr>
        <w:t>之间</w:t>
      </w:r>
      <w:r w:rsidR="0005584E">
        <w:rPr>
          <w:rFonts w:hint="eastAsia"/>
        </w:rPr>
        <w:t>数据相互隔离，保证租户间的数据安全。</w:t>
      </w:r>
      <w:r w:rsidR="00DB3507">
        <w:rPr>
          <w:rFonts w:hint="eastAsia"/>
        </w:rPr>
        <w:t>角色管理是通过定义用户的权限，设定角色和权限之间的对应关系实现用户的多角色功能</w:t>
      </w:r>
      <w:r w:rsidR="00850E7B">
        <w:rPr>
          <w:rFonts w:hint="eastAsia"/>
        </w:rPr>
        <w:t>。</w:t>
      </w:r>
    </w:p>
    <w:p w14:paraId="0209BD91" w14:textId="3E60C2AB" w:rsidR="00BC690B" w:rsidRDefault="001F5190" w:rsidP="00BC690B">
      <w:pPr>
        <w:ind w:firstLineChars="0" w:firstLine="420"/>
      </w:pPr>
      <w:r>
        <w:rPr>
          <w:noProof/>
        </w:rPr>
        <w:object w:dxaOrig="1440" w:dyaOrig="1440" w14:anchorId="50BF6542">
          <v:shape id="_x0000_s1045" type="#_x0000_t75" style="position:absolute;left:0;text-align:left;margin-left:3.75pt;margin-top:152.8pt;width:414.75pt;height:274.5pt;z-index:251883520;mso-position-horizontal-relative:text;mso-position-vertical-relative:text;mso-width-relative:page;mso-height-relative:page">
            <v:imagedata r:id="rId46" o:title=""/>
            <w10:wrap type="topAndBottom"/>
          </v:shape>
          <o:OLEObject Type="Embed" ProgID="Visio.Drawing.15" ShapeID="_x0000_s1045" DrawAspect="Content" ObjectID="_1572358544" r:id="rId47"/>
        </w:object>
      </w:r>
      <w:r w:rsidR="00BC690B">
        <w:rPr>
          <w:rFonts w:hint="eastAsia"/>
        </w:rPr>
        <w:t>2</w:t>
      </w:r>
      <w:r w:rsidR="00BC690B">
        <w:rPr>
          <w:rFonts w:hint="eastAsia"/>
        </w:rPr>
        <w:t>）</w:t>
      </w:r>
      <w:r w:rsidR="00CE331E" w:rsidRPr="00636514">
        <w:rPr>
          <w:rFonts w:hint="eastAsia"/>
        </w:rPr>
        <w:t>运营商模块为系统的主要模块之一，</w:t>
      </w:r>
      <w:r w:rsidR="00CE331E">
        <w:rPr>
          <w:rFonts w:hint="eastAsia"/>
        </w:rPr>
        <w:t>是该平台租户的主要功能模块，供运营商使用</w:t>
      </w:r>
      <w:r w:rsidR="00CE331E" w:rsidRPr="00636514">
        <w:rPr>
          <w:rFonts w:hint="eastAsia"/>
        </w:rPr>
        <w:t>。</w:t>
      </w:r>
      <w:r w:rsidR="00BC690B">
        <w:t>主要包括用户管理</w:t>
      </w:r>
      <w:r w:rsidR="00BC690B">
        <w:rPr>
          <w:rFonts w:hint="eastAsia"/>
        </w:rPr>
        <w:t>、售货机管理、货道管理、订单管理、商品管理、库存管理等基本功能。</w:t>
      </w:r>
      <w:r w:rsidR="00F502F8">
        <w:rPr>
          <w:rFonts w:hint="eastAsia"/>
        </w:rPr>
        <w:t>其中用终端监控模块的功能是保持自动售货机终端货道库存和管理云平台后端数据库中信息保持一致，</w:t>
      </w:r>
      <w:r w:rsidR="0054489F">
        <w:rPr>
          <w:rFonts w:hint="eastAsia"/>
        </w:rPr>
        <w:t>及时获取售货机终端的销售信息</w:t>
      </w:r>
      <w:r w:rsidR="00581A04">
        <w:rPr>
          <w:rFonts w:hint="eastAsia"/>
        </w:rPr>
        <w:t>。管理员可主动获取缺货信息，查询缺货售货机的</w:t>
      </w:r>
      <w:r w:rsidR="00581A04">
        <w:rPr>
          <w:rFonts w:hint="eastAsia"/>
        </w:rPr>
        <w:t>ID</w:t>
      </w:r>
      <w:r w:rsidR="00581A04">
        <w:rPr>
          <w:rFonts w:hint="eastAsia"/>
        </w:rPr>
        <w:t>、地理位置等，通过操作员进行及时补货。</w:t>
      </w:r>
    </w:p>
    <w:p w14:paraId="50CB2EEB" w14:textId="0CA6B17D" w:rsidR="00F06F4B" w:rsidRDefault="00F06F4B" w:rsidP="00706CB4">
      <w:pPr>
        <w:pStyle w:val="aff0"/>
      </w:pPr>
      <w:r w:rsidRPr="00AD616B">
        <w:t>图</w:t>
      </w:r>
      <w:r w:rsidRPr="00041A47">
        <w:rPr>
          <w:rFonts w:hint="eastAsia"/>
        </w:rPr>
        <w:t>4-</w:t>
      </w:r>
      <w:r w:rsidR="006174A0">
        <w:t>6</w:t>
      </w:r>
      <w:r w:rsidRPr="00041A47">
        <w:t xml:space="preserve">  </w:t>
      </w:r>
      <w:r w:rsidRPr="00041A47">
        <w:t>售货机云平台功能结构图</w:t>
      </w:r>
    </w:p>
    <w:p w14:paraId="4799BE2E" w14:textId="77777777" w:rsidR="00E4631E" w:rsidRPr="00E4631E" w:rsidRDefault="00E4631E" w:rsidP="00E4631E">
      <w:pPr>
        <w:pStyle w:val="2"/>
      </w:pPr>
      <w:bookmarkStart w:id="75" w:name="_Toc492673770"/>
      <w:bookmarkStart w:id="76" w:name="_Toc498607500"/>
      <w:r w:rsidRPr="00E4631E">
        <w:rPr>
          <w:rFonts w:hint="eastAsia"/>
        </w:rPr>
        <w:lastRenderedPageBreak/>
        <w:t>4.</w:t>
      </w:r>
      <w:r w:rsidRPr="00E4631E">
        <w:t>3</w:t>
      </w:r>
      <w:r w:rsidRPr="00E4631E">
        <w:rPr>
          <w:rFonts w:hint="eastAsia"/>
        </w:rPr>
        <w:t xml:space="preserve"> </w:t>
      </w:r>
      <w:r w:rsidRPr="00E4631E">
        <w:rPr>
          <w:rFonts w:hint="eastAsia"/>
        </w:rPr>
        <w:t>自动售货机云平台系统数据架构设计</w:t>
      </w:r>
      <w:bookmarkEnd w:id="75"/>
      <w:bookmarkEnd w:id="76"/>
    </w:p>
    <w:p w14:paraId="3FF5DABB" w14:textId="77777777" w:rsidR="00E4631E" w:rsidRDefault="00E4631E" w:rsidP="00E4631E">
      <w:pPr>
        <w:pStyle w:val="3"/>
        <w:rPr>
          <w:lang w:eastAsia="zh-CN"/>
        </w:rPr>
      </w:pPr>
      <w:bookmarkStart w:id="77" w:name="_Toc498607501"/>
      <w:r>
        <w:rPr>
          <w:rFonts w:hint="eastAsia"/>
          <w:lang w:eastAsia="zh-CN"/>
        </w:rPr>
        <w:t>4.3.1</w:t>
      </w:r>
      <w:r>
        <w:rPr>
          <w:rFonts w:hint="eastAsia"/>
          <w:lang w:eastAsia="zh-CN"/>
        </w:rPr>
        <w:t>多租户数据模型的选择和实现难点</w:t>
      </w:r>
      <w:bookmarkEnd w:id="77"/>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0A2B2384"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，因此选用共享数据库共享模式作为数据库的多租户开发模型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lastRenderedPageBreak/>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7CFE833C" w14:textId="0ACA63BE" w:rsidR="001C0B02" w:rsidRDefault="00C05694" w:rsidP="00356787">
      <w:pPr>
        <w:pStyle w:val="3"/>
      </w:pPr>
      <w:bookmarkStart w:id="78" w:name="_Toc498607502"/>
      <w:r w:rsidRPr="00356787">
        <w:rPr>
          <w:rFonts w:hint="eastAsia"/>
        </w:rPr>
        <w:t>4.3.2</w:t>
      </w:r>
      <w:r w:rsidR="00C87A6F" w:rsidRPr="00356787">
        <w:rPr>
          <w:rFonts w:hint="eastAsia"/>
        </w:rPr>
        <w:t>多租户</w:t>
      </w:r>
      <w:r w:rsidR="00F05ED7" w:rsidRPr="00356787">
        <w:rPr>
          <w:rFonts w:hint="eastAsia"/>
        </w:rPr>
        <w:t>数据模型的关键</w:t>
      </w:r>
      <w:r w:rsidR="003F2999" w:rsidRPr="00356787">
        <w:rPr>
          <w:rFonts w:hint="eastAsia"/>
        </w:rPr>
        <w:t>技术</w:t>
      </w:r>
      <w:r w:rsidR="00A57291" w:rsidRPr="00356787">
        <w:rPr>
          <w:rFonts w:hint="eastAsia"/>
        </w:rPr>
        <w:t>实现</w:t>
      </w:r>
      <w:r w:rsidR="00A941F8">
        <w:rPr>
          <w:rFonts w:hint="eastAsia"/>
        </w:rPr>
        <w:t>方法</w:t>
      </w:r>
      <w:bookmarkEnd w:id="78"/>
    </w:p>
    <w:p w14:paraId="35F4DCA8" w14:textId="5FC4C3FC" w:rsidR="004D2892" w:rsidRDefault="00F95108" w:rsidP="000A1684">
      <w:pPr>
        <w:ind w:firstLine="480"/>
      </w:pPr>
      <w:r>
        <w:rPr>
          <w:rFonts w:hint="eastAsia"/>
        </w:rPr>
        <w:t>（</w:t>
      </w:r>
      <w:r>
        <w:rPr>
          <w:rFonts w:hint="eastAsia"/>
        </w:rPr>
        <w:t>1</w:t>
      </w:r>
      <w:r>
        <w:rPr>
          <w:rFonts w:hint="eastAsia"/>
        </w:rPr>
        <w:t>）数据的</w:t>
      </w:r>
      <w:r w:rsidR="00C03A04">
        <w:rPr>
          <w:rFonts w:hint="eastAsia"/>
        </w:rPr>
        <w:t>扩展性实现</w:t>
      </w:r>
    </w:p>
    <w:p w14:paraId="479DA67E" w14:textId="77777777" w:rsidR="00430A7B" w:rsidRDefault="00EC41AA" w:rsidP="00C320CB">
      <w:pPr>
        <w:ind w:firstLineChars="0" w:firstLine="420"/>
      </w:pPr>
      <w:r>
        <w:t>多租户平台系统中</w:t>
      </w:r>
      <w:r>
        <w:rPr>
          <w:rFonts w:hint="eastAsia"/>
        </w:rPr>
        <w:t>，</w:t>
      </w:r>
      <w:r>
        <w:t>每个租户对于信息的存储内容会有差异性需求</w:t>
      </w:r>
      <w:r>
        <w:rPr>
          <w:rFonts w:hint="eastAsia"/>
        </w:rPr>
        <w:t>，</w:t>
      </w:r>
      <w:r w:rsidR="00D34312">
        <w:t>可通过数据库的扩展技术实现</w:t>
      </w:r>
      <w:r w:rsidR="00D34312">
        <w:rPr>
          <w:rFonts w:hint="eastAsia"/>
        </w:rPr>
        <w:t>，在满足租户需求的同时不会影响其他租户的使用</w:t>
      </w:r>
      <w:r w:rsidR="00CC7134">
        <w:rPr>
          <w:rFonts w:hint="eastAsia"/>
          <w:vertAlign w:val="superscript"/>
        </w:rPr>
        <w:t>[</w:t>
      </w:r>
      <w:r w:rsidR="00587B0C">
        <w:rPr>
          <w:rStyle w:val="af9"/>
        </w:rPr>
        <w:endnoteReference w:id="48"/>
      </w:r>
      <w:r w:rsidR="00CC7134">
        <w:rPr>
          <w:vertAlign w:val="superscript"/>
        </w:rPr>
        <w:t>]</w:t>
      </w:r>
      <w:r w:rsidR="00D34312">
        <w:rPr>
          <w:rFonts w:hint="eastAsia"/>
        </w:rPr>
        <w:t>。</w:t>
      </w:r>
    </w:p>
    <w:p w14:paraId="08FB3B67" w14:textId="48485EF2" w:rsidR="000A1684" w:rsidRDefault="00D764DF" w:rsidP="00C320CB">
      <w:pPr>
        <w:ind w:firstLineChars="0" w:firstLine="420"/>
      </w:pPr>
      <w:r>
        <w:rPr>
          <w:rFonts w:hint="eastAsia"/>
        </w:rPr>
        <w:t>普通软件模式中采用扩展字段的方式在数据库业务表中实现数据的扩展，如表</w:t>
      </w:r>
      <w:r>
        <w:rPr>
          <w:rFonts w:hint="eastAsia"/>
        </w:rPr>
        <w:t>4-</w:t>
      </w:r>
      <w:r>
        <w:t>2</w:t>
      </w:r>
      <w:r>
        <w:t>所示</w:t>
      </w:r>
      <w:r w:rsidR="000F635D">
        <w:rPr>
          <w:rFonts w:hint="eastAsia"/>
        </w:rPr>
        <w:t>。</w:t>
      </w:r>
      <w:r w:rsidR="00E30C90">
        <w:rPr>
          <w:rFonts w:hint="eastAsia"/>
        </w:rPr>
        <w:t>这种扩展方式实现简单，在传统应用中较为常见，但是在多租户实现环境中极易造成</w:t>
      </w:r>
      <w:r w:rsidR="00A21043">
        <w:rPr>
          <w:rFonts w:hint="eastAsia"/>
        </w:rPr>
        <w:t>数据</w:t>
      </w:r>
      <w:r w:rsidR="00E30C90">
        <w:rPr>
          <w:rFonts w:hint="eastAsia"/>
        </w:rPr>
        <w:t>资源的浪费，</w:t>
      </w:r>
      <w:r w:rsidR="008842DC">
        <w:rPr>
          <w:rFonts w:hint="eastAsia"/>
        </w:rPr>
        <w:t>导致基本业务表数据列急剧增加，严重破坏了表结构。</w:t>
      </w:r>
      <w:r w:rsidR="00E30C90">
        <w:rPr>
          <w:rFonts w:hint="eastAsia"/>
        </w:rPr>
        <w:t>比如</w:t>
      </w:r>
      <w:r w:rsidR="008842DC">
        <w:rPr>
          <w:rFonts w:hint="eastAsia"/>
        </w:rPr>
        <w:t>，</w:t>
      </w:r>
      <w:r w:rsidR="00E30C90">
        <w:rPr>
          <w:rFonts w:hint="eastAsia"/>
        </w:rPr>
        <w:t>极端情况下，每个租户都有一个扩展字段，而这一字段对于其他用户毫无意义。</w:t>
      </w:r>
    </w:p>
    <w:p w14:paraId="68E98FB9" w14:textId="6210AA3C" w:rsidR="00D764DF" w:rsidRDefault="008B261F" w:rsidP="008B261F">
      <w:pPr>
        <w:pStyle w:val="afc"/>
      </w:pPr>
      <w:r>
        <w:t>表</w:t>
      </w:r>
      <w:r>
        <w:rPr>
          <w:rFonts w:hint="eastAsia"/>
        </w:rPr>
        <w:t>4</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0F635D" w14:paraId="04C13CD2" w14:textId="0A67D158" w:rsidTr="0045087D">
        <w:tc>
          <w:tcPr>
            <w:tcW w:w="1316" w:type="dxa"/>
            <w:tcBorders>
              <w:bottom w:val="single" w:sz="4" w:space="0" w:color="auto"/>
            </w:tcBorders>
          </w:tcPr>
          <w:p w14:paraId="6B7A1FEB" w14:textId="0337AF84" w:rsidR="000F635D" w:rsidRDefault="000F635D" w:rsidP="00A85D1B">
            <w:pPr>
              <w:pStyle w:val="afc"/>
            </w:pPr>
            <w:r>
              <w:rPr>
                <w:rFonts w:hint="eastAsia"/>
              </w:rPr>
              <w:t>USER_ID</w:t>
            </w:r>
          </w:p>
        </w:tc>
        <w:tc>
          <w:tcPr>
            <w:tcW w:w="1177" w:type="dxa"/>
            <w:tcBorders>
              <w:bottom w:val="single" w:sz="4" w:space="0" w:color="auto"/>
            </w:tcBorders>
          </w:tcPr>
          <w:p w14:paraId="1B347122" w14:textId="28C61807" w:rsidR="000F635D" w:rsidRDefault="000F635D" w:rsidP="00A85D1B">
            <w:pPr>
              <w:pStyle w:val="afc"/>
            </w:pPr>
            <w:r>
              <w:rPr>
                <w:rFonts w:hint="eastAsia"/>
              </w:rPr>
              <w:t>FRIM_ID</w:t>
            </w:r>
          </w:p>
        </w:tc>
        <w:tc>
          <w:tcPr>
            <w:tcW w:w="1736" w:type="dxa"/>
            <w:tcBorders>
              <w:bottom w:val="single" w:sz="4" w:space="0" w:color="auto"/>
            </w:tcBorders>
          </w:tcPr>
          <w:p w14:paraId="47277554" w14:textId="031D6EE8" w:rsidR="000F635D" w:rsidRDefault="000F635D" w:rsidP="00A85D1B">
            <w:pPr>
              <w:pStyle w:val="afc"/>
            </w:pPr>
            <w:r>
              <w:rPr>
                <w:rFonts w:hint="eastAsia"/>
              </w:rPr>
              <w:t>USER_NAME</w:t>
            </w:r>
          </w:p>
        </w:tc>
        <w:tc>
          <w:tcPr>
            <w:tcW w:w="858" w:type="dxa"/>
            <w:tcBorders>
              <w:bottom w:val="single" w:sz="4" w:space="0" w:color="auto"/>
            </w:tcBorders>
          </w:tcPr>
          <w:p w14:paraId="4FCCF434" w14:textId="7DA7FFE9" w:rsidR="000F635D" w:rsidRDefault="000F635D" w:rsidP="00A85D1B">
            <w:pPr>
              <w:pStyle w:val="afc"/>
            </w:pPr>
            <w:r>
              <w:t>AGE</w:t>
            </w:r>
          </w:p>
        </w:tc>
        <w:tc>
          <w:tcPr>
            <w:tcW w:w="1326" w:type="dxa"/>
            <w:tcBorders>
              <w:bottom w:val="single" w:sz="4" w:space="0" w:color="auto"/>
            </w:tcBorders>
          </w:tcPr>
          <w:p w14:paraId="3EF60617" w14:textId="377E7B8A" w:rsidR="000F635D" w:rsidRDefault="000F635D" w:rsidP="00A85D1B">
            <w:pPr>
              <w:pStyle w:val="afc"/>
            </w:pPr>
            <w:r>
              <w:rPr>
                <w:rFonts w:hint="eastAsia"/>
              </w:rPr>
              <w:t>MARRIED</w:t>
            </w:r>
          </w:p>
        </w:tc>
        <w:tc>
          <w:tcPr>
            <w:tcW w:w="583" w:type="dxa"/>
            <w:tcBorders>
              <w:bottom w:val="single" w:sz="4" w:space="0" w:color="auto"/>
            </w:tcBorders>
          </w:tcPr>
          <w:p w14:paraId="51E428E7" w14:textId="2834318E" w:rsidR="000F635D" w:rsidRDefault="000F635D" w:rsidP="00A85D1B">
            <w:pPr>
              <w:pStyle w:val="afc"/>
            </w:pPr>
            <w:r>
              <w:t>...</w:t>
            </w:r>
          </w:p>
        </w:tc>
        <w:tc>
          <w:tcPr>
            <w:tcW w:w="1310" w:type="dxa"/>
            <w:tcBorders>
              <w:bottom w:val="single" w:sz="4" w:space="0" w:color="auto"/>
            </w:tcBorders>
          </w:tcPr>
          <w:p w14:paraId="4BD6CECC" w14:textId="75BF95D6" w:rsidR="000F635D" w:rsidRDefault="000F635D" w:rsidP="00A85D1B">
            <w:pPr>
              <w:pStyle w:val="afc"/>
            </w:pPr>
            <w:r>
              <w:rPr>
                <w:rFonts w:hint="eastAsia"/>
              </w:rPr>
              <w:t>ADDRESS</w:t>
            </w:r>
          </w:p>
        </w:tc>
      </w:tr>
      <w:tr w:rsidR="000F635D" w14:paraId="255E28B3" w14:textId="0AC839EF" w:rsidTr="0045087D">
        <w:tc>
          <w:tcPr>
            <w:tcW w:w="1316" w:type="dxa"/>
            <w:tcBorders>
              <w:bottom w:val="nil"/>
              <w:right w:val="nil"/>
            </w:tcBorders>
          </w:tcPr>
          <w:p w14:paraId="0446F42C" w14:textId="755DCC08" w:rsidR="000F635D" w:rsidRDefault="000F635D" w:rsidP="00A85D1B">
            <w:pPr>
              <w:pStyle w:val="afc"/>
            </w:pPr>
            <w:r>
              <w:rPr>
                <w:rFonts w:hint="eastAsia"/>
              </w:rPr>
              <w:t>001</w:t>
            </w:r>
          </w:p>
        </w:tc>
        <w:tc>
          <w:tcPr>
            <w:tcW w:w="1177" w:type="dxa"/>
            <w:tcBorders>
              <w:left w:val="nil"/>
              <w:bottom w:val="nil"/>
              <w:right w:val="nil"/>
            </w:tcBorders>
          </w:tcPr>
          <w:p w14:paraId="7725A846" w14:textId="52949FF4" w:rsidR="000F635D" w:rsidRDefault="000F635D" w:rsidP="00A85D1B">
            <w:pPr>
              <w:pStyle w:val="afc"/>
            </w:pPr>
            <w:r>
              <w:rPr>
                <w:rFonts w:hint="eastAsia"/>
              </w:rPr>
              <w:t>00101</w:t>
            </w:r>
          </w:p>
        </w:tc>
        <w:tc>
          <w:tcPr>
            <w:tcW w:w="1736" w:type="dxa"/>
            <w:tcBorders>
              <w:left w:val="nil"/>
              <w:bottom w:val="nil"/>
              <w:right w:val="nil"/>
            </w:tcBorders>
          </w:tcPr>
          <w:p w14:paraId="3111F215" w14:textId="45E4D755" w:rsidR="000F635D" w:rsidRDefault="000F635D" w:rsidP="00A85D1B">
            <w:pPr>
              <w:pStyle w:val="afc"/>
            </w:pPr>
            <w:r>
              <w:rPr>
                <w:rFonts w:hint="eastAsia"/>
              </w:rPr>
              <w:t>ZhangSan</w:t>
            </w:r>
          </w:p>
        </w:tc>
        <w:tc>
          <w:tcPr>
            <w:tcW w:w="858" w:type="dxa"/>
            <w:tcBorders>
              <w:left w:val="nil"/>
              <w:bottom w:val="nil"/>
              <w:right w:val="nil"/>
            </w:tcBorders>
          </w:tcPr>
          <w:p w14:paraId="1880EF04" w14:textId="04F61436" w:rsidR="000F635D" w:rsidRDefault="000F635D" w:rsidP="00A85D1B">
            <w:pPr>
              <w:pStyle w:val="afc"/>
            </w:pPr>
            <w:r>
              <w:rPr>
                <w:rFonts w:hint="eastAsia"/>
              </w:rPr>
              <w:t>25</w:t>
            </w:r>
          </w:p>
        </w:tc>
        <w:tc>
          <w:tcPr>
            <w:tcW w:w="1326" w:type="dxa"/>
            <w:tcBorders>
              <w:left w:val="nil"/>
              <w:bottom w:val="nil"/>
              <w:right w:val="nil"/>
            </w:tcBorders>
          </w:tcPr>
          <w:p w14:paraId="680E7441" w14:textId="76075429" w:rsidR="000F635D" w:rsidRDefault="000F635D" w:rsidP="00A85D1B">
            <w:pPr>
              <w:pStyle w:val="afc"/>
            </w:pPr>
          </w:p>
        </w:tc>
        <w:tc>
          <w:tcPr>
            <w:tcW w:w="583" w:type="dxa"/>
            <w:tcBorders>
              <w:left w:val="nil"/>
              <w:bottom w:val="nil"/>
              <w:right w:val="nil"/>
            </w:tcBorders>
          </w:tcPr>
          <w:p w14:paraId="1F52A968" w14:textId="19ABD12D" w:rsidR="000F635D" w:rsidRDefault="000F635D" w:rsidP="00A85D1B">
            <w:pPr>
              <w:pStyle w:val="afc"/>
            </w:pPr>
            <w:r>
              <w:t>…</w:t>
            </w:r>
          </w:p>
        </w:tc>
        <w:tc>
          <w:tcPr>
            <w:tcW w:w="1310" w:type="dxa"/>
            <w:tcBorders>
              <w:left w:val="nil"/>
              <w:bottom w:val="nil"/>
            </w:tcBorders>
          </w:tcPr>
          <w:p w14:paraId="3E6346CA" w14:textId="0BE585B4" w:rsidR="000F635D" w:rsidRDefault="000F635D" w:rsidP="00A85D1B">
            <w:pPr>
              <w:pStyle w:val="afc"/>
            </w:pPr>
            <w:r>
              <w:t xml:space="preserve"> </w:t>
            </w:r>
          </w:p>
        </w:tc>
      </w:tr>
      <w:tr w:rsidR="000F635D" w14:paraId="0E849E2D" w14:textId="77777777" w:rsidTr="0045087D">
        <w:tc>
          <w:tcPr>
            <w:tcW w:w="1316" w:type="dxa"/>
            <w:tcBorders>
              <w:top w:val="nil"/>
              <w:right w:val="nil"/>
            </w:tcBorders>
          </w:tcPr>
          <w:p w14:paraId="158351E7" w14:textId="10B4CE63" w:rsidR="000F635D" w:rsidRDefault="000F635D" w:rsidP="00A85D1B">
            <w:pPr>
              <w:pStyle w:val="afc"/>
            </w:pPr>
            <w:r>
              <w:rPr>
                <w:rFonts w:hint="eastAsia"/>
              </w:rPr>
              <w:t>002</w:t>
            </w:r>
          </w:p>
        </w:tc>
        <w:tc>
          <w:tcPr>
            <w:tcW w:w="1177" w:type="dxa"/>
            <w:tcBorders>
              <w:top w:val="nil"/>
              <w:left w:val="nil"/>
              <w:right w:val="nil"/>
            </w:tcBorders>
          </w:tcPr>
          <w:p w14:paraId="2041D01F" w14:textId="2AC9448F" w:rsidR="000F635D" w:rsidRDefault="000F635D" w:rsidP="00A85D1B">
            <w:pPr>
              <w:pStyle w:val="afc"/>
            </w:pPr>
            <w:r>
              <w:rPr>
                <w:rFonts w:hint="eastAsia"/>
              </w:rPr>
              <w:t>00202</w:t>
            </w:r>
          </w:p>
        </w:tc>
        <w:tc>
          <w:tcPr>
            <w:tcW w:w="1736" w:type="dxa"/>
            <w:tcBorders>
              <w:top w:val="nil"/>
              <w:left w:val="nil"/>
              <w:right w:val="nil"/>
            </w:tcBorders>
          </w:tcPr>
          <w:p w14:paraId="69E9CD14" w14:textId="7AB581CF" w:rsidR="000F635D" w:rsidRDefault="000F635D" w:rsidP="00A85D1B">
            <w:pPr>
              <w:pStyle w:val="afc"/>
            </w:pPr>
            <w:r>
              <w:rPr>
                <w:rFonts w:hint="eastAsia"/>
              </w:rPr>
              <w:t>LiSi</w:t>
            </w:r>
          </w:p>
        </w:tc>
        <w:tc>
          <w:tcPr>
            <w:tcW w:w="858" w:type="dxa"/>
            <w:tcBorders>
              <w:top w:val="nil"/>
              <w:left w:val="nil"/>
              <w:right w:val="nil"/>
            </w:tcBorders>
          </w:tcPr>
          <w:p w14:paraId="496D6104" w14:textId="084A98FC" w:rsidR="000F635D" w:rsidRDefault="000F635D" w:rsidP="00A85D1B">
            <w:pPr>
              <w:pStyle w:val="afc"/>
            </w:pPr>
          </w:p>
        </w:tc>
        <w:tc>
          <w:tcPr>
            <w:tcW w:w="1326" w:type="dxa"/>
            <w:tcBorders>
              <w:top w:val="nil"/>
              <w:left w:val="nil"/>
              <w:right w:val="nil"/>
            </w:tcBorders>
          </w:tcPr>
          <w:p w14:paraId="042FADC0" w14:textId="301CAAF2" w:rsidR="000F635D" w:rsidRDefault="000F635D" w:rsidP="00A85D1B">
            <w:pPr>
              <w:pStyle w:val="afc"/>
            </w:pPr>
          </w:p>
        </w:tc>
        <w:tc>
          <w:tcPr>
            <w:tcW w:w="583" w:type="dxa"/>
            <w:tcBorders>
              <w:top w:val="nil"/>
              <w:left w:val="nil"/>
              <w:right w:val="nil"/>
            </w:tcBorders>
          </w:tcPr>
          <w:p w14:paraId="34294351" w14:textId="1D826DC0" w:rsidR="000F635D" w:rsidRDefault="000F635D" w:rsidP="00A85D1B">
            <w:pPr>
              <w:pStyle w:val="afc"/>
            </w:pPr>
            <w:r>
              <w:t>…</w:t>
            </w:r>
          </w:p>
        </w:tc>
        <w:tc>
          <w:tcPr>
            <w:tcW w:w="1310" w:type="dxa"/>
            <w:tcBorders>
              <w:top w:val="nil"/>
              <w:left w:val="nil"/>
            </w:tcBorders>
          </w:tcPr>
          <w:p w14:paraId="2E08467B" w14:textId="455BC922" w:rsidR="000F635D" w:rsidRDefault="000F635D" w:rsidP="00A85D1B">
            <w:pPr>
              <w:pStyle w:val="afc"/>
            </w:pPr>
            <w:r>
              <w:rPr>
                <w:rFonts w:hint="eastAsia"/>
              </w:rPr>
              <w:t>Shanghai</w:t>
            </w:r>
          </w:p>
        </w:tc>
      </w:tr>
    </w:tbl>
    <w:p w14:paraId="3AB3DAC9" w14:textId="1505A5DE" w:rsidR="008A0E1B" w:rsidRDefault="008A0E1B" w:rsidP="00750FD9">
      <w:pPr>
        <w:ind w:firstLine="480"/>
      </w:pPr>
      <w:r w:rsidRPr="004B59A1">
        <w:rPr>
          <w:rFonts w:hint="eastAsia"/>
        </w:rPr>
        <w:t>在</w:t>
      </w:r>
      <w:r w:rsidR="004B59A1" w:rsidRPr="004B59A1">
        <w:rPr>
          <w:rFonts w:hint="eastAsia"/>
        </w:rPr>
        <w:t>[</w:t>
      </w:r>
      <w:r w:rsidR="0037556C" w:rsidRPr="004B59A1">
        <w:rPr>
          <w:rStyle w:val="af9"/>
          <w:vertAlign w:val="baseline"/>
        </w:rPr>
        <w:endnoteReference w:id="49"/>
      </w:r>
      <w:r w:rsidR="004B59A1" w:rsidRPr="004B59A1">
        <w:t>]</w:t>
      </w:r>
      <w:r w:rsidR="004B59A1" w:rsidRPr="004B59A1">
        <w:rPr>
          <w:rFonts w:hint="eastAsia"/>
        </w:rPr>
        <w:t>中</w:t>
      </w:r>
      <w:r w:rsidR="00C41467">
        <w:rPr>
          <w:rFonts w:hint="eastAsia"/>
        </w:rPr>
        <w:t>提</w:t>
      </w:r>
      <w:r w:rsidR="0083697F">
        <w:rPr>
          <w:rFonts w:hint="eastAsia"/>
        </w:rPr>
        <w:t>出的</w:t>
      </w:r>
      <w:r w:rsidR="004B59A1">
        <w:rPr>
          <w:rFonts w:hint="eastAsia"/>
        </w:rPr>
        <w:t>使用预分配</w:t>
      </w:r>
      <w:r w:rsidR="00423443">
        <w:rPr>
          <w:rFonts w:hint="eastAsia"/>
        </w:rPr>
        <w:t>字段和预分配字段配置表来解决云</w:t>
      </w:r>
      <w:r w:rsidR="00AD012E">
        <w:rPr>
          <w:rFonts w:hint="eastAsia"/>
        </w:rPr>
        <w:t>数据的扩展</w:t>
      </w:r>
      <w:r w:rsidR="00414825">
        <w:rPr>
          <w:rFonts w:hint="eastAsia"/>
        </w:rPr>
        <w:t>问题</w:t>
      </w:r>
      <w:r w:rsidR="00F258B0" w:rsidRPr="008C4E15">
        <w:rPr>
          <w:rFonts w:hint="eastAsia"/>
        </w:rPr>
        <w:t>，给</w:t>
      </w:r>
      <w:r w:rsidR="00811E51">
        <w:rPr>
          <w:rFonts w:hint="eastAsia"/>
        </w:rPr>
        <w:t>本文</w:t>
      </w:r>
      <w:r w:rsidR="00F258B0" w:rsidRPr="008C4E15">
        <w:rPr>
          <w:rFonts w:hint="eastAsia"/>
        </w:rPr>
        <w:t>数据扩展的改进提供了思路。</w:t>
      </w:r>
      <w:r w:rsidR="00C1256C" w:rsidRPr="008C4E15">
        <w:rPr>
          <w:rFonts w:hint="eastAsia"/>
        </w:rPr>
        <w:t>该方法中数据库表包含租户</w:t>
      </w:r>
      <w:r w:rsidR="00C1256C" w:rsidRPr="008C4E15">
        <w:rPr>
          <w:rFonts w:hint="eastAsia"/>
        </w:rPr>
        <w:t>ID</w:t>
      </w:r>
      <w:r w:rsidR="00C1256C" w:rsidRPr="008C4E15">
        <w:rPr>
          <w:rFonts w:hint="eastAsia"/>
        </w:rPr>
        <w:t>字段、若干预留扩展字段和</w:t>
      </w:r>
      <w:r w:rsidR="00C1256C" w:rsidRPr="008C4E15">
        <w:rPr>
          <w:rFonts w:hint="eastAsia"/>
        </w:rPr>
        <w:t>XML</w:t>
      </w:r>
      <w:r w:rsidR="00C1256C" w:rsidRPr="008C4E15">
        <w:rPr>
          <w:rFonts w:hint="eastAsia"/>
        </w:rPr>
        <w:t>字段</w:t>
      </w:r>
      <w:r w:rsidR="00C01303">
        <w:rPr>
          <w:rFonts w:hint="eastAsia"/>
        </w:rPr>
        <w:t>，</w:t>
      </w:r>
      <w:r w:rsidR="00BE3096" w:rsidRPr="008C4E15">
        <w:rPr>
          <w:rFonts w:hint="eastAsia"/>
        </w:rPr>
        <w:t>如表</w:t>
      </w:r>
      <w:r w:rsidR="00BE3096" w:rsidRPr="008C4E15">
        <w:rPr>
          <w:rFonts w:hint="eastAsia"/>
        </w:rPr>
        <w:t>4-</w:t>
      </w:r>
      <w:r w:rsidR="00BE3096" w:rsidRPr="008C4E15">
        <w:t>3</w:t>
      </w:r>
      <w:r w:rsidR="00BE3096" w:rsidRPr="008C4E15">
        <w:t>，</w:t>
      </w:r>
      <w:r w:rsidR="00BE3096" w:rsidRPr="008C4E15">
        <w:rPr>
          <w:rFonts w:hint="eastAsia"/>
        </w:rPr>
        <w:t>4-</w:t>
      </w:r>
      <w:r w:rsidR="00BE3096" w:rsidRPr="008C4E15">
        <w:t>4</w:t>
      </w:r>
      <w:r w:rsidR="00BE3096" w:rsidRPr="008C4E15">
        <w:t>所示。</w:t>
      </w:r>
    </w:p>
    <w:p w14:paraId="4729E793" w14:textId="3BB3B409" w:rsidR="003E705C" w:rsidRDefault="003E705C" w:rsidP="003E705C">
      <w:pPr>
        <w:pStyle w:val="afc"/>
      </w:pPr>
      <w:r>
        <w:t>表</w:t>
      </w:r>
      <w:r>
        <w:rPr>
          <w:rFonts w:hint="eastAsia"/>
        </w:rPr>
        <w:t>4</w:t>
      </w:r>
      <w:r>
        <w:rPr>
          <w:rFonts w:hint="eastAsia"/>
          <w:lang w:eastAsia="zh-CN"/>
        </w:rPr>
        <w:t>-</w:t>
      </w:r>
      <w:r>
        <w:t xml:space="preserve">3 </w:t>
      </w:r>
      <w:r>
        <w:t>扩展的业务表结构</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17"/>
        <w:gridCol w:w="1632"/>
        <w:gridCol w:w="1803"/>
        <w:gridCol w:w="1803"/>
        <w:gridCol w:w="1551"/>
      </w:tblGrid>
      <w:tr w:rsidR="003E705C" w14:paraId="479A6138" w14:textId="77777777" w:rsidTr="008A22A7">
        <w:tc>
          <w:tcPr>
            <w:tcW w:w="1517" w:type="dxa"/>
          </w:tcPr>
          <w:p w14:paraId="51EF9E14" w14:textId="2614244E" w:rsidR="003E705C" w:rsidRDefault="003E705C" w:rsidP="00A85D1B">
            <w:pPr>
              <w:pStyle w:val="afc"/>
            </w:pPr>
            <w:r>
              <w:rPr>
                <w:rFonts w:hint="eastAsia"/>
              </w:rPr>
              <w:t>ID</w:t>
            </w:r>
          </w:p>
        </w:tc>
        <w:tc>
          <w:tcPr>
            <w:tcW w:w="1632" w:type="dxa"/>
          </w:tcPr>
          <w:p w14:paraId="70904EB0" w14:textId="6F4C0BC7" w:rsidR="003E705C" w:rsidRDefault="00F85328" w:rsidP="00A85D1B">
            <w:pPr>
              <w:pStyle w:val="afc"/>
            </w:pPr>
            <w:r>
              <w:t>TENANT</w:t>
            </w:r>
            <w:r w:rsidR="003E705C">
              <w:rPr>
                <w:rFonts w:hint="eastAsia"/>
              </w:rPr>
              <w:t>ID</w:t>
            </w:r>
          </w:p>
        </w:tc>
        <w:tc>
          <w:tcPr>
            <w:tcW w:w="1803" w:type="dxa"/>
          </w:tcPr>
          <w:p w14:paraId="6B27A594" w14:textId="332A9683" w:rsidR="003E705C" w:rsidRDefault="003E705C" w:rsidP="00A85D1B">
            <w:pPr>
              <w:pStyle w:val="afc"/>
            </w:pPr>
            <w:r>
              <w:rPr>
                <w:rFonts w:hint="eastAsia"/>
              </w:rPr>
              <w:t>E</w:t>
            </w:r>
            <w:r w:rsidR="00F85328">
              <w:t>XTENSION</w:t>
            </w:r>
            <w:r>
              <w:t>_1</w:t>
            </w:r>
          </w:p>
        </w:tc>
        <w:tc>
          <w:tcPr>
            <w:tcW w:w="1803" w:type="dxa"/>
          </w:tcPr>
          <w:p w14:paraId="6B08117B" w14:textId="41D8328D" w:rsidR="003E705C" w:rsidRDefault="00F85328" w:rsidP="00A85D1B">
            <w:pPr>
              <w:pStyle w:val="afc"/>
            </w:pPr>
            <w:r>
              <w:rPr>
                <w:rFonts w:hint="eastAsia"/>
              </w:rPr>
              <w:t>EXTENSION</w:t>
            </w:r>
            <w:r w:rsidR="003E705C">
              <w:t>_2</w:t>
            </w:r>
          </w:p>
        </w:tc>
        <w:tc>
          <w:tcPr>
            <w:tcW w:w="1551" w:type="dxa"/>
          </w:tcPr>
          <w:p w14:paraId="2F93791F" w14:textId="2D56DF28" w:rsidR="003E705C" w:rsidRDefault="007B6CE1" w:rsidP="00A85D1B">
            <w:pPr>
              <w:pStyle w:val="afc"/>
            </w:pPr>
            <w:r>
              <w:rPr>
                <w:rFonts w:hint="eastAsia"/>
              </w:rPr>
              <w:t>X</w:t>
            </w:r>
            <w:r w:rsidR="00F85328">
              <w:t>ML</w:t>
            </w:r>
          </w:p>
        </w:tc>
      </w:tr>
      <w:tr w:rsidR="00A85D1B" w14:paraId="45C7045F" w14:textId="77777777" w:rsidTr="008A22A7">
        <w:tc>
          <w:tcPr>
            <w:tcW w:w="1517" w:type="dxa"/>
          </w:tcPr>
          <w:p w14:paraId="324CFE52" w14:textId="0B3E42D8" w:rsidR="00A85D1B" w:rsidRDefault="00A85D1B" w:rsidP="00A85D1B">
            <w:pPr>
              <w:pStyle w:val="afc"/>
            </w:pPr>
            <w:r>
              <w:rPr>
                <w:rFonts w:hint="eastAsia"/>
              </w:rPr>
              <w:t>1</w:t>
            </w:r>
          </w:p>
        </w:tc>
        <w:tc>
          <w:tcPr>
            <w:tcW w:w="1632" w:type="dxa"/>
          </w:tcPr>
          <w:p w14:paraId="4EC55EEA" w14:textId="6E970D37" w:rsidR="00A85D1B" w:rsidRDefault="00A85D1B" w:rsidP="00A85D1B">
            <w:pPr>
              <w:pStyle w:val="afc"/>
            </w:pPr>
            <w:r>
              <w:rPr>
                <w:rFonts w:hint="eastAsia"/>
              </w:rPr>
              <w:t>00101</w:t>
            </w:r>
          </w:p>
        </w:tc>
        <w:tc>
          <w:tcPr>
            <w:tcW w:w="1803" w:type="dxa"/>
          </w:tcPr>
          <w:p w14:paraId="04D709A8" w14:textId="0E8A7DA9" w:rsidR="00A85D1B" w:rsidRDefault="00A85D1B" w:rsidP="00A85D1B">
            <w:pPr>
              <w:pStyle w:val="afc"/>
            </w:pPr>
            <w:r>
              <w:t>A</w:t>
            </w:r>
            <w:r>
              <w:rPr>
                <w:rFonts w:hint="eastAsia"/>
              </w:rPr>
              <w:t>rg1</w:t>
            </w:r>
          </w:p>
        </w:tc>
        <w:tc>
          <w:tcPr>
            <w:tcW w:w="1803" w:type="dxa"/>
          </w:tcPr>
          <w:p w14:paraId="489A32EB" w14:textId="7B7F7A7C" w:rsidR="00A85D1B" w:rsidRDefault="00A85D1B" w:rsidP="00A85D1B">
            <w:pPr>
              <w:pStyle w:val="afc"/>
            </w:pPr>
            <w:r>
              <w:t>A</w:t>
            </w:r>
            <w:r>
              <w:rPr>
                <w:rFonts w:hint="eastAsia"/>
              </w:rPr>
              <w:t>rg2</w:t>
            </w:r>
          </w:p>
        </w:tc>
        <w:tc>
          <w:tcPr>
            <w:tcW w:w="1551" w:type="dxa"/>
          </w:tcPr>
          <w:p w14:paraId="5EA046BF" w14:textId="648ADA96" w:rsidR="00A85D1B" w:rsidRDefault="00A85D1B" w:rsidP="00A85D1B">
            <w:pPr>
              <w:pStyle w:val="afc"/>
            </w:pPr>
            <w:r>
              <w:rPr>
                <w:rFonts w:hint="eastAsia"/>
              </w:rPr>
              <w:t>xml</w:t>
            </w:r>
          </w:p>
        </w:tc>
      </w:tr>
    </w:tbl>
    <w:p w14:paraId="780E8041" w14:textId="652CC58E" w:rsidR="003E705C" w:rsidRDefault="00084635" w:rsidP="00084635">
      <w:pPr>
        <w:pStyle w:val="afc"/>
      </w:pPr>
      <w:r>
        <w:rPr>
          <w:rFonts w:hint="eastAsia"/>
        </w:rPr>
        <w:t>表</w:t>
      </w:r>
      <w:r>
        <w:rPr>
          <w:rFonts w:hint="eastAsia"/>
        </w:rPr>
        <w:t>4-</w:t>
      </w:r>
      <w:r>
        <w:t xml:space="preserve">4 </w:t>
      </w:r>
      <w:r>
        <w:t>预分配字段配置表结构</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446"/>
        <w:gridCol w:w="1212"/>
        <w:gridCol w:w="1513"/>
        <w:gridCol w:w="2318"/>
        <w:gridCol w:w="1365"/>
        <w:gridCol w:w="1452"/>
      </w:tblGrid>
      <w:tr w:rsidR="00053815" w14:paraId="5FCDEB78" w14:textId="77777777" w:rsidTr="008A22A7">
        <w:tc>
          <w:tcPr>
            <w:tcW w:w="256" w:type="pct"/>
          </w:tcPr>
          <w:p w14:paraId="0EE037CD" w14:textId="767BB248" w:rsidR="00053815" w:rsidRDefault="00053815" w:rsidP="00A85D1B">
            <w:pPr>
              <w:pStyle w:val="afc"/>
            </w:pPr>
            <w:r>
              <w:rPr>
                <w:rFonts w:hint="eastAsia"/>
              </w:rPr>
              <w:t>ID</w:t>
            </w:r>
          </w:p>
        </w:tc>
        <w:tc>
          <w:tcPr>
            <w:tcW w:w="732" w:type="pct"/>
          </w:tcPr>
          <w:p w14:paraId="4AC97F60" w14:textId="02737988" w:rsidR="00053815" w:rsidRDefault="00053815" w:rsidP="00A85D1B">
            <w:pPr>
              <w:pStyle w:val="afc"/>
            </w:pPr>
            <w:r>
              <w:rPr>
                <w:rFonts w:hint="eastAsia"/>
              </w:rPr>
              <w:t>TENANTID</w:t>
            </w:r>
          </w:p>
        </w:tc>
        <w:tc>
          <w:tcPr>
            <w:tcW w:w="913" w:type="pct"/>
          </w:tcPr>
          <w:p w14:paraId="2F285FCA" w14:textId="430991DF" w:rsidR="00053815" w:rsidRDefault="00053815" w:rsidP="00A85D1B">
            <w:pPr>
              <w:pStyle w:val="afc"/>
            </w:pPr>
            <w:r>
              <w:rPr>
                <w:rFonts w:hint="eastAsia"/>
              </w:rPr>
              <w:t>TABLE</w:t>
            </w:r>
          </w:p>
        </w:tc>
        <w:tc>
          <w:tcPr>
            <w:tcW w:w="1398" w:type="pct"/>
          </w:tcPr>
          <w:p w14:paraId="3AEFA106" w14:textId="2256CB63" w:rsidR="00053815" w:rsidRDefault="00053815" w:rsidP="00A85D1B">
            <w:pPr>
              <w:pStyle w:val="afc"/>
            </w:pPr>
            <w:r>
              <w:rPr>
                <w:rFonts w:hint="eastAsia"/>
              </w:rPr>
              <w:t>EXTENSION</w:t>
            </w:r>
            <w:r>
              <w:t>_POSITION</w:t>
            </w:r>
          </w:p>
        </w:tc>
        <w:tc>
          <w:tcPr>
            <w:tcW w:w="824" w:type="pct"/>
          </w:tcPr>
          <w:p w14:paraId="16013873" w14:textId="58269E73" w:rsidR="00053815" w:rsidRDefault="00053815" w:rsidP="00A85D1B">
            <w:pPr>
              <w:pStyle w:val="afc"/>
            </w:pPr>
            <w:r>
              <w:rPr>
                <w:rFonts w:hint="eastAsia"/>
              </w:rPr>
              <w:t>TYPE</w:t>
            </w:r>
          </w:p>
        </w:tc>
        <w:tc>
          <w:tcPr>
            <w:tcW w:w="876" w:type="pct"/>
          </w:tcPr>
          <w:p w14:paraId="47DF6261" w14:textId="1C8C1E24" w:rsidR="00053815" w:rsidRDefault="00053815" w:rsidP="00A85D1B">
            <w:pPr>
              <w:pStyle w:val="afc"/>
            </w:pPr>
            <w:r>
              <w:rPr>
                <w:rFonts w:hint="eastAsia"/>
              </w:rPr>
              <w:t>FIELD_NAME</w:t>
            </w:r>
          </w:p>
        </w:tc>
      </w:tr>
      <w:tr w:rsidR="00A85D1B" w14:paraId="61EBB1B8" w14:textId="77777777" w:rsidTr="008A22A7">
        <w:tc>
          <w:tcPr>
            <w:tcW w:w="256" w:type="pct"/>
          </w:tcPr>
          <w:p w14:paraId="3F823DF6" w14:textId="2DA86ADE" w:rsidR="00A85D1B" w:rsidRDefault="001601A1" w:rsidP="00A85D1B">
            <w:pPr>
              <w:pStyle w:val="afc"/>
              <w:rPr>
                <w:lang w:eastAsia="zh-CN"/>
              </w:rPr>
            </w:pPr>
            <w:r>
              <w:rPr>
                <w:rFonts w:hint="eastAsia"/>
                <w:lang w:eastAsia="zh-CN"/>
              </w:rPr>
              <w:t>1</w:t>
            </w:r>
          </w:p>
        </w:tc>
        <w:tc>
          <w:tcPr>
            <w:tcW w:w="732" w:type="pct"/>
          </w:tcPr>
          <w:p w14:paraId="028FD9B1" w14:textId="31188969" w:rsidR="00A85D1B" w:rsidRDefault="001601A1" w:rsidP="00A85D1B">
            <w:pPr>
              <w:pStyle w:val="afc"/>
              <w:rPr>
                <w:lang w:eastAsia="zh-CN"/>
              </w:rPr>
            </w:pPr>
            <w:r>
              <w:rPr>
                <w:rFonts w:hint="eastAsia"/>
                <w:lang w:eastAsia="zh-CN"/>
              </w:rPr>
              <w:t>00101</w:t>
            </w:r>
          </w:p>
        </w:tc>
        <w:tc>
          <w:tcPr>
            <w:tcW w:w="913" w:type="pct"/>
          </w:tcPr>
          <w:p w14:paraId="639F0E2D" w14:textId="537905CE" w:rsidR="00A85D1B" w:rsidRDefault="001601A1" w:rsidP="00A85D1B">
            <w:pPr>
              <w:pStyle w:val="afc"/>
              <w:rPr>
                <w:lang w:eastAsia="zh-CN"/>
              </w:rPr>
            </w:pPr>
            <w:r>
              <w:rPr>
                <w:lang w:eastAsia="zh-CN"/>
              </w:rPr>
              <w:t>T</w:t>
            </w:r>
            <w:r>
              <w:rPr>
                <w:rFonts w:hint="eastAsia"/>
                <w:lang w:eastAsia="zh-CN"/>
              </w:rPr>
              <w:t>able</w:t>
            </w:r>
          </w:p>
        </w:tc>
        <w:tc>
          <w:tcPr>
            <w:tcW w:w="1398" w:type="pct"/>
          </w:tcPr>
          <w:p w14:paraId="67EFBB00" w14:textId="59201D02" w:rsidR="00A85D1B" w:rsidRDefault="001601A1" w:rsidP="00A85D1B">
            <w:pPr>
              <w:pStyle w:val="afc"/>
              <w:rPr>
                <w:lang w:eastAsia="zh-CN"/>
              </w:rPr>
            </w:pPr>
            <w:r>
              <w:rPr>
                <w:lang w:eastAsia="zh-CN"/>
              </w:rPr>
              <w:t>E</w:t>
            </w:r>
            <w:r>
              <w:rPr>
                <w:rFonts w:hint="eastAsia"/>
                <w:lang w:eastAsia="zh-CN"/>
              </w:rPr>
              <w:t>xtension_</w:t>
            </w:r>
            <w:r>
              <w:rPr>
                <w:lang w:eastAsia="zh-CN"/>
              </w:rPr>
              <w:t>1</w:t>
            </w:r>
          </w:p>
        </w:tc>
        <w:tc>
          <w:tcPr>
            <w:tcW w:w="824" w:type="pct"/>
          </w:tcPr>
          <w:p w14:paraId="72E5D9FF" w14:textId="4BB0BBF0" w:rsidR="00A85D1B" w:rsidRDefault="001601A1" w:rsidP="00A85D1B">
            <w:pPr>
              <w:pStyle w:val="afc"/>
              <w:rPr>
                <w:lang w:eastAsia="zh-CN"/>
              </w:rPr>
            </w:pPr>
            <w:r>
              <w:rPr>
                <w:lang w:eastAsia="zh-CN"/>
              </w:rPr>
              <w:t>I</w:t>
            </w:r>
            <w:r>
              <w:rPr>
                <w:rFonts w:hint="eastAsia"/>
                <w:lang w:eastAsia="zh-CN"/>
              </w:rPr>
              <w:t>nt</w:t>
            </w:r>
          </w:p>
        </w:tc>
        <w:tc>
          <w:tcPr>
            <w:tcW w:w="876" w:type="pct"/>
          </w:tcPr>
          <w:p w14:paraId="76E8F429" w14:textId="5626CD10" w:rsidR="00A85D1B" w:rsidRDefault="001601A1" w:rsidP="00A85D1B">
            <w:pPr>
              <w:pStyle w:val="afc"/>
              <w:rPr>
                <w:lang w:eastAsia="zh-CN"/>
              </w:rPr>
            </w:pPr>
            <w:r>
              <w:rPr>
                <w:rFonts w:hint="eastAsia"/>
                <w:lang w:eastAsia="zh-CN"/>
              </w:rPr>
              <w:t>num</w:t>
            </w:r>
          </w:p>
        </w:tc>
      </w:tr>
    </w:tbl>
    <w:p w14:paraId="04DF03D0" w14:textId="74536AF5" w:rsidR="00084635" w:rsidRDefault="00351DEE" w:rsidP="00351DEE">
      <w:pPr>
        <w:ind w:firstLine="480"/>
      </w:pPr>
      <w:r>
        <w:t>预留</w:t>
      </w:r>
      <w:r>
        <w:rPr>
          <w:rFonts w:hint="eastAsia"/>
        </w:rPr>
        <w:t>XML</w:t>
      </w:r>
      <w:r>
        <w:rPr>
          <w:rFonts w:hint="eastAsia"/>
        </w:rPr>
        <w:t>字段格式如下：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51DEE" w14:paraId="3139683F" w14:textId="77777777" w:rsidTr="00DA7A83">
        <w:tc>
          <w:tcPr>
            <w:tcW w:w="8296" w:type="dxa"/>
          </w:tcPr>
          <w:p w14:paraId="486F9711" w14:textId="77777777" w:rsidR="00351DEE" w:rsidRDefault="00B93B1B" w:rsidP="00B93B1B">
            <w:pPr>
              <w:pStyle w:val="af0"/>
            </w:pPr>
            <w:r>
              <w:rPr>
                <w:rFonts w:hint="eastAsia"/>
              </w:rPr>
              <w:lastRenderedPageBreak/>
              <w:t>&lt;xml</w:t>
            </w:r>
            <w:r>
              <w:t>field</w:t>
            </w:r>
            <w:r>
              <w:rPr>
                <w:rFonts w:hint="eastAsia"/>
              </w:rPr>
              <w:t>&gt;</w:t>
            </w:r>
          </w:p>
          <w:p w14:paraId="213D55EC" w14:textId="61766DBC" w:rsidR="00B93B1B" w:rsidRDefault="00B93B1B" w:rsidP="00B93B1B">
            <w:pPr>
              <w:pStyle w:val="af0"/>
              <w:rPr>
                <w:lang w:eastAsia="zh-CN"/>
              </w:rPr>
            </w:pPr>
            <w:r>
              <w:rPr>
                <w:rFonts w:hint="eastAsia"/>
                <w:lang w:eastAsia="zh-CN"/>
              </w:rPr>
              <w:t xml:space="preserve">      &lt;field index =</w:t>
            </w:r>
            <w:r>
              <w:rPr>
                <w:lang w:eastAsia="zh-CN"/>
              </w:rPr>
              <w:t>”1” &gt;data1 &lt;/field&gt;</w:t>
            </w:r>
          </w:p>
          <w:p w14:paraId="3D61226B" w14:textId="0DE5740D" w:rsidR="00B93B1B" w:rsidRDefault="00B93B1B" w:rsidP="00B93B1B">
            <w:pPr>
              <w:pStyle w:val="af0"/>
              <w:ind w:firstLineChars="300" w:firstLine="630"/>
              <w:rPr>
                <w:lang w:eastAsia="zh-CN"/>
              </w:rPr>
            </w:pPr>
            <w:r>
              <w:rPr>
                <w:rFonts w:hint="eastAsia"/>
                <w:lang w:eastAsia="zh-CN"/>
              </w:rPr>
              <w:t>&lt;field index =</w:t>
            </w:r>
            <w:r>
              <w:rPr>
                <w:lang w:eastAsia="zh-CN"/>
              </w:rPr>
              <w:t>”2”</w:t>
            </w:r>
            <w:r w:rsidR="00B41C63">
              <w:rPr>
                <w:lang w:eastAsia="zh-CN"/>
              </w:rPr>
              <w:t xml:space="preserve"> &gt;data2 </w:t>
            </w:r>
            <w:r>
              <w:rPr>
                <w:lang w:eastAsia="zh-CN"/>
              </w:rPr>
              <w:t>&lt;/field&gt;</w:t>
            </w:r>
          </w:p>
          <w:p w14:paraId="038A240D" w14:textId="414B838E" w:rsidR="00B93B1B" w:rsidRDefault="00B93B1B" w:rsidP="00B93B1B">
            <w:pPr>
              <w:pStyle w:val="af0"/>
              <w:ind w:firstLineChars="300" w:firstLine="630"/>
              <w:rPr>
                <w:lang w:eastAsia="zh-CN"/>
              </w:rPr>
            </w:pPr>
            <w:r>
              <w:rPr>
                <w:rFonts w:hint="eastAsia"/>
                <w:lang w:eastAsia="zh-CN"/>
              </w:rPr>
              <w:t>&lt;field index =</w:t>
            </w:r>
            <w:r>
              <w:rPr>
                <w:lang w:eastAsia="zh-CN"/>
              </w:rPr>
              <w:t>”3”</w:t>
            </w:r>
            <w:r w:rsidR="00B41C63">
              <w:rPr>
                <w:lang w:eastAsia="zh-CN"/>
              </w:rPr>
              <w:t xml:space="preserve"> &gt;data3</w:t>
            </w:r>
            <w:r>
              <w:rPr>
                <w:lang w:eastAsia="zh-CN"/>
              </w:rPr>
              <w:t xml:space="preserve"> &lt;/field&gt;</w:t>
            </w:r>
          </w:p>
          <w:p w14:paraId="4228C5CF" w14:textId="0C848017" w:rsidR="00B93B1B" w:rsidRDefault="00B93B1B" w:rsidP="00B93B1B">
            <w:pPr>
              <w:pStyle w:val="af0"/>
            </w:pPr>
            <w:r>
              <w:t>&lt;/</w:t>
            </w:r>
            <w:r>
              <w:rPr>
                <w:rFonts w:hint="eastAsia"/>
              </w:rPr>
              <w:t xml:space="preserve"> xml</w:t>
            </w:r>
            <w:r>
              <w:t>field&gt;</w:t>
            </w:r>
          </w:p>
        </w:tc>
      </w:tr>
    </w:tbl>
    <w:p w14:paraId="00155915" w14:textId="707039C8" w:rsidR="00D261DC" w:rsidRPr="00071F04" w:rsidRDefault="0040478F" w:rsidP="008E61C4">
      <w:pPr>
        <w:ind w:firstLine="480"/>
      </w:pPr>
      <w:r>
        <w:rPr>
          <w:rFonts w:hint="eastAsia"/>
        </w:rPr>
        <w:t>数据存取时会先判断数据表末段字段名，若为</w:t>
      </w:r>
      <w:r>
        <w:rPr>
          <w:rFonts w:hint="eastAsia"/>
        </w:rPr>
        <w:t>XML</w:t>
      </w:r>
      <w:r>
        <w:rPr>
          <w:rFonts w:hint="eastAsia"/>
        </w:rPr>
        <w:t>字段，则将其进行解析</w:t>
      </w:r>
      <w:r w:rsidR="00352B93">
        <w:rPr>
          <w:rFonts w:hint="eastAsia"/>
        </w:rPr>
        <w:t>；</w:t>
      </w:r>
      <w:r>
        <w:rPr>
          <w:rFonts w:hint="eastAsia"/>
        </w:rPr>
        <w:t>若为预留扩展字段，则查询字段配置表</w:t>
      </w:r>
      <w:r w:rsidR="00352B93">
        <w:rPr>
          <w:rFonts w:hint="eastAsia"/>
        </w:rPr>
        <w:t>；</w:t>
      </w:r>
      <w:r>
        <w:rPr>
          <w:rFonts w:hint="eastAsia"/>
        </w:rPr>
        <w:t>否则在表中主字段进行查询。</w:t>
      </w:r>
      <w:r w:rsidR="006852D9">
        <w:rPr>
          <w:rFonts w:hint="eastAsia"/>
        </w:rPr>
        <w:t>该方法使用</w:t>
      </w:r>
      <w:r w:rsidR="006852D9">
        <w:rPr>
          <w:rFonts w:hint="eastAsia"/>
        </w:rPr>
        <w:t>XML</w:t>
      </w:r>
      <w:r w:rsidR="006852D9">
        <w:rPr>
          <w:rFonts w:hint="eastAsia"/>
        </w:rPr>
        <w:t>扩展字段，增加了扩展的灵活性，但每次对</w:t>
      </w:r>
      <w:r w:rsidR="006852D9">
        <w:rPr>
          <w:rFonts w:hint="eastAsia"/>
        </w:rPr>
        <w:t>XML</w:t>
      </w:r>
      <w:r w:rsidR="006852D9">
        <w:rPr>
          <w:rFonts w:hint="eastAsia"/>
        </w:rPr>
        <w:t>的存取都要进行解析，因而也导致了效率的下降。</w:t>
      </w:r>
      <w:r w:rsidR="00BB5F49">
        <w:rPr>
          <w:rFonts w:hint="eastAsia"/>
        </w:rPr>
        <w:t xml:space="preserve"> </w:t>
      </w:r>
    </w:p>
    <w:p w14:paraId="54455F26" w14:textId="3F3B335D" w:rsidR="008B261F" w:rsidRDefault="001F5190" w:rsidP="008B261F">
      <w:pPr>
        <w:ind w:firstLine="480"/>
      </w:pPr>
      <w:r>
        <w:rPr>
          <w:noProof/>
        </w:rPr>
        <w:object w:dxaOrig="1440" w:dyaOrig="1440" w14:anchorId="06938D9D">
          <v:shape id="_x0000_s1049" type="#_x0000_t75" style="position:absolute;left:0;text-align:left;margin-left:-.75pt;margin-top:84.3pt;width:414.75pt;height:245.25pt;z-index:251885568;mso-position-horizontal-relative:text;mso-position-vertical-relative:text;mso-width-relative:page;mso-height-relative:page">
            <v:imagedata r:id="rId48" o:title=""/>
            <w10:wrap type="topAndBottom"/>
          </v:shape>
          <o:OLEObject Type="Embed" ProgID="Visio.Drawing.15" ShapeID="_x0000_s1049" DrawAspect="Content" ObjectID="_1572358545" r:id="rId49"/>
        </w:object>
      </w:r>
      <w:r w:rsidR="00983C7C">
        <w:rPr>
          <w:rFonts w:hint="eastAsia"/>
        </w:rPr>
        <w:t>根据以上两种</w:t>
      </w:r>
      <w:r w:rsidR="00345BA6">
        <w:rPr>
          <w:rFonts w:hint="eastAsia"/>
        </w:rPr>
        <w:t>方法的</w:t>
      </w:r>
      <w:r w:rsidR="00A27ED0">
        <w:rPr>
          <w:rFonts w:hint="eastAsia"/>
        </w:rPr>
        <w:t>经验</w:t>
      </w:r>
      <w:r w:rsidR="00983C7C">
        <w:rPr>
          <w:rFonts w:hint="eastAsia"/>
        </w:rPr>
        <w:t>，本文使用</w:t>
      </w:r>
      <w:r w:rsidR="00072B6D">
        <w:rPr>
          <w:rFonts w:hint="eastAsia"/>
        </w:rPr>
        <w:t>预分配</w:t>
      </w:r>
      <w:r w:rsidR="00983C7C">
        <w:rPr>
          <w:rFonts w:hint="eastAsia"/>
        </w:rPr>
        <w:t>字段表、</w:t>
      </w:r>
      <w:r w:rsidR="00072B6D">
        <w:rPr>
          <w:rFonts w:hint="eastAsia"/>
        </w:rPr>
        <w:t>预分配</w:t>
      </w:r>
      <w:r w:rsidR="00AA11C9">
        <w:rPr>
          <w:rFonts w:hint="eastAsia"/>
        </w:rPr>
        <w:t>字段</w:t>
      </w:r>
      <w:r w:rsidR="00072B6D">
        <w:rPr>
          <w:rFonts w:hint="eastAsia"/>
        </w:rPr>
        <w:t>配置表</w:t>
      </w:r>
      <w:r w:rsidR="00983C7C">
        <w:rPr>
          <w:rFonts w:hint="eastAsia"/>
        </w:rPr>
        <w:t>对数据扩展方法进行改进。</w:t>
      </w:r>
      <w:r w:rsidR="000D412B">
        <w:rPr>
          <w:rFonts w:hint="eastAsia"/>
        </w:rPr>
        <w:t>当业务表中需要扩展字段时，在扩展字段表中添加一个字段值，并在配置表中对扩展字段的基本信息进行定义</w:t>
      </w:r>
      <w:r w:rsidR="00493548">
        <w:rPr>
          <w:rFonts w:hint="eastAsia"/>
        </w:rPr>
        <w:t>，不会造成数据空间的浪费。</w:t>
      </w:r>
    </w:p>
    <w:p w14:paraId="03C58E80" w14:textId="3E426911" w:rsidR="00726C9E" w:rsidRPr="00D764DF" w:rsidRDefault="00947157" w:rsidP="003F246D">
      <w:pPr>
        <w:pStyle w:val="aff0"/>
      </w:pPr>
      <w:r>
        <w:rPr>
          <w:rFonts w:hint="eastAsia"/>
        </w:rPr>
        <w:t>图</w:t>
      </w:r>
      <w:r>
        <w:rPr>
          <w:rFonts w:hint="eastAsia"/>
        </w:rPr>
        <w:t>4-</w:t>
      </w:r>
      <w:r w:rsidR="006174A0">
        <w:t>7</w:t>
      </w:r>
      <w:r>
        <w:t xml:space="preserve"> </w:t>
      </w:r>
      <w:r>
        <w:t>改进的数据扩展模式</w:t>
      </w:r>
    </w:p>
    <w:p w14:paraId="419DB251" w14:textId="7830F89B" w:rsidR="00495E37" w:rsidRPr="002871F7" w:rsidRDefault="00495E37" w:rsidP="000A1684">
      <w:pPr>
        <w:ind w:firstLine="480"/>
      </w:pPr>
      <w:r>
        <w:t>图</w:t>
      </w:r>
      <w:r>
        <w:rPr>
          <w:rFonts w:hint="eastAsia"/>
        </w:rPr>
        <w:t>4-</w:t>
      </w:r>
      <w:r w:rsidR="006174A0">
        <w:t>7</w:t>
      </w:r>
      <w:r>
        <w:t>中</w:t>
      </w:r>
      <w:r w:rsidR="00990C5C">
        <w:t>表示</w:t>
      </w:r>
      <w:r>
        <w:t>了三表之间的对应关系</w:t>
      </w:r>
      <w:r w:rsidR="0014199B">
        <w:rPr>
          <w:rFonts w:hint="eastAsia"/>
        </w:rPr>
        <w:t>，</w:t>
      </w:r>
      <w:r w:rsidR="002871F7">
        <w:rPr>
          <w:rFonts w:hint="eastAsia"/>
        </w:rPr>
        <w:t>基本业务表主要存储租户的</w:t>
      </w:r>
      <w:r w:rsidR="002871F7">
        <w:rPr>
          <w:rFonts w:hint="eastAsia"/>
        </w:rPr>
        <w:t>ID</w:t>
      </w:r>
      <w:r w:rsidR="002871F7">
        <w:rPr>
          <w:rFonts w:hint="eastAsia"/>
        </w:rPr>
        <w:t>和通用信息，</w:t>
      </w:r>
      <w:r w:rsidR="002D5070">
        <w:rPr>
          <w:rFonts w:hint="eastAsia"/>
        </w:rPr>
        <w:t>扩展表中</w:t>
      </w:r>
      <w:r w:rsidR="002D5070">
        <w:rPr>
          <w:rFonts w:hint="eastAsia"/>
        </w:rPr>
        <w:t>DATA_ID</w:t>
      </w:r>
      <w:r w:rsidR="002D5070">
        <w:rPr>
          <w:rFonts w:hint="eastAsia"/>
        </w:rPr>
        <w:t>对应基本表中数据的</w:t>
      </w:r>
      <w:r w:rsidR="002D5070">
        <w:rPr>
          <w:rFonts w:hint="eastAsia"/>
        </w:rPr>
        <w:t>ID</w:t>
      </w:r>
      <w:r w:rsidR="002D5070">
        <w:rPr>
          <w:rFonts w:hint="eastAsia"/>
        </w:rPr>
        <w:t>，</w:t>
      </w:r>
      <w:r w:rsidR="00412C3E">
        <w:rPr>
          <w:rFonts w:hint="eastAsia"/>
        </w:rPr>
        <w:t>EXT_VALUE</w:t>
      </w:r>
      <w:r w:rsidR="00412C3E">
        <w:rPr>
          <w:rFonts w:hint="eastAsia"/>
        </w:rPr>
        <w:t>表示扩展字段的数据。</w:t>
      </w:r>
      <w:r w:rsidR="00216E49">
        <w:rPr>
          <w:rFonts w:hint="eastAsia"/>
        </w:rPr>
        <w:t>配置表中配置</w:t>
      </w:r>
      <w:r w:rsidR="00216E49">
        <w:rPr>
          <w:rFonts w:hint="eastAsia"/>
        </w:rPr>
        <w:t>ID</w:t>
      </w:r>
      <w:r w:rsidR="00216E49">
        <w:rPr>
          <w:rFonts w:hint="eastAsia"/>
        </w:rPr>
        <w:t>和扩展表中</w:t>
      </w:r>
      <w:r w:rsidR="00216E49">
        <w:rPr>
          <w:rFonts w:hint="eastAsia"/>
        </w:rPr>
        <w:t>CONF_ID</w:t>
      </w:r>
      <w:r w:rsidR="00216E49">
        <w:rPr>
          <w:rFonts w:hint="eastAsia"/>
        </w:rPr>
        <w:t>进行对应，并在配置表中指明扩展字段的类型及名称</w:t>
      </w:r>
      <w:r w:rsidR="00B376CF">
        <w:rPr>
          <w:rFonts w:hint="eastAsia"/>
        </w:rPr>
        <w:t>。</w:t>
      </w:r>
      <w:r w:rsidR="00E368A2">
        <w:rPr>
          <w:rFonts w:hint="eastAsia"/>
        </w:rPr>
        <w:t>扩展表和配置表指明所扩展的基本表表明和租户的</w:t>
      </w:r>
      <w:r w:rsidR="00E368A2">
        <w:rPr>
          <w:rFonts w:hint="eastAsia"/>
        </w:rPr>
        <w:t>ID</w:t>
      </w:r>
      <w:r w:rsidR="00E368A2">
        <w:rPr>
          <w:rFonts w:hint="eastAsia"/>
        </w:rPr>
        <w:t>。</w:t>
      </w:r>
    </w:p>
    <w:p w14:paraId="16A6BCD8" w14:textId="4DED87C2" w:rsidR="003527DE" w:rsidRDefault="00234671" w:rsidP="00234671">
      <w:pPr>
        <w:ind w:firstLine="480"/>
      </w:pPr>
      <w:r>
        <w:rPr>
          <w:rFonts w:hint="eastAsia"/>
        </w:rPr>
        <w:t>（</w:t>
      </w:r>
      <w:r>
        <w:rPr>
          <w:rFonts w:hint="eastAsia"/>
        </w:rPr>
        <w:t>2</w:t>
      </w:r>
      <w:r>
        <w:rPr>
          <w:rFonts w:hint="eastAsia"/>
        </w:rPr>
        <w:t>）</w:t>
      </w:r>
      <w:r w:rsidR="003527DE">
        <w:rPr>
          <w:rFonts w:hint="eastAsia"/>
        </w:rPr>
        <w:t>可配置性的实现</w:t>
      </w:r>
    </w:p>
    <w:p w14:paraId="47C383AF" w14:textId="6F012163" w:rsidR="00BD7152" w:rsidRDefault="001F5190" w:rsidP="00BD7152">
      <w:pPr>
        <w:ind w:firstLine="480"/>
      </w:pPr>
      <w:r>
        <w:rPr>
          <w:noProof/>
        </w:rPr>
        <w:lastRenderedPageBreak/>
        <w:object w:dxaOrig="1440" w:dyaOrig="1440" w14:anchorId="201479A0">
          <v:shape id="_x0000_s1052" type="#_x0000_t75" style="position:absolute;left:0;text-align:left;margin-left:28.95pt;margin-top:131.7pt;width:375.65pt;height:293.1pt;z-index:251887616;mso-position-horizontal-relative:text;mso-position-vertical-relative:text;mso-width-relative:page;mso-height-relative:page">
            <v:imagedata r:id="rId50" o:title=""/>
            <w10:wrap type="topAndBottom"/>
          </v:shape>
          <o:OLEObject Type="Embed" ProgID="Visio.Drawing.15" ShapeID="_x0000_s1052" DrawAspect="Content" ObjectID="_1572358546" r:id="rId51"/>
        </w:object>
      </w:r>
      <w:r w:rsidR="009C5645">
        <w:rPr>
          <w:rFonts w:hint="eastAsia"/>
        </w:rPr>
        <w:t>SaaS</w:t>
      </w:r>
      <w:r w:rsidR="009C5645">
        <w:rPr>
          <w:rFonts w:hint="eastAsia"/>
        </w:rPr>
        <w:t>应用区别于普通应用还有一个显著的特征，就是“按需使用”</w:t>
      </w:r>
      <w:r w:rsidR="007D3F38">
        <w:rPr>
          <w:rFonts w:hint="eastAsia"/>
        </w:rPr>
        <w:t>，系统开发的过程中将软件的功能结构进行拆分，拆成一个个独立的</w:t>
      </w:r>
      <w:r w:rsidR="00006B0D">
        <w:rPr>
          <w:rFonts w:hint="eastAsia"/>
        </w:rPr>
        <w:t>互不重叠的</w:t>
      </w:r>
      <w:r w:rsidR="007D3F38">
        <w:rPr>
          <w:rFonts w:hint="eastAsia"/>
        </w:rPr>
        <w:t>功能模块，租户在使用时可根据实际的使用需求和使用场景，定制化的选择需要的功能</w:t>
      </w:r>
      <w:r w:rsidR="002A4C83">
        <w:rPr>
          <w:rFonts w:hint="eastAsia"/>
        </w:rPr>
        <w:t>集合</w:t>
      </w:r>
      <w:r w:rsidR="003B7DDF">
        <w:rPr>
          <w:rFonts w:hint="eastAsia"/>
        </w:rPr>
        <w:t>。根据功能分解，将每一个模块都拆分为租户的实际需求模块，然后再根据模块之间的关联性和功能类型进行组合</w:t>
      </w:r>
      <w:r w:rsidR="008742BD">
        <w:rPr>
          <w:rFonts w:hint="eastAsia"/>
        </w:rPr>
        <w:t>，</w:t>
      </w:r>
      <w:r w:rsidR="005E14CE">
        <w:rPr>
          <w:rFonts w:hint="eastAsia"/>
        </w:rPr>
        <w:t>供租户选择，降低租户间的差异性</w:t>
      </w:r>
      <w:r w:rsidR="008742BD">
        <w:rPr>
          <w:rFonts w:hint="eastAsia"/>
        </w:rPr>
        <w:t>。</w:t>
      </w:r>
    </w:p>
    <w:p w14:paraId="13E45E28" w14:textId="341D9C47" w:rsidR="00BD7152" w:rsidRDefault="00BD7152" w:rsidP="00BD7152">
      <w:pPr>
        <w:pStyle w:val="aff0"/>
      </w:pPr>
      <w:r>
        <w:t>图</w:t>
      </w:r>
      <w:r>
        <w:rPr>
          <w:rFonts w:hint="eastAsia"/>
        </w:rPr>
        <w:t>4-</w:t>
      </w:r>
      <w:r w:rsidR="006174A0">
        <w:t>8</w:t>
      </w:r>
      <w:r>
        <w:t xml:space="preserve"> </w:t>
      </w:r>
      <w:r>
        <w:t>可配置</w:t>
      </w:r>
      <w:r>
        <w:rPr>
          <w:rFonts w:hint="eastAsia"/>
        </w:rPr>
        <w:t>租户</w:t>
      </w:r>
      <w:r>
        <w:t>功能关系表</w:t>
      </w:r>
    </w:p>
    <w:p w14:paraId="237C96E2" w14:textId="6C95BC13" w:rsidR="00026733" w:rsidRDefault="00846EC7" w:rsidP="00026733">
      <w:pPr>
        <w:ind w:firstLine="480"/>
      </w:pPr>
      <w:r>
        <w:rPr>
          <w:rFonts w:hint="eastAsia"/>
        </w:rPr>
        <w:t>本文通过设置基本模块表、功能表和租户功能表实现系统可配置性的功能</w:t>
      </w:r>
      <w:r w:rsidR="003A0222">
        <w:rPr>
          <w:rFonts w:hint="eastAsia"/>
        </w:rPr>
        <w:t>。</w:t>
      </w:r>
      <w:r w:rsidR="00A17151">
        <w:rPr>
          <w:rFonts w:hint="eastAsia"/>
        </w:rPr>
        <w:t>如图</w:t>
      </w:r>
      <w:r w:rsidR="00A17151">
        <w:rPr>
          <w:rFonts w:hint="eastAsia"/>
        </w:rPr>
        <w:t>4-</w:t>
      </w:r>
      <w:r w:rsidR="006174A0">
        <w:t>8</w:t>
      </w:r>
      <w:r w:rsidR="00A17151">
        <w:t>所示</w:t>
      </w:r>
      <w:r w:rsidR="00460D78">
        <w:rPr>
          <w:rFonts w:hint="eastAsia"/>
        </w:rPr>
        <w:t>，租户基本信息表主要保存</w:t>
      </w:r>
      <w:r w:rsidR="00BD7152">
        <w:rPr>
          <w:rFonts w:hint="eastAsia"/>
        </w:rPr>
        <w:t>租户的基本信息，租户</w:t>
      </w:r>
      <w:r w:rsidR="00BD7152">
        <w:rPr>
          <w:rFonts w:hint="eastAsia"/>
        </w:rPr>
        <w:t>ID</w:t>
      </w:r>
      <w:r w:rsidR="00616F71">
        <w:rPr>
          <w:rFonts w:hint="eastAsia"/>
        </w:rPr>
        <w:t>、租户编号、</w:t>
      </w:r>
      <w:r w:rsidR="00BD7152">
        <w:rPr>
          <w:rFonts w:hint="eastAsia"/>
        </w:rPr>
        <w:t>租户名称</w:t>
      </w:r>
      <w:r w:rsidR="004702FA">
        <w:rPr>
          <w:rFonts w:hint="eastAsia"/>
        </w:rPr>
        <w:t>和功能</w:t>
      </w:r>
      <w:r w:rsidR="004702FA">
        <w:rPr>
          <w:rFonts w:hint="eastAsia"/>
        </w:rPr>
        <w:t>ID</w:t>
      </w:r>
      <w:r w:rsidR="00BD7152">
        <w:rPr>
          <w:rFonts w:hint="eastAsia"/>
        </w:rPr>
        <w:t>等</w:t>
      </w:r>
      <w:r w:rsidR="004702FA">
        <w:rPr>
          <w:rFonts w:hint="eastAsia"/>
        </w:rPr>
        <w:t>，供租户登录时进行身份验证等功能</w:t>
      </w:r>
      <w:r w:rsidR="003E5841">
        <w:rPr>
          <w:rFonts w:hint="eastAsia"/>
        </w:rPr>
        <w:t>。</w:t>
      </w:r>
      <w:r w:rsidR="00616F71">
        <w:rPr>
          <w:rFonts w:hint="eastAsia"/>
        </w:rPr>
        <w:t>基本模块表保存系统的基本子功能，</w:t>
      </w:r>
      <w:r w:rsidR="00842EA4">
        <w:rPr>
          <w:rFonts w:hint="eastAsia"/>
        </w:rPr>
        <w:t>MENU_ID</w:t>
      </w:r>
      <w:r w:rsidR="00842EA4">
        <w:rPr>
          <w:rFonts w:hint="eastAsia"/>
        </w:rPr>
        <w:t>为基本模块表的</w:t>
      </w:r>
      <w:r w:rsidR="00842EA4">
        <w:rPr>
          <w:rFonts w:hint="eastAsia"/>
        </w:rPr>
        <w:t>ID</w:t>
      </w:r>
      <w:r w:rsidR="00842EA4">
        <w:rPr>
          <w:rFonts w:hint="eastAsia"/>
        </w:rPr>
        <w:t>，</w:t>
      </w:r>
      <w:r w:rsidR="00616F71">
        <w:rPr>
          <w:rFonts w:hint="eastAsia"/>
        </w:rPr>
        <w:t>MENU_NAME</w:t>
      </w:r>
      <w:r w:rsidR="00616F71">
        <w:rPr>
          <w:rFonts w:hint="eastAsia"/>
        </w:rPr>
        <w:t>表示模块的菜单项名称</w:t>
      </w:r>
      <w:r w:rsidR="003E5841">
        <w:rPr>
          <w:rFonts w:hint="eastAsia"/>
        </w:rPr>
        <w:t>。</w:t>
      </w:r>
      <w:r w:rsidR="00842EA4">
        <w:rPr>
          <w:rFonts w:hint="eastAsia"/>
        </w:rPr>
        <w:t>功能表是连接租户基本表和基本模块表的中间桥梁，包括</w:t>
      </w:r>
      <w:r w:rsidR="00842EA4">
        <w:rPr>
          <w:rFonts w:hint="eastAsia"/>
        </w:rPr>
        <w:t>FUNCTION_ID</w:t>
      </w:r>
      <w:r w:rsidR="00842EA4">
        <w:rPr>
          <w:rFonts w:hint="eastAsia"/>
        </w:rPr>
        <w:t>和</w:t>
      </w:r>
      <w:r w:rsidR="00842EA4">
        <w:rPr>
          <w:rFonts w:hint="eastAsia"/>
        </w:rPr>
        <w:t>MENU_ID</w:t>
      </w:r>
      <w:r w:rsidR="00842EA4">
        <w:rPr>
          <w:rFonts w:hint="eastAsia"/>
        </w:rPr>
        <w:t>，每一个</w:t>
      </w:r>
      <w:r w:rsidR="00842EA4">
        <w:rPr>
          <w:rFonts w:hint="eastAsia"/>
        </w:rPr>
        <w:t>FUNCTION_ID</w:t>
      </w:r>
      <w:r w:rsidR="00842EA4">
        <w:rPr>
          <w:rFonts w:hint="eastAsia"/>
        </w:rPr>
        <w:t>可对应多个</w:t>
      </w:r>
      <w:r w:rsidR="00842EA4">
        <w:rPr>
          <w:rFonts w:hint="eastAsia"/>
        </w:rPr>
        <w:t>MENU_ID</w:t>
      </w:r>
      <w:r w:rsidR="00842EA4">
        <w:rPr>
          <w:rFonts w:hint="eastAsia"/>
        </w:rPr>
        <w:t>，组成租户的基本功能模块，并将</w:t>
      </w:r>
      <w:r w:rsidR="00842EA4">
        <w:rPr>
          <w:rFonts w:hint="eastAsia"/>
        </w:rPr>
        <w:t>FUNCTION_ID</w:t>
      </w:r>
      <w:r w:rsidR="00842EA4">
        <w:rPr>
          <w:rFonts w:hint="eastAsia"/>
        </w:rPr>
        <w:t>作为唯一标识存入租户基本表中</w:t>
      </w:r>
      <w:r w:rsidR="003E5841">
        <w:rPr>
          <w:rFonts w:hint="eastAsia"/>
        </w:rPr>
        <w:t>。</w:t>
      </w:r>
      <w:r w:rsidR="00386229">
        <w:rPr>
          <w:rFonts w:hint="eastAsia"/>
        </w:rPr>
        <w:t>租户功能表</w:t>
      </w:r>
      <w:r w:rsidR="003E5841">
        <w:rPr>
          <w:rFonts w:hint="eastAsia"/>
        </w:rPr>
        <w:t>的设定</w:t>
      </w:r>
      <w:r w:rsidR="00386229">
        <w:rPr>
          <w:rFonts w:hint="eastAsia"/>
        </w:rPr>
        <w:t>是为</w:t>
      </w:r>
      <w:r w:rsidR="003E5841">
        <w:rPr>
          <w:rFonts w:hint="eastAsia"/>
        </w:rPr>
        <w:t>了</w:t>
      </w:r>
      <w:r w:rsidR="00386229">
        <w:rPr>
          <w:rFonts w:hint="eastAsia"/>
        </w:rPr>
        <w:t>减少租户登录时功能的查询次数，减少功能表、租户基本信息表和基本模块表之间的连接查询。</w:t>
      </w:r>
      <w:r w:rsidR="009B1369">
        <w:rPr>
          <w:rFonts w:hint="eastAsia"/>
        </w:rPr>
        <w:t>租户功能表有两个字段</w:t>
      </w:r>
      <w:r w:rsidR="009B1369">
        <w:rPr>
          <w:rFonts w:hint="eastAsia"/>
        </w:rPr>
        <w:lastRenderedPageBreak/>
        <w:t>TEN</w:t>
      </w:r>
      <w:r w:rsidR="009B1369">
        <w:t>ANTID</w:t>
      </w:r>
      <w:r w:rsidR="009B1369">
        <w:t>和</w:t>
      </w:r>
      <w:r w:rsidR="009B1369">
        <w:rPr>
          <w:rFonts w:hint="eastAsia"/>
        </w:rPr>
        <w:t>MENU_ID</w:t>
      </w:r>
      <w:r w:rsidR="009B1369">
        <w:rPr>
          <w:rFonts w:hint="eastAsia"/>
        </w:rPr>
        <w:t>，分别表示租户的编号和租户对应的直接子功能模块。</w:t>
      </w:r>
    </w:p>
    <w:p w14:paraId="2ED6E001" w14:textId="63438581" w:rsidR="003527DE" w:rsidRDefault="003527DE" w:rsidP="000A1684">
      <w:pPr>
        <w:ind w:firstLine="480"/>
      </w:pPr>
      <w:r>
        <w:rPr>
          <w:rFonts w:hint="eastAsia"/>
        </w:rPr>
        <w:t>（</w:t>
      </w:r>
      <w:r>
        <w:rPr>
          <w:rFonts w:hint="eastAsia"/>
        </w:rPr>
        <w:t>3</w:t>
      </w:r>
      <w:r>
        <w:rPr>
          <w:rFonts w:hint="eastAsia"/>
        </w:rPr>
        <w:t>）</w:t>
      </w:r>
      <w:r w:rsidR="007B3555">
        <w:rPr>
          <w:rFonts w:hint="eastAsia"/>
        </w:rPr>
        <w:t>数据库</w:t>
      </w:r>
      <w:r>
        <w:rPr>
          <w:rFonts w:hint="eastAsia"/>
        </w:rPr>
        <w:t>安全性实现</w:t>
      </w:r>
    </w:p>
    <w:p w14:paraId="3A082697" w14:textId="4668C100" w:rsidR="00F43E50" w:rsidRDefault="007B3555" w:rsidP="00DA38D7">
      <w:pPr>
        <w:ind w:firstLine="480"/>
      </w:pPr>
      <w:r>
        <w:rPr>
          <w:rFonts w:hint="eastAsia"/>
        </w:rPr>
        <w:t>自动售货机</w:t>
      </w:r>
      <w:r w:rsidR="004935C9">
        <w:rPr>
          <w:rFonts w:hint="eastAsia"/>
        </w:rPr>
        <w:t>云平台</w:t>
      </w:r>
      <w:r>
        <w:rPr>
          <w:rFonts w:hint="eastAsia"/>
        </w:rPr>
        <w:t>基于</w:t>
      </w:r>
      <w:r>
        <w:rPr>
          <w:rFonts w:hint="eastAsia"/>
        </w:rPr>
        <w:t>SaaS</w:t>
      </w:r>
      <w:r>
        <w:rPr>
          <w:rFonts w:hint="eastAsia"/>
        </w:rPr>
        <w:t>服务的思想设计实现，租户的所有数据都存储在软件提供商的数据库服务器中。</w:t>
      </w:r>
      <w:r w:rsidR="00E95EC5">
        <w:rPr>
          <w:rFonts w:hint="eastAsia"/>
        </w:rPr>
        <w:t>上文介绍了该系统采用</w:t>
      </w:r>
      <w:r w:rsidR="00471FBF">
        <w:rPr>
          <w:rFonts w:hint="eastAsia"/>
        </w:rPr>
        <w:t>“</w:t>
      </w:r>
      <w:r w:rsidR="00E95EC5">
        <w:rPr>
          <w:rFonts w:hint="eastAsia"/>
        </w:rPr>
        <w:t>共享数据库共享模式</w:t>
      </w:r>
      <w:r w:rsidR="00471FBF">
        <w:rPr>
          <w:rFonts w:hint="eastAsia"/>
        </w:rPr>
        <w:t>”</w:t>
      </w:r>
      <w:r w:rsidR="00E95EC5">
        <w:rPr>
          <w:rFonts w:hint="eastAsia"/>
        </w:rPr>
        <w:t>的多租户数据模型，</w:t>
      </w:r>
      <w:r w:rsidR="00385ECC">
        <w:rPr>
          <w:rFonts w:hint="eastAsia"/>
        </w:rPr>
        <w:t>租户在使用的过程中对数据无控制的权限</w:t>
      </w:r>
      <w:r w:rsidR="00B9197A">
        <w:rPr>
          <w:rFonts w:hint="eastAsia"/>
        </w:rPr>
        <w:t>。</w:t>
      </w:r>
      <w:r w:rsidR="00971713" w:rsidRPr="00636514">
        <w:rPr>
          <w:rFonts w:hint="eastAsia"/>
        </w:rPr>
        <w:t>若出现以下任意一种状况都将造成不可挽回的后果</w:t>
      </w:r>
      <w:r w:rsidR="00971713">
        <w:rPr>
          <w:rFonts w:hint="eastAsia"/>
        </w:rPr>
        <w:t>，</w:t>
      </w:r>
      <w:r w:rsidR="00971713" w:rsidRPr="00636514">
        <w:rPr>
          <w:rFonts w:hint="eastAsia"/>
        </w:rPr>
        <w:t>比如</w:t>
      </w:r>
      <w:r w:rsidR="00971713">
        <w:rPr>
          <w:rFonts w:hint="eastAsia"/>
        </w:rPr>
        <w:t>数据泄露、</w:t>
      </w:r>
      <w:r w:rsidR="00971713" w:rsidRPr="00636514">
        <w:rPr>
          <w:rFonts w:hint="eastAsia"/>
        </w:rPr>
        <w:t>机器损坏、工作人员不小心删除、电源的故障、人为破坏等</w:t>
      </w:r>
      <w:r w:rsidR="00971713">
        <w:rPr>
          <w:rFonts w:hint="eastAsia"/>
        </w:rPr>
        <w:t>。</w:t>
      </w:r>
      <w:r w:rsidR="00B9197A">
        <w:rPr>
          <w:rFonts w:hint="eastAsia"/>
        </w:rPr>
        <w:t>所以，必须给出一套让租户足够信赖的安全体系，保证租户的数据安全，</w:t>
      </w:r>
      <w:r w:rsidR="00FB7ED9">
        <w:rPr>
          <w:rFonts w:hint="eastAsia"/>
        </w:rPr>
        <w:t>本文从数据过滤和数据加密两个方面保证数据的安全。</w:t>
      </w:r>
    </w:p>
    <w:p w14:paraId="06C39280" w14:textId="19BBEBC7" w:rsidR="00F30E9C" w:rsidRDefault="00F30E9C" w:rsidP="00F30E9C">
      <w:pPr>
        <w:pStyle w:val="afe"/>
        <w:numPr>
          <w:ilvl w:val="0"/>
          <w:numId w:val="47"/>
        </w:numPr>
        <w:ind w:firstLineChars="0"/>
      </w:pPr>
      <w:r>
        <w:rPr>
          <w:rFonts w:hint="eastAsia"/>
        </w:rPr>
        <w:t>使用</w:t>
      </w:r>
      <w:r>
        <w:t>视图过滤租户信息</w:t>
      </w:r>
    </w:p>
    <w:p w14:paraId="17D7FF29" w14:textId="6B5C3BE0" w:rsidR="00F30E9C" w:rsidRDefault="00F30E9C" w:rsidP="00F30E9C">
      <w:pPr>
        <w:ind w:firstLine="480"/>
      </w:pPr>
      <w:r>
        <w:rPr>
          <w:rFonts w:hint="eastAsia"/>
        </w:rPr>
        <w:t>视图是从一个或几个基本表中导出的虚表，就像是一个窗口，可以通过视图查看当前的表信息，限制用户访问特定的信息</w:t>
      </w:r>
      <w:r w:rsidR="00E31666">
        <w:rPr>
          <w:rFonts w:hint="eastAsia"/>
          <w:vertAlign w:val="superscript"/>
        </w:rPr>
        <w:t>[</w:t>
      </w:r>
      <w:r w:rsidR="00D339B5">
        <w:rPr>
          <w:rStyle w:val="af9"/>
        </w:rPr>
        <w:endnoteReference w:id="50"/>
      </w:r>
      <w:r w:rsidR="00E31666">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51"/>
      </w:r>
      <w:r>
        <w:rPr>
          <w:rStyle w:val="af9"/>
        </w:rPr>
        <w:t>]</w:t>
      </w:r>
      <w:r>
        <w:rPr>
          <w:rFonts w:hint="eastAsia"/>
        </w:rPr>
        <w:t>。</w:t>
      </w:r>
    </w:p>
    <w:p w14:paraId="54648662" w14:textId="4749037D" w:rsidR="00F30E9C" w:rsidRDefault="00F30E9C" w:rsidP="00F30E9C">
      <w:pPr>
        <w:ind w:firstLine="480"/>
      </w:pPr>
      <w:r>
        <w:rPr>
          <w:rFonts w:hint="eastAsia"/>
        </w:rPr>
        <w:t>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6DA3" w14:paraId="7BA3D4D4" w14:textId="77777777" w:rsidTr="007260DA">
        <w:tc>
          <w:tcPr>
            <w:tcW w:w="8296" w:type="dxa"/>
          </w:tcPr>
          <w:p w14:paraId="78B418BC" w14:textId="77777777" w:rsidR="00816DA3" w:rsidRPr="00964AD1" w:rsidRDefault="00816DA3" w:rsidP="00816DA3">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025CE19" w14:textId="77777777" w:rsidR="00816DA3" w:rsidRPr="00964AD1" w:rsidRDefault="00816DA3" w:rsidP="00816DA3">
            <w:pPr>
              <w:pStyle w:val="af0"/>
            </w:pPr>
            <w:r w:rsidRPr="00964AD1">
              <w:rPr>
                <w:rFonts w:hint="eastAsia"/>
              </w:rPr>
              <w:t>CREATE VIEW ChannelView AS</w:t>
            </w:r>
          </w:p>
          <w:p w14:paraId="35605AD7" w14:textId="77777777" w:rsidR="00816DA3" w:rsidRPr="00964AD1" w:rsidRDefault="00816DA3" w:rsidP="00816DA3">
            <w:pPr>
              <w:pStyle w:val="af0"/>
            </w:pPr>
            <w:r w:rsidRPr="00964AD1">
              <w:t>SELECT * FROM channelinfo WHERE firmId=Login_Firm_id()</w:t>
            </w:r>
            <w:r>
              <w:rPr>
                <w:rFonts w:hint="eastAsia"/>
                <w:lang w:eastAsia="zh-CN"/>
              </w:rPr>
              <w:t>;</w:t>
            </w:r>
          </w:p>
          <w:p w14:paraId="4C89C811" w14:textId="77777777" w:rsidR="00816DA3" w:rsidRPr="00964AD1" w:rsidRDefault="00816DA3" w:rsidP="00816DA3">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786CA932" w14:textId="4057CFDE" w:rsidR="00816DA3" w:rsidRPr="00816DA3" w:rsidRDefault="00816DA3" w:rsidP="00816DA3">
            <w:pPr>
              <w:pStyle w:val="af0"/>
            </w:pPr>
            <w:r w:rsidRPr="00964AD1">
              <w:rPr>
                <w:rFonts w:hint="eastAsia"/>
              </w:rPr>
              <w:t>SELECT * FROM ChannelView</w:t>
            </w:r>
            <w:r>
              <w:rPr>
                <w:rFonts w:hint="eastAsia"/>
                <w:lang w:eastAsia="zh-CN"/>
              </w:rPr>
              <w:t>;</w:t>
            </w:r>
          </w:p>
        </w:tc>
      </w:tr>
    </w:tbl>
    <w:p w14:paraId="710952B0" w14:textId="41966738" w:rsidR="00F30E9C" w:rsidRDefault="00F30E9C" w:rsidP="00F30E9C">
      <w:pPr>
        <w:ind w:firstLine="480"/>
      </w:pPr>
      <w:r>
        <w:t>通过</w:t>
      </w:r>
      <w:r w:rsidR="00816DA3">
        <w:t>验证</w:t>
      </w:r>
      <w:r>
        <w:t>当前登录的商家</w:t>
      </w:r>
      <w:r>
        <w:rPr>
          <w:rFonts w:hint="eastAsia"/>
        </w:rPr>
        <w:t>Id</w:t>
      </w:r>
      <w:r>
        <w:rPr>
          <w:rFonts w:hint="eastAsia"/>
        </w:rPr>
        <w:t>，建立了视图</w:t>
      </w:r>
      <w:r>
        <w:rPr>
          <w:rFonts w:hint="eastAsia"/>
        </w:rPr>
        <w:t>ChannelView</w:t>
      </w:r>
      <w:r w:rsidR="00816DA3">
        <w:rPr>
          <w:rFonts w:hint="eastAsia"/>
        </w:rPr>
        <w:t>，</w:t>
      </w:r>
      <w:r>
        <w:rPr>
          <w:rFonts w:hint="eastAsia"/>
        </w:rPr>
        <w:t>只包含当前商家的售货机货道信息的部分行。</w:t>
      </w:r>
      <w:r>
        <w:t>其他租户的信息不会出现在该商家的视图中</w:t>
      </w:r>
      <w:r>
        <w:rPr>
          <w:rFonts w:hint="eastAsia"/>
        </w:rPr>
        <w:t>。这样的机制就自动对不同的商家信息进行了隔离，防止信息的交叉泄露。</w:t>
      </w:r>
    </w:p>
    <w:p w14:paraId="60546140" w14:textId="55B290B4" w:rsidR="008B1BFE" w:rsidRDefault="0018157D" w:rsidP="008B1BFE">
      <w:pPr>
        <w:pStyle w:val="afe"/>
        <w:numPr>
          <w:ilvl w:val="0"/>
          <w:numId w:val="29"/>
        </w:numPr>
        <w:ind w:firstLineChars="0"/>
      </w:pPr>
      <w:r>
        <w:t>平台数据加密设计</w:t>
      </w:r>
    </w:p>
    <w:p w14:paraId="3E6623D4" w14:textId="775828A4" w:rsidR="0018157D" w:rsidRDefault="0018157D" w:rsidP="0018157D">
      <w:pPr>
        <w:ind w:firstLine="480"/>
      </w:pPr>
      <w:r>
        <w:t>数据库加密粒度可分为三种</w:t>
      </w:r>
      <w:r>
        <w:rPr>
          <w:rFonts w:hint="eastAsia"/>
        </w:rPr>
        <w:t>，</w:t>
      </w:r>
      <w:r>
        <w:t>分别是</w:t>
      </w:r>
      <w:r>
        <w:rPr>
          <w:rFonts w:hint="eastAsia"/>
        </w:rPr>
        <w:t>表级加密、记录级加密和字段加密</w:t>
      </w:r>
      <w:r w:rsidR="00AA7410">
        <w:rPr>
          <w:rFonts w:hint="eastAsia"/>
          <w:vertAlign w:val="superscript"/>
        </w:rPr>
        <w:t>[</w:t>
      </w:r>
      <w:r w:rsidR="00AA7410">
        <w:rPr>
          <w:rStyle w:val="af9"/>
        </w:rPr>
        <w:endnoteReference w:id="52"/>
      </w:r>
      <w:r w:rsidR="00AA7410">
        <w:rPr>
          <w:vertAlign w:val="superscript"/>
        </w:rPr>
        <w:t>]</w:t>
      </w:r>
      <w:r>
        <w:rPr>
          <w:rFonts w:hint="eastAsia"/>
        </w:rPr>
        <w:t>。表级加密是以数据库表为单位进行加密，这种加密方式效率低，对空间消耗大，因而并不常用。记录级加密以记录为单位进行加密，</w:t>
      </w:r>
      <w:r w:rsidR="00A41167">
        <w:rPr>
          <w:rFonts w:hint="eastAsia"/>
        </w:rPr>
        <w:t>每次对一条记录进行读写时就进行一次加密解密。</w:t>
      </w:r>
      <w:r w:rsidR="00655228">
        <w:rPr>
          <w:rFonts w:hint="eastAsia"/>
        </w:rPr>
        <w:t>但是对一条记录而言，并不是每个字段都需要加密处理，因此该方法的加解密也较为麻烦。</w:t>
      </w:r>
      <w:r w:rsidR="00B84D83">
        <w:rPr>
          <w:rFonts w:hint="eastAsia"/>
        </w:rPr>
        <w:t>字段为单位的加密方法加粒度较小，在存取时</w:t>
      </w:r>
      <w:r w:rsidR="00B84D83">
        <w:rPr>
          <w:rFonts w:hint="eastAsia"/>
        </w:rPr>
        <w:lastRenderedPageBreak/>
        <w:t>只对需要加密的信息进行加解密处理，如用户密码字段，</w:t>
      </w:r>
      <w:r w:rsidR="00FB4981">
        <w:rPr>
          <w:rFonts w:hint="eastAsia"/>
        </w:rPr>
        <w:t>这种方式较为灵活。</w:t>
      </w:r>
    </w:p>
    <w:p w14:paraId="17332A7E" w14:textId="47AD2A98" w:rsidR="008B1BFE" w:rsidRDefault="008B1BFE" w:rsidP="008B1BFE">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Style w:val="af9"/>
        </w:rPr>
        <w:t>[</w:t>
      </w:r>
      <w:r w:rsidRPr="00636514">
        <w:rPr>
          <w:rStyle w:val="af9"/>
        </w:rPr>
        <w:endnoteReference w:id="53"/>
      </w:r>
      <w:r>
        <w:rPr>
          <w:rStyle w:val="af9"/>
        </w:rPr>
        <w:t>]</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20F1F3A6" w14:textId="77777777" w:rsidR="008B1BFE" w:rsidRDefault="008B1BFE" w:rsidP="008B1BFE">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476F0" w14:paraId="1ED05ECF" w14:textId="77777777" w:rsidTr="002A7497">
        <w:tc>
          <w:tcPr>
            <w:tcW w:w="8296" w:type="dxa"/>
          </w:tcPr>
          <w:p w14:paraId="780BFC8C" w14:textId="77777777" w:rsidR="001476F0" w:rsidRPr="00964AD1" w:rsidRDefault="001476F0" w:rsidP="001476F0">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24B6510D" w14:textId="77777777" w:rsidR="00767841" w:rsidRDefault="001476F0" w:rsidP="001476F0">
            <w:pPr>
              <w:pStyle w:val="af0"/>
              <w:ind w:firstLine="480"/>
            </w:pPr>
            <w:r w:rsidRPr="00964AD1">
              <w:t>INSERT INTO userinfo(userName, password,phone…)</w:t>
            </w:r>
          </w:p>
          <w:p w14:paraId="21299676" w14:textId="7B10F9C3" w:rsidR="001476F0" w:rsidRPr="00964AD1" w:rsidRDefault="001476F0" w:rsidP="001476F0">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537DE058" w14:textId="77777777" w:rsidR="001476F0" w:rsidRPr="00964AD1" w:rsidRDefault="001476F0" w:rsidP="001476F0">
            <w:pPr>
              <w:pStyle w:val="af0"/>
            </w:pPr>
            <w:r w:rsidRPr="00964AD1">
              <w:rPr>
                <w:rFonts w:hint="eastAsia"/>
              </w:rPr>
              <w:t>2</w:t>
            </w:r>
            <w:r w:rsidRPr="00964AD1">
              <w:rPr>
                <w:rFonts w:hint="eastAsia"/>
              </w:rPr>
              <w:t>、查找或解密</w:t>
            </w:r>
          </w:p>
          <w:p w14:paraId="375F36AA" w14:textId="77777777" w:rsidR="001476F0" w:rsidRDefault="001476F0" w:rsidP="001476F0">
            <w:pPr>
              <w:pStyle w:val="af0"/>
              <w:ind w:firstLine="480"/>
            </w:pPr>
            <w:r w:rsidRPr="00964AD1">
              <w:t xml:space="preserve">SELECT (username,password,DECODE(phone, 'encode') as phone) </w:t>
            </w:r>
          </w:p>
          <w:p w14:paraId="554A9CF5" w14:textId="77777777" w:rsidR="00767841" w:rsidRDefault="001476F0" w:rsidP="001476F0">
            <w:pPr>
              <w:pStyle w:val="af0"/>
              <w:ind w:firstLine="480"/>
            </w:pPr>
            <w:r w:rsidRPr="00964AD1">
              <w:t xml:space="preserve">from userinfo </w:t>
            </w:r>
          </w:p>
          <w:p w14:paraId="5319C611" w14:textId="2A7456C5" w:rsidR="001476F0" w:rsidRPr="001476F0" w:rsidRDefault="001476F0" w:rsidP="001476F0">
            <w:pPr>
              <w:pStyle w:val="af0"/>
              <w:ind w:firstLine="480"/>
            </w:pPr>
            <w:r w:rsidRPr="00964AD1">
              <w:t>w</w:t>
            </w:r>
            <w:r>
              <w:t>here password= MD5('password');</w:t>
            </w:r>
          </w:p>
        </w:tc>
      </w:tr>
    </w:tbl>
    <w:p w14:paraId="0BB7E5B7" w14:textId="4FD484CF" w:rsidR="004F7A1B" w:rsidRDefault="004F7A1B" w:rsidP="00356787">
      <w:pPr>
        <w:pStyle w:val="3"/>
      </w:pPr>
      <w:bookmarkStart w:id="79" w:name="_Toc498607503"/>
      <w:r w:rsidRPr="00356787">
        <w:rPr>
          <w:rFonts w:hint="eastAsia"/>
        </w:rPr>
        <w:t>4.3.</w:t>
      </w:r>
      <w:r w:rsidR="006A777D" w:rsidRPr="00356787">
        <w:t>3</w:t>
      </w:r>
      <w:r w:rsidRPr="00356787">
        <w:rPr>
          <w:rFonts w:hint="eastAsia"/>
        </w:rPr>
        <w:t xml:space="preserve"> </w:t>
      </w:r>
      <w:r w:rsidR="00866843">
        <w:rPr>
          <w:rFonts w:hint="eastAsia"/>
        </w:rPr>
        <w:t>数据库的概念结构设计和</w:t>
      </w:r>
      <w:r w:rsidRPr="00356787">
        <w:rPr>
          <w:rFonts w:hint="eastAsia"/>
        </w:rPr>
        <w:t>逻辑结构设计</w:t>
      </w:r>
      <w:bookmarkEnd w:id="79"/>
    </w:p>
    <w:p w14:paraId="4A07C4BE" w14:textId="297C0BC1" w:rsidR="00F06F4B" w:rsidRDefault="004B36DA" w:rsidP="00A853E1">
      <w:pPr>
        <w:ind w:firstLineChars="0" w:firstLine="480"/>
      </w:pPr>
      <w:bookmarkStart w:id="80" w:name="_Toc492673772"/>
      <w:r>
        <w:rPr>
          <w:rFonts w:hint="eastAsia"/>
        </w:rPr>
        <w:t>（</w:t>
      </w:r>
      <w:r>
        <w:rPr>
          <w:rFonts w:hint="eastAsia"/>
        </w:rPr>
        <w:t>1</w:t>
      </w:r>
      <w:r>
        <w:rPr>
          <w:rFonts w:hint="eastAsia"/>
        </w:rPr>
        <w:t>）</w:t>
      </w:r>
      <w:r w:rsidRPr="00636514">
        <w:rPr>
          <w:rFonts w:hint="eastAsia"/>
        </w:rPr>
        <w:t>数据库概念结构设计</w:t>
      </w:r>
      <w:bookmarkEnd w:id="80"/>
    </w:p>
    <w:p w14:paraId="02909934" w14:textId="79C79AA1"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6174A0">
        <w:t>9</w:t>
      </w:r>
      <w:r w:rsidRPr="00636514">
        <w:rPr>
          <w:rFonts w:hint="eastAsia"/>
        </w:rPr>
        <w:t>。</w:t>
      </w:r>
    </w:p>
    <w:p w14:paraId="7D4C563F" w14:textId="2BE20399" w:rsidR="008D534A" w:rsidRPr="00636514" w:rsidRDefault="0060363B" w:rsidP="00A853E1">
      <w:pPr>
        <w:ind w:firstLineChars="0"/>
      </w:pPr>
      <w:bookmarkStart w:id="81" w:name="_Toc492673773"/>
      <w:r>
        <w:rPr>
          <w:rFonts w:hint="eastAsia"/>
        </w:rPr>
        <w:t>（</w:t>
      </w:r>
      <w:r>
        <w:rPr>
          <w:rFonts w:hint="eastAsia"/>
        </w:rPr>
        <w:t>2</w:t>
      </w:r>
      <w:r>
        <w:rPr>
          <w:rFonts w:hint="eastAsia"/>
        </w:rPr>
        <w:t>）</w:t>
      </w:r>
      <w:r w:rsidR="008D534A" w:rsidRPr="00636514">
        <w:rPr>
          <w:rFonts w:hint="eastAsia"/>
        </w:rPr>
        <w:t>数据库逻辑结构设计</w:t>
      </w:r>
      <w:bookmarkEnd w:id="81"/>
      <w:r w:rsidR="008D534A" w:rsidRPr="00636514">
        <w:rPr>
          <w:rFonts w:hint="eastAsia"/>
        </w:rPr>
        <w:t xml:space="preserve"> </w:t>
      </w:r>
    </w:p>
    <w:p w14:paraId="7495AE30" w14:textId="462C858D" w:rsidR="008D534A"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8D534A">
      <w:pPr>
        <w:numPr>
          <w:ilvl w:val="1"/>
          <w:numId w:val="6"/>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C4677E4" w14:textId="59D2E0A9" w:rsidR="00FC382A" w:rsidRPr="00FC382A" w:rsidRDefault="00FC382A" w:rsidP="00FC382A">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2">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6174A0">
        <w:t>9</w:t>
      </w:r>
      <w:r w:rsidRPr="00FC382A">
        <w:t xml:space="preserve">  </w:t>
      </w:r>
      <w:r w:rsidRPr="00FC382A">
        <w:t>售货机云平台系统的</w:t>
      </w:r>
      <w:r w:rsidRPr="00FC382A">
        <w:rPr>
          <w:rFonts w:hint="eastAsia"/>
        </w:rPr>
        <w:t>E-R</w:t>
      </w:r>
      <w:r w:rsidRPr="00FC382A">
        <w:rPr>
          <w:rFonts w:hint="eastAsia"/>
        </w:rPr>
        <w:t>图</w:t>
      </w:r>
    </w:p>
    <w:p w14:paraId="1621A561" w14:textId="154B45D4" w:rsidR="000632C9" w:rsidRDefault="0065562B" w:rsidP="008D534A">
      <w:pPr>
        <w:numPr>
          <w:ilvl w:val="1"/>
          <w:numId w:val="6"/>
        </w:numPr>
        <w:ind w:firstLineChars="0"/>
      </w:pPr>
      <w:r>
        <w:t>扩展表</w:t>
      </w:r>
      <w:r w:rsidR="000632C9">
        <w:t>配置表</w:t>
      </w:r>
      <w:r w:rsidR="00CC5DC3">
        <w:rPr>
          <w:rFonts w:hint="eastAsia"/>
        </w:rPr>
        <w:t>（</w:t>
      </w:r>
      <w:r w:rsidR="00CC5DC3" w:rsidRPr="00CC5DC3">
        <w:rPr>
          <w:rFonts w:hint="eastAsia"/>
          <w:u w:val="single"/>
        </w:rPr>
        <w:t>配置表</w:t>
      </w:r>
      <w:r w:rsidR="00CC5DC3" w:rsidRPr="00CC5DC3">
        <w:rPr>
          <w:rFonts w:hint="eastAsia"/>
          <w:u w:val="single"/>
        </w:rPr>
        <w:t>Id</w:t>
      </w:r>
      <w:r w:rsidR="00CC5DC3">
        <w:rPr>
          <w:rFonts w:hint="eastAsia"/>
        </w:rPr>
        <w:t>，</w:t>
      </w:r>
      <w:r w:rsidR="00CC5DC3">
        <w:t>租户编号</w:t>
      </w:r>
      <w:r w:rsidR="00CC5DC3">
        <w:rPr>
          <w:rFonts w:hint="eastAsia"/>
        </w:rPr>
        <w:t>，基本表</w:t>
      </w:r>
      <w:r w:rsidR="00CC5DC3">
        <w:t>表名</w:t>
      </w:r>
      <w:r w:rsidR="00CC5DC3">
        <w:rPr>
          <w:rFonts w:hint="eastAsia"/>
        </w:rPr>
        <w:t>，</w:t>
      </w:r>
      <w:r w:rsidR="00CC5DC3">
        <w:t>扩展字段类型</w:t>
      </w:r>
      <w:r w:rsidR="00CC5DC3">
        <w:rPr>
          <w:rFonts w:hint="eastAsia"/>
        </w:rPr>
        <w:t>，</w:t>
      </w:r>
      <w:r w:rsidR="00CC5DC3">
        <w:t>扩展字段名</w:t>
      </w:r>
      <w:r w:rsidR="00CC5DC3">
        <w:rPr>
          <w:rFonts w:hint="eastAsia"/>
        </w:rPr>
        <w:t>）</w:t>
      </w:r>
    </w:p>
    <w:p w14:paraId="305705EF" w14:textId="29ADA290" w:rsidR="00BD7152" w:rsidRDefault="00BD7152" w:rsidP="008D534A">
      <w:pPr>
        <w:numPr>
          <w:ilvl w:val="1"/>
          <w:numId w:val="6"/>
        </w:numPr>
        <w:ind w:firstLineChars="0"/>
      </w:pPr>
      <w:r>
        <w:t>功能表</w:t>
      </w:r>
      <w:r w:rsidR="00CC5DC3">
        <w:rPr>
          <w:rFonts w:hint="eastAsia"/>
        </w:rPr>
        <w:t>（功能</w:t>
      </w:r>
      <w:r w:rsidR="00CC5DC3">
        <w:rPr>
          <w:rFonts w:hint="eastAsia"/>
        </w:rPr>
        <w:t>Id</w:t>
      </w:r>
      <w:r w:rsidR="00CC5DC3">
        <w:rPr>
          <w:rFonts w:hint="eastAsia"/>
        </w:rPr>
        <w:t>，基本</w:t>
      </w:r>
      <w:r w:rsidR="00CC5DC3">
        <w:t>模块</w:t>
      </w:r>
      <w:r w:rsidR="00CC5DC3">
        <w:rPr>
          <w:rFonts w:hint="eastAsia"/>
        </w:rPr>
        <w:t>Id</w:t>
      </w:r>
      <w:r w:rsidR="00CC5DC3">
        <w:rPr>
          <w:rFonts w:hint="eastAsia"/>
        </w:rPr>
        <w:t>）</w:t>
      </w:r>
    </w:p>
    <w:p w14:paraId="64B7330E" w14:textId="4C3CB529" w:rsidR="00BD7152" w:rsidRDefault="00BD7152" w:rsidP="008D534A">
      <w:pPr>
        <w:numPr>
          <w:ilvl w:val="1"/>
          <w:numId w:val="6"/>
        </w:numPr>
        <w:ind w:firstLineChars="0"/>
      </w:pPr>
      <w:r>
        <w:t>基本模块表</w:t>
      </w:r>
      <w:r w:rsidR="00CC5DC3">
        <w:rPr>
          <w:rFonts w:hint="eastAsia"/>
        </w:rPr>
        <w:t>（</w:t>
      </w:r>
      <w:r w:rsidR="00CC5DC3" w:rsidRPr="00CC5DC3">
        <w:rPr>
          <w:rFonts w:hint="eastAsia"/>
          <w:u w:val="single"/>
        </w:rPr>
        <w:t>基本模块</w:t>
      </w:r>
      <w:r w:rsidR="00CC5DC3" w:rsidRPr="00CC5DC3">
        <w:rPr>
          <w:rFonts w:hint="eastAsia"/>
          <w:u w:val="single"/>
        </w:rPr>
        <w:t>Id</w:t>
      </w:r>
      <w:r w:rsidR="00CC5DC3">
        <w:rPr>
          <w:rFonts w:hint="eastAsia"/>
        </w:rPr>
        <w:t>，模块名称，模块描述）</w:t>
      </w:r>
    </w:p>
    <w:p w14:paraId="72027E84" w14:textId="4C31E65E" w:rsidR="00BD7152" w:rsidRPr="00636514" w:rsidRDefault="00BD7152" w:rsidP="008D534A">
      <w:pPr>
        <w:numPr>
          <w:ilvl w:val="1"/>
          <w:numId w:val="6"/>
        </w:numPr>
        <w:ind w:firstLineChars="0"/>
      </w:pPr>
      <w:r>
        <w:t>租户功能表</w:t>
      </w:r>
      <w:r w:rsidR="00CC5DC3">
        <w:rPr>
          <w:rFonts w:hint="eastAsia"/>
        </w:rPr>
        <w:t>（租户编号，基本模块</w:t>
      </w:r>
      <w:r w:rsidR="00CC5DC3">
        <w:rPr>
          <w:rFonts w:hint="eastAsia"/>
        </w:rPr>
        <w:t>Id</w:t>
      </w:r>
      <w:r w:rsidR="00CC5DC3">
        <w:rPr>
          <w:rFonts w:hint="eastAsia"/>
        </w:rPr>
        <w:t>）</w:t>
      </w:r>
    </w:p>
    <w:p w14:paraId="2D4858A8" w14:textId="0E73D7C2"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4400D4E3"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594E3CE3"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2D0A3120"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8D534A">
      <w:pPr>
        <w:numPr>
          <w:ilvl w:val="1"/>
          <w:numId w:val="6"/>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6E91D52" w14:textId="1E14D72E" w:rsidR="000206AA" w:rsidRPr="005270D9" w:rsidRDefault="000206AA" w:rsidP="000206AA">
      <w:pPr>
        <w:pStyle w:val="2"/>
      </w:pPr>
      <w:bookmarkStart w:id="82" w:name="_Toc498607504"/>
      <w:r>
        <w:rPr>
          <w:rFonts w:hint="eastAsia"/>
        </w:rPr>
        <w:t xml:space="preserve">4.4 </w:t>
      </w:r>
      <w:r>
        <w:rPr>
          <w:rFonts w:hint="eastAsia"/>
        </w:rPr>
        <w:t>本章小结</w:t>
      </w:r>
      <w:bookmarkEnd w:id="82"/>
    </w:p>
    <w:p w14:paraId="47F66B99" w14:textId="74E4B205" w:rsidR="00F06F4B" w:rsidRPr="00636514" w:rsidRDefault="00F06F4B" w:rsidP="006C24CD">
      <w:pPr>
        <w:pStyle w:val="1"/>
        <w:ind w:left="240"/>
      </w:pPr>
      <w:r w:rsidRPr="00636514">
        <w:rPr>
          <w:lang w:eastAsia="zh-CN"/>
        </w:rPr>
        <w:br w:type="page"/>
      </w:r>
      <w:bookmarkStart w:id="83" w:name="_Toc498607505"/>
      <w:commentRangeStart w:id="84"/>
      <w:r w:rsidRPr="00636514">
        <w:rPr>
          <w:rFonts w:hint="eastAsia"/>
        </w:rPr>
        <w:lastRenderedPageBreak/>
        <w:t>第</w:t>
      </w:r>
      <w:commentRangeEnd w:id="84"/>
      <w:r w:rsidR="00DF7E1D">
        <w:rPr>
          <w:rStyle w:val="aa"/>
          <w:rFonts w:eastAsiaTheme="minorEastAsia"/>
          <w:b w:val="0"/>
          <w:bCs w:val="0"/>
          <w:kern w:val="2"/>
        </w:rPr>
        <w:commentReference w:id="84"/>
      </w:r>
      <w:r w:rsidRPr="00636514">
        <w:rPr>
          <w:rFonts w:hint="eastAsia"/>
        </w:rPr>
        <w:t>5</w:t>
      </w:r>
      <w:r w:rsidRPr="00636514">
        <w:rPr>
          <w:rFonts w:hint="eastAsia"/>
        </w:rPr>
        <w:t>章</w:t>
      </w:r>
      <w:r w:rsidRPr="00636514">
        <w:rPr>
          <w:rFonts w:hint="eastAsia"/>
        </w:rPr>
        <w:t xml:space="preserve"> </w:t>
      </w:r>
      <w:commentRangeStart w:id="85"/>
      <w:r w:rsidR="00E85E3A">
        <w:t>自动</w:t>
      </w:r>
      <w:commentRangeEnd w:id="85"/>
      <w:r w:rsidR="00774FC7">
        <w:rPr>
          <w:rStyle w:val="aa"/>
          <w:rFonts w:eastAsiaTheme="minorEastAsia"/>
          <w:b w:val="0"/>
          <w:bCs w:val="0"/>
          <w:kern w:val="2"/>
        </w:rPr>
        <w:commentReference w:id="85"/>
      </w:r>
      <w:r w:rsidR="00E85E3A">
        <w:t>售货机</w:t>
      </w:r>
      <w:r w:rsidRPr="00636514">
        <w:rPr>
          <w:rFonts w:hint="eastAsia"/>
        </w:rPr>
        <w:t>云平台系统的实现</w:t>
      </w:r>
      <w:bookmarkEnd w:id="63"/>
      <w:r w:rsidR="00117864">
        <w:rPr>
          <w:rFonts w:hint="eastAsia"/>
        </w:rPr>
        <w:t>与测试</w:t>
      </w:r>
      <w:bookmarkEnd w:id="83"/>
    </w:p>
    <w:p w14:paraId="538AA8D1" w14:textId="78343619" w:rsidR="00F06F4B"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w:t>
      </w:r>
      <w:r w:rsidR="00400B47">
        <w:rPr>
          <w:rFonts w:hint="eastAsia"/>
        </w:rPr>
        <w:t>和售货机终端系统</w:t>
      </w:r>
      <w:r w:rsidRPr="00636514">
        <w:rPr>
          <w:rFonts w:hint="eastAsia"/>
        </w:rPr>
        <w:t>的设计与实现</w:t>
      </w:r>
      <w:r w:rsidR="007401DD">
        <w:rPr>
          <w:rFonts w:hint="eastAsia"/>
        </w:rPr>
        <w:t>。</w:t>
      </w:r>
    </w:p>
    <w:p w14:paraId="5DDC2B00" w14:textId="271DF8AA" w:rsidR="00E62888" w:rsidRDefault="00E62888" w:rsidP="00E62888">
      <w:pPr>
        <w:pStyle w:val="2"/>
      </w:pPr>
      <w:bookmarkStart w:id="86" w:name="_Toc498607506"/>
      <w:r>
        <w:rPr>
          <w:rFonts w:hint="eastAsia"/>
        </w:rPr>
        <w:t>5</w:t>
      </w:r>
      <w:r>
        <w:t xml:space="preserve">.1 </w:t>
      </w:r>
      <w:r>
        <w:t>系统开发环境和开发工具介绍</w:t>
      </w:r>
      <w:bookmarkEnd w:id="86"/>
    </w:p>
    <w:p w14:paraId="060C54F9" w14:textId="3580F561"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05AC8A84" w:rsidR="00172198" w:rsidRDefault="00172198" w:rsidP="00172198">
            <w:pPr>
              <w:pStyle w:val="afc"/>
            </w:pPr>
            <w:r>
              <w:t>W</w:t>
            </w:r>
            <w:r>
              <w:rPr>
                <w:rFonts w:hint="eastAsia"/>
              </w:rPr>
              <w:t>indows</w:t>
            </w:r>
            <w:r>
              <w:t>10</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1DCB0617" w:rsidR="00172198" w:rsidRDefault="00172198" w:rsidP="00172198">
            <w:pPr>
              <w:pStyle w:val="afc"/>
              <w:rPr>
                <w:lang w:eastAsia="zh-CN"/>
              </w:rPr>
            </w:pPr>
            <w:r>
              <w:rPr>
                <w:rFonts w:hint="eastAsia"/>
                <w:lang w:eastAsia="zh-CN"/>
              </w:rPr>
              <w:t>MySQL</w:t>
            </w:r>
            <w:r w:rsidR="007643BB">
              <w:rPr>
                <w:lang w:eastAsia="zh-CN"/>
              </w:rPr>
              <w:t>5</w:t>
            </w:r>
            <w:r w:rsidR="007643BB">
              <w:rPr>
                <w:rFonts w:hint="eastAsia"/>
                <w:lang w:eastAsia="zh-CN"/>
              </w:rPr>
              <w:t>.5</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3FB05DF3"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5127F60" w:rsidR="007643BB" w:rsidRDefault="007643BB" w:rsidP="00172198">
            <w:pPr>
              <w:pStyle w:val="afc"/>
              <w:rPr>
                <w:lang w:eastAsia="zh-CN"/>
              </w:rPr>
            </w:pPr>
            <w:r>
              <w:rPr>
                <w:rFonts w:hint="eastAsia"/>
                <w:lang w:eastAsia="zh-CN"/>
              </w:rPr>
              <w:t>Spring</w:t>
            </w:r>
            <w:r>
              <w:rPr>
                <w:lang w:eastAsia="zh-CN"/>
              </w:rPr>
              <w:t xml:space="preserve"> Tool Suite</w:t>
            </w:r>
            <w:r>
              <w:rPr>
                <w:rFonts w:hint="eastAsia"/>
                <w:lang w:eastAsia="zh-CN"/>
              </w:rPr>
              <w:t>、</w:t>
            </w:r>
            <w:r>
              <w:rPr>
                <w:rFonts w:hint="eastAsia"/>
                <w:lang w:eastAsia="zh-CN"/>
              </w:rPr>
              <w:t>Maven</w:t>
            </w:r>
            <w:r>
              <w:rPr>
                <w:lang w:eastAsia="zh-CN"/>
              </w:rPr>
              <w:t>3.3.9</w:t>
            </w:r>
          </w:p>
        </w:tc>
      </w:tr>
      <w:tr w:rsidR="001D397F" w14:paraId="457F8EDA" w14:textId="77777777" w:rsidTr="0045087D">
        <w:tc>
          <w:tcPr>
            <w:tcW w:w="4148" w:type="dxa"/>
            <w:tcBorders>
              <w:top w:val="nil"/>
            </w:tcBorders>
          </w:tcPr>
          <w:p w14:paraId="4D7BC3D3" w14:textId="6B26DBE1" w:rsidR="001D397F" w:rsidRDefault="001D397F" w:rsidP="00172198">
            <w:pPr>
              <w:pStyle w:val="afc"/>
              <w:rPr>
                <w:lang w:eastAsia="zh-CN"/>
              </w:rPr>
            </w:pPr>
            <w:r>
              <w:rPr>
                <w:rFonts w:hint="eastAsia"/>
                <w:lang w:eastAsia="zh-CN"/>
              </w:rPr>
              <w:t>版本控制</w:t>
            </w:r>
          </w:p>
        </w:tc>
        <w:tc>
          <w:tcPr>
            <w:tcW w:w="4148" w:type="dxa"/>
            <w:tcBorders>
              <w:top w:val="nil"/>
            </w:tcBorders>
          </w:tcPr>
          <w:p w14:paraId="20144AA0" w14:textId="429C2141" w:rsidR="001D397F" w:rsidRDefault="001D397F" w:rsidP="00172198">
            <w:pPr>
              <w:pStyle w:val="afc"/>
              <w:rPr>
                <w:lang w:eastAsia="zh-CN"/>
              </w:rPr>
            </w:pPr>
            <w:r>
              <w:rPr>
                <w:rFonts w:hint="eastAsia"/>
                <w:lang w:eastAsia="zh-CN"/>
              </w:rPr>
              <w:t>Git</w:t>
            </w:r>
            <w:r>
              <w:rPr>
                <w:lang w:eastAsia="zh-CN"/>
              </w:rPr>
              <w:t>Hub</w:t>
            </w:r>
          </w:p>
        </w:tc>
      </w:tr>
    </w:tbl>
    <w:p w14:paraId="2B604F80" w14:textId="77777777" w:rsidR="00172198" w:rsidRPr="00962971" w:rsidRDefault="00172198" w:rsidP="00117864">
      <w:pPr>
        <w:ind w:firstLine="480"/>
      </w:pPr>
    </w:p>
    <w:p w14:paraId="483A0971" w14:textId="7F0E5E59" w:rsidR="00C152F5" w:rsidRDefault="00C152F5" w:rsidP="00C152F5">
      <w:pPr>
        <w:pStyle w:val="2"/>
      </w:pPr>
      <w:bookmarkStart w:id="87" w:name="_Toc498607507"/>
      <w:r>
        <w:rPr>
          <w:rFonts w:hint="eastAsia"/>
        </w:rPr>
        <w:lastRenderedPageBreak/>
        <w:t>5.</w:t>
      </w:r>
      <w:r w:rsidR="00E62888">
        <w:t>2</w:t>
      </w:r>
      <w:r>
        <w:rPr>
          <w:rFonts w:hint="eastAsia"/>
        </w:rPr>
        <w:t xml:space="preserve"> </w:t>
      </w:r>
      <w:r w:rsidR="00F3743C">
        <w:rPr>
          <w:rFonts w:hint="eastAsia"/>
        </w:rPr>
        <w:t>自动售货机云平台系统的</w:t>
      </w:r>
      <w:r w:rsidR="00E62888">
        <w:rPr>
          <w:rFonts w:hint="eastAsia"/>
          <w:lang w:eastAsia="zh-CN"/>
        </w:rPr>
        <w:t>主要</w:t>
      </w:r>
      <w:r w:rsidR="00E62888">
        <w:rPr>
          <w:rFonts w:hint="eastAsia"/>
        </w:rPr>
        <w:t>功能实现</w:t>
      </w:r>
      <w:bookmarkEnd w:id="87"/>
    </w:p>
    <w:p w14:paraId="246E7146" w14:textId="6D5DF601" w:rsidR="00EE63A9" w:rsidRDefault="00EE63A9" w:rsidP="00B64CE9">
      <w:pPr>
        <w:pStyle w:val="3"/>
      </w:pPr>
      <w:bookmarkStart w:id="88" w:name="_Toc498607508"/>
      <w:r>
        <w:rPr>
          <w:rFonts w:hint="eastAsia"/>
        </w:rPr>
        <w:t xml:space="preserve">5.1.1 </w:t>
      </w:r>
      <w:r>
        <w:rPr>
          <w:rFonts w:hint="eastAsia"/>
        </w:rPr>
        <w:t>云平台租用功能的实现</w:t>
      </w:r>
      <w:bookmarkEnd w:id="88"/>
    </w:p>
    <w:p w14:paraId="6E36426F" w14:textId="18DB2999" w:rsidR="0016215A" w:rsidRPr="0016215A" w:rsidRDefault="0016215A" w:rsidP="0016215A">
      <w:pPr>
        <w:pStyle w:val="3"/>
      </w:pPr>
      <w:bookmarkStart w:id="89" w:name="_Toc498607509"/>
      <w:r>
        <w:rPr>
          <w:rFonts w:hint="eastAsia"/>
        </w:rPr>
        <w:t xml:space="preserve">5.1.2 </w:t>
      </w:r>
      <w:r>
        <w:rPr>
          <w:rFonts w:hint="eastAsia"/>
        </w:rPr>
        <w:t>用户身份认证方案的实现</w:t>
      </w:r>
      <w:r w:rsidR="00F21089">
        <w:rPr>
          <w:rFonts w:hint="eastAsia"/>
          <w:lang w:eastAsia="zh-CN"/>
        </w:rPr>
        <w:t xml:space="preserve">    </w:t>
      </w:r>
      <w:r>
        <w:rPr>
          <w:rFonts w:hint="eastAsia"/>
        </w:rPr>
        <w:t>（</w:t>
      </w:r>
      <w:r w:rsidRPr="00B80AEA">
        <w:rPr>
          <w:rFonts w:hint="eastAsia"/>
        </w:rPr>
        <w:t>权限和密码验证带加密的那种）</w:t>
      </w:r>
      <w:bookmarkEnd w:id="89"/>
    </w:p>
    <w:p w14:paraId="274591ED" w14:textId="682147F3" w:rsidR="005E70C9" w:rsidRPr="005E70C9" w:rsidRDefault="005E70C9" w:rsidP="00B64CE9">
      <w:pPr>
        <w:pStyle w:val="3"/>
      </w:pPr>
      <w:bookmarkStart w:id="90" w:name="_Toc498607510"/>
      <w:r>
        <w:rPr>
          <w:rFonts w:hint="eastAsia"/>
        </w:rPr>
        <w:t xml:space="preserve">5.1.3 </w:t>
      </w:r>
      <w:r>
        <w:rPr>
          <w:rFonts w:hint="eastAsia"/>
        </w:rPr>
        <w:t>系统用户</w:t>
      </w:r>
      <w:r w:rsidR="00F667CA">
        <w:rPr>
          <w:rFonts w:hint="eastAsia"/>
        </w:rPr>
        <w:t>角色和用户权限</w:t>
      </w:r>
      <w:r>
        <w:rPr>
          <w:rFonts w:hint="eastAsia"/>
        </w:rPr>
        <w:t>的实现</w:t>
      </w:r>
      <w:bookmarkEnd w:id="90"/>
    </w:p>
    <w:p w14:paraId="03FD0D21" w14:textId="440A173A" w:rsidR="00D02722" w:rsidRDefault="00D02722" w:rsidP="00B64CE9">
      <w:pPr>
        <w:pStyle w:val="3"/>
      </w:pPr>
      <w:bookmarkStart w:id="91" w:name="_Toc498607511"/>
      <w:r>
        <w:rPr>
          <w:rFonts w:hint="eastAsia"/>
        </w:rPr>
        <w:t>5.1.</w:t>
      </w:r>
      <w:r w:rsidR="003E015D">
        <w:t>4</w:t>
      </w:r>
      <w:r w:rsidR="00B80AEA">
        <w:t xml:space="preserve"> </w:t>
      </w:r>
      <w:r w:rsidR="00404098">
        <w:rPr>
          <w:rFonts w:hint="eastAsia"/>
          <w:lang w:eastAsia="zh-CN"/>
        </w:rPr>
        <w:t>自动售货机</w:t>
      </w:r>
      <w:r w:rsidR="00FB582E">
        <w:rPr>
          <w:rFonts w:hint="eastAsia"/>
          <w:lang w:eastAsia="zh-CN"/>
        </w:rPr>
        <w:t>远程</w:t>
      </w:r>
      <w:r w:rsidR="00FB582E">
        <w:t>监控方案</w:t>
      </w:r>
      <w:r w:rsidR="00404098">
        <w:t>的实现</w:t>
      </w:r>
      <w:bookmarkEnd w:id="91"/>
    </w:p>
    <w:p w14:paraId="2A75704C" w14:textId="385A5D15" w:rsidR="007F5310" w:rsidRDefault="007F5310" w:rsidP="007F5310">
      <w:pPr>
        <w:pStyle w:val="3"/>
      </w:pPr>
      <w:bookmarkStart w:id="92" w:name="_Toc498607512"/>
      <w:r>
        <w:rPr>
          <w:rFonts w:hint="eastAsia"/>
        </w:rPr>
        <w:t xml:space="preserve">5.1.5 </w:t>
      </w:r>
      <w:r w:rsidR="00031FEE">
        <w:rPr>
          <w:rFonts w:hint="eastAsia"/>
        </w:rPr>
        <w:t>运营商</w:t>
      </w:r>
      <w:r>
        <w:rPr>
          <w:rFonts w:hint="eastAsia"/>
        </w:rPr>
        <w:t>商品管理模块的实现</w:t>
      </w:r>
      <w:bookmarkEnd w:id="92"/>
    </w:p>
    <w:p w14:paraId="51601DFE" w14:textId="4869A866" w:rsidR="00F06F4B" w:rsidRPr="005270D9" w:rsidDel="00B13E3F" w:rsidRDefault="00F06F4B" w:rsidP="002F4A54">
      <w:pPr>
        <w:ind w:firstLineChars="0" w:firstLine="0"/>
        <w:rPr>
          <w:del w:id="93" w:author="Miley Ren" w:date="2017-11-16T00:06:00Z"/>
        </w:rPr>
      </w:pPr>
    </w:p>
    <w:p w14:paraId="6D207F3F" w14:textId="06286ADA"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53">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w:t>
      </w:r>
      <w:r w:rsidR="00F06F4B" w:rsidRPr="00636514">
        <w:rPr>
          <w:rFonts w:hint="eastAsia"/>
        </w:rPr>
        <w:lastRenderedPageBreak/>
        <w:t>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94"/>
      <w:r w:rsidRPr="00636514">
        <w:rPr>
          <w:rFonts w:hint="eastAsia"/>
        </w:rPr>
        <w:t>后台实现的部分码如下：</w:t>
      </w:r>
      <w:commentRangeEnd w:id="94"/>
      <w:r w:rsidR="003B7DE7">
        <w:rPr>
          <w:rStyle w:val="aa"/>
          <w:lang w:val="x-none" w:eastAsia="x-none"/>
        </w:rPr>
        <w:commentReference w:id="94"/>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95" w:name="_Toc492673778"/>
      <w:bookmarkStart w:id="96" w:name="_Toc498607513"/>
      <w:r w:rsidRPr="00636514">
        <w:rPr>
          <w:rFonts w:hint="eastAsia"/>
          <w:lang w:eastAsia="zh-CN"/>
        </w:rPr>
        <w:t>5</w:t>
      </w:r>
      <w:r w:rsidRPr="00636514">
        <w:rPr>
          <w:rFonts w:hint="eastAsia"/>
        </w:rPr>
        <w:t>.</w:t>
      </w:r>
      <w:r w:rsidR="00051EE9">
        <w:rPr>
          <w:rFonts w:hint="eastAsia"/>
          <w:lang w:eastAsia="zh-CN"/>
        </w:rPr>
        <w:t>2</w:t>
      </w:r>
      <w:r w:rsidRPr="00636514">
        <w:t xml:space="preserve"> </w:t>
      </w:r>
      <w:r w:rsidRPr="00636514">
        <w:t>系统权限实现</w:t>
      </w:r>
      <w:bookmarkEnd w:id="95"/>
      <w:bookmarkEnd w:id="96"/>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97" w:name="_Toc498607514"/>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97"/>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w:t>
      </w:r>
      <w:r w:rsidRPr="00636514">
        <w:rPr>
          <w:rFonts w:hint="eastAsia"/>
        </w:rPr>
        <w:lastRenderedPageBreak/>
        <w:t>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54">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lastRenderedPageBreak/>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55">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98" w:name="_Toc492673780"/>
      <w:bookmarkStart w:id="99" w:name="_Toc498607515"/>
      <w:r w:rsidRPr="00636514">
        <w:rPr>
          <w:rFonts w:hint="eastAsia"/>
          <w:lang w:eastAsia="zh-CN"/>
        </w:rPr>
        <w:lastRenderedPageBreak/>
        <w:t>5</w:t>
      </w:r>
      <w:r w:rsidRPr="00636514">
        <w:t>.</w:t>
      </w:r>
      <w:r w:rsidR="004E3299">
        <w:rPr>
          <w:rFonts w:hint="eastAsia"/>
          <w:lang w:eastAsia="zh-CN"/>
        </w:rPr>
        <w:t>4</w:t>
      </w:r>
      <w:r w:rsidRPr="00636514">
        <w:t xml:space="preserve"> </w:t>
      </w:r>
      <w:r w:rsidRPr="00636514">
        <w:t>运营商模块实现</w:t>
      </w:r>
      <w:bookmarkEnd w:id="98"/>
      <w:bookmarkEnd w:id="99"/>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56">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lastRenderedPageBreak/>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57">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lastRenderedPageBreak/>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8">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w:t>
      </w:r>
      <w:r w:rsidRPr="00636514">
        <w:rPr>
          <w:rFonts w:hint="eastAsia"/>
        </w:rPr>
        <w:lastRenderedPageBreak/>
        <w:t>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9">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186E21E8" w14:textId="22D8A8CC" w:rsidR="00BB6911" w:rsidRDefault="00BB6911" w:rsidP="004B4B6E">
      <w:pPr>
        <w:pStyle w:val="2"/>
        <w:rPr>
          <w:lang w:eastAsia="zh-CN"/>
        </w:rPr>
      </w:pPr>
      <w:bookmarkStart w:id="100" w:name="_Toc498607516"/>
      <w:r>
        <w:rPr>
          <w:rFonts w:hint="eastAsia"/>
        </w:rPr>
        <w:t xml:space="preserve">5.3 </w:t>
      </w:r>
      <w:r>
        <w:rPr>
          <w:rFonts w:hint="eastAsia"/>
        </w:rPr>
        <w:t>自动售货机终端系统的实现</w:t>
      </w:r>
      <w:bookmarkEnd w:id="100"/>
    </w:p>
    <w:p w14:paraId="77B4789C" w14:textId="1AFB12BB" w:rsidR="004B4B6E" w:rsidRPr="00636514" w:rsidRDefault="004B4B6E" w:rsidP="004B4B6E">
      <w:pPr>
        <w:pStyle w:val="2"/>
      </w:pPr>
      <w:bookmarkStart w:id="101" w:name="_Toc498607517"/>
      <w:r>
        <w:rPr>
          <w:rFonts w:hint="eastAsia"/>
        </w:rPr>
        <w:t>5.</w:t>
      </w:r>
      <w:r w:rsidR="009936CB">
        <w:t>5</w:t>
      </w:r>
      <w:r>
        <w:rPr>
          <w:rFonts w:hint="eastAsia"/>
        </w:rPr>
        <w:t xml:space="preserve"> </w:t>
      </w:r>
      <w:r>
        <w:rPr>
          <w:rFonts w:hint="eastAsia"/>
        </w:rPr>
        <w:t>本章小结</w:t>
      </w:r>
      <w:bookmarkEnd w:id="101"/>
    </w:p>
    <w:p w14:paraId="74155C98" w14:textId="3CE0443A" w:rsidR="004D61CB" w:rsidRDefault="004D61CB" w:rsidP="008865DC">
      <w:pPr>
        <w:pStyle w:val="3"/>
      </w:pPr>
      <w:bookmarkStart w:id="102" w:name="_Toc498607518"/>
      <w:r>
        <w:t>数据包的封装</w:t>
      </w:r>
      <w:r>
        <w:rPr>
          <w:rFonts w:hint="eastAsia"/>
        </w:rPr>
        <w:t>、</w:t>
      </w:r>
      <w:r>
        <w:t>内部组成</w:t>
      </w:r>
      <w:r>
        <w:rPr>
          <w:rFonts w:hint="eastAsia"/>
        </w:rPr>
        <w:t xml:space="preserve">  </w:t>
      </w:r>
      <w:r>
        <w:rPr>
          <w:rFonts w:hint="eastAsia"/>
        </w:rPr>
        <w:t>参考夏伟的那篇论文</w:t>
      </w:r>
      <w:bookmarkEnd w:id="102"/>
    </w:p>
    <w:p w14:paraId="0076F996" w14:textId="77777777" w:rsidR="00F06F4B" w:rsidRPr="00636514" w:rsidRDefault="00F06F4B" w:rsidP="003C3349">
      <w:pPr>
        <w:pStyle w:val="2"/>
      </w:pPr>
      <w:bookmarkStart w:id="103" w:name="_Toc492673783"/>
      <w:bookmarkStart w:id="104" w:name="_Toc498607519"/>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103"/>
      <w:bookmarkEnd w:id="104"/>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54"/>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w:t>
      </w:r>
      <w:r w:rsidRPr="00636514">
        <w:rPr>
          <w:rFonts w:hint="eastAsia"/>
        </w:rPr>
        <w:lastRenderedPageBreak/>
        <w:t>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55"/>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105" w:name="_Toc492673784"/>
      <w:bookmarkStart w:id="106" w:name="_Toc498607520"/>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105"/>
      <w:bookmarkEnd w:id="106"/>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lastRenderedPageBreak/>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60">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07" w:name="_Toc492673785"/>
      <w:bookmarkStart w:id="108" w:name="_Toc498607521"/>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07"/>
      <w:bookmarkEnd w:id="108"/>
    </w:p>
    <w:p w14:paraId="043FEA4E" w14:textId="7F0C46C0" w:rsidR="00F06F4B" w:rsidRPr="00636514" w:rsidRDefault="00F06F4B" w:rsidP="00AD581F">
      <w:pPr>
        <w:pStyle w:val="afe"/>
        <w:numPr>
          <w:ilvl w:val="0"/>
          <w:numId w:val="22"/>
        </w:numPr>
        <w:ind w:firstLineChars="0"/>
      </w:pPr>
      <w:bookmarkStart w:id="109" w:name="_Toc492673786"/>
      <w:r w:rsidRPr="00636514">
        <w:rPr>
          <w:rFonts w:hint="eastAsia"/>
        </w:rPr>
        <w:t>购物流程的实现</w:t>
      </w:r>
      <w:bookmarkEnd w:id="109"/>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56"/>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61">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62"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63">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10" w:name="_Toc492673787"/>
      <w:r w:rsidRPr="00636514">
        <w:rPr>
          <w:rFonts w:hint="eastAsia"/>
        </w:rPr>
        <w:t>串口通信实现</w:t>
      </w:r>
      <w:bookmarkEnd w:id="110"/>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64">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11" w:name="_Toc492673788"/>
      <w:r w:rsidRPr="00636514">
        <w:rPr>
          <w:rFonts w:hint="eastAsia"/>
        </w:rPr>
        <w:t>移动支付功能实现</w:t>
      </w:r>
      <w:bookmarkEnd w:id="111"/>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65">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12" w:name="_Toc492673789"/>
      <w:r w:rsidRPr="00534659">
        <w:t>应用版本更新</w:t>
      </w:r>
      <w:bookmarkEnd w:id="112"/>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13" w:name="_Toc492673790"/>
      <w:bookmarkStart w:id="114" w:name="_Toc498607522"/>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commentRangeStart w:id="115"/>
      <w:r w:rsidR="004C4360" w:rsidRPr="00636514">
        <w:rPr>
          <w:rFonts w:hint="eastAsia"/>
        </w:rPr>
        <w:t>总结与展望</w:t>
      </w:r>
      <w:bookmarkEnd w:id="113"/>
      <w:commentRangeEnd w:id="115"/>
      <w:r w:rsidR="008A7BAD">
        <w:rPr>
          <w:rStyle w:val="aa"/>
          <w:rFonts w:eastAsiaTheme="minorEastAsia"/>
          <w:b w:val="0"/>
          <w:bCs w:val="0"/>
          <w:kern w:val="2"/>
        </w:rPr>
        <w:commentReference w:id="115"/>
      </w:r>
      <w:bookmarkEnd w:id="114"/>
    </w:p>
    <w:p w14:paraId="7C1DC207" w14:textId="0C4340D5" w:rsidR="008111E2" w:rsidRPr="00636514" w:rsidRDefault="00660703" w:rsidP="002F4A54">
      <w:pPr>
        <w:ind w:firstLine="480"/>
      </w:pPr>
      <w:r w:rsidRPr="00636514">
        <w:rPr>
          <w:rFonts w:hint="eastAsia"/>
        </w:rPr>
        <w:t>本文描述了</w:t>
      </w:r>
      <w:bookmarkStart w:id="116"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16"/>
    <w:p w14:paraId="6380E774" w14:textId="77777777" w:rsidR="009310F4" w:rsidRPr="00636514" w:rsidRDefault="0055124F" w:rsidP="00042A16">
      <w:pPr>
        <w:pStyle w:val="1"/>
        <w:ind w:leftChars="0" w:left="0"/>
      </w:pPr>
      <w:r w:rsidRPr="00636514">
        <w:br w:type="page"/>
      </w:r>
      <w:bookmarkStart w:id="117" w:name="_Toc492673791"/>
      <w:bookmarkStart w:id="118" w:name="_Toc498607523"/>
      <w:r w:rsidR="009310F4" w:rsidRPr="00636514">
        <w:lastRenderedPageBreak/>
        <w:t>致谢</w:t>
      </w:r>
      <w:bookmarkEnd w:id="117"/>
      <w:bookmarkEnd w:id="118"/>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19" w:name="_Toc498607524"/>
      <w:commentRangeStart w:id="120"/>
      <w:r>
        <w:lastRenderedPageBreak/>
        <w:t>参考文献</w:t>
      </w:r>
      <w:commentRangeEnd w:id="120"/>
      <w:r w:rsidR="00F33837">
        <w:rPr>
          <w:rStyle w:val="aa"/>
          <w:rFonts w:eastAsiaTheme="minorEastAsia"/>
          <w:b w:val="0"/>
          <w:bCs w:val="0"/>
          <w:kern w:val="2"/>
        </w:rPr>
        <w:commentReference w:id="120"/>
      </w:r>
      <w:bookmarkEnd w:id="119"/>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B80AEA" w:rsidRPr="00A64293" w:rsidRDefault="00B80AEA"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B80AEA" w:rsidRDefault="00B80AEA"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B80AEA" w:rsidRDefault="00B80AEA"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B80AEA" w:rsidRDefault="00B80AEA" w:rsidP="00177BF8">
      <w:pPr>
        <w:ind w:firstLineChars="183" w:firstLine="439"/>
      </w:pPr>
      <w:r>
        <w:rPr>
          <w:rFonts w:hint="eastAsia"/>
        </w:rPr>
        <w:t>（避免重复、遗漏）</w:t>
      </w:r>
    </w:p>
    <w:p w14:paraId="0314E254" w14:textId="533B583A" w:rsidR="00B80AEA" w:rsidRDefault="00B80AEA">
      <w:pPr>
        <w:pStyle w:val="ab"/>
        <w:ind w:firstLine="480"/>
      </w:pPr>
    </w:p>
  </w:comment>
  <w:comment w:id="4" w:author="Miley Ren" w:date="2017-11-12T15:06:00Z" w:initials="MR">
    <w:p w14:paraId="13D3F2D3" w14:textId="77777777" w:rsidR="00B80AEA" w:rsidRPr="006E1E83" w:rsidRDefault="00B80AEA"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B80AEA" w:rsidRDefault="00B80AEA" w:rsidP="005A1C12">
      <w:pPr>
        <w:ind w:firstLine="480"/>
      </w:pPr>
      <w:r w:rsidRPr="006E1E83">
        <w:rPr>
          <w:rFonts w:hint="eastAsia"/>
          <w:color w:val="FF0000"/>
        </w:rPr>
        <w:t>新旧售货机技术对比（后台）</w:t>
      </w:r>
    </w:p>
    <w:p w14:paraId="26AFB811" w14:textId="77777777" w:rsidR="00B80AEA" w:rsidRPr="00636514" w:rsidRDefault="00B80AEA" w:rsidP="005A1C12">
      <w:pPr>
        <w:pStyle w:val="2"/>
      </w:pPr>
      <w:bookmarkStart w:id="5" w:name="_Toc498259319"/>
      <w:r>
        <w:rPr>
          <w:lang w:eastAsia="zh-CN"/>
        </w:rPr>
        <w:t>新旧售货机硬件对比</w:t>
      </w:r>
      <w:r>
        <w:rPr>
          <w:rFonts w:hint="eastAsia"/>
          <w:lang w:eastAsia="zh-CN"/>
        </w:rPr>
        <w:t>（终端、网络拓扑图）</w:t>
      </w:r>
      <w:bookmarkEnd w:id="5"/>
    </w:p>
    <w:p w14:paraId="4B4602F3" w14:textId="57EC004A" w:rsidR="00B80AEA" w:rsidRDefault="00B80AEA">
      <w:pPr>
        <w:pStyle w:val="ab"/>
        <w:ind w:firstLine="480"/>
      </w:pPr>
    </w:p>
  </w:comment>
  <w:comment w:id="6" w:author="Miley Ren" w:date="2017-11-12T15:23:00Z" w:initials="MR">
    <w:p w14:paraId="52A3A764" w14:textId="7CDEC150" w:rsidR="00B80AEA" w:rsidRDefault="00B80AEA">
      <w:pPr>
        <w:pStyle w:val="ab"/>
        <w:ind w:firstLine="420"/>
        <w:rPr>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16" w:author="Miley Ren" w:date="2017-11-08T10:55:00Z" w:initials="MR">
    <w:p w14:paraId="0CC0B1B1" w14:textId="6B4A5D4F" w:rsidR="00B80AEA" w:rsidRDefault="00B80AEA">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33" w:author="Miley Ren" w:date="2017-11-08T15:03:00Z" w:initials="MR">
    <w:p w14:paraId="5BFB89A7" w14:textId="77777777" w:rsidR="00B80AEA" w:rsidRDefault="00B80AEA">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5BDCAC66" w14:textId="77777777" w:rsidR="00B80AEA" w:rsidRDefault="00B80AEA">
      <w:pPr>
        <w:pStyle w:val="ab"/>
        <w:ind w:firstLine="480"/>
        <w:rPr>
          <w:lang w:eastAsia="zh-CN"/>
        </w:rPr>
      </w:pPr>
    </w:p>
    <w:p w14:paraId="3BCEB200" w14:textId="77777777" w:rsidR="00B80AEA" w:rsidRDefault="00B80AEA">
      <w:pPr>
        <w:pStyle w:val="ab"/>
        <w:ind w:firstLine="480"/>
        <w:rPr>
          <w:lang w:eastAsia="zh-CN"/>
        </w:rPr>
      </w:pPr>
      <w:r>
        <w:rPr>
          <w:lang w:eastAsia="zh-CN"/>
        </w:rPr>
        <w:t>日本或欧美的自动售货机的信息化状态</w:t>
      </w:r>
      <w:r>
        <w:rPr>
          <w:rFonts w:hint="eastAsia"/>
          <w:lang w:eastAsia="zh-CN"/>
        </w:rPr>
        <w:t>，</w:t>
      </w:r>
    </w:p>
    <w:p w14:paraId="038F87E4" w14:textId="77777777" w:rsidR="00B80AEA" w:rsidRDefault="00B80AEA">
      <w:pPr>
        <w:pStyle w:val="ab"/>
        <w:ind w:firstLine="480"/>
        <w:rPr>
          <w:lang w:eastAsia="zh-CN"/>
        </w:rPr>
      </w:pPr>
      <w:r>
        <w:rPr>
          <w:lang w:eastAsia="zh-CN"/>
        </w:rPr>
        <w:t>有哪些新颖的东西</w:t>
      </w:r>
      <w:r>
        <w:rPr>
          <w:rFonts w:hint="eastAsia"/>
          <w:lang w:eastAsia="zh-CN"/>
        </w:rPr>
        <w:t>，有哪些信息化的适合解决中国的问题的东西</w:t>
      </w:r>
    </w:p>
    <w:p w14:paraId="345CD9CB" w14:textId="77777777" w:rsidR="00B80AEA" w:rsidRDefault="00B80AEA">
      <w:pPr>
        <w:pStyle w:val="ab"/>
        <w:ind w:firstLine="480"/>
        <w:rPr>
          <w:lang w:eastAsia="zh-CN"/>
        </w:rPr>
      </w:pPr>
      <w:r>
        <w:rPr>
          <w:lang w:eastAsia="zh-CN"/>
        </w:rPr>
        <w:t>有哪些可以借鉴的东西</w:t>
      </w:r>
    </w:p>
    <w:p w14:paraId="691C21C7" w14:textId="77777777" w:rsidR="00B80AEA" w:rsidRDefault="00B80AEA">
      <w:pPr>
        <w:pStyle w:val="ab"/>
        <w:ind w:firstLine="480"/>
        <w:rPr>
          <w:lang w:eastAsia="zh-CN"/>
        </w:rPr>
      </w:pPr>
    </w:p>
    <w:p w14:paraId="7748B1BF" w14:textId="77777777" w:rsidR="00B80AEA" w:rsidRDefault="00B80AEA">
      <w:pPr>
        <w:pStyle w:val="ab"/>
        <w:ind w:firstLine="480"/>
        <w:rPr>
          <w:lang w:eastAsia="zh-CN"/>
        </w:rPr>
      </w:pPr>
    </w:p>
    <w:p w14:paraId="3AD7E027" w14:textId="77777777" w:rsidR="00B80AEA" w:rsidRDefault="00B80AEA">
      <w:pPr>
        <w:pStyle w:val="ab"/>
        <w:ind w:firstLine="480"/>
        <w:rPr>
          <w:lang w:eastAsia="zh-CN"/>
        </w:rPr>
      </w:pPr>
      <w:r>
        <w:rPr>
          <w:lang w:eastAsia="zh-CN"/>
        </w:rPr>
        <w:t>物联网</w:t>
      </w:r>
    </w:p>
    <w:p w14:paraId="06BF0413" w14:textId="77777777" w:rsidR="00B80AEA" w:rsidRDefault="00B80AEA">
      <w:pPr>
        <w:pStyle w:val="ab"/>
        <w:ind w:firstLine="480"/>
        <w:rPr>
          <w:lang w:eastAsia="zh-CN"/>
        </w:rPr>
      </w:pPr>
      <w:r>
        <w:rPr>
          <w:lang w:eastAsia="zh-CN"/>
        </w:rPr>
        <w:t>中国大型厂商的合作</w:t>
      </w:r>
    </w:p>
    <w:p w14:paraId="690C0073" w14:textId="77777777" w:rsidR="00B80AEA" w:rsidRDefault="00B80AEA">
      <w:pPr>
        <w:pStyle w:val="ab"/>
        <w:ind w:firstLine="480"/>
        <w:rPr>
          <w:lang w:eastAsia="zh-CN"/>
        </w:rPr>
      </w:pPr>
    </w:p>
    <w:p w14:paraId="0C7A3AC9" w14:textId="77777777" w:rsidR="00B80AEA" w:rsidRDefault="00B80AEA">
      <w:pPr>
        <w:pStyle w:val="ab"/>
        <w:ind w:firstLine="480"/>
        <w:rPr>
          <w:lang w:eastAsia="zh-CN"/>
        </w:rPr>
      </w:pPr>
      <w:r>
        <w:rPr>
          <w:lang w:eastAsia="zh-CN"/>
        </w:rPr>
        <w:t>存在哪些问题</w:t>
      </w:r>
    </w:p>
    <w:p w14:paraId="482DDFED" w14:textId="77777777" w:rsidR="00B80AEA" w:rsidRDefault="00B80AEA">
      <w:pPr>
        <w:pStyle w:val="ab"/>
        <w:ind w:firstLine="480"/>
      </w:pPr>
      <w:r>
        <w:rPr>
          <w:lang w:eastAsia="zh-CN"/>
        </w:rPr>
        <w:t>从中提取难点和突破</w:t>
      </w:r>
    </w:p>
  </w:comment>
  <w:comment w:id="65" w:author="Miley Ren" w:date="2017-11-13T09:59:00Z" w:initials="MR">
    <w:p w14:paraId="1F5562C3" w14:textId="77777777" w:rsidR="00B80AEA" w:rsidRDefault="00B80AEA">
      <w:pPr>
        <w:pStyle w:val="ab"/>
        <w:ind w:firstLine="420"/>
        <w:rPr>
          <w:lang w:eastAsia="zh-CN"/>
        </w:rPr>
      </w:pPr>
      <w:r>
        <w:rPr>
          <w:rStyle w:val="aa"/>
        </w:rPr>
        <w:annotationRef/>
      </w:r>
      <w:r>
        <w:rPr>
          <w:rFonts w:hint="eastAsia"/>
          <w:lang w:eastAsia="zh-CN"/>
        </w:rPr>
        <w:t>SaaS</w:t>
      </w:r>
      <w:r>
        <w:rPr>
          <w:lang w:eastAsia="zh-CN"/>
        </w:rPr>
        <w:t>系统架构</w:t>
      </w:r>
      <w:r>
        <w:rPr>
          <w:rFonts w:hint="eastAsia"/>
          <w:lang w:eastAsia="zh-CN"/>
        </w:rPr>
        <w:t>、</w:t>
      </w:r>
    </w:p>
    <w:p w14:paraId="74271E70" w14:textId="77777777" w:rsidR="00B80AEA" w:rsidRDefault="00B80AEA">
      <w:pPr>
        <w:pStyle w:val="ab"/>
        <w:ind w:firstLine="480"/>
        <w:rPr>
          <w:lang w:eastAsia="zh-CN"/>
        </w:rPr>
      </w:pPr>
      <w:r>
        <w:t>网络架构</w:t>
      </w:r>
      <w:r>
        <w:rPr>
          <w:rFonts w:hint="eastAsia"/>
          <w:lang w:eastAsia="zh-CN"/>
        </w:rPr>
        <w:t>、逻辑架构、</w:t>
      </w:r>
    </w:p>
    <w:p w14:paraId="72639C83" w14:textId="77777777" w:rsidR="00B80AEA" w:rsidRDefault="00B80AEA">
      <w:pPr>
        <w:pStyle w:val="ab"/>
        <w:ind w:firstLine="480"/>
        <w:rPr>
          <w:lang w:eastAsia="zh-CN"/>
        </w:rPr>
      </w:pPr>
      <w:r>
        <w:t>技术架构</w:t>
      </w:r>
      <w:r>
        <w:rPr>
          <w:rFonts w:hint="eastAsia"/>
          <w:lang w:eastAsia="zh-CN"/>
        </w:rPr>
        <w:t>、</w:t>
      </w:r>
    </w:p>
    <w:p w14:paraId="573F6A8E" w14:textId="72784BEB" w:rsidR="00B80AEA" w:rsidRDefault="00B80AEA">
      <w:pPr>
        <w:pStyle w:val="ab"/>
        <w:ind w:firstLine="480"/>
        <w:rPr>
          <w:lang w:eastAsia="zh-CN"/>
        </w:rPr>
      </w:pPr>
      <w:r>
        <w:rPr>
          <w:rFonts w:hint="eastAsia"/>
          <w:lang w:eastAsia="zh-CN"/>
        </w:rPr>
        <w:t>软件架构、</w:t>
      </w:r>
    </w:p>
    <w:p w14:paraId="716D39B7" w14:textId="36E7B6FB" w:rsidR="00B80AEA" w:rsidRDefault="00B80AEA">
      <w:pPr>
        <w:pStyle w:val="ab"/>
        <w:ind w:firstLine="480"/>
      </w:pPr>
      <w:r>
        <w:rPr>
          <w:rFonts w:hint="eastAsia"/>
          <w:lang w:eastAsia="zh-CN"/>
        </w:rPr>
        <w:t>功能架构</w:t>
      </w:r>
    </w:p>
  </w:comment>
  <w:comment w:id="67" w:author="Miley Ren" w:date="2017-11-13T17:22:00Z" w:initials="MR">
    <w:p w14:paraId="497CEE3D" w14:textId="015DA7D5" w:rsidR="00B80AEA" w:rsidRDefault="00B80AEA">
      <w:pPr>
        <w:pStyle w:val="ab"/>
        <w:ind w:firstLine="420"/>
      </w:pPr>
      <w:r>
        <w:rPr>
          <w:rStyle w:val="aa"/>
        </w:rPr>
        <w:annotationRef/>
      </w:r>
      <w:r>
        <w:t>加上串口通信这一块的内容</w:t>
      </w:r>
    </w:p>
    <w:p w14:paraId="4AA958A3" w14:textId="6F5E1F96" w:rsidR="00B80AEA" w:rsidRDefault="00B80AEA">
      <w:pPr>
        <w:pStyle w:val="ab"/>
        <w:ind w:firstLine="480"/>
      </w:pPr>
      <w:r>
        <w:t>或者把串口通信放到实现那一章</w:t>
      </w:r>
    </w:p>
  </w:comment>
  <w:comment w:id="73" w:author="Miley Ren" w:date="2017-11-08T10:51:00Z" w:initials="MR">
    <w:p w14:paraId="4BDDAAA3" w14:textId="77777777" w:rsidR="00B80AEA" w:rsidRDefault="00B80AEA"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B80AEA" w:rsidRDefault="00B80AEA"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B80AEA" w:rsidRDefault="00B80AEA" w:rsidP="005229F2">
      <w:pPr>
        <w:ind w:firstLine="480"/>
      </w:pPr>
      <w:r>
        <w:rPr>
          <w:rFonts w:hint="eastAsia"/>
        </w:rPr>
        <w:t>因为是云平台，</w:t>
      </w:r>
      <w:r w:rsidRPr="00463990">
        <w:rPr>
          <w:rFonts w:hint="eastAsia"/>
          <w:color w:val="FF0000"/>
        </w:rPr>
        <w:t>要考虑安全问题</w:t>
      </w:r>
      <w:r>
        <w:rPr>
          <w:rFonts w:hint="eastAsia"/>
        </w:rPr>
        <w:t>，可参考宝山区第五章的图。对图有文字的描述和说明。</w:t>
      </w:r>
    </w:p>
    <w:p w14:paraId="7A318CD5" w14:textId="77777777" w:rsidR="00B80AEA" w:rsidRDefault="00B80AEA" w:rsidP="005229F2">
      <w:pPr>
        <w:ind w:firstLineChars="83" w:firstLine="199"/>
      </w:pPr>
      <w:r>
        <w:rPr>
          <w:rFonts w:hint="eastAsia"/>
        </w:rPr>
        <w:t>技术架构，将其具体化</w:t>
      </w:r>
    </w:p>
    <w:p w14:paraId="59F4B539" w14:textId="77777777" w:rsidR="00B80AEA" w:rsidRDefault="00B80AEA" w:rsidP="005229F2">
      <w:pPr>
        <w:ind w:firstLine="480"/>
      </w:pPr>
      <w:r>
        <w:rPr>
          <w:rFonts w:hint="eastAsia"/>
        </w:rPr>
        <w:t>）</w:t>
      </w:r>
    </w:p>
    <w:p w14:paraId="6360FDAF" w14:textId="1AF10722" w:rsidR="00B80AEA" w:rsidRPr="005229F2" w:rsidRDefault="00B80AEA">
      <w:pPr>
        <w:pStyle w:val="ab"/>
        <w:ind w:firstLine="480"/>
        <w:rPr>
          <w:lang w:val="en-US"/>
        </w:rPr>
      </w:pPr>
    </w:p>
  </w:comment>
  <w:comment w:id="84" w:author="Miley Ren" w:date="2017-11-08T10:52:00Z" w:initials="MR">
    <w:p w14:paraId="0F70DA5E" w14:textId="77777777" w:rsidR="00B80AEA" w:rsidRDefault="00B80AEA">
      <w:pPr>
        <w:pStyle w:val="ab"/>
        <w:ind w:firstLine="420"/>
        <w:rPr>
          <w:lang w:eastAsia="zh-CN"/>
        </w:rPr>
      </w:pPr>
      <w:r>
        <w:rPr>
          <w:rStyle w:val="aa"/>
        </w:rPr>
        <w:annotationRef/>
      </w:r>
    </w:p>
    <w:p w14:paraId="063A042B" w14:textId="7521F4A0" w:rsidR="00B80AEA" w:rsidRDefault="00B80AEA">
      <w:pPr>
        <w:pStyle w:val="ab"/>
        <w:ind w:firstLine="480"/>
        <w:rPr>
          <w:lang w:eastAsia="zh-CN"/>
        </w:rPr>
      </w:pPr>
      <w:r>
        <w:rPr>
          <w:lang w:eastAsia="zh-CN"/>
        </w:rPr>
        <w:t>添加</w:t>
      </w:r>
      <w:r>
        <w:rPr>
          <w:rFonts w:hint="eastAsia"/>
          <w:lang w:eastAsia="zh-CN"/>
        </w:rPr>
        <w:t>SaaS</w:t>
      </w:r>
      <w:r>
        <w:rPr>
          <w:rFonts w:hint="eastAsia"/>
          <w:lang w:eastAsia="zh-CN"/>
        </w:rPr>
        <w:t>的详细实现和云平台的详细实线</w:t>
      </w:r>
    </w:p>
    <w:p w14:paraId="2C1B46A5" w14:textId="777608BC" w:rsidR="00B80AEA" w:rsidRDefault="00B80AEA">
      <w:pPr>
        <w:pStyle w:val="ab"/>
        <w:ind w:firstLine="480"/>
        <w:rPr>
          <w:lang w:eastAsia="zh-CN"/>
        </w:rPr>
      </w:pPr>
      <w:r>
        <w:rPr>
          <w:lang w:eastAsia="zh-CN"/>
        </w:rPr>
        <w:t>加上监控模块的实现</w:t>
      </w:r>
    </w:p>
    <w:p w14:paraId="071D6577" w14:textId="77777777" w:rsidR="00B80AEA" w:rsidRDefault="00B80AEA">
      <w:pPr>
        <w:pStyle w:val="ab"/>
        <w:ind w:firstLine="480"/>
        <w:rPr>
          <w:lang w:eastAsia="zh-CN"/>
        </w:rPr>
      </w:pPr>
    </w:p>
    <w:p w14:paraId="6D243049" w14:textId="2D71F053" w:rsidR="00B80AEA" w:rsidRDefault="00B80AEA">
      <w:pPr>
        <w:pStyle w:val="ab"/>
        <w:ind w:firstLine="480"/>
        <w:rPr>
          <w:lang w:eastAsia="zh-CN"/>
        </w:rPr>
      </w:pPr>
      <w:r w:rsidRPr="00EC575E">
        <w:rPr>
          <w:rFonts w:hint="eastAsia"/>
          <w:color w:val="FF0000"/>
          <w:lang w:eastAsia="zh-CN"/>
        </w:rPr>
        <w:t>加几个类图，</w:t>
      </w:r>
      <w:r>
        <w:rPr>
          <w:rFonts w:hint="eastAsia"/>
          <w:lang w:eastAsia="zh-CN"/>
        </w:rPr>
        <w:t>贴两段代码</w:t>
      </w:r>
    </w:p>
    <w:p w14:paraId="205D6299" w14:textId="77777777" w:rsidR="00B80AEA" w:rsidRDefault="00B80AEA">
      <w:pPr>
        <w:pStyle w:val="ab"/>
        <w:ind w:firstLine="480"/>
        <w:rPr>
          <w:lang w:eastAsia="zh-CN"/>
        </w:rPr>
      </w:pPr>
    </w:p>
    <w:p w14:paraId="2BAB5927" w14:textId="3F2C4D85" w:rsidR="00B80AEA" w:rsidRDefault="00B80AEA">
      <w:pPr>
        <w:pStyle w:val="ab"/>
        <w:ind w:firstLine="480"/>
      </w:pPr>
      <w:r>
        <w:rPr>
          <w:rFonts w:hint="eastAsia"/>
          <w:lang w:eastAsia="zh-CN"/>
        </w:rPr>
        <w:t>贴一些截图</w:t>
      </w:r>
    </w:p>
  </w:comment>
  <w:comment w:id="85" w:author="Miley Ren" w:date="2017-11-16T14:04:00Z" w:initials="MR">
    <w:p w14:paraId="01AC1311" w14:textId="77777777" w:rsidR="00774FC7" w:rsidRDefault="00774FC7" w:rsidP="00774FC7">
      <w:pPr>
        <w:pStyle w:val="ab"/>
        <w:ind w:firstLine="420"/>
        <w:rPr>
          <w:lang w:eastAsia="zh-CN"/>
        </w:rPr>
      </w:pPr>
      <w:r>
        <w:rPr>
          <w:rStyle w:val="aa"/>
        </w:rPr>
        <w:annotationRef/>
      </w:r>
      <w:r>
        <w:rPr>
          <w:rFonts w:hint="eastAsia"/>
          <w:lang w:eastAsia="zh-CN"/>
        </w:rPr>
        <w:t>缺乏对硬件构成和互联方式等做交代，在此基础上进行售货机终端的描述</w:t>
      </w:r>
    </w:p>
    <w:p w14:paraId="41642CF2" w14:textId="77777777" w:rsidR="00774FC7" w:rsidRDefault="00774FC7" w:rsidP="00774FC7">
      <w:pPr>
        <w:pStyle w:val="ab"/>
        <w:ind w:firstLine="480"/>
        <w:rPr>
          <w:lang w:eastAsia="zh-CN"/>
        </w:rPr>
      </w:pPr>
      <w:r w:rsidRPr="008E0546">
        <w:rPr>
          <w:color w:val="FF0000"/>
          <w:lang w:eastAsia="zh-CN"/>
        </w:rPr>
        <w:t>改造方式</w:t>
      </w:r>
      <w:r>
        <w:rPr>
          <w:rFonts w:hint="eastAsia"/>
          <w:lang w:eastAsia="zh-CN"/>
        </w:rPr>
        <w:t>、</w:t>
      </w:r>
      <w:r>
        <w:rPr>
          <w:lang w:eastAsia="zh-CN"/>
        </w:rPr>
        <w:t>硬件结构图</w:t>
      </w:r>
      <w:r>
        <w:rPr>
          <w:rFonts w:hint="eastAsia"/>
          <w:lang w:eastAsia="zh-CN"/>
        </w:rPr>
        <w:t>（</w:t>
      </w:r>
      <w:r>
        <w:rPr>
          <w:rFonts w:hint="eastAsia"/>
          <w:lang w:eastAsia="zh-CN"/>
        </w:rPr>
        <w:t>Android</w:t>
      </w:r>
      <w:r>
        <w:rPr>
          <w:rFonts w:hint="eastAsia"/>
          <w:lang w:eastAsia="zh-CN"/>
        </w:rPr>
        <w:t>设备怎么外接的，按钮是否保存了）</w:t>
      </w:r>
    </w:p>
    <w:p w14:paraId="3B1D1B7B" w14:textId="77777777" w:rsidR="00774FC7" w:rsidRDefault="00774FC7" w:rsidP="00774FC7">
      <w:pPr>
        <w:pStyle w:val="ab"/>
        <w:ind w:firstLine="480"/>
        <w:rPr>
          <w:lang w:eastAsia="zh-CN"/>
        </w:rPr>
      </w:pPr>
    </w:p>
    <w:p w14:paraId="1E63BE13" w14:textId="66B406D0" w:rsidR="00774FC7" w:rsidRDefault="00774FC7" w:rsidP="00774FC7">
      <w:pPr>
        <w:pStyle w:val="ab"/>
        <w:ind w:firstLine="480"/>
      </w:pPr>
      <w:r>
        <w:rPr>
          <w:lang w:eastAsia="zh-CN"/>
        </w:rPr>
        <w:t>通信接口的实现</w:t>
      </w:r>
    </w:p>
  </w:comment>
  <w:comment w:id="94" w:author="Miley Ren" w:date="2017-11-08T15:06:00Z" w:initials="MR">
    <w:p w14:paraId="6B3C735C" w14:textId="5EA518EF" w:rsidR="00B80AEA" w:rsidRDefault="00B80AEA">
      <w:pPr>
        <w:pStyle w:val="ab"/>
        <w:ind w:firstLine="420"/>
      </w:pPr>
      <w:r>
        <w:rPr>
          <w:rStyle w:val="aa"/>
        </w:rPr>
        <w:annotationRef/>
      </w:r>
      <w:r>
        <w:rPr>
          <w:rFonts w:hint="eastAsia"/>
          <w:lang w:eastAsia="zh-CN"/>
        </w:rPr>
        <w:t>这段代码可以删除</w:t>
      </w:r>
    </w:p>
  </w:comment>
  <w:comment w:id="115" w:author="Miley Ren" w:date="2017-11-12T08:30:00Z" w:initials="MR">
    <w:p w14:paraId="3CF0E107" w14:textId="405855CA" w:rsidR="00B80AEA" w:rsidRDefault="00B80AEA">
      <w:pPr>
        <w:pStyle w:val="ab"/>
        <w:ind w:firstLine="420"/>
      </w:pPr>
      <w:r>
        <w:rPr>
          <w:rStyle w:val="aa"/>
        </w:rPr>
        <w:annotationRef/>
      </w:r>
      <w:r>
        <w:t>总结和展望好好写</w:t>
      </w:r>
    </w:p>
  </w:comment>
  <w:comment w:id="120" w:author="Miley Ren" w:date="2017-11-11T23:31:00Z" w:initials="MR">
    <w:p w14:paraId="34477B32" w14:textId="02673968" w:rsidR="00B80AEA" w:rsidRDefault="00B80AEA">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482DDFED" w15:done="0"/>
  <w15:commentEx w15:paraId="716D39B7" w15:done="0"/>
  <w15:commentEx w15:paraId="4AA958A3" w15:done="0"/>
  <w15:commentEx w15:paraId="6360FDAF" w15:done="0"/>
  <w15:commentEx w15:paraId="2BAB5927" w15:done="0"/>
  <w15:commentEx w15:paraId="1E63BE13" w15:done="0"/>
  <w15:commentEx w15:paraId="6B3C735C"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F11B6" w14:textId="77777777" w:rsidR="001F5190" w:rsidRPr="005B5109" w:rsidRDefault="001F5190" w:rsidP="005B5109">
      <w:pPr>
        <w:pStyle w:val="a6"/>
        <w:ind w:firstLineChars="0" w:firstLine="0"/>
      </w:pPr>
    </w:p>
  </w:endnote>
  <w:endnote w:type="continuationSeparator" w:id="0">
    <w:p w14:paraId="38E43338" w14:textId="77777777" w:rsidR="001F5190" w:rsidRPr="005651D7" w:rsidRDefault="001F5190" w:rsidP="005651D7">
      <w:pPr>
        <w:pStyle w:val="a6"/>
        <w:ind w:firstLineChars="0" w:firstLine="0"/>
      </w:pPr>
    </w:p>
  </w:endnote>
  <w:endnote w:type="continuationNotice" w:id="1">
    <w:p w14:paraId="47DE6FC2" w14:textId="77777777" w:rsidR="001F5190" w:rsidRPr="00632ABF" w:rsidRDefault="001F5190" w:rsidP="005651D7">
      <w:pPr>
        <w:pStyle w:val="a6"/>
        <w:ind w:firstLineChars="0" w:firstLine="0"/>
      </w:pPr>
    </w:p>
  </w:endnote>
  <w:endnote w:id="2">
    <w:p w14:paraId="22BD2F37" w14:textId="2DA08848"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6388C64" w14:textId="249E71B3" w:rsidR="00B80AEA" w:rsidRPr="00C178D5" w:rsidRDefault="00B80AEA"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B80AEA" w:rsidRPr="00DD45F9" w:rsidRDefault="00B80AEA"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B80AEA" w:rsidRPr="004B1D41" w:rsidRDefault="00B80AEA"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B80AEA" w:rsidRPr="00787D88" w:rsidRDefault="00B80AEA"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B80AEA" w:rsidRPr="00932E5A" w:rsidRDefault="00B80AEA"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B80AEA" w:rsidRPr="00787D88" w:rsidRDefault="00B80AEA"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B80AEA" w:rsidRPr="00932E5A" w:rsidRDefault="00B80AEA"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B80AEA" w:rsidRPr="000D3146" w:rsidRDefault="00B80AEA" w:rsidP="00932E5A">
      <w:pPr>
        <w:spacing w:line="276" w:lineRule="auto"/>
        <w:ind w:firstLineChars="0" w:firstLine="0"/>
        <w:rPr>
          <w:rFonts w:asciiTheme="minorEastAsia" w:hAnsiTheme="minorEastAsia"/>
          <w:szCs w:val="24"/>
          <w:rPrChange w:id="34" w:author="Miley Ren" w:date="2017-11-16T16:16:00Z">
            <w:rPr>
              <w:lang w:val="x-none"/>
            </w:rPr>
          </w:rPrChang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77777777" w:rsidR="00044234" w:rsidRPr="006B1015" w:rsidRDefault="00044234"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2">
    <w:p w14:paraId="78BA181B" w14:textId="662E8B14" w:rsidR="00F23500" w:rsidRPr="00376B07" w:rsidRDefault="00521601" w:rsidP="00B647B7">
      <w:pPr>
        <w:spacing w:line="276" w:lineRule="auto"/>
        <w:ind w:firstLineChars="0" w:firstLine="0"/>
        <w:rPr>
          <w:rFonts w:asciiTheme="minorEastAsia" w:hAnsiTheme="minorEastAsia"/>
          <w:szCs w:val="24"/>
        </w:rPr>
      </w:pPr>
      <w:r>
        <w:rPr>
          <w:rFonts w:asciiTheme="minorEastAsia" w:hAnsiTheme="minorEastAsia"/>
          <w:szCs w:val="24"/>
        </w:rPr>
        <w:t>[</w:t>
      </w:r>
      <w:r w:rsidR="00F23500" w:rsidRPr="00376B07">
        <w:rPr>
          <w:rFonts w:asciiTheme="minorEastAsia" w:hAnsiTheme="minorEastAsia"/>
          <w:szCs w:val="24"/>
        </w:rPr>
        <w:endnoteRef/>
      </w:r>
      <w:r>
        <w:rPr>
          <w:rFonts w:asciiTheme="minorEastAsia" w:hAnsiTheme="minorEastAsia"/>
          <w:szCs w:val="24"/>
        </w:rPr>
        <w:t>]</w:t>
      </w:r>
      <w:r w:rsidR="00F23500" w:rsidRPr="00376B07">
        <w:rPr>
          <w:rFonts w:asciiTheme="minorEastAsia" w:hAnsiTheme="minorEastAsia"/>
          <w:szCs w:val="24"/>
        </w:rPr>
        <w:t xml:space="preserve"> 朱先妮</w:t>
      </w:r>
      <w:r w:rsidR="000646A6">
        <w:rPr>
          <w:rFonts w:asciiTheme="minorEastAsia" w:hAnsiTheme="minorEastAsia" w:hint="eastAsia"/>
          <w:szCs w:val="24"/>
        </w:rPr>
        <w:t>.</w:t>
      </w:r>
      <w:r w:rsidR="00F23500" w:rsidRPr="00376B07">
        <w:rPr>
          <w:rFonts w:asciiTheme="minorEastAsia" w:hAnsiTheme="minorEastAsia" w:hint="eastAsia"/>
          <w:szCs w:val="24"/>
        </w:rPr>
        <w:t>友宝在线：小售货机里的大乾坤</w:t>
      </w:r>
      <w:r w:rsidR="000646A6">
        <w:rPr>
          <w:rFonts w:asciiTheme="minorEastAsia" w:hAnsiTheme="minorEastAsia" w:hint="eastAsia"/>
          <w:szCs w:val="24"/>
        </w:rPr>
        <w:t>[</w:t>
      </w:r>
      <w:r w:rsidR="000646A6">
        <w:rPr>
          <w:rFonts w:asciiTheme="minorEastAsia" w:hAnsiTheme="minorEastAsia"/>
          <w:szCs w:val="24"/>
        </w:rPr>
        <w:t>N</w:t>
      </w:r>
      <w:r w:rsidR="000646A6">
        <w:rPr>
          <w:rFonts w:asciiTheme="minorEastAsia" w:hAnsiTheme="minorEastAsia" w:hint="eastAsia"/>
          <w:szCs w:val="24"/>
        </w:rPr>
        <w:t>].</w:t>
      </w:r>
      <w:r w:rsidR="00F23500" w:rsidRPr="00376B07">
        <w:rPr>
          <w:rFonts w:asciiTheme="minorEastAsia" w:hAnsiTheme="minorEastAsia" w:hint="eastAsia"/>
          <w:szCs w:val="24"/>
        </w:rPr>
        <w:t>上海证券报，2016-</w:t>
      </w:r>
      <w:r w:rsidR="00F23500" w:rsidRPr="00376B07">
        <w:rPr>
          <w:rFonts w:asciiTheme="minorEastAsia" w:hAnsiTheme="minorEastAsia"/>
          <w:szCs w:val="24"/>
        </w:rPr>
        <w:t>09</w:t>
      </w:r>
      <w:r w:rsidR="00F23500" w:rsidRPr="00376B07">
        <w:rPr>
          <w:rFonts w:asciiTheme="minorEastAsia" w:hAnsiTheme="minorEastAsia" w:hint="eastAsia"/>
          <w:szCs w:val="24"/>
        </w:rPr>
        <w:t>-</w:t>
      </w:r>
      <w:r w:rsidR="00F23500" w:rsidRPr="00376B07">
        <w:rPr>
          <w:rFonts w:asciiTheme="minorEastAsia" w:hAnsiTheme="minorEastAsia"/>
          <w:szCs w:val="24"/>
        </w:rPr>
        <w:t>20</w:t>
      </w:r>
      <w:r w:rsidR="00B647B7">
        <w:rPr>
          <w:rFonts w:asciiTheme="minorEastAsia" w:hAnsiTheme="minorEastAsia"/>
          <w:szCs w:val="24"/>
        </w:rPr>
        <w:t>(007)</w:t>
      </w:r>
      <w:r w:rsidR="000646A6">
        <w:rPr>
          <w:rFonts w:asciiTheme="minorEastAsia" w:hAnsiTheme="minorEastAsia"/>
          <w:szCs w:val="24"/>
        </w:rPr>
        <w:t>.</w:t>
      </w:r>
    </w:p>
  </w:endnote>
  <w:endnote w:id="13">
    <w:p w14:paraId="2A0E3678" w14:textId="2D459B89" w:rsidR="00B80AEA" w:rsidRPr="00376B07" w:rsidRDefault="00B80AEA"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Wu L, Garg S K, Buyya R. SLA-Based Resource Allocation for Software as a Service Provider (SaaS) in Cloud Computing Environments[C]// Ieee/acm International Symposium on Cluster, Cloud and Grid Computing. IEEE Computer Society, 2011:195-204.</w:t>
      </w:r>
    </w:p>
  </w:endnote>
  <w:endnote w:id="14">
    <w:p w14:paraId="5D8FFB81" w14:textId="2E20C2A3" w:rsidR="00B80AEA" w:rsidRPr="00376B07" w:rsidRDefault="00B80AEA"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软件:电子版, 2013(5):115-116.</w:t>
      </w:r>
    </w:p>
  </w:endnote>
  <w:endnote w:id="15">
    <w:p w14:paraId="2E4CCAFC" w14:textId="77777777" w:rsidR="007F7B3B" w:rsidRPr="00B70C8B" w:rsidRDefault="007F7B3B"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6">
    <w:p w14:paraId="0FAA810C" w14:textId="7D833711"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7">
    <w:p w14:paraId="5BCE140F" w14:textId="466B3412"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8">
    <w:p w14:paraId="77813B34" w14:textId="7FC072A3"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9">
    <w:p w14:paraId="6E42C53E" w14:textId="77CC4A02"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20">
    <w:p w14:paraId="1D4D37C5" w14:textId="485E7FE7" w:rsidR="00B80AEA" w:rsidRPr="003A5F94" w:rsidRDefault="00B80AEA"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Cusumano M. Cloud computing and SaaS as new computing platforms[M]. ACM, 2010.</w:t>
      </w:r>
    </w:p>
  </w:endnote>
  <w:endnote w:id="21">
    <w:p w14:paraId="3D2336A2" w14:textId="7C4E8F9E" w:rsidR="00B80AEA" w:rsidRPr="003B7152" w:rsidRDefault="00B80AEA"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Chong , Gianpaolo Carraro .Architecture Strategies for</w:t>
      </w:r>
      <w:r w:rsidRPr="003B7152">
        <w:rPr>
          <w:rFonts w:asciiTheme="minorEastAsia" w:hAnsiTheme="minorEastAsia"/>
          <w:szCs w:val="24"/>
        </w:rPr>
        <w:br/>
        <w:t>Catching the Long Tai [ EB/OL ] .http :// msdn2 .microsoft .</w:t>
      </w:r>
      <w:r w:rsidRPr="003B7152">
        <w:rPr>
          <w:rFonts w:asciiTheme="minorEastAsia" w:hAnsiTheme="minorEastAsia"/>
          <w:szCs w:val="24"/>
        </w:rPr>
        <w:br/>
        <w:t>com/ en -us/ library/ Aa479069 .aspx , 2006 -12 -10 .</w:t>
      </w:r>
    </w:p>
  </w:endnote>
  <w:endnote w:id="22">
    <w:p w14:paraId="49837AD0" w14:textId="3C9EE9C4" w:rsidR="00B80AEA" w:rsidRPr="00527EC9" w:rsidRDefault="00B80AEA"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3">
    <w:p w14:paraId="3076AFC1" w14:textId="31077649" w:rsidR="00B80AEA" w:rsidRPr="003A5F94" w:rsidRDefault="00B80AEA" w:rsidP="003A5F94">
      <w:pPr>
        <w:spacing w:line="276" w:lineRule="auto"/>
        <w:ind w:firstLineChars="0" w:firstLine="0"/>
        <w:rPr>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4">
    <w:p w14:paraId="5B6DD714" w14:textId="18FFE2F7"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5">
    <w:p w14:paraId="3FC90C2A" w14:textId="77777777" w:rsidR="00B80AEA" w:rsidRPr="004B1D41" w:rsidRDefault="00B80AEA"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6">
    <w:p w14:paraId="08AB0EB0" w14:textId="04ACE07E"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7">
    <w:p w14:paraId="275CD4AF" w14:textId="63B258D8"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8">
    <w:p w14:paraId="57FCC6A8" w14:textId="02EF06D2"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9">
    <w:p w14:paraId="0E544189" w14:textId="77777777" w:rsidR="00B80AEA" w:rsidRPr="004B1D41" w:rsidRDefault="00B80AEA"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30">
    <w:p w14:paraId="72EDE0EC" w14:textId="77777777" w:rsidR="00B80AEA" w:rsidRPr="004B1D41" w:rsidRDefault="00B80AEA"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31">
    <w:p w14:paraId="596823CC" w14:textId="5E6A6D27"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2">
    <w:p w14:paraId="2198DB97" w14:textId="0E6276A4"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3">
    <w:p w14:paraId="0DA7BAAF" w14:textId="77777777" w:rsidR="00B80AEA" w:rsidRPr="004B1D41" w:rsidRDefault="00B80AEA"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4">
    <w:p w14:paraId="1A4C45C4" w14:textId="0B89CDCE"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5">
    <w:p w14:paraId="0868FE65" w14:textId="77777777" w:rsidR="00B80AEA" w:rsidRPr="004B1D41" w:rsidRDefault="00B80AEA"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6">
    <w:p w14:paraId="74F3C627" w14:textId="77777777" w:rsidR="00B80AEA" w:rsidRPr="004B1D41" w:rsidRDefault="00B80AEA"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7">
    <w:p w14:paraId="576AE019" w14:textId="668D9118"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8">
    <w:p w14:paraId="1CFDD1DE" w14:textId="77777777" w:rsidR="00B80AEA" w:rsidRPr="003E0132" w:rsidRDefault="00B80AEA" w:rsidP="003114D6">
      <w:pPr>
        <w:spacing w:line="276" w:lineRule="auto"/>
        <w:ind w:firstLineChars="0" w:firstLine="0"/>
        <w:rPr>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39">
    <w:p w14:paraId="5068E07A" w14:textId="77777777" w:rsidR="00B80AEA" w:rsidRPr="007F34E7" w:rsidRDefault="00B80AEA" w:rsidP="003114D6">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40">
    <w:p w14:paraId="732FC3F3" w14:textId="77777777" w:rsidR="00B80AEA" w:rsidRPr="00A22381" w:rsidRDefault="00B80AEA" w:rsidP="00EA2065">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41">
    <w:p w14:paraId="0A7D33B2" w14:textId="77777777" w:rsidR="00B80AEA" w:rsidRPr="00DF52A8" w:rsidRDefault="00B80AEA" w:rsidP="00EA2065">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2">
    <w:p w14:paraId="0034F53B" w14:textId="77777777" w:rsidR="00B80AEA" w:rsidRPr="006B1015" w:rsidRDefault="00B80AEA" w:rsidP="00EA2065">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3">
    <w:p w14:paraId="18595F19" w14:textId="440A4F03" w:rsidR="002A536B" w:rsidRPr="002A536B" w:rsidRDefault="002A536B"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44">
    <w:p w14:paraId="126B2D75" w14:textId="70A403C6" w:rsidR="00B80AEA" w:rsidRPr="008A6523" w:rsidRDefault="00B80AEA"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]马艳丽, 杨奎河. 基于SSH框架的自动售货机远程监控管理系统的设计与实现[J]. 数字通信世界, 2017(8).</w:t>
      </w:r>
    </w:p>
  </w:endnote>
  <w:endnote w:id="45">
    <w:p w14:paraId="6ABA5F15" w14:textId="77777777" w:rsidR="00B80AEA" w:rsidRPr="008B1875" w:rsidRDefault="00B80AEA" w:rsidP="00D149C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6">
    <w:p w14:paraId="24064D6D" w14:textId="4ABF8B34" w:rsidR="00B80AEA" w:rsidRPr="008B1875" w:rsidRDefault="00B80AEA"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7">
    <w:p w14:paraId="69EE346D" w14:textId="77777777" w:rsidR="00B80AEA" w:rsidRPr="004B1D41" w:rsidRDefault="00B80AEA"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8">
    <w:p w14:paraId="723588C2" w14:textId="554534CC" w:rsidR="00B80AEA" w:rsidRPr="00587B0C" w:rsidRDefault="00B80AEA" w:rsidP="00587B0C">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9">
    <w:p w14:paraId="2F0946EB" w14:textId="1611BAC2" w:rsidR="00B80AEA" w:rsidRPr="0037556C" w:rsidRDefault="00B80AEA" w:rsidP="0037556C">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50">
    <w:p w14:paraId="6238149B" w14:textId="46E4A1A7" w:rsidR="00B80AEA" w:rsidRPr="00D339B5" w:rsidRDefault="00B80AEA" w:rsidP="00D339B5">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51">
    <w:p w14:paraId="0DB62AF8" w14:textId="77777777" w:rsidR="00B80AEA" w:rsidRPr="004B1D41" w:rsidRDefault="00B80AEA" w:rsidP="00F30E9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52">
    <w:p w14:paraId="48A048D5" w14:textId="7FC21147" w:rsidR="00B80AEA" w:rsidRPr="00AA7410" w:rsidRDefault="00B80AEA" w:rsidP="00AA7410">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3">
    <w:p w14:paraId="622D06FA" w14:textId="77777777" w:rsidR="00B80AEA" w:rsidRPr="004B1D41" w:rsidRDefault="00B80AEA" w:rsidP="008B1BFE">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54">
    <w:p w14:paraId="1D1D8D09" w14:textId="1A512A54"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55">
    <w:p w14:paraId="6F8F3E4C" w14:textId="2553C850"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56">
    <w:p w14:paraId="47C97A54" w14:textId="67EC7710" w:rsidR="00B80AEA" w:rsidRPr="004B1D41" w:rsidRDefault="00B80AE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B80AEA" w:rsidRDefault="00B80AEA">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B80AEA" w:rsidRDefault="00B80AEA">
    <w:pPr>
      <w:pStyle w:val="a6"/>
      <w:ind w:firstLine="360"/>
      <w:jc w:val="center"/>
    </w:pPr>
  </w:p>
  <w:p w14:paraId="171701BB" w14:textId="77777777" w:rsidR="00B80AEA" w:rsidRDefault="00B80AEA">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B80AEA" w:rsidRDefault="00B80AEA">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B80AEA" w:rsidRDefault="00B80AEA">
    <w:pPr>
      <w:pStyle w:val="a6"/>
      <w:ind w:firstLine="360"/>
      <w:jc w:val="center"/>
    </w:pPr>
  </w:p>
  <w:p w14:paraId="323A3F9D" w14:textId="77777777" w:rsidR="00B80AEA" w:rsidRDefault="00B80AEA">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B80AEA" w:rsidRDefault="00B80AEA" w:rsidP="00F54CD9">
    <w:pPr>
      <w:pStyle w:val="a6"/>
      <w:ind w:firstLine="360"/>
    </w:pPr>
  </w:p>
  <w:p w14:paraId="60063D9F" w14:textId="77777777" w:rsidR="00B80AEA" w:rsidRDefault="00B80AEA">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B80AEA" w:rsidRDefault="00B80AEA">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2896966"/>
      <w:docPartObj>
        <w:docPartGallery w:val="Page Numbers (Bottom of Page)"/>
        <w:docPartUnique/>
      </w:docPartObj>
    </w:sdtPr>
    <w:sdtEndPr/>
    <w:sdtContent>
      <w:p w14:paraId="3DE18ABF" w14:textId="31F6BC04" w:rsidR="00B80AEA" w:rsidRDefault="00B80AEA">
        <w:pPr>
          <w:pStyle w:val="a6"/>
          <w:ind w:firstLine="360"/>
          <w:jc w:val="center"/>
        </w:pPr>
        <w:r>
          <w:fldChar w:fldCharType="begin"/>
        </w:r>
        <w:r>
          <w:instrText>PAGE   \* MERGEFORMAT</w:instrText>
        </w:r>
        <w:r>
          <w:fldChar w:fldCharType="separate"/>
        </w:r>
        <w:r w:rsidR="00D842AD" w:rsidRPr="00D842AD">
          <w:rPr>
            <w:noProof/>
            <w:lang w:val="zh-CN" w:eastAsia="zh-CN"/>
          </w:rPr>
          <w:t>4</w:t>
        </w:r>
        <w:r>
          <w:fldChar w:fldCharType="end"/>
        </w:r>
      </w:p>
    </w:sdtContent>
  </w:sdt>
  <w:p w14:paraId="35649A9A" w14:textId="77777777" w:rsidR="00B80AEA" w:rsidRDefault="00B80AEA">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80C73" w14:textId="77777777" w:rsidR="001F5190" w:rsidRDefault="001F5190" w:rsidP="00EF780A">
      <w:pPr>
        <w:spacing w:line="240" w:lineRule="auto"/>
        <w:ind w:firstLine="480"/>
      </w:pPr>
      <w:r>
        <w:separator/>
      </w:r>
    </w:p>
  </w:footnote>
  <w:footnote w:type="continuationSeparator" w:id="0">
    <w:p w14:paraId="37BE5952" w14:textId="77777777" w:rsidR="001F5190" w:rsidRDefault="001F5190" w:rsidP="00EF780A">
      <w:pPr>
        <w:spacing w:line="240" w:lineRule="auto"/>
        <w:ind w:firstLine="480"/>
      </w:pPr>
      <w:r>
        <w:continuationSeparator/>
      </w:r>
    </w:p>
  </w:footnote>
  <w:footnote w:type="continuationNotice" w:id="1">
    <w:p w14:paraId="5E405116" w14:textId="77777777" w:rsidR="001F5190" w:rsidRDefault="001F5190">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B80AEA" w:rsidRDefault="00B80AEA">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B80AEA" w:rsidRDefault="00B80AEA">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B80AEA" w:rsidRDefault="00B80AEA">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B80AEA" w:rsidRPr="00F54CD9" w:rsidRDefault="00B80AEA"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B80AEA" w:rsidRDefault="00B80AEA">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B80AEA" w:rsidRDefault="00B80AEA">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B80AEA" w:rsidRDefault="00B80AEA">
    <w:pPr>
      <w:pStyle w:val="a5"/>
      <w:ind w:firstLine="360"/>
    </w:pPr>
    <w:r>
      <w:rPr>
        <w:rFonts w:hint="eastAsia"/>
        <w:lang w:eastAsia="zh-CN"/>
      </w:rPr>
      <w:t>华东师范大学</w:t>
    </w:r>
    <w:r>
      <w:t>专业硕士学位论文</w:t>
    </w:r>
  </w:p>
  <w:p w14:paraId="3B514A3F" w14:textId="630A842C" w:rsidR="00B80AEA" w:rsidRPr="00F54CD9" w:rsidRDefault="00B80AEA"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624119"/>
    <w:multiLevelType w:val="multilevel"/>
    <w:tmpl w:val="2EEA3988"/>
    <w:lvl w:ilvl="0">
      <w:start w:val="4"/>
      <w:numFmt w:val="decimal"/>
      <w:lvlText w:val="%1"/>
      <w:lvlJc w:val="left"/>
      <w:pPr>
        <w:ind w:left="480" w:hanging="480"/>
      </w:pPr>
      <w:rPr>
        <w:rFonts w:ascii="Calibri Light" w:hAnsi="Calibri Light" w:hint="default"/>
        <w:color w:val="auto"/>
        <w:sz w:val="28"/>
      </w:rPr>
    </w:lvl>
    <w:lvl w:ilvl="1">
      <w:start w:val="2"/>
      <w:numFmt w:val="decimal"/>
      <w:lvlText w:val="%1.%2"/>
      <w:lvlJc w:val="left"/>
      <w:pPr>
        <w:ind w:left="480" w:hanging="480"/>
      </w:pPr>
      <w:rPr>
        <w:rFonts w:ascii="Calibri Light" w:hAnsi="Calibri Light" w:hint="default"/>
        <w:color w:val="auto"/>
        <w:sz w:val="28"/>
      </w:rPr>
    </w:lvl>
    <w:lvl w:ilvl="2">
      <w:start w:val="2"/>
      <w:numFmt w:val="decimal"/>
      <w:lvlText w:val="%1.%2.%3"/>
      <w:lvlJc w:val="left"/>
      <w:pPr>
        <w:ind w:left="720" w:hanging="720"/>
      </w:pPr>
      <w:rPr>
        <w:rFonts w:ascii="Calibri Light" w:hAnsi="Calibri Light" w:hint="default"/>
        <w:color w:val="auto"/>
        <w:sz w:val="28"/>
      </w:rPr>
    </w:lvl>
    <w:lvl w:ilvl="3">
      <w:start w:val="1"/>
      <w:numFmt w:val="decimal"/>
      <w:lvlText w:val="%1.%2.%3.%4"/>
      <w:lvlJc w:val="left"/>
      <w:pPr>
        <w:ind w:left="1080" w:hanging="1080"/>
      </w:pPr>
      <w:rPr>
        <w:rFonts w:ascii="Calibri Light" w:hAnsi="Calibri Light" w:hint="default"/>
        <w:color w:val="auto"/>
        <w:sz w:val="28"/>
      </w:rPr>
    </w:lvl>
    <w:lvl w:ilvl="4">
      <w:start w:val="1"/>
      <w:numFmt w:val="decimal"/>
      <w:lvlText w:val="%1.%2.%3.%4.%5"/>
      <w:lvlJc w:val="left"/>
      <w:pPr>
        <w:ind w:left="1080" w:hanging="1080"/>
      </w:pPr>
      <w:rPr>
        <w:rFonts w:ascii="Calibri Light" w:hAnsi="Calibri Light" w:hint="default"/>
        <w:color w:val="auto"/>
        <w:sz w:val="28"/>
      </w:rPr>
    </w:lvl>
    <w:lvl w:ilvl="5">
      <w:start w:val="1"/>
      <w:numFmt w:val="decimal"/>
      <w:lvlText w:val="%1.%2.%3.%4.%5.%6"/>
      <w:lvlJc w:val="left"/>
      <w:pPr>
        <w:ind w:left="1440" w:hanging="1440"/>
      </w:pPr>
      <w:rPr>
        <w:rFonts w:ascii="Calibri Light" w:hAnsi="Calibri Light" w:hint="default"/>
        <w:color w:val="auto"/>
        <w:sz w:val="28"/>
      </w:rPr>
    </w:lvl>
    <w:lvl w:ilvl="6">
      <w:start w:val="1"/>
      <w:numFmt w:val="decimal"/>
      <w:lvlText w:val="%1.%2.%3.%4.%5.%6.%7"/>
      <w:lvlJc w:val="left"/>
      <w:pPr>
        <w:ind w:left="1440" w:hanging="1440"/>
      </w:pPr>
      <w:rPr>
        <w:rFonts w:ascii="Calibri Light" w:hAnsi="Calibri Light" w:hint="default"/>
        <w:color w:val="auto"/>
        <w:sz w:val="28"/>
      </w:rPr>
    </w:lvl>
    <w:lvl w:ilvl="7">
      <w:start w:val="1"/>
      <w:numFmt w:val="decimal"/>
      <w:lvlText w:val="%1.%2.%3.%4.%5.%6.%7.%8"/>
      <w:lvlJc w:val="left"/>
      <w:pPr>
        <w:ind w:left="1800" w:hanging="1800"/>
      </w:pPr>
      <w:rPr>
        <w:rFonts w:ascii="Calibri Light" w:hAnsi="Calibri Light" w:hint="default"/>
        <w:color w:val="auto"/>
        <w:sz w:val="28"/>
      </w:rPr>
    </w:lvl>
    <w:lvl w:ilvl="8">
      <w:start w:val="1"/>
      <w:numFmt w:val="decimal"/>
      <w:lvlText w:val="%1.%2.%3.%4.%5.%6.%7.%8.%9"/>
      <w:lvlJc w:val="left"/>
      <w:pPr>
        <w:ind w:left="1800" w:hanging="1800"/>
      </w:pPr>
      <w:rPr>
        <w:rFonts w:ascii="Calibri Light" w:hAnsi="Calibri Light" w:hint="default"/>
        <w:color w:val="auto"/>
        <w:sz w:val="28"/>
      </w:rPr>
    </w:lvl>
  </w:abstractNum>
  <w:abstractNum w:abstractNumId="5" w15:restartNumberingAfterBreak="0">
    <w:nsid w:val="14083C2D"/>
    <w:multiLevelType w:val="multilevel"/>
    <w:tmpl w:val="B5C60E5A"/>
    <w:lvl w:ilvl="0">
      <w:start w:val="2"/>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8B10F2"/>
    <w:multiLevelType w:val="hybridMultilevel"/>
    <w:tmpl w:val="889A1DEE"/>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78741BA"/>
    <w:multiLevelType w:val="hybridMultilevel"/>
    <w:tmpl w:val="909E7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29B234D"/>
    <w:multiLevelType w:val="multilevel"/>
    <w:tmpl w:val="1610EB78"/>
    <w:lvl w:ilvl="0">
      <w:start w:val="4"/>
      <w:numFmt w:val="decimal"/>
      <w:lvlText w:val="%1"/>
      <w:lvlJc w:val="left"/>
      <w:pPr>
        <w:ind w:left="480" w:hanging="480"/>
      </w:pPr>
      <w:rPr>
        <w:rFonts w:hint="default"/>
      </w:rPr>
    </w:lvl>
    <w:lvl w:ilvl="1">
      <w:start w:val="2"/>
      <w:numFmt w:val="decimal"/>
      <w:lvlText w:val="%1.%2"/>
      <w:lvlJc w:val="left"/>
      <w:pPr>
        <w:ind w:left="580" w:hanging="480"/>
      </w:pPr>
      <w:rPr>
        <w:rFonts w:hint="default"/>
      </w:rPr>
    </w:lvl>
    <w:lvl w:ilvl="2">
      <w:start w:val="2"/>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2" w15:restartNumberingAfterBreak="0">
    <w:nsid w:val="62B47160"/>
    <w:multiLevelType w:val="multilevel"/>
    <w:tmpl w:val="9BC087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417186"/>
    <w:multiLevelType w:val="hybridMultilevel"/>
    <w:tmpl w:val="CAB0670C"/>
    <w:lvl w:ilvl="0" w:tplc="1CC288A8">
      <w:start w:val="1"/>
      <w:numFmt w:val="decimal"/>
      <w:lvlText w:val="（%1）"/>
      <w:lvlJc w:val="left"/>
      <w:pPr>
        <w:ind w:left="5239" w:hanging="420"/>
      </w:pPr>
      <w:rPr>
        <w:rFonts w:hint="eastAsia"/>
      </w:rPr>
    </w:lvl>
    <w:lvl w:ilvl="1" w:tplc="04090019">
      <w:start w:val="1"/>
      <w:numFmt w:val="lowerLetter"/>
      <w:lvlText w:val="%2)"/>
      <w:lvlJc w:val="left"/>
      <w:pPr>
        <w:ind w:left="5659" w:hanging="420"/>
      </w:pPr>
    </w:lvl>
    <w:lvl w:ilvl="2" w:tplc="0409001B" w:tentative="1">
      <w:start w:val="1"/>
      <w:numFmt w:val="lowerRoman"/>
      <w:lvlText w:val="%3."/>
      <w:lvlJc w:val="right"/>
      <w:pPr>
        <w:ind w:left="6079" w:hanging="420"/>
      </w:pPr>
    </w:lvl>
    <w:lvl w:ilvl="3" w:tplc="0409000F" w:tentative="1">
      <w:start w:val="1"/>
      <w:numFmt w:val="decimal"/>
      <w:lvlText w:val="%4."/>
      <w:lvlJc w:val="left"/>
      <w:pPr>
        <w:ind w:left="6499" w:hanging="420"/>
      </w:pPr>
    </w:lvl>
    <w:lvl w:ilvl="4" w:tplc="04090019" w:tentative="1">
      <w:start w:val="1"/>
      <w:numFmt w:val="lowerLetter"/>
      <w:lvlText w:val="%5)"/>
      <w:lvlJc w:val="left"/>
      <w:pPr>
        <w:ind w:left="6919" w:hanging="420"/>
      </w:pPr>
    </w:lvl>
    <w:lvl w:ilvl="5" w:tplc="0409001B" w:tentative="1">
      <w:start w:val="1"/>
      <w:numFmt w:val="lowerRoman"/>
      <w:lvlText w:val="%6."/>
      <w:lvlJc w:val="right"/>
      <w:pPr>
        <w:ind w:left="7339" w:hanging="420"/>
      </w:pPr>
    </w:lvl>
    <w:lvl w:ilvl="6" w:tplc="0409000F" w:tentative="1">
      <w:start w:val="1"/>
      <w:numFmt w:val="decimal"/>
      <w:lvlText w:val="%7."/>
      <w:lvlJc w:val="left"/>
      <w:pPr>
        <w:ind w:left="7759" w:hanging="420"/>
      </w:pPr>
    </w:lvl>
    <w:lvl w:ilvl="7" w:tplc="04090019" w:tentative="1">
      <w:start w:val="1"/>
      <w:numFmt w:val="lowerLetter"/>
      <w:lvlText w:val="%8)"/>
      <w:lvlJc w:val="left"/>
      <w:pPr>
        <w:ind w:left="8179" w:hanging="420"/>
      </w:pPr>
    </w:lvl>
    <w:lvl w:ilvl="8" w:tplc="0409001B" w:tentative="1">
      <w:start w:val="1"/>
      <w:numFmt w:val="lowerRoman"/>
      <w:lvlText w:val="%9."/>
      <w:lvlJc w:val="right"/>
      <w:pPr>
        <w:ind w:left="8599" w:hanging="420"/>
      </w:pPr>
    </w:lvl>
  </w:abstractNum>
  <w:abstractNum w:abstractNumId="3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1C27D16"/>
    <w:multiLevelType w:val="hybridMultilevel"/>
    <w:tmpl w:val="5BEE0D7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6"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3"/>
  </w:num>
  <w:num w:numId="2">
    <w:abstractNumId w:val="20"/>
  </w:num>
  <w:num w:numId="3">
    <w:abstractNumId w:val="18"/>
  </w:num>
  <w:num w:numId="4">
    <w:abstractNumId w:val="9"/>
  </w:num>
  <w:num w:numId="5">
    <w:abstractNumId w:val="3"/>
  </w:num>
  <w:num w:numId="6">
    <w:abstractNumId w:val="38"/>
  </w:num>
  <w:num w:numId="7">
    <w:abstractNumId w:val="41"/>
  </w:num>
  <w:num w:numId="8">
    <w:abstractNumId w:val="11"/>
  </w:num>
  <w:num w:numId="9">
    <w:abstractNumId w:val="24"/>
  </w:num>
  <w:num w:numId="10">
    <w:abstractNumId w:val="6"/>
  </w:num>
  <w:num w:numId="11">
    <w:abstractNumId w:val="1"/>
  </w:num>
  <w:num w:numId="12">
    <w:abstractNumId w:val="21"/>
  </w:num>
  <w:num w:numId="13">
    <w:abstractNumId w:val="19"/>
  </w:num>
  <w:num w:numId="14">
    <w:abstractNumId w:val="47"/>
  </w:num>
  <w:num w:numId="15">
    <w:abstractNumId w:val="0"/>
  </w:num>
  <w:num w:numId="16">
    <w:abstractNumId w:val="16"/>
  </w:num>
  <w:num w:numId="17">
    <w:abstractNumId w:val="36"/>
  </w:num>
  <w:num w:numId="18">
    <w:abstractNumId w:val="42"/>
  </w:num>
  <w:num w:numId="19">
    <w:abstractNumId w:val="40"/>
  </w:num>
  <w:num w:numId="20">
    <w:abstractNumId w:val="34"/>
  </w:num>
  <w:num w:numId="21">
    <w:abstractNumId w:val="45"/>
  </w:num>
  <w:num w:numId="22">
    <w:abstractNumId w:val="29"/>
  </w:num>
  <w:num w:numId="23">
    <w:abstractNumId w:val="13"/>
  </w:num>
  <w:num w:numId="24">
    <w:abstractNumId w:val="27"/>
  </w:num>
  <w:num w:numId="25">
    <w:abstractNumId w:val="44"/>
  </w:num>
  <w:num w:numId="26">
    <w:abstractNumId w:val="23"/>
  </w:num>
  <w:num w:numId="27">
    <w:abstractNumId w:val="22"/>
  </w:num>
  <w:num w:numId="28">
    <w:abstractNumId w:val="37"/>
  </w:num>
  <w:num w:numId="29">
    <w:abstractNumId w:val="28"/>
  </w:num>
  <w:num w:numId="30">
    <w:abstractNumId w:val="15"/>
  </w:num>
  <w:num w:numId="31">
    <w:abstractNumId w:val="14"/>
  </w:num>
  <w:num w:numId="32">
    <w:abstractNumId w:val="43"/>
  </w:num>
  <w:num w:numId="33">
    <w:abstractNumId w:val="17"/>
  </w:num>
  <w:num w:numId="34">
    <w:abstractNumId w:val="30"/>
  </w:num>
  <w:num w:numId="35">
    <w:abstractNumId w:val="35"/>
  </w:num>
  <w:num w:numId="36">
    <w:abstractNumId w:val="10"/>
  </w:num>
  <w:num w:numId="37">
    <w:abstractNumId w:val="2"/>
  </w:num>
  <w:num w:numId="38">
    <w:abstractNumId w:val="46"/>
  </w:num>
  <w:num w:numId="39">
    <w:abstractNumId w:val="8"/>
  </w:num>
  <w:num w:numId="40">
    <w:abstractNumId w:val="25"/>
  </w:num>
  <w:num w:numId="41">
    <w:abstractNumId w:val="5"/>
  </w:num>
  <w:num w:numId="42">
    <w:abstractNumId w:val="32"/>
  </w:num>
  <w:num w:numId="43">
    <w:abstractNumId w:val="26"/>
  </w:num>
  <w:num w:numId="44">
    <w:abstractNumId w:val="7"/>
  </w:num>
  <w:num w:numId="45">
    <w:abstractNumId w:val="4"/>
  </w:num>
  <w:num w:numId="46">
    <w:abstractNumId w:val="31"/>
  </w:num>
  <w:num w:numId="47">
    <w:abstractNumId w:val="12"/>
  </w:num>
  <w:num w:numId="48">
    <w:abstractNumId w:val="39"/>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BDB"/>
    <w:rsid w:val="00002E87"/>
    <w:rsid w:val="00002F46"/>
    <w:rsid w:val="000033D9"/>
    <w:rsid w:val="000034B6"/>
    <w:rsid w:val="00003545"/>
    <w:rsid w:val="00003558"/>
    <w:rsid w:val="0000365E"/>
    <w:rsid w:val="000036EE"/>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882"/>
    <w:rsid w:val="00006B0D"/>
    <w:rsid w:val="00007A7A"/>
    <w:rsid w:val="00007C4C"/>
    <w:rsid w:val="000101E2"/>
    <w:rsid w:val="00010724"/>
    <w:rsid w:val="00010873"/>
    <w:rsid w:val="00010E5A"/>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870"/>
    <w:rsid w:val="00013BA8"/>
    <w:rsid w:val="00013C86"/>
    <w:rsid w:val="00013D70"/>
    <w:rsid w:val="00014169"/>
    <w:rsid w:val="000142EE"/>
    <w:rsid w:val="00014C6B"/>
    <w:rsid w:val="0001539E"/>
    <w:rsid w:val="00015DEB"/>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6AA"/>
    <w:rsid w:val="00020F30"/>
    <w:rsid w:val="00020F38"/>
    <w:rsid w:val="00021117"/>
    <w:rsid w:val="00021494"/>
    <w:rsid w:val="000215B8"/>
    <w:rsid w:val="00021A60"/>
    <w:rsid w:val="00021F79"/>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9A9"/>
    <w:rsid w:val="00025A0C"/>
    <w:rsid w:val="00025B10"/>
    <w:rsid w:val="000263E9"/>
    <w:rsid w:val="00026684"/>
    <w:rsid w:val="00026733"/>
    <w:rsid w:val="00026B5A"/>
    <w:rsid w:val="00026C23"/>
    <w:rsid w:val="00026DF7"/>
    <w:rsid w:val="00026F5C"/>
    <w:rsid w:val="00027330"/>
    <w:rsid w:val="00027685"/>
    <w:rsid w:val="000302B6"/>
    <w:rsid w:val="000303E4"/>
    <w:rsid w:val="00030890"/>
    <w:rsid w:val="0003105E"/>
    <w:rsid w:val="00031212"/>
    <w:rsid w:val="000312D3"/>
    <w:rsid w:val="00031363"/>
    <w:rsid w:val="00031569"/>
    <w:rsid w:val="000315D3"/>
    <w:rsid w:val="0003169C"/>
    <w:rsid w:val="00031F47"/>
    <w:rsid w:val="00031FEE"/>
    <w:rsid w:val="0003227E"/>
    <w:rsid w:val="000328BB"/>
    <w:rsid w:val="00032903"/>
    <w:rsid w:val="00032C4D"/>
    <w:rsid w:val="00032C5E"/>
    <w:rsid w:val="00033043"/>
    <w:rsid w:val="000336DD"/>
    <w:rsid w:val="0003373C"/>
    <w:rsid w:val="00033881"/>
    <w:rsid w:val="000338DD"/>
    <w:rsid w:val="00033954"/>
    <w:rsid w:val="00033B94"/>
    <w:rsid w:val="00033C8C"/>
    <w:rsid w:val="00033DC9"/>
    <w:rsid w:val="00034844"/>
    <w:rsid w:val="0003484E"/>
    <w:rsid w:val="00034941"/>
    <w:rsid w:val="00034A44"/>
    <w:rsid w:val="00034C3E"/>
    <w:rsid w:val="00034FF5"/>
    <w:rsid w:val="00035014"/>
    <w:rsid w:val="000350A8"/>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94"/>
    <w:rsid w:val="0004657B"/>
    <w:rsid w:val="000469BF"/>
    <w:rsid w:val="0004713D"/>
    <w:rsid w:val="000476C9"/>
    <w:rsid w:val="000477AF"/>
    <w:rsid w:val="00047BB9"/>
    <w:rsid w:val="00047BF9"/>
    <w:rsid w:val="00047D48"/>
    <w:rsid w:val="000504C5"/>
    <w:rsid w:val="00050D0E"/>
    <w:rsid w:val="000517E6"/>
    <w:rsid w:val="00051B57"/>
    <w:rsid w:val="00051BB5"/>
    <w:rsid w:val="00051DA1"/>
    <w:rsid w:val="00051EE9"/>
    <w:rsid w:val="00051F5E"/>
    <w:rsid w:val="000521ED"/>
    <w:rsid w:val="000522A3"/>
    <w:rsid w:val="00052375"/>
    <w:rsid w:val="0005240D"/>
    <w:rsid w:val="00052535"/>
    <w:rsid w:val="0005259F"/>
    <w:rsid w:val="00052745"/>
    <w:rsid w:val="00052AD0"/>
    <w:rsid w:val="00052C20"/>
    <w:rsid w:val="00052E8D"/>
    <w:rsid w:val="000534F0"/>
    <w:rsid w:val="000536D0"/>
    <w:rsid w:val="0005375D"/>
    <w:rsid w:val="00053815"/>
    <w:rsid w:val="00053C53"/>
    <w:rsid w:val="00053D17"/>
    <w:rsid w:val="000540BB"/>
    <w:rsid w:val="000540E9"/>
    <w:rsid w:val="000541E5"/>
    <w:rsid w:val="000546C0"/>
    <w:rsid w:val="00054A72"/>
    <w:rsid w:val="00054A7B"/>
    <w:rsid w:val="00054A9F"/>
    <w:rsid w:val="00054C63"/>
    <w:rsid w:val="00054E62"/>
    <w:rsid w:val="0005512F"/>
    <w:rsid w:val="00055291"/>
    <w:rsid w:val="0005547C"/>
    <w:rsid w:val="000554C3"/>
    <w:rsid w:val="00055773"/>
    <w:rsid w:val="0005584E"/>
    <w:rsid w:val="00055925"/>
    <w:rsid w:val="00055A6E"/>
    <w:rsid w:val="00055C79"/>
    <w:rsid w:val="00055C8E"/>
    <w:rsid w:val="00056010"/>
    <w:rsid w:val="000560CE"/>
    <w:rsid w:val="00056381"/>
    <w:rsid w:val="000568BA"/>
    <w:rsid w:val="00056AE1"/>
    <w:rsid w:val="00056FDE"/>
    <w:rsid w:val="00057938"/>
    <w:rsid w:val="000600F7"/>
    <w:rsid w:val="00060201"/>
    <w:rsid w:val="0006063E"/>
    <w:rsid w:val="000608A0"/>
    <w:rsid w:val="00060B84"/>
    <w:rsid w:val="00060BE1"/>
    <w:rsid w:val="00060CF3"/>
    <w:rsid w:val="00060EF5"/>
    <w:rsid w:val="00061093"/>
    <w:rsid w:val="00061481"/>
    <w:rsid w:val="000615A2"/>
    <w:rsid w:val="000616D7"/>
    <w:rsid w:val="00061952"/>
    <w:rsid w:val="00061CE4"/>
    <w:rsid w:val="0006234D"/>
    <w:rsid w:val="000629CA"/>
    <w:rsid w:val="00062A03"/>
    <w:rsid w:val="00062C64"/>
    <w:rsid w:val="00062DC1"/>
    <w:rsid w:val="00062ED5"/>
    <w:rsid w:val="0006326B"/>
    <w:rsid w:val="000632C9"/>
    <w:rsid w:val="0006336B"/>
    <w:rsid w:val="000633DB"/>
    <w:rsid w:val="0006371D"/>
    <w:rsid w:val="0006391B"/>
    <w:rsid w:val="00063CF6"/>
    <w:rsid w:val="0006416B"/>
    <w:rsid w:val="00064212"/>
    <w:rsid w:val="00064320"/>
    <w:rsid w:val="000646A6"/>
    <w:rsid w:val="00064C8C"/>
    <w:rsid w:val="00064D14"/>
    <w:rsid w:val="00064D40"/>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826"/>
    <w:rsid w:val="000711A8"/>
    <w:rsid w:val="000713F2"/>
    <w:rsid w:val="00071A76"/>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82C"/>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6F8"/>
    <w:rsid w:val="000808C6"/>
    <w:rsid w:val="00080B86"/>
    <w:rsid w:val="000811CD"/>
    <w:rsid w:val="00081B29"/>
    <w:rsid w:val="00081E3A"/>
    <w:rsid w:val="00082278"/>
    <w:rsid w:val="000826DA"/>
    <w:rsid w:val="0008277E"/>
    <w:rsid w:val="00082CA5"/>
    <w:rsid w:val="00082E36"/>
    <w:rsid w:val="00082F6E"/>
    <w:rsid w:val="000830A8"/>
    <w:rsid w:val="00083184"/>
    <w:rsid w:val="000832DA"/>
    <w:rsid w:val="0008352B"/>
    <w:rsid w:val="00083962"/>
    <w:rsid w:val="000843F6"/>
    <w:rsid w:val="000844A2"/>
    <w:rsid w:val="00084635"/>
    <w:rsid w:val="00084881"/>
    <w:rsid w:val="00084C42"/>
    <w:rsid w:val="00084E37"/>
    <w:rsid w:val="000856DF"/>
    <w:rsid w:val="00085BD1"/>
    <w:rsid w:val="00085C30"/>
    <w:rsid w:val="0008653F"/>
    <w:rsid w:val="000865CF"/>
    <w:rsid w:val="00086699"/>
    <w:rsid w:val="000868B2"/>
    <w:rsid w:val="00087472"/>
    <w:rsid w:val="00087B4E"/>
    <w:rsid w:val="00087C78"/>
    <w:rsid w:val="00087E1F"/>
    <w:rsid w:val="00087F95"/>
    <w:rsid w:val="00090C7C"/>
    <w:rsid w:val="00090CF6"/>
    <w:rsid w:val="00090DB8"/>
    <w:rsid w:val="00090F73"/>
    <w:rsid w:val="000913AF"/>
    <w:rsid w:val="00091409"/>
    <w:rsid w:val="000915CB"/>
    <w:rsid w:val="00091A52"/>
    <w:rsid w:val="000923C8"/>
    <w:rsid w:val="00092D09"/>
    <w:rsid w:val="0009378F"/>
    <w:rsid w:val="00093891"/>
    <w:rsid w:val="00093BBD"/>
    <w:rsid w:val="00093EE2"/>
    <w:rsid w:val="00094315"/>
    <w:rsid w:val="00094394"/>
    <w:rsid w:val="00094454"/>
    <w:rsid w:val="00094602"/>
    <w:rsid w:val="00094A2B"/>
    <w:rsid w:val="00094AF0"/>
    <w:rsid w:val="00094BFB"/>
    <w:rsid w:val="00095242"/>
    <w:rsid w:val="00095715"/>
    <w:rsid w:val="00095A6C"/>
    <w:rsid w:val="00095AE2"/>
    <w:rsid w:val="000961E9"/>
    <w:rsid w:val="000963E5"/>
    <w:rsid w:val="000966F0"/>
    <w:rsid w:val="00096B5F"/>
    <w:rsid w:val="00096C6D"/>
    <w:rsid w:val="00097096"/>
    <w:rsid w:val="0009722C"/>
    <w:rsid w:val="00097422"/>
    <w:rsid w:val="0009774F"/>
    <w:rsid w:val="00097C0D"/>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2A3"/>
    <w:rsid w:val="000A47AD"/>
    <w:rsid w:val="000A4A0B"/>
    <w:rsid w:val="000A4C3B"/>
    <w:rsid w:val="000A5017"/>
    <w:rsid w:val="000A5029"/>
    <w:rsid w:val="000A5046"/>
    <w:rsid w:val="000A538E"/>
    <w:rsid w:val="000A5917"/>
    <w:rsid w:val="000A5BB2"/>
    <w:rsid w:val="000A5DEE"/>
    <w:rsid w:val="000A5E44"/>
    <w:rsid w:val="000A5E75"/>
    <w:rsid w:val="000A5F55"/>
    <w:rsid w:val="000A62AC"/>
    <w:rsid w:val="000A6642"/>
    <w:rsid w:val="000A6711"/>
    <w:rsid w:val="000A686E"/>
    <w:rsid w:val="000A69CC"/>
    <w:rsid w:val="000A6DB0"/>
    <w:rsid w:val="000A736C"/>
    <w:rsid w:val="000A75BE"/>
    <w:rsid w:val="000A77D8"/>
    <w:rsid w:val="000A77E2"/>
    <w:rsid w:val="000A7865"/>
    <w:rsid w:val="000A78EC"/>
    <w:rsid w:val="000B0201"/>
    <w:rsid w:val="000B048F"/>
    <w:rsid w:val="000B0815"/>
    <w:rsid w:val="000B0E53"/>
    <w:rsid w:val="000B146B"/>
    <w:rsid w:val="000B153C"/>
    <w:rsid w:val="000B15B1"/>
    <w:rsid w:val="000B169C"/>
    <w:rsid w:val="000B19C8"/>
    <w:rsid w:val="000B1AA4"/>
    <w:rsid w:val="000B2338"/>
    <w:rsid w:val="000B27AD"/>
    <w:rsid w:val="000B281B"/>
    <w:rsid w:val="000B2820"/>
    <w:rsid w:val="000B297B"/>
    <w:rsid w:val="000B2990"/>
    <w:rsid w:val="000B2A88"/>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6F52"/>
    <w:rsid w:val="000B70F6"/>
    <w:rsid w:val="000B77D6"/>
    <w:rsid w:val="000B77DD"/>
    <w:rsid w:val="000C02D3"/>
    <w:rsid w:val="000C09F1"/>
    <w:rsid w:val="000C0B4F"/>
    <w:rsid w:val="000C0C03"/>
    <w:rsid w:val="000C1170"/>
    <w:rsid w:val="000C1183"/>
    <w:rsid w:val="000C15E4"/>
    <w:rsid w:val="000C1AEB"/>
    <w:rsid w:val="000C2324"/>
    <w:rsid w:val="000C23B4"/>
    <w:rsid w:val="000C255B"/>
    <w:rsid w:val="000C2729"/>
    <w:rsid w:val="000C2C06"/>
    <w:rsid w:val="000C2C89"/>
    <w:rsid w:val="000C2EF5"/>
    <w:rsid w:val="000C3069"/>
    <w:rsid w:val="000C33C6"/>
    <w:rsid w:val="000C35FD"/>
    <w:rsid w:val="000C363F"/>
    <w:rsid w:val="000C3792"/>
    <w:rsid w:val="000C3F06"/>
    <w:rsid w:val="000C4013"/>
    <w:rsid w:val="000C44C8"/>
    <w:rsid w:val="000C49CF"/>
    <w:rsid w:val="000C49D8"/>
    <w:rsid w:val="000C4DE4"/>
    <w:rsid w:val="000C5CFC"/>
    <w:rsid w:val="000C6239"/>
    <w:rsid w:val="000C64E7"/>
    <w:rsid w:val="000C65C4"/>
    <w:rsid w:val="000C71A7"/>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DBC"/>
    <w:rsid w:val="000D3146"/>
    <w:rsid w:val="000D3543"/>
    <w:rsid w:val="000D3684"/>
    <w:rsid w:val="000D36B4"/>
    <w:rsid w:val="000D412B"/>
    <w:rsid w:val="000D45F6"/>
    <w:rsid w:val="000D479D"/>
    <w:rsid w:val="000D4809"/>
    <w:rsid w:val="000D5A06"/>
    <w:rsid w:val="000D5A88"/>
    <w:rsid w:val="000D68AC"/>
    <w:rsid w:val="000D6DE5"/>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69A"/>
    <w:rsid w:val="000E7E9F"/>
    <w:rsid w:val="000F0025"/>
    <w:rsid w:val="000F00AD"/>
    <w:rsid w:val="000F055D"/>
    <w:rsid w:val="000F0C81"/>
    <w:rsid w:val="000F0F2A"/>
    <w:rsid w:val="000F0F9A"/>
    <w:rsid w:val="000F1FB6"/>
    <w:rsid w:val="000F20D4"/>
    <w:rsid w:val="000F20E6"/>
    <w:rsid w:val="000F2906"/>
    <w:rsid w:val="000F2A5B"/>
    <w:rsid w:val="000F2ABD"/>
    <w:rsid w:val="000F2CD1"/>
    <w:rsid w:val="000F2E8E"/>
    <w:rsid w:val="000F311F"/>
    <w:rsid w:val="000F32FB"/>
    <w:rsid w:val="000F33E0"/>
    <w:rsid w:val="000F3427"/>
    <w:rsid w:val="000F3A2C"/>
    <w:rsid w:val="000F40AE"/>
    <w:rsid w:val="000F4391"/>
    <w:rsid w:val="000F4663"/>
    <w:rsid w:val="000F5539"/>
    <w:rsid w:val="000F5685"/>
    <w:rsid w:val="000F5898"/>
    <w:rsid w:val="000F5E97"/>
    <w:rsid w:val="000F5EB3"/>
    <w:rsid w:val="000F635D"/>
    <w:rsid w:val="000F6440"/>
    <w:rsid w:val="000F68A8"/>
    <w:rsid w:val="000F6901"/>
    <w:rsid w:val="000F6BB8"/>
    <w:rsid w:val="000F6C67"/>
    <w:rsid w:val="000F6D6D"/>
    <w:rsid w:val="000F7576"/>
    <w:rsid w:val="000F7A40"/>
    <w:rsid w:val="000F7F53"/>
    <w:rsid w:val="001001F4"/>
    <w:rsid w:val="001004C5"/>
    <w:rsid w:val="00100569"/>
    <w:rsid w:val="00100C6D"/>
    <w:rsid w:val="00100DBC"/>
    <w:rsid w:val="00101550"/>
    <w:rsid w:val="00101810"/>
    <w:rsid w:val="00102096"/>
    <w:rsid w:val="00102AE4"/>
    <w:rsid w:val="00102DF1"/>
    <w:rsid w:val="001032FC"/>
    <w:rsid w:val="0010332A"/>
    <w:rsid w:val="00103363"/>
    <w:rsid w:val="0010354F"/>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3E9"/>
    <w:rsid w:val="00106477"/>
    <w:rsid w:val="001065E0"/>
    <w:rsid w:val="00106645"/>
    <w:rsid w:val="00106652"/>
    <w:rsid w:val="0010675B"/>
    <w:rsid w:val="00106E74"/>
    <w:rsid w:val="00106EDA"/>
    <w:rsid w:val="00106FA6"/>
    <w:rsid w:val="00107197"/>
    <w:rsid w:val="0010755E"/>
    <w:rsid w:val="0010770F"/>
    <w:rsid w:val="00107A15"/>
    <w:rsid w:val="00107AC0"/>
    <w:rsid w:val="00107CAF"/>
    <w:rsid w:val="001100B8"/>
    <w:rsid w:val="00110240"/>
    <w:rsid w:val="00110252"/>
    <w:rsid w:val="001108EC"/>
    <w:rsid w:val="00110902"/>
    <w:rsid w:val="00110DF9"/>
    <w:rsid w:val="00111096"/>
    <w:rsid w:val="001115F6"/>
    <w:rsid w:val="0011184F"/>
    <w:rsid w:val="001118FE"/>
    <w:rsid w:val="0011195D"/>
    <w:rsid w:val="00111E0B"/>
    <w:rsid w:val="001122EC"/>
    <w:rsid w:val="0011233B"/>
    <w:rsid w:val="00112562"/>
    <w:rsid w:val="001126AE"/>
    <w:rsid w:val="00112F37"/>
    <w:rsid w:val="00113AA3"/>
    <w:rsid w:val="00113B4E"/>
    <w:rsid w:val="001140C5"/>
    <w:rsid w:val="0011416A"/>
    <w:rsid w:val="00114236"/>
    <w:rsid w:val="0011453A"/>
    <w:rsid w:val="00114A11"/>
    <w:rsid w:val="00114E17"/>
    <w:rsid w:val="00115465"/>
    <w:rsid w:val="00115824"/>
    <w:rsid w:val="001158BF"/>
    <w:rsid w:val="00115A07"/>
    <w:rsid w:val="00115D8B"/>
    <w:rsid w:val="0011645C"/>
    <w:rsid w:val="00116973"/>
    <w:rsid w:val="0011706C"/>
    <w:rsid w:val="0011706D"/>
    <w:rsid w:val="0011755F"/>
    <w:rsid w:val="001176C1"/>
    <w:rsid w:val="0011775D"/>
    <w:rsid w:val="00117864"/>
    <w:rsid w:val="00117AEF"/>
    <w:rsid w:val="00117B79"/>
    <w:rsid w:val="0012077F"/>
    <w:rsid w:val="00121571"/>
    <w:rsid w:val="0012185B"/>
    <w:rsid w:val="00121C60"/>
    <w:rsid w:val="0012215D"/>
    <w:rsid w:val="00122849"/>
    <w:rsid w:val="00122AEA"/>
    <w:rsid w:val="00122EFC"/>
    <w:rsid w:val="0012362A"/>
    <w:rsid w:val="00123915"/>
    <w:rsid w:val="001241E6"/>
    <w:rsid w:val="00124361"/>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11F"/>
    <w:rsid w:val="00131B18"/>
    <w:rsid w:val="00131C2B"/>
    <w:rsid w:val="00131CB0"/>
    <w:rsid w:val="00132005"/>
    <w:rsid w:val="00132285"/>
    <w:rsid w:val="001325D7"/>
    <w:rsid w:val="00132661"/>
    <w:rsid w:val="001329DE"/>
    <w:rsid w:val="00132E08"/>
    <w:rsid w:val="00133097"/>
    <w:rsid w:val="001331A6"/>
    <w:rsid w:val="001333C7"/>
    <w:rsid w:val="001335CA"/>
    <w:rsid w:val="00133621"/>
    <w:rsid w:val="00133818"/>
    <w:rsid w:val="001339A6"/>
    <w:rsid w:val="00134ADF"/>
    <w:rsid w:val="00135423"/>
    <w:rsid w:val="001356B6"/>
    <w:rsid w:val="0013614A"/>
    <w:rsid w:val="0013662C"/>
    <w:rsid w:val="00136639"/>
    <w:rsid w:val="00136DFC"/>
    <w:rsid w:val="001370D6"/>
    <w:rsid w:val="00137660"/>
    <w:rsid w:val="00137978"/>
    <w:rsid w:val="0013797C"/>
    <w:rsid w:val="001379B9"/>
    <w:rsid w:val="00137B88"/>
    <w:rsid w:val="00137FEE"/>
    <w:rsid w:val="00140119"/>
    <w:rsid w:val="00140326"/>
    <w:rsid w:val="001409AB"/>
    <w:rsid w:val="00140C5E"/>
    <w:rsid w:val="00140CEE"/>
    <w:rsid w:val="00140F59"/>
    <w:rsid w:val="0014199B"/>
    <w:rsid w:val="001428A5"/>
    <w:rsid w:val="00142B9E"/>
    <w:rsid w:val="00142D6C"/>
    <w:rsid w:val="00143783"/>
    <w:rsid w:val="001439F1"/>
    <w:rsid w:val="00143BB5"/>
    <w:rsid w:val="00143D3A"/>
    <w:rsid w:val="001443C2"/>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663"/>
    <w:rsid w:val="001476F0"/>
    <w:rsid w:val="00147796"/>
    <w:rsid w:val="001477C5"/>
    <w:rsid w:val="00147DF4"/>
    <w:rsid w:val="00147E00"/>
    <w:rsid w:val="00147E13"/>
    <w:rsid w:val="0015045C"/>
    <w:rsid w:val="00150794"/>
    <w:rsid w:val="00150796"/>
    <w:rsid w:val="001509EE"/>
    <w:rsid w:val="00150B88"/>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A10"/>
    <w:rsid w:val="00155DD3"/>
    <w:rsid w:val="00155E52"/>
    <w:rsid w:val="00155E9C"/>
    <w:rsid w:val="00155FD1"/>
    <w:rsid w:val="00156852"/>
    <w:rsid w:val="00156D43"/>
    <w:rsid w:val="00156DCB"/>
    <w:rsid w:val="00156F4A"/>
    <w:rsid w:val="0015748C"/>
    <w:rsid w:val="00157536"/>
    <w:rsid w:val="001578ED"/>
    <w:rsid w:val="00157ABB"/>
    <w:rsid w:val="001601A1"/>
    <w:rsid w:val="001605FF"/>
    <w:rsid w:val="0016062D"/>
    <w:rsid w:val="00161614"/>
    <w:rsid w:val="00161F6A"/>
    <w:rsid w:val="0016203A"/>
    <w:rsid w:val="0016215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DC7"/>
    <w:rsid w:val="00165553"/>
    <w:rsid w:val="00165D3E"/>
    <w:rsid w:val="0016629F"/>
    <w:rsid w:val="00166527"/>
    <w:rsid w:val="001667EF"/>
    <w:rsid w:val="00166B29"/>
    <w:rsid w:val="00166DA3"/>
    <w:rsid w:val="001678CC"/>
    <w:rsid w:val="00167A38"/>
    <w:rsid w:val="00167AE6"/>
    <w:rsid w:val="00167CCF"/>
    <w:rsid w:val="00167E5D"/>
    <w:rsid w:val="00167FC2"/>
    <w:rsid w:val="0017005F"/>
    <w:rsid w:val="00170821"/>
    <w:rsid w:val="00170B15"/>
    <w:rsid w:val="001710B9"/>
    <w:rsid w:val="00171E7D"/>
    <w:rsid w:val="00171EC1"/>
    <w:rsid w:val="00172198"/>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A65"/>
    <w:rsid w:val="00175BE2"/>
    <w:rsid w:val="00175E80"/>
    <w:rsid w:val="00175F68"/>
    <w:rsid w:val="00175FC2"/>
    <w:rsid w:val="00176381"/>
    <w:rsid w:val="001766F5"/>
    <w:rsid w:val="00176C1E"/>
    <w:rsid w:val="001770A8"/>
    <w:rsid w:val="00177619"/>
    <w:rsid w:val="0017799D"/>
    <w:rsid w:val="00177B6C"/>
    <w:rsid w:val="00177BF8"/>
    <w:rsid w:val="00177C7C"/>
    <w:rsid w:val="00177D17"/>
    <w:rsid w:val="00180139"/>
    <w:rsid w:val="001804C4"/>
    <w:rsid w:val="0018084A"/>
    <w:rsid w:val="0018092F"/>
    <w:rsid w:val="00180FBE"/>
    <w:rsid w:val="00181107"/>
    <w:rsid w:val="0018111D"/>
    <w:rsid w:val="0018157D"/>
    <w:rsid w:val="00181906"/>
    <w:rsid w:val="00181FB4"/>
    <w:rsid w:val="00182ACF"/>
    <w:rsid w:val="00183156"/>
    <w:rsid w:val="00183597"/>
    <w:rsid w:val="00183EC3"/>
    <w:rsid w:val="00183F0A"/>
    <w:rsid w:val="001841BC"/>
    <w:rsid w:val="001843B2"/>
    <w:rsid w:val="00184A7C"/>
    <w:rsid w:val="00184AB8"/>
    <w:rsid w:val="00184D87"/>
    <w:rsid w:val="00184F8F"/>
    <w:rsid w:val="00185328"/>
    <w:rsid w:val="001855D5"/>
    <w:rsid w:val="001856DE"/>
    <w:rsid w:val="00185BC5"/>
    <w:rsid w:val="00185D00"/>
    <w:rsid w:val="00186117"/>
    <w:rsid w:val="00186148"/>
    <w:rsid w:val="00186160"/>
    <w:rsid w:val="00186444"/>
    <w:rsid w:val="0018678A"/>
    <w:rsid w:val="00187011"/>
    <w:rsid w:val="001870C7"/>
    <w:rsid w:val="00187131"/>
    <w:rsid w:val="0018744B"/>
    <w:rsid w:val="00187C06"/>
    <w:rsid w:val="00187EF9"/>
    <w:rsid w:val="0019012E"/>
    <w:rsid w:val="00190163"/>
    <w:rsid w:val="00190267"/>
    <w:rsid w:val="00190958"/>
    <w:rsid w:val="00190A08"/>
    <w:rsid w:val="00190D65"/>
    <w:rsid w:val="00191468"/>
    <w:rsid w:val="0019155C"/>
    <w:rsid w:val="001915FF"/>
    <w:rsid w:val="0019191E"/>
    <w:rsid w:val="00191F5D"/>
    <w:rsid w:val="00191F72"/>
    <w:rsid w:val="00191FBB"/>
    <w:rsid w:val="00191FD2"/>
    <w:rsid w:val="001923FB"/>
    <w:rsid w:val="0019242D"/>
    <w:rsid w:val="001926D3"/>
    <w:rsid w:val="00192755"/>
    <w:rsid w:val="001929E8"/>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15A"/>
    <w:rsid w:val="001A15CD"/>
    <w:rsid w:val="001A1EBD"/>
    <w:rsid w:val="001A1F57"/>
    <w:rsid w:val="001A235A"/>
    <w:rsid w:val="001A268F"/>
    <w:rsid w:val="001A27E4"/>
    <w:rsid w:val="001A2A1B"/>
    <w:rsid w:val="001A2D90"/>
    <w:rsid w:val="001A39D2"/>
    <w:rsid w:val="001A3AE7"/>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E24"/>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A90"/>
    <w:rsid w:val="001B6CBF"/>
    <w:rsid w:val="001B733E"/>
    <w:rsid w:val="001B7B8E"/>
    <w:rsid w:val="001C031A"/>
    <w:rsid w:val="001C0822"/>
    <w:rsid w:val="001C092B"/>
    <w:rsid w:val="001C09B8"/>
    <w:rsid w:val="001C0B02"/>
    <w:rsid w:val="001C0C4A"/>
    <w:rsid w:val="001C0D38"/>
    <w:rsid w:val="001C1389"/>
    <w:rsid w:val="001C16DA"/>
    <w:rsid w:val="001C17AF"/>
    <w:rsid w:val="001C196B"/>
    <w:rsid w:val="001C1CEB"/>
    <w:rsid w:val="001C1D4C"/>
    <w:rsid w:val="001C2686"/>
    <w:rsid w:val="001C28D7"/>
    <w:rsid w:val="001C2B7B"/>
    <w:rsid w:val="001C303A"/>
    <w:rsid w:val="001C32BB"/>
    <w:rsid w:val="001C3D5C"/>
    <w:rsid w:val="001C431B"/>
    <w:rsid w:val="001C434D"/>
    <w:rsid w:val="001C4D69"/>
    <w:rsid w:val="001C4D8C"/>
    <w:rsid w:val="001C5057"/>
    <w:rsid w:val="001C55AB"/>
    <w:rsid w:val="001C5623"/>
    <w:rsid w:val="001C5B27"/>
    <w:rsid w:val="001C5E0F"/>
    <w:rsid w:val="001C5E45"/>
    <w:rsid w:val="001C62E0"/>
    <w:rsid w:val="001C6511"/>
    <w:rsid w:val="001C6A34"/>
    <w:rsid w:val="001C7619"/>
    <w:rsid w:val="001C789E"/>
    <w:rsid w:val="001C7910"/>
    <w:rsid w:val="001D030A"/>
    <w:rsid w:val="001D0CA3"/>
    <w:rsid w:val="001D0EA5"/>
    <w:rsid w:val="001D1262"/>
    <w:rsid w:val="001D16F3"/>
    <w:rsid w:val="001D1976"/>
    <w:rsid w:val="001D1B90"/>
    <w:rsid w:val="001D20AA"/>
    <w:rsid w:val="001D233D"/>
    <w:rsid w:val="001D2367"/>
    <w:rsid w:val="001D252A"/>
    <w:rsid w:val="001D28B2"/>
    <w:rsid w:val="001D2B92"/>
    <w:rsid w:val="001D2FB4"/>
    <w:rsid w:val="001D3451"/>
    <w:rsid w:val="001D397F"/>
    <w:rsid w:val="001D3AF4"/>
    <w:rsid w:val="001D43AD"/>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D91"/>
    <w:rsid w:val="001E1190"/>
    <w:rsid w:val="001E123D"/>
    <w:rsid w:val="001E1528"/>
    <w:rsid w:val="001E1843"/>
    <w:rsid w:val="001E1B9D"/>
    <w:rsid w:val="001E1FA1"/>
    <w:rsid w:val="001E207E"/>
    <w:rsid w:val="001E2608"/>
    <w:rsid w:val="001E2D5D"/>
    <w:rsid w:val="001E326C"/>
    <w:rsid w:val="001E3479"/>
    <w:rsid w:val="001E3734"/>
    <w:rsid w:val="001E398E"/>
    <w:rsid w:val="001E4B2C"/>
    <w:rsid w:val="001E4C51"/>
    <w:rsid w:val="001E4F0F"/>
    <w:rsid w:val="001E5362"/>
    <w:rsid w:val="001E54FD"/>
    <w:rsid w:val="001E56E0"/>
    <w:rsid w:val="001E5BA8"/>
    <w:rsid w:val="001E5D39"/>
    <w:rsid w:val="001E5D82"/>
    <w:rsid w:val="001E5DAA"/>
    <w:rsid w:val="001E5E27"/>
    <w:rsid w:val="001E6017"/>
    <w:rsid w:val="001E6169"/>
    <w:rsid w:val="001E6AD9"/>
    <w:rsid w:val="001E714D"/>
    <w:rsid w:val="001E772E"/>
    <w:rsid w:val="001F026B"/>
    <w:rsid w:val="001F08AA"/>
    <w:rsid w:val="001F0F6D"/>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12F"/>
    <w:rsid w:val="001F42CF"/>
    <w:rsid w:val="001F48EC"/>
    <w:rsid w:val="001F5001"/>
    <w:rsid w:val="001F5180"/>
    <w:rsid w:val="001F5190"/>
    <w:rsid w:val="001F550B"/>
    <w:rsid w:val="001F5981"/>
    <w:rsid w:val="001F59C6"/>
    <w:rsid w:val="001F5DF0"/>
    <w:rsid w:val="001F5EE1"/>
    <w:rsid w:val="001F5F0C"/>
    <w:rsid w:val="001F69FB"/>
    <w:rsid w:val="001F78F6"/>
    <w:rsid w:val="00200889"/>
    <w:rsid w:val="00200A3C"/>
    <w:rsid w:val="00200B75"/>
    <w:rsid w:val="002012D5"/>
    <w:rsid w:val="002017B0"/>
    <w:rsid w:val="002017D5"/>
    <w:rsid w:val="00201B53"/>
    <w:rsid w:val="002027A4"/>
    <w:rsid w:val="002027D7"/>
    <w:rsid w:val="00202F8F"/>
    <w:rsid w:val="00202F94"/>
    <w:rsid w:val="00202FDE"/>
    <w:rsid w:val="00203490"/>
    <w:rsid w:val="002034C3"/>
    <w:rsid w:val="0020387F"/>
    <w:rsid w:val="0020395C"/>
    <w:rsid w:val="00203D9B"/>
    <w:rsid w:val="00203DBF"/>
    <w:rsid w:val="00203FBD"/>
    <w:rsid w:val="002041C1"/>
    <w:rsid w:val="002044D4"/>
    <w:rsid w:val="00204683"/>
    <w:rsid w:val="00204B04"/>
    <w:rsid w:val="00204C2D"/>
    <w:rsid w:val="00204D87"/>
    <w:rsid w:val="0020568F"/>
    <w:rsid w:val="002058C0"/>
    <w:rsid w:val="00206049"/>
    <w:rsid w:val="002061C0"/>
    <w:rsid w:val="00206B84"/>
    <w:rsid w:val="00206C88"/>
    <w:rsid w:val="002074B1"/>
    <w:rsid w:val="002101D3"/>
    <w:rsid w:val="00210766"/>
    <w:rsid w:val="00210F16"/>
    <w:rsid w:val="00211205"/>
    <w:rsid w:val="00211553"/>
    <w:rsid w:val="0021193D"/>
    <w:rsid w:val="00211942"/>
    <w:rsid w:val="00211AC1"/>
    <w:rsid w:val="00211FF4"/>
    <w:rsid w:val="002125AC"/>
    <w:rsid w:val="00212966"/>
    <w:rsid w:val="00213119"/>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82"/>
    <w:rsid w:val="00217C5B"/>
    <w:rsid w:val="00217F94"/>
    <w:rsid w:val="00220146"/>
    <w:rsid w:val="0022015B"/>
    <w:rsid w:val="002207EF"/>
    <w:rsid w:val="002209C9"/>
    <w:rsid w:val="00220CA2"/>
    <w:rsid w:val="00220CD6"/>
    <w:rsid w:val="0022104A"/>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443"/>
    <w:rsid w:val="002256E9"/>
    <w:rsid w:val="002259C9"/>
    <w:rsid w:val="00226478"/>
    <w:rsid w:val="002271EE"/>
    <w:rsid w:val="0022772F"/>
    <w:rsid w:val="00230022"/>
    <w:rsid w:val="002300F1"/>
    <w:rsid w:val="002302EE"/>
    <w:rsid w:val="0023055B"/>
    <w:rsid w:val="0023055C"/>
    <w:rsid w:val="0023099C"/>
    <w:rsid w:val="00230EF9"/>
    <w:rsid w:val="002313E9"/>
    <w:rsid w:val="002319DC"/>
    <w:rsid w:val="00231E8E"/>
    <w:rsid w:val="00232328"/>
    <w:rsid w:val="00232CED"/>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5339"/>
    <w:rsid w:val="00235444"/>
    <w:rsid w:val="002355E2"/>
    <w:rsid w:val="002356B3"/>
    <w:rsid w:val="00235A86"/>
    <w:rsid w:val="00235AB3"/>
    <w:rsid w:val="00235ACA"/>
    <w:rsid w:val="0023603D"/>
    <w:rsid w:val="002361FD"/>
    <w:rsid w:val="00236915"/>
    <w:rsid w:val="00236BA6"/>
    <w:rsid w:val="00236CB0"/>
    <w:rsid w:val="00236CCE"/>
    <w:rsid w:val="00236D92"/>
    <w:rsid w:val="00236F32"/>
    <w:rsid w:val="002371B5"/>
    <w:rsid w:val="0023799B"/>
    <w:rsid w:val="00240092"/>
    <w:rsid w:val="002403E0"/>
    <w:rsid w:val="0024060C"/>
    <w:rsid w:val="002408AD"/>
    <w:rsid w:val="002408C4"/>
    <w:rsid w:val="0024094A"/>
    <w:rsid w:val="00240C26"/>
    <w:rsid w:val="002410CC"/>
    <w:rsid w:val="00241298"/>
    <w:rsid w:val="0024164B"/>
    <w:rsid w:val="002417D9"/>
    <w:rsid w:val="00241AFD"/>
    <w:rsid w:val="00241B5B"/>
    <w:rsid w:val="00241C54"/>
    <w:rsid w:val="002421FC"/>
    <w:rsid w:val="00242273"/>
    <w:rsid w:val="002425A5"/>
    <w:rsid w:val="0024262B"/>
    <w:rsid w:val="00242890"/>
    <w:rsid w:val="002428A4"/>
    <w:rsid w:val="002429EB"/>
    <w:rsid w:val="00242AEB"/>
    <w:rsid w:val="00242B37"/>
    <w:rsid w:val="00242D4E"/>
    <w:rsid w:val="00243452"/>
    <w:rsid w:val="0024358D"/>
    <w:rsid w:val="00243697"/>
    <w:rsid w:val="00243A5B"/>
    <w:rsid w:val="00243B21"/>
    <w:rsid w:val="00243E86"/>
    <w:rsid w:val="00243EB7"/>
    <w:rsid w:val="00243EED"/>
    <w:rsid w:val="00244ED9"/>
    <w:rsid w:val="0024508C"/>
    <w:rsid w:val="00245117"/>
    <w:rsid w:val="002452C6"/>
    <w:rsid w:val="00245362"/>
    <w:rsid w:val="0024553D"/>
    <w:rsid w:val="00245779"/>
    <w:rsid w:val="00245A88"/>
    <w:rsid w:val="00245AD0"/>
    <w:rsid w:val="00245D1F"/>
    <w:rsid w:val="00245DC5"/>
    <w:rsid w:val="00245DE3"/>
    <w:rsid w:val="0024606D"/>
    <w:rsid w:val="00246261"/>
    <w:rsid w:val="0024664E"/>
    <w:rsid w:val="00246C0E"/>
    <w:rsid w:val="00246D41"/>
    <w:rsid w:val="00246DB7"/>
    <w:rsid w:val="00247135"/>
    <w:rsid w:val="0024738B"/>
    <w:rsid w:val="002476AC"/>
    <w:rsid w:val="00247F36"/>
    <w:rsid w:val="00250117"/>
    <w:rsid w:val="002509DD"/>
    <w:rsid w:val="00250BAF"/>
    <w:rsid w:val="00250E78"/>
    <w:rsid w:val="00251912"/>
    <w:rsid w:val="00251D94"/>
    <w:rsid w:val="00251E72"/>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57E1B"/>
    <w:rsid w:val="0026093D"/>
    <w:rsid w:val="00260987"/>
    <w:rsid w:val="00260BB7"/>
    <w:rsid w:val="00260F8F"/>
    <w:rsid w:val="002610A1"/>
    <w:rsid w:val="00261402"/>
    <w:rsid w:val="00261CEB"/>
    <w:rsid w:val="0026220A"/>
    <w:rsid w:val="0026222F"/>
    <w:rsid w:val="00262279"/>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087"/>
    <w:rsid w:val="00270263"/>
    <w:rsid w:val="0027062C"/>
    <w:rsid w:val="00270641"/>
    <w:rsid w:val="002709EA"/>
    <w:rsid w:val="00271053"/>
    <w:rsid w:val="00271734"/>
    <w:rsid w:val="002717BB"/>
    <w:rsid w:val="00271AD4"/>
    <w:rsid w:val="002720C3"/>
    <w:rsid w:val="00272369"/>
    <w:rsid w:val="00272465"/>
    <w:rsid w:val="00272472"/>
    <w:rsid w:val="00272554"/>
    <w:rsid w:val="00272674"/>
    <w:rsid w:val="002729F6"/>
    <w:rsid w:val="00272E25"/>
    <w:rsid w:val="00273154"/>
    <w:rsid w:val="00273306"/>
    <w:rsid w:val="002737C6"/>
    <w:rsid w:val="00273D7A"/>
    <w:rsid w:val="00274293"/>
    <w:rsid w:val="002743C2"/>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129"/>
    <w:rsid w:val="0027736A"/>
    <w:rsid w:val="00277465"/>
    <w:rsid w:val="00277803"/>
    <w:rsid w:val="002778C0"/>
    <w:rsid w:val="00277AAA"/>
    <w:rsid w:val="00277B86"/>
    <w:rsid w:val="00280566"/>
    <w:rsid w:val="0028089D"/>
    <w:rsid w:val="00280970"/>
    <w:rsid w:val="00280B0C"/>
    <w:rsid w:val="00280B41"/>
    <w:rsid w:val="00280DA5"/>
    <w:rsid w:val="00280F08"/>
    <w:rsid w:val="002810E8"/>
    <w:rsid w:val="002814C6"/>
    <w:rsid w:val="00281EA4"/>
    <w:rsid w:val="00281EC1"/>
    <w:rsid w:val="00281F29"/>
    <w:rsid w:val="00281FFC"/>
    <w:rsid w:val="00282073"/>
    <w:rsid w:val="002821A6"/>
    <w:rsid w:val="0028235E"/>
    <w:rsid w:val="0028238F"/>
    <w:rsid w:val="002824CD"/>
    <w:rsid w:val="0028258C"/>
    <w:rsid w:val="00282851"/>
    <w:rsid w:val="00282BEB"/>
    <w:rsid w:val="00283073"/>
    <w:rsid w:val="002837D2"/>
    <w:rsid w:val="002837FD"/>
    <w:rsid w:val="00283818"/>
    <w:rsid w:val="00283B22"/>
    <w:rsid w:val="00283ECE"/>
    <w:rsid w:val="00283F58"/>
    <w:rsid w:val="002840E4"/>
    <w:rsid w:val="002844E6"/>
    <w:rsid w:val="00284954"/>
    <w:rsid w:val="00284CE2"/>
    <w:rsid w:val="00284E26"/>
    <w:rsid w:val="00284EDE"/>
    <w:rsid w:val="00285308"/>
    <w:rsid w:val="00285404"/>
    <w:rsid w:val="0028597F"/>
    <w:rsid w:val="00286460"/>
    <w:rsid w:val="0028662C"/>
    <w:rsid w:val="00286D0E"/>
    <w:rsid w:val="00286F44"/>
    <w:rsid w:val="00286F48"/>
    <w:rsid w:val="00287083"/>
    <w:rsid w:val="002870D8"/>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E8F"/>
    <w:rsid w:val="0029462F"/>
    <w:rsid w:val="002946CD"/>
    <w:rsid w:val="00294EDC"/>
    <w:rsid w:val="002952B8"/>
    <w:rsid w:val="0029542B"/>
    <w:rsid w:val="00296398"/>
    <w:rsid w:val="002964E2"/>
    <w:rsid w:val="00296988"/>
    <w:rsid w:val="00296EF8"/>
    <w:rsid w:val="002970B3"/>
    <w:rsid w:val="00297299"/>
    <w:rsid w:val="002972DA"/>
    <w:rsid w:val="00297965"/>
    <w:rsid w:val="002A01BF"/>
    <w:rsid w:val="002A033C"/>
    <w:rsid w:val="002A058E"/>
    <w:rsid w:val="002A0655"/>
    <w:rsid w:val="002A07C7"/>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40BA"/>
    <w:rsid w:val="002A41DC"/>
    <w:rsid w:val="002A4474"/>
    <w:rsid w:val="002A4A9B"/>
    <w:rsid w:val="002A4C83"/>
    <w:rsid w:val="002A4D20"/>
    <w:rsid w:val="002A4E23"/>
    <w:rsid w:val="002A4EFF"/>
    <w:rsid w:val="002A536B"/>
    <w:rsid w:val="002A54BA"/>
    <w:rsid w:val="002A552B"/>
    <w:rsid w:val="002A5786"/>
    <w:rsid w:val="002A583C"/>
    <w:rsid w:val="002A67F6"/>
    <w:rsid w:val="002A6A1D"/>
    <w:rsid w:val="002A6ED8"/>
    <w:rsid w:val="002A70D0"/>
    <w:rsid w:val="002A7497"/>
    <w:rsid w:val="002A77D2"/>
    <w:rsid w:val="002A7B61"/>
    <w:rsid w:val="002A7D9C"/>
    <w:rsid w:val="002A7EBA"/>
    <w:rsid w:val="002A7F57"/>
    <w:rsid w:val="002B01C7"/>
    <w:rsid w:val="002B04F9"/>
    <w:rsid w:val="002B0D5E"/>
    <w:rsid w:val="002B157B"/>
    <w:rsid w:val="002B191C"/>
    <w:rsid w:val="002B1A33"/>
    <w:rsid w:val="002B1AEF"/>
    <w:rsid w:val="002B2E05"/>
    <w:rsid w:val="002B2F20"/>
    <w:rsid w:val="002B34BA"/>
    <w:rsid w:val="002B352D"/>
    <w:rsid w:val="002B3695"/>
    <w:rsid w:val="002B424A"/>
    <w:rsid w:val="002B4C0D"/>
    <w:rsid w:val="002B50EC"/>
    <w:rsid w:val="002B52AF"/>
    <w:rsid w:val="002B5374"/>
    <w:rsid w:val="002B61FD"/>
    <w:rsid w:val="002B682F"/>
    <w:rsid w:val="002B6DBD"/>
    <w:rsid w:val="002B6E57"/>
    <w:rsid w:val="002B6EF4"/>
    <w:rsid w:val="002B6EF9"/>
    <w:rsid w:val="002B7287"/>
    <w:rsid w:val="002B77A9"/>
    <w:rsid w:val="002B787A"/>
    <w:rsid w:val="002B78EF"/>
    <w:rsid w:val="002B7A13"/>
    <w:rsid w:val="002B7A21"/>
    <w:rsid w:val="002B7D8A"/>
    <w:rsid w:val="002C0039"/>
    <w:rsid w:val="002C02E7"/>
    <w:rsid w:val="002C02F9"/>
    <w:rsid w:val="002C0999"/>
    <w:rsid w:val="002C0B5C"/>
    <w:rsid w:val="002C0FF9"/>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C70"/>
    <w:rsid w:val="002C327E"/>
    <w:rsid w:val="002C3301"/>
    <w:rsid w:val="002C34E0"/>
    <w:rsid w:val="002C3796"/>
    <w:rsid w:val="002C37BC"/>
    <w:rsid w:val="002C3B13"/>
    <w:rsid w:val="002C3EF7"/>
    <w:rsid w:val="002C4258"/>
    <w:rsid w:val="002C43CB"/>
    <w:rsid w:val="002C458A"/>
    <w:rsid w:val="002C46A1"/>
    <w:rsid w:val="002C4963"/>
    <w:rsid w:val="002C4E22"/>
    <w:rsid w:val="002C5061"/>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2B9"/>
    <w:rsid w:val="002D0321"/>
    <w:rsid w:val="002D03A7"/>
    <w:rsid w:val="002D072A"/>
    <w:rsid w:val="002D079B"/>
    <w:rsid w:val="002D0998"/>
    <w:rsid w:val="002D0C27"/>
    <w:rsid w:val="002D160C"/>
    <w:rsid w:val="002D16A9"/>
    <w:rsid w:val="002D193F"/>
    <w:rsid w:val="002D2198"/>
    <w:rsid w:val="002D2455"/>
    <w:rsid w:val="002D247D"/>
    <w:rsid w:val="002D26CA"/>
    <w:rsid w:val="002D2748"/>
    <w:rsid w:val="002D2A47"/>
    <w:rsid w:val="002D2CBC"/>
    <w:rsid w:val="002D3003"/>
    <w:rsid w:val="002D3995"/>
    <w:rsid w:val="002D5070"/>
    <w:rsid w:val="002D5968"/>
    <w:rsid w:val="002D5A25"/>
    <w:rsid w:val="002D5B6C"/>
    <w:rsid w:val="002D5CFA"/>
    <w:rsid w:val="002D6A7A"/>
    <w:rsid w:val="002D6CEA"/>
    <w:rsid w:val="002D6D00"/>
    <w:rsid w:val="002D6F0E"/>
    <w:rsid w:val="002D72A3"/>
    <w:rsid w:val="002D72B9"/>
    <w:rsid w:val="002D7FA6"/>
    <w:rsid w:val="002E01EC"/>
    <w:rsid w:val="002E0861"/>
    <w:rsid w:val="002E0CDE"/>
    <w:rsid w:val="002E0D65"/>
    <w:rsid w:val="002E1049"/>
    <w:rsid w:val="002E10E3"/>
    <w:rsid w:val="002E1112"/>
    <w:rsid w:val="002E118F"/>
    <w:rsid w:val="002E14F8"/>
    <w:rsid w:val="002E1613"/>
    <w:rsid w:val="002E17EE"/>
    <w:rsid w:val="002E1AEB"/>
    <w:rsid w:val="002E273B"/>
    <w:rsid w:val="002E2908"/>
    <w:rsid w:val="002E293D"/>
    <w:rsid w:val="002E2CFC"/>
    <w:rsid w:val="002E2F7A"/>
    <w:rsid w:val="002E306F"/>
    <w:rsid w:val="002E31BF"/>
    <w:rsid w:val="002E351F"/>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469"/>
    <w:rsid w:val="002F3A7B"/>
    <w:rsid w:val="002F43A1"/>
    <w:rsid w:val="002F43B0"/>
    <w:rsid w:val="002F43C0"/>
    <w:rsid w:val="002F44B6"/>
    <w:rsid w:val="002F4543"/>
    <w:rsid w:val="002F4655"/>
    <w:rsid w:val="002F4A54"/>
    <w:rsid w:val="002F6020"/>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C63"/>
    <w:rsid w:val="00302434"/>
    <w:rsid w:val="00302D41"/>
    <w:rsid w:val="00302FF1"/>
    <w:rsid w:val="00303090"/>
    <w:rsid w:val="0030322A"/>
    <w:rsid w:val="00303907"/>
    <w:rsid w:val="003039A6"/>
    <w:rsid w:val="00303E76"/>
    <w:rsid w:val="00303FE7"/>
    <w:rsid w:val="00304096"/>
    <w:rsid w:val="003042BE"/>
    <w:rsid w:val="0030438E"/>
    <w:rsid w:val="00304C33"/>
    <w:rsid w:val="003054A9"/>
    <w:rsid w:val="00305577"/>
    <w:rsid w:val="0030559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438"/>
    <w:rsid w:val="003114D6"/>
    <w:rsid w:val="00311EEE"/>
    <w:rsid w:val="00311F78"/>
    <w:rsid w:val="003120A5"/>
    <w:rsid w:val="00312B59"/>
    <w:rsid w:val="003133DF"/>
    <w:rsid w:val="00313F08"/>
    <w:rsid w:val="00313FA6"/>
    <w:rsid w:val="003144FD"/>
    <w:rsid w:val="0031454A"/>
    <w:rsid w:val="003148C3"/>
    <w:rsid w:val="003148E5"/>
    <w:rsid w:val="00314AD0"/>
    <w:rsid w:val="00314EA9"/>
    <w:rsid w:val="003154AC"/>
    <w:rsid w:val="00315A1E"/>
    <w:rsid w:val="003160DA"/>
    <w:rsid w:val="00316561"/>
    <w:rsid w:val="003165A6"/>
    <w:rsid w:val="00316666"/>
    <w:rsid w:val="003166FC"/>
    <w:rsid w:val="00316C87"/>
    <w:rsid w:val="00316D0D"/>
    <w:rsid w:val="00316D61"/>
    <w:rsid w:val="00317630"/>
    <w:rsid w:val="00317712"/>
    <w:rsid w:val="00317DC4"/>
    <w:rsid w:val="003205D3"/>
    <w:rsid w:val="00320993"/>
    <w:rsid w:val="00320D82"/>
    <w:rsid w:val="00321186"/>
    <w:rsid w:val="003218FB"/>
    <w:rsid w:val="00321A3A"/>
    <w:rsid w:val="00321D95"/>
    <w:rsid w:val="00321E43"/>
    <w:rsid w:val="003221D7"/>
    <w:rsid w:val="00322229"/>
    <w:rsid w:val="003224F9"/>
    <w:rsid w:val="0032254D"/>
    <w:rsid w:val="003227BB"/>
    <w:rsid w:val="00322AD4"/>
    <w:rsid w:val="00322E61"/>
    <w:rsid w:val="0032324F"/>
    <w:rsid w:val="003238A5"/>
    <w:rsid w:val="00323D48"/>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DA"/>
    <w:rsid w:val="003267F1"/>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449"/>
    <w:rsid w:val="003328BD"/>
    <w:rsid w:val="00332BCF"/>
    <w:rsid w:val="00332BF6"/>
    <w:rsid w:val="0033307D"/>
    <w:rsid w:val="00333275"/>
    <w:rsid w:val="003333F2"/>
    <w:rsid w:val="00333657"/>
    <w:rsid w:val="003338BC"/>
    <w:rsid w:val="00333B5C"/>
    <w:rsid w:val="003341D9"/>
    <w:rsid w:val="00334274"/>
    <w:rsid w:val="0033444E"/>
    <w:rsid w:val="003347BA"/>
    <w:rsid w:val="0033511E"/>
    <w:rsid w:val="00335BF3"/>
    <w:rsid w:val="00336595"/>
    <w:rsid w:val="003369D0"/>
    <w:rsid w:val="00336AAA"/>
    <w:rsid w:val="00336B50"/>
    <w:rsid w:val="00336CA7"/>
    <w:rsid w:val="003372C5"/>
    <w:rsid w:val="003373FE"/>
    <w:rsid w:val="003374C3"/>
    <w:rsid w:val="00337690"/>
    <w:rsid w:val="003377E7"/>
    <w:rsid w:val="00340B0B"/>
    <w:rsid w:val="00340B63"/>
    <w:rsid w:val="00340BA4"/>
    <w:rsid w:val="00340C54"/>
    <w:rsid w:val="00340D83"/>
    <w:rsid w:val="00340F65"/>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B4"/>
    <w:rsid w:val="003505F1"/>
    <w:rsid w:val="00350630"/>
    <w:rsid w:val="0035066D"/>
    <w:rsid w:val="00350691"/>
    <w:rsid w:val="00350702"/>
    <w:rsid w:val="00350E50"/>
    <w:rsid w:val="00350F06"/>
    <w:rsid w:val="003513CF"/>
    <w:rsid w:val="00351425"/>
    <w:rsid w:val="0035149D"/>
    <w:rsid w:val="0035162C"/>
    <w:rsid w:val="00351961"/>
    <w:rsid w:val="00351DEE"/>
    <w:rsid w:val="00352519"/>
    <w:rsid w:val="00352547"/>
    <w:rsid w:val="00352649"/>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65DE"/>
    <w:rsid w:val="00356787"/>
    <w:rsid w:val="00356E9D"/>
    <w:rsid w:val="003577D1"/>
    <w:rsid w:val="003579D0"/>
    <w:rsid w:val="00357BD6"/>
    <w:rsid w:val="00357F58"/>
    <w:rsid w:val="00360021"/>
    <w:rsid w:val="0036030B"/>
    <w:rsid w:val="0036067D"/>
    <w:rsid w:val="00361596"/>
    <w:rsid w:val="003617B5"/>
    <w:rsid w:val="003618F9"/>
    <w:rsid w:val="00361D22"/>
    <w:rsid w:val="00361F2C"/>
    <w:rsid w:val="00361F9D"/>
    <w:rsid w:val="00362185"/>
    <w:rsid w:val="003622AD"/>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9FF"/>
    <w:rsid w:val="00366B50"/>
    <w:rsid w:val="00366BAE"/>
    <w:rsid w:val="00366DF6"/>
    <w:rsid w:val="0036737C"/>
    <w:rsid w:val="0036751D"/>
    <w:rsid w:val="00367D6B"/>
    <w:rsid w:val="003703A1"/>
    <w:rsid w:val="00370B07"/>
    <w:rsid w:val="00370ED8"/>
    <w:rsid w:val="00371B40"/>
    <w:rsid w:val="00371DE4"/>
    <w:rsid w:val="00372620"/>
    <w:rsid w:val="00372929"/>
    <w:rsid w:val="00372AE4"/>
    <w:rsid w:val="00372C63"/>
    <w:rsid w:val="00372D43"/>
    <w:rsid w:val="003734CC"/>
    <w:rsid w:val="003736CA"/>
    <w:rsid w:val="00373744"/>
    <w:rsid w:val="00373DE3"/>
    <w:rsid w:val="003740F3"/>
    <w:rsid w:val="0037428C"/>
    <w:rsid w:val="003743C6"/>
    <w:rsid w:val="00374BB8"/>
    <w:rsid w:val="00374CDE"/>
    <w:rsid w:val="00374D54"/>
    <w:rsid w:val="00374E89"/>
    <w:rsid w:val="0037500A"/>
    <w:rsid w:val="0037556C"/>
    <w:rsid w:val="0037564C"/>
    <w:rsid w:val="00375D5B"/>
    <w:rsid w:val="00375F26"/>
    <w:rsid w:val="00376132"/>
    <w:rsid w:val="00376385"/>
    <w:rsid w:val="00376B07"/>
    <w:rsid w:val="0037741D"/>
    <w:rsid w:val="003776F0"/>
    <w:rsid w:val="00377751"/>
    <w:rsid w:val="00377994"/>
    <w:rsid w:val="00377B0D"/>
    <w:rsid w:val="00377C7B"/>
    <w:rsid w:val="00377E1C"/>
    <w:rsid w:val="003800E8"/>
    <w:rsid w:val="00380658"/>
    <w:rsid w:val="00380BF8"/>
    <w:rsid w:val="00380F28"/>
    <w:rsid w:val="003814FA"/>
    <w:rsid w:val="003815A1"/>
    <w:rsid w:val="00381633"/>
    <w:rsid w:val="00381A85"/>
    <w:rsid w:val="00381B6C"/>
    <w:rsid w:val="00381E97"/>
    <w:rsid w:val="00381EE1"/>
    <w:rsid w:val="00382189"/>
    <w:rsid w:val="00382644"/>
    <w:rsid w:val="00382705"/>
    <w:rsid w:val="0038289C"/>
    <w:rsid w:val="003829AA"/>
    <w:rsid w:val="00382B06"/>
    <w:rsid w:val="00382E02"/>
    <w:rsid w:val="00382FDA"/>
    <w:rsid w:val="003833AF"/>
    <w:rsid w:val="0038400F"/>
    <w:rsid w:val="003841C1"/>
    <w:rsid w:val="00384257"/>
    <w:rsid w:val="003842FE"/>
    <w:rsid w:val="00384A93"/>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FB"/>
    <w:rsid w:val="0039025C"/>
    <w:rsid w:val="003908DE"/>
    <w:rsid w:val="00390D91"/>
    <w:rsid w:val="0039117C"/>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7DF"/>
    <w:rsid w:val="00395DA6"/>
    <w:rsid w:val="0039703B"/>
    <w:rsid w:val="00397A77"/>
    <w:rsid w:val="00397F47"/>
    <w:rsid w:val="003A0222"/>
    <w:rsid w:val="003A0C62"/>
    <w:rsid w:val="003A0DD0"/>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DE3"/>
    <w:rsid w:val="003A4EB4"/>
    <w:rsid w:val="003A5108"/>
    <w:rsid w:val="003A53BC"/>
    <w:rsid w:val="003A55A7"/>
    <w:rsid w:val="003A55B7"/>
    <w:rsid w:val="003A57D7"/>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C54"/>
    <w:rsid w:val="003B2E5D"/>
    <w:rsid w:val="003B2F08"/>
    <w:rsid w:val="003B3321"/>
    <w:rsid w:val="003B370C"/>
    <w:rsid w:val="003B3C8D"/>
    <w:rsid w:val="003B3EFC"/>
    <w:rsid w:val="003B40EA"/>
    <w:rsid w:val="003B43BC"/>
    <w:rsid w:val="003B4503"/>
    <w:rsid w:val="003B464D"/>
    <w:rsid w:val="003B46F9"/>
    <w:rsid w:val="003B4C48"/>
    <w:rsid w:val="003B5348"/>
    <w:rsid w:val="003B56BC"/>
    <w:rsid w:val="003B5CD5"/>
    <w:rsid w:val="003B5DF6"/>
    <w:rsid w:val="003B65D1"/>
    <w:rsid w:val="003B69C1"/>
    <w:rsid w:val="003B69E0"/>
    <w:rsid w:val="003B6E8A"/>
    <w:rsid w:val="003B70F2"/>
    <w:rsid w:val="003B7152"/>
    <w:rsid w:val="003B7B18"/>
    <w:rsid w:val="003B7DDF"/>
    <w:rsid w:val="003B7DE7"/>
    <w:rsid w:val="003B7EFF"/>
    <w:rsid w:val="003B7F03"/>
    <w:rsid w:val="003C0147"/>
    <w:rsid w:val="003C021E"/>
    <w:rsid w:val="003C03EC"/>
    <w:rsid w:val="003C0859"/>
    <w:rsid w:val="003C08CC"/>
    <w:rsid w:val="003C0E87"/>
    <w:rsid w:val="003C10F0"/>
    <w:rsid w:val="003C1594"/>
    <w:rsid w:val="003C16F4"/>
    <w:rsid w:val="003C174F"/>
    <w:rsid w:val="003C1A84"/>
    <w:rsid w:val="003C1D18"/>
    <w:rsid w:val="003C2610"/>
    <w:rsid w:val="003C2BF6"/>
    <w:rsid w:val="003C2E18"/>
    <w:rsid w:val="003C3349"/>
    <w:rsid w:val="003C36D0"/>
    <w:rsid w:val="003C370B"/>
    <w:rsid w:val="003C3BD8"/>
    <w:rsid w:val="003C48F6"/>
    <w:rsid w:val="003C4DE5"/>
    <w:rsid w:val="003C4E04"/>
    <w:rsid w:val="003C4EFA"/>
    <w:rsid w:val="003C50FB"/>
    <w:rsid w:val="003C5444"/>
    <w:rsid w:val="003C54F8"/>
    <w:rsid w:val="003C6961"/>
    <w:rsid w:val="003C6C14"/>
    <w:rsid w:val="003C6DC6"/>
    <w:rsid w:val="003C71D3"/>
    <w:rsid w:val="003C78B3"/>
    <w:rsid w:val="003D00E7"/>
    <w:rsid w:val="003D03B9"/>
    <w:rsid w:val="003D063C"/>
    <w:rsid w:val="003D0D36"/>
    <w:rsid w:val="003D12A3"/>
    <w:rsid w:val="003D1649"/>
    <w:rsid w:val="003D1742"/>
    <w:rsid w:val="003D1AEE"/>
    <w:rsid w:val="003D1B83"/>
    <w:rsid w:val="003D1C87"/>
    <w:rsid w:val="003D1D5F"/>
    <w:rsid w:val="003D1EE1"/>
    <w:rsid w:val="003D20FC"/>
    <w:rsid w:val="003D2259"/>
    <w:rsid w:val="003D23C6"/>
    <w:rsid w:val="003D280E"/>
    <w:rsid w:val="003D2D77"/>
    <w:rsid w:val="003D2DE8"/>
    <w:rsid w:val="003D3460"/>
    <w:rsid w:val="003D3529"/>
    <w:rsid w:val="003D39B3"/>
    <w:rsid w:val="003D39D4"/>
    <w:rsid w:val="003D3C30"/>
    <w:rsid w:val="003D4B5B"/>
    <w:rsid w:val="003D4B8B"/>
    <w:rsid w:val="003D4DCD"/>
    <w:rsid w:val="003D535E"/>
    <w:rsid w:val="003D5BD1"/>
    <w:rsid w:val="003D5CB4"/>
    <w:rsid w:val="003D6B89"/>
    <w:rsid w:val="003D6B93"/>
    <w:rsid w:val="003D6F1D"/>
    <w:rsid w:val="003D6FDB"/>
    <w:rsid w:val="003D7717"/>
    <w:rsid w:val="003D7987"/>
    <w:rsid w:val="003D7A2B"/>
    <w:rsid w:val="003D7D31"/>
    <w:rsid w:val="003D7DBB"/>
    <w:rsid w:val="003D7FBF"/>
    <w:rsid w:val="003E002E"/>
    <w:rsid w:val="003E0132"/>
    <w:rsid w:val="003E015D"/>
    <w:rsid w:val="003E03B8"/>
    <w:rsid w:val="003E0745"/>
    <w:rsid w:val="003E0884"/>
    <w:rsid w:val="003E0D9E"/>
    <w:rsid w:val="003E1252"/>
    <w:rsid w:val="003E154B"/>
    <w:rsid w:val="003E16B2"/>
    <w:rsid w:val="003E1A76"/>
    <w:rsid w:val="003E1EE3"/>
    <w:rsid w:val="003E1F66"/>
    <w:rsid w:val="003E1F69"/>
    <w:rsid w:val="003E20F5"/>
    <w:rsid w:val="003E26F5"/>
    <w:rsid w:val="003E2ABB"/>
    <w:rsid w:val="003E3345"/>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277"/>
    <w:rsid w:val="003E62E5"/>
    <w:rsid w:val="003E64D0"/>
    <w:rsid w:val="003E6516"/>
    <w:rsid w:val="003E6B8F"/>
    <w:rsid w:val="003E6D0B"/>
    <w:rsid w:val="003E6F1A"/>
    <w:rsid w:val="003E705C"/>
    <w:rsid w:val="003E72D2"/>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524B"/>
    <w:rsid w:val="003F53D6"/>
    <w:rsid w:val="003F596D"/>
    <w:rsid w:val="003F5BB0"/>
    <w:rsid w:val="003F5CF5"/>
    <w:rsid w:val="003F5E52"/>
    <w:rsid w:val="003F69A8"/>
    <w:rsid w:val="003F6B87"/>
    <w:rsid w:val="003F727A"/>
    <w:rsid w:val="003F7399"/>
    <w:rsid w:val="003F741F"/>
    <w:rsid w:val="003F7741"/>
    <w:rsid w:val="003F790C"/>
    <w:rsid w:val="003F7A9D"/>
    <w:rsid w:val="003F7B1A"/>
    <w:rsid w:val="003F7B6A"/>
    <w:rsid w:val="004000DC"/>
    <w:rsid w:val="00400120"/>
    <w:rsid w:val="0040086F"/>
    <w:rsid w:val="00400B47"/>
    <w:rsid w:val="00400CDA"/>
    <w:rsid w:val="00400E48"/>
    <w:rsid w:val="00401282"/>
    <w:rsid w:val="00401414"/>
    <w:rsid w:val="00401BA3"/>
    <w:rsid w:val="00401D43"/>
    <w:rsid w:val="00401F0E"/>
    <w:rsid w:val="004024C9"/>
    <w:rsid w:val="0040274B"/>
    <w:rsid w:val="00402CF2"/>
    <w:rsid w:val="004037F9"/>
    <w:rsid w:val="004038EC"/>
    <w:rsid w:val="00403D4D"/>
    <w:rsid w:val="00404098"/>
    <w:rsid w:val="004045D1"/>
    <w:rsid w:val="0040478F"/>
    <w:rsid w:val="004048AC"/>
    <w:rsid w:val="00404D7B"/>
    <w:rsid w:val="00405005"/>
    <w:rsid w:val="00405035"/>
    <w:rsid w:val="004057BE"/>
    <w:rsid w:val="00405E36"/>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4160"/>
    <w:rsid w:val="004141FD"/>
    <w:rsid w:val="0041424F"/>
    <w:rsid w:val="00414388"/>
    <w:rsid w:val="00414419"/>
    <w:rsid w:val="004145FD"/>
    <w:rsid w:val="00414633"/>
    <w:rsid w:val="00414686"/>
    <w:rsid w:val="00414825"/>
    <w:rsid w:val="00414B3E"/>
    <w:rsid w:val="00414BB4"/>
    <w:rsid w:val="004151D2"/>
    <w:rsid w:val="0041520E"/>
    <w:rsid w:val="00415A30"/>
    <w:rsid w:val="00415D53"/>
    <w:rsid w:val="0041652D"/>
    <w:rsid w:val="00416538"/>
    <w:rsid w:val="00416B35"/>
    <w:rsid w:val="00416EA3"/>
    <w:rsid w:val="00417824"/>
    <w:rsid w:val="00417870"/>
    <w:rsid w:val="00417DE8"/>
    <w:rsid w:val="00417FDB"/>
    <w:rsid w:val="004203FA"/>
    <w:rsid w:val="0042042C"/>
    <w:rsid w:val="004205AE"/>
    <w:rsid w:val="004205C1"/>
    <w:rsid w:val="0042064D"/>
    <w:rsid w:val="004208DA"/>
    <w:rsid w:val="00421001"/>
    <w:rsid w:val="00421255"/>
    <w:rsid w:val="004212CF"/>
    <w:rsid w:val="00421A59"/>
    <w:rsid w:val="00421CE1"/>
    <w:rsid w:val="00421CE2"/>
    <w:rsid w:val="00422064"/>
    <w:rsid w:val="004223A7"/>
    <w:rsid w:val="00422B65"/>
    <w:rsid w:val="00423443"/>
    <w:rsid w:val="00423894"/>
    <w:rsid w:val="00423E03"/>
    <w:rsid w:val="0042430D"/>
    <w:rsid w:val="00424943"/>
    <w:rsid w:val="00424C0C"/>
    <w:rsid w:val="00424D5C"/>
    <w:rsid w:val="00424D84"/>
    <w:rsid w:val="004253A1"/>
    <w:rsid w:val="00425DC1"/>
    <w:rsid w:val="00425E28"/>
    <w:rsid w:val="00426028"/>
    <w:rsid w:val="00426433"/>
    <w:rsid w:val="004265BE"/>
    <w:rsid w:val="00426654"/>
    <w:rsid w:val="004267BD"/>
    <w:rsid w:val="004268DF"/>
    <w:rsid w:val="00426B03"/>
    <w:rsid w:val="00426D1A"/>
    <w:rsid w:val="00426D4C"/>
    <w:rsid w:val="00427A69"/>
    <w:rsid w:val="00430447"/>
    <w:rsid w:val="00430634"/>
    <w:rsid w:val="00430A7B"/>
    <w:rsid w:val="004316BC"/>
    <w:rsid w:val="00431B5D"/>
    <w:rsid w:val="004322F9"/>
    <w:rsid w:val="0043236A"/>
    <w:rsid w:val="004323CF"/>
    <w:rsid w:val="0043262B"/>
    <w:rsid w:val="004327A2"/>
    <w:rsid w:val="00432AEE"/>
    <w:rsid w:val="00432BAC"/>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D73"/>
    <w:rsid w:val="00440DB3"/>
    <w:rsid w:val="004411F4"/>
    <w:rsid w:val="004414D5"/>
    <w:rsid w:val="00441947"/>
    <w:rsid w:val="00441FCC"/>
    <w:rsid w:val="004422D2"/>
    <w:rsid w:val="00442EF0"/>
    <w:rsid w:val="00442F39"/>
    <w:rsid w:val="00443082"/>
    <w:rsid w:val="004432A6"/>
    <w:rsid w:val="004435E4"/>
    <w:rsid w:val="004438DB"/>
    <w:rsid w:val="00443A84"/>
    <w:rsid w:val="004440AE"/>
    <w:rsid w:val="00444366"/>
    <w:rsid w:val="00444B9F"/>
    <w:rsid w:val="00444C9D"/>
    <w:rsid w:val="00444EAA"/>
    <w:rsid w:val="004451B3"/>
    <w:rsid w:val="00445298"/>
    <w:rsid w:val="004456A1"/>
    <w:rsid w:val="00445971"/>
    <w:rsid w:val="00445AFA"/>
    <w:rsid w:val="00445E07"/>
    <w:rsid w:val="004462D5"/>
    <w:rsid w:val="004463B2"/>
    <w:rsid w:val="00446D98"/>
    <w:rsid w:val="004470F9"/>
    <w:rsid w:val="00447705"/>
    <w:rsid w:val="00447A70"/>
    <w:rsid w:val="00447C81"/>
    <w:rsid w:val="00447E40"/>
    <w:rsid w:val="00447F4D"/>
    <w:rsid w:val="00450122"/>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F63"/>
    <w:rsid w:val="0045407D"/>
    <w:rsid w:val="004548D6"/>
    <w:rsid w:val="004549C3"/>
    <w:rsid w:val="004549DB"/>
    <w:rsid w:val="00454D2F"/>
    <w:rsid w:val="004555F1"/>
    <w:rsid w:val="0045597A"/>
    <w:rsid w:val="00455ECC"/>
    <w:rsid w:val="00455F02"/>
    <w:rsid w:val="0045604D"/>
    <w:rsid w:val="004563F2"/>
    <w:rsid w:val="004563F3"/>
    <w:rsid w:val="0045647A"/>
    <w:rsid w:val="004564E0"/>
    <w:rsid w:val="00456762"/>
    <w:rsid w:val="00456DC5"/>
    <w:rsid w:val="00456FBB"/>
    <w:rsid w:val="0045723C"/>
    <w:rsid w:val="004575EB"/>
    <w:rsid w:val="004600FE"/>
    <w:rsid w:val="00460674"/>
    <w:rsid w:val="00460936"/>
    <w:rsid w:val="00460A52"/>
    <w:rsid w:val="00460D78"/>
    <w:rsid w:val="00460F38"/>
    <w:rsid w:val="00460F9D"/>
    <w:rsid w:val="004611AB"/>
    <w:rsid w:val="004611C0"/>
    <w:rsid w:val="0046148C"/>
    <w:rsid w:val="004614D8"/>
    <w:rsid w:val="0046165A"/>
    <w:rsid w:val="00461D67"/>
    <w:rsid w:val="0046222E"/>
    <w:rsid w:val="004625F0"/>
    <w:rsid w:val="00462771"/>
    <w:rsid w:val="00462A21"/>
    <w:rsid w:val="0046301A"/>
    <w:rsid w:val="004631BC"/>
    <w:rsid w:val="004632CC"/>
    <w:rsid w:val="00463990"/>
    <w:rsid w:val="00463A13"/>
    <w:rsid w:val="0046428E"/>
    <w:rsid w:val="004642D6"/>
    <w:rsid w:val="004642FB"/>
    <w:rsid w:val="00464810"/>
    <w:rsid w:val="0046481C"/>
    <w:rsid w:val="00464863"/>
    <w:rsid w:val="00466205"/>
    <w:rsid w:val="004664E0"/>
    <w:rsid w:val="004664FF"/>
    <w:rsid w:val="00466701"/>
    <w:rsid w:val="00466755"/>
    <w:rsid w:val="00466865"/>
    <w:rsid w:val="00466C81"/>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5806"/>
    <w:rsid w:val="0047585E"/>
    <w:rsid w:val="00475AF7"/>
    <w:rsid w:val="00475D0E"/>
    <w:rsid w:val="00475FDC"/>
    <w:rsid w:val="004762E4"/>
    <w:rsid w:val="0047657A"/>
    <w:rsid w:val="0047676D"/>
    <w:rsid w:val="00476A5A"/>
    <w:rsid w:val="00476ABB"/>
    <w:rsid w:val="00476B2E"/>
    <w:rsid w:val="00476B84"/>
    <w:rsid w:val="00476BE1"/>
    <w:rsid w:val="00476DAC"/>
    <w:rsid w:val="00476DD4"/>
    <w:rsid w:val="00476F06"/>
    <w:rsid w:val="0047713D"/>
    <w:rsid w:val="00477427"/>
    <w:rsid w:val="00477AFB"/>
    <w:rsid w:val="00477BE4"/>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8A0"/>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222"/>
    <w:rsid w:val="00490889"/>
    <w:rsid w:val="0049119F"/>
    <w:rsid w:val="0049126B"/>
    <w:rsid w:val="00491450"/>
    <w:rsid w:val="004915DF"/>
    <w:rsid w:val="0049181E"/>
    <w:rsid w:val="0049193C"/>
    <w:rsid w:val="00492098"/>
    <w:rsid w:val="004926E5"/>
    <w:rsid w:val="00492848"/>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F54"/>
    <w:rsid w:val="004A2616"/>
    <w:rsid w:val="004A2F9F"/>
    <w:rsid w:val="004A33BF"/>
    <w:rsid w:val="004A3A31"/>
    <w:rsid w:val="004A3B16"/>
    <w:rsid w:val="004A3F5F"/>
    <w:rsid w:val="004A405D"/>
    <w:rsid w:val="004A4374"/>
    <w:rsid w:val="004A468F"/>
    <w:rsid w:val="004A4FE6"/>
    <w:rsid w:val="004A50FF"/>
    <w:rsid w:val="004A5856"/>
    <w:rsid w:val="004A5C33"/>
    <w:rsid w:val="004A5D0D"/>
    <w:rsid w:val="004A5ED4"/>
    <w:rsid w:val="004A6493"/>
    <w:rsid w:val="004A6DC4"/>
    <w:rsid w:val="004A6E80"/>
    <w:rsid w:val="004A6F2D"/>
    <w:rsid w:val="004A7378"/>
    <w:rsid w:val="004A796C"/>
    <w:rsid w:val="004B004A"/>
    <w:rsid w:val="004B0376"/>
    <w:rsid w:val="004B09CF"/>
    <w:rsid w:val="004B0B14"/>
    <w:rsid w:val="004B0C20"/>
    <w:rsid w:val="004B1611"/>
    <w:rsid w:val="004B188C"/>
    <w:rsid w:val="004B1D41"/>
    <w:rsid w:val="004B21BF"/>
    <w:rsid w:val="004B276B"/>
    <w:rsid w:val="004B2DF1"/>
    <w:rsid w:val="004B32B4"/>
    <w:rsid w:val="004B367C"/>
    <w:rsid w:val="004B36DA"/>
    <w:rsid w:val="004B3EC6"/>
    <w:rsid w:val="004B42B6"/>
    <w:rsid w:val="004B4748"/>
    <w:rsid w:val="004B476E"/>
    <w:rsid w:val="004B4890"/>
    <w:rsid w:val="004B4985"/>
    <w:rsid w:val="004B4B6E"/>
    <w:rsid w:val="004B4C77"/>
    <w:rsid w:val="004B4EEE"/>
    <w:rsid w:val="004B5061"/>
    <w:rsid w:val="004B55C6"/>
    <w:rsid w:val="004B59A1"/>
    <w:rsid w:val="004B59DF"/>
    <w:rsid w:val="004B5CC5"/>
    <w:rsid w:val="004B5DF2"/>
    <w:rsid w:val="004B6283"/>
    <w:rsid w:val="004B6549"/>
    <w:rsid w:val="004B6677"/>
    <w:rsid w:val="004B6751"/>
    <w:rsid w:val="004B697D"/>
    <w:rsid w:val="004B6ED5"/>
    <w:rsid w:val="004B710C"/>
    <w:rsid w:val="004B75A7"/>
    <w:rsid w:val="004B7763"/>
    <w:rsid w:val="004B7DDF"/>
    <w:rsid w:val="004C08F5"/>
    <w:rsid w:val="004C0C22"/>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AB2"/>
    <w:rsid w:val="004C6C65"/>
    <w:rsid w:val="004C6C9D"/>
    <w:rsid w:val="004C710B"/>
    <w:rsid w:val="004C7340"/>
    <w:rsid w:val="004C7677"/>
    <w:rsid w:val="004C79AF"/>
    <w:rsid w:val="004C7A00"/>
    <w:rsid w:val="004C7F90"/>
    <w:rsid w:val="004D0022"/>
    <w:rsid w:val="004D137D"/>
    <w:rsid w:val="004D15FB"/>
    <w:rsid w:val="004D1BBF"/>
    <w:rsid w:val="004D1C7A"/>
    <w:rsid w:val="004D1D9D"/>
    <w:rsid w:val="004D1F44"/>
    <w:rsid w:val="004D2072"/>
    <w:rsid w:val="004D2776"/>
    <w:rsid w:val="004D27CE"/>
    <w:rsid w:val="004D2892"/>
    <w:rsid w:val="004D2D82"/>
    <w:rsid w:val="004D2E5B"/>
    <w:rsid w:val="004D2EF0"/>
    <w:rsid w:val="004D2F1C"/>
    <w:rsid w:val="004D3113"/>
    <w:rsid w:val="004D3882"/>
    <w:rsid w:val="004D3F0E"/>
    <w:rsid w:val="004D4198"/>
    <w:rsid w:val="004D42ED"/>
    <w:rsid w:val="004D4464"/>
    <w:rsid w:val="004D4682"/>
    <w:rsid w:val="004D46ED"/>
    <w:rsid w:val="004D5075"/>
    <w:rsid w:val="004D5454"/>
    <w:rsid w:val="004D55DA"/>
    <w:rsid w:val="004D5C8D"/>
    <w:rsid w:val="004D5DF9"/>
    <w:rsid w:val="004D6055"/>
    <w:rsid w:val="004D61CB"/>
    <w:rsid w:val="004D6531"/>
    <w:rsid w:val="004D6804"/>
    <w:rsid w:val="004D6E90"/>
    <w:rsid w:val="004D72E7"/>
    <w:rsid w:val="004D73D7"/>
    <w:rsid w:val="004D783E"/>
    <w:rsid w:val="004D7D94"/>
    <w:rsid w:val="004D7F31"/>
    <w:rsid w:val="004E018C"/>
    <w:rsid w:val="004E025E"/>
    <w:rsid w:val="004E054E"/>
    <w:rsid w:val="004E0C2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6100"/>
    <w:rsid w:val="004E6421"/>
    <w:rsid w:val="004E64F2"/>
    <w:rsid w:val="004E6628"/>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784"/>
    <w:rsid w:val="004F17A0"/>
    <w:rsid w:val="004F1804"/>
    <w:rsid w:val="004F235A"/>
    <w:rsid w:val="004F2A98"/>
    <w:rsid w:val="004F2F92"/>
    <w:rsid w:val="004F3208"/>
    <w:rsid w:val="004F3475"/>
    <w:rsid w:val="004F34EC"/>
    <w:rsid w:val="004F35DE"/>
    <w:rsid w:val="004F3AA7"/>
    <w:rsid w:val="004F3B4E"/>
    <w:rsid w:val="004F3E50"/>
    <w:rsid w:val="004F412D"/>
    <w:rsid w:val="004F4134"/>
    <w:rsid w:val="004F4362"/>
    <w:rsid w:val="004F44B8"/>
    <w:rsid w:val="004F4CDD"/>
    <w:rsid w:val="004F5383"/>
    <w:rsid w:val="004F55A7"/>
    <w:rsid w:val="004F5862"/>
    <w:rsid w:val="004F5D35"/>
    <w:rsid w:val="004F5E6D"/>
    <w:rsid w:val="004F5F02"/>
    <w:rsid w:val="004F74E4"/>
    <w:rsid w:val="004F756B"/>
    <w:rsid w:val="004F7835"/>
    <w:rsid w:val="004F7A1B"/>
    <w:rsid w:val="00500000"/>
    <w:rsid w:val="005007AE"/>
    <w:rsid w:val="00500F35"/>
    <w:rsid w:val="00500F85"/>
    <w:rsid w:val="005013DE"/>
    <w:rsid w:val="005019B0"/>
    <w:rsid w:val="00501B4D"/>
    <w:rsid w:val="00501B7B"/>
    <w:rsid w:val="00501D26"/>
    <w:rsid w:val="00502163"/>
    <w:rsid w:val="005022A6"/>
    <w:rsid w:val="005023C0"/>
    <w:rsid w:val="005024BD"/>
    <w:rsid w:val="00502AEB"/>
    <w:rsid w:val="005031CA"/>
    <w:rsid w:val="005036F5"/>
    <w:rsid w:val="00503CFF"/>
    <w:rsid w:val="00503EC9"/>
    <w:rsid w:val="00503FE4"/>
    <w:rsid w:val="00504064"/>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214"/>
    <w:rsid w:val="005063C1"/>
    <w:rsid w:val="0050684C"/>
    <w:rsid w:val="005068D4"/>
    <w:rsid w:val="00506E53"/>
    <w:rsid w:val="0050710A"/>
    <w:rsid w:val="005071EF"/>
    <w:rsid w:val="00507456"/>
    <w:rsid w:val="00507587"/>
    <w:rsid w:val="00507927"/>
    <w:rsid w:val="00507CE3"/>
    <w:rsid w:val="00507DA8"/>
    <w:rsid w:val="00507ED8"/>
    <w:rsid w:val="00507FEF"/>
    <w:rsid w:val="0051014E"/>
    <w:rsid w:val="00510E7D"/>
    <w:rsid w:val="005111C6"/>
    <w:rsid w:val="00511389"/>
    <w:rsid w:val="005115B8"/>
    <w:rsid w:val="005117C9"/>
    <w:rsid w:val="005119F7"/>
    <w:rsid w:val="005121F7"/>
    <w:rsid w:val="00512989"/>
    <w:rsid w:val="005129CF"/>
    <w:rsid w:val="00512AE3"/>
    <w:rsid w:val="00512AE8"/>
    <w:rsid w:val="00512C00"/>
    <w:rsid w:val="00513072"/>
    <w:rsid w:val="005134C8"/>
    <w:rsid w:val="00513545"/>
    <w:rsid w:val="00513A26"/>
    <w:rsid w:val="0051414A"/>
    <w:rsid w:val="00514770"/>
    <w:rsid w:val="005153D3"/>
    <w:rsid w:val="00515466"/>
    <w:rsid w:val="00515561"/>
    <w:rsid w:val="00515581"/>
    <w:rsid w:val="005157C3"/>
    <w:rsid w:val="00515C17"/>
    <w:rsid w:val="00515DA2"/>
    <w:rsid w:val="00515FB6"/>
    <w:rsid w:val="005164F5"/>
    <w:rsid w:val="0051665F"/>
    <w:rsid w:val="00516F14"/>
    <w:rsid w:val="005170C8"/>
    <w:rsid w:val="00517167"/>
    <w:rsid w:val="00517186"/>
    <w:rsid w:val="0051727C"/>
    <w:rsid w:val="005172F3"/>
    <w:rsid w:val="005173E4"/>
    <w:rsid w:val="00517522"/>
    <w:rsid w:val="00517A2D"/>
    <w:rsid w:val="00517CC2"/>
    <w:rsid w:val="0052011B"/>
    <w:rsid w:val="00520307"/>
    <w:rsid w:val="005203AC"/>
    <w:rsid w:val="005203CE"/>
    <w:rsid w:val="0052051A"/>
    <w:rsid w:val="005205FC"/>
    <w:rsid w:val="00520618"/>
    <w:rsid w:val="00520682"/>
    <w:rsid w:val="00521601"/>
    <w:rsid w:val="005217E9"/>
    <w:rsid w:val="00521AC9"/>
    <w:rsid w:val="00521FCF"/>
    <w:rsid w:val="00522282"/>
    <w:rsid w:val="00522399"/>
    <w:rsid w:val="005229CF"/>
    <w:rsid w:val="005229F2"/>
    <w:rsid w:val="00522B15"/>
    <w:rsid w:val="00522B85"/>
    <w:rsid w:val="005230AC"/>
    <w:rsid w:val="00523744"/>
    <w:rsid w:val="005238BB"/>
    <w:rsid w:val="00523F24"/>
    <w:rsid w:val="0052471E"/>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CEE"/>
    <w:rsid w:val="00527EC9"/>
    <w:rsid w:val="005300B3"/>
    <w:rsid w:val="005303F0"/>
    <w:rsid w:val="0053060B"/>
    <w:rsid w:val="00530725"/>
    <w:rsid w:val="005308A1"/>
    <w:rsid w:val="0053099E"/>
    <w:rsid w:val="00530A08"/>
    <w:rsid w:val="00530BF9"/>
    <w:rsid w:val="00530ECD"/>
    <w:rsid w:val="00530F2F"/>
    <w:rsid w:val="00530FD0"/>
    <w:rsid w:val="005313F6"/>
    <w:rsid w:val="005315B0"/>
    <w:rsid w:val="00531CE6"/>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500B"/>
    <w:rsid w:val="005353B3"/>
    <w:rsid w:val="00535496"/>
    <w:rsid w:val="005355B4"/>
    <w:rsid w:val="0053589D"/>
    <w:rsid w:val="005359E9"/>
    <w:rsid w:val="00535B96"/>
    <w:rsid w:val="00536591"/>
    <w:rsid w:val="0053661C"/>
    <w:rsid w:val="005366C2"/>
    <w:rsid w:val="005367AF"/>
    <w:rsid w:val="00537243"/>
    <w:rsid w:val="0053732C"/>
    <w:rsid w:val="00537935"/>
    <w:rsid w:val="00537B2E"/>
    <w:rsid w:val="00537F6F"/>
    <w:rsid w:val="0054040F"/>
    <w:rsid w:val="005407B4"/>
    <w:rsid w:val="00540C10"/>
    <w:rsid w:val="00540C86"/>
    <w:rsid w:val="00540D99"/>
    <w:rsid w:val="00540DC1"/>
    <w:rsid w:val="0054138E"/>
    <w:rsid w:val="005417A2"/>
    <w:rsid w:val="00541972"/>
    <w:rsid w:val="00541FC9"/>
    <w:rsid w:val="0054246C"/>
    <w:rsid w:val="00542905"/>
    <w:rsid w:val="00542A92"/>
    <w:rsid w:val="00542C1E"/>
    <w:rsid w:val="00542F16"/>
    <w:rsid w:val="00542F96"/>
    <w:rsid w:val="00542FDB"/>
    <w:rsid w:val="00543184"/>
    <w:rsid w:val="0054339B"/>
    <w:rsid w:val="00543796"/>
    <w:rsid w:val="00543BAF"/>
    <w:rsid w:val="00543DBB"/>
    <w:rsid w:val="00544546"/>
    <w:rsid w:val="00544646"/>
    <w:rsid w:val="0054464E"/>
    <w:rsid w:val="0054489F"/>
    <w:rsid w:val="005449F5"/>
    <w:rsid w:val="00544A03"/>
    <w:rsid w:val="00544DA5"/>
    <w:rsid w:val="00544F1C"/>
    <w:rsid w:val="005450A4"/>
    <w:rsid w:val="0054524E"/>
    <w:rsid w:val="0054582E"/>
    <w:rsid w:val="00545C1E"/>
    <w:rsid w:val="00545C65"/>
    <w:rsid w:val="00546643"/>
    <w:rsid w:val="00546B3D"/>
    <w:rsid w:val="0054717E"/>
    <w:rsid w:val="005479A6"/>
    <w:rsid w:val="00547A6B"/>
    <w:rsid w:val="00547B73"/>
    <w:rsid w:val="00547CB4"/>
    <w:rsid w:val="00547EEF"/>
    <w:rsid w:val="00550268"/>
    <w:rsid w:val="005505FB"/>
    <w:rsid w:val="005506BE"/>
    <w:rsid w:val="005507EF"/>
    <w:rsid w:val="00550C1E"/>
    <w:rsid w:val="00550DA7"/>
    <w:rsid w:val="0055124F"/>
    <w:rsid w:val="00551325"/>
    <w:rsid w:val="00552275"/>
    <w:rsid w:val="00552298"/>
    <w:rsid w:val="00552582"/>
    <w:rsid w:val="005525AE"/>
    <w:rsid w:val="0055271D"/>
    <w:rsid w:val="0055281C"/>
    <w:rsid w:val="00552A2A"/>
    <w:rsid w:val="00553004"/>
    <w:rsid w:val="00553197"/>
    <w:rsid w:val="005539AA"/>
    <w:rsid w:val="005539DA"/>
    <w:rsid w:val="00553A66"/>
    <w:rsid w:val="00553D9C"/>
    <w:rsid w:val="00553DF5"/>
    <w:rsid w:val="00553F63"/>
    <w:rsid w:val="00554253"/>
    <w:rsid w:val="00554534"/>
    <w:rsid w:val="00554699"/>
    <w:rsid w:val="00554CB1"/>
    <w:rsid w:val="00555125"/>
    <w:rsid w:val="00555423"/>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D43"/>
    <w:rsid w:val="005640AA"/>
    <w:rsid w:val="005648B1"/>
    <w:rsid w:val="00564C07"/>
    <w:rsid w:val="00564EFC"/>
    <w:rsid w:val="00564FA5"/>
    <w:rsid w:val="00565088"/>
    <w:rsid w:val="005651D7"/>
    <w:rsid w:val="00565943"/>
    <w:rsid w:val="00565D57"/>
    <w:rsid w:val="00565E1B"/>
    <w:rsid w:val="005660CA"/>
    <w:rsid w:val="00566215"/>
    <w:rsid w:val="005665A3"/>
    <w:rsid w:val="0056673F"/>
    <w:rsid w:val="005667CB"/>
    <w:rsid w:val="00566A7D"/>
    <w:rsid w:val="00566E67"/>
    <w:rsid w:val="00566FDA"/>
    <w:rsid w:val="00566FEA"/>
    <w:rsid w:val="005674A5"/>
    <w:rsid w:val="005701E1"/>
    <w:rsid w:val="00570462"/>
    <w:rsid w:val="00570663"/>
    <w:rsid w:val="0057074B"/>
    <w:rsid w:val="00570DAA"/>
    <w:rsid w:val="00570E61"/>
    <w:rsid w:val="005711E5"/>
    <w:rsid w:val="0057131F"/>
    <w:rsid w:val="00571E77"/>
    <w:rsid w:val="0057220C"/>
    <w:rsid w:val="00572491"/>
    <w:rsid w:val="00572975"/>
    <w:rsid w:val="00572D26"/>
    <w:rsid w:val="00572DCE"/>
    <w:rsid w:val="00573509"/>
    <w:rsid w:val="00573579"/>
    <w:rsid w:val="0057357E"/>
    <w:rsid w:val="0057360D"/>
    <w:rsid w:val="00573AF4"/>
    <w:rsid w:val="00573C71"/>
    <w:rsid w:val="00573EBA"/>
    <w:rsid w:val="00574685"/>
    <w:rsid w:val="00574792"/>
    <w:rsid w:val="00574A27"/>
    <w:rsid w:val="005750FF"/>
    <w:rsid w:val="00575145"/>
    <w:rsid w:val="0057556C"/>
    <w:rsid w:val="00575E2F"/>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0EC1"/>
    <w:rsid w:val="0058122B"/>
    <w:rsid w:val="0058129E"/>
    <w:rsid w:val="00581383"/>
    <w:rsid w:val="0058190F"/>
    <w:rsid w:val="00581A04"/>
    <w:rsid w:val="00581C40"/>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812"/>
    <w:rsid w:val="00586C84"/>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8BF"/>
    <w:rsid w:val="00592BE7"/>
    <w:rsid w:val="00592E7C"/>
    <w:rsid w:val="00592FDC"/>
    <w:rsid w:val="00593029"/>
    <w:rsid w:val="0059338E"/>
    <w:rsid w:val="00593681"/>
    <w:rsid w:val="0059381C"/>
    <w:rsid w:val="00593CDB"/>
    <w:rsid w:val="00593D43"/>
    <w:rsid w:val="005940AF"/>
    <w:rsid w:val="00594640"/>
    <w:rsid w:val="0059494C"/>
    <w:rsid w:val="00594EFA"/>
    <w:rsid w:val="00594F2A"/>
    <w:rsid w:val="00595085"/>
    <w:rsid w:val="0059555B"/>
    <w:rsid w:val="00595675"/>
    <w:rsid w:val="005958BB"/>
    <w:rsid w:val="00596135"/>
    <w:rsid w:val="00596264"/>
    <w:rsid w:val="005962A7"/>
    <w:rsid w:val="0059661C"/>
    <w:rsid w:val="005966BC"/>
    <w:rsid w:val="005969C9"/>
    <w:rsid w:val="00597077"/>
    <w:rsid w:val="00597992"/>
    <w:rsid w:val="005A08F7"/>
    <w:rsid w:val="005A0D9A"/>
    <w:rsid w:val="005A10EE"/>
    <w:rsid w:val="005A175C"/>
    <w:rsid w:val="005A1C12"/>
    <w:rsid w:val="005A1F8C"/>
    <w:rsid w:val="005A22FA"/>
    <w:rsid w:val="005A23D3"/>
    <w:rsid w:val="005A25B2"/>
    <w:rsid w:val="005A27B7"/>
    <w:rsid w:val="005A2DC9"/>
    <w:rsid w:val="005A2FAC"/>
    <w:rsid w:val="005A34EC"/>
    <w:rsid w:val="005A3D5B"/>
    <w:rsid w:val="005A3DDD"/>
    <w:rsid w:val="005A45A9"/>
    <w:rsid w:val="005A4E77"/>
    <w:rsid w:val="005A52A3"/>
    <w:rsid w:val="005A5484"/>
    <w:rsid w:val="005A5495"/>
    <w:rsid w:val="005A57D5"/>
    <w:rsid w:val="005A5818"/>
    <w:rsid w:val="005A5D38"/>
    <w:rsid w:val="005A61D5"/>
    <w:rsid w:val="005A68F3"/>
    <w:rsid w:val="005A6A6A"/>
    <w:rsid w:val="005A6C3C"/>
    <w:rsid w:val="005A6CD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D6C"/>
    <w:rsid w:val="005B1EAA"/>
    <w:rsid w:val="005B2531"/>
    <w:rsid w:val="005B2762"/>
    <w:rsid w:val="005B29FA"/>
    <w:rsid w:val="005B31CE"/>
    <w:rsid w:val="005B35DF"/>
    <w:rsid w:val="005B39F9"/>
    <w:rsid w:val="005B3C1C"/>
    <w:rsid w:val="005B3F12"/>
    <w:rsid w:val="005B3F97"/>
    <w:rsid w:val="005B4744"/>
    <w:rsid w:val="005B4847"/>
    <w:rsid w:val="005B4B88"/>
    <w:rsid w:val="005B5109"/>
    <w:rsid w:val="005B5553"/>
    <w:rsid w:val="005B571A"/>
    <w:rsid w:val="005B5742"/>
    <w:rsid w:val="005B59E8"/>
    <w:rsid w:val="005B5AD1"/>
    <w:rsid w:val="005B602B"/>
    <w:rsid w:val="005B6408"/>
    <w:rsid w:val="005B6423"/>
    <w:rsid w:val="005B71E3"/>
    <w:rsid w:val="005B74B9"/>
    <w:rsid w:val="005B7910"/>
    <w:rsid w:val="005B7B1F"/>
    <w:rsid w:val="005B7C3E"/>
    <w:rsid w:val="005B7DF2"/>
    <w:rsid w:val="005C0475"/>
    <w:rsid w:val="005C0A68"/>
    <w:rsid w:val="005C0CFA"/>
    <w:rsid w:val="005C0D0F"/>
    <w:rsid w:val="005C0E3B"/>
    <w:rsid w:val="005C0EE1"/>
    <w:rsid w:val="005C1319"/>
    <w:rsid w:val="005C18DC"/>
    <w:rsid w:val="005C1C17"/>
    <w:rsid w:val="005C23FB"/>
    <w:rsid w:val="005C2978"/>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C7FB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87A"/>
    <w:rsid w:val="005D3A45"/>
    <w:rsid w:val="005D3C8A"/>
    <w:rsid w:val="005D3F86"/>
    <w:rsid w:val="005D415B"/>
    <w:rsid w:val="005D42DC"/>
    <w:rsid w:val="005D45D3"/>
    <w:rsid w:val="005D478E"/>
    <w:rsid w:val="005D47BB"/>
    <w:rsid w:val="005D4A42"/>
    <w:rsid w:val="005D4C23"/>
    <w:rsid w:val="005D4D01"/>
    <w:rsid w:val="005D4DE6"/>
    <w:rsid w:val="005D56F7"/>
    <w:rsid w:val="005D5957"/>
    <w:rsid w:val="005D59F9"/>
    <w:rsid w:val="005D5BDC"/>
    <w:rsid w:val="005D5F6B"/>
    <w:rsid w:val="005D63BB"/>
    <w:rsid w:val="005D6861"/>
    <w:rsid w:val="005D6C61"/>
    <w:rsid w:val="005D6F24"/>
    <w:rsid w:val="005D7012"/>
    <w:rsid w:val="005D74EF"/>
    <w:rsid w:val="005D758D"/>
    <w:rsid w:val="005D772C"/>
    <w:rsid w:val="005D799F"/>
    <w:rsid w:val="005D7A48"/>
    <w:rsid w:val="005D7AE4"/>
    <w:rsid w:val="005E0181"/>
    <w:rsid w:val="005E0442"/>
    <w:rsid w:val="005E04E5"/>
    <w:rsid w:val="005E0A18"/>
    <w:rsid w:val="005E0ED4"/>
    <w:rsid w:val="005E14CE"/>
    <w:rsid w:val="005E14DF"/>
    <w:rsid w:val="005E15E8"/>
    <w:rsid w:val="005E177D"/>
    <w:rsid w:val="005E1C5A"/>
    <w:rsid w:val="005E264B"/>
    <w:rsid w:val="005E2EA3"/>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8E0"/>
    <w:rsid w:val="005E69AA"/>
    <w:rsid w:val="005E70C9"/>
    <w:rsid w:val="005E736A"/>
    <w:rsid w:val="005E7699"/>
    <w:rsid w:val="005E769E"/>
    <w:rsid w:val="005E7787"/>
    <w:rsid w:val="005E7D00"/>
    <w:rsid w:val="005F00E6"/>
    <w:rsid w:val="005F024C"/>
    <w:rsid w:val="005F02F7"/>
    <w:rsid w:val="005F046D"/>
    <w:rsid w:val="005F0553"/>
    <w:rsid w:val="005F058A"/>
    <w:rsid w:val="005F07BF"/>
    <w:rsid w:val="005F0A59"/>
    <w:rsid w:val="005F0B74"/>
    <w:rsid w:val="005F0C25"/>
    <w:rsid w:val="005F0CBC"/>
    <w:rsid w:val="005F0D49"/>
    <w:rsid w:val="005F0D78"/>
    <w:rsid w:val="005F101E"/>
    <w:rsid w:val="005F108A"/>
    <w:rsid w:val="005F1798"/>
    <w:rsid w:val="005F19C8"/>
    <w:rsid w:val="005F20B7"/>
    <w:rsid w:val="005F20E8"/>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63B"/>
    <w:rsid w:val="0060395A"/>
    <w:rsid w:val="00603BB6"/>
    <w:rsid w:val="00604257"/>
    <w:rsid w:val="006044D4"/>
    <w:rsid w:val="00604964"/>
    <w:rsid w:val="00605036"/>
    <w:rsid w:val="0060518D"/>
    <w:rsid w:val="006051C9"/>
    <w:rsid w:val="00605655"/>
    <w:rsid w:val="006057EF"/>
    <w:rsid w:val="00606051"/>
    <w:rsid w:val="006066DE"/>
    <w:rsid w:val="006066F9"/>
    <w:rsid w:val="00606ED6"/>
    <w:rsid w:val="00606FE0"/>
    <w:rsid w:val="00607661"/>
    <w:rsid w:val="00607753"/>
    <w:rsid w:val="00607837"/>
    <w:rsid w:val="006078A7"/>
    <w:rsid w:val="00607981"/>
    <w:rsid w:val="0061027C"/>
    <w:rsid w:val="00610850"/>
    <w:rsid w:val="00610BBD"/>
    <w:rsid w:val="00610E16"/>
    <w:rsid w:val="006114E9"/>
    <w:rsid w:val="00611A77"/>
    <w:rsid w:val="00611B54"/>
    <w:rsid w:val="00611BE6"/>
    <w:rsid w:val="00611DB3"/>
    <w:rsid w:val="00611E6A"/>
    <w:rsid w:val="00611F3B"/>
    <w:rsid w:val="00611FB8"/>
    <w:rsid w:val="006122A4"/>
    <w:rsid w:val="00612742"/>
    <w:rsid w:val="00612EEF"/>
    <w:rsid w:val="00613219"/>
    <w:rsid w:val="006134A7"/>
    <w:rsid w:val="00613503"/>
    <w:rsid w:val="00613832"/>
    <w:rsid w:val="006139CD"/>
    <w:rsid w:val="006141F1"/>
    <w:rsid w:val="0061429C"/>
    <w:rsid w:val="0061471F"/>
    <w:rsid w:val="006149FA"/>
    <w:rsid w:val="00614ED5"/>
    <w:rsid w:val="00615053"/>
    <w:rsid w:val="0061519F"/>
    <w:rsid w:val="006151FE"/>
    <w:rsid w:val="00615786"/>
    <w:rsid w:val="00615918"/>
    <w:rsid w:val="00615E5C"/>
    <w:rsid w:val="00615FEC"/>
    <w:rsid w:val="006164B2"/>
    <w:rsid w:val="006169CB"/>
    <w:rsid w:val="00616C78"/>
    <w:rsid w:val="00616DCF"/>
    <w:rsid w:val="00616F71"/>
    <w:rsid w:val="006174A0"/>
    <w:rsid w:val="0061750F"/>
    <w:rsid w:val="0061778A"/>
    <w:rsid w:val="00617841"/>
    <w:rsid w:val="00617B18"/>
    <w:rsid w:val="00617C92"/>
    <w:rsid w:val="00620003"/>
    <w:rsid w:val="00620FA8"/>
    <w:rsid w:val="006210AC"/>
    <w:rsid w:val="006212CE"/>
    <w:rsid w:val="006213C6"/>
    <w:rsid w:val="00621780"/>
    <w:rsid w:val="006217D2"/>
    <w:rsid w:val="0062189F"/>
    <w:rsid w:val="00621E23"/>
    <w:rsid w:val="00622949"/>
    <w:rsid w:val="00622993"/>
    <w:rsid w:val="006229F9"/>
    <w:rsid w:val="006231EC"/>
    <w:rsid w:val="0062322F"/>
    <w:rsid w:val="00623397"/>
    <w:rsid w:val="006235CF"/>
    <w:rsid w:val="00623626"/>
    <w:rsid w:val="0062366E"/>
    <w:rsid w:val="006236AE"/>
    <w:rsid w:val="00623A2E"/>
    <w:rsid w:val="00623A51"/>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BC"/>
    <w:rsid w:val="00625DD9"/>
    <w:rsid w:val="0062611E"/>
    <w:rsid w:val="00626127"/>
    <w:rsid w:val="006268B9"/>
    <w:rsid w:val="00626A62"/>
    <w:rsid w:val="00626C3D"/>
    <w:rsid w:val="006272B1"/>
    <w:rsid w:val="006279A4"/>
    <w:rsid w:val="00627AD3"/>
    <w:rsid w:val="00627E0E"/>
    <w:rsid w:val="00627F8D"/>
    <w:rsid w:val="00627FD5"/>
    <w:rsid w:val="00630247"/>
    <w:rsid w:val="00630588"/>
    <w:rsid w:val="00630729"/>
    <w:rsid w:val="006307E3"/>
    <w:rsid w:val="00631328"/>
    <w:rsid w:val="00631D55"/>
    <w:rsid w:val="00631E1C"/>
    <w:rsid w:val="00631FE9"/>
    <w:rsid w:val="00632200"/>
    <w:rsid w:val="006322E6"/>
    <w:rsid w:val="00632ABF"/>
    <w:rsid w:val="0063302F"/>
    <w:rsid w:val="0063330B"/>
    <w:rsid w:val="00633B92"/>
    <w:rsid w:val="00633BC5"/>
    <w:rsid w:val="006344F1"/>
    <w:rsid w:val="0063471D"/>
    <w:rsid w:val="00634D1D"/>
    <w:rsid w:val="00634D5F"/>
    <w:rsid w:val="00634F3C"/>
    <w:rsid w:val="00635BD6"/>
    <w:rsid w:val="00635EFF"/>
    <w:rsid w:val="00636514"/>
    <w:rsid w:val="00636910"/>
    <w:rsid w:val="00636962"/>
    <w:rsid w:val="006373C2"/>
    <w:rsid w:val="00637477"/>
    <w:rsid w:val="006374D3"/>
    <w:rsid w:val="006379D9"/>
    <w:rsid w:val="00637D02"/>
    <w:rsid w:val="00640230"/>
    <w:rsid w:val="0064083A"/>
    <w:rsid w:val="0064090F"/>
    <w:rsid w:val="00640D06"/>
    <w:rsid w:val="0064145A"/>
    <w:rsid w:val="00641462"/>
    <w:rsid w:val="00641739"/>
    <w:rsid w:val="0064189C"/>
    <w:rsid w:val="00641AB5"/>
    <w:rsid w:val="00641BE5"/>
    <w:rsid w:val="00641CF6"/>
    <w:rsid w:val="00641F38"/>
    <w:rsid w:val="006421F5"/>
    <w:rsid w:val="006424B9"/>
    <w:rsid w:val="006424FE"/>
    <w:rsid w:val="0064265E"/>
    <w:rsid w:val="006427E1"/>
    <w:rsid w:val="00642A00"/>
    <w:rsid w:val="00642D12"/>
    <w:rsid w:val="006430AE"/>
    <w:rsid w:val="00643149"/>
    <w:rsid w:val="0064315A"/>
    <w:rsid w:val="00643509"/>
    <w:rsid w:val="00643519"/>
    <w:rsid w:val="0064454F"/>
    <w:rsid w:val="00644A9E"/>
    <w:rsid w:val="00644BC1"/>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7C6"/>
    <w:rsid w:val="00647A2B"/>
    <w:rsid w:val="0065027A"/>
    <w:rsid w:val="006502EF"/>
    <w:rsid w:val="006503B4"/>
    <w:rsid w:val="0065065B"/>
    <w:rsid w:val="006508EF"/>
    <w:rsid w:val="00650A27"/>
    <w:rsid w:val="00650BE1"/>
    <w:rsid w:val="006515C7"/>
    <w:rsid w:val="00651845"/>
    <w:rsid w:val="0065272D"/>
    <w:rsid w:val="00652827"/>
    <w:rsid w:val="006529F2"/>
    <w:rsid w:val="00652BE7"/>
    <w:rsid w:val="006535AD"/>
    <w:rsid w:val="00653B36"/>
    <w:rsid w:val="00653EE1"/>
    <w:rsid w:val="0065405A"/>
    <w:rsid w:val="00654132"/>
    <w:rsid w:val="00654BDA"/>
    <w:rsid w:val="00654C6F"/>
    <w:rsid w:val="006550E4"/>
    <w:rsid w:val="00655228"/>
    <w:rsid w:val="006552CD"/>
    <w:rsid w:val="006553DA"/>
    <w:rsid w:val="0065558F"/>
    <w:rsid w:val="0065562B"/>
    <w:rsid w:val="00655C2B"/>
    <w:rsid w:val="00655C6B"/>
    <w:rsid w:val="00656385"/>
    <w:rsid w:val="00656873"/>
    <w:rsid w:val="00656D61"/>
    <w:rsid w:val="006570AD"/>
    <w:rsid w:val="00657288"/>
    <w:rsid w:val="0065728E"/>
    <w:rsid w:val="0065772F"/>
    <w:rsid w:val="00657872"/>
    <w:rsid w:val="00657C95"/>
    <w:rsid w:val="00657D0C"/>
    <w:rsid w:val="00657D76"/>
    <w:rsid w:val="00657E15"/>
    <w:rsid w:val="006603C8"/>
    <w:rsid w:val="00660649"/>
    <w:rsid w:val="00660703"/>
    <w:rsid w:val="006607F6"/>
    <w:rsid w:val="00660F5F"/>
    <w:rsid w:val="0066129E"/>
    <w:rsid w:val="006615FB"/>
    <w:rsid w:val="0066164A"/>
    <w:rsid w:val="00661D0C"/>
    <w:rsid w:val="00661E74"/>
    <w:rsid w:val="00661E7A"/>
    <w:rsid w:val="006621B0"/>
    <w:rsid w:val="006621F2"/>
    <w:rsid w:val="006624BD"/>
    <w:rsid w:val="006624E3"/>
    <w:rsid w:val="0066280C"/>
    <w:rsid w:val="00662AFC"/>
    <w:rsid w:val="00662F76"/>
    <w:rsid w:val="00663284"/>
    <w:rsid w:val="00663480"/>
    <w:rsid w:val="0066366B"/>
    <w:rsid w:val="006636E1"/>
    <w:rsid w:val="00663720"/>
    <w:rsid w:val="006637DE"/>
    <w:rsid w:val="00663A0D"/>
    <w:rsid w:val="006645B1"/>
    <w:rsid w:val="006646D3"/>
    <w:rsid w:val="0066511E"/>
    <w:rsid w:val="0066537B"/>
    <w:rsid w:val="00665757"/>
    <w:rsid w:val="00665A58"/>
    <w:rsid w:val="00665BE1"/>
    <w:rsid w:val="00666183"/>
    <w:rsid w:val="006663CB"/>
    <w:rsid w:val="0066675A"/>
    <w:rsid w:val="00667208"/>
    <w:rsid w:val="0067007D"/>
    <w:rsid w:val="0067050D"/>
    <w:rsid w:val="0067094A"/>
    <w:rsid w:val="00670AB4"/>
    <w:rsid w:val="00670B72"/>
    <w:rsid w:val="00670EDE"/>
    <w:rsid w:val="0067127B"/>
    <w:rsid w:val="00671764"/>
    <w:rsid w:val="00671A87"/>
    <w:rsid w:val="00671E6E"/>
    <w:rsid w:val="00671EC3"/>
    <w:rsid w:val="00672475"/>
    <w:rsid w:val="0067298D"/>
    <w:rsid w:val="00673262"/>
    <w:rsid w:val="00673441"/>
    <w:rsid w:val="00673AE1"/>
    <w:rsid w:val="00673B03"/>
    <w:rsid w:val="00673CE0"/>
    <w:rsid w:val="006747E1"/>
    <w:rsid w:val="0067486C"/>
    <w:rsid w:val="00674CCE"/>
    <w:rsid w:val="00674E4A"/>
    <w:rsid w:val="00674EC1"/>
    <w:rsid w:val="006751B7"/>
    <w:rsid w:val="00675269"/>
    <w:rsid w:val="006757D1"/>
    <w:rsid w:val="00675881"/>
    <w:rsid w:val="00675A42"/>
    <w:rsid w:val="00675A6B"/>
    <w:rsid w:val="00675C8F"/>
    <w:rsid w:val="00676004"/>
    <w:rsid w:val="00676593"/>
    <w:rsid w:val="00676635"/>
    <w:rsid w:val="006766A2"/>
    <w:rsid w:val="00676970"/>
    <w:rsid w:val="00676DEF"/>
    <w:rsid w:val="00677AB4"/>
    <w:rsid w:val="00677C94"/>
    <w:rsid w:val="00677D85"/>
    <w:rsid w:val="00677DB5"/>
    <w:rsid w:val="00680275"/>
    <w:rsid w:val="0068059E"/>
    <w:rsid w:val="006805C7"/>
    <w:rsid w:val="00680AE1"/>
    <w:rsid w:val="00680D2A"/>
    <w:rsid w:val="0068105E"/>
    <w:rsid w:val="00681550"/>
    <w:rsid w:val="00681660"/>
    <w:rsid w:val="00681EF1"/>
    <w:rsid w:val="006820EA"/>
    <w:rsid w:val="00682475"/>
    <w:rsid w:val="0068260E"/>
    <w:rsid w:val="006826C7"/>
    <w:rsid w:val="006828BF"/>
    <w:rsid w:val="006828EA"/>
    <w:rsid w:val="00682A2B"/>
    <w:rsid w:val="00682E70"/>
    <w:rsid w:val="00682FD7"/>
    <w:rsid w:val="00683295"/>
    <w:rsid w:val="006832B0"/>
    <w:rsid w:val="006836F5"/>
    <w:rsid w:val="00683911"/>
    <w:rsid w:val="00683AE3"/>
    <w:rsid w:val="00683E40"/>
    <w:rsid w:val="00684327"/>
    <w:rsid w:val="0068439E"/>
    <w:rsid w:val="00684B9A"/>
    <w:rsid w:val="0068513F"/>
    <w:rsid w:val="006852D9"/>
    <w:rsid w:val="00685538"/>
    <w:rsid w:val="00685ACB"/>
    <w:rsid w:val="00685C1C"/>
    <w:rsid w:val="00685D0A"/>
    <w:rsid w:val="00685D98"/>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58"/>
    <w:rsid w:val="00692EAB"/>
    <w:rsid w:val="00693383"/>
    <w:rsid w:val="0069359E"/>
    <w:rsid w:val="006938EB"/>
    <w:rsid w:val="00693E8E"/>
    <w:rsid w:val="00693FB5"/>
    <w:rsid w:val="0069409C"/>
    <w:rsid w:val="006940B0"/>
    <w:rsid w:val="00694A2A"/>
    <w:rsid w:val="00694C76"/>
    <w:rsid w:val="00694CA1"/>
    <w:rsid w:val="00694D9D"/>
    <w:rsid w:val="0069506B"/>
    <w:rsid w:val="0069522F"/>
    <w:rsid w:val="00695299"/>
    <w:rsid w:val="0069529C"/>
    <w:rsid w:val="0069538A"/>
    <w:rsid w:val="00695AC3"/>
    <w:rsid w:val="00695AE6"/>
    <w:rsid w:val="00695B76"/>
    <w:rsid w:val="006960E4"/>
    <w:rsid w:val="006960EC"/>
    <w:rsid w:val="006960EF"/>
    <w:rsid w:val="006964D3"/>
    <w:rsid w:val="00696608"/>
    <w:rsid w:val="0069667A"/>
    <w:rsid w:val="00696A48"/>
    <w:rsid w:val="00696A6D"/>
    <w:rsid w:val="00696BDF"/>
    <w:rsid w:val="00696E40"/>
    <w:rsid w:val="00696F26"/>
    <w:rsid w:val="006971DA"/>
    <w:rsid w:val="00697B0B"/>
    <w:rsid w:val="00697C9B"/>
    <w:rsid w:val="00697CDE"/>
    <w:rsid w:val="00697DB5"/>
    <w:rsid w:val="00697EB7"/>
    <w:rsid w:val="006A07F5"/>
    <w:rsid w:val="006A093A"/>
    <w:rsid w:val="006A1209"/>
    <w:rsid w:val="006A13BF"/>
    <w:rsid w:val="006A1762"/>
    <w:rsid w:val="006A1C81"/>
    <w:rsid w:val="006A1CFC"/>
    <w:rsid w:val="006A1D99"/>
    <w:rsid w:val="006A1EC2"/>
    <w:rsid w:val="006A1EEA"/>
    <w:rsid w:val="006A241D"/>
    <w:rsid w:val="006A25B4"/>
    <w:rsid w:val="006A2F16"/>
    <w:rsid w:val="006A320C"/>
    <w:rsid w:val="006A321A"/>
    <w:rsid w:val="006A381A"/>
    <w:rsid w:val="006A428E"/>
    <w:rsid w:val="006A4933"/>
    <w:rsid w:val="006A4D71"/>
    <w:rsid w:val="006A5403"/>
    <w:rsid w:val="006A5668"/>
    <w:rsid w:val="006A611C"/>
    <w:rsid w:val="006A61BA"/>
    <w:rsid w:val="006A6896"/>
    <w:rsid w:val="006A6B23"/>
    <w:rsid w:val="006A70E7"/>
    <w:rsid w:val="006A70F2"/>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0C6"/>
    <w:rsid w:val="006B428E"/>
    <w:rsid w:val="006B4586"/>
    <w:rsid w:val="006B459F"/>
    <w:rsid w:val="006B45F8"/>
    <w:rsid w:val="006B4663"/>
    <w:rsid w:val="006B51AF"/>
    <w:rsid w:val="006B5A17"/>
    <w:rsid w:val="006B5B91"/>
    <w:rsid w:val="006B5FCF"/>
    <w:rsid w:val="006B688F"/>
    <w:rsid w:val="006B6B59"/>
    <w:rsid w:val="006B6E27"/>
    <w:rsid w:val="006B7CE8"/>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8C4"/>
    <w:rsid w:val="006C3E0F"/>
    <w:rsid w:val="006C409C"/>
    <w:rsid w:val="006C42A6"/>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D2"/>
    <w:rsid w:val="006D68F5"/>
    <w:rsid w:val="006D69B3"/>
    <w:rsid w:val="006D69E4"/>
    <w:rsid w:val="006D6B4A"/>
    <w:rsid w:val="006D6FB3"/>
    <w:rsid w:val="006D705A"/>
    <w:rsid w:val="006D7075"/>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E83"/>
    <w:rsid w:val="006E1F3C"/>
    <w:rsid w:val="006E2284"/>
    <w:rsid w:val="006E2AF4"/>
    <w:rsid w:val="006E2E2B"/>
    <w:rsid w:val="006E2E41"/>
    <w:rsid w:val="006E310E"/>
    <w:rsid w:val="006E34A8"/>
    <w:rsid w:val="006E35F3"/>
    <w:rsid w:val="006E3AC0"/>
    <w:rsid w:val="006E3EF1"/>
    <w:rsid w:val="006E4024"/>
    <w:rsid w:val="006E47BE"/>
    <w:rsid w:val="006E4CEF"/>
    <w:rsid w:val="006E51A2"/>
    <w:rsid w:val="006E59D8"/>
    <w:rsid w:val="006E5ACD"/>
    <w:rsid w:val="006E5D2C"/>
    <w:rsid w:val="006E5DA6"/>
    <w:rsid w:val="006E5FCC"/>
    <w:rsid w:val="006E6108"/>
    <w:rsid w:val="006E6BA6"/>
    <w:rsid w:val="006E6E2D"/>
    <w:rsid w:val="006E74A9"/>
    <w:rsid w:val="006E7B72"/>
    <w:rsid w:val="006E7DF3"/>
    <w:rsid w:val="006F009B"/>
    <w:rsid w:val="006F10B5"/>
    <w:rsid w:val="006F1186"/>
    <w:rsid w:val="006F12C3"/>
    <w:rsid w:val="006F14A9"/>
    <w:rsid w:val="006F1756"/>
    <w:rsid w:val="006F17E3"/>
    <w:rsid w:val="006F1862"/>
    <w:rsid w:val="006F22B5"/>
    <w:rsid w:val="006F2602"/>
    <w:rsid w:val="006F3534"/>
    <w:rsid w:val="006F35FF"/>
    <w:rsid w:val="006F3836"/>
    <w:rsid w:val="006F393E"/>
    <w:rsid w:val="006F3F90"/>
    <w:rsid w:val="006F42F5"/>
    <w:rsid w:val="006F4553"/>
    <w:rsid w:val="006F460E"/>
    <w:rsid w:val="006F4D25"/>
    <w:rsid w:val="006F504A"/>
    <w:rsid w:val="006F523B"/>
    <w:rsid w:val="006F534B"/>
    <w:rsid w:val="006F5C9E"/>
    <w:rsid w:val="006F5D24"/>
    <w:rsid w:val="006F6022"/>
    <w:rsid w:val="006F6029"/>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AB7"/>
    <w:rsid w:val="00701BA7"/>
    <w:rsid w:val="00702464"/>
    <w:rsid w:val="0070251E"/>
    <w:rsid w:val="00702560"/>
    <w:rsid w:val="007025EA"/>
    <w:rsid w:val="00702667"/>
    <w:rsid w:val="00702A23"/>
    <w:rsid w:val="00702BFA"/>
    <w:rsid w:val="00702C02"/>
    <w:rsid w:val="00702FBB"/>
    <w:rsid w:val="00702FC8"/>
    <w:rsid w:val="00703CE7"/>
    <w:rsid w:val="00704163"/>
    <w:rsid w:val="00704306"/>
    <w:rsid w:val="0070436D"/>
    <w:rsid w:val="00704809"/>
    <w:rsid w:val="00704ACC"/>
    <w:rsid w:val="007050BE"/>
    <w:rsid w:val="007053AA"/>
    <w:rsid w:val="00705590"/>
    <w:rsid w:val="007058EC"/>
    <w:rsid w:val="00705C65"/>
    <w:rsid w:val="00705C83"/>
    <w:rsid w:val="00705EE7"/>
    <w:rsid w:val="00705FC5"/>
    <w:rsid w:val="00705FE8"/>
    <w:rsid w:val="00706CB4"/>
    <w:rsid w:val="00706EF5"/>
    <w:rsid w:val="0070749F"/>
    <w:rsid w:val="00707599"/>
    <w:rsid w:val="0070770E"/>
    <w:rsid w:val="0070784B"/>
    <w:rsid w:val="00707CD9"/>
    <w:rsid w:val="007100AF"/>
    <w:rsid w:val="00710625"/>
    <w:rsid w:val="00710935"/>
    <w:rsid w:val="00710A3C"/>
    <w:rsid w:val="00710D55"/>
    <w:rsid w:val="00710FFF"/>
    <w:rsid w:val="0071128C"/>
    <w:rsid w:val="007118E9"/>
    <w:rsid w:val="007118F3"/>
    <w:rsid w:val="00711941"/>
    <w:rsid w:val="00711B4B"/>
    <w:rsid w:val="00711BC1"/>
    <w:rsid w:val="0071275B"/>
    <w:rsid w:val="007129DE"/>
    <w:rsid w:val="00712ABE"/>
    <w:rsid w:val="00712B72"/>
    <w:rsid w:val="00712C21"/>
    <w:rsid w:val="00713375"/>
    <w:rsid w:val="00713787"/>
    <w:rsid w:val="00713914"/>
    <w:rsid w:val="007144E1"/>
    <w:rsid w:val="00714500"/>
    <w:rsid w:val="00714623"/>
    <w:rsid w:val="0071466E"/>
    <w:rsid w:val="0071491A"/>
    <w:rsid w:val="00714A51"/>
    <w:rsid w:val="00715081"/>
    <w:rsid w:val="00715139"/>
    <w:rsid w:val="007151A2"/>
    <w:rsid w:val="007152C6"/>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DC1"/>
    <w:rsid w:val="007212A5"/>
    <w:rsid w:val="007213CD"/>
    <w:rsid w:val="00721437"/>
    <w:rsid w:val="007215F7"/>
    <w:rsid w:val="00721A3B"/>
    <w:rsid w:val="00721FF4"/>
    <w:rsid w:val="00723079"/>
    <w:rsid w:val="007234BA"/>
    <w:rsid w:val="007236CF"/>
    <w:rsid w:val="0072397A"/>
    <w:rsid w:val="00723AA9"/>
    <w:rsid w:val="00723B99"/>
    <w:rsid w:val="00723D9B"/>
    <w:rsid w:val="00723F6A"/>
    <w:rsid w:val="00724093"/>
    <w:rsid w:val="007240D5"/>
    <w:rsid w:val="0072430E"/>
    <w:rsid w:val="00724CE4"/>
    <w:rsid w:val="0072530A"/>
    <w:rsid w:val="007256D5"/>
    <w:rsid w:val="007258CC"/>
    <w:rsid w:val="00725DA3"/>
    <w:rsid w:val="007260DA"/>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B50"/>
    <w:rsid w:val="00736C23"/>
    <w:rsid w:val="00736DF7"/>
    <w:rsid w:val="00737734"/>
    <w:rsid w:val="00737A96"/>
    <w:rsid w:val="00737CC3"/>
    <w:rsid w:val="00737ED0"/>
    <w:rsid w:val="00737F40"/>
    <w:rsid w:val="00740032"/>
    <w:rsid w:val="00740089"/>
    <w:rsid w:val="007401DD"/>
    <w:rsid w:val="0074077F"/>
    <w:rsid w:val="00740AC7"/>
    <w:rsid w:val="00740C27"/>
    <w:rsid w:val="00740CC4"/>
    <w:rsid w:val="00740D1A"/>
    <w:rsid w:val="00741271"/>
    <w:rsid w:val="00741583"/>
    <w:rsid w:val="007416A2"/>
    <w:rsid w:val="00741ADD"/>
    <w:rsid w:val="00742520"/>
    <w:rsid w:val="00742DD4"/>
    <w:rsid w:val="00742FB1"/>
    <w:rsid w:val="00742FE8"/>
    <w:rsid w:val="0074302B"/>
    <w:rsid w:val="00743258"/>
    <w:rsid w:val="0074381F"/>
    <w:rsid w:val="00743E65"/>
    <w:rsid w:val="007441D1"/>
    <w:rsid w:val="00744272"/>
    <w:rsid w:val="007442A4"/>
    <w:rsid w:val="00744829"/>
    <w:rsid w:val="00744EBA"/>
    <w:rsid w:val="0074552D"/>
    <w:rsid w:val="00745854"/>
    <w:rsid w:val="00745B98"/>
    <w:rsid w:val="00745D7C"/>
    <w:rsid w:val="00746108"/>
    <w:rsid w:val="007463C6"/>
    <w:rsid w:val="007466DE"/>
    <w:rsid w:val="0074682B"/>
    <w:rsid w:val="00746937"/>
    <w:rsid w:val="00747037"/>
    <w:rsid w:val="007471C5"/>
    <w:rsid w:val="0074755A"/>
    <w:rsid w:val="007475E5"/>
    <w:rsid w:val="007479B8"/>
    <w:rsid w:val="00747F1C"/>
    <w:rsid w:val="00750003"/>
    <w:rsid w:val="00750360"/>
    <w:rsid w:val="007503A9"/>
    <w:rsid w:val="0075047C"/>
    <w:rsid w:val="0075098C"/>
    <w:rsid w:val="00750E09"/>
    <w:rsid w:val="00750FD9"/>
    <w:rsid w:val="007521F3"/>
    <w:rsid w:val="007527C1"/>
    <w:rsid w:val="007529DA"/>
    <w:rsid w:val="00752A99"/>
    <w:rsid w:val="00752D13"/>
    <w:rsid w:val="0075312D"/>
    <w:rsid w:val="007532ED"/>
    <w:rsid w:val="00753432"/>
    <w:rsid w:val="00753D56"/>
    <w:rsid w:val="00754125"/>
    <w:rsid w:val="007546B2"/>
    <w:rsid w:val="00754B60"/>
    <w:rsid w:val="00754C31"/>
    <w:rsid w:val="00754E8C"/>
    <w:rsid w:val="00754F7E"/>
    <w:rsid w:val="00755219"/>
    <w:rsid w:val="00755A9C"/>
    <w:rsid w:val="00755CEC"/>
    <w:rsid w:val="00756239"/>
    <w:rsid w:val="00756841"/>
    <w:rsid w:val="00756B22"/>
    <w:rsid w:val="00756B8F"/>
    <w:rsid w:val="00756BB3"/>
    <w:rsid w:val="00756D46"/>
    <w:rsid w:val="0075715A"/>
    <w:rsid w:val="00757182"/>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B60"/>
    <w:rsid w:val="00762BE8"/>
    <w:rsid w:val="00762DE4"/>
    <w:rsid w:val="007631BF"/>
    <w:rsid w:val="007633F3"/>
    <w:rsid w:val="007639B5"/>
    <w:rsid w:val="00763C64"/>
    <w:rsid w:val="00763E11"/>
    <w:rsid w:val="00763E32"/>
    <w:rsid w:val="007642D8"/>
    <w:rsid w:val="007643BB"/>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83F"/>
    <w:rsid w:val="00774977"/>
    <w:rsid w:val="00774B50"/>
    <w:rsid w:val="00774FC7"/>
    <w:rsid w:val="00775397"/>
    <w:rsid w:val="00775786"/>
    <w:rsid w:val="00775E52"/>
    <w:rsid w:val="00776548"/>
    <w:rsid w:val="00776A6A"/>
    <w:rsid w:val="00776FC2"/>
    <w:rsid w:val="00777220"/>
    <w:rsid w:val="007773D3"/>
    <w:rsid w:val="00777EB0"/>
    <w:rsid w:val="00780014"/>
    <w:rsid w:val="00780087"/>
    <w:rsid w:val="007805FD"/>
    <w:rsid w:val="0078068C"/>
    <w:rsid w:val="00780A22"/>
    <w:rsid w:val="00780A23"/>
    <w:rsid w:val="00780AE5"/>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28E"/>
    <w:rsid w:val="00784308"/>
    <w:rsid w:val="007846D2"/>
    <w:rsid w:val="007848D7"/>
    <w:rsid w:val="00784B52"/>
    <w:rsid w:val="00784BE6"/>
    <w:rsid w:val="00784EE4"/>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50A"/>
    <w:rsid w:val="00790861"/>
    <w:rsid w:val="00790A42"/>
    <w:rsid w:val="00790B9B"/>
    <w:rsid w:val="00790DEC"/>
    <w:rsid w:val="007912B8"/>
    <w:rsid w:val="00791934"/>
    <w:rsid w:val="00791AFC"/>
    <w:rsid w:val="00791F16"/>
    <w:rsid w:val="00791FA5"/>
    <w:rsid w:val="00792410"/>
    <w:rsid w:val="00792870"/>
    <w:rsid w:val="00792F36"/>
    <w:rsid w:val="00792F7D"/>
    <w:rsid w:val="00793073"/>
    <w:rsid w:val="0079379B"/>
    <w:rsid w:val="00793AF5"/>
    <w:rsid w:val="0079442F"/>
    <w:rsid w:val="007947E4"/>
    <w:rsid w:val="00794C1A"/>
    <w:rsid w:val="007950FE"/>
    <w:rsid w:val="007954E5"/>
    <w:rsid w:val="00795A0F"/>
    <w:rsid w:val="00795D76"/>
    <w:rsid w:val="00795FB1"/>
    <w:rsid w:val="007967DF"/>
    <w:rsid w:val="00796B88"/>
    <w:rsid w:val="00796C85"/>
    <w:rsid w:val="00796E42"/>
    <w:rsid w:val="007971CB"/>
    <w:rsid w:val="00797A9A"/>
    <w:rsid w:val="00797B50"/>
    <w:rsid w:val="00797BA9"/>
    <w:rsid w:val="00797F4F"/>
    <w:rsid w:val="007A0151"/>
    <w:rsid w:val="007A0252"/>
    <w:rsid w:val="007A02A9"/>
    <w:rsid w:val="007A0330"/>
    <w:rsid w:val="007A0898"/>
    <w:rsid w:val="007A0D93"/>
    <w:rsid w:val="007A161D"/>
    <w:rsid w:val="007A16F7"/>
    <w:rsid w:val="007A1A26"/>
    <w:rsid w:val="007A1D63"/>
    <w:rsid w:val="007A1DEA"/>
    <w:rsid w:val="007A1ECD"/>
    <w:rsid w:val="007A2036"/>
    <w:rsid w:val="007A23ED"/>
    <w:rsid w:val="007A2784"/>
    <w:rsid w:val="007A29EB"/>
    <w:rsid w:val="007A2CF0"/>
    <w:rsid w:val="007A3277"/>
    <w:rsid w:val="007A3715"/>
    <w:rsid w:val="007A3A26"/>
    <w:rsid w:val="007A3B3A"/>
    <w:rsid w:val="007A3C3D"/>
    <w:rsid w:val="007A3E6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555"/>
    <w:rsid w:val="007B36EA"/>
    <w:rsid w:val="007B3BD3"/>
    <w:rsid w:val="007B3ECD"/>
    <w:rsid w:val="007B442C"/>
    <w:rsid w:val="007B4BCA"/>
    <w:rsid w:val="007B4E31"/>
    <w:rsid w:val="007B4FD6"/>
    <w:rsid w:val="007B5114"/>
    <w:rsid w:val="007B5145"/>
    <w:rsid w:val="007B54B8"/>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D82"/>
    <w:rsid w:val="007C1EE7"/>
    <w:rsid w:val="007C20BD"/>
    <w:rsid w:val="007C2302"/>
    <w:rsid w:val="007C23FA"/>
    <w:rsid w:val="007C2AC7"/>
    <w:rsid w:val="007C2B2F"/>
    <w:rsid w:val="007C32D4"/>
    <w:rsid w:val="007C3388"/>
    <w:rsid w:val="007C356F"/>
    <w:rsid w:val="007C3581"/>
    <w:rsid w:val="007C3DF9"/>
    <w:rsid w:val="007C45AF"/>
    <w:rsid w:val="007C470A"/>
    <w:rsid w:val="007C4BA0"/>
    <w:rsid w:val="007C5714"/>
    <w:rsid w:val="007C5B94"/>
    <w:rsid w:val="007C6161"/>
    <w:rsid w:val="007C620F"/>
    <w:rsid w:val="007C67CB"/>
    <w:rsid w:val="007C6A50"/>
    <w:rsid w:val="007C6B84"/>
    <w:rsid w:val="007C6FEE"/>
    <w:rsid w:val="007C74D3"/>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E08"/>
    <w:rsid w:val="007D2E5A"/>
    <w:rsid w:val="007D3464"/>
    <w:rsid w:val="007D3F26"/>
    <w:rsid w:val="007D3F38"/>
    <w:rsid w:val="007D41E5"/>
    <w:rsid w:val="007D479F"/>
    <w:rsid w:val="007D4856"/>
    <w:rsid w:val="007D4895"/>
    <w:rsid w:val="007D48C3"/>
    <w:rsid w:val="007D4BBD"/>
    <w:rsid w:val="007D4D88"/>
    <w:rsid w:val="007D4FA3"/>
    <w:rsid w:val="007D538B"/>
    <w:rsid w:val="007D5421"/>
    <w:rsid w:val="007D572F"/>
    <w:rsid w:val="007D57B2"/>
    <w:rsid w:val="007D5957"/>
    <w:rsid w:val="007D5AD8"/>
    <w:rsid w:val="007D5B22"/>
    <w:rsid w:val="007D5C04"/>
    <w:rsid w:val="007D64CA"/>
    <w:rsid w:val="007D704C"/>
    <w:rsid w:val="007D71C3"/>
    <w:rsid w:val="007D7A1D"/>
    <w:rsid w:val="007D7C79"/>
    <w:rsid w:val="007D7E64"/>
    <w:rsid w:val="007D7FDD"/>
    <w:rsid w:val="007E00D5"/>
    <w:rsid w:val="007E01E3"/>
    <w:rsid w:val="007E06EA"/>
    <w:rsid w:val="007E0776"/>
    <w:rsid w:val="007E07EB"/>
    <w:rsid w:val="007E0985"/>
    <w:rsid w:val="007E0C4A"/>
    <w:rsid w:val="007E0C6F"/>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713"/>
    <w:rsid w:val="007E684B"/>
    <w:rsid w:val="007E6D3F"/>
    <w:rsid w:val="007E7588"/>
    <w:rsid w:val="007E7611"/>
    <w:rsid w:val="007E773A"/>
    <w:rsid w:val="007E78D5"/>
    <w:rsid w:val="007E7925"/>
    <w:rsid w:val="007F037A"/>
    <w:rsid w:val="007F0430"/>
    <w:rsid w:val="007F055E"/>
    <w:rsid w:val="007F083A"/>
    <w:rsid w:val="007F0957"/>
    <w:rsid w:val="007F0970"/>
    <w:rsid w:val="007F0B56"/>
    <w:rsid w:val="007F0B60"/>
    <w:rsid w:val="007F0E95"/>
    <w:rsid w:val="007F1014"/>
    <w:rsid w:val="007F12E6"/>
    <w:rsid w:val="007F150C"/>
    <w:rsid w:val="007F16B1"/>
    <w:rsid w:val="007F1974"/>
    <w:rsid w:val="007F1AEF"/>
    <w:rsid w:val="007F1E0B"/>
    <w:rsid w:val="007F1EC3"/>
    <w:rsid w:val="007F226E"/>
    <w:rsid w:val="007F26CA"/>
    <w:rsid w:val="007F27D7"/>
    <w:rsid w:val="007F2D5A"/>
    <w:rsid w:val="007F32AA"/>
    <w:rsid w:val="007F34E7"/>
    <w:rsid w:val="007F370B"/>
    <w:rsid w:val="007F3AB0"/>
    <w:rsid w:val="007F3F10"/>
    <w:rsid w:val="007F41D0"/>
    <w:rsid w:val="007F44E2"/>
    <w:rsid w:val="007F44E7"/>
    <w:rsid w:val="007F47C9"/>
    <w:rsid w:val="007F4916"/>
    <w:rsid w:val="007F4ABA"/>
    <w:rsid w:val="007F4B8C"/>
    <w:rsid w:val="007F4E71"/>
    <w:rsid w:val="007F4F0D"/>
    <w:rsid w:val="007F512E"/>
    <w:rsid w:val="007F518A"/>
    <w:rsid w:val="007F5310"/>
    <w:rsid w:val="007F5585"/>
    <w:rsid w:val="007F55DD"/>
    <w:rsid w:val="007F582C"/>
    <w:rsid w:val="007F6213"/>
    <w:rsid w:val="007F648B"/>
    <w:rsid w:val="007F65CA"/>
    <w:rsid w:val="007F7329"/>
    <w:rsid w:val="007F73B0"/>
    <w:rsid w:val="007F7B3B"/>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857"/>
    <w:rsid w:val="00803C6E"/>
    <w:rsid w:val="00803C7C"/>
    <w:rsid w:val="00803F08"/>
    <w:rsid w:val="008043FE"/>
    <w:rsid w:val="0080471F"/>
    <w:rsid w:val="00804C54"/>
    <w:rsid w:val="00804DBC"/>
    <w:rsid w:val="00805064"/>
    <w:rsid w:val="0080530C"/>
    <w:rsid w:val="00805C51"/>
    <w:rsid w:val="00805E74"/>
    <w:rsid w:val="008066BE"/>
    <w:rsid w:val="00806BBC"/>
    <w:rsid w:val="00806D3F"/>
    <w:rsid w:val="00806E21"/>
    <w:rsid w:val="008076B5"/>
    <w:rsid w:val="00807724"/>
    <w:rsid w:val="0080778E"/>
    <w:rsid w:val="00807855"/>
    <w:rsid w:val="00807CC5"/>
    <w:rsid w:val="00807CD6"/>
    <w:rsid w:val="008103CB"/>
    <w:rsid w:val="00810895"/>
    <w:rsid w:val="00810900"/>
    <w:rsid w:val="00810950"/>
    <w:rsid w:val="008109F4"/>
    <w:rsid w:val="00810B01"/>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E83"/>
    <w:rsid w:val="00813EAE"/>
    <w:rsid w:val="008140BD"/>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BBD"/>
    <w:rsid w:val="00821CC5"/>
    <w:rsid w:val="00822289"/>
    <w:rsid w:val="0082291B"/>
    <w:rsid w:val="00822CCD"/>
    <w:rsid w:val="00823363"/>
    <w:rsid w:val="008236E7"/>
    <w:rsid w:val="00823723"/>
    <w:rsid w:val="0082413C"/>
    <w:rsid w:val="00824154"/>
    <w:rsid w:val="00824485"/>
    <w:rsid w:val="0082455A"/>
    <w:rsid w:val="0082456F"/>
    <w:rsid w:val="00825AB9"/>
    <w:rsid w:val="00825F1C"/>
    <w:rsid w:val="00825FD0"/>
    <w:rsid w:val="0082615A"/>
    <w:rsid w:val="0082615B"/>
    <w:rsid w:val="0082646E"/>
    <w:rsid w:val="008265D9"/>
    <w:rsid w:val="00826775"/>
    <w:rsid w:val="0082693A"/>
    <w:rsid w:val="0082696F"/>
    <w:rsid w:val="00826CB9"/>
    <w:rsid w:val="00827807"/>
    <w:rsid w:val="00827987"/>
    <w:rsid w:val="00827C19"/>
    <w:rsid w:val="00830029"/>
    <w:rsid w:val="00830512"/>
    <w:rsid w:val="00830582"/>
    <w:rsid w:val="008309AD"/>
    <w:rsid w:val="008313BF"/>
    <w:rsid w:val="008317CF"/>
    <w:rsid w:val="00832348"/>
    <w:rsid w:val="008324F0"/>
    <w:rsid w:val="00832B56"/>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ABD"/>
    <w:rsid w:val="00841B17"/>
    <w:rsid w:val="00841D28"/>
    <w:rsid w:val="00841E17"/>
    <w:rsid w:val="00841F7B"/>
    <w:rsid w:val="0084219B"/>
    <w:rsid w:val="00842270"/>
    <w:rsid w:val="00842556"/>
    <w:rsid w:val="00842687"/>
    <w:rsid w:val="00842785"/>
    <w:rsid w:val="00842873"/>
    <w:rsid w:val="00842874"/>
    <w:rsid w:val="00842C7E"/>
    <w:rsid w:val="00842EA4"/>
    <w:rsid w:val="00842F11"/>
    <w:rsid w:val="00843BD3"/>
    <w:rsid w:val="00844732"/>
    <w:rsid w:val="00844A57"/>
    <w:rsid w:val="00845174"/>
    <w:rsid w:val="00845183"/>
    <w:rsid w:val="00845641"/>
    <w:rsid w:val="008456FA"/>
    <w:rsid w:val="0084596B"/>
    <w:rsid w:val="00845B69"/>
    <w:rsid w:val="00845D3C"/>
    <w:rsid w:val="00846181"/>
    <w:rsid w:val="008461EE"/>
    <w:rsid w:val="00846BA9"/>
    <w:rsid w:val="00846E24"/>
    <w:rsid w:val="00846EC7"/>
    <w:rsid w:val="0084702D"/>
    <w:rsid w:val="008471E7"/>
    <w:rsid w:val="00847813"/>
    <w:rsid w:val="00847A12"/>
    <w:rsid w:val="00847D08"/>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718"/>
    <w:rsid w:val="0085582A"/>
    <w:rsid w:val="00855AC9"/>
    <w:rsid w:val="00855E9A"/>
    <w:rsid w:val="00856000"/>
    <w:rsid w:val="00856255"/>
    <w:rsid w:val="008565C7"/>
    <w:rsid w:val="00856AE8"/>
    <w:rsid w:val="00856DEB"/>
    <w:rsid w:val="00856F38"/>
    <w:rsid w:val="00857205"/>
    <w:rsid w:val="008575C7"/>
    <w:rsid w:val="0085765F"/>
    <w:rsid w:val="00857829"/>
    <w:rsid w:val="008579E2"/>
    <w:rsid w:val="00857A89"/>
    <w:rsid w:val="00857F63"/>
    <w:rsid w:val="00857FE5"/>
    <w:rsid w:val="008601EE"/>
    <w:rsid w:val="008603BD"/>
    <w:rsid w:val="00860410"/>
    <w:rsid w:val="00860C9B"/>
    <w:rsid w:val="00860DDF"/>
    <w:rsid w:val="0086101E"/>
    <w:rsid w:val="00861199"/>
    <w:rsid w:val="008611A9"/>
    <w:rsid w:val="008614AF"/>
    <w:rsid w:val="00861583"/>
    <w:rsid w:val="0086177E"/>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D2D"/>
    <w:rsid w:val="00864E56"/>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3E9"/>
    <w:rsid w:val="00870414"/>
    <w:rsid w:val="008705EF"/>
    <w:rsid w:val="00870DE4"/>
    <w:rsid w:val="00871A14"/>
    <w:rsid w:val="008725BC"/>
    <w:rsid w:val="008738CE"/>
    <w:rsid w:val="008738D7"/>
    <w:rsid w:val="008742BD"/>
    <w:rsid w:val="008747FA"/>
    <w:rsid w:val="008748BF"/>
    <w:rsid w:val="008750A1"/>
    <w:rsid w:val="00875123"/>
    <w:rsid w:val="0087515B"/>
    <w:rsid w:val="00875AC2"/>
    <w:rsid w:val="00876376"/>
    <w:rsid w:val="0087670F"/>
    <w:rsid w:val="00876862"/>
    <w:rsid w:val="00876E63"/>
    <w:rsid w:val="00876F74"/>
    <w:rsid w:val="00877017"/>
    <w:rsid w:val="00877098"/>
    <w:rsid w:val="008772EA"/>
    <w:rsid w:val="008778D0"/>
    <w:rsid w:val="00880485"/>
    <w:rsid w:val="00880500"/>
    <w:rsid w:val="00880528"/>
    <w:rsid w:val="00880896"/>
    <w:rsid w:val="008808BB"/>
    <w:rsid w:val="0088130C"/>
    <w:rsid w:val="00881496"/>
    <w:rsid w:val="00881653"/>
    <w:rsid w:val="008820E0"/>
    <w:rsid w:val="0088245D"/>
    <w:rsid w:val="0088251D"/>
    <w:rsid w:val="0088363D"/>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814"/>
    <w:rsid w:val="00895A7B"/>
    <w:rsid w:val="00895F31"/>
    <w:rsid w:val="008960FA"/>
    <w:rsid w:val="008964A4"/>
    <w:rsid w:val="00896809"/>
    <w:rsid w:val="00896B9F"/>
    <w:rsid w:val="00896D3F"/>
    <w:rsid w:val="0089723D"/>
    <w:rsid w:val="008978A2"/>
    <w:rsid w:val="00897BA6"/>
    <w:rsid w:val="00897E4D"/>
    <w:rsid w:val="008A0576"/>
    <w:rsid w:val="008A0E1B"/>
    <w:rsid w:val="008A1327"/>
    <w:rsid w:val="008A133E"/>
    <w:rsid w:val="008A15B1"/>
    <w:rsid w:val="008A1BF5"/>
    <w:rsid w:val="008A1E78"/>
    <w:rsid w:val="008A206D"/>
    <w:rsid w:val="008A22A7"/>
    <w:rsid w:val="008A25E0"/>
    <w:rsid w:val="008A2ACE"/>
    <w:rsid w:val="008A2AE2"/>
    <w:rsid w:val="008A2D01"/>
    <w:rsid w:val="008A34EB"/>
    <w:rsid w:val="008A3A26"/>
    <w:rsid w:val="008A3BD9"/>
    <w:rsid w:val="008A3D15"/>
    <w:rsid w:val="008A41A8"/>
    <w:rsid w:val="008A4999"/>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2EA"/>
    <w:rsid w:val="008A7BAD"/>
    <w:rsid w:val="008B02C1"/>
    <w:rsid w:val="008B07F2"/>
    <w:rsid w:val="008B0DA5"/>
    <w:rsid w:val="008B0EE1"/>
    <w:rsid w:val="008B1875"/>
    <w:rsid w:val="008B18F9"/>
    <w:rsid w:val="008B1BFE"/>
    <w:rsid w:val="008B22F7"/>
    <w:rsid w:val="008B252A"/>
    <w:rsid w:val="008B261F"/>
    <w:rsid w:val="008B3004"/>
    <w:rsid w:val="008B317C"/>
    <w:rsid w:val="008B3466"/>
    <w:rsid w:val="008B3528"/>
    <w:rsid w:val="008B3B3A"/>
    <w:rsid w:val="008B3B40"/>
    <w:rsid w:val="008B4BFF"/>
    <w:rsid w:val="008B4C23"/>
    <w:rsid w:val="008B4C84"/>
    <w:rsid w:val="008B4ECA"/>
    <w:rsid w:val="008B59CC"/>
    <w:rsid w:val="008B5B71"/>
    <w:rsid w:val="008B5E6B"/>
    <w:rsid w:val="008B5F4E"/>
    <w:rsid w:val="008B5F97"/>
    <w:rsid w:val="008B63D8"/>
    <w:rsid w:val="008B65F8"/>
    <w:rsid w:val="008B6CEB"/>
    <w:rsid w:val="008B6D0D"/>
    <w:rsid w:val="008B6E73"/>
    <w:rsid w:val="008B727C"/>
    <w:rsid w:val="008B7364"/>
    <w:rsid w:val="008B739A"/>
    <w:rsid w:val="008B74A9"/>
    <w:rsid w:val="008B775C"/>
    <w:rsid w:val="008B7BA1"/>
    <w:rsid w:val="008B7BB5"/>
    <w:rsid w:val="008C047E"/>
    <w:rsid w:val="008C0685"/>
    <w:rsid w:val="008C118C"/>
    <w:rsid w:val="008C1644"/>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E15"/>
    <w:rsid w:val="008C502A"/>
    <w:rsid w:val="008C518F"/>
    <w:rsid w:val="008C591D"/>
    <w:rsid w:val="008C5D6C"/>
    <w:rsid w:val="008C5F8F"/>
    <w:rsid w:val="008C63D6"/>
    <w:rsid w:val="008C6681"/>
    <w:rsid w:val="008C67AD"/>
    <w:rsid w:val="008C6E77"/>
    <w:rsid w:val="008C71E7"/>
    <w:rsid w:val="008C71F8"/>
    <w:rsid w:val="008C787F"/>
    <w:rsid w:val="008C78C3"/>
    <w:rsid w:val="008C7A73"/>
    <w:rsid w:val="008C7E20"/>
    <w:rsid w:val="008D04A7"/>
    <w:rsid w:val="008D074D"/>
    <w:rsid w:val="008D07CD"/>
    <w:rsid w:val="008D0C1E"/>
    <w:rsid w:val="008D0C80"/>
    <w:rsid w:val="008D0FAA"/>
    <w:rsid w:val="008D14E7"/>
    <w:rsid w:val="008D1826"/>
    <w:rsid w:val="008D1A3E"/>
    <w:rsid w:val="008D1C82"/>
    <w:rsid w:val="008D1C9A"/>
    <w:rsid w:val="008D2ACC"/>
    <w:rsid w:val="008D3256"/>
    <w:rsid w:val="008D3454"/>
    <w:rsid w:val="008D399E"/>
    <w:rsid w:val="008D3A0C"/>
    <w:rsid w:val="008D3D54"/>
    <w:rsid w:val="008D3E26"/>
    <w:rsid w:val="008D4366"/>
    <w:rsid w:val="008D4FC4"/>
    <w:rsid w:val="008D534A"/>
    <w:rsid w:val="008D5372"/>
    <w:rsid w:val="008D54FC"/>
    <w:rsid w:val="008D56A3"/>
    <w:rsid w:val="008D594B"/>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87"/>
    <w:rsid w:val="008E0C93"/>
    <w:rsid w:val="008E0E58"/>
    <w:rsid w:val="008E1625"/>
    <w:rsid w:val="008E1C4E"/>
    <w:rsid w:val="008E1DFF"/>
    <w:rsid w:val="008E1EE1"/>
    <w:rsid w:val="008E29E2"/>
    <w:rsid w:val="008E33E9"/>
    <w:rsid w:val="008E34B7"/>
    <w:rsid w:val="008E3C9B"/>
    <w:rsid w:val="008E3E5D"/>
    <w:rsid w:val="008E4291"/>
    <w:rsid w:val="008E438D"/>
    <w:rsid w:val="008E43FD"/>
    <w:rsid w:val="008E4566"/>
    <w:rsid w:val="008E4CA8"/>
    <w:rsid w:val="008E4E3C"/>
    <w:rsid w:val="008E50C0"/>
    <w:rsid w:val="008E518F"/>
    <w:rsid w:val="008E5482"/>
    <w:rsid w:val="008E54C2"/>
    <w:rsid w:val="008E55B2"/>
    <w:rsid w:val="008E5668"/>
    <w:rsid w:val="008E5AB6"/>
    <w:rsid w:val="008E60BF"/>
    <w:rsid w:val="008E61C4"/>
    <w:rsid w:val="008E61D3"/>
    <w:rsid w:val="008E6A3F"/>
    <w:rsid w:val="008E7779"/>
    <w:rsid w:val="008E7980"/>
    <w:rsid w:val="008E7F2C"/>
    <w:rsid w:val="008F0159"/>
    <w:rsid w:val="008F03D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68B"/>
    <w:rsid w:val="008F6777"/>
    <w:rsid w:val="008F6AC4"/>
    <w:rsid w:val="008F6D02"/>
    <w:rsid w:val="008F6E7F"/>
    <w:rsid w:val="008F7031"/>
    <w:rsid w:val="008F74E8"/>
    <w:rsid w:val="008F7776"/>
    <w:rsid w:val="008F7793"/>
    <w:rsid w:val="008F7F49"/>
    <w:rsid w:val="009000FE"/>
    <w:rsid w:val="0090015A"/>
    <w:rsid w:val="009003A6"/>
    <w:rsid w:val="00900DF6"/>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185"/>
    <w:rsid w:val="00904223"/>
    <w:rsid w:val="0090436B"/>
    <w:rsid w:val="009043DD"/>
    <w:rsid w:val="009043E5"/>
    <w:rsid w:val="00904561"/>
    <w:rsid w:val="0090467D"/>
    <w:rsid w:val="00904750"/>
    <w:rsid w:val="00904F65"/>
    <w:rsid w:val="009051D5"/>
    <w:rsid w:val="00905214"/>
    <w:rsid w:val="00905795"/>
    <w:rsid w:val="009058F6"/>
    <w:rsid w:val="00906028"/>
    <w:rsid w:val="009060BA"/>
    <w:rsid w:val="0090617F"/>
    <w:rsid w:val="0090648E"/>
    <w:rsid w:val="00906E25"/>
    <w:rsid w:val="00906E83"/>
    <w:rsid w:val="00907063"/>
    <w:rsid w:val="00907144"/>
    <w:rsid w:val="009072CB"/>
    <w:rsid w:val="00907534"/>
    <w:rsid w:val="00907B68"/>
    <w:rsid w:val="00907C4D"/>
    <w:rsid w:val="00907F4F"/>
    <w:rsid w:val="00907FA8"/>
    <w:rsid w:val="00910026"/>
    <w:rsid w:val="00910163"/>
    <w:rsid w:val="00910614"/>
    <w:rsid w:val="00910738"/>
    <w:rsid w:val="009107F5"/>
    <w:rsid w:val="009113A7"/>
    <w:rsid w:val="00911CE8"/>
    <w:rsid w:val="00911ED8"/>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EE"/>
    <w:rsid w:val="00920386"/>
    <w:rsid w:val="00920960"/>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CA3"/>
    <w:rsid w:val="00924CE9"/>
    <w:rsid w:val="00924DD4"/>
    <w:rsid w:val="00924F70"/>
    <w:rsid w:val="009253C0"/>
    <w:rsid w:val="00925A17"/>
    <w:rsid w:val="00925A9E"/>
    <w:rsid w:val="00925D14"/>
    <w:rsid w:val="00925E63"/>
    <w:rsid w:val="00925E71"/>
    <w:rsid w:val="00926026"/>
    <w:rsid w:val="0092663B"/>
    <w:rsid w:val="00926C65"/>
    <w:rsid w:val="00926FDE"/>
    <w:rsid w:val="0092792E"/>
    <w:rsid w:val="00927D4E"/>
    <w:rsid w:val="009302A1"/>
    <w:rsid w:val="00930486"/>
    <w:rsid w:val="00930714"/>
    <w:rsid w:val="0093087E"/>
    <w:rsid w:val="00930A6B"/>
    <w:rsid w:val="00930ADA"/>
    <w:rsid w:val="00931054"/>
    <w:rsid w:val="009310F4"/>
    <w:rsid w:val="00931433"/>
    <w:rsid w:val="00931A4C"/>
    <w:rsid w:val="009322D4"/>
    <w:rsid w:val="009323D1"/>
    <w:rsid w:val="00932400"/>
    <w:rsid w:val="00932879"/>
    <w:rsid w:val="00932B7B"/>
    <w:rsid w:val="00932E5A"/>
    <w:rsid w:val="009331B3"/>
    <w:rsid w:val="00933563"/>
    <w:rsid w:val="00933573"/>
    <w:rsid w:val="009336E7"/>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A7D"/>
    <w:rsid w:val="00936E5B"/>
    <w:rsid w:val="00936FE5"/>
    <w:rsid w:val="00937024"/>
    <w:rsid w:val="00937D48"/>
    <w:rsid w:val="00937DA6"/>
    <w:rsid w:val="009408D4"/>
    <w:rsid w:val="009409E1"/>
    <w:rsid w:val="00940AEB"/>
    <w:rsid w:val="00941090"/>
    <w:rsid w:val="0094152C"/>
    <w:rsid w:val="0094187B"/>
    <w:rsid w:val="00941AF5"/>
    <w:rsid w:val="00941DB1"/>
    <w:rsid w:val="00941F00"/>
    <w:rsid w:val="009423A4"/>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B5C"/>
    <w:rsid w:val="00950CFD"/>
    <w:rsid w:val="00950FEC"/>
    <w:rsid w:val="009511F9"/>
    <w:rsid w:val="009514A8"/>
    <w:rsid w:val="00951719"/>
    <w:rsid w:val="009529B5"/>
    <w:rsid w:val="009534C8"/>
    <w:rsid w:val="0095376A"/>
    <w:rsid w:val="0095392C"/>
    <w:rsid w:val="00953962"/>
    <w:rsid w:val="00953B12"/>
    <w:rsid w:val="00953FAA"/>
    <w:rsid w:val="009541C3"/>
    <w:rsid w:val="0095454E"/>
    <w:rsid w:val="0095489A"/>
    <w:rsid w:val="00954BAE"/>
    <w:rsid w:val="00954FC8"/>
    <w:rsid w:val="009559EA"/>
    <w:rsid w:val="00955DB3"/>
    <w:rsid w:val="00955E29"/>
    <w:rsid w:val="00955FAE"/>
    <w:rsid w:val="0095612E"/>
    <w:rsid w:val="00956654"/>
    <w:rsid w:val="00956817"/>
    <w:rsid w:val="009568AE"/>
    <w:rsid w:val="00956AE3"/>
    <w:rsid w:val="00957025"/>
    <w:rsid w:val="009570FC"/>
    <w:rsid w:val="00957298"/>
    <w:rsid w:val="00957404"/>
    <w:rsid w:val="009577DF"/>
    <w:rsid w:val="009578CD"/>
    <w:rsid w:val="00957C96"/>
    <w:rsid w:val="00960997"/>
    <w:rsid w:val="00960A2F"/>
    <w:rsid w:val="00960AC6"/>
    <w:rsid w:val="00960C8D"/>
    <w:rsid w:val="009610A4"/>
    <w:rsid w:val="00961B6D"/>
    <w:rsid w:val="00961EC3"/>
    <w:rsid w:val="009626F7"/>
    <w:rsid w:val="00962971"/>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A9B"/>
    <w:rsid w:val="00965CD0"/>
    <w:rsid w:val="00965F71"/>
    <w:rsid w:val="00966127"/>
    <w:rsid w:val="00966528"/>
    <w:rsid w:val="009669B2"/>
    <w:rsid w:val="00966CED"/>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2791"/>
    <w:rsid w:val="00972C51"/>
    <w:rsid w:val="00972EF7"/>
    <w:rsid w:val="00973E2E"/>
    <w:rsid w:val="00974172"/>
    <w:rsid w:val="00974186"/>
    <w:rsid w:val="00974303"/>
    <w:rsid w:val="0097432F"/>
    <w:rsid w:val="0097442A"/>
    <w:rsid w:val="009746A9"/>
    <w:rsid w:val="00974BA2"/>
    <w:rsid w:val="00974CBB"/>
    <w:rsid w:val="00974DD9"/>
    <w:rsid w:val="00974EE6"/>
    <w:rsid w:val="00975018"/>
    <w:rsid w:val="00975847"/>
    <w:rsid w:val="00975870"/>
    <w:rsid w:val="00975A6E"/>
    <w:rsid w:val="009761AD"/>
    <w:rsid w:val="0097694B"/>
    <w:rsid w:val="00976E61"/>
    <w:rsid w:val="009770DE"/>
    <w:rsid w:val="00977282"/>
    <w:rsid w:val="00977728"/>
    <w:rsid w:val="00977D08"/>
    <w:rsid w:val="00980000"/>
    <w:rsid w:val="00980091"/>
    <w:rsid w:val="00980505"/>
    <w:rsid w:val="00981C1D"/>
    <w:rsid w:val="0098203F"/>
    <w:rsid w:val="00982219"/>
    <w:rsid w:val="00982931"/>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D1"/>
    <w:rsid w:val="00984646"/>
    <w:rsid w:val="009846C1"/>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1221"/>
    <w:rsid w:val="00991449"/>
    <w:rsid w:val="0099154A"/>
    <w:rsid w:val="00991DEC"/>
    <w:rsid w:val="009920D7"/>
    <w:rsid w:val="00992A84"/>
    <w:rsid w:val="00992FA4"/>
    <w:rsid w:val="0099300D"/>
    <w:rsid w:val="00993530"/>
    <w:rsid w:val="0099354B"/>
    <w:rsid w:val="00993663"/>
    <w:rsid w:val="009936CB"/>
    <w:rsid w:val="009936E2"/>
    <w:rsid w:val="00993B85"/>
    <w:rsid w:val="00993CEA"/>
    <w:rsid w:val="00994045"/>
    <w:rsid w:val="009944BB"/>
    <w:rsid w:val="00994587"/>
    <w:rsid w:val="009947AE"/>
    <w:rsid w:val="00994801"/>
    <w:rsid w:val="00994C70"/>
    <w:rsid w:val="00994E36"/>
    <w:rsid w:val="00995079"/>
    <w:rsid w:val="009953F2"/>
    <w:rsid w:val="009956A1"/>
    <w:rsid w:val="00995A43"/>
    <w:rsid w:val="00995BAE"/>
    <w:rsid w:val="00995C3D"/>
    <w:rsid w:val="00995F87"/>
    <w:rsid w:val="00995FE2"/>
    <w:rsid w:val="009966D1"/>
    <w:rsid w:val="00996AC4"/>
    <w:rsid w:val="00996F10"/>
    <w:rsid w:val="009971D4"/>
    <w:rsid w:val="00997508"/>
    <w:rsid w:val="00997C84"/>
    <w:rsid w:val="00997DB4"/>
    <w:rsid w:val="00997DE0"/>
    <w:rsid w:val="009A028B"/>
    <w:rsid w:val="009A0711"/>
    <w:rsid w:val="009A10ED"/>
    <w:rsid w:val="009A1143"/>
    <w:rsid w:val="009A1D6D"/>
    <w:rsid w:val="009A1DD9"/>
    <w:rsid w:val="009A1DE1"/>
    <w:rsid w:val="009A1E9E"/>
    <w:rsid w:val="009A2780"/>
    <w:rsid w:val="009A2C14"/>
    <w:rsid w:val="009A2C60"/>
    <w:rsid w:val="009A2D11"/>
    <w:rsid w:val="009A2EC1"/>
    <w:rsid w:val="009A3541"/>
    <w:rsid w:val="009A375F"/>
    <w:rsid w:val="009A37B9"/>
    <w:rsid w:val="009A380E"/>
    <w:rsid w:val="009A4023"/>
    <w:rsid w:val="009A4491"/>
    <w:rsid w:val="009A44C0"/>
    <w:rsid w:val="009A4720"/>
    <w:rsid w:val="009A48B6"/>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00E"/>
    <w:rsid w:val="009B1209"/>
    <w:rsid w:val="009B1369"/>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BEA"/>
    <w:rsid w:val="009B5FE6"/>
    <w:rsid w:val="009B60B7"/>
    <w:rsid w:val="009B618B"/>
    <w:rsid w:val="009B6327"/>
    <w:rsid w:val="009B638F"/>
    <w:rsid w:val="009B6627"/>
    <w:rsid w:val="009B6861"/>
    <w:rsid w:val="009B6B14"/>
    <w:rsid w:val="009B6F11"/>
    <w:rsid w:val="009B71C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4516"/>
    <w:rsid w:val="009C477B"/>
    <w:rsid w:val="009C4DF3"/>
    <w:rsid w:val="009C4E1B"/>
    <w:rsid w:val="009C50E4"/>
    <w:rsid w:val="009C5168"/>
    <w:rsid w:val="009C53E5"/>
    <w:rsid w:val="009C5645"/>
    <w:rsid w:val="009C5D9A"/>
    <w:rsid w:val="009C5F37"/>
    <w:rsid w:val="009C6735"/>
    <w:rsid w:val="009C699D"/>
    <w:rsid w:val="009C6A1E"/>
    <w:rsid w:val="009C6AC0"/>
    <w:rsid w:val="009C6B8B"/>
    <w:rsid w:val="009C6C75"/>
    <w:rsid w:val="009C71F0"/>
    <w:rsid w:val="009C7369"/>
    <w:rsid w:val="009C73D1"/>
    <w:rsid w:val="009C75CA"/>
    <w:rsid w:val="009D0C4A"/>
    <w:rsid w:val="009D0D4A"/>
    <w:rsid w:val="009D0E43"/>
    <w:rsid w:val="009D0F5A"/>
    <w:rsid w:val="009D12C8"/>
    <w:rsid w:val="009D138A"/>
    <w:rsid w:val="009D1715"/>
    <w:rsid w:val="009D1770"/>
    <w:rsid w:val="009D1A23"/>
    <w:rsid w:val="009D229A"/>
    <w:rsid w:val="009D22CD"/>
    <w:rsid w:val="009D27E5"/>
    <w:rsid w:val="009D3060"/>
    <w:rsid w:val="009D31CD"/>
    <w:rsid w:val="009D3228"/>
    <w:rsid w:val="009D3872"/>
    <w:rsid w:val="009D3983"/>
    <w:rsid w:val="009D3C1A"/>
    <w:rsid w:val="009D4061"/>
    <w:rsid w:val="009D48EE"/>
    <w:rsid w:val="009D4E60"/>
    <w:rsid w:val="009D501A"/>
    <w:rsid w:val="009D51A8"/>
    <w:rsid w:val="009D53EC"/>
    <w:rsid w:val="009D5415"/>
    <w:rsid w:val="009D54D9"/>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7DA"/>
    <w:rsid w:val="009E1F98"/>
    <w:rsid w:val="009E203E"/>
    <w:rsid w:val="009E265B"/>
    <w:rsid w:val="009E2CA1"/>
    <w:rsid w:val="009E2D84"/>
    <w:rsid w:val="009E3228"/>
    <w:rsid w:val="009E40B3"/>
    <w:rsid w:val="009E40EB"/>
    <w:rsid w:val="009E44CA"/>
    <w:rsid w:val="009E47B5"/>
    <w:rsid w:val="009E4B7F"/>
    <w:rsid w:val="009E4CAA"/>
    <w:rsid w:val="009E4EE7"/>
    <w:rsid w:val="009E5014"/>
    <w:rsid w:val="009E574D"/>
    <w:rsid w:val="009E5BAA"/>
    <w:rsid w:val="009E60D3"/>
    <w:rsid w:val="009E62BC"/>
    <w:rsid w:val="009E67C6"/>
    <w:rsid w:val="009E6B02"/>
    <w:rsid w:val="009E6FD4"/>
    <w:rsid w:val="009E775F"/>
    <w:rsid w:val="009E7B98"/>
    <w:rsid w:val="009E7C16"/>
    <w:rsid w:val="009E7DE9"/>
    <w:rsid w:val="009F08E9"/>
    <w:rsid w:val="009F098B"/>
    <w:rsid w:val="009F11C9"/>
    <w:rsid w:val="009F142B"/>
    <w:rsid w:val="009F1889"/>
    <w:rsid w:val="009F1E49"/>
    <w:rsid w:val="009F1F3F"/>
    <w:rsid w:val="009F2080"/>
    <w:rsid w:val="009F23A1"/>
    <w:rsid w:val="009F2607"/>
    <w:rsid w:val="009F2F57"/>
    <w:rsid w:val="009F2FFA"/>
    <w:rsid w:val="009F3083"/>
    <w:rsid w:val="009F30BD"/>
    <w:rsid w:val="009F313C"/>
    <w:rsid w:val="009F37BC"/>
    <w:rsid w:val="009F3B1F"/>
    <w:rsid w:val="009F3F58"/>
    <w:rsid w:val="009F3F75"/>
    <w:rsid w:val="009F467A"/>
    <w:rsid w:val="009F4967"/>
    <w:rsid w:val="009F4D98"/>
    <w:rsid w:val="009F4E7F"/>
    <w:rsid w:val="009F5023"/>
    <w:rsid w:val="009F5217"/>
    <w:rsid w:val="009F5338"/>
    <w:rsid w:val="009F535A"/>
    <w:rsid w:val="009F55E4"/>
    <w:rsid w:val="009F5C62"/>
    <w:rsid w:val="009F5C72"/>
    <w:rsid w:val="009F5DEF"/>
    <w:rsid w:val="009F5EF1"/>
    <w:rsid w:val="009F62D6"/>
    <w:rsid w:val="009F6449"/>
    <w:rsid w:val="009F67C9"/>
    <w:rsid w:val="009F6986"/>
    <w:rsid w:val="009F6DB4"/>
    <w:rsid w:val="009F6DB8"/>
    <w:rsid w:val="009F7135"/>
    <w:rsid w:val="009F71EF"/>
    <w:rsid w:val="009F724D"/>
    <w:rsid w:val="009F7262"/>
    <w:rsid w:val="009F73DC"/>
    <w:rsid w:val="009F7F79"/>
    <w:rsid w:val="00A00226"/>
    <w:rsid w:val="00A00704"/>
    <w:rsid w:val="00A007F3"/>
    <w:rsid w:val="00A00D97"/>
    <w:rsid w:val="00A00DBC"/>
    <w:rsid w:val="00A01426"/>
    <w:rsid w:val="00A0146C"/>
    <w:rsid w:val="00A01BE6"/>
    <w:rsid w:val="00A02294"/>
    <w:rsid w:val="00A02330"/>
    <w:rsid w:val="00A02412"/>
    <w:rsid w:val="00A02E13"/>
    <w:rsid w:val="00A02E3C"/>
    <w:rsid w:val="00A03045"/>
    <w:rsid w:val="00A03190"/>
    <w:rsid w:val="00A033E2"/>
    <w:rsid w:val="00A0391D"/>
    <w:rsid w:val="00A03AF3"/>
    <w:rsid w:val="00A03C76"/>
    <w:rsid w:val="00A03EB8"/>
    <w:rsid w:val="00A045BC"/>
    <w:rsid w:val="00A049FE"/>
    <w:rsid w:val="00A04A06"/>
    <w:rsid w:val="00A04A98"/>
    <w:rsid w:val="00A04BCD"/>
    <w:rsid w:val="00A04CA8"/>
    <w:rsid w:val="00A04D7E"/>
    <w:rsid w:val="00A050B3"/>
    <w:rsid w:val="00A051F0"/>
    <w:rsid w:val="00A053F0"/>
    <w:rsid w:val="00A0573D"/>
    <w:rsid w:val="00A05A0C"/>
    <w:rsid w:val="00A05C79"/>
    <w:rsid w:val="00A05E78"/>
    <w:rsid w:val="00A064A9"/>
    <w:rsid w:val="00A064ED"/>
    <w:rsid w:val="00A069CD"/>
    <w:rsid w:val="00A06A16"/>
    <w:rsid w:val="00A06D09"/>
    <w:rsid w:val="00A06E33"/>
    <w:rsid w:val="00A0707F"/>
    <w:rsid w:val="00A070A8"/>
    <w:rsid w:val="00A072F9"/>
    <w:rsid w:val="00A07741"/>
    <w:rsid w:val="00A07969"/>
    <w:rsid w:val="00A0797F"/>
    <w:rsid w:val="00A07A9D"/>
    <w:rsid w:val="00A07B04"/>
    <w:rsid w:val="00A07DE1"/>
    <w:rsid w:val="00A07F25"/>
    <w:rsid w:val="00A105CE"/>
    <w:rsid w:val="00A10D3B"/>
    <w:rsid w:val="00A10F4B"/>
    <w:rsid w:val="00A11576"/>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5B5"/>
    <w:rsid w:val="00A15C11"/>
    <w:rsid w:val="00A1626F"/>
    <w:rsid w:val="00A163E9"/>
    <w:rsid w:val="00A1649B"/>
    <w:rsid w:val="00A165B0"/>
    <w:rsid w:val="00A1680B"/>
    <w:rsid w:val="00A169E6"/>
    <w:rsid w:val="00A16C0C"/>
    <w:rsid w:val="00A16F32"/>
    <w:rsid w:val="00A16F4E"/>
    <w:rsid w:val="00A16FC5"/>
    <w:rsid w:val="00A17151"/>
    <w:rsid w:val="00A17184"/>
    <w:rsid w:val="00A17824"/>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48C"/>
    <w:rsid w:val="00A23791"/>
    <w:rsid w:val="00A2425C"/>
    <w:rsid w:val="00A24371"/>
    <w:rsid w:val="00A243B1"/>
    <w:rsid w:val="00A24456"/>
    <w:rsid w:val="00A244B2"/>
    <w:rsid w:val="00A244E1"/>
    <w:rsid w:val="00A24544"/>
    <w:rsid w:val="00A24D5C"/>
    <w:rsid w:val="00A24DAC"/>
    <w:rsid w:val="00A24E15"/>
    <w:rsid w:val="00A2531C"/>
    <w:rsid w:val="00A25FBD"/>
    <w:rsid w:val="00A26767"/>
    <w:rsid w:val="00A2698E"/>
    <w:rsid w:val="00A27822"/>
    <w:rsid w:val="00A27978"/>
    <w:rsid w:val="00A27D61"/>
    <w:rsid w:val="00A27E42"/>
    <w:rsid w:val="00A27ED0"/>
    <w:rsid w:val="00A27FFC"/>
    <w:rsid w:val="00A30766"/>
    <w:rsid w:val="00A30DE1"/>
    <w:rsid w:val="00A30E71"/>
    <w:rsid w:val="00A30F5A"/>
    <w:rsid w:val="00A31670"/>
    <w:rsid w:val="00A317C2"/>
    <w:rsid w:val="00A31F12"/>
    <w:rsid w:val="00A323C3"/>
    <w:rsid w:val="00A324A8"/>
    <w:rsid w:val="00A32A52"/>
    <w:rsid w:val="00A32D58"/>
    <w:rsid w:val="00A33FB8"/>
    <w:rsid w:val="00A34160"/>
    <w:rsid w:val="00A34232"/>
    <w:rsid w:val="00A34397"/>
    <w:rsid w:val="00A34720"/>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116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2AE"/>
    <w:rsid w:val="00A464DC"/>
    <w:rsid w:val="00A46584"/>
    <w:rsid w:val="00A4683B"/>
    <w:rsid w:val="00A46BB9"/>
    <w:rsid w:val="00A46C0F"/>
    <w:rsid w:val="00A46CEB"/>
    <w:rsid w:val="00A46D9D"/>
    <w:rsid w:val="00A4722D"/>
    <w:rsid w:val="00A4729A"/>
    <w:rsid w:val="00A47472"/>
    <w:rsid w:val="00A474E8"/>
    <w:rsid w:val="00A4798D"/>
    <w:rsid w:val="00A47B1A"/>
    <w:rsid w:val="00A505C1"/>
    <w:rsid w:val="00A50D94"/>
    <w:rsid w:val="00A51274"/>
    <w:rsid w:val="00A51B5E"/>
    <w:rsid w:val="00A5219D"/>
    <w:rsid w:val="00A52307"/>
    <w:rsid w:val="00A523E7"/>
    <w:rsid w:val="00A52689"/>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5B8"/>
    <w:rsid w:val="00A565CA"/>
    <w:rsid w:val="00A56B24"/>
    <w:rsid w:val="00A56E31"/>
    <w:rsid w:val="00A57291"/>
    <w:rsid w:val="00A57358"/>
    <w:rsid w:val="00A573E6"/>
    <w:rsid w:val="00A576AD"/>
    <w:rsid w:val="00A577A3"/>
    <w:rsid w:val="00A57B08"/>
    <w:rsid w:val="00A6102A"/>
    <w:rsid w:val="00A6115F"/>
    <w:rsid w:val="00A617E9"/>
    <w:rsid w:val="00A61AAD"/>
    <w:rsid w:val="00A6205D"/>
    <w:rsid w:val="00A62306"/>
    <w:rsid w:val="00A628BB"/>
    <w:rsid w:val="00A62F6A"/>
    <w:rsid w:val="00A63517"/>
    <w:rsid w:val="00A63583"/>
    <w:rsid w:val="00A6378C"/>
    <w:rsid w:val="00A63A2D"/>
    <w:rsid w:val="00A63A4D"/>
    <w:rsid w:val="00A63C76"/>
    <w:rsid w:val="00A63F85"/>
    <w:rsid w:val="00A64293"/>
    <w:rsid w:val="00A644B4"/>
    <w:rsid w:val="00A64510"/>
    <w:rsid w:val="00A64972"/>
    <w:rsid w:val="00A64ABE"/>
    <w:rsid w:val="00A64C57"/>
    <w:rsid w:val="00A64C5C"/>
    <w:rsid w:val="00A652A2"/>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EE"/>
    <w:rsid w:val="00A9314F"/>
    <w:rsid w:val="00A93ADA"/>
    <w:rsid w:val="00A93FB5"/>
    <w:rsid w:val="00A941F8"/>
    <w:rsid w:val="00A94D83"/>
    <w:rsid w:val="00A9538D"/>
    <w:rsid w:val="00A9573C"/>
    <w:rsid w:val="00A95991"/>
    <w:rsid w:val="00A96175"/>
    <w:rsid w:val="00A96580"/>
    <w:rsid w:val="00A969D7"/>
    <w:rsid w:val="00A96A53"/>
    <w:rsid w:val="00A96DA1"/>
    <w:rsid w:val="00A97563"/>
    <w:rsid w:val="00A977CF"/>
    <w:rsid w:val="00A97BED"/>
    <w:rsid w:val="00A97D8A"/>
    <w:rsid w:val="00A97DF3"/>
    <w:rsid w:val="00A97E39"/>
    <w:rsid w:val="00A97EA5"/>
    <w:rsid w:val="00AA022C"/>
    <w:rsid w:val="00AA06B4"/>
    <w:rsid w:val="00AA0739"/>
    <w:rsid w:val="00AA0838"/>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3E7"/>
    <w:rsid w:val="00AA4411"/>
    <w:rsid w:val="00AA51BA"/>
    <w:rsid w:val="00AA52B1"/>
    <w:rsid w:val="00AA52CE"/>
    <w:rsid w:val="00AA54DF"/>
    <w:rsid w:val="00AA55D7"/>
    <w:rsid w:val="00AA5826"/>
    <w:rsid w:val="00AA5F0E"/>
    <w:rsid w:val="00AA611A"/>
    <w:rsid w:val="00AA62CB"/>
    <w:rsid w:val="00AA6460"/>
    <w:rsid w:val="00AA649E"/>
    <w:rsid w:val="00AA6DEE"/>
    <w:rsid w:val="00AA6DFC"/>
    <w:rsid w:val="00AA6F43"/>
    <w:rsid w:val="00AA6FDD"/>
    <w:rsid w:val="00AA7410"/>
    <w:rsid w:val="00AA747D"/>
    <w:rsid w:val="00AA77A4"/>
    <w:rsid w:val="00AA7A68"/>
    <w:rsid w:val="00AB00CB"/>
    <w:rsid w:val="00AB030B"/>
    <w:rsid w:val="00AB04A0"/>
    <w:rsid w:val="00AB0585"/>
    <w:rsid w:val="00AB06BC"/>
    <w:rsid w:val="00AB0795"/>
    <w:rsid w:val="00AB0E35"/>
    <w:rsid w:val="00AB1035"/>
    <w:rsid w:val="00AB1498"/>
    <w:rsid w:val="00AB162E"/>
    <w:rsid w:val="00AB1802"/>
    <w:rsid w:val="00AB18A6"/>
    <w:rsid w:val="00AB1AE7"/>
    <w:rsid w:val="00AB1BF6"/>
    <w:rsid w:val="00AB2195"/>
    <w:rsid w:val="00AB233A"/>
    <w:rsid w:val="00AB2E92"/>
    <w:rsid w:val="00AB314B"/>
    <w:rsid w:val="00AB3309"/>
    <w:rsid w:val="00AB34E0"/>
    <w:rsid w:val="00AB350E"/>
    <w:rsid w:val="00AB358C"/>
    <w:rsid w:val="00AB3892"/>
    <w:rsid w:val="00AB3A14"/>
    <w:rsid w:val="00AB3B71"/>
    <w:rsid w:val="00AB3CF1"/>
    <w:rsid w:val="00AB436D"/>
    <w:rsid w:val="00AB49CA"/>
    <w:rsid w:val="00AB4C9B"/>
    <w:rsid w:val="00AB4CDB"/>
    <w:rsid w:val="00AB4DCE"/>
    <w:rsid w:val="00AB4EBA"/>
    <w:rsid w:val="00AB50BD"/>
    <w:rsid w:val="00AB537E"/>
    <w:rsid w:val="00AB5B21"/>
    <w:rsid w:val="00AB5F60"/>
    <w:rsid w:val="00AB68FF"/>
    <w:rsid w:val="00AB6E5C"/>
    <w:rsid w:val="00AB700A"/>
    <w:rsid w:val="00AB7195"/>
    <w:rsid w:val="00AB73EF"/>
    <w:rsid w:val="00AC037E"/>
    <w:rsid w:val="00AC07E1"/>
    <w:rsid w:val="00AC0D57"/>
    <w:rsid w:val="00AC1529"/>
    <w:rsid w:val="00AC16DA"/>
    <w:rsid w:val="00AC1845"/>
    <w:rsid w:val="00AC1CC6"/>
    <w:rsid w:val="00AC1D09"/>
    <w:rsid w:val="00AC1EED"/>
    <w:rsid w:val="00AC1F96"/>
    <w:rsid w:val="00AC220B"/>
    <w:rsid w:val="00AC2D82"/>
    <w:rsid w:val="00AC2EAD"/>
    <w:rsid w:val="00AC2FA9"/>
    <w:rsid w:val="00AC353D"/>
    <w:rsid w:val="00AC37E8"/>
    <w:rsid w:val="00AC3848"/>
    <w:rsid w:val="00AC3956"/>
    <w:rsid w:val="00AC40CA"/>
    <w:rsid w:val="00AC42E0"/>
    <w:rsid w:val="00AC43AD"/>
    <w:rsid w:val="00AC4519"/>
    <w:rsid w:val="00AC49E7"/>
    <w:rsid w:val="00AC4C63"/>
    <w:rsid w:val="00AC554C"/>
    <w:rsid w:val="00AC5CF9"/>
    <w:rsid w:val="00AC68EC"/>
    <w:rsid w:val="00AC6B15"/>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94D"/>
    <w:rsid w:val="00AD1D15"/>
    <w:rsid w:val="00AD1D36"/>
    <w:rsid w:val="00AD2A35"/>
    <w:rsid w:val="00AD3036"/>
    <w:rsid w:val="00AD33CC"/>
    <w:rsid w:val="00AD347E"/>
    <w:rsid w:val="00AD3726"/>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12EA"/>
    <w:rsid w:val="00AE187B"/>
    <w:rsid w:val="00AE1AE2"/>
    <w:rsid w:val="00AE1E7F"/>
    <w:rsid w:val="00AE25E5"/>
    <w:rsid w:val="00AE2AB7"/>
    <w:rsid w:val="00AE2D1B"/>
    <w:rsid w:val="00AE3142"/>
    <w:rsid w:val="00AE3165"/>
    <w:rsid w:val="00AE348B"/>
    <w:rsid w:val="00AE3516"/>
    <w:rsid w:val="00AE379B"/>
    <w:rsid w:val="00AE37EC"/>
    <w:rsid w:val="00AE3AF7"/>
    <w:rsid w:val="00AE4498"/>
    <w:rsid w:val="00AE48B6"/>
    <w:rsid w:val="00AE5084"/>
    <w:rsid w:val="00AE51D2"/>
    <w:rsid w:val="00AE53A2"/>
    <w:rsid w:val="00AE56E4"/>
    <w:rsid w:val="00AE5A71"/>
    <w:rsid w:val="00AE5AE8"/>
    <w:rsid w:val="00AE5B2B"/>
    <w:rsid w:val="00AE5BB1"/>
    <w:rsid w:val="00AE5F39"/>
    <w:rsid w:val="00AE6013"/>
    <w:rsid w:val="00AE617D"/>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13C"/>
    <w:rsid w:val="00AF23A9"/>
    <w:rsid w:val="00AF23BA"/>
    <w:rsid w:val="00AF2547"/>
    <w:rsid w:val="00AF25F6"/>
    <w:rsid w:val="00AF2B2C"/>
    <w:rsid w:val="00AF2FDB"/>
    <w:rsid w:val="00AF32DA"/>
    <w:rsid w:val="00AF34C2"/>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CE1"/>
    <w:rsid w:val="00AF5D2E"/>
    <w:rsid w:val="00AF5D5A"/>
    <w:rsid w:val="00AF5E35"/>
    <w:rsid w:val="00AF607C"/>
    <w:rsid w:val="00AF6710"/>
    <w:rsid w:val="00AF6A25"/>
    <w:rsid w:val="00AF6CD1"/>
    <w:rsid w:val="00AF6EF5"/>
    <w:rsid w:val="00AF6FDE"/>
    <w:rsid w:val="00AF70A0"/>
    <w:rsid w:val="00AF7438"/>
    <w:rsid w:val="00AF75C6"/>
    <w:rsid w:val="00AF7C88"/>
    <w:rsid w:val="00AF7FE4"/>
    <w:rsid w:val="00B00063"/>
    <w:rsid w:val="00B003F6"/>
    <w:rsid w:val="00B0066B"/>
    <w:rsid w:val="00B009C9"/>
    <w:rsid w:val="00B00F5D"/>
    <w:rsid w:val="00B018F6"/>
    <w:rsid w:val="00B01BEB"/>
    <w:rsid w:val="00B02423"/>
    <w:rsid w:val="00B02555"/>
    <w:rsid w:val="00B02A99"/>
    <w:rsid w:val="00B030B0"/>
    <w:rsid w:val="00B038B4"/>
    <w:rsid w:val="00B03BF8"/>
    <w:rsid w:val="00B04C99"/>
    <w:rsid w:val="00B05072"/>
    <w:rsid w:val="00B0515D"/>
    <w:rsid w:val="00B05236"/>
    <w:rsid w:val="00B05486"/>
    <w:rsid w:val="00B054CD"/>
    <w:rsid w:val="00B05CB1"/>
    <w:rsid w:val="00B05E53"/>
    <w:rsid w:val="00B065E9"/>
    <w:rsid w:val="00B0686D"/>
    <w:rsid w:val="00B06C96"/>
    <w:rsid w:val="00B076A3"/>
    <w:rsid w:val="00B079C5"/>
    <w:rsid w:val="00B07AEC"/>
    <w:rsid w:val="00B07D28"/>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C73"/>
    <w:rsid w:val="00B11F12"/>
    <w:rsid w:val="00B1249C"/>
    <w:rsid w:val="00B12999"/>
    <w:rsid w:val="00B12CAB"/>
    <w:rsid w:val="00B1318C"/>
    <w:rsid w:val="00B1328B"/>
    <w:rsid w:val="00B13296"/>
    <w:rsid w:val="00B133A3"/>
    <w:rsid w:val="00B136F2"/>
    <w:rsid w:val="00B13A13"/>
    <w:rsid w:val="00B13A7F"/>
    <w:rsid w:val="00B13BB3"/>
    <w:rsid w:val="00B13E3F"/>
    <w:rsid w:val="00B13F42"/>
    <w:rsid w:val="00B13F7F"/>
    <w:rsid w:val="00B141F4"/>
    <w:rsid w:val="00B1423D"/>
    <w:rsid w:val="00B143F2"/>
    <w:rsid w:val="00B145BF"/>
    <w:rsid w:val="00B1470B"/>
    <w:rsid w:val="00B1486D"/>
    <w:rsid w:val="00B14E1B"/>
    <w:rsid w:val="00B15272"/>
    <w:rsid w:val="00B15298"/>
    <w:rsid w:val="00B155EC"/>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C14"/>
    <w:rsid w:val="00B21CB6"/>
    <w:rsid w:val="00B2289B"/>
    <w:rsid w:val="00B22B75"/>
    <w:rsid w:val="00B22EDD"/>
    <w:rsid w:val="00B236DC"/>
    <w:rsid w:val="00B23C30"/>
    <w:rsid w:val="00B24C0F"/>
    <w:rsid w:val="00B24E46"/>
    <w:rsid w:val="00B250E3"/>
    <w:rsid w:val="00B25326"/>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B1D"/>
    <w:rsid w:val="00B30C5A"/>
    <w:rsid w:val="00B30CFF"/>
    <w:rsid w:val="00B30D31"/>
    <w:rsid w:val="00B312C3"/>
    <w:rsid w:val="00B31672"/>
    <w:rsid w:val="00B317E9"/>
    <w:rsid w:val="00B3188D"/>
    <w:rsid w:val="00B31A66"/>
    <w:rsid w:val="00B31E53"/>
    <w:rsid w:val="00B32229"/>
    <w:rsid w:val="00B325CE"/>
    <w:rsid w:val="00B32EB8"/>
    <w:rsid w:val="00B32EC7"/>
    <w:rsid w:val="00B33634"/>
    <w:rsid w:val="00B33685"/>
    <w:rsid w:val="00B338E3"/>
    <w:rsid w:val="00B339E0"/>
    <w:rsid w:val="00B33A39"/>
    <w:rsid w:val="00B33A3E"/>
    <w:rsid w:val="00B33BC6"/>
    <w:rsid w:val="00B34308"/>
    <w:rsid w:val="00B343E9"/>
    <w:rsid w:val="00B34959"/>
    <w:rsid w:val="00B34D94"/>
    <w:rsid w:val="00B3505D"/>
    <w:rsid w:val="00B3567A"/>
    <w:rsid w:val="00B358C9"/>
    <w:rsid w:val="00B35B3A"/>
    <w:rsid w:val="00B35D95"/>
    <w:rsid w:val="00B35F57"/>
    <w:rsid w:val="00B363C7"/>
    <w:rsid w:val="00B36726"/>
    <w:rsid w:val="00B36870"/>
    <w:rsid w:val="00B36FD2"/>
    <w:rsid w:val="00B371AC"/>
    <w:rsid w:val="00B375F8"/>
    <w:rsid w:val="00B376CF"/>
    <w:rsid w:val="00B37885"/>
    <w:rsid w:val="00B37BB2"/>
    <w:rsid w:val="00B4022A"/>
    <w:rsid w:val="00B40414"/>
    <w:rsid w:val="00B40740"/>
    <w:rsid w:val="00B40CC7"/>
    <w:rsid w:val="00B411CF"/>
    <w:rsid w:val="00B41708"/>
    <w:rsid w:val="00B41757"/>
    <w:rsid w:val="00B41C63"/>
    <w:rsid w:val="00B41E6D"/>
    <w:rsid w:val="00B42333"/>
    <w:rsid w:val="00B427A0"/>
    <w:rsid w:val="00B428D4"/>
    <w:rsid w:val="00B429EB"/>
    <w:rsid w:val="00B42B42"/>
    <w:rsid w:val="00B42C09"/>
    <w:rsid w:val="00B43822"/>
    <w:rsid w:val="00B43B3D"/>
    <w:rsid w:val="00B43BFF"/>
    <w:rsid w:val="00B43E95"/>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77"/>
    <w:rsid w:val="00B473B4"/>
    <w:rsid w:val="00B473E2"/>
    <w:rsid w:val="00B47600"/>
    <w:rsid w:val="00B4770D"/>
    <w:rsid w:val="00B47E4D"/>
    <w:rsid w:val="00B47FED"/>
    <w:rsid w:val="00B50EC5"/>
    <w:rsid w:val="00B50F2D"/>
    <w:rsid w:val="00B515D0"/>
    <w:rsid w:val="00B51706"/>
    <w:rsid w:val="00B5194F"/>
    <w:rsid w:val="00B5201B"/>
    <w:rsid w:val="00B5220B"/>
    <w:rsid w:val="00B524BE"/>
    <w:rsid w:val="00B52821"/>
    <w:rsid w:val="00B52901"/>
    <w:rsid w:val="00B52D78"/>
    <w:rsid w:val="00B52D8C"/>
    <w:rsid w:val="00B5305E"/>
    <w:rsid w:val="00B53512"/>
    <w:rsid w:val="00B53AD8"/>
    <w:rsid w:val="00B53C12"/>
    <w:rsid w:val="00B54321"/>
    <w:rsid w:val="00B543A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95B"/>
    <w:rsid w:val="00B60EE8"/>
    <w:rsid w:val="00B616EF"/>
    <w:rsid w:val="00B6175C"/>
    <w:rsid w:val="00B61947"/>
    <w:rsid w:val="00B61AC1"/>
    <w:rsid w:val="00B62D8E"/>
    <w:rsid w:val="00B630B2"/>
    <w:rsid w:val="00B6311E"/>
    <w:rsid w:val="00B6378C"/>
    <w:rsid w:val="00B63A98"/>
    <w:rsid w:val="00B64202"/>
    <w:rsid w:val="00B646B8"/>
    <w:rsid w:val="00B646BC"/>
    <w:rsid w:val="00B64784"/>
    <w:rsid w:val="00B647B7"/>
    <w:rsid w:val="00B648E2"/>
    <w:rsid w:val="00B649D3"/>
    <w:rsid w:val="00B64CE9"/>
    <w:rsid w:val="00B64EDE"/>
    <w:rsid w:val="00B64EEA"/>
    <w:rsid w:val="00B64F76"/>
    <w:rsid w:val="00B652F0"/>
    <w:rsid w:val="00B6570D"/>
    <w:rsid w:val="00B668EC"/>
    <w:rsid w:val="00B66A37"/>
    <w:rsid w:val="00B66D30"/>
    <w:rsid w:val="00B66E98"/>
    <w:rsid w:val="00B66F66"/>
    <w:rsid w:val="00B66FA5"/>
    <w:rsid w:val="00B66FD2"/>
    <w:rsid w:val="00B676CB"/>
    <w:rsid w:val="00B70061"/>
    <w:rsid w:val="00B702C2"/>
    <w:rsid w:val="00B702EC"/>
    <w:rsid w:val="00B70714"/>
    <w:rsid w:val="00B70C8B"/>
    <w:rsid w:val="00B70D6E"/>
    <w:rsid w:val="00B710EE"/>
    <w:rsid w:val="00B71657"/>
    <w:rsid w:val="00B71D77"/>
    <w:rsid w:val="00B71FFB"/>
    <w:rsid w:val="00B720B2"/>
    <w:rsid w:val="00B72136"/>
    <w:rsid w:val="00B72229"/>
    <w:rsid w:val="00B7235D"/>
    <w:rsid w:val="00B726E5"/>
    <w:rsid w:val="00B727DB"/>
    <w:rsid w:val="00B72E60"/>
    <w:rsid w:val="00B72F26"/>
    <w:rsid w:val="00B72FF6"/>
    <w:rsid w:val="00B7313D"/>
    <w:rsid w:val="00B73A12"/>
    <w:rsid w:val="00B74666"/>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3C6"/>
    <w:rsid w:val="00B803D5"/>
    <w:rsid w:val="00B80497"/>
    <w:rsid w:val="00B805B7"/>
    <w:rsid w:val="00B80AEA"/>
    <w:rsid w:val="00B80C06"/>
    <w:rsid w:val="00B8181E"/>
    <w:rsid w:val="00B818B9"/>
    <w:rsid w:val="00B826D1"/>
    <w:rsid w:val="00B82891"/>
    <w:rsid w:val="00B8326E"/>
    <w:rsid w:val="00B83ACE"/>
    <w:rsid w:val="00B84D83"/>
    <w:rsid w:val="00B85081"/>
    <w:rsid w:val="00B859CF"/>
    <w:rsid w:val="00B85A3F"/>
    <w:rsid w:val="00B85C22"/>
    <w:rsid w:val="00B86370"/>
    <w:rsid w:val="00B863BB"/>
    <w:rsid w:val="00B86497"/>
    <w:rsid w:val="00B86732"/>
    <w:rsid w:val="00B867B6"/>
    <w:rsid w:val="00B876AB"/>
    <w:rsid w:val="00B8771C"/>
    <w:rsid w:val="00B87A8D"/>
    <w:rsid w:val="00B87FD3"/>
    <w:rsid w:val="00B908EB"/>
    <w:rsid w:val="00B90E69"/>
    <w:rsid w:val="00B911D9"/>
    <w:rsid w:val="00B918B6"/>
    <w:rsid w:val="00B9197A"/>
    <w:rsid w:val="00B919B6"/>
    <w:rsid w:val="00B91F79"/>
    <w:rsid w:val="00B938B3"/>
    <w:rsid w:val="00B93B1B"/>
    <w:rsid w:val="00B93B70"/>
    <w:rsid w:val="00B94165"/>
    <w:rsid w:val="00B94285"/>
    <w:rsid w:val="00B9495A"/>
    <w:rsid w:val="00B94BC6"/>
    <w:rsid w:val="00B94EC6"/>
    <w:rsid w:val="00B95136"/>
    <w:rsid w:val="00B95177"/>
    <w:rsid w:val="00B95357"/>
    <w:rsid w:val="00B95A83"/>
    <w:rsid w:val="00B95A9D"/>
    <w:rsid w:val="00B96611"/>
    <w:rsid w:val="00B96654"/>
    <w:rsid w:val="00B966CD"/>
    <w:rsid w:val="00B96B91"/>
    <w:rsid w:val="00B96EAE"/>
    <w:rsid w:val="00B97008"/>
    <w:rsid w:val="00B970E4"/>
    <w:rsid w:val="00B97352"/>
    <w:rsid w:val="00B9753C"/>
    <w:rsid w:val="00B97593"/>
    <w:rsid w:val="00B977CA"/>
    <w:rsid w:val="00B979C1"/>
    <w:rsid w:val="00B97AF6"/>
    <w:rsid w:val="00B97DDA"/>
    <w:rsid w:val="00BA0106"/>
    <w:rsid w:val="00BA02C7"/>
    <w:rsid w:val="00BA0412"/>
    <w:rsid w:val="00BA07CF"/>
    <w:rsid w:val="00BA0D98"/>
    <w:rsid w:val="00BA0DAB"/>
    <w:rsid w:val="00BA10C9"/>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5FF"/>
    <w:rsid w:val="00BA5635"/>
    <w:rsid w:val="00BA5C35"/>
    <w:rsid w:val="00BA614E"/>
    <w:rsid w:val="00BA663A"/>
    <w:rsid w:val="00BA6795"/>
    <w:rsid w:val="00BA6829"/>
    <w:rsid w:val="00BA6AD9"/>
    <w:rsid w:val="00BA6D19"/>
    <w:rsid w:val="00BA7B3E"/>
    <w:rsid w:val="00BA7BE4"/>
    <w:rsid w:val="00BA7C35"/>
    <w:rsid w:val="00BB015D"/>
    <w:rsid w:val="00BB0189"/>
    <w:rsid w:val="00BB0EB7"/>
    <w:rsid w:val="00BB116F"/>
    <w:rsid w:val="00BB1B81"/>
    <w:rsid w:val="00BB1BBA"/>
    <w:rsid w:val="00BB1CA7"/>
    <w:rsid w:val="00BB2BF7"/>
    <w:rsid w:val="00BB3033"/>
    <w:rsid w:val="00BB3808"/>
    <w:rsid w:val="00BB3BEC"/>
    <w:rsid w:val="00BB3EB4"/>
    <w:rsid w:val="00BB3F25"/>
    <w:rsid w:val="00BB40D5"/>
    <w:rsid w:val="00BB4286"/>
    <w:rsid w:val="00BB4705"/>
    <w:rsid w:val="00BB4A71"/>
    <w:rsid w:val="00BB4F2B"/>
    <w:rsid w:val="00BB5F14"/>
    <w:rsid w:val="00BB5F49"/>
    <w:rsid w:val="00BB6060"/>
    <w:rsid w:val="00BB61A8"/>
    <w:rsid w:val="00BB6911"/>
    <w:rsid w:val="00BB6AF9"/>
    <w:rsid w:val="00BB6DB6"/>
    <w:rsid w:val="00BB724D"/>
    <w:rsid w:val="00BB75C5"/>
    <w:rsid w:val="00BB76E8"/>
    <w:rsid w:val="00BB7752"/>
    <w:rsid w:val="00BB7814"/>
    <w:rsid w:val="00BB7DAD"/>
    <w:rsid w:val="00BB7E49"/>
    <w:rsid w:val="00BC027A"/>
    <w:rsid w:val="00BC08DA"/>
    <w:rsid w:val="00BC09C9"/>
    <w:rsid w:val="00BC0BD9"/>
    <w:rsid w:val="00BC0C55"/>
    <w:rsid w:val="00BC0F08"/>
    <w:rsid w:val="00BC1914"/>
    <w:rsid w:val="00BC1A2E"/>
    <w:rsid w:val="00BC1F38"/>
    <w:rsid w:val="00BC254B"/>
    <w:rsid w:val="00BC2583"/>
    <w:rsid w:val="00BC2730"/>
    <w:rsid w:val="00BC2A1B"/>
    <w:rsid w:val="00BC2A25"/>
    <w:rsid w:val="00BC2A85"/>
    <w:rsid w:val="00BC2B4C"/>
    <w:rsid w:val="00BC2F7A"/>
    <w:rsid w:val="00BC3283"/>
    <w:rsid w:val="00BC33CD"/>
    <w:rsid w:val="00BC3B56"/>
    <w:rsid w:val="00BC3D7F"/>
    <w:rsid w:val="00BC4058"/>
    <w:rsid w:val="00BC4255"/>
    <w:rsid w:val="00BC4462"/>
    <w:rsid w:val="00BC48D0"/>
    <w:rsid w:val="00BC4D69"/>
    <w:rsid w:val="00BC4D97"/>
    <w:rsid w:val="00BC50FC"/>
    <w:rsid w:val="00BC5C4D"/>
    <w:rsid w:val="00BC6306"/>
    <w:rsid w:val="00BC690B"/>
    <w:rsid w:val="00BC6DF9"/>
    <w:rsid w:val="00BC6E2F"/>
    <w:rsid w:val="00BC6F9D"/>
    <w:rsid w:val="00BC6FCD"/>
    <w:rsid w:val="00BC7183"/>
    <w:rsid w:val="00BC7A19"/>
    <w:rsid w:val="00BC7A7E"/>
    <w:rsid w:val="00BC7EB4"/>
    <w:rsid w:val="00BD06CA"/>
    <w:rsid w:val="00BD0B4A"/>
    <w:rsid w:val="00BD0DA0"/>
    <w:rsid w:val="00BD0F49"/>
    <w:rsid w:val="00BD0FEE"/>
    <w:rsid w:val="00BD123D"/>
    <w:rsid w:val="00BD1457"/>
    <w:rsid w:val="00BD1A64"/>
    <w:rsid w:val="00BD2609"/>
    <w:rsid w:val="00BD2804"/>
    <w:rsid w:val="00BD2844"/>
    <w:rsid w:val="00BD2A47"/>
    <w:rsid w:val="00BD2C05"/>
    <w:rsid w:val="00BD2F0B"/>
    <w:rsid w:val="00BD3560"/>
    <w:rsid w:val="00BD39A7"/>
    <w:rsid w:val="00BD3C26"/>
    <w:rsid w:val="00BD3EC6"/>
    <w:rsid w:val="00BD42B0"/>
    <w:rsid w:val="00BD46D4"/>
    <w:rsid w:val="00BD4A14"/>
    <w:rsid w:val="00BD4F8A"/>
    <w:rsid w:val="00BD541D"/>
    <w:rsid w:val="00BD542C"/>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9F7"/>
    <w:rsid w:val="00BD7AF2"/>
    <w:rsid w:val="00BD7BCD"/>
    <w:rsid w:val="00BE0467"/>
    <w:rsid w:val="00BE0FFE"/>
    <w:rsid w:val="00BE103B"/>
    <w:rsid w:val="00BE1364"/>
    <w:rsid w:val="00BE178C"/>
    <w:rsid w:val="00BE1E63"/>
    <w:rsid w:val="00BE20C2"/>
    <w:rsid w:val="00BE25B2"/>
    <w:rsid w:val="00BE2B34"/>
    <w:rsid w:val="00BE2BF8"/>
    <w:rsid w:val="00BE2C16"/>
    <w:rsid w:val="00BE2F55"/>
    <w:rsid w:val="00BE3096"/>
    <w:rsid w:val="00BE30DF"/>
    <w:rsid w:val="00BE3220"/>
    <w:rsid w:val="00BE3375"/>
    <w:rsid w:val="00BE38D4"/>
    <w:rsid w:val="00BE3C74"/>
    <w:rsid w:val="00BE40BA"/>
    <w:rsid w:val="00BE4399"/>
    <w:rsid w:val="00BE48C6"/>
    <w:rsid w:val="00BE4A8E"/>
    <w:rsid w:val="00BE4C9B"/>
    <w:rsid w:val="00BE54B8"/>
    <w:rsid w:val="00BE5A05"/>
    <w:rsid w:val="00BE5DB0"/>
    <w:rsid w:val="00BE5E6B"/>
    <w:rsid w:val="00BE6168"/>
    <w:rsid w:val="00BE78EC"/>
    <w:rsid w:val="00BE7926"/>
    <w:rsid w:val="00BE7A53"/>
    <w:rsid w:val="00BE7ED6"/>
    <w:rsid w:val="00BF0042"/>
    <w:rsid w:val="00BF02F6"/>
    <w:rsid w:val="00BF045F"/>
    <w:rsid w:val="00BF07DC"/>
    <w:rsid w:val="00BF0ADE"/>
    <w:rsid w:val="00BF0C32"/>
    <w:rsid w:val="00BF0F35"/>
    <w:rsid w:val="00BF12F1"/>
    <w:rsid w:val="00BF1400"/>
    <w:rsid w:val="00BF14A4"/>
    <w:rsid w:val="00BF1537"/>
    <w:rsid w:val="00BF15B0"/>
    <w:rsid w:val="00BF160D"/>
    <w:rsid w:val="00BF16A3"/>
    <w:rsid w:val="00BF173E"/>
    <w:rsid w:val="00BF1AA5"/>
    <w:rsid w:val="00BF1E5B"/>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6B11"/>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EA"/>
    <w:rsid w:val="00C048C4"/>
    <w:rsid w:val="00C04A69"/>
    <w:rsid w:val="00C04D16"/>
    <w:rsid w:val="00C0566F"/>
    <w:rsid w:val="00C05694"/>
    <w:rsid w:val="00C056F8"/>
    <w:rsid w:val="00C05DB1"/>
    <w:rsid w:val="00C05F23"/>
    <w:rsid w:val="00C05F62"/>
    <w:rsid w:val="00C06963"/>
    <w:rsid w:val="00C06DFE"/>
    <w:rsid w:val="00C06F30"/>
    <w:rsid w:val="00C0738C"/>
    <w:rsid w:val="00C07418"/>
    <w:rsid w:val="00C074BF"/>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A12"/>
    <w:rsid w:val="00C12A64"/>
    <w:rsid w:val="00C12AE4"/>
    <w:rsid w:val="00C13874"/>
    <w:rsid w:val="00C139E3"/>
    <w:rsid w:val="00C14092"/>
    <w:rsid w:val="00C141D1"/>
    <w:rsid w:val="00C14683"/>
    <w:rsid w:val="00C146FE"/>
    <w:rsid w:val="00C15291"/>
    <w:rsid w:val="00C152F5"/>
    <w:rsid w:val="00C1549B"/>
    <w:rsid w:val="00C154C9"/>
    <w:rsid w:val="00C15F20"/>
    <w:rsid w:val="00C16833"/>
    <w:rsid w:val="00C16B15"/>
    <w:rsid w:val="00C16CFB"/>
    <w:rsid w:val="00C17730"/>
    <w:rsid w:val="00C178D5"/>
    <w:rsid w:val="00C17F62"/>
    <w:rsid w:val="00C20002"/>
    <w:rsid w:val="00C200F1"/>
    <w:rsid w:val="00C2031E"/>
    <w:rsid w:val="00C20519"/>
    <w:rsid w:val="00C20E97"/>
    <w:rsid w:val="00C2128F"/>
    <w:rsid w:val="00C216F6"/>
    <w:rsid w:val="00C21D3C"/>
    <w:rsid w:val="00C21D5C"/>
    <w:rsid w:val="00C21E8C"/>
    <w:rsid w:val="00C22688"/>
    <w:rsid w:val="00C226A0"/>
    <w:rsid w:val="00C22953"/>
    <w:rsid w:val="00C229D4"/>
    <w:rsid w:val="00C22F02"/>
    <w:rsid w:val="00C22F91"/>
    <w:rsid w:val="00C230B7"/>
    <w:rsid w:val="00C230FB"/>
    <w:rsid w:val="00C23399"/>
    <w:rsid w:val="00C237AE"/>
    <w:rsid w:val="00C23A67"/>
    <w:rsid w:val="00C23BDA"/>
    <w:rsid w:val="00C24637"/>
    <w:rsid w:val="00C24A71"/>
    <w:rsid w:val="00C25032"/>
    <w:rsid w:val="00C25518"/>
    <w:rsid w:val="00C258B1"/>
    <w:rsid w:val="00C25A8B"/>
    <w:rsid w:val="00C26897"/>
    <w:rsid w:val="00C26B3A"/>
    <w:rsid w:val="00C27209"/>
    <w:rsid w:val="00C27691"/>
    <w:rsid w:val="00C278D5"/>
    <w:rsid w:val="00C30149"/>
    <w:rsid w:val="00C302A3"/>
    <w:rsid w:val="00C30A37"/>
    <w:rsid w:val="00C30A5B"/>
    <w:rsid w:val="00C30ACC"/>
    <w:rsid w:val="00C30FDC"/>
    <w:rsid w:val="00C30FDE"/>
    <w:rsid w:val="00C315E6"/>
    <w:rsid w:val="00C3193E"/>
    <w:rsid w:val="00C31ED1"/>
    <w:rsid w:val="00C320CB"/>
    <w:rsid w:val="00C32195"/>
    <w:rsid w:val="00C321BE"/>
    <w:rsid w:val="00C325C7"/>
    <w:rsid w:val="00C339DF"/>
    <w:rsid w:val="00C33AE9"/>
    <w:rsid w:val="00C34547"/>
    <w:rsid w:val="00C345C2"/>
    <w:rsid w:val="00C34730"/>
    <w:rsid w:val="00C35107"/>
    <w:rsid w:val="00C35237"/>
    <w:rsid w:val="00C36239"/>
    <w:rsid w:val="00C36262"/>
    <w:rsid w:val="00C363B8"/>
    <w:rsid w:val="00C3691C"/>
    <w:rsid w:val="00C37251"/>
    <w:rsid w:val="00C378C0"/>
    <w:rsid w:val="00C3794B"/>
    <w:rsid w:val="00C37B49"/>
    <w:rsid w:val="00C37D47"/>
    <w:rsid w:val="00C37F4E"/>
    <w:rsid w:val="00C4012D"/>
    <w:rsid w:val="00C407F5"/>
    <w:rsid w:val="00C408AB"/>
    <w:rsid w:val="00C409D0"/>
    <w:rsid w:val="00C40B6D"/>
    <w:rsid w:val="00C40E1C"/>
    <w:rsid w:val="00C40FC9"/>
    <w:rsid w:val="00C4100E"/>
    <w:rsid w:val="00C41452"/>
    <w:rsid w:val="00C41467"/>
    <w:rsid w:val="00C419D4"/>
    <w:rsid w:val="00C41BFB"/>
    <w:rsid w:val="00C41D97"/>
    <w:rsid w:val="00C41EF8"/>
    <w:rsid w:val="00C41F02"/>
    <w:rsid w:val="00C42132"/>
    <w:rsid w:val="00C4228F"/>
    <w:rsid w:val="00C422B4"/>
    <w:rsid w:val="00C42326"/>
    <w:rsid w:val="00C42828"/>
    <w:rsid w:val="00C42ED0"/>
    <w:rsid w:val="00C433B1"/>
    <w:rsid w:val="00C433EE"/>
    <w:rsid w:val="00C43A66"/>
    <w:rsid w:val="00C43E61"/>
    <w:rsid w:val="00C442CB"/>
    <w:rsid w:val="00C4458D"/>
    <w:rsid w:val="00C446D7"/>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0AC7"/>
    <w:rsid w:val="00C5109E"/>
    <w:rsid w:val="00C51339"/>
    <w:rsid w:val="00C51485"/>
    <w:rsid w:val="00C51CBE"/>
    <w:rsid w:val="00C51D18"/>
    <w:rsid w:val="00C520EA"/>
    <w:rsid w:val="00C521F7"/>
    <w:rsid w:val="00C52238"/>
    <w:rsid w:val="00C5231E"/>
    <w:rsid w:val="00C5245F"/>
    <w:rsid w:val="00C528D0"/>
    <w:rsid w:val="00C52B00"/>
    <w:rsid w:val="00C5301C"/>
    <w:rsid w:val="00C53293"/>
    <w:rsid w:val="00C53441"/>
    <w:rsid w:val="00C53575"/>
    <w:rsid w:val="00C53989"/>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D66"/>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02B"/>
    <w:rsid w:val="00C6613E"/>
    <w:rsid w:val="00C663E7"/>
    <w:rsid w:val="00C66841"/>
    <w:rsid w:val="00C66B21"/>
    <w:rsid w:val="00C673FE"/>
    <w:rsid w:val="00C674CF"/>
    <w:rsid w:val="00C6762B"/>
    <w:rsid w:val="00C676FC"/>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A24"/>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9BC"/>
    <w:rsid w:val="00C76D73"/>
    <w:rsid w:val="00C76EB0"/>
    <w:rsid w:val="00C76F24"/>
    <w:rsid w:val="00C776D3"/>
    <w:rsid w:val="00C77A13"/>
    <w:rsid w:val="00C77D2C"/>
    <w:rsid w:val="00C77D66"/>
    <w:rsid w:val="00C8024B"/>
    <w:rsid w:val="00C80800"/>
    <w:rsid w:val="00C80A0E"/>
    <w:rsid w:val="00C80AC7"/>
    <w:rsid w:val="00C80BF1"/>
    <w:rsid w:val="00C80E6D"/>
    <w:rsid w:val="00C81748"/>
    <w:rsid w:val="00C817AA"/>
    <w:rsid w:val="00C81952"/>
    <w:rsid w:val="00C8205E"/>
    <w:rsid w:val="00C82609"/>
    <w:rsid w:val="00C8273F"/>
    <w:rsid w:val="00C82B19"/>
    <w:rsid w:val="00C82B2F"/>
    <w:rsid w:val="00C82C05"/>
    <w:rsid w:val="00C82C3A"/>
    <w:rsid w:val="00C82EE7"/>
    <w:rsid w:val="00C8306C"/>
    <w:rsid w:val="00C831CC"/>
    <w:rsid w:val="00C831D7"/>
    <w:rsid w:val="00C83868"/>
    <w:rsid w:val="00C83946"/>
    <w:rsid w:val="00C83B52"/>
    <w:rsid w:val="00C83E78"/>
    <w:rsid w:val="00C84007"/>
    <w:rsid w:val="00C841FC"/>
    <w:rsid w:val="00C84C85"/>
    <w:rsid w:val="00C853DA"/>
    <w:rsid w:val="00C8549B"/>
    <w:rsid w:val="00C857C2"/>
    <w:rsid w:val="00C858F1"/>
    <w:rsid w:val="00C85DC7"/>
    <w:rsid w:val="00C861AF"/>
    <w:rsid w:val="00C86249"/>
    <w:rsid w:val="00C863EE"/>
    <w:rsid w:val="00C8641D"/>
    <w:rsid w:val="00C8657F"/>
    <w:rsid w:val="00C866AB"/>
    <w:rsid w:val="00C8689A"/>
    <w:rsid w:val="00C869E9"/>
    <w:rsid w:val="00C86D84"/>
    <w:rsid w:val="00C86D90"/>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2F9"/>
    <w:rsid w:val="00C945EE"/>
    <w:rsid w:val="00C950D0"/>
    <w:rsid w:val="00C952EB"/>
    <w:rsid w:val="00C95458"/>
    <w:rsid w:val="00C956F4"/>
    <w:rsid w:val="00C95F23"/>
    <w:rsid w:val="00C960E8"/>
    <w:rsid w:val="00C965C1"/>
    <w:rsid w:val="00C9684F"/>
    <w:rsid w:val="00C968C1"/>
    <w:rsid w:val="00C969EF"/>
    <w:rsid w:val="00C975B3"/>
    <w:rsid w:val="00C976DC"/>
    <w:rsid w:val="00C97F8B"/>
    <w:rsid w:val="00CA0286"/>
    <w:rsid w:val="00CA047C"/>
    <w:rsid w:val="00CA0B1F"/>
    <w:rsid w:val="00CA0DF3"/>
    <w:rsid w:val="00CA1D1D"/>
    <w:rsid w:val="00CA1D50"/>
    <w:rsid w:val="00CA1F37"/>
    <w:rsid w:val="00CA1F46"/>
    <w:rsid w:val="00CA200E"/>
    <w:rsid w:val="00CA2276"/>
    <w:rsid w:val="00CA2460"/>
    <w:rsid w:val="00CA247D"/>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29D"/>
    <w:rsid w:val="00CA65A2"/>
    <w:rsid w:val="00CA663E"/>
    <w:rsid w:val="00CA6682"/>
    <w:rsid w:val="00CA66C6"/>
    <w:rsid w:val="00CA6969"/>
    <w:rsid w:val="00CA6B8C"/>
    <w:rsid w:val="00CA7727"/>
    <w:rsid w:val="00CA787B"/>
    <w:rsid w:val="00CA7F48"/>
    <w:rsid w:val="00CB01DB"/>
    <w:rsid w:val="00CB03A6"/>
    <w:rsid w:val="00CB0576"/>
    <w:rsid w:val="00CB0DAD"/>
    <w:rsid w:val="00CB119A"/>
    <w:rsid w:val="00CB17D3"/>
    <w:rsid w:val="00CB17EF"/>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E56"/>
    <w:rsid w:val="00CB4ED6"/>
    <w:rsid w:val="00CB509F"/>
    <w:rsid w:val="00CB5332"/>
    <w:rsid w:val="00CB5659"/>
    <w:rsid w:val="00CB5805"/>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476"/>
    <w:rsid w:val="00CC1689"/>
    <w:rsid w:val="00CC17C4"/>
    <w:rsid w:val="00CC1925"/>
    <w:rsid w:val="00CC1D5C"/>
    <w:rsid w:val="00CC1D78"/>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336"/>
    <w:rsid w:val="00CC54EB"/>
    <w:rsid w:val="00CC5777"/>
    <w:rsid w:val="00CC5BA9"/>
    <w:rsid w:val="00CC5D15"/>
    <w:rsid w:val="00CC5DC3"/>
    <w:rsid w:val="00CC647E"/>
    <w:rsid w:val="00CC688C"/>
    <w:rsid w:val="00CC693E"/>
    <w:rsid w:val="00CC7134"/>
    <w:rsid w:val="00CC7599"/>
    <w:rsid w:val="00CC78B0"/>
    <w:rsid w:val="00CC7BBC"/>
    <w:rsid w:val="00CC7E89"/>
    <w:rsid w:val="00CC7F49"/>
    <w:rsid w:val="00CD0136"/>
    <w:rsid w:val="00CD0309"/>
    <w:rsid w:val="00CD032E"/>
    <w:rsid w:val="00CD0A7C"/>
    <w:rsid w:val="00CD10D7"/>
    <w:rsid w:val="00CD15BA"/>
    <w:rsid w:val="00CD1DF0"/>
    <w:rsid w:val="00CD221C"/>
    <w:rsid w:val="00CD235C"/>
    <w:rsid w:val="00CD23E3"/>
    <w:rsid w:val="00CD23F6"/>
    <w:rsid w:val="00CD2514"/>
    <w:rsid w:val="00CD254B"/>
    <w:rsid w:val="00CD2B45"/>
    <w:rsid w:val="00CD2C0B"/>
    <w:rsid w:val="00CD2F39"/>
    <w:rsid w:val="00CD3629"/>
    <w:rsid w:val="00CD36EE"/>
    <w:rsid w:val="00CD3801"/>
    <w:rsid w:val="00CD3887"/>
    <w:rsid w:val="00CD3D81"/>
    <w:rsid w:val="00CD4183"/>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C04"/>
    <w:rsid w:val="00CE0049"/>
    <w:rsid w:val="00CE0095"/>
    <w:rsid w:val="00CE04D7"/>
    <w:rsid w:val="00CE0AB0"/>
    <w:rsid w:val="00CE1345"/>
    <w:rsid w:val="00CE1356"/>
    <w:rsid w:val="00CE1518"/>
    <w:rsid w:val="00CE1700"/>
    <w:rsid w:val="00CE1B07"/>
    <w:rsid w:val="00CE1B95"/>
    <w:rsid w:val="00CE25A2"/>
    <w:rsid w:val="00CE29AF"/>
    <w:rsid w:val="00CE2B57"/>
    <w:rsid w:val="00CE330D"/>
    <w:rsid w:val="00CE331E"/>
    <w:rsid w:val="00CE3771"/>
    <w:rsid w:val="00CE3856"/>
    <w:rsid w:val="00CE421A"/>
    <w:rsid w:val="00CE4226"/>
    <w:rsid w:val="00CE47E5"/>
    <w:rsid w:val="00CE4924"/>
    <w:rsid w:val="00CE5030"/>
    <w:rsid w:val="00CE55B5"/>
    <w:rsid w:val="00CE5B00"/>
    <w:rsid w:val="00CE5BA3"/>
    <w:rsid w:val="00CE5D17"/>
    <w:rsid w:val="00CE5D3B"/>
    <w:rsid w:val="00CE5D81"/>
    <w:rsid w:val="00CE6EF8"/>
    <w:rsid w:val="00CE709E"/>
    <w:rsid w:val="00CE7760"/>
    <w:rsid w:val="00CE7833"/>
    <w:rsid w:val="00CE7BC4"/>
    <w:rsid w:val="00CF02FE"/>
    <w:rsid w:val="00CF0543"/>
    <w:rsid w:val="00CF0835"/>
    <w:rsid w:val="00CF0C29"/>
    <w:rsid w:val="00CF1333"/>
    <w:rsid w:val="00CF1670"/>
    <w:rsid w:val="00CF1D94"/>
    <w:rsid w:val="00CF204F"/>
    <w:rsid w:val="00CF2354"/>
    <w:rsid w:val="00CF2CEC"/>
    <w:rsid w:val="00CF2F46"/>
    <w:rsid w:val="00CF2FAB"/>
    <w:rsid w:val="00CF30FD"/>
    <w:rsid w:val="00CF33FC"/>
    <w:rsid w:val="00CF350D"/>
    <w:rsid w:val="00CF3767"/>
    <w:rsid w:val="00CF3845"/>
    <w:rsid w:val="00CF388E"/>
    <w:rsid w:val="00CF3EA8"/>
    <w:rsid w:val="00CF4071"/>
    <w:rsid w:val="00CF40B7"/>
    <w:rsid w:val="00CF41D5"/>
    <w:rsid w:val="00CF4431"/>
    <w:rsid w:val="00CF45E1"/>
    <w:rsid w:val="00CF57C5"/>
    <w:rsid w:val="00CF5B70"/>
    <w:rsid w:val="00CF5CB9"/>
    <w:rsid w:val="00CF5DDD"/>
    <w:rsid w:val="00CF6979"/>
    <w:rsid w:val="00CF6B21"/>
    <w:rsid w:val="00CF6B86"/>
    <w:rsid w:val="00CF6E2F"/>
    <w:rsid w:val="00CF777D"/>
    <w:rsid w:val="00CF7A3B"/>
    <w:rsid w:val="00CF7B1B"/>
    <w:rsid w:val="00CF7B7F"/>
    <w:rsid w:val="00D00131"/>
    <w:rsid w:val="00D006DD"/>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BDA"/>
    <w:rsid w:val="00D02C0B"/>
    <w:rsid w:val="00D02E16"/>
    <w:rsid w:val="00D02F17"/>
    <w:rsid w:val="00D02F85"/>
    <w:rsid w:val="00D034D0"/>
    <w:rsid w:val="00D037A7"/>
    <w:rsid w:val="00D041CF"/>
    <w:rsid w:val="00D042E1"/>
    <w:rsid w:val="00D0439F"/>
    <w:rsid w:val="00D047FA"/>
    <w:rsid w:val="00D04901"/>
    <w:rsid w:val="00D049A0"/>
    <w:rsid w:val="00D04D39"/>
    <w:rsid w:val="00D04F5C"/>
    <w:rsid w:val="00D05140"/>
    <w:rsid w:val="00D05340"/>
    <w:rsid w:val="00D054AB"/>
    <w:rsid w:val="00D05FFE"/>
    <w:rsid w:val="00D067C8"/>
    <w:rsid w:val="00D067CF"/>
    <w:rsid w:val="00D06A26"/>
    <w:rsid w:val="00D072B6"/>
    <w:rsid w:val="00D07413"/>
    <w:rsid w:val="00D07A4E"/>
    <w:rsid w:val="00D1022E"/>
    <w:rsid w:val="00D1032E"/>
    <w:rsid w:val="00D1033E"/>
    <w:rsid w:val="00D10AF0"/>
    <w:rsid w:val="00D10FE5"/>
    <w:rsid w:val="00D11615"/>
    <w:rsid w:val="00D11781"/>
    <w:rsid w:val="00D120D6"/>
    <w:rsid w:val="00D1269C"/>
    <w:rsid w:val="00D1281B"/>
    <w:rsid w:val="00D12D9C"/>
    <w:rsid w:val="00D13167"/>
    <w:rsid w:val="00D1338B"/>
    <w:rsid w:val="00D1355F"/>
    <w:rsid w:val="00D13738"/>
    <w:rsid w:val="00D138A9"/>
    <w:rsid w:val="00D139B1"/>
    <w:rsid w:val="00D139ED"/>
    <w:rsid w:val="00D13D5C"/>
    <w:rsid w:val="00D14416"/>
    <w:rsid w:val="00D14559"/>
    <w:rsid w:val="00D148C8"/>
    <w:rsid w:val="00D1497F"/>
    <w:rsid w:val="00D149CD"/>
    <w:rsid w:val="00D15467"/>
    <w:rsid w:val="00D1563A"/>
    <w:rsid w:val="00D15897"/>
    <w:rsid w:val="00D158C4"/>
    <w:rsid w:val="00D15E5B"/>
    <w:rsid w:val="00D174C7"/>
    <w:rsid w:val="00D179F5"/>
    <w:rsid w:val="00D17C26"/>
    <w:rsid w:val="00D17C39"/>
    <w:rsid w:val="00D17F42"/>
    <w:rsid w:val="00D201B0"/>
    <w:rsid w:val="00D20244"/>
    <w:rsid w:val="00D2037C"/>
    <w:rsid w:val="00D20C34"/>
    <w:rsid w:val="00D21683"/>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CE"/>
    <w:rsid w:val="00D27215"/>
    <w:rsid w:val="00D2721B"/>
    <w:rsid w:val="00D27452"/>
    <w:rsid w:val="00D277DD"/>
    <w:rsid w:val="00D300E5"/>
    <w:rsid w:val="00D30493"/>
    <w:rsid w:val="00D30AE7"/>
    <w:rsid w:val="00D310A9"/>
    <w:rsid w:val="00D311A8"/>
    <w:rsid w:val="00D31236"/>
    <w:rsid w:val="00D312A0"/>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D1D"/>
    <w:rsid w:val="00D35E64"/>
    <w:rsid w:val="00D363D3"/>
    <w:rsid w:val="00D374C8"/>
    <w:rsid w:val="00D37868"/>
    <w:rsid w:val="00D378B0"/>
    <w:rsid w:val="00D37914"/>
    <w:rsid w:val="00D37CBB"/>
    <w:rsid w:val="00D37E8A"/>
    <w:rsid w:val="00D37EBB"/>
    <w:rsid w:val="00D37EC5"/>
    <w:rsid w:val="00D37F6E"/>
    <w:rsid w:val="00D403FE"/>
    <w:rsid w:val="00D4081A"/>
    <w:rsid w:val="00D40861"/>
    <w:rsid w:val="00D409E2"/>
    <w:rsid w:val="00D40F10"/>
    <w:rsid w:val="00D41134"/>
    <w:rsid w:val="00D41211"/>
    <w:rsid w:val="00D412DA"/>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306"/>
    <w:rsid w:val="00D46592"/>
    <w:rsid w:val="00D46C3B"/>
    <w:rsid w:val="00D46D93"/>
    <w:rsid w:val="00D47004"/>
    <w:rsid w:val="00D47581"/>
    <w:rsid w:val="00D47610"/>
    <w:rsid w:val="00D47AE8"/>
    <w:rsid w:val="00D50245"/>
    <w:rsid w:val="00D5060C"/>
    <w:rsid w:val="00D50AD5"/>
    <w:rsid w:val="00D5112A"/>
    <w:rsid w:val="00D51180"/>
    <w:rsid w:val="00D51315"/>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322"/>
    <w:rsid w:val="00D54F52"/>
    <w:rsid w:val="00D54F6C"/>
    <w:rsid w:val="00D552AF"/>
    <w:rsid w:val="00D556FF"/>
    <w:rsid w:val="00D55A1E"/>
    <w:rsid w:val="00D562B0"/>
    <w:rsid w:val="00D56367"/>
    <w:rsid w:val="00D566C2"/>
    <w:rsid w:val="00D56B00"/>
    <w:rsid w:val="00D56E4F"/>
    <w:rsid w:val="00D56F27"/>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1DE"/>
    <w:rsid w:val="00D63401"/>
    <w:rsid w:val="00D634B8"/>
    <w:rsid w:val="00D635FB"/>
    <w:rsid w:val="00D636AE"/>
    <w:rsid w:val="00D636D3"/>
    <w:rsid w:val="00D63CA5"/>
    <w:rsid w:val="00D644AB"/>
    <w:rsid w:val="00D64578"/>
    <w:rsid w:val="00D64CF5"/>
    <w:rsid w:val="00D65475"/>
    <w:rsid w:val="00D6552B"/>
    <w:rsid w:val="00D65D8F"/>
    <w:rsid w:val="00D662C3"/>
    <w:rsid w:val="00D66E30"/>
    <w:rsid w:val="00D67476"/>
    <w:rsid w:val="00D67753"/>
    <w:rsid w:val="00D67949"/>
    <w:rsid w:val="00D67AD5"/>
    <w:rsid w:val="00D67CD8"/>
    <w:rsid w:val="00D67D83"/>
    <w:rsid w:val="00D700C2"/>
    <w:rsid w:val="00D70399"/>
    <w:rsid w:val="00D70946"/>
    <w:rsid w:val="00D70DE7"/>
    <w:rsid w:val="00D716F9"/>
    <w:rsid w:val="00D71BF7"/>
    <w:rsid w:val="00D71BFF"/>
    <w:rsid w:val="00D71D22"/>
    <w:rsid w:val="00D71E06"/>
    <w:rsid w:val="00D722A4"/>
    <w:rsid w:val="00D723CA"/>
    <w:rsid w:val="00D726A0"/>
    <w:rsid w:val="00D73004"/>
    <w:rsid w:val="00D73340"/>
    <w:rsid w:val="00D733D1"/>
    <w:rsid w:val="00D7349C"/>
    <w:rsid w:val="00D735FC"/>
    <w:rsid w:val="00D736C0"/>
    <w:rsid w:val="00D73DE1"/>
    <w:rsid w:val="00D73F02"/>
    <w:rsid w:val="00D74E77"/>
    <w:rsid w:val="00D755EE"/>
    <w:rsid w:val="00D75982"/>
    <w:rsid w:val="00D75D0A"/>
    <w:rsid w:val="00D75E78"/>
    <w:rsid w:val="00D76482"/>
    <w:rsid w:val="00D764DF"/>
    <w:rsid w:val="00D766C3"/>
    <w:rsid w:val="00D7677E"/>
    <w:rsid w:val="00D76D35"/>
    <w:rsid w:val="00D76E8C"/>
    <w:rsid w:val="00D775F7"/>
    <w:rsid w:val="00D80362"/>
    <w:rsid w:val="00D804B0"/>
    <w:rsid w:val="00D8079B"/>
    <w:rsid w:val="00D8086D"/>
    <w:rsid w:val="00D80B57"/>
    <w:rsid w:val="00D81C29"/>
    <w:rsid w:val="00D81CB7"/>
    <w:rsid w:val="00D82AFD"/>
    <w:rsid w:val="00D82B3F"/>
    <w:rsid w:val="00D82E29"/>
    <w:rsid w:val="00D831A7"/>
    <w:rsid w:val="00D83757"/>
    <w:rsid w:val="00D837F3"/>
    <w:rsid w:val="00D8394D"/>
    <w:rsid w:val="00D841DA"/>
    <w:rsid w:val="00D84222"/>
    <w:rsid w:val="00D842AD"/>
    <w:rsid w:val="00D8471F"/>
    <w:rsid w:val="00D84AAE"/>
    <w:rsid w:val="00D84C3C"/>
    <w:rsid w:val="00D84D0B"/>
    <w:rsid w:val="00D84E7A"/>
    <w:rsid w:val="00D84EB1"/>
    <w:rsid w:val="00D84FA1"/>
    <w:rsid w:val="00D85099"/>
    <w:rsid w:val="00D85793"/>
    <w:rsid w:val="00D859F0"/>
    <w:rsid w:val="00D86718"/>
    <w:rsid w:val="00D87528"/>
    <w:rsid w:val="00D87602"/>
    <w:rsid w:val="00D876D4"/>
    <w:rsid w:val="00D87BB8"/>
    <w:rsid w:val="00D9104F"/>
    <w:rsid w:val="00D91143"/>
    <w:rsid w:val="00D912E4"/>
    <w:rsid w:val="00D9137B"/>
    <w:rsid w:val="00D91511"/>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37"/>
    <w:rsid w:val="00DA265A"/>
    <w:rsid w:val="00DA2952"/>
    <w:rsid w:val="00DA2BA5"/>
    <w:rsid w:val="00DA2BE9"/>
    <w:rsid w:val="00DA2C96"/>
    <w:rsid w:val="00DA2FCF"/>
    <w:rsid w:val="00DA309F"/>
    <w:rsid w:val="00DA35A5"/>
    <w:rsid w:val="00DA3712"/>
    <w:rsid w:val="00DA38D7"/>
    <w:rsid w:val="00DA411D"/>
    <w:rsid w:val="00DA42B7"/>
    <w:rsid w:val="00DA4398"/>
    <w:rsid w:val="00DA449D"/>
    <w:rsid w:val="00DA45C6"/>
    <w:rsid w:val="00DA46C0"/>
    <w:rsid w:val="00DA470F"/>
    <w:rsid w:val="00DA540A"/>
    <w:rsid w:val="00DA56BD"/>
    <w:rsid w:val="00DA57BD"/>
    <w:rsid w:val="00DA5AC2"/>
    <w:rsid w:val="00DA6112"/>
    <w:rsid w:val="00DA6312"/>
    <w:rsid w:val="00DA654C"/>
    <w:rsid w:val="00DA662B"/>
    <w:rsid w:val="00DA6773"/>
    <w:rsid w:val="00DA68E3"/>
    <w:rsid w:val="00DA6A13"/>
    <w:rsid w:val="00DA6D7F"/>
    <w:rsid w:val="00DA7A81"/>
    <w:rsid w:val="00DA7A83"/>
    <w:rsid w:val="00DA7EB4"/>
    <w:rsid w:val="00DA7FD1"/>
    <w:rsid w:val="00DB01D9"/>
    <w:rsid w:val="00DB026E"/>
    <w:rsid w:val="00DB0847"/>
    <w:rsid w:val="00DB0A29"/>
    <w:rsid w:val="00DB14C8"/>
    <w:rsid w:val="00DB178A"/>
    <w:rsid w:val="00DB18DC"/>
    <w:rsid w:val="00DB1E1F"/>
    <w:rsid w:val="00DB1F35"/>
    <w:rsid w:val="00DB1F6F"/>
    <w:rsid w:val="00DB22DF"/>
    <w:rsid w:val="00DB24DB"/>
    <w:rsid w:val="00DB252C"/>
    <w:rsid w:val="00DB29A8"/>
    <w:rsid w:val="00DB3507"/>
    <w:rsid w:val="00DB39EF"/>
    <w:rsid w:val="00DB3B9B"/>
    <w:rsid w:val="00DB3E44"/>
    <w:rsid w:val="00DB4177"/>
    <w:rsid w:val="00DB422E"/>
    <w:rsid w:val="00DB4530"/>
    <w:rsid w:val="00DB4901"/>
    <w:rsid w:val="00DB4980"/>
    <w:rsid w:val="00DB498C"/>
    <w:rsid w:val="00DB4A5C"/>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371"/>
    <w:rsid w:val="00DC05AD"/>
    <w:rsid w:val="00DC094F"/>
    <w:rsid w:val="00DC0ED5"/>
    <w:rsid w:val="00DC1187"/>
    <w:rsid w:val="00DC1345"/>
    <w:rsid w:val="00DC1BC4"/>
    <w:rsid w:val="00DC235A"/>
    <w:rsid w:val="00DC2729"/>
    <w:rsid w:val="00DC27C7"/>
    <w:rsid w:val="00DC29A7"/>
    <w:rsid w:val="00DC2B83"/>
    <w:rsid w:val="00DC2D45"/>
    <w:rsid w:val="00DC2F25"/>
    <w:rsid w:val="00DC2F94"/>
    <w:rsid w:val="00DC3296"/>
    <w:rsid w:val="00DC3384"/>
    <w:rsid w:val="00DC391F"/>
    <w:rsid w:val="00DC3AD4"/>
    <w:rsid w:val="00DC4146"/>
    <w:rsid w:val="00DC4D9F"/>
    <w:rsid w:val="00DC51BD"/>
    <w:rsid w:val="00DC54DD"/>
    <w:rsid w:val="00DC56DD"/>
    <w:rsid w:val="00DC597C"/>
    <w:rsid w:val="00DC5ABC"/>
    <w:rsid w:val="00DC5F5A"/>
    <w:rsid w:val="00DC6297"/>
    <w:rsid w:val="00DC62ED"/>
    <w:rsid w:val="00DC667D"/>
    <w:rsid w:val="00DC677C"/>
    <w:rsid w:val="00DC67CB"/>
    <w:rsid w:val="00DC68CF"/>
    <w:rsid w:val="00DC6DE2"/>
    <w:rsid w:val="00DC6EC1"/>
    <w:rsid w:val="00DC6F3B"/>
    <w:rsid w:val="00DC7084"/>
    <w:rsid w:val="00DC72D2"/>
    <w:rsid w:val="00DC737D"/>
    <w:rsid w:val="00DC73BE"/>
    <w:rsid w:val="00DC7675"/>
    <w:rsid w:val="00DD0756"/>
    <w:rsid w:val="00DD0B8B"/>
    <w:rsid w:val="00DD0C1A"/>
    <w:rsid w:val="00DD0DE4"/>
    <w:rsid w:val="00DD0FF8"/>
    <w:rsid w:val="00DD125C"/>
    <w:rsid w:val="00DD12AE"/>
    <w:rsid w:val="00DD1673"/>
    <w:rsid w:val="00DD16F7"/>
    <w:rsid w:val="00DD1AF2"/>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631A"/>
    <w:rsid w:val="00DD631B"/>
    <w:rsid w:val="00DD6330"/>
    <w:rsid w:val="00DD63B7"/>
    <w:rsid w:val="00DD64D6"/>
    <w:rsid w:val="00DD6586"/>
    <w:rsid w:val="00DD6594"/>
    <w:rsid w:val="00DD6945"/>
    <w:rsid w:val="00DD6A69"/>
    <w:rsid w:val="00DD6FC2"/>
    <w:rsid w:val="00DD70DD"/>
    <w:rsid w:val="00DD74F1"/>
    <w:rsid w:val="00DD7552"/>
    <w:rsid w:val="00DD798F"/>
    <w:rsid w:val="00DD7C75"/>
    <w:rsid w:val="00DE007E"/>
    <w:rsid w:val="00DE0111"/>
    <w:rsid w:val="00DE01A6"/>
    <w:rsid w:val="00DE0250"/>
    <w:rsid w:val="00DE02D4"/>
    <w:rsid w:val="00DE0444"/>
    <w:rsid w:val="00DE0B50"/>
    <w:rsid w:val="00DE1627"/>
    <w:rsid w:val="00DE16D2"/>
    <w:rsid w:val="00DE1B44"/>
    <w:rsid w:val="00DE1E38"/>
    <w:rsid w:val="00DE2055"/>
    <w:rsid w:val="00DE276E"/>
    <w:rsid w:val="00DE290C"/>
    <w:rsid w:val="00DE2D56"/>
    <w:rsid w:val="00DE2D58"/>
    <w:rsid w:val="00DE2DF2"/>
    <w:rsid w:val="00DE2E61"/>
    <w:rsid w:val="00DE3349"/>
    <w:rsid w:val="00DE3A71"/>
    <w:rsid w:val="00DE3A75"/>
    <w:rsid w:val="00DE3AF5"/>
    <w:rsid w:val="00DE3B1E"/>
    <w:rsid w:val="00DE3FFA"/>
    <w:rsid w:val="00DE4261"/>
    <w:rsid w:val="00DE42CB"/>
    <w:rsid w:val="00DE480C"/>
    <w:rsid w:val="00DE4C92"/>
    <w:rsid w:val="00DE4D97"/>
    <w:rsid w:val="00DE55F6"/>
    <w:rsid w:val="00DE5784"/>
    <w:rsid w:val="00DE5AEE"/>
    <w:rsid w:val="00DE60E6"/>
    <w:rsid w:val="00DE6D73"/>
    <w:rsid w:val="00DE6FD8"/>
    <w:rsid w:val="00DE7271"/>
    <w:rsid w:val="00DE7C2A"/>
    <w:rsid w:val="00DF04F5"/>
    <w:rsid w:val="00DF05B3"/>
    <w:rsid w:val="00DF0BAC"/>
    <w:rsid w:val="00DF0C10"/>
    <w:rsid w:val="00DF1498"/>
    <w:rsid w:val="00DF15D4"/>
    <w:rsid w:val="00DF170C"/>
    <w:rsid w:val="00DF1AD1"/>
    <w:rsid w:val="00DF201A"/>
    <w:rsid w:val="00DF2119"/>
    <w:rsid w:val="00DF23B4"/>
    <w:rsid w:val="00DF24BC"/>
    <w:rsid w:val="00DF2557"/>
    <w:rsid w:val="00DF2674"/>
    <w:rsid w:val="00DF2850"/>
    <w:rsid w:val="00DF2A97"/>
    <w:rsid w:val="00DF3592"/>
    <w:rsid w:val="00DF35CD"/>
    <w:rsid w:val="00DF3E1F"/>
    <w:rsid w:val="00DF4048"/>
    <w:rsid w:val="00DF4372"/>
    <w:rsid w:val="00DF4916"/>
    <w:rsid w:val="00DF4CFD"/>
    <w:rsid w:val="00DF52A8"/>
    <w:rsid w:val="00DF5A25"/>
    <w:rsid w:val="00DF5B61"/>
    <w:rsid w:val="00DF5B9D"/>
    <w:rsid w:val="00DF63DB"/>
    <w:rsid w:val="00DF656C"/>
    <w:rsid w:val="00DF7118"/>
    <w:rsid w:val="00DF729B"/>
    <w:rsid w:val="00DF7720"/>
    <w:rsid w:val="00DF779B"/>
    <w:rsid w:val="00DF7AB8"/>
    <w:rsid w:val="00DF7AD4"/>
    <w:rsid w:val="00DF7E1D"/>
    <w:rsid w:val="00DF7F44"/>
    <w:rsid w:val="00E0024B"/>
    <w:rsid w:val="00E00BA5"/>
    <w:rsid w:val="00E00C5B"/>
    <w:rsid w:val="00E00CD5"/>
    <w:rsid w:val="00E00FE0"/>
    <w:rsid w:val="00E012D3"/>
    <w:rsid w:val="00E013FD"/>
    <w:rsid w:val="00E0152C"/>
    <w:rsid w:val="00E015A1"/>
    <w:rsid w:val="00E018A3"/>
    <w:rsid w:val="00E018CF"/>
    <w:rsid w:val="00E01B42"/>
    <w:rsid w:val="00E01C30"/>
    <w:rsid w:val="00E01D21"/>
    <w:rsid w:val="00E02C0C"/>
    <w:rsid w:val="00E02FF3"/>
    <w:rsid w:val="00E03613"/>
    <w:rsid w:val="00E038AD"/>
    <w:rsid w:val="00E03BE1"/>
    <w:rsid w:val="00E042B3"/>
    <w:rsid w:val="00E0451D"/>
    <w:rsid w:val="00E047B4"/>
    <w:rsid w:val="00E047F9"/>
    <w:rsid w:val="00E049B9"/>
    <w:rsid w:val="00E04E74"/>
    <w:rsid w:val="00E04F76"/>
    <w:rsid w:val="00E05459"/>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BFA"/>
    <w:rsid w:val="00E13C28"/>
    <w:rsid w:val="00E142F7"/>
    <w:rsid w:val="00E14347"/>
    <w:rsid w:val="00E14763"/>
    <w:rsid w:val="00E148A9"/>
    <w:rsid w:val="00E148EF"/>
    <w:rsid w:val="00E149A5"/>
    <w:rsid w:val="00E14F34"/>
    <w:rsid w:val="00E15067"/>
    <w:rsid w:val="00E15B3F"/>
    <w:rsid w:val="00E15F2F"/>
    <w:rsid w:val="00E16234"/>
    <w:rsid w:val="00E16EA8"/>
    <w:rsid w:val="00E16FD4"/>
    <w:rsid w:val="00E17094"/>
    <w:rsid w:val="00E17157"/>
    <w:rsid w:val="00E17447"/>
    <w:rsid w:val="00E178F3"/>
    <w:rsid w:val="00E20107"/>
    <w:rsid w:val="00E20295"/>
    <w:rsid w:val="00E203AD"/>
    <w:rsid w:val="00E204F3"/>
    <w:rsid w:val="00E208E7"/>
    <w:rsid w:val="00E20A63"/>
    <w:rsid w:val="00E21058"/>
    <w:rsid w:val="00E21366"/>
    <w:rsid w:val="00E21A4C"/>
    <w:rsid w:val="00E22815"/>
    <w:rsid w:val="00E22B58"/>
    <w:rsid w:val="00E22F5F"/>
    <w:rsid w:val="00E22FFA"/>
    <w:rsid w:val="00E23090"/>
    <w:rsid w:val="00E23220"/>
    <w:rsid w:val="00E23379"/>
    <w:rsid w:val="00E23940"/>
    <w:rsid w:val="00E23D14"/>
    <w:rsid w:val="00E23EBF"/>
    <w:rsid w:val="00E240DF"/>
    <w:rsid w:val="00E24894"/>
    <w:rsid w:val="00E24D5B"/>
    <w:rsid w:val="00E24E31"/>
    <w:rsid w:val="00E24F83"/>
    <w:rsid w:val="00E2511D"/>
    <w:rsid w:val="00E255E6"/>
    <w:rsid w:val="00E25867"/>
    <w:rsid w:val="00E2598B"/>
    <w:rsid w:val="00E25C3C"/>
    <w:rsid w:val="00E25C70"/>
    <w:rsid w:val="00E25E83"/>
    <w:rsid w:val="00E25FA3"/>
    <w:rsid w:val="00E265A7"/>
    <w:rsid w:val="00E26909"/>
    <w:rsid w:val="00E26F2A"/>
    <w:rsid w:val="00E26FE3"/>
    <w:rsid w:val="00E27234"/>
    <w:rsid w:val="00E27341"/>
    <w:rsid w:val="00E27539"/>
    <w:rsid w:val="00E27DD6"/>
    <w:rsid w:val="00E305B6"/>
    <w:rsid w:val="00E30C90"/>
    <w:rsid w:val="00E31208"/>
    <w:rsid w:val="00E31666"/>
    <w:rsid w:val="00E31985"/>
    <w:rsid w:val="00E31A84"/>
    <w:rsid w:val="00E31C4E"/>
    <w:rsid w:val="00E31E68"/>
    <w:rsid w:val="00E323F5"/>
    <w:rsid w:val="00E3295E"/>
    <w:rsid w:val="00E32BD7"/>
    <w:rsid w:val="00E32DB5"/>
    <w:rsid w:val="00E335B3"/>
    <w:rsid w:val="00E33625"/>
    <w:rsid w:val="00E338AF"/>
    <w:rsid w:val="00E33918"/>
    <w:rsid w:val="00E33C93"/>
    <w:rsid w:val="00E33DBE"/>
    <w:rsid w:val="00E34206"/>
    <w:rsid w:val="00E34353"/>
    <w:rsid w:val="00E34947"/>
    <w:rsid w:val="00E349A4"/>
    <w:rsid w:val="00E355B1"/>
    <w:rsid w:val="00E35DFF"/>
    <w:rsid w:val="00E36405"/>
    <w:rsid w:val="00E36447"/>
    <w:rsid w:val="00E368A2"/>
    <w:rsid w:val="00E3694F"/>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79"/>
    <w:rsid w:val="00E411A2"/>
    <w:rsid w:val="00E4145E"/>
    <w:rsid w:val="00E41537"/>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D9D"/>
    <w:rsid w:val="00E43F6D"/>
    <w:rsid w:val="00E44389"/>
    <w:rsid w:val="00E443ED"/>
    <w:rsid w:val="00E44AA6"/>
    <w:rsid w:val="00E44B48"/>
    <w:rsid w:val="00E44B65"/>
    <w:rsid w:val="00E44FAD"/>
    <w:rsid w:val="00E4508F"/>
    <w:rsid w:val="00E453B8"/>
    <w:rsid w:val="00E455B1"/>
    <w:rsid w:val="00E4564B"/>
    <w:rsid w:val="00E456A8"/>
    <w:rsid w:val="00E45802"/>
    <w:rsid w:val="00E45978"/>
    <w:rsid w:val="00E4631E"/>
    <w:rsid w:val="00E464DD"/>
    <w:rsid w:val="00E468EE"/>
    <w:rsid w:val="00E46923"/>
    <w:rsid w:val="00E469A2"/>
    <w:rsid w:val="00E476C4"/>
    <w:rsid w:val="00E47C76"/>
    <w:rsid w:val="00E47EF1"/>
    <w:rsid w:val="00E5042E"/>
    <w:rsid w:val="00E50B67"/>
    <w:rsid w:val="00E50BFF"/>
    <w:rsid w:val="00E50E4F"/>
    <w:rsid w:val="00E50E91"/>
    <w:rsid w:val="00E51633"/>
    <w:rsid w:val="00E516E3"/>
    <w:rsid w:val="00E518B2"/>
    <w:rsid w:val="00E51BE4"/>
    <w:rsid w:val="00E51DC3"/>
    <w:rsid w:val="00E52C34"/>
    <w:rsid w:val="00E53462"/>
    <w:rsid w:val="00E5355E"/>
    <w:rsid w:val="00E53848"/>
    <w:rsid w:val="00E5384A"/>
    <w:rsid w:val="00E53B9A"/>
    <w:rsid w:val="00E53BAC"/>
    <w:rsid w:val="00E53E80"/>
    <w:rsid w:val="00E53EC4"/>
    <w:rsid w:val="00E54271"/>
    <w:rsid w:val="00E54308"/>
    <w:rsid w:val="00E545D1"/>
    <w:rsid w:val="00E546DA"/>
    <w:rsid w:val="00E549C9"/>
    <w:rsid w:val="00E54AE8"/>
    <w:rsid w:val="00E54B96"/>
    <w:rsid w:val="00E54E1F"/>
    <w:rsid w:val="00E5507B"/>
    <w:rsid w:val="00E551DC"/>
    <w:rsid w:val="00E5536C"/>
    <w:rsid w:val="00E558A1"/>
    <w:rsid w:val="00E5598C"/>
    <w:rsid w:val="00E55DA8"/>
    <w:rsid w:val="00E55F8B"/>
    <w:rsid w:val="00E55FCE"/>
    <w:rsid w:val="00E5600A"/>
    <w:rsid w:val="00E561CC"/>
    <w:rsid w:val="00E566A1"/>
    <w:rsid w:val="00E56C1C"/>
    <w:rsid w:val="00E56D4D"/>
    <w:rsid w:val="00E578E5"/>
    <w:rsid w:val="00E57A75"/>
    <w:rsid w:val="00E600C8"/>
    <w:rsid w:val="00E600DE"/>
    <w:rsid w:val="00E60478"/>
    <w:rsid w:val="00E60625"/>
    <w:rsid w:val="00E60800"/>
    <w:rsid w:val="00E60859"/>
    <w:rsid w:val="00E60938"/>
    <w:rsid w:val="00E60D58"/>
    <w:rsid w:val="00E60DFE"/>
    <w:rsid w:val="00E60F27"/>
    <w:rsid w:val="00E6102A"/>
    <w:rsid w:val="00E615C3"/>
    <w:rsid w:val="00E622A0"/>
    <w:rsid w:val="00E622FE"/>
    <w:rsid w:val="00E624F0"/>
    <w:rsid w:val="00E625B4"/>
    <w:rsid w:val="00E626D0"/>
    <w:rsid w:val="00E62888"/>
    <w:rsid w:val="00E629A8"/>
    <w:rsid w:val="00E629B6"/>
    <w:rsid w:val="00E62CE7"/>
    <w:rsid w:val="00E631E8"/>
    <w:rsid w:val="00E636A1"/>
    <w:rsid w:val="00E63845"/>
    <w:rsid w:val="00E64353"/>
    <w:rsid w:val="00E645B1"/>
    <w:rsid w:val="00E64AB7"/>
    <w:rsid w:val="00E64BD3"/>
    <w:rsid w:val="00E65172"/>
    <w:rsid w:val="00E657F8"/>
    <w:rsid w:val="00E65B25"/>
    <w:rsid w:val="00E662CB"/>
    <w:rsid w:val="00E66624"/>
    <w:rsid w:val="00E668B2"/>
    <w:rsid w:val="00E66ABA"/>
    <w:rsid w:val="00E66B2A"/>
    <w:rsid w:val="00E66B96"/>
    <w:rsid w:val="00E66CB3"/>
    <w:rsid w:val="00E670C4"/>
    <w:rsid w:val="00E674A1"/>
    <w:rsid w:val="00E675B6"/>
    <w:rsid w:val="00E67B57"/>
    <w:rsid w:val="00E67E4F"/>
    <w:rsid w:val="00E67F6F"/>
    <w:rsid w:val="00E70627"/>
    <w:rsid w:val="00E708AB"/>
    <w:rsid w:val="00E708B5"/>
    <w:rsid w:val="00E7092B"/>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503E"/>
    <w:rsid w:val="00E85153"/>
    <w:rsid w:val="00E851F9"/>
    <w:rsid w:val="00E85E3A"/>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458"/>
    <w:rsid w:val="00E916E0"/>
    <w:rsid w:val="00E9198B"/>
    <w:rsid w:val="00E91A3B"/>
    <w:rsid w:val="00E91B2A"/>
    <w:rsid w:val="00E91F4A"/>
    <w:rsid w:val="00E91FA5"/>
    <w:rsid w:val="00E92329"/>
    <w:rsid w:val="00E924FF"/>
    <w:rsid w:val="00E925BB"/>
    <w:rsid w:val="00E92832"/>
    <w:rsid w:val="00E92E12"/>
    <w:rsid w:val="00E92FB8"/>
    <w:rsid w:val="00E93058"/>
    <w:rsid w:val="00E937CB"/>
    <w:rsid w:val="00E93B28"/>
    <w:rsid w:val="00E93EEF"/>
    <w:rsid w:val="00E93F2A"/>
    <w:rsid w:val="00E9423B"/>
    <w:rsid w:val="00E94F58"/>
    <w:rsid w:val="00E95184"/>
    <w:rsid w:val="00E952AE"/>
    <w:rsid w:val="00E955A7"/>
    <w:rsid w:val="00E957C2"/>
    <w:rsid w:val="00E95840"/>
    <w:rsid w:val="00E95B3D"/>
    <w:rsid w:val="00E95EC5"/>
    <w:rsid w:val="00E96335"/>
    <w:rsid w:val="00E966BF"/>
    <w:rsid w:val="00E96A4E"/>
    <w:rsid w:val="00E96D6D"/>
    <w:rsid w:val="00E96E0A"/>
    <w:rsid w:val="00E96F96"/>
    <w:rsid w:val="00E97062"/>
    <w:rsid w:val="00E97296"/>
    <w:rsid w:val="00E97670"/>
    <w:rsid w:val="00E97A31"/>
    <w:rsid w:val="00E97ABE"/>
    <w:rsid w:val="00E97B7E"/>
    <w:rsid w:val="00E97D62"/>
    <w:rsid w:val="00EA0183"/>
    <w:rsid w:val="00EA033A"/>
    <w:rsid w:val="00EA08A7"/>
    <w:rsid w:val="00EA0D28"/>
    <w:rsid w:val="00EA156A"/>
    <w:rsid w:val="00EA18CB"/>
    <w:rsid w:val="00EA19D0"/>
    <w:rsid w:val="00EA2065"/>
    <w:rsid w:val="00EA21BB"/>
    <w:rsid w:val="00EA22C6"/>
    <w:rsid w:val="00EA22D1"/>
    <w:rsid w:val="00EA262B"/>
    <w:rsid w:val="00EA268D"/>
    <w:rsid w:val="00EA2BE2"/>
    <w:rsid w:val="00EA34AC"/>
    <w:rsid w:val="00EA35A9"/>
    <w:rsid w:val="00EA3961"/>
    <w:rsid w:val="00EA3CC9"/>
    <w:rsid w:val="00EA462B"/>
    <w:rsid w:val="00EA4973"/>
    <w:rsid w:val="00EA5365"/>
    <w:rsid w:val="00EA5AB5"/>
    <w:rsid w:val="00EA5ACF"/>
    <w:rsid w:val="00EA5AD0"/>
    <w:rsid w:val="00EA5F5F"/>
    <w:rsid w:val="00EA5F6C"/>
    <w:rsid w:val="00EA5FD1"/>
    <w:rsid w:val="00EA6096"/>
    <w:rsid w:val="00EA6801"/>
    <w:rsid w:val="00EA6F36"/>
    <w:rsid w:val="00EA7154"/>
    <w:rsid w:val="00EA734C"/>
    <w:rsid w:val="00EA75B2"/>
    <w:rsid w:val="00EA7AE1"/>
    <w:rsid w:val="00EA7DDB"/>
    <w:rsid w:val="00EB028A"/>
    <w:rsid w:val="00EB0464"/>
    <w:rsid w:val="00EB07C9"/>
    <w:rsid w:val="00EB08FA"/>
    <w:rsid w:val="00EB0C50"/>
    <w:rsid w:val="00EB0CD8"/>
    <w:rsid w:val="00EB10BE"/>
    <w:rsid w:val="00EB1562"/>
    <w:rsid w:val="00EB1881"/>
    <w:rsid w:val="00EB2026"/>
    <w:rsid w:val="00EB2035"/>
    <w:rsid w:val="00EB2146"/>
    <w:rsid w:val="00EB24AF"/>
    <w:rsid w:val="00EB2545"/>
    <w:rsid w:val="00EB274D"/>
    <w:rsid w:val="00EB2860"/>
    <w:rsid w:val="00EB2BA3"/>
    <w:rsid w:val="00EB2D04"/>
    <w:rsid w:val="00EB308F"/>
    <w:rsid w:val="00EB3151"/>
    <w:rsid w:val="00EB3C42"/>
    <w:rsid w:val="00EB3E07"/>
    <w:rsid w:val="00EB4309"/>
    <w:rsid w:val="00EB4446"/>
    <w:rsid w:val="00EB4AB6"/>
    <w:rsid w:val="00EB4F2E"/>
    <w:rsid w:val="00EB4FA1"/>
    <w:rsid w:val="00EB5157"/>
    <w:rsid w:val="00EB5324"/>
    <w:rsid w:val="00EB54F1"/>
    <w:rsid w:val="00EB5AB1"/>
    <w:rsid w:val="00EB65BC"/>
    <w:rsid w:val="00EB6859"/>
    <w:rsid w:val="00EB6A89"/>
    <w:rsid w:val="00EB6F01"/>
    <w:rsid w:val="00EB7126"/>
    <w:rsid w:val="00EB72C2"/>
    <w:rsid w:val="00EB7395"/>
    <w:rsid w:val="00EB783C"/>
    <w:rsid w:val="00EB79DC"/>
    <w:rsid w:val="00EB7B9C"/>
    <w:rsid w:val="00EC1437"/>
    <w:rsid w:val="00EC1883"/>
    <w:rsid w:val="00EC1C76"/>
    <w:rsid w:val="00EC212F"/>
    <w:rsid w:val="00EC28DB"/>
    <w:rsid w:val="00EC2D45"/>
    <w:rsid w:val="00EC3622"/>
    <w:rsid w:val="00EC41AA"/>
    <w:rsid w:val="00EC41EC"/>
    <w:rsid w:val="00EC477B"/>
    <w:rsid w:val="00EC4CF5"/>
    <w:rsid w:val="00EC5119"/>
    <w:rsid w:val="00EC54E6"/>
    <w:rsid w:val="00EC575E"/>
    <w:rsid w:val="00EC5BEB"/>
    <w:rsid w:val="00EC627D"/>
    <w:rsid w:val="00EC63D2"/>
    <w:rsid w:val="00EC66E9"/>
    <w:rsid w:val="00EC68FD"/>
    <w:rsid w:val="00EC6957"/>
    <w:rsid w:val="00EC6B1B"/>
    <w:rsid w:val="00EC6BC4"/>
    <w:rsid w:val="00EC71B8"/>
    <w:rsid w:val="00EC7229"/>
    <w:rsid w:val="00EC7641"/>
    <w:rsid w:val="00EC785C"/>
    <w:rsid w:val="00EC7865"/>
    <w:rsid w:val="00EC7AE8"/>
    <w:rsid w:val="00EC7D13"/>
    <w:rsid w:val="00ED0114"/>
    <w:rsid w:val="00ED01D6"/>
    <w:rsid w:val="00ED02C4"/>
    <w:rsid w:val="00ED0E7D"/>
    <w:rsid w:val="00ED0FEC"/>
    <w:rsid w:val="00ED1055"/>
    <w:rsid w:val="00ED1120"/>
    <w:rsid w:val="00ED1144"/>
    <w:rsid w:val="00ED1454"/>
    <w:rsid w:val="00ED145F"/>
    <w:rsid w:val="00ED162F"/>
    <w:rsid w:val="00ED17E6"/>
    <w:rsid w:val="00ED1A9C"/>
    <w:rsid w:val="00ED1C41"/>
    <w:rsid w:val="00ED1CBB"/>
    <w:rsid w:val="00ED1CDD"/>
    <w:rsid w:val="00ED1DEF"/>
    <w:rsid w:val="00ED2FC7"/>
    <w:rsid w:val="00ED34B0"/>
    <w:rsid w:val="00ED352D"/>
    <w:rsid w:val="00ED405F"/>
    <w:rsid w:val="00ED43B6"/>
    <w:rsid w:val="00ED4550"/>
    <w:rsid w:val="00ED464A"/>
    <w:rsid w:val="00ED4DFD"/>
    <w:rsid w:val="00ED4E91"/>
    <w:rsid w:val="00ED52EB"/>
    <w:rsid w:val="00ED57AA"/>
    <w:rsid w:val="00ED588E"/>
    <w:rsid w:val="00ED5B77"/>
    <w:rsid w:val="00ED5CFF"/>
    <w:rsid w:val="00ED606E"/>
    <w:rsid w:val="00ED6564"/>
    <w:rsid w:val="00ED69C2"/>
    <w:rsid w:val="00ED6F43"/>
    <w:rsid w:val="00ED7CA5"/>
    <w:rsid w:val="00EE06BE"/>
    <w:rsid w:val="00EE06F7"/>
    <w:rsid w:val="00EE0893"/>
    <w:rsid w:val="00EE098E"/>
    <w:rsid w:val="00EE0A85"/>
    <w:rsid w:val="00EE0D15"/>
    <w:rsid w:val="00EE13A9"/>
    <w:rsid w:val="00EE16C7"/>
    <w:rsid w:val="00EE1A06"/>
    <w:rsid w:val="00EE1B9A"/>
    <w:rsid w:val="00EE2019"/>
    <w:rsid w:val="00EE21D4"/>
    <w:rsid w:val="00EE249F"/>
    <w:rsid w:val="00EE2FD3"/>
    <w:rsid w:val="00EE3B6C"/>
    <w:rsid w:val="00EE441B"/>
    <w:rsid w:val="00EE4796"/>
    <w:rsid w:val="00EE4E67"/>
    <w:rsid w:val="00EE578F"/>
    <w:rsid w:val="00EE5885"/>
    <w:rsid w:val="00EE600A"/>
    <w:rsid w:val="00EE63A9"/>
    <w:rsid w:val="00EE63BA"/>
    <w:rsid w:val="00EE67D2"/>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04C"/>
    <w:rsid w:val="00EF28A6"/>
    <w:rsid w:val="00EF301E"/>
    <w:rsid w:val="00EF30E2"/>
    <w:rsid w:val="00EF316B"/>
    <w:rsid w:val="00EF3466"/>
    <w:rsid w:val="00EF39E3"/>
    <w:rsid w:val="00EF3E0D"/>
    <w:rsid w:val="00EF3FBA"/>
    <w:rsid w:val="00EF4173"/>
    <w:rsid w:val="00EF4A84"/>
    <w:rsid w:val="00EF4F6B"/>
    <w:rsid w:val="00EF53E8"/>
    <w:rsid w:val="00EF5CBE"/>
    <w:rsid w:val="00EF5ECA"/>
    <w:rsid w:val="00EF65B4"/>
    <w:rsid w:val="00EF6948"/>
    <w:rsid w:val="00EF6E19"/>
    <w:rsid w:val="00EF6E45"/>
    <w:rsid w:val="00EF71F5"/>
    <w:rsid w:val="00EF7342"/>
    <w:rsid w:val="00EF780A"/>
    <w:rsid w:val="00EF792C"/>
    <w:rsid w:val="00EF7ACC"/>
    <w:rsid w:val="00F0007E"/>
    <w:rsid w:val="00F00343"/>
    <w:rsid w:val="00F0070F"/>
    <w:rsid w:val="00F0094F"/>
    <w:rsid w:val="00F00ED5"/>
    <w:rsid w:val="00F018CB"/>
    <w:rsid w:val="00F021C3"/>
    <w:rsid w:val="00F02316"/>
    <w:rsid w:val="00F02790"/>
    <w:rsid w:val="00F027AE"/>
    <w:rsid w:val="00F0284A"/>
    <w:rsid w:val="00F02AD3"/>
    <w:rsid w:val="00F02BFD"/>
    <w:rsid w:val="00F02F7F"/>
    <w:rsid w:val="00F03402"/>
    <w:rsid w:val="00F0371C"/>
    <w:rsid w:val="00F037D7"/>
    <w:rsid w:val="00F039C1"/>
    <w:rsid w:val="00F03CB5"/>
    <w:rsid w:val="00F03E26"/>
    <w:rsid w:val="00F043F6"/>
    <w:rsid w:val="00F046B1"/>
    <w:rsid w:val="00F04E86"/>
    <w:rsid w:val="00F05496"/>
    <w:rsid w:val="00F054F8"/>
    <w:rsid w:val="00F0578F"/>
    <w:rsid w:val="00F0583C"/>
    <w:rsid w:val="00F05BED"/>
    <w:rsid w:val="00F05ED7"/>
    <w:rsid w:val="00F06207"/>
    <w:rsid w:val="00F065F2"/>
    <w:rsid w:val="00F0670A"/>
    <w:rsid w:val="00F06A53"/>
    <w:rsid w:val="00F06B9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802"/>
    <w:rsid w:val="00F15EA9"/>
    <w:rsid w:val="00F16158"/>
    <w:rsid w:val="00F1662A"/>
    <w:rsid w:val="00F1694A"/>
    <w:rsid w:val="00F16DA6"/>
    <w:rsid w:val="00F16F74"/>
    <w:rsid w:val="00F16FF2"/>
    <w:rsid w:val="00F179FC"/>
    <w:rsid w:val="00F17CD8"/>
    <w:rsid w:val="00F20286"/>
    <w:rsid w:val="00F2035C"/>
    <w:rsid w:val="00F2064F"/>
    <w:rsid w:val="00F20742"/>
    <w:rsid w:val="00F20792"/>
    <w:rsid w:val="00F20AEF"/>
    <w:rsid w:val="00F20DA9"/>
    <w:rsid w:val="00F20DCA"/>
    <w:rsid w:val="00F21089"/>
    <w:rsid w:val="00F216A3"/>
    <w:rsid w:val="00F216C8"/>
    <w:rsid w:val="00F2172F"/>
    <w:rsid w:val="00F21ACF"/>
    <w:rsid w:val="00F21BC0"/>
    <w:rsid w:val="00F21D09"/>
    <w:rsid w:val="00F22391"/>
    <w:rsid w:val="00F22A40"/>
    <w:rsid w:val="00F22C71"/>
    <w:rsid w:val="00F22F19"/>
    <w:rsid w:val="00F2311F"/>
    <w:rsid w:val="00F23500"/>
    <w:rsid w:val="00F23703"/>
    <w:rsid w:val="00F23DA9"/>
    <w:rsid w:val="00F23DE8"/>
    <w:rsid w:val="00F24105"/>
    <w:rsid w:val="00F2416E"/>
    <w:rsid w:val="00F24221"/>
    <w:rsid w:val="00F2474C"/>
    <w:rsid w:val="00F2476A"/>
    <w:rsid w:val="00F2478E"/>
    <w:rsid w:val="00F247B4"/>
    <w:rsid w:val="00F24ACD"/>
    <w:rsid w:val="00F2527D"/>
    <w:rsid w:val="00F252C5"/>
    <w:rsid w:val="00F254E4"/>
    <w:rsid w:val="00F2585C"/>
    <w:rsid w:val="00F258B0"/>
    <w:rsid w:val="00F25A02"/>
    <w:rsid w:val="00F25B94"/>
    <w:rsid w:val="00F25F15"/>
    <w:rsid w:val="00F26183"/>
    <w:rsid w:val="00F27832"/>
    <w:rsid w:val="00F27BC9"/>
    <w:rsid w:val="00F30268"/>
    <w:rsid w:val="00F30B19"/>
    <w:rsid w:val="00F30B33"/>
    <w:rsid w:val="00F30E9C"/>
    <w:rsid w:val="00F31010"/>
    <w:rsid w:val="00F31366"/>
    <w:rsid w:val="00F31BC9"/>
    <w:rsid w:val="00F31BCC"/>
    <w:rsid w:val="00F31C82"/>
    <w:rsid w:val="00F32389"/>
    <w:rsid w:val="00F32638"/>
    <w:rsid w:val="00F3277D"/>
    <w:rsid w:val="00F3296D"/>
    <w:rsid w:val="00F32B19"/>
    <w:rsid w:val="00F32BB8"/>
    <w:rsid w:val="00F32C18"/>
    <w:rsid w:val="00F32D0F"/>
    <w:rsid w:val="00F331DE"/>
    <w:rsid w:val="00F33837"/>
    <w:rsid w:val="00F33B97"/>
    <w:rsid w:val="00F33FE9"/>
    <w:rsid w:val="00F34574"/>
    <w:rsid w:val="00F34776"/>
    <w:rsid w:val="00F347F0"/>
    <w:rsid w:val="00F34D26"/>
    <w:rsid w:val="00F34ED5"/>
    <w:rsid w:val="00F350B8"/>
    <w:rsid w:val="00F35763"/>
    <w:rsid w:val="00F35F18"/>
    <w:rsid w:val="00F35FBD"/>
    <w:rsid w:val="00F36398"/>
    <w:rsid w:val="00F363CC"/>
    <w:rsid w:val="00F366DC"/>
    <w:rsid w:val="00F36895"/>
    <w:rsid w:val="00F36D8C"/>
    <w:rsid w:val="00F36EC9"/>
    <w:rsid w:val="00F3743C"/>
    <w:rsid w:val="00F37517"/>
    <w:rsid w:val="00F37666"/>
    <w:rsid w:val="00F37D9D"/>
    <w:rsid w:val="00F37F1B"/>
    <w:rsid w:val="00F37F8A"/>
    <w:rsid w:val="00F4029D"/>
    <w:rsid w:val="00F4075C"/>
    <w:rsid w:val="00F40E96"/>
    <w:rsid w:val="00F40EAD"/>
    <w:rsid w:val="00F410F0"/>
    <w:rsid w:val="00F41732"/>
    <w:rsid w:val="00F41CB4"/>
    <w:rsid w:val="00F42195"/>
    <w:rsid w:val="00F426AA"/>
    <w:rsid w:val="00F4275E"/>
    <w:rsid w:val="00F42826"/>
    <w:rsid w:val="00F4327E"/>
    <w:rsid w:val="00F43AE0"/>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FB7"/>
    <w:rsid w:val="00F460BC"/>
    <w:rsid w:val="00F460DA"/>
    <w:rsid w:val="00F460E9"/>
    <w:rsid w:val="00F4640A"/>
    <w:rsid w:val="00F468DC"/>
    <w:rsid w:val="00F46D3D"/>
    <w:rsid w:val="00F4714C"/>
    <w:rsid w:val="00F471C5"/>
    <w:rsid w:val="00F472BA"/>
    <w:rsid w:val="00F4762B"/>
    <w:rsid w:val="00F47936"/>
    <w:rsid w:val="00F47A47"/>
    <w:rsid w:val="00F47B64"/>
    <w:rsid w:val="00F50076"/>
    <w:rsid w:val="00F502F8"/>
    <w:rsid w:val="00F506CF"/>
    <w:rsid w:val="00F50892"/>
    <w:rsid w:val="00F50BC0"/>
    <w:rsid w:val="00F51138"/>
    <w:rsid w:val="00F51CC7"/>
    <w:rsid w:val="00F51D76"/>
    <w:rsid w:val="00F51DE6"/>
    <w:rsid w:val="00F52829"/>
    <w:rsid w:val="00F52970"/>
    <w:rsid w:val="00F52ED5"/>
    <w:rsid w:val="00F534B1"/>
    <w:rsid w:val="00F534E5"/>
    <w:rsid w:val="00F538B4"/>
    <w:rsid w:val="00F53DD5"/>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34C"/>
    <w:rsid w:val="00F677FD"/>
    <w:rsid w:val="00F67DFE"/>
    <w:rsid w:val="00F7034E"/>
    <w:rsid w:val="00F70352"/>
    <w:rsid w:val="00F703C1"/>
    <w:rsid w:val="00F704B1"/>
    <w:rsid w:val="00F70882"/>
    <w:rsid w:val="00F71CC0"/>
    <w:rsid w:val="00F71F71"/>
    <w:rsid w:val="00F721B2"/>
    <w:rsid w:val="00F721D1"/>
    <w:rsid w:val="00F727E8"/>
    <w:rsid w:val="00F728A1"/>
    <w:rsid w:val="00F72907"/>
    <w:rsid w:val="00F73F38"/>
    <w:rsid w:val="00F743CD"/>
    <w:rsid w:val="00F74403"/>
    <w:rsid w:val="00F74B96"/>
    <w:rsid w:val="00F74FED"/>
    <w:rsid w:val="00F752B3"/>
    <w:rsid w:val="00F759F3"/>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3985"/>
    <w:rsid w:val="00F84116"/>
    <w:rsid w:val="00F844A7"/>
    <w:rsid w:val="00F84541"/>
    <w:rsid w:val="00F8468C"/>
    <w:rsid w:val="00F84C4D"/>
    <w:rsid w:val="00F84DEF"/>
    <w:rsid w:val="00F85328"/>
    <w:rsid w:val="00F854B4"/>
    <w:rsid w:val="00F85770"/>
    <w:rsid w:val="00F85858"/>
    <w:rsid w:val="00F85949"/>
    <w:rsid w:val="00F85AE0"/>
    <w:rsid w:val="00F85EEC"/>
    <w:rsid w:val="00F86009"/>
    <w:rsid w:val="00F86163"/>
    <w:rsid w:val="00F8619C"/>
    <w:rsid w:val="00F8623C"/>
    <w:rsid w:val="00F86589"/>
    <w:rsid w:val="00F86743"/>
    <w:rsid w:val="00F86CC4"/>
    <w:rsid w:val="00F86EE7"/>
    <w:rsid w:val="00F8757C"/>
    <w:rsid w:val="00F87D7A"/>
    <w:rsid w:val="00F90726"/>
    <w:rsid w:val="00F90791"/>
    <w:rsid w:val="00F907EF"/>
    <w:rsid w:val="00F90E05"/>
    <w:rsid w:val="00F90FF2"/>
    <w:rsid w:val="00F910AF"/>
    <w:rsid w:val="00F913EE"/>
    <w:rsid w:val="00F91501"/>
    <w:rsid w:val="00F91B1A"/>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B8C"/>
    <w:rsid w:val="00F96C88"/>
    <w:rsid w:val="00F96E0E"/>
    <w:rsid w:val="00F97227"/>
    <w:rsid w:val="00F973EB"/>
    <w:rsid w:val="00F97971"/>
    <w:rsid w:val="00FA046B"/>
    <w:rsid w:val="00FA04B0"/>
    <w:rsid w:val="00FA082D"/>
    <w:rsid w:val="00FA0DED"/>
    <w:rsid w:val="00FA100F"/>
    <w:rsid w:val="00FA111D"/>
    <w:rsid w:val="00FA11A7"/>
    <w:rsid w:val="00FA1E58"/>
    <w:rsid w:val="00FA2643"/>
    <w:rsid w:val="00FA2CE0"/>
    <w:rsid w:val="00FA2F24"/>
    <w:rsid w:val="00FA3C91"/>
    <w:rsid w:val="00FA3CD0"/>
    <w:rsid w:val="00FA45AE"/>
    <w:rsid w:val="00FA47D5"/>
    <w:rsid w:val="00FA47EC"/>
    <w:rsid w:val="00FA48E7"/>
    <w:rsid w:val="00FA4A10"/>
    <w:rsid w:val="00FA4C5E"/>
    <w:rsid w:val="00FA554D"/>
    <w:rsid w:val="00FA5C3C"/>
    <w:rsid w:val="00FA5FB5"/>
    <w:rsid w:val="00FA620B"/>
    <w:rsid w:val="00FA7196"/>
    <w:rsid w:val="00FA7215"/>
    <w:rsid w:val="00FA725A"/>
    <w:rsid w:val="00FA7643"/>
    <w:rsid w:val="00FA77FE"/>
    <w:rsid w:val="00FA7935"/>
    <w:rsid w:val="00FA7EB3"/>
    <w:rsid w:val="00FB0ADB"/>
    <w:rsid w:val="00FB0AE5"/>
    <w:rsid w:val="00FB0DD4"/>
    <w:rsid w:val="00FB0F13"/>
    <w:rsid w:val="00FB1490"/>
    <w:rsid w:val="00FB14C5"/>
    <w:rsid w:val="00FB177F"/>
    <w:rsid w:val="00FB1896"/>
    <w:rsid w:val="00FB1953"/>
    <w:rsid w:val="00FB1B79"/>
    <w:rsid w:val="00FB21EE"/>
    <w:rsid w:val="00FB2779"/>
    <w:rsid w:val="00FB2899"/>
    <w:rsid w:val="00FB295D"/>
    <w:rsid w:val="00FB2C82"/>
    <w:rsid w:val="00FB35A9"/>
    <w:rsid w:val="00FB3625"/>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582E"/>
    <w:rsid w:val="00FB5F22"/>
    <w:rsid w:val="00FB60AC"/>
    <w:rsid w:val="00FB61BE"/>
    <w:rsid w:val="00FB61D1"/>
    <w:rsid w:val="00FB685E"/>
    <w:rsid w:val="00FB68F7"/>
    <w:rsid w:val="00FB6934"/>
    <w:rsid w:val="00FB6FF4"/>
    <w:rsid w:val="00FB7069"/>
    <w:rsid w:val="00FB7510"/>
    <w:rsid w:val="00FB75C6"/>
    <w:rsid w:val="00FB7702"/>
    <w:rsid w:val="00FB78BB"/>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32AA"/>
    <w:rsid w:val="00FC3696"/>
    <w:rsid w:val="00FC36E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E6D"/>
    <w:rsid w:val="00FC6FD8"/>
    <w:rsid w:val="00FC75A9"/>
    <w:rsid w:val="00FC7CC4"/>
    <w:rsid w:val="00FC7F1B"/>
    <w:rsid w:val="00FD0584"/>
    <w:rsid w:val="00FD0732"/>
    <w:rsid w:val="00FD08B4"/>
    <w:rsid w:val="00FD0ADC"/>
    <w:rsid w:val="00FD0C14"/>
    <w:rsid w:val="00FD0DED"/>
    <w:rsid w:val="00FD0F69"/>
    <w:rsid w:val="00FD13EE"/>
    <w:rsid w:val="00FD1788"/>
    <w:rsid w:val="00FD1F8E"/>
    <w:rsid w:val="00FD2229"/>
    <w:rsid w:val="00FD22CA"/>
    <w:rsid w:val="00FD264A"/>
    <w:rsid w:val="00FD2C0A"/>
    <w:rsid w:val="00FD32E9"/>
    <w:rsid w:val="00FD344E"/>
    <w:rsid w:val="00FD3BF3"/>
    <w:rsid w:val="00FD4227"/>
    <w:rsid w:val="00FD4234"/>
    <w:rsid w:val="00FD48F2"/>
    <w:rsid w:val="00FD4E14"/>
    <w:rsid w:val="00FD4E92"/>
    <w:rsid w:val="00FD51DB"/>
    <w:rsid w:val="00FD5691"/>
    <w:rsid w:val="00FD583E"/>
    <w:rsid w:val="00FD5920"/>
    <w:rsid w:val="00FD5A66"/>
    <w:rsid w:val="00FD5B66"/>
    <w:rsid w:val="00FD5B89"/>
    <w:rsid w:val="00FD5D75"/>
    <w:rsid w:val="00FD6188"/>
    <w:rsid w:val="00FD618E"/>
    <w:rsid w:val="00FD664A"/>
    <w:rsid w:val="00FD6892"/>
    <w:rsid w:val="00FD7857"/>
    <w:rsid w:val="00FD7B62"/>
    <w:rsid w:val="00FD7DC6"/>
    <w:rsid w:val="00FE0365"/>
    <w:rsid w:val="00FE0B2D"/>
    <w:rsid w:val="00FE11F2"/>
    <w:rsid w:val="00FE1321"/>
    <w:rsid w:val="00FE1672"/>
    <w:rsid w:val="00FE16CE"/>
    <w:rsid w:val="00FE1726"/>
    <w:rsid w:val="00FE1744"/>
    <w:rsid w:val="00FE1A4B"/>
    <w:rsid w:val="00FE1D92"/>
    <w:rsid w:val="00FE23A3"/>
    <w:rsid w:val="00FE23EF"/>
    <w:rsid w:val="00FE26AE"/>
    <w:rsid w:val="00FE27F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C1F"/>
    <w:rsid w:val="00FE4DE7"/>
    <w:rsid w:val="00FE50A6"/>
    <w:rsid w:val="00FE53EB"/>
    <w:rsid w:val="00FE57B4"/>
    <w:rsid w:val="00FE5DE5"/>
    <w:rsid w:val="00FE5E8D"/>
    <w:rsid w:val="00FE6037"/>
    <w:rsid w:val="00FE60E3"/>
    <w:rsid w:val="00FE6271"/>
    <w:rsid w:val="00FE7033"/>
    <w:rsid w:val="00FE7237"/>
    <w:rsid w:val="00FE764D"/>
    <w:rsid w:val="00FF013B"/>
    <w:rsid w:val="00FF0353"/>
    <w:rsid w:val="00FF1035"/>
    <w:rsid w:val="00FF1375"/>
    <w:rsid w:val="00FF1501"/>
    <w:rsid w:val="00FF15B8"/>
    <w:rsid w:val="00FF1730"/>
    <w:rsid w:val="00FF1C97"/>
    <w:rsid w:val="00FF2001"/>
    <w:rsid w:val="00FF2056"/>
    <w:rsid w:val="00FF26E5"/>
    <w:rsid w:val="00FF278E"/>
    <w:rsid w:val="00FF28F7"/>
    <w:rsid w:val="00FF29A5"/>
    <w:rsid w:val="00FF2B87"/>
    <w:rsid w:val="00FF2C49"/>
    <w:rsid w:val="00FF339F"/>
    <w:rsid w:val="00FF3DA3"/>
    <w:rsid w:val="00FF3DEF"/>
    <w:rsid w:val="00FF40B1"/>
    <w:rsid w:val="00FF4280"/>
    <w:rsid w:val="00FF479E"/>
    <w:rsid w:val="00FF48DA"/>
    <w:rsid w:val="00FF4AB5"/>
    <w:rsid w:val="00FF4CDD"/>
    <w:rsid w:val="00FF5FDD"/>
    <w:rsid w:val="00FF5FEF"/>
    <w:rsid w:val="00FF6027"/>
    <w:rsid w:val="00FF605D"/>
    <w:rsid w:val="00FF620E"/>
    <w:rsid w:val="00FF63D9"/>
    <w:rsid w:val="00FF6493"/>
    <w:rsid w:val="00FF6DD5"/>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package" Target="embeddings/Microsoft_Visio___3.vsdx"/><Relationship Id="rId47" Type="http://schemas.openxmlformats.org/officeDocument/2006/relationships/package" Target="embeddings/Microsoft_Visio___5.vsdx"/><Relationship Id="rId50" Type="http://schemas.openxmlformats.org/officeDocument/2006/relationships/image" Target="media/image19.emf"/><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image" Target="media/image18.emf"/><Relationship Id="rId56" Type="http://schemas.openxmlformats.org/officeDocument/2006/relationships/image" Target="media/image24.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package" Target="embeddings/Microsoft_Visio___7.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image" Target="media/image17.emf"/><Relationship Id="rId59" Type="http://schemas.openxmlformats.org/officeDocument/2006/relationships/image" Target="media/image27.png"/><Relationship Id="rId67" Type="http://schemas.microsoft.com/office/2011/relationships/people" Target="people.xml"/><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image" Target="media/image22.png"/><Relationship Id="rId62"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package" Target="embeddings/Microsoft_Visio___6.vsdx"/><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53D8A-F365-4FC5-A809-6447B83E9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10614</TotalTime>
  <Pages>76</Pages>
  <Words>6846</Words>
  <Characters>39023</Characters>
  <Application>Microsoft Office Word</Application>
  <DocSecurity>0</DocSecurity>
  <Lines>325</Lines>
  <Paragraphs>91</Paragraphs>
  <ScaleCrop>false</ScaleCrop>
  <Company>Microsoft</Company>
  <LinksUpToDate>false</LinksUpToDate>
  <CharactersWithSpaces>45778</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2715</cp:revision>
  <cp:lastPrinted>2017-11-07T09:13:00Z</cp:lastPrinted>
  <dcterms:created xsi:type="dcterms:W3CDTF">2017-11-08T01:48:00Z</dcterms:created>
  <dcterms:modified xsi:type="dcterms:W3CDTF">2017-11-16T09:24:00Z</dcterms:modified>
</cp:coreProperties>
</file>