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837707"/>
      <w:r w:rsidRPr="00636514">
        <w:lastRenderedPageBreak/>
        <w:t>摘要</w:t>
      </w:r>
      <w:bookmarkEnd w:id="0"/>
      <w:bookmarkEnd w:id="2"/>
    </w:p>
    <w:p w14:paraId="5111C495" w14:textId="77777777" w:rsidR="00DE0B50" w:rsidRDefault="00FE5E8D" w:rsidP="008D1C9A">
      <w:pPr>
        <w:ind w:firstLine="480"/>
        <w:rPr>
          <w:ins w:id="3" w:author="Miley Ren" w:date="2017-11-08T10:33:00Z"/>
          <w:rFonts w:hint="eastAsia"/>
        </w:rPr>
      </w:pPr>
      <w:ins w:id="4" w:author="Miley Ren" w:date="2017-11-08T10:27:00Z">
        <w:r>
          <w:rPr>
            <w:rFonts w:hint="eastAsia"/>
          </w:rPr>
          <w:t>（云的问题写的较少，可在系统设计上进行完善，尤其是云。还有些可在将来进行完善</w:t>
        </w:r>
      </w:ins>
      <w:ins w:id="5" w:author="Miley Ren" w:date="2017-11-08T10:31:00Z">
        <w:r w:rsidR="0049747C">
          <w:rPr>
            <w:rFonts w:hint="eastAsia"/>
          </w:rPr>
          <w:t>。</w:t>
        </w:r>
        <w:r w:rsidR="00C46896">
          <w:rPr>
            <w:rFonts w:hint="eastAsia"/>
          </w:rPr>
          <w:t>云平台</w:t>
        </w:r>
        <w:r w:rsidR="0049747C">
          <w:rPr>
            <w:rFonts w:hint="eastAsia"/>
          </w:rPr>
          <w:t>多点观点和讨论。</w:t>
        </w:r>
      </w:ins>
      <w:ins w:id="6" w:author="Miley Ren" w:date="2017-11-08T10:32:00Z">
        <w:r w:rsidR="002A1F83">
          <w:rPr>
            <w:rFonts w:hint="eastAsia"/>
          </w:rPr>
          <w:t>从云的角度去写，功能的设计和实现淡化，主要写出云平台</w:t>
        </w:r>
        <w:r w:rsidR="00E53EC4">
          <w:rPr>
            <w:rFonts w:hint="eastAsia"/>
          </w:rPr>
          <w:t>和</w:t>
        </w:r>
        <w:r w:rsidR="00E53EC4">
          <w:rPr>
            <w:rFonts w:hint="eastAsia"/>
          </w:rPr>
          <w:t>SaaS</w:t>
        </w:r>
        <w:r w:rsidR="002A1F83">
          <w:rPr>
            <w:rFonts w:hint="eastAsia"/>
          </w:rPr>
          <w:t>的实现。</w:t>
        </w:r>
      </w:ins>
    </w:p>
    <w:p w14:paraId="08ADC873" w14:textId="77777777" w:rsidR="00D271CE" w:rsidRDefault="00DE0B50" w:rsidP="008D1C9A">
      <w:pPr>
        <w:ind w:firstLine="480"/>
        <w:rPr>
          <w:ins w:id="7" w:author="Miley Ren" w:date="2017-11-08T10:35:00Z"/>
        </w:rPr>
      </w:pPr>
      <w:ins w:id="8" w:author="Miley Ren" w:date="2017-11-08T10:33:00Z">
        <w:r>
          <w:rPr>
            <w:rFonts w:hint="eastAsia"/>
          </w:rPr>
          <w:t>文章的组织，文句不同，说法不合理，句子之间的关联性，段和段之间的联系，有跳跃，应该加上过渡语句</w:t>
        </w:r>
        <w:r w:rsidR="00A069CD">
          <w:rPr>
            <w:rFonts w:hint="eastAsia"/>
          </w:rPr>
          <w:t>。</w:t>
        </w:r>
      </w:ins>
      <w:ins w:id="9" w:author="Miley Ren" w:date="2017-11-08T10:34:00Z">
        <w:r w:rsidR="005A5D38">
          <w:rPr>
            <w:rFonts w:hint="eastAsia"/>
          </w:rPr>
          <w:t>软件测试可写可不写，除非是用了某些</w:t>
        </w:r>
      </w:ins>
      <w:ins w:id="10" w:author="Miley Ren" w:date="2017-11-08T10:35:00Z">
        <w:r w:rsidR="005A5D38">
          <w:rPr>
            <w:rFonts w:hint="eastAsia"/>
          </w:rPr>
          <w:t>测试工具，比如压力测试</w:t>
        </w:r>
        <w:r w:rsidR="007C5B94">
          <w:rPr>
            <w:rFonts w:hint="eastAsia"/>
          </w:rPr>
          <w:t>，可稍微提一下</w:t>
        </w:r>
        <w:r w:rsidR="00D271CE">
          <w:rPr>
            <w:rFonts w:hint="eastAsia"/>
          </w:rPr>
          <w:t>。</w:t>
        </w:r>
      </w:ins>
    </w:p>
    <w:p w14:paraId="2FCAF20B" w14:textId="21BC739D" w:rsidR="00DE0B50" w:rsidRDefault="00DE1E38" w:rsidP="00E443ED">
      <w:pPr>
        <w:ind w:firstLineChars="183" w:firstLine="439"/>
        <w:rPr>
          <w:ins w:id="11" w:author="Miley Ren" w:date="2017-11-08T10:41:00Z"/>
        </w:rPr>
        <w:pPrChange w:id="12" w:author="Miley Ren" w:date="2017-11-08T10:39:00Z">
          <w:pPr>
            <w:ind w:firstLine="480"/>
          </w:pPr>
        </w:pPrChange>
      </w:pPr>
      <w:ins w:id="13" w:author="Miley Ren" w:date="2017-11-08T10:35:00Z">
        <w:r>
          <w:rPr>
            <w:rFonts w:hint="eastAsia"/>
          </w:rPr>
          <w:t>实际</w:t>
        </w:r>
      </w:ins>
      <w:ins w:id="14" w:author="Miley Ren" w:date="2017-11-08T10:36:00Z">
        <w:r>
          <w:rPr>
            <w:rFonts w:hint="eastAsia"/>
          </w:rPr>
          <w:t>碰到的问题</w:t>
        </w:r>
      </w:ins>
      <w:ins w:id="15" w:author="Miley Ren" w:date="2017-11-08T10:39:00Z">
        <w:r w:rsidR="00E443ED">
          <w:rPr>
            <w:rFonts w:hint="eastAsia"/>
          </w:rPr>
          <w:t>可以写一下</w:t>
        </w:r>
      </w:ins>
      <w:ins w:id="16" w:author="Miley Ren" w:date="2017-11-08T10:36:00Z">
        <w:r>
          <w:rPr>
            <w:rFonts w:hint="eastAsia"/>
          </w:rPr>
          <w:t>，安卓程序运行有时莫名中断和跳出，重启，要加上原因。自动重启解决的问题就是安卓程序莫名跳出、</w:t>
        </w:r>
      </w:ins>
      <w:ins w:id="17" w:author="Miley Ren" w:date="2017-11-08T10:37:00Z">
        <w:r>
          <w:rPr>
            <w:rFonts w:hint="eastAsia"/>
          </w:rPr>
          <w:t>崩溃，</w:t>
        </w:r>
        <w:r w:rsidR="00CB3A34">
          <w:rPr>
            <w:rFonts w:hint="eastAsia"/>
          </w:rPr>
          <w:t>因为远程</w:t>
        </w:r>
      </w:ins>
      <w:ins w:id="18" w:author="Miley Ren" w:date="2017-11-08T10:38:00Z">
        <w:r w:rsidR="00CB3A34">
          <w:rPr>
            <w:rFonts w:hint="eastAsia"/>
          </w:rPr>
          <w:t>，可能用户触摸</w:t>
        </w:r>
      </w:ins>
      <w:ins w:id="19" w:author="Miley Ren" w:date="2017-11-08T10:39:00Z">
        <w:r w:rsidR="002567DC">
          <w:rPr>
            <w:rFonts w:hint="eastAsia"/>
          </w:rPr>
          <w:t>力较大</w:t>
        </w:r>
      </w:ins>
      <w:ins w:id="20" w:author="Miley Ren" w:date="2017-11-08T10:38:00Z">
        <w:r w:rsidR="00CB3A34">
          <w:rPr>
            <w:rFonts w:hint="eastAsia"/>
          </w:rPr>
          <w:t>导致震动，连接线会</w:t>
        </w:r>
      </w:ins>
      <w:ins w:id="21" w:author="Miley Ren" w:date="2017-11-08T10:39:00Z">
        <w:r w:rsidR="00CB3A34">
          <w:rPr>
            <w:rFonts w:hint="eastAsia"/>
          </w:rPr>
          <w:t>松动</w:t>
        </w:r>
        <w:r w:rsidR="00965333">
          <w:rPr>
            <w:rFonts w:hint="eastAsia"/>
          </w:rPr>
          <w:t>。</w:t>
        </w:r>
      </w:ins>
      <w:ins w:id="22" w:author="Miley Ren" w:date="2017-11-08T10:27:00Z">
        <w:r w:rsidR="00FE5E8D">
          <w:rPr>
            <w:rFonts w:hint="eastAsia"/>
          </w:rPr>
          <w:t>）</w:t>
        </w:r>
      </w:ins>
    </w:p>
    <w:p w14:paraId="068F2EDB" w14:textId="27C483C8" w:rsidR="00D34733" w:rsidRDefault="00D34733" w:rsidP="00E443ED">
      <w:pPr>
        <w:ind w:firstLineChars="183" w:firstLine="439"/>
        <w:rPr>
          <w:ins w:id="23" w:author="Miley Ren" w:date="2017-11-08T10:32:00Z"/>
          <w:rFonts w:hint="eastAsia"/>
        </w:rPr>
        <w:pPrChange w:id="24" w:author="Miley Ren" w:date="2017-11-08T10:39:00Z">
          <w:pPr>
            <w:ind w:firstLine="480"/>
          </w:pPr>
        </w:pPrChange>
      </w:pPr>
      <w:ins w:id="25" w:author="Miley Ren" w:date="2017-11-08T10:41:00Z">
        <w:r>
          <w:rPr>
            <w:rFonts w:hint="eastAsia"/>
          </w:rPr>
          <w:t>（避免重复、遗漏）</w:t>
        </w:r>
      </w:ins>
    </w:p>
    <w:p w14:paraId="3DF05AED" w14:textId="17B45E60"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这些因素导致售货机的发展举步维艰。</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r w:rsidR="00D84FA1">
        <w:rPr>
          <w:rFonts w:hint="eastAsia"/>
        </w:rPr>
        <w:t>高昂的人力成本给售货机行业的运营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r w:rsidR="0048087F">
        <w:rPr>
          <w:rFonts w:hint="eastAsia"/>
        </w:rPr>
        <w:t>。</w:t>
      </w:r>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w:t>
      </w:r>
      <w:r w:rsidR="002F6C48">
        <w:rPr>
          <w:rFonts w:hint="eastAsia"/>
        </w:rPr>
        <w:lastRenderedPageBreak/>
        <w:t>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26"/>
      <w:r w:rsidR="00EF30E2">
        <w:rPr>
          <w:rFonts w:hint="eastAsia"/>
        </w:rPr>
        <w:t>结合</w:t>
      </w:r>
      <w:r w:rsidR="006F35FF" w:rsidRPr="00636514">
        <w:rPr>
          <w:rFonts w:hint="eastAsia"/>
        </w:rPr>
        <w:t>多租户</w:t>
      </w:r>
      <w:r w:rsidR="006F35FF">
        <w:rPr>
          <w:rFonts w:hint="eastAsia"/>
        </w:rPr>
        <w:t>框架</w:t>
      </w:r>
      <w:commentRangeEnd w:id="26"/>
      <w:r w:rsidR="00DF7E1D">
        <w:rPr>
          <w:rStyle w:val="aa"/>
          <w:lang w:val="x-none" w:eastAsia="x-none"/>
        </w:rPr>
        <w:commentReference w:id="2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27" w:name="_Toc5548"/>
      <w:bookmarkStart w:id="28" w:name="_Toc459665146"/>
      <w:bookmarkStart w:id="29" w:name="_Toc459666046"/>
      <w:bookmarkStart w:id="30" w:name="_Toc27942"/>
      <w:bookmarkStart w:id="31" w:name="_Toc459666117"/>
      <w:bookmarkStart w:id="32" w:name="_Toc467076384"/>
      <w:r w:rsidRPr="00636514">
        <w:br w:type="page"/>
      </w:r>
      <w:bookmarkStart w:id="33" w:name="_Toc492673745"/>
      <w:bookmarkStart w:id="34" w:name="_Toc497837708"/>
      <w:r w:rsidR="004C4360" w:rsidRPr="00636514">
        <w:lastRenderedPageBreak/>
        <w:t>ABSTRACT</w:t>
      </w:r>
      <w:bookmarkEnd w:id="27"/>
      <w:bookmarkEnd w:id="28"/>
      <w:bookmarkEnd w:id="29"/>
      <w:bookmarkEnd w:id="30"/>
      <w:bookmarkEnd w:id="31"/>
      <w:bookmarkEnd w:id="32"/>
      <w:bookmarkEnd w:id="33"/>
      <w:bookmarkEnd w:id="3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35" w:name="_Toc492673746"/>
      <w:bookmarkStart w:id="36" w:name="_Toc497837709"/>
      <w:r w:rsidR="004C4360" w:rsidRPr="00636514">
        <w:rPr>
          <w:rFonts w:hint="eastAsia"/>
        </w:rPr>
        <w:lastRenderedPageBreak/>
        <w:t>目录</w:t>
      </w:r>
      <w:bookmarkEnd w:id="35"/>
      <w:bookmarkEnd w:id="36"/>
    </w:p>
    <w:p w14:paraId="541211C4" w14:textId="77777777" w:rsidR="00C35237"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837707" w:history="1">
        <w:r w:rsidR="00C35237" w:rsidRPr="00CD7D24">
          <w:rPr>
            <w:rStyle w:val="af"/>
            <w:rFonts w:hint="eastAsia"/>
            <w:noProof/>
          </w:rPr>
          <w:t>摘要</w:t>
        </w:r>
        <w:r w:rsidR="00C35237">
          <w:rPr>
            <w:noProof/>
            <w:webHidden/>
          </w:rPr>
          <w:tab/>
        </w:r>
        <w:r w:rsidR="00C35237">
          <w:rPr>
            <w:noProof/>
            <w:webHidden/>
          </w:rPr>
          <w:fldChar w:fldCharType="begin"/>
        </w:r>
        <w:r w:rsidR="00C35237">
          <w:rPr>
            <w:noProof/>
            <w:webHidden/>
          </w:rPr>
          <w:instrText xml:space="preserve"> PAGEREF _Toc497837707 \h </w:instrText>
        </w:r>
        <w:r w:rsidR="00C35237">
          <w:rPr>
            <w:noProof/>
            <w:webHidden/>
          </w:rPr>
        </w:r>
        <w:r w:rsidR="00C35237">
          <w:rPr>
            <w:noProof/>
            <w:webHidden/>
          </w:rPr>
          <w:fldChar w:fldCharType="separate"/>
        </w:r>
        <w:r w:rsidR="001936DE">
          <w:rPr>
            <w:noProof/>
            <w:webHidden/>
          </w:rPr>
          <w:t>I</w:t>
        </w:r>
        <w:r w:rsidR="00C35237">
          <w:rPr>
            <w:noProof/>
            <w:webHidden/>
          </w:rPr>
          <w:fldChar w:fldCharType="end"/>
        </w:r>
      </w:hyperlink>
    </w:p>
    <w:p w14:paraId="5440733B" w14:textId="77777777" w:rsidR="00C35237" w:rsidRDefault="006A1DA0">
      <w:pPr>
        <w:pStyle w:val="11"/>
        <w:rPr>
          <w:rFonts w:asciiTheme="minorHAnsi" w:hAnsiTheme="minorHAnsi" w:cstheme="minorBidi"/>
          <w:noProof/>
          <w:kern w:val="2"/>
          <w:sz w:val="21"/>
        </w:rPr>
      </w:pPr>
      <w:hyperlink w:anchor="_Toc497837708" w:history="1">
        <w:r w:rsidR="00C35237" w:rsidRPr="00CD7D24">
          <w:rPr>
            <w:rStyle w:val="af"/>
            <w:noProof/>
          </w:rPr>
          <w:t>ABSTRACT</w:t>
        </w:r>
        <w:r w:rsidR="00C35237">
          <w:rPr>
            <w:noProof/>
            <w:webHidden/>
          </w:rPr>
          <w:tab/>
        </w:r>
        <w:r w:rsidR="00C35237">
          <w:rPr>
            <w:noProof/>
            <w:webHidden/>
          </w:rPr>
          <w:fldChar w:fldCharType="begin"/>
        </w:r>
        <w:r w:rsidR="00C35237">
          <w:rPr>
            <w:noProof/>
            <w:webHidden/>
          </w:rPr>
          <w:instrText xml:space="preserve"> PAGEREF _Toc497837708 \h </w:instrText>
        </w:r>
        <w:r w:rsidR="00C35237">
          <w:rPr>
            <w:noProof/>
            <w:webHidden/>
          </w:rPr>
        </w:r>
        <w:r w:rsidR="00C35237">
          <w:rPr>
            <w:noProof/>
            <w:webHidden/>
          </w:rPr>
          <w:fldChar w:fldCharType="separate"/>
        </w:r>
        <w:r w:rsidR="001936DE">
          <w:rPr>
            <w:noProof/>
            <w:webHidden/>
          </w:rPr>
          <w:t>II</w:t>
        </w:r>
        <w:r w:rsidR="00C35237">
          <w:rPr>
            <w:noProof/>
            <w:webHidden/>
          </w:rPr>
          <w:fldChar w:fldCharType="end"/>
        </w:r>
      </w:hyperlink>
    </w:p>
    <w:p w14:paraId="47916EE8" w14:textId="77777777" w:rsidR="00C35237" w:rsidRDefault="006A1DA0">
      <w:pPr>
        <w:pStyle w:val="11"/>
        <w:rPr>
          <w:rFonts w:asciiTheme="minorHAnsi" w:hAnsiTheme="minorHAnsi" w:cstheme="minorBidi"/>
          <w:noProof/>
          <w:kern w:val="2"/>
          <w:sz w:val="21"/>
        </w:rPr>
      </w:pPr>
      <w:hyperlink w:anchor="_Toc497837709" w:history="1">
        <w:r w:rsidR="00C35237" w:rsidRPr="00CD7D24">
          <w:rPr>
            <w:rStyle w:val="af"/>
            <w:rFonts w:hint="eastAsia"/>
            <w:noProof/>
          </w:rPr>
          <w:t>目录</w:t>
        </w:r>
        <w:r w:rsidR="00C35237">
          <w:rPr>
            <w:noProof/>
            <w:webHidden/>
          </w:rPr>
          <w:tab/>
        </w:r>
        <w:r w:rsidR="00C35237">
          <w:rPr>
            <w:noProof/>
            <w:webHidden/>
          </w:rPr>
          <w:fldChar w:fldCharType="begin"/>
        </w:r>
        <w:r w:rsidR="00C35237">
          <w:rPr>
            <w:noProof/>
            <w:webHidden/>
          </w:rPr>
          <w:instrText xml:space="preserve"> PAGEREF _Toc497837709 \h </w:instrText>
        </w:r>
        <w:r w:rsidR="00C35237">
          <w:rPr>
            <w:noProof/>
            <w:webHidden/>
          </w:rPr>
        </w:r>
        <w:r w:rsidR="00C35237">
          <w:rPr>
            <w:noProof/>
            <w:webHidden/>
          </w:rPr>
          <w:fldChar w:fldCharType="separate"/>
        </w:r>
        <w:r w:rsidR="001936DE">
          <w:rPr>
            <w:noProof/>
            <w:webHidden/>
          </w:rPr>
          <w:t>IV</w:t>
        </w:r>
        <w:r w:rsidR="00C35237">
          <w:rPr>
            <w:noProof/>
            <w:webHidden/>
          </w:rPr>
          <w:fldChar w:fldCharType="end"/>
        </w:r>
      </w:hyperlink>
    </w:p>
    <w:p w14:paraId="31589745" w14:textId="77777777" w:rsidR="00C35237" w:rsidRDefault="006A1DA0">
      <w:pPr>
        <w:pStyle w:val="11"/>
        <w:rPr>
          <w:rFonts w:asciiTheme="minorHAnsi" w:hAnsiTheme="minorHAnsi" w:cstheme="minorBidi"/>
          <w:noProof/>
          <w:kern w:val="2"/>
          <w:sz w:val="21"/>
        </w:rPr>
      </w:pPr>
      <w:hyperlink w:anchor="_Toc497837710" w:history="1">
        <w:r w:rsidR="00C35237" w:rsidRPr="00CD7D24">
          <w:rPr>
            <w:rStyle w:val="af"/>
            <w:rFonts w:hint="eastAsia"/>
            <w:noProof/>
          </w:rPr>
          <w:t>第</w:t>
        </w:r>
        <w:r w:rsidR="00C35237" w:rsidRPr="00CD7D24">
          <w:rPr>
            <w:rStyle w:val="af"/>
            <w:noProof/>
          </w:rPr>
          <w:t>1</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引言</w:t>
        </w:r>
        <w:r w:rsidR="00C35237">
          <w:rPr>
            <w:noProof/>
            <w:webHidden/>
          </w:rPr>
          <w:tab/>
        </w:r>
        <w:r w:rsidR="00C35237">
          <w:rPr>
            <w:noProof/>
            <w:webHidden/>
          </w:rPr>
          <w:fldChar w:fldCharType="begin"/>
        </w:r>
        <w:r w:rsidR="00C35237">
          <w:rPr>
            <w:noProof/>
            <w:webHidden/>
          </w:rPr>
          <w:instrText xml:space="preserve"> PAGEREF _Toc497837710 \h </w:instrText>
        </w:r>
        <w:r w:rsidR="00C35237">
          <w:rPr>
            <w:noProof/>
            <w:webHidden/>
          </w:rPr>
        </w:r>
        <w:r w:rsidR="00C35237">
          <w:rPr>
            <w:noProof/>
            <w:webHidden/>
          </w:rPr>
          <w:fldChar w:fldCharType="separate"/>
        </w:r>
        <w:r w:rsidR="001936DE">
          <w:rPr>
            <w:noProof/>
            <w:webHidden/>
          </w:rPr>
          <w:t>1</w:t>
        </w:r>
        <w:r w:rsidR="00C35237">
          <w:rPr>
            <w:noProof/>
            <w:webHidden/>
          </w:rPr>
          <w:fldChar w:fldCharType="end"/>
        </w:r>
      </w:hyperlink>
    </w:p>
    <w:p w14:paraId="2EAFF581" w14:textId="6165BF41" w:rsidR="00C35237" w:rsidRDefault="006A1DA0">
      <w:pPr>
        <w:pStyle w:val="20"/>
        <w:tabs>
          <w:tab w:val="right" w:leader="dot" w:pos="8296"/>
        </w:tabs>
        <w:rPr>
          <w:rFonts w:asciiTheme="minorHAnsi" w:hAnsiTheme="minorHAnsi" w:cstheme="minorBidi"/>
          <w:noProof/>
          <w:kern w:val="2"/>
          <w:sz w:val="21"/>
        </w:rPr>
      </w:pPr>
      <w:r>
        <w:rPr>
          <w:noProof/>
        </w:rPr>
        <w:fldChar w:fldCharType="begin"/>
      </w:r>
      <w:r>
        <w:rPr>
          <w:noProof/>
        </w:rPr>
        <w:instrText xml:space="preserve"> HYPERLINK \l "_Toc497837711" </w:instrText>
      </w:r>
      <w:r>
        <w:rPr>
          <w:noProof/>
        </w:rPr>
        <w:fldChar w:fldCharType="separate"/>
      </w:r>
      <w:r w:rsidR="00C35237" w:rsidRPr="00CD7D24">
        <w:rPr>
          <w:rStyle w:val="af"/>
          <w:noProof/>
        </w:rPr>
        <w:t xml:space="preserve">1.1 </w:t>
      </w:r>
      <w:r w:rsidR="00C35237" w:rsidRPr="00CD7D24">
        <w:rPr>
          <w:rStyle w:val="af"/>
          <w:rFonts w:hint="eastAsia"/>
          <w:noProof/>
        </w:rPr>
        <w:t>研究背景及意义</w:t>
      </w:r>
      <w:ins w:id="37" w:author="Miley Ren" w:date="2017-11-08T10:22:00Z">
        <w:r w:rsidR="00060BE1">
          <w:rPr>
            <w:rStyle w:val="af"/>
            <w:rFonts w:hint="eastAsia"/>
            <w:noProof/>
          </w:rPr>
          <w:t>（</w:t>
        </w:r>
      </w:ins>
      <w:ins w:id="38" w:author="Miley Ren" w:date="2017-11-08T10:23:00Z">
        <w:r w:rsidR="00BD3560">
          <w:rPr>
            <w:rStyle w:val="af"/>
            <w:rFonts w:hint="eastAsia"/>
            <w:noProof/>
          </w:rPr>
          <w:t>每</w:t>
        </w:r>
        <w:r w:rsidR="005F4EBA">
          <w:rPr>
            <w:rStyle w:val="af"/>
            <w:rFonts w:hint="eastAsia"/>
            <w:noProof/>
          </w:rPr>
          <w:t>小节</w:t>
        </w:r>
        <w:r w:rsidR="00BD3560">
          <w:rPr>
            <w:rStyle w:val="af"/>
            <w:rFonts w:hint="eastAsia"/>
            <w:noProof/>
          </w:rPr>
          <w:t>标题，</w:t>
        </w:r>
      </w:ins>
      <w:ins w:id="39" w:author="Miley Ren" w:date="2017-11-08T10:22:00Z">
        <w:r w:rsidR="00060BE1">
          <w:rPr>
            <w:rStyle w:val="af"/>
            <w:rFonts w:hint="eastAsia"/>
            <w:noProof/>
          </w:rPr>
          <w:t>目录具体化</w:t>
        </w:r>
      </w:ins>
      <w:ins w:id="40" w:author="Miley Ren" w:date="2017-11-08T10:24:00Z">
        <w:r w:rsidR="00C20002">
          <w:rPr>
            <w:rStyle w:val="af"/>
            <w:rFonts w:hint="eastAsia"/>
            <w:noProof/>
          </w:rPr>
          <w:t>，不要用模板</w:t>
        </w:r>
      </w:ins>
      <w:ins w:id="41" w:author="Miley Ren" w:date="2017-11-08T10:22:00Z">
        <w:r w:rsidR="00060BE1">
          <w:rPr>
            <w:rStyle w:val="af"/>
            <w:rFonts w:hint="eastAsia"/>
            <w:noProof/>
          </w:rPr>
          <w:t>）</w:t>
        </w:r>
      </w:ins>
      <w:r w:rsidR="00C35237">
        <w:rPr>
          <w:noProof/>
          <w:webHidden/>
        </w:rPr>
        <w:tab/>
      </w:r>
      <w:r w:rsidR="00C35237">
        <w:rPr>
          <w:noProof/>
          <w:webHidden/>
        </w:rPr>
        <w:fldChar w:fldCharType="begin"/>
      </w:r>
      <w:r w:rsidR="00C35237">
        <w:rPr>
          <w:noProof/>
          <w:webHidden/>
        </w:rPr>
        <w:instrText xml:space="preserve"> PAGEREF _Toc497837711 \h </w:instrText>
      </w:r>
      <w:r w:rsidR="00C35237">
        <w:rPr>
          <w:noProof/>
          <w:webHidden/>
        </w:rPr>
      </w:r>
      <w:r w:rsidR="00C35237">
        <w:rPr>
          <w:noProof/>
          <w:webHidden/>
        </w:rPr>
        <w:fldChar w:fldCharType="separate"/>
      </w:r>
      <w:r w:rsidR="001936DE">
        <w:rPr>
          <w:noProof/>
          <w:webHidden/>
        </w:rPr>
        <w:t>1</w:t>
      </w:r>
      <w:r w:rsidR="00C35237">
        <w:rPr>
          <w:noProof/>
          <w:webHidden/>
        </w:rPr>
        <w:fldChar w:fldCharType="end"/>
      </w:r>
      <w:r>
        <w:rPr>
          <w:noProof/>
        </w:rPr>
        <w:fldChar w:fldCharType="end"/>
      </w:r>
    </w:p>
    <w:p w14:paraId="2F6A1B9F" w14:textId="77777777" w:rsidR="00C35237" w:rsidRDefault="006A1DA0">
      <w:pPr>
        <w:pStyle w:val="20"/>
        <w:tabs>
          <w:tab w:val="right" w:leader="dot" w:pos="8296"/>
        </w:tabs>
        <w:rPr>
          <w:rFonts w:asciiTheme="minorHAnsi" w:hAnsiTheme="minorHAnsi" w:cstheme="minorBidi"/>
          <w:noProof/>
          <w:kern w:val="2"/>
          <w:sz w:val="21"/>
        </w:rPr>
      </w:pPr>
      <w:hyperlink w:anchor="_Toc497837712" w:history="1">
        <w:r w:rsidR="00C35237" w:rsidRPr="00CD7D24">
          <w:rPr>
            <w:rStyle w:val="af"/>
            <w:noProof/>
          </w:rPr>
          <w:t xml:space="preserve">1.2 </w:t>
        </w:r>
        <w:r w:rsidR="00C35237" w:rsidRPr="00CD7D24">
          <w:rPr>
            <w:rStyle w:val="af"/>
            <w:rFonts w:hint="eastAsia"/>
            <w:noProof/>
          </w:rPr>
          <w:t>研究现状</w:t>
        </w:r>
        <w:r w:rsidR="00C35237">
          <w:rPr>
            <w:noProof/>
            <w:webHidden/>
          </w:rPr>
          <w:tab/>
        </w:r>
        <w:r w:rsidR="00C35237">
          <w:rPr>
            <w:noProof/>
            <w:webHidden/>
          </w:rPr>
          <w:fldChar w:fldCharType="begin"/>
        </w:r>
        <w:r w:rsidR="00C35237">
          <w:rPr>
            <w:noProof/>
            <w:webHidden/>
          </w:rPr>
          <w:instrText xml:space="preserve"> PAGEREF _Toc497837712 \h </w:instrText>
        </w:r>
        <w:r w:rsidR="00C35237">
          <w:rPr>
            <w:noProof/>
            <w:webHidden/>
          </w:rPr>
        </w:r>
        <w:r w:rsidR="00C35237">
          <w:rPr>
            <w:noProof/>
            <w:webHidden/>
          </w:rPr>
          <w:fldChar w:fldCharType="separate"/>
        </w:r>
        <w:r w:rsidR="001936DE">
          <w:rPr>
            <w:noProof/>
            <w:webHidden/>
          </w:rPr>
          <w:t>2</w:t>
        </w:r>
        <w:r w:rsidR="00C35237">
          <w:rPr>
            <w:noProof/>
            <w:webHidden/>
          </w:rPr>
          <w:fldChar w:fldCharType="end"/>
        </w:r>
      </w:hyperlink>
    </w:p>
    <w:p w14:paraId="14B280BA" w14:textId="77777777" w:rsidR="00C35237" w:rsidRDefault="006A1DA0">
      <w:pPr>
        <w:pStyle w:val="20"/>
        <w:tabs>
          <w:tab w:val="right" w:leader="dot" w:pos="8296"/>
        </w:tabs>
        <w:rPr>
          <w:rFonts w:asciiTheme="minorHAnsi" w:hAnsiTheme="minorHAnsi" w:cstheme="minorBidi"/>
          <w:noProof/>
          <w:kern w:val="2"/>
          <w:sz w:val="21"/>
        </w:rPr>
      </w:pPr>
      <w:hyperlink w:anchor="_Toc497837713" w:history="1">
        <w:r w:rsidR="00C35237" w:rsidRPr="00CD7D24">
          <w:rPr>
            <w:rStyle w:val="af"/>
            <w:noProof/>
          </w:rPr>
          <w:t xml:space="preserve">1.3 </w:t>
        </w:r>
        <w:r w:rsidR="00C35237" w:rsidRPr="00CD7D24">
          <w:rPr>
            <w:rStyle w:val="af"/>
            <w:rFonts w:hint="eastAsia"/>
            <w:noProof/>
          </w:rPr>
          <w:t>主要研究内容</w:t>
        </w:r>
        <w:bookmarkStart w:id="42" w:name="_GoBack"/>
        <w:bookmarkEnd w:id="42"/>
        <w:r w:rsidR="00C35237">
          <w:rPr>
            <w:noProof/>
            <w:webHidden/>
          </w:rPr>
          <w:tab/>
        </w:r>
        <w:r w:rsidR="00C35237">
          <w:rPr>
            <w:noProof/>
            <w:webHidden/>
          </w:rPr>
          <w:fldChar w:fldCharType="begin"/>
        </w:r>
        <w:r w:rsidR="00C35237">
          <w:rPr>
            <w:noProof/>
            <w:webHidden/>
          </w:rPr>
          <w:instrText xml:space="preserve"> PAGEREF _Toc497837713 \h </w:instrText>
        </w:r>
        <w:r w:rsidR="00C35237">
          <w:rPr>
            <w:noProof/>
            <w:webHidden/>
          </w:rPr>
        </w:r>
        <w:r w:rsidR="00C35237">
          <w:rPr>
            <w:noProof/>
            <w:webHidden/>
          </w:rPr>
          <w:fldChar w:fldCharType="separate"/>
        </w:r>
        <w:r w:rsidR="001936DE">
          <w:rPr>
            <w:noProof/>
            <w:webHidden/>
          </w:rPr>
          <w:t>3</w:t>
        </w:r>
        <w:r w:rsidR="00C35237">
          <w:rPr>
            <w:noProof/>
            <w:webHidden/>
          </w:rPr>
          <w:fldChar w:fldCharType="end"/>
        </w:r>
      </w:hyperlink>
    </w:p>
    <w:p w14:paraId="1F010A82" w14:textId="4C56E60F" w:rsidR="00C35237" w:rsidRDefault="006A1DA0">
      <w:pPr>
        <w:pStyle w:val="20"/>
        <w:tabs>
          <w:tab w:val="right" w:leader="dot" w:pos="8296"/>
        </w:tabs>
        <w:rPr>
          <w:rFonts w:asciiTheme="minorHAnsi" w:hAnsiTheme="minorHAnsi" w:cstheme="minorBidi"/>
          <w:noProof/>
          <w:kern w:val="2"/>
          <w:sz w:val="21"/>
        </w:rPr>
      </w:pPr>
      <w:r>
        <w:rPr>
          <w:noProof/>
        </w:rPr>
        <w:fldChar w:fldCharType="begin"/>
      </w:r>
      <w:r>
        <w:rPr>
          <w:noProof/>
        </w:rPr>
        <w:instrText xml:space="preserve"> HYPERLINK \l</w:instrText>
      </w:r>
      <w:r>
        <w:rPr>
          <w:noProof/>
        </w:rPr>
        <w:instrText xml:space="preserve"> "_Toc497837714" </w:instrText>
      </w:r>
      <w:r>
        <w:rPr>
          <w:noProof/>
        </w:rPr>
        <w:fldChar w:fldCharType="separate"/>
      </w:r>
      <w:r w:rsidR="00C35237" w:rsidRPr="00CD7D24">
        <w:rPr>
          <w:rStyle w:val="af"/>
          <w:noProof/>
        </w:rPr>
        <w:t xml:space="preserve">1.4 </w:t>
      </w:r>
      <w:del w:id="43" w:author="Miley Ren" w:date="2017-11-08T10:23:00Z">
        <w:r w:rsidR="00C35237" w:rsidRPr="00CD7D24" w:rsidDel="00FB68F7">
          <w:rPr>
            <w:rStyle w:val="af"/>
            <w:rFonts w:hint="eastAsia"/>
            <w:noProof/>
          </w:rPr>
          <w:delText>本文结构</w:delText>
        </w:r>
      </w:del>
      <w:ins w:id="44" w:author="Miley Ren" w:date="2017-11-08T10:23:00Z">
        <w:r w:rsidR="00FB68F7">
          <w:rPr>
            <w:rStyle w:val="af"/>
            <w:rFonts w:hint="eastAsia"/>
            <w:noProof/>
          </w:rPr>
          <w:t>论文</w:t>
        </w:r>
      </w:ins>
      <w:ins w:id="45" w:author="Miley Ren" w:date="2017-11-08T10:40:00Z">
        <w:r w:rsidR="00190D65">
          <w:rPr>
            <w:rStyle w:val="af"/>
            <w:rFonts w:hint="eastAsia"/>
            <w:noProof/>
          </w:rPr>
          <w:t>的</w:t>
        </w:r>
      </w:ins>
      <w:ins w:id="46" w:author="Miley Ren" w:date="2017-11-08T10:23:00Z">
        <w:r w:rsidR="00FB68F7">
          <w:rPr>
            <w:rStyle w:val="af"/>
            <w:rFonts w:hint="eastAsia"/>
            <w:noProof/>
          </w:rPr>
          <w:t>组织结构（可使用模板）</w:t>
        </w:r>
      </w:ins>
      <w:r w:rsidR="00C35237">
        <w:rPr>
          <w:noProof/>
          <w:webHidden/>
        </w:rPr>
        <w:tab/>
      </w:r>
      <w:r w:rsidR="00C35237">
        <w:rPr>
          <w:noProof/>
          <w:webHidden/>
        </w:rPr>
        <w:fldChar w:fldCharType="begin"/>
      </w:r>
      <w:r w:rsidR="00C35237">
        <w:rPr>
          <w:noProof/>
          <w:webHidden/>
        </w:rPr>
        <w:instrText xml:space="preserve"> PAGEREF _Toc497837714 \h </w:instrText>
      </w:r>
      <w:r w:rsidR="00C35237">
        <w:rPr>
          <w:noProof/>
          <w:webHidden/>
        </w:rPr>
      </w:r>
      <w:r w:rsidR="00C35237">
        <w:rPr>
          <w:noProof/>
          <w:webHidden/>
        </w:rPr>
        <w:fldChar w:fldCharType="separate"/>
      </w:r>
      <w:r w:rsidR="001936DE">
        <w:rPr>
          <w:noProof/>
          <w:webHidden/>
        </w:rPr>
        <w:t>3</w:t>
      </w:r>
      <w:r w:rsidR="00C35237">
        <w:rPr>
          <w:noProof/>
          <w:webHidden/>
        </w:rPr>
        <w:fldChar w:fldCharType="end"/>
      </w:r>
      <w:r>
        <w:rPr>
          <w:noProof/>
        </w:rPr>
        <w:fldChar w:fldCharType="end"/>
      </w:r>
    </w:p>
    <w:p w14:paraId="05FCD3C7" w14:textId="77777777" w:rsidR="00C35237" w:rsidRDefault="006A1DA0">
      <w:pPr>
        <w:pStyle w:val="11"/>
        <w:rPr>
          <w:rFonts w:asciiTheme="minorHAnsi" w:hAnsiTheme="minorHAnsi" w:cstheme="minorBidi"/>
          <w:noProof/>
          <w:kern w:val="2"/>
          <w:sz w:val="21"/>
        </w:rPr>
      </w:pPr>
      <w:hyperlink w:anchor="_Toc497837715" w:history="1">
        <w:r w:rsidR="00C35237" w:rsidRPr="00CD7D24">
          <w:rPr>
            <w:rStyle w:val="af"/>
            <w:rFonts w:hint="eastAsia"/>
            <w:noProof/>
          </w:rPr>
          <w:t>第</w:t>
        </w:r>
        <w:r w:rsidR="00C35237" w:rsidRPr="00CD7D24">
          <w:rPr>
            <w:rStyle w:val="af"/>
            <w:noProof/>
          </w:rPr>
          <w:t>2</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相关技术概述</w:t>
        </w:r>
        <w:r w:rsidR="00C35237">
          <w:rPr>
            <w:noProof/>
            <w:webHidden/>
          </w:rPr>
          <w:tab/>
        </w:r>
        <w:r w:rsidR="00C35237">
          <w:rPr>
            <w:noProof/>
            <w:webHidden/>
          </w:rPr>
          <w:fldChar w:fldCharType="begin"/>
        </w:r>
        <w:r w:rsidR="00C35237">
          <w:rPr>
            <w:noProof/>
            <w:webHidden/>
          </w:rPr>
          <w:instrText xml:space="preserve"> PAGEREF _Toc497837715 \h </w:instrText>
        </w:r>
        <w:r w:rsidR="00C35237">
          <w:rPr>
            <w:noProof/>
            <w:webHidden/>
          </w:rPr>
        </w:r>
        <w:r w:rsidR="00C35237">
          <w:rPr>
            <w:noProof/>
            <w:webHidden/>
          </w:rPr>
          <w:fldChar w:fldCharType="separate"/>
        </w:r>
        <w:r w:rsidR="001936DE">
          <w:rPr>
            <w:noProof/>
            <w:webHidden/>
          </w:rPr>
          <w:t>5</w:t>
        </w:r>
        <w:r w:rsidR="00C35237">
          <w:rPr>
            <w:noProof/>
            <w:webHidden/>
          </w:rPr>
          <w:fldChar w:fldCharType="end"/>
        </w:r>
      </w:hyperlink>
    </w:p>
    <w:p w14:paraId="4F5535C2" w14:textId="77777777" w:rsidR="00C35237" w:rsidRDefault="006A1DA0">
      <w:pPr>
        <w:pStyle w:val="20"/>
        <w:tabs>
          <w:tab w:val="right" w:leader="dot" w:pos="8296"/>
        </w:tabs>
        <w:rPr>
          <w:rFonts w:asciiTheme="minorHAnsi" w:hAnsiTheme="minorHAnsi" w:cstheme="minorBidi"/>
          <w:noProof/>
          <w:kern w:val="2"/>
          <w:sz w:val="21"/>
        </w:rPr>
      </w:pPr>
      <w:hyperlink w:anchor="_Toc497837716" w:history="1">
        <w:r w:rsidR="00C35237" w:rsidRPr="00CD7D24">
          <w:rPr>
            <w:rStyle w:val="af"/>
            <w:noProof/>
          </w:rPr>
          <w:t xml:space="preserve">2.1 </w:t>
        </w:r>
        <w:r w:rsidR="00C35237" w:rsidRPr="00CD7D24">
          <w:rPr>
            <w:rStyle w:val="af"/>
            <w:rFonts w:hint="eastAsia"/>
            <w:noProof/>
          </w:rPr>
          <w:t>多租户和</w:t>
        </w:r>
        <w:r w:rsidR="00C35237" w:rsidRPr="00CD7D24">
          <w:rPr>
            <w:rStyle w:val="af"/>
            <w:noProof/>
          </w:rPr>
          <w:t>SaaS</w:t>
        </w:r>
        <w:r w:rsidR="00C35237" w:rsidRPr="00CD7D24">
          <w:rPr>
            <w:rStyle w:val="af"/>
            <w:rFonts w:hint="eastAsia"/>
            <w:noProof/>
          </w:rPr>
          <w:t>服务</w:t>
        </w:r>
        <w:r w:rsidR="00C35237">
          <w:rPr>
            <w:noProof/>
            <w:webHidden/>
          </w:rPr>
          <w:tab/>
        </w:r>
        <w:r w:rsidR="00C35237">
          <w:rPr>
            <w:noProof/>
            <w:webHidden/>
          </w:rPr>
          <w:fldChar w:fldCharType="begin"/>
        </w:r>
        <w:r w:rsidR="00C35237">
          <w:rPr>
            <w:noProof/>
            <w:webHidden/>
          </w:rPr>
          <w:instrText xml:space="preserve"> PAGEREF _Toc497837716 \h </w:instrText>
        </w:r>
        <w:r w:rsidR="00C35237">
          <w:rPr>
            <w:noProof/>
            <w:webHidden/>
          </w:rPr>
        </w:r>
        <w:r w:rsidR="00C35237">
          <w:rPr>
            <w:noProof/>
            <w:webHidden/>
          </w:rPr>
          <w:fldChar w:fldCharType="separate"/>
        </w:r>
        <w:r w:rsidR="001936DE">
          <w:rPr>
            <w:noProof/>
            <w:webHidden/>
          </w:rPr>
          <w:t>5</w:t>
        </w:r>
        <w:r w:rsidR="00C35237">
          <w:rPr>
            <w:noProof/>
            <w:webHidden/>
          </w:rPr>
          <w:fldChar w:fldCharType="end"/>
        </w:r>
      </w:hyperlink>
    </w:p>
    <w:p w14:paraId="12FC43B9" w14:textId="77777777" w:rsidR="00C35237" w:rsidRDefault="006A1DA0">
      <w:pPr>
        <w:pStyle w:val="20"/>
        <w:tabs>
          <w:tab w:val="right" w:leader="dot" w:pos="8296"/>
        </w:tabs>
        <w:rPr>
          <w:rFonts w:asciiTheme="minorHAnsi" w:hAnsiTheme="minorHAnsi" w:cstheme="minorBidi"/>
          <w:noProof/>
          <w:kern w:val="2"/>
          <w:sz w:val="21"/>
        </w:rPr>
      </w:pPr>
      <w:hyperlink w:anchor="_Toc497837717" w:history="1">
        <w:r w:rsidR="00C35237" w:rsidRPr="00CD7D24">
          <w:rPr>
            <w:rStyle w:val="af"/>
            <w:noProof/>
          </w:rPr>
          <w:t>2.2 SSM</w:t>
        </w:r>
        <w:r w:rsidR="00C35237" w:rsidRPr="00CD7D24">
          <w:rPr>
            <w:rStyle w:val="af"/>
            <w:rFonts w:hint="eastAsia"/>
            <w:noProof/>
          </w:rPr>
          <w:t>框架</w:t>
        </w:r>
        <w:r w:rsidR="00C35237">
          <w:rPr>
            <w:noProof/>
            <w:webHidden/>
          </w:rPr>
          <w:tab/>
        </w:r>
        <w:r w:rsidR="00C35237">
          <w:rPr>
            <w:noProof/>
            <w:webHidden/>
          </w:rPr>
          <w:fldChar w:fldCharType="begin"/>
        </w:r>
        <w:r w:rsidR="00C35237">
          <w:rPr>
            <w:noProof/>
            <w:webHidden/>
          </w:rPr>
          <w:instrText xml:space="preserve"> PAGEREF _Toc497837717 \h </w:instrText>
        </w:r>
        <w:r w:rsidR="00C35237">
          <w:rPr>
            <w:noProof/>
            <w:webHidden/>
          </w:rPr>
        </w:r>
        <w:r w:rsidR="00C35237">
          <w:rPr>
            <w:noProof/>
            <w:webHidden/>
          </w:rPr>
          <w:fldChar w:fldCharType="separate"/>
        </w:r>
        <w:r w:rsidR="001936DE">
          <w:rPr>
            <w:noProof/>
            <w:webHidden/>
          </w:rPr>
          <w:t>8</w:t>
        </w:r>
        <w:r w:rsidR="00C35237">
          <w:rPr>
            <w:noProof/>
            <w:webHidden/>
          </w:rPr>
          <w:fldChar w:fldCharType="end"/>
        </w:r>
      </w:hyperlink>
    </w:p>
    <w:p w14:paraId="72BEC76D" w14:textId="77777777" w:rsidR="00C35237" w:rsidRDefault="006A1DA0">
      <w:pPr>
        <w:pStyle w:val="20"/>
        <w:tabs>
          <w:tab w:val="right" w:leader="dot" w:pos="8296"/>
        </w:tabs>
        <w:rPr>
          <w:rFonts w:asciiTheme="minorHAnsi" w:hAnsiTheme="minorHAnsi" w:cstheme="minorBidi"/>
          <w:noProof/>
          <w:kern w:val="2"/>
          <w:sz w:val="21"/>
        </w:rPr>
      </w:pPr>
      <w:hyperlink w:anchor="_Toc497837718" w:history="1">
        <w:r w:rsidR="00C35237" w:rsidRPr="00CD7D24">
          <w:rPr>
            <w:rStyle w:val="af"/>
            <w:noProof/>
          </w:rPr>
          <w:t>2.3 Android</w:t>
        </w:r>
        <w:r w:rsidR="00C35237" w:rsidRPr="00CD7D24">
          <w:rPr>
            <w:rStyle w:val="af"/>
            <w:rFonts w:hint="eastAsia"/>
            <w:noProof/>
          </w:rPr>
          <w:t>应用</w:t>
        </w:r>
        <w:r w:rsidR="00C35237">
          <w:rPr>
            <w:noProof/>
            <w:webHidden/>
          </w:rPr>
          <w:tab/>
        </w:r>
        <w:r w:rsidR="00C35237">
          <w:rPr>
            <w:noProof/>
            <w:webHidden/>
          </w:rPr>
          <w:fldChar w:fldCharType="begin"/>
        </w:r>
        <w:r w:rsidR="00C35237">
          <w:rPr>
            <w:noProof/>
            <w:webHidden/>
          </w:rPr>
          <w:instrText xml:space="preserve"> PAGEREF _Toc497837718 \h </w:instrText>
        </w:r>
        <w:r w:rsidR="00C35237">
          <w:rPr>
            <w:noProof/>
            <w:webHidden/>
          </w:rPr>
        </w:r>
        <w:r w:rsidR="00C35237">
          <w:rPr>
            <w:noProof/>
            <w:webHidden/>
          </w:rPr>
          <w:fldChar w:fldCharType="separate"/>
        </w:r>
        <w:r w:rsidR="001936DE">
          <w:rPr>
            <w:noProof/>
            <w:webHidden/>
          </w:rPr>
          <w:t>11</w:t>
        </w:r>
        <w:r w:rsidR="00C35237">
          <w:rPr>
            <w:noProof/>
            <w:webHidden/>
          </w:rPr>
          <w:fldChar w:fldCharType="end"/>
        </w:r>
      </w:hyperlink>
    </w:p>
    <w:p w14:paraId="1BF59BC8" w14:textId="11AA1DFF" w:rsidR="00C35237" w:rsidRDefault="006A1DA0">
      <w:pPr>
        <w:pStyle w:val="11"/>
        <w:rPr>
          <w:rFonts w:asciiTheme="minorHAnsi" w:hAnsiTheme="minorHAnsi" w:cstheme="minorBidi"/>
          <w:noProof/>
          <w:kern w:val="2"/>
          <w:sz w:val="21"/>
        </w:rPr>
      </w:pPr>
      <w:r>
        <w:rPr>
          <w:noProof/>
        </w:rPr>
        <w:fldChar w:fldCharType="begin"/>
      </w:r>
      <w:r>
        <w:rPr>
          <w:noProof/>
        </w:rPr>
        <w:instrText xml:space="preserve"> HYPERLINK \l "_Toc497837719" </w:instrText>
      </w:r>
      <w:r>
        <w:rPr>
          <w:noProof/>
        </w:rPr>
        <w:fldChar w:fldCharType="separate"/>
      </w:r>
      <w:r w:rsidR="00C35237" w:rsidRPr="00CD7D24">
        <w:rPr>
          <w:rStyle w:val="af"/>
          <w:rFonts w:hint="eastAsia"/>
          <w:noProof/>
        </w:rPr>
        <w:t>第</w:t>
      </w:r>
      <w:r w:rsidR="00C35237" w:rsidRPr="00CD7D24">
        <w:rPr>
          <w:rStyle w:val="af"/>
          <w:noProof/>
        </w:rPr>
        <w:t>3</w:t>
      </w:r>
      <w:r w:rsidR="00C35237" w:rsidRPr="00CD7D24">
        <w:rPr>
          <w:rStyle w:val="af"/>
          <w:rFonts w:hint="eastAsia"/>
          <w:noProof/>
        </w:rPr>
        <w:t>章</w:t>
      </w:r>
      <w:r w:rsidR="00C35237" w:rsidRPr="00CD7D24">
        <w:rPr>
          <w:rStyle w:val="af"/>
          <w:noProof/>
        </w:rPr>
        <w:t xml:space="preserve"> </w:t>
      </w:r>
      <w:ins w:id="47" w:author="Miley Ren" w:date="2017-11-08T10:24:00Z">
        <w:r w:rsidR="00AA2753">
          <w:rPr>
            <w:rStyle w:val="af"/>
            <w:rFonts w:hint="eastAsia"/>
            <w:noProof/>
          </w:rPr>
          <w:t>（</w:t>
        </w:r>
      </w:ins>
      <w:ins w:id="48" w:author="Miley Ren" w:date="2017-11-08T10:25:00Z">
        <w:r w:rsidR="00AA2753">
          <w:rPr>
            <w:rStyle w:val="af"/>
            <w:rFonts w:hint="eastAsia"/>
            <w:noProof/>
          </w:rPr>
          <w:t>**</w:t>
        </w:r>
        <w:r w:rsidR="00FE23A3">
          <w:rPr>
            <w:rStyle w:val="af"/>
            <w:rFonts w:hint="eastAsia"/>
            <w:noProof/>
          </w:rPr>
          <w:t>系统</w:t>
        </w:r>
        <w:r w:rsidR="00AA2753">
          <w:rPr>
            <w:rStyle w:val="af"/>
            <w:rFonts w:hint="eastAsia"/>
            <w:noProof/>
          </w:rPr>
          <w:t>的</w:t>
        </w:r>
      </w:ins>
      <w:ins w:id="49" w:author="Miley Ren" w:date="2017-11-08T10:24:00Z">
        <w:r w:rsidR="00AA2753">
          <w:rPr>
            <w:rStyle w:val="af"/>
            <w:rFonts w:hint="eastAsia"/>
            <w:noProof/>
          </w:rPr>
          <w:t>）</w:t>
        </w:r>
      </w:ins>
      <w:r w:rsidR="00C35237" w:rsidRPr="00CD7D24">
        <w:rPr>
          <w:rStyle w:val="af"/>
          <w:rFonts w:hint="eastAsia"/>
          <w:noProof/>
        </w:rPr>
        <w:t>需求分析</w:t>
      </w:r>
      <w:r w:rsidR="00C35237">
        <w:rPr>
          <w:noProof/>
          <w:webHidden/>
        </w:rPr>
        <w:tab/>
      </w:r>
      <w:r w:rsidR="00C35237">
        <w:rPr>
          <w:noProof/>
          <w:webHidden/>
        </w:rPr>
        <w:fldChar w:fldCharType="begin"/>
      </w:r>
      <w:r w:rsidR="00C35237">
        <w:rPr>
          <w:noProof/>
          <w:webHidden/>
        </w:rPr>
        <w:instrText xml:space="preserve"> PAGEREF _Toc497837719 \h </w:instrText>
      </w:r>
      <w:r w:rsidR="00C35237">
        <w:rPr>
          <w:noProof/>
          <w:webHidden/>
        </w:rPr>
      </w:r>
      <w:r w:rsidR="00C35237">
        <w:rPr>
          <w:noProof/>
          <w:webHidden/>
        </w:rPr>
        <w:fldChar w:fldCharType="separate"/>
      </w:r>
      <w:r w:rsidR="001936DE">
        <w:rPr>
          <w:noProof/>
          <w:webHidden/>
        </w:rPr>
        <w:t>14</w:t>
      </w:r>
      <w:r w:rsidR="00C35237">
        <w:rPr>
          <w:noProof/>
          <w:webHidden/>
        </w:rPr>
        <w:fldChar w:fldCharType="end"/>
      </w:r>
      <w:r>
        <w:rPr>
          <w:noProof/>
        </w:rPr>
        <w:fldChar w:fldCharType="end"/>
      </w:r>
    </w:p>
    <w:p w14:paraId="386612CF" w14:textId="77777777" w:rsidR="00C35237" w:rsidRDefault="006A1DA0">
      <w:pPr>
        <w:pStyle w:val="20"/>
        <w:tabs>
          <w:tab w:val="right" w:leader="dot" w:pos="8296"/>
        </w:tabs>
        <w:rPr>
          <w:rFonts w:asciiTheme="minorHAnsi" w:hAnsiTheme="minorHAnsi" w:cstheme="minorBidi"/>
          <w:noProof/>
          <w:kern w:val="2"/>
          <w:sz w:val="21"/>
        </w:rPr>
      </w:pPr>
      <w:hyperlink w:anchor="_Toc497837720" w:history="1">
        <w:r w:rsidR="00C35237" w:rsidRPr="00CD7D24">
          <w:rPr>
            <w:rStyle w:val="af"/>
            <w:noProof/>
          </w:rPr>
          <w:t xml:space="preserve">3.1 </w:t>
        </w:r>
        <w:r w:rsidR="00C35237" w:rsidRPr="00CD7D24">
          <w:rPr>
            <w:rStyle w:val="af"/>
            <w:rFonts w:hint="eastAsia"/>
            <w:noProof/>
          </w:rPr>
          <w:t>系统目标</w:t>
        </w:r>
        <w:r w:rsidR="00C35237">
          <w:rPr>
            <w:noProof/>
            <w:webHidden/>
          </w:rPr>
          <w:tab/>
        </w:r>
        <w:r w:rsidR="00C35237">
          <w:rPr>
            <w:noProof/>
            <w:webHidden/>
          </w:rPr>
          <w:fldChar w:fldCharType="begin"/>
        </w:r>
        <w:r w:rsidR="00C35237">
          <w:rPr>
            <w:noProof/>
            <w:webHidden/>
          </w:rPr>
          <w:instrText xml:space="preserve"> PAGEREF _Toc497837720 \h </w:instrText>
        </w:r>
        <w:r w:rsidR="00C35237">
          <w:rPr>
            <w:noProof/>
            <w:webHidden/>
          </w:rPr>
        </w:r>
        <w:r w:rsidR="00C35237">
          <w:rPr>
            <w:noProof/>
            <w:webHidden/>
          </w:rPr>
          <w:fldChar w:fldCharType="separate"/>
        </w:r>
        <w:r w:rsidR="001936DE">
          <w:rPr>
            <w:noProof/>
            <w:webHidden/>
          </w:rPr>
          <w:t>14</w:t>
        </w:r>
        <w:r w:rsidR="00C35237">
          <w:rPr>
            <w:noProof/>
            <w:webHidden/>
          </w:rPr>
          <w:fldChar w:fldCharType="end"/>
        </w:r>
      </w:hyperlink>
    </w:p>
    <w:p w14:paraId="3EEC7028" w14:textId="77777777" w:rsidR="00C35237" w:rsidRDefault="006A1DA0">
      <w:pPr>
        <w:pStyle w:val="20"/>
        <w:tabs>
          <w:tab w:val="right" w:leader="dot" w:pos="8296"/>
        </w:tabs>
        <w:rPr>
          <w:rFonts w:asciiTheme="minorHAnsi" w:hAnsiTheme="minorHAnsi" w:cstheme="minorBidi"/>
          <w:noProof/>
          <w:kern w:val="2"/>
          <w:sz w:val="21"/>
        </w:rPr>
      </w:pPr>
      <w:hyperlink w:anchor="_Toc497837721" w:history="1">
        <w:r w:rsidR="00C35237" w:rsidRPr="00CD7D24">
          <w:rPr>
            <w:rStyle w:val="af"/>
            <w:noProof/>
          </w:rPr>
          <w:t xml:space="preserve">3.2 </w:t>
        </w:r>
        <w:r w:rsidR="00C35237" w:rsidRPr="00CD7D24">
          <w:rPr>
            <w:rStyle w:val="af"/>
            <w:rFonts w:hint="eastAsia"/>
            <w:noProof/>
          </w:rPr>
          <w:t>可行性分析</w:t>
        </w:r>
        <w:r w:rsidR="00C35237">
          <w:rPr>
            <w:noProof/>
            <w:webHidden/>
          </w:rPr>
          <w:tab/>
        </w:r>
        <w:r w:rsidR="00C35237">
          <w:rPr>
            <w:noProof/>
            <w:webHidden/>
          </w:rPr>
          <w:fldChar w:fldCharType="begin"/>
        </w:r>
        <w:r w:rsidR="00C35237">
          <w:rPr>
            <w:noProof/>
            <w:webHidden/>
          </w:rPr>
          <w:instrText xml:space="preserve"> PAGEREF _Toc497837721 \h </w:instrText>
        </w:r>
        <w:r w:rsidR="00C35237">
          <w:rPr>
            <w:noProof/>
            <w:webHidden/>
          </w:rPr>
        </w:r>
        <w:r w:rsidR="00C35237">
          <w:rPr>
            <w:noProof/>
            <w:webHidden/>
          </w:rPr>
          <w:fldChar w:fldCharType="separate"/>
        </w:r>
        <w:r w:rsidR="001936DE">
          <w:rPr>
            <w:noProof/>
            <w:webHidden/>
          </w:rPr>
          <w:t>14</w:t>
        </w:r>
        <w:r w:rsidR="00C35237">
          <w:rPr>
            <w:noProof/>
            <w:webHidden/>
          </w:rPr>
          <w:fldChar w:fldCharType="end"/>
        </w:r>
      </w:hyperlink>
    </w:p>
    <w:p w14:paraId="0F978A06" w14:textId="77777777" w:rsidR="00C35237" w:rsidRDefault="006A1DA0">
      <w:pPr>
        <w:pStyle w:val="20"/>
        <w:tabs>
          <w:tab w:val="right" w:leader="dot" w:pos="8296"/>
        </w:tabs>
        <w:rPr>
          <w:rFonts w:asciiTheme="minorHAnsi" w:hAnsiTheme="minorHAnsi" w:cstheme="minorBidi"/>
          <w:noProof/>
          <w:kern w:val="2"/>
          <w:sz w:val="21"/>
        </w:rPr>
      </w:pPr>
      <w:hyperlink w:anchor="_Toc497837722" w:history="1">
        <w:r w:rsidR="00C35237" w:rsidRPr="00CD7D24">
          <w:rPr>
            <w:rStyle w:val="af"/>
            <w:noProof/>
          </w:rPr>
          <w:t xml:space="preserve">3.3 </w:t>
        </w:r>
        <w:r w:rsidR="00C35237" w:rsidRPr="00CD7D24">
          <w:rPr>
            <w:rStyle w:val="af"/>
            <w:rFonts w:hint="eastAsia"/>
            <w:noProof/>
          </w:rPr>
          <w:t>需求分析</w:t>
        </w:r>
        <w:r w:rsidR="00C35237">
          <w:rPr>
            <w:noProof/>
            <w:webHidden/>
          </w:rPr>
          <w:tab/>
        </w:r>
        <w:r w:rsidR="00C35237">
          <w:rPr>
            <w:noProof/>
            <w:webHidden/>
          </w:rPr>
          <w:fldChar w:fldCharType="begin"/>
        </w:r>
        <w:r w:rsidR="00C35237">
          <w:rPr>
            <w:noProof/>
            <w:webHidden/>
          </w:rPr>
          <w:instrText xml:space="preserve"> PAGEREF _Toc497837722 \h </w:instrText>
        </w:r>
        <w:r w:rsidR="00C35237">
          <w:rPr>
            <w:noProof/>
            <w:webHidden/>
          </w:rPr>
        </w:r>
        <w:r w:rsidR="00C35237">
          <w:rPr>
            <w:noProof/>
            <w:webHidden/>
          </w:rPr>
          <w:fldChar w:fldCharType="separate"/>
        </w:r>
        <w:r w:rsidR="001936DE">
          <w:rPr>
            <w:noProof/>
            <w:webHidden/>
          </w:rPr>
          <w:t>15</w:t>
        </w:r>
        <w:r w:rsidR="00C35237">
          <w:rPr>
            <w:noProof/>
            <w:webHidden/>
          </w:rPr>
          <w:fldChar w:fldCharType="end"/>
        </w:r>
      </w:hyperlink>
    </w:p>
    <w:p w14:paraId="4396B357" w14:textId="77777777" w:rsidR="00C35237" w:rsidRDefault="006A1DA0">
      <w:pPr>
        <w:pStyle w:val="30"/>
        <w:tabs>
          <w:tab w:val="right" w:leader="dot" w:pos="8296"/>
        </w:tabs>
        <w:rPr>
          <w:rFonts w:asciiTheme="minorHAnsi" w:hAnsiTheme="minorHAnsi" w:cstheme="minorBidi"/>
          <w:noProof/>
          <w:kern w:val="2"/>
          <w:sz w:val="21"/>
        </w:rPr>
      </w:pPr>
      <w:hyperlink w:anchor="_Toc497837723" w:history="1">
        <w:r w:rsidR="00C35237" w:rsidRPr="00CD7D24">
          <w:rPr>
            <w:rStyle w:val="af"/>
            <w:noProof/>
          </w:rPr>
          <w:t xml:space="preserve">3.3.1 </w:t>
        </w:r>
        <w:r w:rsidR="00C35237" w:rsidRPr="00CD7D24">
          <w:rPr>
            <w:rStyle w:val="af"/>
            <w:rFonts w:hint="eastAsia"/>
            <w:noProof/>
          </w:rPr>
          <w:t>自动售货机云平台</w:t>
        </w:r>
        <w:r w:rsidR="00C35237">
          <w:rPr>
            <w:noProof/>
            <w:webHidden/>
          </w:rPr>
          <w:tab/>
        </w:r>
        <w:r w:rsidR="00C35237">
          <w:rPr>
            <w:noProof/>
            <w:webHidden/>
          </w:rPr>
          <w:fldChar w:fldCharType="begin"/>
        </w:r>
        <w:r w:rsidR="00C35237">
          <w:rPr>
            <w:noProof/>
            <w:webHidden/>
          </w:rPr>
          <w:instrText xml:space="preserve"> PAGEREF _Toc497837723 \h </w:instrText>
        </w:r>
        <w:r w:rsidR="00C35237">
          <w:rPr>
            <w:noProof/>
            <w:webHidden/>
          </w:rPr>
        </w:r>
        <w:r w:rsidR="00C35237">
          <w:rPr>
            <w:noProof/>
            <w:webHidden/>
          </w:rPr>
          <w:fldChar w:fldCharType="separate"/>
        </w:r>
        <w:r w:rsidR="001936DE">
          <w:rPr>
            <w:noProof/>
            <w:webHidden/>
          </w:rPr>
          <w:t>15</w:t>
        </w:r>
        <w:r w:rsidR="00C35237">
          <w:rPr>
            <w:noProof/>
            <w:webHidden/>
          </w:rPr>
          <w:fldChar w:fldCharType="end"/>
        </w:r>
      </w:hyperlink>
    </w:p>
    <w:p w14:paraId="076ADC10" w14:textId="77777777" w:rsidR="00C35237" w:rsidRDefault="006A1DA0">
      <w:pPr>
        <w:pStyle w:val="30"/>
        <w:tabs>
          <w:tab w:val="right" w:leader="dot" w:pos="8296"/>
        </w:tabs>
        <w:rPr>
          <w:rFonts w:asciiTheme="minorHAnsi" w:hAnsiTheme="minorHAnsi" w:cstheme="minorBidi"/>
          <w:noProof/>
          <w:kern w:val="2"/>
          <w:sz w:val="21"/>
        </w:rPr>
      </w:pPr>
      <w:hyperlink w:anchor="_Toc497837724" w:history="1">
        <w:r w:rsidR="00C35237" w:rsidRPr="00CD7D24">
          <w:rPr>
            <w:rStyle w:val="af"/>
            <w:noProof/>
          </w:rPr>
          <w:t>3.3.2 Android</w:t>
        </w:r>
        <w:r w:rsidR="00C35237" w:rsidRPr="00CD7D24">
          <w:rPr>
            <w:rStyle w:val="af"/>
            <w:rFonts w:hint="eastAsia"/>
            <w:noProof/>
          </w:rPr>
          <w:t>终端</w:t>
        </w:r>
        <w:r w:rsidR="00C35237">
          <w:rPr>
            <w:noProof/>
            <w:webHidden/>
          </w:rPr>
          <w:tab/>
        </w:r>
        <w:r w:rsidR="00C35237">
          <w:rPr>
            <w:noProof/>
            <w:webHidden/>
          </w:rPr>
          <w:fldChar w:fldCharType="begin"/>
        </w:r>
        <w:r w:rsidR="00C35237">
          <w:rPr>
            <w:noProof/>
            <w:webHidden/>
          </w:rPr>
          <w:instrText xml:space="preserve"> PAGEREF _Toc497837724 \h </w:instrText>
        </w:r>
        <w:r w:rsidR="00C35237">
          <w:rPr>
            <w:noProof/>
            <w:webHidden/>
          </w:rPr>
        </w:r>
        <w:r w:rsidR="00C35237">
          <w:rPr>
            <w:noProof/>
            <w:webHidden/>
          </w:rPr>
          <w:fldChar w:fldCharType="separate"/>
        </w:r>
        <w:r w:rsidR="001936DE">
          <w:rPr>
            <w:noProof/>
            <w:webHidden/>
          </w:rPr>
          <w:t>20</w:t>
        </w:r>
        <w:r w:rsidR="00C35237">
          <w:rPr>
            <w:noProof/>
            <w:webHidden/>
          </w:rPr>
          <w:fldChar w:fldCharType="end"/>
        </w:r>
      </w:hyperlink>
    </w:p>
    <w:p w14:paraId="298901EB" w14:textId="77777777" w:rsidR="00C35237" w:rsidRDefault="006A1DA0">
      <w:pPr>
        <w:pStyle w:val="11"/>
        <w:rPr>
          <w:rFonts w:asciiTheme="minorHAnsi" w:hAnsiTheme="minorHAnsi" w:cstheme="minorBidi"/>
          <w:noProof/>
          <w:kern w:val="2"/>
          <w:sz w:val="21"/>
        </w:rPr>
      </w:pPr>
      <w:hyperlink w:anchor="_Toc497837725" w:history="1">
        <w:r w:rsidR="00C35237" w:rsidRPr="00CD7D24">
          <w:rPr>
            <w:rStyle w:val="af"/>
            <w:rFonts w:hint="eastAsia"/>
            <w:noProof/>
          </w:rPr>
          <w:t>第</w:t>
        </w:r>
        <w:r w:rsidR="00C35237" w:rsidRPr="00CD7D24">
          <w:rPr>
            <w:rStyle w:val="af"/>
            <w:noProof/>
          </w:rPr>
          <w:t>4</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云平台系统设计</w:t>
        </w:r>
        <w:r w:rsidR="00C35237">
          <w:rPr>
            <w:noProof/>
            <w:webHidden/>
          </w:rPr>
          <w:tab/>
        </w:r>
        <w:r w:rsidR="00C35237">
          <w:rPr>
            <w:noProof/>
            <w:webHidden/>
          </w:rPr>
          <w:fldChar w:fldCharType="begin"/>
        </w:r>
        <w:r w:rsidR="00C35237">
          <w:rPr>
            <w:noProof/>
            <w:webHidden/>
          </w:rPr>
          <w:instrText xml:space="preserve"> PAGEREF _Toc497837725 \h </w:instrText>
        </w:r>
        <w:r w:rsidR="00C35237">
          <w:rPr>
            <w:noProof/>
            <w:webHidden/>
          </w:rPr>
        </w:r>
        <w:r w:rsidR="00C35237">
          <w:rPr>
            <w:noProof/>
            <w:webHidden/>
          </w:rPr>
          <w:fldChar w:fldCharType="separate"/>
        </w:r>
        <w:r w:rsidR="001936DE">
          <w:rPr>
            <w:noProof/>
            <w:webHidden/>
          </w:rPr>
          <w:t>24</w:t>
        </w:r>
        <w:r w:rsidR="00C35237">
          <w:rPr>
            <w:noProof/>
            <w:webHidden/>
          </w:rPr>
          <w:fldChar w:fldCharType="end"/>
        </w:r>
      </w:hyperlink>
    </w:p>
    <w:p w14:paraId="081B5F61" w14:textId="77777777" w:rsidR="00C35237" w:rsidRDefault="006A1DA0">
      <w:pPr>
        <w:pStyle w:val="20"/>
        <w:tabs>
          <w:tab w:val="right" w:leader="dot" w:pos="8296"/>
        </w:tabs>
        <w:rPr>
          <w:rFonts w:asciiTheme="minorHAnsi" w:hAnsiTheme="minorHAnsi" w:cstheme="minorBidi"/>
          <w:noProof/>
          <w:kern w:val="2"/>
          <w:sz w:val="21"/>
        </w:rPr>
      </w:pPr>
      <w:hyperlink w:anchor="_Toc497837726" w:history="1">
        <w:r w:rsidR="00C35237" w:rsidRPr="00CD7D24">
          <w:rPr>
            <w:rStyle w:val="af"/>
            <w:noProof/>
          </w:rPr>
          <w:t xml:space="preserve">4.1 </w:t>
        </w:r>
        <w:r w:rsidR="00C35237" w:rsidRPr="00CD7D24">
          <w:rPr>
            <w:rStyle w:val="af"/>
            <w:rFonts w:hint="eastAsia"/>
            <w:noProof/>
          </w:rPr>
          <w:t>系统总体架构</w:t>
        </w:r>
        <w:r w:rsidR="00C35237">
          <w:rPr>
            <w:noProof/>
            <w:webHidden/>
          </w:rPr>
          <w:tab/>
        </w:r>
        <w:r w:rsidR="00C35237">
          <w:rPr>
            <w:noProof/>
            <w:webHidden/>
          </w:rPr>
          <w:fldChar w:fldCharType="begin"/>
        </w:r>
        <w:r w:rsidR="00C35237">
          <w:rPr>
            <w:noProof/>
            <w:webHidden/>
          </w:rPr>
          <w:instrText xml:space="preserve"> PAGEREF _Toc497837726 \h </w:instrText>
        </w:r>
        <w:r w:rsidR="00C35237">
          <w:rPr>
            <w:noProof/>
            <w:webHidden/>
          </w:rPr>
        </w:r>
        <w:r w:rsidR="00C35237">
          <w:rPr>
            <w:noProof/>
            <w:webHidden/>
          </w:rPr>
          <w:fldChar w:fldCharType="separate"/>
        </w:r>
        <w:r w:rsidR="001936DE">
          <w:rPr>
            <w:noProof/>
            <w:webHidden/>
          </w:rPr>
          <w:t>24</w:t>
        </w:r>
        <w:r w:rsidR="00C35237">
          <w:rPr>
            <w:noProof/>
            <w:webHidden/>
          </w:rPr>
          <w:fldChar w:fldCharType="end"/>
        </w:r>
      </w:hyperlink>
    </w:p>
    <w:p w14:paraId="1D26B8E6" w14:textId="77777777" w:rsidR="00C35237" w:rsidRDefault="006A1DA0">
      <w:pPr>
        <w:pStyle w:val="20"/>
        <w:tabs>
          <w:tab w:val="right" w:leader="dot" w:pos="8296"/>
        </w:tabs>
        <w:rPr>
          <w:rFonts w:asciiTheme="minorHAnsi" w:hAnsiTheme="minorHAnsi" w:cstheme="minorBidi"/>
          <w:noProof/>
          <w:kern w:val="2"/>
          <w:sz w:val="21"/>
        </w:rPr>
      </w:pPr>
      <w:hyperlink w:anchor="_Toc497837727" w:history="1">
        <w:r w:rsidR="00C35237" w:rsidRPr="00CD7D24">
          <w:rPr>
            <w:rStyle w:val="af"/>
            <w:noProof/>
          </w:rPr>
          <w:t xml:space="preserve">4.2 </w:t>
        </w:r>
        <w:r w:rsidR="00C35237" w:rsidRPr="00CD7D24">
          <w:rPr>
            <w:rStyle w:val="af"/>
            <w:rFonts w:hint="eastAsia"/>
            <w:noProof/>
          </w:rPr>
          <w:t>系统详细设计</w:t>
        </w:r>
        <w:r w:rsidR="00C35237">
          <w:rPr>
            <w:noProof/>
            <w:webHidden/>
          </w:rPr>
          <w:tab/>
        </w:r>
        <w:r w:rsidR="00C35237">
          <w:rPr>
            <w:noProof/>
            <w:webHidden/>
          </w:rPr>
          <w:fldChar w:fldCharType="begin"/>
        </w:r>
        <w:r w:rsidR="00C35237">
          <w:rPr>
            <w:noProof/>
            <w:webHidden/>
          </w:rPr>
          <w:instrText xml:space="preserve"> PAGEREF _Toc497837727 \h </w:instrText>
        </w:r>
        <w:r w:rsidR="00C35237">
          <w:rPr>
            <w:noProof/>
            <w:webHidden/>
          </w:rPr>
        </w:r>
        <w:r w:rsidR="00C35237">
          <w:rPr>
            <w:noProof/>
            <w:webHidden/>
          </w:rPr>
          <w:fldChar w:fldCharType="separate"/>
        </w:r>
        <w:r w:rsidR="001936DE">
          <w:rPr>
            <w:noProof/>
            <w:webHidden/>
          </w:rPr>
          <w:t>25</w:t>
        </w:r>
        <w:r w:rsidR="00C35237">
          <w:rPr>
            <w:noProof/>
            <w:webHidden/>
          </w:rPr>
          <w:fldChar w:fldCharType="end"/>
        </w:r>
      </w:hyperlink>
    </w:p>
    <w:p w14:paraId="71900CEB" w14:textId="77777777" w:rsidR="00C35237" w:rsidRDefault="006A1DA0">
      <w:pPr>
        <w:pStyle w:val="20"/>
        <w:tabs>
          <w:tab w:val="right" w:leader="dot" w:pos="8296"/>
        </w:tabs>
        <w:rPr>
          <w:rFonts w:asciiTheme="minorHAnsi" w:hAnsiTheme="minorHAnsi" w:cstheme="minorBidi"/>
          <w:noProof/>
          <w:kern w:val="2"/>
          <w:sz w:val="21"/>
        </w:rPr>
      </w:pPr>
      <w:hyperlink w:anchor="_Toc497837728" w:history="1">
        <w:r w:rsidR="00C35237" w:rsidRPr="00CD7D24">
          <w:rPr>
            <w:rStyle w:val="af"/>
            <w:noProof/>
          </w:rPr>
          <w:t xml:space="preserve">4.3 </w:t>
        </w:r>
        <w:r w:rsidR="00C35237" w:rsidRPr="00CD7D24">
          <w:rPr>
            <w:rStyle w:val="af"/>
            <w:rFonts w:hint="eastAsia"/>
            <w:noProof/>
          </w:rPr>
          <w:t>数据库设计</w:t>
        </w:r>
        <w:r w:rsidR="00C35237">
          <w:rPr>
            <w:noProof/>
            <w:webHidden/>
          </w:rPr>
          <w:tab/>
        </w:r>
        <w:r w:rsidR="00C35237">
          <w:rPr>
            <w:noProof/>
            <w:webHidden/>
          </w:rPr>
          <w:fldChar w:fldCharType="begin"/>
        </w:r>
        <w:r w:rsidR="00C35237">
          <w:rPr>
            <w:noProof/>
            <w:webHidden/>
          </w:rPr>
          <w:instrText xml:space="preserve"> PAGEREF _Toc497837728 \h </w:instrText>
        </w:r>
        <w:r w:rsidR="00C35237">
          <w:rPr>
            <w:noProof/>
            <w:webHidden/>
          </w:rPr>
        </w:r>
        <w:r w:rsidR="00C35237">
          <w:rPr>
            <w:noProof/>
            <w:webHidden/>
          </w:rPr>
          <w:fldChar w:fldCharType="separate"/>
        </w:r>
        <w:r w:rsidR="001936DE">
          <w:rPr>
            <w:noProof/>
            <w:webHidden/>
          </w:rPr>
          <w:t>28</w:t>
        </w:r>
        <w:r w:rsidR="00C35237">
          <w:rPr>
            <w:noProof/>
            <w:webHidden/>
          </w:rPr>
          <w:fldChar w:fldCharType="end"/>
        </w:r>
      </w:hyperlink>
    </w:p>
    <w:p w14:paraId="3E4C8A82" w14:textId="77777777" w:rsidR="00C35237" w:rsidRDefault="006A1DA0">
      <w:pPr>
        <w:pStyle w:val="11"/>
        <w:rPr>
          <w:rFonts w:asciiTheme="minorHAnsi" w:hAnsiTheme="minorHAnsi" w:cstheme="minorBidi"/>
          <w:noProof/>
          <w:kern w:val="2"/>
          <w:sz w:val="21"/>
        </w:rPr>
      </w:pPr>
      <w:hyperlink w:anchor="_Toc497837729" w:history="1">
        <w:r w:rsidR="00C35237" w:rsidRPr="00CD7D24">
          <w:rPr>
            <w:rStyle w:val="af"/>
            <w:rFonts w:hint="eastAsia"/>
            <w:noProof/>
          </w:rPr>
          <w:t>第</w:t>
        </w:r>
        <w:r w:rsidR="00C35237" w:rsidRPr="00CD7D24">
          <w:rPr>
            <w:rStyle w:val="af"/>
            <w:noProof/>
          </w:rPr>
          <w:t>5</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云平台系统的实现</w:t>
        </w:r>
        <w:r w:rsidR="00C35237">
          <w:rPr>
            <w:noProof/>
            <w:webHidden/>
          </w:rPr>
          <w:tab/>
        </w:r>
        <w:r w:rsidR="00C35237">
          <w:rPr>
            <w:noProof/>
            <w:webHidden/>
          </w:rPr>
          <w:fldChar w:fldCharType="begin"/>
        </w:r>
        <w:r w:rsidR="00C35237">
          <w:rPr>
            <w:noProof/>
            <w:webHidden/>
          </w:rPr>
          <w:instrText xml:space="preserve"> PAGEREF _Toc497837729 \h </w:instrText>
        </w:r>
        <w:r w:rsidR="00C35237">
          <w:rPr>
            <w:noProof/>
            <w:webHidden/>
          </w:rPr>
        </w:r>
        <w:r w:rsidR="00C35237">
          <w:rPr>
            <w:noProof/>
            <w:webHidden/>
          </w:rPr>
          <w:fldChar w:fldCharType="separate"/>
        </w:r>
        <w:r w:rsidR="001936DE">
          <w:rPr>
            <w:noProof/>
            <w:webHidden/>
          </w:rPr>
          <w:t>35</w:t>
        </w:r>
        <w:r w:rsidR="00C35237">
          <w:rPr>
            <w:noProof/>
            <w:webHidden/>
          </w:rPr>
          <w:fldChar w:fldCharType="end"/>
        </w:r>
      </w:hyperlink>
    </w:p>
    <w:p w14:paraId="196A6FE0" w14:textId="77777777" w:rsidR="00C35237" w:rsidRDefault="006A1DA0">
      <w:pPr>
        <w:pStyle w:val="20"/>
        <w:tabs>
          <w:tab w:val="right" w:leader="dot" w:pos="8296"/>
        </w:tabs>
        <w:rPr>
          <w:rFonts w:asciiTheme="minorHAnsi" w:hAnsiTheme="minorHAnsi" w:cstheme="minorBidi"/>
          <w:noProof/>
          <w:kern w:val="2"/>
          <w:sz w:val="21"/>
        </w:rPr>
      </w:pPr>
      <w:hyperlink w:anchor="_Toc497837730" w:history="1">
        <w:r w:rsidR="00C35237" w:rsidRPr="00CD7D24">
          <w:rPr>
            <w:rStyle w:val="af"/>
            <w:noProof/>
          </w:rPr>
          <w:t xml:space="preserve">5.1 </w:t>
        </w:r>
        <w:r w:rsidR="00C35237" w:rsidRPr="00CD7D24">
          <w:rPr>
            <w:rStyle w:val="af"/>
            <w:rFonts w:hint="eastAsia"/>
            <w:noProof/>
          </w:rPr>
          <w:t>租金模块实现</w:t>
        </w:r>
        <w:r w:rsidR="00C35237">
          <w:rPr>
            <w:noProof/>
            <w:webHidden/>
          </w:rPr>
          <w:tab/>
        </w:r>
        <w:r w:rsidR="00C35237">
          <w:rPr>
            <w:noProof/>
            <w:webHidden/>
          </w:rPr>
          <w:fldChar w:fldCharType="begin"/>
        </w:r>
        <w:r w:rsidR="00C35237">
          <w:rPr>
            <w:noProof/>
            <w:webHidden/>
          </w:rPr>
          <w:instrText xml:space="preserve"> PAGEREF _Toc497837730 \h </w:instrText>
        </w:r>
        <w:r w:rsidR="00C35237">
          <w:rPr>
            <w:noProof/>
            <w:webHidden/>
          </w:rPr>
        </w:r>
        <w:r w:rsidR="00C35237">
          <w:rPr>
            <w:noProof/>
            <w:webHidden/>
          </w:rPr>
          <w:fldChar w:fldCharType="separate"/>
        </w:r>
        <w:r w:rsidR="001936DE">
          <w:rPr>
            <w:noProof/>
            <w:webHidden/>
          </w:rPr>
          <w:t>35</w:t>
        </w:r>
        <w:r w:rsidR="00C35237">
          <w:rPr>
            <w:noProof/>
            <w:webHidden/>
          </w:rPr>
          <w:fldChar w:fldCharType="end"/>
        </w:r>
      </w:hyperlink>
    </w:p>
    <w:p w14:paraId="2352A544" w14:textId="77777777" w:rsidR="00C35237" w:rsidRDefault="006A1DA0">
      <w:pPr>
        <w:pStyle w:val="20"/>
        <w:tabs>
          <w:tab w:val="right" w:leader="dot" w:pos="8296"/>
        </w:tabs>
        <w:rPr>
          <w:rFonts w:asciiTheme="minorHAnsi" w:hAnsiTheme="minorHAnsi" w:cstheme="minorBidi"/>
          <w:noProof/>
          <w:kern w:val="2"/>
          <w:sz w:val="21"/>
        </w:rPr>
      </w:pPr>
      <w:hyperlink w:anchor="_Toc497837731" w:history="1">
        <w:r w:rsidR="00C35237" w:rsidRPr="00CD7D24">
          <w:rPr>
            <w:rStyle w:val="af"/>
            <w:noProof/>
          </w:rPr>
          <w:t xml:space="preserve">5.3 </w:t>
        </w:r>
        <w:r w:rsidR="00C35237" w:rsidRPr="00CD7D24">
          <w:rPr>
            <w:rStyle w:val="af"/>
            <w:rFonts w:hint="eastAsia"/>
            <w:noProof/>
          </w:rPr>
          <w:t>系统权限实现</w:t>
        </w:r>
        <w:r w:rsidR="00C35237">
          <w:rPr>
            <w:noProof/>
            <w:webHidden/>
          </w:rPr>
          <w:tab/>
        </w:r>
        <w:r w:rsidR="00C35237">
          <w:rPr>
            <w:noProof/>
            <w:webHidden/>
          </w:rPr>
          <w:fldChar w:fldCharType="begin"/>
        </w:r>
        <w:r w:rsidR="00C35237">
          <w:rPr>
            <w:noProof/>
            <w:webHidden/>
          </w:rPr>
          <w:instrText xml:space="preserve"> PAGEREF _Toc497837731 \h </w:instrText>
        </w:r>
        <w:r w:rsidR="00C35237">
          <w:rPr>
            <w:noProof/>
            <w:webHidden/>
          </w:rPr>
        </w:r>
        <w:r w:rsidR="00C35237">
          <w:rPr>
            <w:noProof/>
            <w:webHidden/>
          </w:rPr>
          <w:fldChar w:fldCharType="separate"/>
        </w:r>
        <w:r w:rsidR="001936DE">
          <w:rPr>
            <w:noProof/>
            <w:webHidden/>
          </w:rPr>
          <w:t>38</w:t>
        </w:r>
        <w:r w:rsidR="00C35237">
          <w:rPr>
            <w:noProof/>
            <w:webHidden/>
          </w:rPr>
          <w:fldChar w:fldCharType="end"/>
        </w:r>
      </w:hyperlink>
    </w:p>
    <w:p w14:paraId="349AE0B8" w14:textId="77777777" w:rsidR="00C35237" w:rsidRDefault="006A1DA0">
      <w:pPr>
        <w:pStyle w:val="20"/>
        <w:tabs>
          <w:tab w:val="right" w:leader="dot" w:pos="8296"/>
        </w:tabs>
        <w:rPr>
          <w:rFonts w:asciiTheme="minorHAnsi" w:hAnsiTheme="minorHAnsi" w:cstheme="minorBidi"/>
          <w:noProof/>
          <w:kern w:val="2"/>
          <w:sz w:val="21"/>
        </w:rPr>
      </w:pPr>
      <w:hyperlink w:anchor="_Toc497837732" w:history="1">
        <w:r w:rsidR="00C35237" w:rsidRPr="00CD7D24">
          <w:rPr>
            <w:rStyle w:val="af"/>
            <w:noProof/>
          </w:rPr>
          <w:t xml:space="preserve">5.4 </w:t>
        </w:r>
        <w:r w:rsidR="00C35237" w:rsidRPr="00CD7D24">
          <w:rPr>
            <w:rStyle w:val="af"/>
            <w:rFonts w:hint="eastAsia"/>
            <w:noProof/>
          </w:rPr>
          <w:t>厂商模块实现</w:t>
        </w:r>
        <w:r w:rsidR="00C35237">
          <w:rPr>
            <w:noProof/>
            <w:webHidden/>
          </w:rPr>
          <w:tab/>
        </w:r>
        <w:r w:rsidR="00C35237">
          <w:rPr>
            <w:noProof/>
            <w:webHidden/>
          </w:rPr>
          <w:fldChar w:fldCharType="begin"/>
        </w:r>
        <w:r w:rsidR="00C35237">
          <w:rPr>
            <w:noProof/>
            <w:webHidden/>
          </w:rPr>
          <w:instrText xml:space="preserve"> PAGEREF _Toc497837732 \h </w:instrText>
        </w:r>
        <w:r w:rsidR="00C35237">
          <w:rPr>
            <w:noProof/>
            <w:webHidden/>
          </w:rPr>
        </w:r>
        <w:r w:rsidR="00C35237">
          <w:rPr>
            <w:noProof/>
            <w:webHidden/>
          </w:rPr>
          <w:fldChar w:fldCharType="separate"/>
        </w:r>
        <w:r w:rsidR="001936DE">
          <w:rPr>
            <w:noProof/>
            <w:webHidden/>
          </w:rPr>
          <w:t>38</w:t>
        </w:r>
        <w:r w:rsidR="00C35237">
          <w:rPr>
            <w:noProof/>
            <w:webHidden/>
          </w:rPr>
          <w:fldChar w:fldCharType="end"/>
        </w:r>
      </w:hyperlink>
    </w:p>
    <w:p w14:paraId="34ABC378" w14:textId="77777777" w:rsidR="00C35237" w:rsidRDefault="006A1DA0">
      <w:pPr>
        <w:pStyle w:val="20"/>
        <w:tabs>
          <w:tab w:val="right" w:leader="dot" w:pos="8296"/>
        </w:tabs>
        <w:rPr>
          <w:rFonts w:asciiTheme="minorHAnsi" w:hAnsiTheme="minorHAnsi" w:cstheme="minorBidi"/>
          <w:noProof/>
          <w:kern w:val="2"/>
          <w:sz w:val="21"/>
        </w:rPr>
      </w:pPr>
      <w:hyperlink w:anchor="_Toc497837733" w:history="1">
        <w:r w:rsidR="00C35237" w:rsidRPr="00CD7D24">
          <w:rPr>
            <w:rStyle w:val="af"/>
            <w:noProof/>
          </w:rPr>
          <w:t xml:space="preserve">5.5 </w:t>
        </w:r>
        <w:r w:rsidR="00C35237" w:rsidRPr="00CD7D24">
          <w:rPr>
            <w:rStyle w:val="af"/>
            <w:rFonts w:hint="eastAsia"/>
            <w:noProof/>
          </w:rPr>
          <w:t>运营商模块实现</w:t>
        </w:r>
        <w:r w:rsidR="00C35237">
          <w:rPr>
            <w:noProof/>
            <w:webHidden/>
          </w:rPr>
          <w:tab/>
        </w:r>
        <w:r w:rsidR="00C35237">
          <w:rPr>
            <w:noProof/>
            <w:webHidden/>
          </w:rPr>
          <w:fldChar w:fldCharType="begin"/>
        </w:r>
        <w:r w:rsidR="00C35237">
          <w:rPr>
            <w:noProof/>
            <w:webHidden/>
          </w:rPr>
          <w:instrText xml:space="preserve"> PAGEREF _Toc497837733 \h </w:instrText>
        </w:r>
        <w:r w:rsidR="00C35237">
          <w:rPr>
            <w:noProof/>
            <w:webHidden/>
          </w:rPr>
        </w:r>
        <w:r w:rsidR="00C35237">
          <w:rPr>
            <w:noProof/>
            <w:webHidden/>
          </w:rPr>
          <w:fldChar w:fldCharType="separate"/>
        </w:r>
        <w:r w:rsidR="001936DE">
          <w:rPr>
            <w:noProof/>
            <w:webHidden/>
          </w:rPr>
          <w:t>40</w:t>
        </w:r>
        <w:r w:rsidR="00C35237">
          <w:rPr>
            <w:noProof/>
            <w:webHidden/>
          </w:rPr>
          <w:fldChar w:fldCharType="end"/>
        </w:r>
      </w:hyperlink>
    </w:p>
    <w:p w14:paraId="3C769727" w14:textId="77777777" w:rsidR="00C35237" w:rsidRDefault="006A1DA0">
      <w:pPr>
        <w:pStyle w:val="20"/>
        <w:tabs>
          <w:tab w:val="right" w:leader="dot" w:pos="8296"/>
        </w:tabs>
        <w:rPr>
          <w:rFonts w:asciiTheme="minorHAnsi" w:hAnsiTheme="minorHAnsi" w:cstheme="minorBidi"/>
          <w:noProof/>
          <w:kern w:val="2"/>
          <w:sz w:val="21"/>
        </w:rPr>
      </w:pPr>
      <w:hyperlink w:anchor="_Toc497837734" w:history="1">
        <w:r w:rsidR="00C35237" w:rsidRPr="00CD7D24">
          <w:rPr>
            <w:rStyle w:val="af"/>
            <w:noProof/>
          </w:rPr>
          <w:t xml:space="preserve">5.6 </w:t>
        </w:r>
        <w:r w:rsidR="00C35237" w:rsidRPr="00CD7D24">
          <w:rPr>
            <w:rStyle w:val="af"/>
            <w:rFonts w:hint="eastAsia"/>
            <w:noProof/>
          </w:rPr>
          <w:t>文件服务器</w:t>
        </w:r>
        <w:r w:rsidR="00C35237">
          <w:rPr>
            <w:noProof/>
            <w:webHidden/>
          </w:rPr>
          <w:tab/>
        </w:r>
        <w:r w:rsidR="00C35237">
          <w:rPr>
            <w:noProof/>
            <w:webHidden/>
          </w:rPr>
          <w:fldChar w:fldCharType="begin"/>
        </w:r>
        <w:r w:rsidR="00C35237">
          <w:rPr>
            <w:noProof/>
            <w:webHidden/>
          </w:rPr>
          <w:instrText xml:space="preserve"> PAGEREF _Toc497837734 \h </w:instrText>
        </w:r>
        <w:r w:rsidR="00C35237">
          <w:rPr>
            <w:noProof/>
            <w:webHidden/>
          </w:rPr>
        </w:r>
        <w:r w:rsidR="00C35237">
          <w:rPr>
            <w:noProof/>
            <w:webHidden/>
          </w:rPr>
          <w:fldChar w:fldCharType="separate"/>
        </w:r>
        <w:r w:rsidR="001936DE">
          <w:rPr>
            <w:noProof/>
            <w:webHidden/>
          </w:rPr>
          <w:t>44</w:t>
        </w:r>
        <w:r w:rsidR="00C35237">
          <w:rPr>
            <w:noProof/>
            <w:webHidden/>
          </w:rPr>
          <w:fldChar w:fldCharType="end"/>
        </w:r>
      </w:hyperlink>
    </w:p>
    <w:p w14:paraId="2C9194BA" w14:textId="77777777" w:rsidR="00C35237" w:rsidRDefault="006A1DA0">
      <w:pPr>
        <w:pStyle w:val="11"/>
        <w:rPr>
          <w:rFonts w:asciiTheme="minorHAnsi" w:hAnsiTheme="minorHAnsi" w:cstheme="minorBidi"/>
          <w:noProof/>
          <w:kern w:val="2"/>
          <w:sz w:val="21"/>
        </w:rPr>
      </w:pPr>
      <w:hyperlink w:anchor="_Toc497837735" w:history="1">
        <w:r w:rsidR="00C35237" w:rsidRPr="00CD7D24">
          <w:rPr>
            <w:rStyle w:val="af"/>
            <w:rFonts w:hint="eastAsia"/>
            <w:noProof/>
          </w:rPr>
          <w:t>第</w:t>
        </w:r>
        <w:r w:rsidR="00C35237" w:rsidRPr="00CD7D24">
          <w:rPr>
            <w:rStyle w:val="af"/>
            <w:noProof/>
          </w:rPr>
          <w:t>6</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终端系统的实现</w:t>
        </w:r>
        <w:r w:rsidR="00C35237">
          <w:rPr>
            <w:noProof/>
            <w:webHidden/>
          </w:rPr>
          <w:tab/>
        </w:r>
        <w:r w:rsidR="00C35237">
          <w:rPr>
            <w:noProof/>
            <w:webHidden/>
          </w:rPr>
          <w:fldChar w:fldCharType="begin"/>
        </w:r>
        <w:r w:rsidR="00C35237">
          <w:rPr>
            <w:noProof/>
            <w:webHidden/>
          </w:rPr>
          <w:instrText xml:space="preserve"> PAGEREF _Toc497837735 \h </w:instrText>
        </w:r>
        <w:r w:rsidR="00C35237">
          <w:rPr>
            <w:noProof/>
            <w:webHidden/>
          </w:rPr>
        </w:r>
        <w:r w:rsidR="00C35237">
          <w:rPr>
            <w:noProof/>
            <w:webHidden/>
          </w:rPr>
          <w:fldChar w:fldCharType="separate"/>
        </w:r>
        <w:r w:rsidR="001936DE">
          <w:rPr>
            <w:noProof/>
            <w:webHidden/>
          </w:rPr>
          <w:t>45</w:t>
        </w:r>
        <w:r w:rsidR="00C35237">
          <w:rPr>
            <w:noProof/>
            <w:webHidden/>
          </w:rPr>
          <w:fldChar w:fldCharType="end"/>
        </w:r>
      </w:hyperlink>
    </w:p>
    <w:p w14:paraId="68036A13" w14:textId="77777777" w:rsidR="00C35237" w:rsidRDefault="006A1DA0">
      <w:pPr>
        <w:pStyle w:val="20"/>
        <w:tabs>
          <w:tab w:val="right" w:leader="dot" w:pos="8296"/>
        </w:tabs>
        <w:rPr>
          <w:rFonts w:asciiTheme="minorHAnsi" w:hAnsiTheme="minorHAnsi" w:cstheme="minorBidi"/>
          <w:noProof/>
          <w:kern w:val="2"/>
          <w:sz w:val="21"/>
        </w:rPr>
      </w:pPr>
      <w:hyperlink w:anchor="_Toc497837736" w:history="1">
        <w:r w:rsidR="00C35237" w:rsidRPr="00CD7D24">
          <w:rPr>
            <w:rStyle w:val="af"/>
            <w:noProof/>
          </w:rPr>
          <w:t xml:space="preserve">6.1 </w:t>
        </w:r>
        <w:r w:rsidR="00C35237" w:rsidRPr="00CD7D24">
          <w:rPr>
            <w:rStyle w:val="af"/>
            <w:rFonts w:hint="eastAsia"/>
            <w:noProof/>
          </w:rPr>
          <w:t>数据传输加密实现</w:t>
        </w:r>
        <w:r w:rsidR="00C35237">
          <w:rPr>
            <w:noProof/>
            <w:webHidden/>
          </w:rPr>
          <w:tab/>
        </w:r>
        <w:r w:rsidR="00C35237">
          <w:rPr>
            <w:noProof/>
            <w:webHidden/>
          </w:rPr>
          <w:fldChar w:fldCharType="begin"/>
        </w:r>
        <w:r w:rsidR="00C35237">
          <w:rPr>
            <w:noProof/>
            <w:webHidden/>
          </w:rPr>
          <w:instrText xml:space="preserve"> PAGEREF _Toc497837736 \h </w:instrText>
        </w:r>
        <w:r w:rsidR="00C35237">
          <w:rPr>
            <w:noProof/>
            <w:webHidden/>
          </w:rPr>
        </w:r>
        <w:r w:rsidR="00C35237">
          <w:rPr>
            <w:noProof/>
            <w:webHidden/>
          </w:rPr>
          <w:fldChar w:fldCharType="separate"/>
        </w:r>
        <w:r w:rsidR="001936DE">
          <w:rPr>
            <w:noProof/>
            <w:webHidden/>
          </w:rPr>
          <w:t>45</w:t>
        </w:r>
        <w:r w:rsidR="00C35237">
          <w:rPr>
            <w:noProof/>
            <w:webHidden/>
          </w:rPr>
          <w:fldChar w:fldCharType="end"/>
        </w:r>
      </w:hyperlink>
    </w:p>
    <w:p w14:paraId="6609582E" w14:textId="77777777" w:rsidR="00C35237" w:rsidRDefault="006A1DA0">
      <w:pPr>
        <w:pStyle w:val="20"/>
        <w:tabs>
          <w:tab w:val="right" w:leader="dot" w:pos="8296"/>
        </w:tabs>
        <w:rPr>
          <w:rFonts w:asciiTheme="minorHAnsi" w:hAnsiTheme="minorHAnsi" w:cstheme="minorBidi"/>
          <w:noProof/>
          <w:kern w:val="2"/>
          <w:sz w:val="21"/>
        </w:rPr>
      </w:pPr>
      <w:hyperlink w:anchor="_Toc497837737" w:history="1">
        <w:r w:rsidR="00C35237" w:rsidRPr="00CD7D24">
          <w:rPr>
            <w:rStyle w:val="af"/>
            <w:noProof/>
          </w:rPr>
          <w:t xml:space="preserve">6.2 </w:t>
        </w:r>
        <w:r w:rsidR="00C35237" w:rsidRPr="00CD7D24">
          <w:rPr>
            <w:rStyle w:val="af"/>
            <w:rFonts w:hint="eastAsia"/>
            <w:noProof/>
          </w:rPr>
          <w:t>操作员</w:t>
        </w:r>
        <w:r w:rsidR="00C35237" w:rsidRPr="00CD7D24">
          <w:rPr>
            <w:rStyle w:val="af"/>
            <w:noProof/>
          </w:rPr>
          <w:t>APP</w:t>
        </w:r>
        <w:r w:rsidR="00C35237" w:rsidRPr="00CD7D24">
          <w:rPr>
            <w:rStyle w:val="af"/>
            <w:rFonts w:hint="eastAsia"/>
            <w:noProof/>
          </w:rPr>
          <w:t>实现</w:t>
        </w:r>
        <w:r w:rsidR="00C35237">
          <w:rPr>
            <w:noProof/>
            <w:webHidden/>
          </w:rPr>
          <w:tab/>
        </w:r>
        <w:r w:rsidR="00C35237">
          <w:rPr>
            <w:noProof/>
            <w:webHidden/>
          </w:rPr>
          <w:fldChar w:fldCharType="begin"/>
        </w:r>
        <w:r w:rsidR="00C35237">
          <w:rPr>
            <w:noProof/>
            <w:webHidden/>
          </w:rPr>
          <w:instrText xml:space="preserve"> PAGEREF _Toc497837737 \h </w:instrText>
        </w:r>
        <w:r w:rsidR="00C35237">
          <w:rPr>
            <w:noProof/>
            <w:webHidden/>
          </w:rPr>
        </w:r>
        <w:r w:rsidR="00C35237">
          <w:rPr>
            <w:noProof/>
            <w:webHidden/>
          </w:rPr>
          <w:fldChar w:fldCharType="separate"/>
        </w:r>
        <w:r w:rsidR="001936DE">
          <w:rPr>
            <w:noProof/>
            <w:webHidden/>
          </w:rPr>
          <w:t>45</w:t>
        </w:r>
        <w:r w:rsidR="00C35237">
          <w:rPr>
            <w:noProof/>
            <w:webHidden/>
          </w:rPr>
          <w:fldChar w:fldCharType="end"/>
        </w:r>
      </w:hyperlink>
    </w:p>
    <w:p w14:paraId="0F88D187" w14:textId="77777777" w:rsidR="00C35237" w:rsidRDefault="006A1DA0">
      <w:pPr>
        <w:pStyle w:val="20"/>
        <w:tabs>
          <w:tab w:val="right" w:leader="dot" w:pos="8296"/>
        </w:tabs>
        <w:rPr>
          <w:rFonts w:asciiTheme="minorHAnsi" w:hAnsiTheme="minorHAnsi" w:cstheme="minorBidi"/>
          <w:noProof/>
          <w:kern w:val="2"/>
          <w:sz w:val="21"/>
        </w:rPr>
      </w:pPr>
      <w:hyperlink w:anchor="_Toc497837738" w:history="1">
        <w:r w:rsidR="00C35237" w:rsidRPr="00CD7D24">
          <w:rPr>
            <w:rStyle w:val="af"/>
            <w:noProof/>
          </w:rPr>
          <w:t xml:space="preserve">6.3 </w:t>
        </w:r>
        <w:r w:rsidR="00C35237" w:rsidRPr="00CD7D24">
          <w:rPr>
            <w:rStyle w:val="af"/>
            <w:rFonts w:hint="eastAsia"/>
            <w:noProof/>
          </w:rPr>
          <w:t>售货</w:t>
        </w:r>
        <w:r w:rsidR="00C35237" w:rsidRPr="00CD7D24">
          <w:rPr>
            <w:rStyle w:val="af"/>
            <w:noProof/>
          </w:rPr>
          <w:t>APP</w:t>
        </w:r>
        <w:r w:rsidR="00C35237" w:rsidRPr="00CD7D24">
          <w:rPr>
            <w:rStyle w:val="af"/>
            <w:rFonts w:hint="eastAsia"/>
            <w:noProof/>
          </w:rPr>
          <w:t>实现</w:t>
        </w:r>
        <w:r w:rsidR="00C35237">
          <w:rPr>
            <w:noProof/>
            <w:webHidden/>
          </w:rPr>
          <w:tab/>
        </w:r>
        <w:r w:rsidR="00C35237">
          <w:rPr>
            <w:noProof/>
            <w:webHidden/>
          </w:rPr>
          <w:fldChar w:fldCharType="begin"/>
        </w:r>
        <w:r w:rsidR="00C35237">
          <w:rPr>
            <w:noProof/>
            <w:webHidden/>
          </w:rPr>
          <w:instrText xml:space="preserve"> PAGEREF _Toc497837738 \h </w:instrText>
        </w:r>
        <w:r w:rsidR="00C35237">
          <w:rPr>
            <w:noProof/>
            <w:webHidden/>
          </w:rPr>
        </w:r>
        <w:r w:rsidR="00C35237">
          <w:rPr>
            <w:noProof/>
            <w:webHidden/>
          </w:rPr>
          <w:fldChar w:fldCharType="separate"/>
        </w:r>
        <w:r w:rsidR="001936DE">
          <w:rPr>
            <w:noProof/>
            <w:webHidden/>
          </w:rPr>
          <w:t>47</w:t>
        </w:r>
        <w:r w:rsidR="00C35237">
          <w:rPr>
            <w:noProof/>
            <w:webHidden/>
          </w:rPr>
          <w:fldChar w:fldCharType="end"/>
        </w:r>
      </w:hyperlink>
    </w:p>
    <w:p w14:paraId="0EDAE257" w14:textId="77777777" w:rsidR="00C35237" w:rsidRDefault="006A1DA0">
      <w:pPr>
        <w:pStyle w:val="11"/>
        <w:rPr>
          <w:rFonts w:asciiTheme="minorHAnsi" w:hAnsiTheme="minorHAnsi" w:cstheme="minorBidi"/>
          <w:noProof/>
          <w:kern w:val="2"/>
          <w:sz w:val="21"/>
        </w:rPr>
      </w:pPr>
      <w:hyperlink w:anchor="_Toc497837739" w:history="1">
        <w:r w:rsidR="00C35237" w:rsidRPr="00CD7D24">
          <w:rPr>
            <w:rStyle w:val="af"/>
            <w:rFonts w:hint="eastAsia"/>
            <w:noProof/>
          </w:rPr>
          <w:t>第</w:t>
        </w:r>
        <w:r w:rsidR="00C35237" w:rsidRPr="00CD7D24">
          <w:rPr>
            <w:rStyle w:val="af"/>
            <w:noProof/>
          </w:rPr>
          <w:t>7</w:t>
        </w:r>
        <w:r w:rsidR="00C35237" w:rsidRPr="00CD7D24">
          <w:rPr>
            <w:rStyle w:val="af"/>
            <w:rFonts w:hint="eastAsia"/>
            <w:noProof/>
          </w:rPr>
          <w:t>章</w:t>
        </w:r>
        <w:r w:rsidR="00C35237" w:rsidRPr="00CD7D24">
          <w:rPr>
            <w:rStyle w:val="af"/>
            <w:noProof/>
          </w:rPr>
          <w:t xml:space="preserve"> </w:t>
        </w:r>
        <w:r w:rsidR="00C35237" w:rsidRPr="00CD7D24">
          <w:rPr>
            <w:rStyle w:val="af"/>
            <w:rFonts w:hint="eastAsia"/>
            <w:noProof/>
          </w:rPr>
          <w:t>总结与展望</w:t>
        </w:r>
        <w:r w:rsidR="00C35237">
          <w:rPr>
            <w:noProof/>
            <w:webHidden/>
          </w:rPr>
          <w:tab/>
        </w:r>
        <w:r w:rsidR="00C35237">
          <w:rPr>
            <w:noProof/>
            <w:webHidden/>
          </w:rPr>
          <w:fldChar w:fldCharType="begin"/>
        </w:r>
        <w:r w:rsidR="00C35237">
          <w:rPr>
            <w:noProof/>
            <w:webHidden/>
          </w:rPr>
          <w:instrText xml:space="preserve"> PAGEREF _Toc497837739 \h </w:instrText>
        </w:r>
        <w:r w:rsidR="00C35237">
          <w:rPr>
            <w:noProof/>
            <w:webHidden/>
          </w:rPr>
        </w:r>
        <w:r w:rsidR="00C35237">
          <w:rPr>
            <w:noProof/>
            <w:webHidden/>
          </w:rPr>
          <w:fldChar w:fldCharType="separate"/>
        </w:r>
        <w:r w:rsidR="001936DE">
          <w:rPr>
            <w:noProof/>
            <w:webHidden/>
          </w:rPr>
          <w:t>58</w:t>
        </w:r>
        <w:r w:rsidR="00C35237">
          <w:rPr>
            <w:noProof/>
            <w:webHidden/>
          </w:rPr>
          <w:fldChar w:fldCharType="end"/>
        </w:r>
      </w:hyperlink>
    </w:p>
    <w:p w14:paraId="7E29E337" w14:textId="77777777" w:rsidR="00C35237" w:rsidRDefault="006A1DA0">
      <w:pPr>
        <w:pStyle w:val="11"/>
        <w:rPr>
          <w:rFonts w:asciiTheme="minorHAnsi" w:hAnsiTheme="minorHAnsi" w:cstheme="minorBidi"/>
          <w:noProof/>
          <w:kern w:val="2"/>
          <w:sz w:val="21"/>
        </w:rPr>
      </w:pPr>
      <w:hyperlink w:anchor="_Toc497837740" w:history="1">
        <w:r w:rsidR="00C35237" w:rsidRPr="00CD7D24">
          <w:rPr>
            <w:rStyle w:val="af"/>
            <w:rFonts w:hint="eastAsia"/>
            <w:noProof/>
          </w:rPr>
          <w:t>致谢</w:t>
        </w:r>
        <w:r w:rsidR="00C35237">
          <w:rPr>
            <w:noProof/>
            <w:webHidden/>
          </w:rPr>
          <w:tab/>
        </w:r>
        <w:r w:rsidR="00C35237">
          <w:rPr>
            <w:noProof/>
            <w:webHidden/>
          </w:rPr>
          <w:fldChar w:fldCharType="begin"/>
        </w:r>
        <w:r w:rsidR="00C35237">
          <w:rPr>
            <w:noProof/>
            <w:webHidden/>
          </w:rPr>
          <w:instrText xml:space="preserve"> PAGEREF _Toc497837740 \h </w:instrText>
        </w:r>
        <w:r w:rsidR="00C35237">
          <w:rPr>
            <w:noProof/>
            <w:webHidden/>
          </w:rPr>
        </w:r>
        <w:r w:rsidR="00C35237">
          <w:rPr>
            <w:noProof/>
            <w:webHidden/>
          </w:rPr>
          <w:fldChar w:fldCharType="separate"/>
        </w:r>
        <w:r w:rsidR="001936DE">
          <w:rPr>
            <w:noProof/>
            <w:webHidden/>
          </w:rPr>
          <w:t>60</w:t>
        </w:r>
        <w:r w:rsidR="00C35237">
          <w:rPr>
            <w:noProof/>
            <w:webHidden/>
          </w:rPr>
          <w:fldChar w:fldCharType="end"/>
        </w:r>
      </w:hyperlink>
    </w:p>
    <w:p w14:paraId="27FEBD5A" w14:textId="77777777" w:rsidR="00C35237" w:rsidRDefault="006A1DA0">
      <w:pPr>
        <w:pStyle w:val="11"/>
        <w:rPr>
          <w:rFonts w:asciiTheme="minorHAnsi" w:hAnsiTheme="minorHAnsi" w:cstheme="minorBidi"/>
          <w:noProof/>
          <w:kern w:val="2"/>
          <w:sz w:val="21"/>
        </w:rPr>
      </w:pPr>
      <w:hyperlink w:anchor="_Toc497837741" w:history="1">
        <w:r w:rsidR="00C35237" w:rsidRPr="00CD7D24">
          <w:rPr>
            <w:rStyle w:val="af"/>
            <w:rFonts w:hint="eastAsia"/>
            <w:noProof/>
          </w:rPr>
          <w:t>参考文献</w:t>
        </w:r>
        <w:r w:rsidR="00C35237">
          <w:rPr>
            <w:noProof/>
            <w:webHidden/>
          </w:rPr>
          <w:tab/>
        </w:r>
        <w:r w:rsidR="00C35237">
          <w:rPr>
            <w:noProof/>
            <w:webHidden/>
          </w:rPr>
          <w:fldChar w:fldCharType="begin"/>
        </w:r>
        <w:r w:rsidR="00C35237">
          <w:rPr>
            <w:noProof/>
            <w:webHidden/>
          </w:rPr>
          <w:instrText xml:space="preserve"> PAGEREF _Toc497837741 \h </w:instrText>
        </w:r>
        <w:r w:rsidR="00C35237">
          <w:rPr>
            <w:noProof/>
            <w:webHidden/>
          </w:rPr>
        </w:r>
        <w:r w:rsidR="00C35237">
          <w:rPr>
            <w:noProof/>
            <w:webHidden/>
          </w:rPr>
          <w:fldChar w:fldCharType="separate"/>
        </w:r>
        <w:r w:rsidR="001936DE">
          <w:rPr>
            <w:noProof/>
            <w:webHidden/>
          </w:rPr>
          <w:t>61</w:t>
        </w:r>
        <w:r w:rsidR="00C35237">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50" w:name="_Toc492673747"/>
      <w:bookmarkStart w:id="51" w:name="_Toc497837710"/>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50"/>
      <w:bookmarkEnd w:id="51"/>
    </w:p>
    <w:p w14:paraId="139DC708" w14:textId="5AA20D4D" w:rsidR="00043A80" w:rsidRPr="00911ED8" w:rsidRDefault="00043A80" w:rsidP="00911ED8">
      <w:pPr>
        <w:ind w:firstLine="480"/>
        <w:rPr>
          <w:lang w:val="x-none" w:eastAsia="x-none"/>
        </w:rPr>
      </w:pPr>
      <w:r>
        <w:rPr>
          <w:rFonts w:hint="eastAsia"/>
          <w:lang w:val="x-none"/>
        </w:rPr>
        <w:t>本章</w:t>
      </w:r>
      <w:r>
        <w:rPr>
          <w:lang w:val="x-none" w:eastAsia="x-none"/>
        </w:rPr>
        <w:t>介绍了</w:t>
      </w:r>
      <w:r w:rsidR="002A4474">
        <w:rPr>
          <w:lang w:val="x-none" w:eastAsia="x-none"/>
        </w:rPr>
        <w:t>论文</w:t>
      </w:r>
      <w:r>
        <w:rPr>
          <w:lang w:val="x-none" w:eastAsia="x-none"/>
        </w:rPr>
        <w:t>研究背景及内容</w:t>
      </w:r>
      <w:r>
        <w:rPr>
          <w:rFonts w:hint="eastAsia"/>
          <w:lang w:val="x-none"/>
        </w:rPr>
        <w:t>，</w:t>
      </w:r>
      <w:r>
        <w:rPr>
          <w:lang w:val="x-none" w:eastAsia="x-none"/>
        </w:rPr>
        <w:t>主要从研究背景及意义</w:t>
      </w:r>
      <w:r>
        <w:rPr>
          <w:rFonts w:hint="eastAsia"/>
          <w:lang w:val="x-none"/>
        </w:rPr>
        <w:t>、</w:t>
      </w:r>
      <w:r>
        <w:rPr>
          <w:lang w:val="x-none" w:eastAsia="x-none"/>
        </w:rPr>
        <w:t>研究现状</w:t>
      </w:r>
      <w:r>
        <w:rPr>
          <w:rFonts w:hint="eastAsia"/>
          <w:lang w:val="x-none"/>
        </w:rPr>
        <w:t>和</w:t>
      </w:r>
      <w:r>
        <w:rPr>
          <w:lang w:val="x-none" w:eastAsia="x-none"/>
        </w:rPr>
        <w:t>主要研究内容等几个方面进行介绍</w:t>
      </w:r>
      <w:r>
        <w:rPr>
          <w:rFonts w:hint="eastAsia"/>
          <w:lang w:val="x-none"/>
        </w:rPr>
        <w:t>。</w:t>
      </w:r>
      <w:ins w:id="52" w:author="Miley Ren" w:date="2017-11-08T10:21:00Z">
        <w:r w:rsidR="005C0EE1">
          <w:rPr>
            <w:rFonts w:hint="eastAsia"/>
            <w:lang w:val="x-none"/>
          </w:rPr>
          <w:t>（删除，或者变成</w:t>
        </w:r>
        <w:r w:rsidR="003E522B">
          <w:rPr>
            <w:rFonts w:hint="eastAsia"/>
            <w:lang w:val="x-none"/>
          </w:rPr>
          <w:t>第一章</w:t>
        </w:r>
        <w:r w:rsidR="005C0EE1">
          <w:rPr>
            <w:rFonts w:hint="eastAsia"/>
            <w:lang w:val="x-none"/>
          </w:rPr>
          <w:t>的摘要）</w:t>
        </w:r>
      </w:ins>
    </w:p>
    <w:p w14:paraId="1DC1AA1F" w14:textId="77777777" w:rsidR="00A35743" w:rsidRPr="00636514" w:rsidRDefault="00073140" w:rsidP="007341F7">
      <w:pPr>
        <w:pStyle w:val="2"/>
      </w:pPr>
      <w:bookmarkStart w:id="53" w:name="_Toc492673748"/>
      <w:bookmarkStart w:id="54" w:name="_Toc497837711"/>
      <w:r w:rsidRPr="00636514">
        <w:t xml:space="preserve">1.1 </w:t>
      </w:r>
      <w:r w:rsidR="00784B52" w:rsidRPr="00636514">
        <w:t>研究背景及意义</w:t>
      </w:r>
      <w:bookmarkEnd w:id="53"/>
      <w:bookmarkEnd w:id="54"/>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4B2F7443"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w:t>
      </w:r>
      <w:r w:rsidR="00710FFF">
        <w:rPr>
          <w:rFonts w:hint="eastAsia"/>
        </w:rPr>
        <w:t>将售货机连入互联网，</w:t>
      </w:r>
      <w:r w:rsidRPr="00636514">
        <w:rPr>
          <w:rFonts w:hint="eastAsia"/>
        </w:rPr>
        <w:t>将传统投币支付</w:t>
      </w:r>
      <w:r w:rsidR="00710FFF">
        <w:rPr>
          <w:rFonts w:hint="eastAsia"/>
        </w:rPr>
        <w:t>的售货机</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00710FFF">
        <w:t>的设备</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w:t>
      </w:r>
      <w:r w:rsidR="000C02D3">
        <w:rPr>
          <w:rFonts w:hint="eastAsia"/>
        </w:rPr>
        <w:t>售货机技术的发展</w:t>
      </w:r>
      <w:r w:rsidRPr="00636514">
        <w:rPr>
          <w:rFonts w:hint="eastAsia"/>
        </w:rPr>
        <w:t>，将售货机行业再次拉回销售业的竞争</w:t>
      </w:r>
      <w:r>
        <w:rPr>
          <w:rFonts w:hint="eastAsia"/>
        </w:rPr>
        <w:t>环境</w:t>
      </w:r>
      <w:r w:rsidRPr="00636514">
        <w:rPr>
          <w:rFonts w:hint="eastAsia"/>
        </w:rPr>
        <w:t>之中。</w:t>
      </w:r>
      <w:bookmarkStart w:id="55" w:name="_Toc492673749"/>
    </w:p>
    <w:p w14:paraId="67434425" w14:textId="5D1BD38C" w:rsidR="00F06F4B" w:rsidRPr="00636514" w:rsidRDefault="00F06F4B" w:rsidP="00246D41">
      <w:pPr>
        <w:pStyle w:val="2"/>
      </w:pPr>
      <w:bookmarkStart w:id="56" w:name="_Toc497837712"/>
      <w:r w:rsidRPr="00636514">
        <w:rPr>
          <w:rFonts w:hint="eastAsia"/>
        </w:rPr>
        <w:lastRenderedPageBreak/>
        <w:t>1.2</w:t>
      </w:r>
      <w:r w:rsidRPr="00636514">
        <w:t xml:space="preserve"> </w:t>
      </w:r>
      <w:r w:rsidRPr="00636514">
        <w:rPr>
          <w:rFonts w:hint="eastAsia"/>
        </w:rPr>
        <w:t>研究现状</w:t>
      </w:r>
      <w:bookmarkEnd w:id="55"/>
      <w:bookmarkEnd w:id="56"/>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0285EF08" w:rsidR="00F06F4B" w:rsidRPr="00636514" w:rsidRDefault="00F06F4B" w:rsidP="00CA5888">
      <w:pPr>
        <w:ind w:firstLine="480"/>
      </w:pPr>
      <w:r>
        <w:rPr>
          <w:rFonts w:hint="eastAsia"/>
        </w:rPr>
        <w:t>现今，售货机行业中</w:t>
      </w:r>
      <w:r w:rsidR="00974172">
        <w:rPr>
          <w:rFonts w:hint="eastAsia"/>
        </w:rPr>
        <w:t>供</w:t>
      </w:r>
      <w:r>
        <w:rPr>
          <w:rFonts w:hint="eastAsia"/>
        </w:rPr>
        <w:t>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150186F1"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w:t>
      </w:r>
      <w:r w:rsidR="001370D6">
        <w:rPr>
          <w:rFonts w:hint="eastAsia"/>
        </w:rPr>
        <w:t>APP</w:t>
      </w:r>
      <w:r w:rsidRPr="005270D9">
        <w:rPr>
          <w:rFonts w:hint="eastAsia"/>
        </w:rPr>
        <w:t>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BCFE2E9" w:rsidR="00F06F4B" w:rsidRPr="00636514" w:rsidRDefault="00F06F4B" w:rsidP="00B17B5F">
      <w:pPr>
        <w:ind w:firstLine="480"/>
      </w:pPr>
      <w:r>
        <w:t>新型售货机</w:t>
      </w:r>
      <w:r w:rsidR="00357BD6">
        <w:rPr>
          <w:rFonts w:hint="eastAsia"/>
        </w:rPr>
        <w:t>系统</w:t>
      </w:r>
      <w:r>
        <w:t>由厂商端提供</w:t>
      </w:r>
      <w:r>
        <w:rPr>
          <w:rFonts w:hint="eastAsia"/>
        </w:rPr>
        <w:t>，</w:t>
      </w:r>
      <w:r w:rsidR="00EB1562">
        <w:rPr>
          <w:rFonts w:hint="eastAsia"/>
        </w:rPr>
        <w:t>供</w:t>
      </w:r>
      <w:r>
        <w:t>运营商使用</w:t>
      </w:r>
      <w:r w:rsidR="009C5D9A">
        <w:rPr>
          <w:rFonts w:hint="eastAsia"/>
        </w:rPr>
        <w:t>，</w:t>
      </w:r>
      <w:r w:rsidR="00374E89">
        <w:t>售货</w:t>
      </w:r>
      <w:r w:rsidR="00374E89">
        <w:t>APP</w:t>
      </w:r>
      <w:r w:rsidR="00374E89"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sidR="00DC391F">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w:t>
      </w:r>
    </w:p>
    <w:p w14:paraId="4F3E6DF8" w14:textId="6E0BC5C8"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002034C3">
        <w:rPr>
          <w:rFonts w:hint="eastAsia"/>
        </w:rPr>
        <w:t>而多数售货机运营商为中小型企业，并无财力和物力去搭建一套完善的新型售货机管理平台</w:t>
      </w:r>
      <w:r w:rsidR="00322AD4">
        <w:rPr>
          <w:rFonts w:hint="eastAsia"/>
        </w:rPr>
        <w:t>。</w:t>
      </w:r>
      <w:r w:rsidRPr="00636514">
        <w:rPr>
          <w:rFonts w:hint="eastAsia"/>
        </w:rPr>
        <w:t>新型软件</w:t>
      </w:r>
      <w:r w:rsidR="002034C3">
        <w:rPr>
          <w:rFonts w:hint="eastAsia"/>
        </w:rPr>
        <w:t>虽然</w:t>
      </w:r>
      <w:r w:rsidRPr="00636514">
        <w:rPr>
          <w:rFonts w:hint="eastAsia"/>
        </w:rPr>
        <w:t>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57" w:name="_Toc492673750"/>
      <w:bookmarkStart w:id="58" w:name="_Toc497837713"/>
      <w:r w:rsidRPr="00636514">
        <w:rPr>
          <w:rFonts w:hint="eastAsia"/>
        </w:rPr>
        <w:lastRenderedPageBreak/>
        <w:t>1</w:t>
      </w:r>
      <w:r w:rsidRPr="00636514">
        <w:t xml:space="preserve">.3 </w:t>
      </w:r>
      <w:r w:rsidRPr="00636514">
        <w:t>主要研究内容</w:t>
      </w:r>
      <w:bookmarkEnd w:id="57"/>
      <w:bookmarkEnd w:id="58"/>
    </w:p>
    <w:p w14:paraId="5B67C515" w14:textId="7769B20D"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w:t>
      </w:r>
      <w:r w:rsidR="00F05496">
        <w:rPr>
          <w:rFonts w:hint="eastAsia"/>
        </w:rPr>
        <w:t>提供商</w:t>
      </w:r>
      <w:r w:rsidRPr="00636514">
        <w:rPr>
          <w:rFonts w:hint="eastAsia"/>
        </w:rPr>
        <w:t>负责软件的开发、运维和数据管理等</w:t>
      </w:r>
      <w:r w:rsidR="004E11C9">
        <w:rPr>
          <w:rStyle w:val="af9"/>
        </w:rPr>
        <w:t>[</w:t>
      </w:r>
      <w:r w:rsidR="004E11C9">
        <w:rPr>
          <w:rStyle w:val="af9"/>
        </w:rPr>
        <w:endnoteReference w:id="9"/>
      </w:r>
      <w:r w:rsidR="004E11C9">
        <w:rPr>
          <w:rStyle w:val="af9"/>
        </w:rPr>
        <w:t>]</w:t>
      </w:r>
      <w:r w:rsidRPr="00636514">
        <w:rPr>
          <w:rFonts w:hint="eastAsia"/>
        </w:rPr>
        <w:t>。</w:t>
      </w:r>
      <w:r w:rsidR="009F5C62" w:rsidRPr="00636514">
        <w:rPr>
          <w:rFonts w:hint="eastAsia"/>
        </w:rPr>
        <w:t>近些年来，共享的概念逐渐走进大众的视野，比如北森一体化人才管理平台和包含在线</w:t>
      </w:r>
      <w:r w:rsidR="009F5C62" w:rsidRPr="00636514">
        <w:rPr>
          <w:rFonts w:hint="eastAsia"/>
        </w:rPr>
        <w:t>Office</w:t>
      </w:r>
      <w:r w:rsidR="009F5C62" w:rsidRPr="00636514">
        <w:rPr>
          <w:rFonts w:hint="eastAsia"/>
        </w:rPr>
        <w:t>的</w:t>
      </w:r>
      <w:hyperlink r:id="rId25" w:tgtFrame="_blank" w:history="1">
        <w:r w:rsidR="009F5C62" w:rsidRPr="00636514">
          <w:t>Google</w:t>
        </w:r>
      </w:hyperlink>
      <w:r w:rsidR="009F5C62" w:rsidRPr="005270D9">
        <w:t>Apps</w:t>
      </w:r>
      <w:r w:rsidR="009F5C62" w:rsidRPr="00636514">
        <w:rPr>
          <w:rFonts w:hint="eastAsia"/>
        </w:rPr>
        <w:t>，开发商仅仅</w:t>
      </w:r>
      <w:r w:rsidR="009F5C62" w:rsidRPr="00636514">
        <w:t>开发一套平台系统应用</w:t>
      </w:r>
      <w:r w:rsidR="009F5C62" w:rsidRPr="00636514">
        <w:rPr>
          <w:rFonts w:hint="eastAsia"/>
        </w:rPr>
        <w:t>，却可供多数人重复使用。不仅如此，共享平台的使用价格较之传统</w:t>
      </w:r>
      <w:r w:rsidR="009F5C62" w:rsidRPr="00636514">
        <w:t>平台</w:t>
      </w:r>
      <w:r w:rsidR="009F5C62" w:rsidRPr="00636514">
        <w:rPr>
          <w:rFonts w:hint="eastAsia"/>
        </w:rPr>
        <w:t>也</w:t>
      </w:r>
      <w:r w:rsidR="009F5C62">
        <w:rPr>
          <w:rFonts w:hint="eastAsia"/>
        </w:rPr>
        <w:t>相对</w:t>
      </w:r>
      <w:r w:rsidR="009F5C62" w:rsidRPr="00636514">
        <w:rPr>
          <w:rFonts w:hint="eastAsia"/>
        </w:rPr>
        <w:t>低廉。</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w:t>
      </w:r>
      <w:r w:rsidR="00322AD4">
        <w:rPr>
          <w:rFonts w:hint="eastAsia"/>
        </w:rPr>
        <w:t>解决或改善当前售货机运营商无法提供足够的财力和物力去搭建完善的新型系统这一问题而设计。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77777777" w:rsidR="00F06F4B" w:rsidRPr="00636514" w:rsidRDefault="00F06F4B" w:rsidP="007341F7">
      <w:pPr>
        <w:pStyle w:val="2"/>
      </w:pPr>
      <w:bookmarkStart w:id="59" w:name="_Toc492673751"/>
      <w:bookmarkStart w:id="60" w:name="_Toc497837714"/>
      <w:r w:rsidRPr="00636514">
        <w:rPr>
          <w:rFonts w:hint="eastAsia"/>
        </w:rPr>
        <w:t>1.4</w:t>
      </w:r>
      <w:r w:rsidRPr="00636514">
        <w:t xml:space="preserve"> </w:t>
      </w:r>
      <w:r w:rsidRPr="00636514">
        <w:rPr>
          <w:rFonts w:hint="eastAsia"/>
        </w:rPr>
        <w:t>本文结构</w:t>
      </w:r>
      <w:bookmarkEnd w:id="59"/>
      <w:bookmarkEnd w:id="60"/>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61" w:name="_Toc492673752"/>
      <w:bookmarkStart w:id="62" w:name="_Toc497837715"/>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61"/>
      <w:bookmarkEnd w:id="62"/>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63" w:name="_Toc492673753"/>
      <w:bookmarkStart w:id="64" w:name="_Toc497837716"/>
      <w:r w:rsidRPr="00636514">
        <w:rPr>
          <w:rFonts w:hint="eastAsia"/>
        </w:rPr>
        <w:t>2.1</w:t>
      </w:r>
      <w:r w:rsidRPr="00636514">
        <w:t xml:space="preserve"> </w:t>
      </w:r>
      <w:bookmarkEnd w:id="63"/>
      <w:r>
        <w:rPr>
          <w:rFonts w:hint="eastAsia"/>
          <w:lang w:eastAsia="zh-CN"/>
        </w:rPr>
        <w:t>多租户和</w:t>
      </w:r>
      <w:r>
        <w:rPr>
          <w:rFonts w:hint="eastAsia"/>
          <w:lang w:eastAsia="zh-CN"/>
        </w:rPr>
        <w:t>SaaS</w:t>
      </w:r>
      <w:r>
        <w:rPr>
          <w:rFonts w:hint="eastAsia"/>
          <w:lang w:eastAsia="zh-CN"/>
        </w:rPr>
        <w:t>服务</w:t>
      </w:r>
      <w:bookmarkEnd w:id="64"/>
    </w:p>
    <w:p w14:paraId="4E9E28CF" w14:textId="0BCF5CFE" w:rsidR="00F06F4B" w:rsidRPr="00636514" w:rsidRDefault="00F06F4B" w:rsidP="00AD581F">
      <w:pPr>
        <w:pStyle w:val="afe"/>
        <w:numPr>
          <w:ilvl w:val="0"/>
          <w:numId w:val="16"/>
        </w:numPr>
        <w:ind w:firstLineChars="0"/>
      </w:pPr>
      <w:bookmarkStart w:id="65" w:name="_Toc492673754"/>
      <w:r w:rsidRPr="00636514">
        <w:rPr>
          <w:rFonts w:hint="eastAsia"/>
        </w:rPr>
        <w:t>多租户</w:t>
      </w:r>
      <w:bookmarkEnd w:id="65"/>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6">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66" w:name="_Toc492673755"/>
      <w:r w:rsidRPr="00636514">
        <w:t>SaaS</w:t>
      </w:r>
      <w:bookmarkEnd w:id="66"/>
      <w:r>
        <w:rPr>
          <w:rFonts w:hint="eastAsia"/>
        </w:rPr>
        <w:t>服务模式</w:t>
      </w:r>
    </w:p>
    <w:p w14:paraId="3A3F28E7" w14:textId="7A8D6FE6"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7">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8">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67" w:name="_Toc492673756"/>
      <w:bookmarkStart w:id="68" w:name="_Toc497837717"/>
      <w:r w:rsidRPr="005270D9">
        <w:rPr>
          <w:rFonts w:hint="eastAsia"/>
        </w:rPr>
        <w:t>2.2</w:t>
      </w:r>
      <w:r w:rsidRPr="00636514">
        <w:t xml:space="preserve"> </w:t>
      </w:r>
      <w:bookmarkEnd w:id="67"/>
      <w:r>
        <w:rPr>
          <w:rFonts w:hint="eastAsia"/>
          <w:lang w:eastAsia="zh-CN"/>
        </w:rPr>
        <w:t>S</w:t>
      </w:r>
      <w:r>
        <w:rPr>
          <w:lang w:eastAsia="zh-CN"/>
        </w:rPr>
        <w:t>SM</w:t>
      </w:r>
      <w:r>
        <w:rPr>
          <w:lang w:eastAsia="zh-CN"/>
        </w:rPr>
        <w:t>框架</w:t>
      </w:r>
      <w:bookmarkEnd w:id="68"/>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69" w:name="_Toc492673757"/>
      <w:r w:rsidRPr="00636514">
        <w:t>Spring</w:t>
      </w:r>
      <w:r w:rsidRPr="00636514">
        <w:t>框架和</w:t>
      </w:r>
      <w:r w:rsidRPr="00636514">
        <w:rPr>
          <w:rFonts w:hint="eastAsia"/>
        </w:rPr>
        <w:t>SpringMVC</w:t>
      </w:r>
      <w:bookmarkEnd w:id="69"/>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9">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70" w:name="_Toc492673758"/>
      <w:r>
        <w:rPr>
          <w:rFonts w:hint="eastAsia"/>
        </w:rPr>
        <w:t>数据持久层框架</w:t>
      </w:r>
      <w:bookmarkEnd w:id="70"/>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31">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71" w:name="_Toc492673760"/>
      <w:bookmarkStart w:id="72" w:name="_Toc497837718"/>
      <w:r w:rsidRPr="00636514">
        <w:rPr>
          <w:rFonts w:hint="eastAsia"/>
        </w:rPr>
        <w:t>2.3</w:t>
      </w:r>
      <w:r w:rsidRPr="00636514">
        <w:t xml:space="preserve"> Android</w:t>
      </w:r>
      <w:bookmarkEnd w:id="71"/>
      <w:r>
        <w:rPr>
          <w:rFonts w:hint="eastAsia"/>
          <w:lang w:eastAsia="zh-CN"/>
        </w:rPr>
        <w:t>应用</w:t>
      </w:r>
      <w:bookmarkEnd w:id="72"/>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2">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3"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4">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6A1DA0" w:rsidP="007B3BD3">
      <w:pPr>
        <w:ind w:firstLine="480"/>
      </w:pPr>
      <w:hyperlink r:id="rId35"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73" w:name="_Toc492673761"/>
      <w:bookmarkStart w:id="74" w:name="_Toc497837719"/>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73"/>
      <w:bookmarkEnd w:id="74"/>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75" w:name="_Toc492673762"/>
      <w:bookmarkStart w:id="76" w:name="_Toc497837720"/>
      <w:r w:rsidRPr="00636514">
        <w:rPr>
          <w:rFonts w:hint="eastAsia"/>
        </w:rPr>
        <w:t xml:space="preserve">3.1 </w:t>
      </w:r>
      <w:r>
        <w:rPr>
          <w:rFonts w:hint="eastAsia"/>
          <w:lang w:eastAsia="zh-CN"/>
        </w:rPr>
        <w:t>系统</w:t>
      </w:r>
      <w:r w:rsidRPr="00636514">
        <w:rPr>
          <w:rFonts w:hint="eastAsia"/>
        </w:rPr>
        <w:t>目标</w:t>
      </w:r>
      <w:bookmarkEnd w:id="75"/>
      <w:bookmarkEnd w:id="76"/>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77777777" w:rsidR="00F06F4B" w:rsidRPr="00636514" w:rsidRDefault="00F06F4B" w:rsidP="008F45EA">
      <w:pPr>
        <w:pStyle w:val="2"/>
      </w:pPr>
      <w:bookmarkStart w:id="77" w:name="_Toc497837721"/>
      <w:r w:rsidRPr="00636514">
        <w:rPr>
          <w:rFonts w:hint="eastAsia"/>
        </w:rPr>
        <w:t>3.2</w:t>
      </w:r>
      <w:r w:rsidRPr="00636514">
        <w:t xml:space="preserve"> </w:t>
      </w:r>
      <w:r w:rsidRPr="00636514">
        <w:rPr>
          <w:rFonts w:hint="eastAsia"/>
        </w:rPr>
        <w:t>可行性分析</w:t>
      </w:r>
      <w:bookmarkEnd w:id="77"/>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78" w:name="_Toc497837722"/>
      <w:r w:rsidRPr="00636514">
        <w:t>3.</w:t>
      </w:r>
      <w:r w:rsidRPr="00636514">
        <w:rPr>
          <w:rFonts w:hint="eastAsia"/>
          <w:lang w:eastAsia="zh-CN"/>
        </w:rPr>
        <w:t>3</w:t>
      </w:r>
      <w:r w:rsidRPr="00636514">
        <w:t xml:space="preserve"> </w:t>
      </w:r>
      <w:r w:rsidRPr="00636514">
        <w:rPr>
          <w:rFonts w:hint="eastAsia"/>
          <w:lang w:eastAsia="zh-CN"/>
        </w:rPr>
        <w:t>需求分析</w:t>
      </w:r>
      <w:bookmarkEnd w:id="78"/>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79" w:name="_Toc497837723"/>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79"/>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6">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7">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80" w:name="_Toc497837724"/>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80"/>
      <w:r w:rsidRPr="00636514">
        <w:rPr>
          <w:rFonts w:hint="eastAsia"/>
          <w:color w:val="auto"/>
          <w:lang w:eastAsia="zh-CN"/>
        </w:rPr>
        <w:t xml:space="preserve"> </w:t>
      </w:r>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8">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9">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81" w:name="_Toc492673775"/>
      <w:r w:rsidRPr="00636514">
        <w:rPr>
          <w:lang w:val="en-US" w:eastAsia="zh-CN"/>
        </w:rPr>
        <w:br w:type="page"/>
      </w:r>
      <w:bookmarkStart w:id="82" w:name="_Toc497837725"/>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82"/>
    </w:p>
    <w:p w14:paraId="14B06434" w14:textId="62E2F947" w:rsidR="00F06F4B" w:rsidRDefault="00F06F4B" w:rsidP="00E819FF">
      <w:pPr>
        <w:pStyle w:val="2"/>
        <w:rPr>
          <w:lang w:eastAsia="zh-CN"/>
        </w:rPr>
      </w:pPr>
      <w:bookmarkStart w:id="83" w:name="_Toc497837726"/>
      <w:r>
        <w:rPr>
          <w:rFonts w:hint="eastAsia"/>
          <w:lang w:eastAsia="zh-CN"/>
        </w:rPr>
        <w:t xml:space="preserve">4.1 </w:t>
      </w:r>
      <w:r>
        <w:rPr>
          <w:rFonts w:hint="eastAsia"/>
          <w:lang w:eastAsia="zh-CN"/>
        </w:rPr>
        <w:t>系统总体架构</w:t>
      </w:r>
      <w:bookmarkEnd w:id="83"/>
    </w:p>
    <w:p w14:paraId="561607F2" w14:textId="77777777" w:rsidR="001D030A" w:rsidRDefault="006F3836" w:rsidP="009448BF">
      <w:pPr>
        <w:ind w:firstLine="480"/>
        <w:rPr>
          <w:ins w:id="84" w:author="Miley Ren" w:date="2017-11-08T10:47:00Z"/>
        </w:rPr>
      </w:pPr>
      <w:ins w:id="85" w:author="Miley Ren" w:date="2017-11-08T10:43:00Z">
        <w:r>
          <w:rPr>
            <w:rFonts w:hint="eastAsia"/>
          </w:rPr>
          <w:t>（缺乏网络架构、安全性问题的考虑</w:t>
        </w:r>
      </w:ins>
      <w:ins w:id="86" w:author="Miley Ren" w:date="2017-11-08T10:44:00Z">
        <w:r w:rsidR="00D70DE7">
          <w:rPr>
            <w:rFonts w:hint="eastAsia"/>
          </w:rPr>
          <w:t>。</w:t>
        </w:r>
        <w:r w:rsidR="00353F0F">
          <w:rPr>
            <w:rFonts w:hint="eastAsia"/>
          </w:rPr>
          <w:t>参考论文</w:t>
        </w:r>
        <w:r w:rsidR="00353F0F">
          <w:rPr>
            <w:rFonts w:hint="eastAsia"/>
          </w:rPr>
          <w:t>3.2.1</w:t>
        </w:r>
        <w:r w:rsidR="00353F0F">
          <w:rPr>
            <w:rFonts w:hint="eastAsia"/>
          </w:rPr>
          <w:t>中的</w:t>
        </w:r>
      </w:ins>
      <w:ins w:id="87" w:author="Miley Ren" w:date="2017-11-08T10:45:00Z">
        <w:r w:rsidR="00353F0F">
          <w:rPr>
            <w:rFonts w:hint="eastAsia"/>
          </w:rPr>
          <w:t>网络</w:t>
        </w:r>
        <w:r w:rsidR="00E44FAD">
          <w:rPr>
            <w:rFonts w:hint="eastAsia"/>
          </w:rPr>
          <w:t>拓补图</w:t>
        </w:r>
        <w:r w:rsidR="002F651E">
          <w:rPr>
            <w:rFonts w:hint="eastAsia"/>
          </w:rPr>
          <w:t>，不写外网，</w:t>
        </w:r>
      </w:ins>
      <w:ins w:id="88" w:author="Miley Ren" w:date="2017-11-08T10:46:00Z">
        <w:r w:rsidR="00F76C7D">
          <w:rPr>
            <w:rFonts w:hint="eastAsia"/>
          </w:rPr>
          <w:t>外网直接通过防火墙。</w:t>
        </w:r>
      </w:ins>
      <w:ins w:id="89" w:author="Miley Ren" w:date="2017-11-08T10:45:00Z">
        <w:r w:rsidR="002F651E">
          <w:rPr>
            <w:rFonts w:hint="eastAsia"/>
          </w:rPr>
          <w:t>一个个</w:t>
        </w:r>
        <w:r w:rsidR="002F651E">
          <w:rPr>
            <w:rFonts w:hint="eastAsia"/>
          </w:rPr>
          <w:t>APP</w:t>
        </w:r>
        <w:r w:rsidR="002F651E">
          <w:rPr>
            <w:rFonts w:hint="eastAsia"/>
          </w:rPr>
          <w:t>终端，管理员替换一般用户。</w:t>
        </w:r>
      </w:ins>
      <w:ins w:id="90" w:author="Miley Ren" w:date="2017-11-08T10:46:00Z">
        <w:r w:rsidR="00F76C7D">
          <w:rPr>
            <w:rFonts w:hint="eastAsia"/>
          </w:rPr>
          <w:t>一部分通过</w:t>
        </w:r>
        <w:r w:rsidR="00F76C7D">
          <w:rPr>
            <w:rFonts w:hint="eastAsia"/>
          </w:rPr>
          <w:t>Internet</w:t>
        </w:r>
        <w:r w:rsidR="00F76C7D">
          <w:rPr>
            <w:rFonts w:hint="eastAsia"/>
          </w:rPr>
          <w:t>，另一部分通过移动终端</w:t>
        </w:r>
        <w:r w:rsidR="00281EA4">
          <w:rPr>
            <w:rFonts w:hint="eastAsia"/>
          </w:rPr>
          <w:t>访问的</w:t>
        </w:r>
        <w:r w:rsidR="00E468EE">
          <w:rPr>
            <w:rFonts w:hint="eastAsia"/>
          </w:rPr>
          <w:t>。</w:t>
        </w:r>
      </w:ins>
    </w:p>
    <w:p w14:paraId="7F16E5A2" w14:textId="2A4214BD" w:rsidR="001D030A" w:rsidRDefault="001D030A" w:rsidP="009448BF">
      <w:pPr>
        <w:ind w:firstLine="480"/>
        <w:rPr>
          <w:ins w:id="91" w:author="Miley Ren" w:date="2017-11-08T10:49:00Z"/>
        </w:rPr>
      </w:pPr>
      <w:ins w:id="92" w:author="Miley Ren" w:date="2017-11-08T10:47:00Z">
        <w:r>
          <w:rPr>
            <w:rFonts w:hint="eastAsia"/>
          </w:rPr>
          <w:t>软件架构参考图</w:t>
        </w:r>
        <w:r>
          <w:rPr>
            <w:rFonts w:hint="eastAsia"/>
          </w:rPr>
          <w:t>3-2</w:t>
        </w:r>
        <w:r w:rsidR="00074C68">
          <w:rPr>
            <w:rFonts w:hint="eastAsia"/>
          </w:rPr>
          <w:t>。</w:t>
        </w:r>
        <w:r w:rsidR="00CF6B21">
          <w:rPr>
            <w:rFonts w:hint="eastAsia"/>
          </w:rPr>
          <w:t>技术架构图</w:t>
        </w:r>
      </w:ins>
      <w:ins w:id="93" w:author="Miley Ren" w:date="2017-11-08T10:48:00Z">
        <w:r w:rsidR="00CF6B21">
          <w:rPr>
            <w:rFonts w:hint="eastAsia"/>
          </w:rPr>
          <w:t>+</w:t>
        </w:r>
        <w:r w:rsidR="00CF6B21">
          <w:rPr>
            <w:rFonts w:hint="eastAsia"/>
          </w:rPr>
          <w:t>逻辑架构图</w:t>
        </w:r>
      </w:ins>
      <w:ins w:id="94" w:author="Miley Ren" w:date="2017-11-08T10:49:00Z">
        <w:r w:rsidR="00886421">
          <w:rPr>
            <w:rFonts w:hint="eastAsia"/>
          </w:rPr>
          <w:t>。</w:t>
        </w:r>
      </w:ins>
    </w:p>
    <w:p w14:paraId="436D0200" w14:textId="60A023BF" w:rsidR="00CF6B21" w:rsidRDefault="00CF6B21" w:rsidP="009448BF">
      <w:pPr>
        <w:ind w:firstLine="480"/>
        <w:rPr>
          <w:ins w:id="95" w:author="Miley Ren" w:date="2017-11-08T10:48:00Z"/>
          <w:rFonts w:hint="eastAsia"/>
        </w:rPr>
      </w:pPr>
      <w:ins w:id="96" w:author="Miley Ren" w:date="2017-11-08T10:49:00Z">
        <w:r>
          <w:rPr>
            <w:rFonts w:hint="eastAsia"/>
          </w:rPr>
          <w:t>因为是云平台，要考虑安全问题，可参考宝山区第五章的图</w:t>
        </w:r>
        <w:r w:rsidR="00886421">
          <w:rPr>
            <w:rFonts w:hint="eastAsia"/>
          </w:rPr>
          <w:t>。</w:t>
        </w:r>
        <w:r w:rsidR="00851581">
          <w:rPr>
            <w:rFonts w:hint="eastAsia"/>
          </w:rPr>
          <w:t>对图有文字的描述和说明。</w:t>
        </w:r>
      </w:ins>
    </w:p>
    <w:p w14:paraId="5FA6D3F4" w14:textId="4C149349" w:rsidR="00CF6B21" w:rsidRDefault="00CF6B21" w:rsidP="00CF6B21">
      <w:pPr>
        <w:ind w:firstLineChars="83" w:firstLine="199"/>
        <w:rPr>
          <w:ins w:id="97" w:author="Miley Ren" w:date="2017-11-08T10:47:00Z"/>
        </w:rPr>
        <w:pPrChange w:id="98" w:author="Miley Ren" w:date="2017-11-08T10:48:00Z">
          <w:pPr>
            <w:ind w:firstLine="480"/>
          </w:pPr>
        </w:pPrChange>
      </w:pPr>
      <w:ins w:id="99" w:author="Miley Ren" w:date="2017-11-08T10:48:00Z">
        <w:r>
          <w:rPr>
            <w:rFonts w:hint="eastAsia"/>
          </w:rPr>
          <w:t>技术架构，将其具体化</w:t>
        </w:r>
      </w:ins>
    </w:p>
    <w:p w14:paraId="56BFFCF7" w14:textId="2C74791B" w:rsidR="006F3836" w:rsidRDefault="006F3836" w:rsidP="009448BF">
      <w:pPr>
        <w:ind w:firstLine="480"/>
        <w:rPr>
          <w:ins w:id="100" w:author="Miley Ren" w:date="2017-11-08T10:43:00Z"/>
        </w:rPr>
      </w:pPr>
      <w:ins w:id="101" w:author="Miley Ren" w:date="2017-11-08T10:43:00Z">
        <w:r>
          <w:rPr>
            <w:rFonts w:hint="eastAsia"/>
          </w:rPr>
          <w:t>）</w:t>
        </w:r>
      </w:ins>
    </w:p>
    <w:p w14:paraId="296D8CE8" w14:textId="1E586A79" w:rsidR="00F06F4B" w:rsidRDefault="005574CB" w:rsidP="009448BF">
      <w:pPr>
        <w:ind w:firstLine="480"/>
      </w:pPr>
      <w:commentRangeStart w:id="102"/>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40">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102"/>
      <w:r w:rsidR="00DF7E1D">
        <w:rPr>
          <w:rStyle w:val="aa"/>
          <w:lang w:val="x-none" w:eastAsia="x-none"/>
        </w:rPr>
        <w:commentReference w:id="102"/>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w:t>
      </w:r>
      <w:r w:rsidR="00F06F4B">
        <w:lastRenderedPageBreak/>
        <w:t>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1AC76814" w:rsidR="00F06F4B" w:rsidRDefault="00D9137B" w:rsidP="00964AD1">
      <w:pPr>
        <w:ind w:firstLine="480"/>
      </w:pPr>
      <w:r>
        <w:rPr>
          <w:noProof/>
        </w:rPr>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41">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103" w:name="_Toc492673776"/>
      <w:bookmarkStart w:id="104" w:name="_Toc497837727"/>
      <w:r w:rsidRPr="00636514">
        <w:rPr>
          <w:rFonts w:hint="eastAsia"/>
        </w:rPr>
        <w:lastRenderedPageBreak/>
        <w:t>4.</w:t>
      </w:r>
      <w:r w:rsidRPr="00636514">
        <w:rPr>
          <w:rFonts w:hint="eastAsia"/>
          <w:lang w:eastAsia="zh-CN"/>
        </w:rPr>
        <w:t>2</w:t>
      </w:r>
      <w:bookmarkEnd w:id="103"/>
      <w:r>
        <w:rPr>
          <w:lang w:eastAsia="zh-CN"/>
        </w:rPr>
        <w:t xml:space="preserve"> </w:t>
      </w:r>
      <w:r>
        <w:rPr>
          <w:rFonts w:hint="eastAsia"/>
          <w:lang w:eastAsia="zh-CN"/>
        </w:rPr>
        <w:t>系统详细设计</w:t>
      </w:r>
      <w:bookmarkEnd w:id="104"/>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2">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lastRenderedPageBreak/>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3">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lastRenderedPageBreak/>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3DFF3479" w:rsidR="00F06F4B" w:rsidRPr="00636514" w:rsidRDefault="00F06F4B" w:rsidP="00F64CAE">
      <w:pPr>
        <w:pStyle w:val="2"/>
      </w:pPr>
      <w:bookmarkStart w:id="105" w:name="_Toc492673770"/>
      <w:bookmarkStart w:id="106" w:name="_Toc497837728"/>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105"/>
      <w:bookmarkEnd w:id="106"/>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w:t>
      </w:r>
      <w:r w:rsidRPr="00636514">
        <w:lastRenderedPageBreak/>
        <w:t>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107" w:name="_Toc492673771"/>
      <w:r w:rsidRPr="00636514">
        <w:t>数据库多租户设计模式的实现</w:t>
      </w:r>
      <w:bookmarkEnd w:id="107"/>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108" w:name="_Toc492673772"/>
      <w:r w:rsidRPr="00636514">
        <w:rPr>
          <w:rFonts w:hint="eastAsia"/>
        </w:rPr>
        <w:t>数据库概念结构设计</w:t>
      </w:r>
      <w:bookmarkEnd w:id="108"/>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109" w:name="_Toc492673773"/>
      <w:r w:rsidRPr="00636514">
        <w:rPr>
          <w:rFonts w:hint="eastAsia"/>
        </w:rPr>
        <w:t>数据库逻辑结构设计</w:t>
      </w:r>
      <w:bookmarkEnd w:id="109"/>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w:t>
      </w:r>
      <w:r w:rsidRPr="00636514">
        <w:rPr>
          <w:rFonts w:hint="eastAsia"/>
        </w:rPr>
        <w:lastRenderedPageBreak/>
        <w:t>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4">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w:t>
      </w:r>
      <w:r w:rsidRPr="00636514">
        <w:rPr>
          <w:rFonts w:hint="eastAsia"/>
        </w:rPr>
        <w:lastRenderedPageBreak/>
        <w:t>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110" w:name="_Toc492673774"/>
      <w:r w:rsidRPr="00964AD1">
        <w:rPr>
          <w:rFonts w:hint="eastAsia"/>
        </w:rPr>
        <w:t>多租户数据库</w:t>
      </w:r>
      <w:r w:rsidRPr="00964AD1">
        <w:t>安全</w:t>
      </w:r>
      <w:bookmarkEnd w:id="110"/>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w:t>
      </w:r>
      <w:r w:rsidRPr="00636514">
        <w:rPr>
          <w:rFonts w:hint="eastAsia"/>
        </w:rPr>
        <w:lastRenderedPageBreak/>
        <w:t>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w:t>
      </w:r>
      <w:r>
        <w:rPr>
          <w:rFonts w:hint="eastAsia"/>
        </w:rPr>
        <w:lastRenderedPageBreak/>
        <w:t>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lastRenderedPageBreak/>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111" w:name="_Toc497837729"/>
      <w:commentRangeStart w:id="112"/>
      <w:r w:rsidRPr="00636514">
        <w:rPr>
          <w:rFonts w:hint="eastAsia"/>
        </w:rPr>
        <w:lastRenderedPageBreak/>
        <w:t>第</w:t>
      </w:r>
      <w:commentRangeEnd w:id="112"/>
      <w:r w:rsidR="00DF7E1D">
        <w:rPr>
          <w:rStyle w:val="aa"/>
          <w:rFonts w:eastAsiaTheme="minorEastAsia"/>
          <w:b w:val="0"/>
          <w:bCs w:val="0"/>
          <w:kern w:val="2"/>
        </w:rPr>
        <w:commentReference w:id="112"/>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81"/>
      <w:bookmarkEnd w:id="111"/>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113" w:name="_Toc497837730"/>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113"/>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6A1DA0"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6A1DA0"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5">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6">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140D6C3D" w:rsidR="00F06F4B" w:rsidRPr="00636514" w:rsidRDefault="00F06F4B" w:rsidP="000B1AA4">
      <w:pPr>
        <w:pStyle w:val="2"/>
      </w:pPr>
      <w:bookmarkStart w:id="114" w:name="_Toc492673778"/>
      <w:bookmarkStart w:id="115" w:name="_Toc497837731"/>
      <w:r w:rsidRPr="00636514">
        <w:rPr>
          <w:rFonts w:hint="eastAsia"/>
          <w:lang w:eastAsia="zh-CN"/>
        </w:rPr>
        <w:t>5</w:t>
      </w:r>
      <w:r w:rsidRPr="00636514">
        <w:rPr>
          <w:rFonts w:hint="eastAsia"/>
        </w:rPr>
        <w:t>.</w:t>
      </w:r>
      <w:ins w:id="116" w:author="Miley Ren" w:date="2017-11-08T10:57:00Z">
        <w:r w:rsidR="00051EE9">
          <w:rPr>
            <w:rFonts w:hint="eastAsia"/>
            <w:lang w:eastAsia="zh-CN"/>
          </w:rPr>
          <w:t>2</w:t>
        </w:r>
      </w:ins>
      <w:del w:id="117" w:author="Miley Ren" w:date="2017-11-08T10:57:00Z">
        <w:r w:rsidRPr="00636514" w:rsidDel="00051EE9">
          <w:delText>3</w:delText>
        </w:r>
      </w:del>
      <w:r w:rsidRPr="00636514">
        <w:t xml:space="preserve"> </w:t>
      </w:r>
      <w:r w:rsidRPr="00636514">
        <w:t>系统权限实现</w:t>
      </w:r>
      <w:bookmarkEnd w:id="114"/>
      <w:bookmarkEnd w:id="115"/>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61FE2026" w:rsidR="00F06F4B" w:rsidRPr="00636514" w:rsidRDefault="00F06F4B" w:rsidP="00AD5B27">
      <w:pPr>
        <w:pStyle w:val="2"/>
      </w:pPr>
      <w:bookmarkStart w:id="118" w:name="_Toc497837732"/>
      <w:r w:rsidRPr="00636514">
        <w:rPr>
          <w:rFonts w:hint="eastAsia"/>
          <w:lang w:eastAsia="zh-CN"/>
        </w:rPr>
        <w:t>5</w:t>
      </w:r>
      <w:r w:rsidRPr="00636514">
        <w:rPr>
          <w:rFonts w:hint="eastAsia"/>
        </w:rPr>
        <w:t>.</w:t>
      </w:r>
      <w:ins w:id="119" w:author="Miley Ren" w:date="2017-11-08T10:57:00Z">
        <w:r w:rsidR="00051EE9">
          <w:rPr>
            <w:rFonts w:hint="eastAsia"/>
            <w:lang w:eastAsia="zh-CN"/>
          </w:rPr>
          <w:t>3</w:t>
        </w:r>
      </w:ins>
      <w:del w:id="120" w:author="Miley Ren" w:date="2017-11-08T10:57:00Z">
        <w:r w:rsidRPr="00636514" w:rsidDel="00051EE9">
          <w:rPr>
            <w:rFonts w:hint="eastAsia"/>
          </w:rPr>
          <w:delText>4</w:delText>
        </w:r>
      </w:del>
      <w:r w:rsidRPr="00636514">
        <w:t xml:space="preserve"> </w:t>
      </w:r>
      <w:r w:rsidRPr="00636514">
        <w:rPr>
          <w:rFonts w:hint="eastAsia"/>
        </w:rPr>
        <w:t>厂商</w:t>
      </w:r>
      <w:r w:rsidRPr="00636514">
        <w:t>模块</w:t>
      </w:r>
      <w:r w:rsidRPr="00636514">
        <w:rPr>
          <w:rFonts w:hint="eastAsia"/>
        </w:rPr>
        <w:t>实现</w:t>
      </w:r>
      <w:bookmarkEnd w:id="11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7">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8">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63756D51" w:rsidR="00F06F4B" w:rsidRPr="00636514" w:rsidRDefault="00F06F4B" w:rsidP="000B1AA4">
      <w:pPr>
        <w:pStyle w:val="2"/>
      </w:pPr>
      <w:bookmarkStart w:id="121" w:name="_Toc492673780"/>
      <w:bookmarkStart w:id="122" w:name="_Toc497837733"/>
      <w:r w:rsidRPr="00636514">
        <w:rPr>
          <w:rFonts w:hint="eastAsia"/>
          <w:lang w:eastAsia="zh-CN"/>
        </w:rPr>
        <w:t>5</w:t>
      </w:r>
      <w:r w:rsidRPr="00636514">
        <w:t>.</w:t>
      </w:r>
      <w:ins w:id="123" w:author="Miley Ren" w:date="2017-11-08T10:57:00Z">
        <w:r w:rsidR="004E3299">
          <w:rPr>
            <w:rFonts w:hint="eastAsia"/>
            <w:lang w:eastAsia="zh-CN"/>
          </w:rPr>
          <w:t>4</w:t>
        </w:r>
      </w:ins>
      <w:del w:id="124" w:author="Miley Ren" w:date="2017-11-08T10:57:00Z">
        <w:r w:rsidRPr="00636514" w:rsidDel="004E3299">
          <w:delText>5</w:delText>
        </w:r>
      </w:del>
      <w:r w:rsidRPr="00636514">
        <w:t xml:space="preserve"> </w:t>
      </w:r>
      <w:r w:rsidRPr="00636514">
        <w:t>运营商模块实现</w:t>
      </w:r>
      <w:bookmarkEnd w:id="121"/>
      <w:bookmarkEnd w:id="122"/>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9">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0">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1">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2">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2AEFA913" w:rsidR="00F06F4B" w:rsidRPr="00636514" w:rsidRDefault="00F06F4B" w:rsidP="000B1AA4">
      <w:pPr>
        <w:pStyle w:val="2"/>
      </w:pPr>
      <w:bookmarkStart w:id="125" w:name="_Toc492673781"/>
      <w:bookmarkStart w:id="126" w:name="_Toc497837734"/>
      <w:r w:rsidRPr="00636514">
        <w:rPr>
          <w:rFonts w:hint="eastAsia"/>
          <w:lang w:eastAsia="zh-CN"/>
        </w:rPr>
        <w:t>5</w:t>
      </w:r>
      <w:r w:rsidRPr="00636514">
        <w:rPr>
          <w:rFonts w:hint="eastAsia"/>
        </w:rPr>
        <w:t>.</w:t>
      </w:r>
      <w:ins w:id="127" w:author="Miley Ren" w:date="2017-11-08T10:57:00Z">
        <w:r w:rsidR="004E3299">
          <w:rPr>
            <w:rFonts w:hint="eastAsia"/>
            <w:lang w:eastAsia="zh-CN"/>
          </w:rPr>
          <w:t>5</w:t>
        </w:r>
      </w:ins>
      <w:del w:id="128" w:author="Miley Ren" w:date="2017-11-08T10:57:00Z">
        <w:r w:rsidRPr="00636514" w:rsidDel="004E3299">
          <w:rPr>
            <w:rFonts w:hint="eastAsia"/>
          </w:rPr>
          <w:delText>6</w:delText>
        </w:r>
      </w:del>
      <w:r w:rsidRPr="00636514">
        <w:t xml:space="preserve"> </w:t>
      </w:r>
      <w:bookmarkEnd w:id="125"/>
      <w:r w:rsidRPr="00636514">
        <w:rPr>
          <w:rFonts w:hint="eastAsia"/>
        </w:rPr>
        <w:t>文件服务器</w:t>
      </w:r>
      <w:bookmarkEnd w:id="126"/>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129" w:name="_Toc492673782"/>
      <w:bookmarkStart w:id="130" w:name="_Toc497837735"/>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129"/>
      <w:bookmarkEnd w:id="130"/>
      <w:r w:rsidRPr="00636514">
        <w:rPr>
          <w:rFonts w:hint="eastAsia"/>
        </w:rPr>
        <w:t xml:space="preserve"> </w:t>
      </w:r>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31" w:name="_Toc492673783"/>
      <w:bookmarkStart w:id="132" w:name="_Toc497837736"/>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31"/>
      <w:bookmarkEnd w:id="132"/>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33" w:name="_Toc492673784"/>
      <w:bookmarkStart w:id="134" w:name="_Toc497837737"/>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33"/>
      <w:bookmarkEnd w:id="134"/>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3">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35" w:name="_Toc492673785"/>
      <w:bookmarkStart w:id="136" w:name="_Toc497837738"/>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35"/>
      <w:bookmarkEnd w:id="136"/>
    </w:p>
    <w:p w14:paraId="043FEA4E" w14:textId="7F0C46C0" w:rsidR="00F06F4B" w:rsidRPr="00636514" w:rsidRDefault="00F06F4B" w:rsidP="00AD581F">
      <w:pPr>
        <w:pStyle w:val="afe"/>
        <w:numPr>
          <w:ilvl w:val="0"/>
          <w:numId w:val="22"/>
        </w:numPr>
        <w:ind w:firstLineChars="0"/>
      </w:pPr>
      <w:bookmarkStart w:id="137" w:name="_Toc492673786"/>
      <w:r w:rsidRPr="00636514">
        <w:rPr>
          <w:rFonts w:hint="eastAsia"/>
        </w:rPr>
        <w:t>购物流程的实现</w:t>
      </w:r>
      <w:bookmarkEnd w:id="137"/>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4">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5"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6">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38" w:name="_Toc492673787"/>
      <w:r w:rsidRPr="00636514">
        <w:rPr>
          <w:rFonts w:hint="eastAsia"/>
        </w:rPr>
        <w:t>串口通信实现</w:t>
      </w:r>
      <w:bookmarkEnd w:id="138"/>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7">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39" w:name="_Toc492673788"/>
      <w:r w:rsidRPr="00636514">
        <w:rPr>
          <w:rFonts w:hint="eastAsia"/>
        </w:rPr>
        <w:t>移动支付功能实现</w:t>
      </w:r>
      <w:bookmarkEnd w:id="139"/>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8">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40" w:name="_Toc492673789"/>
      <w:r w:rsidRPr="00534659">
        <w:t>应用版本更新</w:t>
      </w:r>
      <w:bookmarkEnd w:id="140"/>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41" w:name="_Toc492673790"/>
      <w:bookmarkStart w:id="142" w:name="_Toc497837739"/>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141"/>
      <w:bookmarkEnd w:id="142"/>
    </w:p>
    <w:p w14:paraId="7C1DC207" w14:textId="0C4340D5" w:rsidR="008111E2" w:rsidRPr="00636514" w:rsidRDefault="00660703" w:rsidP="002F4A54">
      <w:pPr>
        <w:ind w:firstLine="480"/>
      </w:pPr>
      <w:r w:rsidRPr="00636514">
        <w:rPr>
          <w:rFonts w:hint="eastAsia"/>
        </w:rPr>
        <w:t>本文描述了</w:t>
      </w:r>
      <w:bookmarkStart w:id="143"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43"/>
    <w:p w14:paraId="6380E774" w14:textId="77777777" w:rsidR="009310F4" w:rsidRPr="00636514" w:rsidRDefault="0055124F" w:rsidP="00042A16">
      <w:pPr>
        <w:pStyle w:val="1"/>
        <w:ind w:leftChars="0" w:left="0"/>
      </w:pPr>
      <w:r w:rsidRPr="00636514">
        <w:br w:type="page"/>
      </w:r>
      <w:bookmarkStart w:id="144" w:name="_Toc492673791"/>
      <w:bookmarkStart w:id="145" w:name="_Toc497837740"/>
      <w:r w:rsidR="009310F4" w:rsidRPr="00636514">
        <w:lastRenderedPageBreak/>
        <w:t>致谢</w:t>
      </w:r>
      <w:bookmarkEnd w:id="144"/>
      <w:bookmarkEnd w:id="14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46" w:name="_Toc497837741"/>
      <w:r>
        <w:lastRenderedPageBreak/>
        <w:t>参考文献</w:t>
      </w:r>
      <w:bookmarkEnd w:id="14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iley Ren" w:date="2017-11-08T10:55:00Z" w:initials="MR">
    <w:p w14:paraId="0CC0B1B1" w14:textId="5A04EFE6" w:rsidR="00DF7E1D" w:rsidRDefault="00DF7E1D">
      <w:pPr>
        <w:pStyle w:val="ab"/>
        <w:ind w:firstLine="420"/>
      </w:pPr>
      <w:r>
        <w:rPr>
          <w:rStyle w:val="aa"/>
        </w:rPr>
        <w:annotationRef/>
      </w:r>
      <w:r>
        <w:rPr>
          <w:rFonts w:hint="eastAsia"/>
          <w:lang w:eastAsia="zh-CN"/>
        </w:rPr>
        <w:t>多租户的代码</w:t>
      </w:r>
    </w:p>
  </w:comment>
  <w:comment w:id="102" w:author="Miley Ren" w:date="2017-11-08T10:51:00Z" w:initials="MR">
    <w:p w14:paraId="6360FDAF" w14:textId="1AF10722" w:rsidR="00DF7E1D" w:rsidRDefault="00DF7E1D">
      <w:pPr>
        <w:pStyle w:val="ab"/>
        <w:ind w:firstLine="420"/>
      </w:pPr>
      <w:r>
        <w:rPr>
          <w:rStyle w:val="aa"/>
        </w:rPr>
        <w:annotationRef/>
      </w:r>
    </w:p>
  </w:comment>
  <w:comment w:id="112" w:author="Miley Ren" w:date="2017-11-08T10:52:00Z" w:initials="MR">
    <w:p w14:paraId="6D243049" w14:textId="77777777" w:rsidR="00DF7E1D" w:rsidRDefault="00DF7E1D">
      <w:pPr>
        <w:pStyle w:val="ab"/>
        <w:ind w:firstLine="420"/>
        <w:rPr>
          <w:lang w:eastAsia="zh-CN"/>
        </w:rPr>
      </w:pPr>
      <w:r>
        <w:rPr>
          <w:rStyle w:val="aa"/>
        </w:rPr>
        <w:annotationRef/>
      </w:r>
      <w:r>
        <w:rPr>
          <w:rFonts w:hint="eastAsia"/>
          <w:lang w:eastAsia="zh-CN"/>
        </w:rPr>
        <w:t>加几个类图，贴</w:t>
      </w:r>
      <w:r w:rsidR="00DC2B83">
        <w:rPr>
          <w:rFonts w:hint="eastAsia"/>
          <w:lang w:eastAsia="zh-CN"/>
        </w:rPr>
        <w:t>两段</w:t>
      </w:r>
      <w:r>
        <w:rPr>
          <w:rFonts w:hint="eastAsia"/>
          <w:lang w:eastAsia="zh-CN"/>
        </w:rPr>
        <w:t>代码</w:t>
      </w:r>
    </w:p>
    <w:p w14:paraId="205D6299" w14:textId="77777777" w:rsidR="00051EE9" w:rsidRDefault="00051EE9">
      <w:pPr>
        <w:pStyle w:val="ab"/>
        <w:ind w:firstLine="480"/>
        <w:rPr>
          <w:lang w:eastAsia="zh-CN"/>
        </w:rPr>
      </w:pPr>
    </w:p>
    <w:p w14:paraId="2BAB5927" w14:textId="3F2C4D85" w:rsidR="00051EE9" w:rsidRDefault="00051EE9">
      <w:pPr>
        <w:pStyle w:val="ab"/>
        <w:ind w:firstLine="480"/>
        <w:rPr>
          <w:rFonts w:hint="eastAsia"/>
        </w:rPr>
      </w:pPr>
      <w:r>
        <w:rPr>
          <w:rFonts w:hint="eastAsia"/>
          <w:lang w:eastAsia="zh-CN"/>
        </w:rPr>
        <w:t>贴一些截图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C0B1B1" w15:done="0"/>
  <w15:commentEx w15:paraId="6360FDAF" w15:done="0"/>
  <w15:commentEx w15:paraId="2BAB592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83A6B" w14:textId="77777777" w:rsidR="006A1DA0" w:rsidRPr="005B5109" w:rsidRDefault="006A1DA0" w:rsidP="005B5109">
      <w:pPr>
        <w:pStyle w:val="a6"/>
        <w:ind w:firstLineChars="0" w:firstLine="0"/>
      </w:pPr>
    </w:p>
  </w:endnote>
  <w:endnote w:type="continuationSeparator" w:id="0">
    <w:p w14:paraId="30384AE8" w14:textId="77777777" w:rsidR="006A1DA0" w:rsidRPr="005651D7" w:rsidRDefault="006A1DA0" w:rsidP="005651D7">
      <w:pPr>
        <w:pStyle w:val="a6"/>
        <w:ind w:firstLineChars="0" w:firstLine="0"/>
      </w:pPr>
    </w:p>
  </w:endnote>
  <w:endnote w:type="continuationNotice" w:id="1">
    <w:p w14:paraId="2A199FCD" w14:textId="77777777" w:rsidR="006A1DA0" w:rsidRPr="00632ABF" w:rsidRDefault="006A1DA0" w:rsidP="005651D7">
      <w:pPr>
        <w:pStyle w:val="a6"/>
        <w:ind w:firstLineChars="0" w:firstLine="0"/>
      </w:pPr>
    </w:p>
  </w:endnote>
  <w:endnote w:id="2">
    <w:p w14:paraId="22BD2F37" w14:textId="2DA0884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59BFD025"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26">
    <w:p w14:paraId="1A4C45C4" w14:textId="0B89CDCE"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CC78B0" w:rsidRPr="004B1D41" w:rsidRDefault="00CC78B0"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CC78B0" w:rsidRPr="004B1D41" w:rsidRDefault="00CC78B0"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CC78B0" w:rsidRDefault="00CC78B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CC78B0" w:rsidRDefault="00CC78B0">
    <w:pPr>
      <w:pStyle w:val="a6"/>
      <w:ind w:firstLine="360"/>
      <w:jc w:val="center"/>
    </w:pPr>
  </w:p>
  <w:p w14:paraId="171701BB" w14:textId="77777777" w:rsidR="00CC78B0" w:rsidRDefault="00CC78B0">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CC78B0" w:rsidRDefault="00CC78B0">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CC78B0" w:rsidRDefault="00CC78B0">
    <w:pPr>
      <w:pStyle w:val="a6"/>
      <w:ind w:firstLine="360"/>
      <w:jc w:val="center"/>
    </w:pPr>
  </w:p>
  <w:p w14:paraId="323A3F9D" w14:textId="77777777" w:rsidR="00CC78B0" w:rsidRDefault="00CC78B0">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CC78B0" w:rsidRDefault="00CC78B0" w:rsidP="00F54CD9">
    <w:pPr>
      <w:pStyle w:val="a6"/>
      <w:ind w:firstLine="360"/>
    </w:pPr>
  </w:p>
  <w:p w14:paraId="60063D9F" w14:textId="77777777" w:rsidR="00CC78B0" w:rsidRDefault="00CC78B0">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CC78B0" w:rsidRDefault="00CC78B0">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EndPr/>
    <w:sdtContent>
      <w:p w14:paraId="3DE18ABF" w14:textId="31F6BC04" w:rsidR="00CC78B0" w:rsidRDefault="00CC78B0">
        <w:pPr>
          <w:pStyle w:val="a6"/>
          <w:ind w:firstLine="360"/>
          <w:jc w:val="center"/>
        </w:pPr>
        <w:r>
          <w:fldChar w:fldCharType="begin"/>
        </w:r>
        <w:r>
          <w:instrText>PAGE   \* MERGEFORMAT</w:instrText>
        </w:r>
        <w:r>
          <w:fldChar w:fldCharType="separate"/>
        </w:r>
        <w:r w:rsidR="000A02E4" w:rsidRPr="000A02E4">
          <w:rPr>
            <w:noProof/>
            <w:lang w:val="zh-CN" w:eastAsia="zh-CN"/>
          </w:rPr>
          <w:t>V</w:t>
        </w:r>
        <w:r>
          <w:fldChar w:fldCharType="end"/>
        </w:r>
      </w:p>
    </w:sdtContent>
  </w:sdt>
  <w:p w14:paraId="35649A9A" w14:textId="77777777" w:rsidR="00CC78B0" w:rsidRDefault="00CC78B0">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7B0B6" w14:textId="77777777" w:rsidR="006A1DA0" w:rsidRDefault="006A1DA0" w:rsidP="00EF780A">
      <w:pPr>
        <w:spacing w:line="240" w:lineRule="auto"/>
        <w:ind w:firstLine="480"/>
      </w:pPr>
      <w:r>
        <w:separator/>
      </w:r>
    </w:p>
  </w:footnote>
  <w:footnote w:type="continuationSeparator" w:id="0">
    <w:p w14:paraId="2C536B8E" w14:textId="77777777" w:rsidR="006A1DA0" w:rsidRDefault="006A1DA0" w:rsidP="00EF780A">
      <w:pPr>
        <w:spacing w:line="240" w:lineRule="auto"/>
        <w:ind w:firstLine="480"/>
      </w:pPr>
      <w:r>
        <w:continuationSeparator/>
      </w:r>
    </w:p>
  </w:footnote>
  <w:footnote w:type="continuationNotice" w:id="1">
    <w:p w14:paraId="3FB7B967" w14:textId="77777777" w:rsidR="006A1DA0" w:rsidRDefault="006A1DA0">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CC78B0" w:rsidRDefault="00CC78B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CC78B0" w:rsidRDefault="00CC78B0">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CC78B0" w:rsidRDefault="00CC78B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CC78B0" w:rsidRPr="00F54CD9" w:rsidRDefault="00CC78B0"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CC78B0" w:rsidRDefault="00CC78B0">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CC78B0" w:rsidRDefault="00CC78B0">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CC78B0" w:rsidRDefault="00CC78B0">
    <w:pPr>
      <w:pStyle w:val="a5"/>
      <w:ind w:firstLine="360"/>
    </w:pPr>
    <w:r>
      <w:rPr>
        <w:rFonts w:hint="eastAsia"/>
        <w:lang w:eastAsia="zh-CN"/>
      </w:rPr>
      <w:t>华东师范大学</w:t>
    </w:r>
    <w:r>
      <w:t>专业硕士学位论文</w:t>
    </w:r>
  </w:p>
  <w:p w14:paraId="3B514A3F" w14:textId="630A842C" w:rsidR="00CC78B0" w:rsidRPr="00F54CD9" w:rsidRDefault="00CC78B0"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823"/>
    <w:rsid w:val="00043A6E"/>
    <w:rsid w:val="00043A80"/>
    <w:rsid w:val="00043C3F"/>
    <w:rsid w:val="00044445"/>
    <w:rsid w:val="000446FD"/>
    <w:rsid w:val="00044794"/>
    <w:rsid w:val="00044800"/>
    <w:rsid w:val="00044F9C"/>
    <w:rsid w:val="00045249"/>
    <w:rsid w:val="0004527E"/>
    <w:rsid w:val="00045D94"/>
    <w:rsid w:val="0004657B"/>
    <w:rsid w:val="000477AF"/>
    <w:rsid w:val="00047BB9"/>
    <w:rsid w:val="00047BF9"/>
    <w:rsid w:val="00047D48"/>
    <w:rsid w:val="000504C5"/>
    <w:rsid w:val="00050D0E"/>
    <w:rsid w:val="000517E6"/>
    <w:rsid w:val="00051B57"/>
    <w:rsid w:val="00051BB5"/>
    <w:rsid w:val="00051DA1"/>
    <w:rsid w:val="00051EE9"/>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BE1"/>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50E"/>
    <w:rsid w:val="000666B3"/>
    <w:rsid w:val="00066781"/>
    <w:rsid w:val="00066A91"/>
    <w:rsid w:val="00066B8B"/>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466"/>
    <w:rsid w:val="00077F95"/>
    <w:rsid w:val="000805E4"/>
    <w:rsid w:val="000808C6"/>
    <w:rsid w:val="00080B86"/>
    <w:rsid w:val="000811CD"/>
    <w:rsid w:val="00081B29"/>
    <w:rsid w:val="00081E3A"/>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B4E"/>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2E4"/>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10252"/>
    <w:rsid w:val="001108EC"/>
    <w:rsid w:val="00110902"/>
    <w:rsid w:val="00111096"/>
    <w:rsid w:val="001115F6"/>
    <w:rsid w:val="001118FE"/>
    <w:rsid w:val="00111E0B"/>
    <w:rsid w:val="001122EC"/>
    <w:rsid w:val="0011233B"/>
    <w:rsid w:val="00112562"/>
    <w:rsid w:val="00112F37"/>
    <w:rsid w:val="00113AA3"/>
    <w:rsid w:val="00113B4E"/>
    <w:rsid w:val="001140C5"/>
    <w:rsid w:val="00114236"/>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43C2"/>
    <w:rsid w:val="001449C6"/>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796"/>
    <w:rsid w:val="001477C5"/>
    <w:rsid w:val="00147DF4"/>
    <w:rsid w:val="00147E13"/>
    <w:rsid w:val="0015045C"/>
    <w:rsid w:val="00150794"/>
    <w:rsid w:val="00150796"/>
    <w:rsid w:val="00150B88"/>
    <w:rsid w:val="00151BD7"/>
    <w:rsid w:val="00151D76"/>
    <w:rsid w:val="00151FA0"/>
    <w:rsid w:val="00151FBF"/>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8BC"/>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0D65"/>
    <w:rsid w:val="0019155C"/>
    <w:rsid w:val="001915FF"/>
    <w:rsid w:val="0019191E"/>
    <w:rsid w:val="00191F5D"/>
    <w:rsid w:val="00191F72"/>
    <w:rsid w:val="00191FBB"/>
    <w:rsid w:val="00191FD2"/>
    <w:rsid w:val="001926D3"/>
    <w:rsid w:val="00192755"/>
    <w:rsid w:val="001929E8"/>
    <w:rsid w:val="00192F9C"/>
    <w:rsid w:val="001934FA"/>
    <w:rsid w:val="001936DE"/>
    <w:rsid w:val="00193B81"/>
    <w:rsid w:val="00193CC1"/>
    <w:rsid w:val="00193D34"/>
    <w:rsid w:val="00193F24"/>
    <w:rsid w:val="0019416B"/>
    <w:rsid w:val="001942F7"/>
    <w:rsid w:val="001945ED"/>
    <w:rsid w:val="0019480A"/>
    <w:rsid w:val="001951EE"/>
    <w:rsid w:val="0019536A"/>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D7E"/>
    <w:rsid w:val="001B47A4"/>
    <w:rsid w:val="001B4B99"/>
    <w:rsid w:val="001B4FCB"/>
    <w:rsid w:val="001B53FA"/>
    <w:rsid w:val="001B5558"/>
    <w:rsid w:val="001B57C7"/>
    <w:rsid w:val="001B5B6E"/>
    <w:rsid w:val="001B6A90"/>
    <w:rsid w:val="001B6CBF"/>
    <w:rsid w:val="001B7B8E"/>
    <w:rsid w:val="001C031A"/>
    <w:rsid w:val="001C0822"/>
    <w:rsid w:val="001C092B"/>
    <w:rsid w:val="001C09B8"/>
    <w:rsid w:val="001C0C4A"/>
    <w:rsid w:val="001C1389"/>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30A"/>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8AA"/>
    <w:rsid w:val="001F0FAB"/>
    <w:rsid w:val="001F111A"/>
    <w:rsid w:val="001F1835"/>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5F0C"/>
    <w:rsid w:val="001F78F6"/>
    <w:rsid w:val="00200889"/>
    <w:rsid w:val="00200B75"/>
    <w:rsid w:val="002012D5"/>
    <w:rsid w:val="002017B0"/>
    <w:rsid w:val="00201B53"/>
    <w:rsid w:val="002027D7"/>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2328"/>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0E78"/>
    <w:rsid w:val="00251D94"/>
    <w:rsid w:val="0025215C"/>
    <w:rsid w:val="00252424"/>
    <w:rsid w:val="0025290F"/>
    <w:rsid w:val="00252CD8"/>
    <w:rsid w:val="00252E02"/>
    <w:rsid w:val="00253465"/>
    <w:rsid w:val="0025362B"/>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8BB"/>
    <w:rsid w:val="00262C8F"/>
    <w:rsid w:val="00262CAD"/>
    <w:rsid w:val="002630DE"/>
    <w:rsid w:val="002638F9"/>
    <w:rsid w:val="00263D50"/>
    <w:rsid w:val="00263E43"/>
    <w:rsid w:val="00263E9C"/>
    <w:rsid w:val="00264314"/>
    <w:rsid w:val="002645E8"/>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641"/>
    <w:rsid w:val="002709EA"/>
    <w:rsid w:val="00271053"/>
    <w:rsid w:val="00271734"/>
    <w:rsid w:val="00271AD4"/>
    <w:rsid w:val="002720C3"/>
    <w:rsid w:val="00272369"/>
    <w:rsid w:val="00272465"/>
    <w:rsid w:val="00272472"/>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EA4"/>
    <w:rsid w:val="00281F29"/>
    <w:rsid w:val="00281FFC"/>
    <w:rsid w:val="0028235E"/>
    <w:rsid w:val="002824CD"/>
    <w:rsid w:val="0028258C"/>
    <w:rsid w:val="00282851"/>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1F83"/>
    <w:rsid w:val="002A2624"/>
    <w:rsid w:val="002A294C"/>
    <w:rsid w:val="002A40BA"/>
    <w:rsid w:val="002A4474"/>
    <w:rsid w:val="002A4A9B"/>
    <w:rsid w:val="002A4EFF"/>
    <w:rsid w:val="002A54BA"/>
    <w:rsid w:val="002A552B"/>
    <w:rsid w:val="002A67F6"/>
    <w:rsid w:val="002A6A1D"/>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956"/>
    <w:rsid w:val="00300B2F"/>
    <w:rsid w:val="0030109E"/>
    <w:rsid w:val="003010E6"/>
    <w:rsid w:val="0030147A"/>
    <w:rsid w:val="003016A8"/>
    <w:rsid w:val="0030181C"/>
    <w:rsid w:val="00301937"/>
    <w:rsid w:val="00301C63"/>
    <w:rsid w:val="00302434"/>
    <w:rsid w:val="00302D41"/>
    <w:rsid w:val="00303090"/>
    <w:rsid w:val="003039A6"/>
    <w:rsid w:val="003042BE"/>
    <w:rsid w:val="00304C33"/>
    <w:rsid w:val="003054A9"/>
    <w:rsid w:val="00305577"/>
    <w:rsid w:val="00305C64"/>
    <w:rsid w:val="00305E0C"/>
    <w:rsid w:val="00306B54"/>
    <w:rsid w:val="00306C05"/>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D95"/>
    <w:rsid w:val="00321E43"/>
    <w:rsid w:val="003221D7"/>
    <w:rsid w:val="00322229"/>
    <w:rsid w:val="003224F9"/>
    <w:rsid w:val="0032254D"/>
    <w:rsid w:val="003227BB"/>
    <w:rsid w:val="00322AD4"/>
    <w:rsid w:val="00322E61"/>
    <w:rsid w:val="0032324F"/>
    <w:rsid w:val="003238A5"/>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2929"/>
    <w:rsid w:val="00372C63"/>
    <w:rsid w:val="00372D43"/>
    <w:rsid w:val="003734CC"/>
    <w:rsid w:val="003736CA"/>
    <w:rsid w:val="00373DE3"/>
    <w:rsid w:val="0037428C"/>
    <w:rsid w:val="003743C6"/>
    <w:rsid w:val="00374BB8"/>
    <w:rsid w:val="00374CDE"/>
    <w:rsid w:val="00374D54"/>
    <w:rsid w:val="00374E89"/>
    <w:rsid w:val="0037564C"/>
    <w:rsid w:val="00375D5B"/>
    <w:rsid w:val="00375F26"/>
    <w:rsid w:val="00376132"/>
    <w:rsid w:val="0037741D"/>
    <w:rsid w:val="003776F0"/>
    <w:rsid w:val="00377751"/>
    <w:rsid w:val="00377B0D"/>
    <w:rsid w:val="00377C7B"/>
    <w:rsid w:val="00377E1C"/>
    <w:rsid w:val="003800E8"/>
    <w:rsid w:val="00380BF8"/>
    <w:rsid w:val="00380F28"/>
    <w:rsid w:val="003814FA"/>
    <w:rsid w:val="003815A1"/>
    <w:rsid w:val="00381A85"/>
    <w:rsid w:val="00381B6C"/>
    <w:rsid w:val="00381E97"/>
    <w:rsid w:val="00382189"/>
    <w:rsid w:val="00382644"/>
    <w:rsid w:val="00382705"/>
    <w:rsid w:val="0038289C"/>
    <w:rsid w:val="003829AA"/>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6277"/>
    <w:rsid w:val="003E62E5"/>
    <w:rsid w:val="003E64D0"/>
    <w:rsid w:val="003E6516"/>
    <w:rsid w:val="003E6B8F"/>
    <w:rsid w:val="003E6D0B"/>
    <w:rsid w:val="003E6F1A"/>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3CF"/>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2FB"/>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24B7"/>
    <w:rsid w:val="00472AE3"/>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BE4"/>
    <w:rsid w:val="0048042F"/>
    <w:rsid w:val="00480441"/>
    <w:rsid w:val="0048045A"/>
    <w:rsid w:val="00480684"/>
    <w:rsid w:val="004807D8"/>
    <w:rsid w:val="0048087F"/>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D30"/>
    <w:rsid w:val="00485DFE"/>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9CF"/>
    <w:rsid w:val="00495C9C"/>
    <w:rsid w:val="00495D6F"/>
    <w:rsid w:val="00495F81"/>
    <w:rsid w:val="00495FFB"/>
    <w:rsid w:val="00496412"/>
    <w:rsid w:val="0049694D"/>
    <w:rsid w:val="00496B4B"/>
    <w:rsid w:val="00497377"/>
    <w:rsid w:val="0049747C"/>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5D0D"/>
    <w:rsid w:val="004A5ED4"/>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299"/>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5E5"/>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B4D"/>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CB5"/>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06E"/>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37C3"/>
    <w:rsid w:val="00583809"/>
    <w:rsid w:val="00583906"/>
    <w:rsid w:val="00583FCC"/>
    <w:rsid w:val="00584870"/>
    <w:rsid w:val="00584B2B"/>
    <w:rsid w:val="00584BC9"/>
    <w:rsid w:val="00584E3F"/>
    <w:rsid w:val="0058530F"/>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DC9"/>
    <w:rsid w:val="005A2FAC"/>
    <w:rsid w:val="005A34EC"/>
    <w:rsid w:val="005A3D5B"/>
    <w:rsid w:val="005A4E77"/>
    <w:rsid w:val="005A52A3"/>
    <w:rsid w:val="005A5484"/>
    <w:rsid w:val="005A57D5"/>
    <w:rsid w:val="005A5818"/>
    <w:rsid w:val="005A5D3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E40"/>
    <w:rsid w:val="005D30C6"/>
    <w:rsid w:val="005D31F5"/>
    <w:rsid w:val="005D364D"/>
    <w:rsid w:val="005D3A45"/>
    <w:rsid w:val="005D3C8A"/>
    <w:rsid w:val="005D3F86"/>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4EBA"/>
    <w:rsid w:val="005F51B6"/>
    <w:rsid w:val="005F5B6B"/>
    <w:rsid w:val="005F636B"/>
    <w:rsid w:val="005F6CA5"/>
    <w:rsid w:val="005F770A"/>
    <w:rsid w:val="00600600"/>
    <w:rsid w:val="0060073F"/>
    <w:rsid w:val="00600782"/>
    <w:rsid w:val="00600EDD"/>
    <w:rsid w:val="0060130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003"/>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D02"/>
    <w:rsid w:val="00640230"/>
    <w:rsid w:val="0064083A"/>
    <w:rsid w:val="0064090F"/>
    <w:rsid w:val="0064145A"/>
    <w:rsid w:val="00641739"/>
    <w:rsid w:val="00641AB5"/>
    <w:rsid w:val="00641CF6"/>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4A2"/>
    <w:rsid w:val="0069251E"/>
    <w:rsid w:val="00692945"/>
    <w:rsid w:val="00692EAB"/>
    <w:rsid w:val="0069359E"/>
    <w:rsid w:val="006938EB"/>
    <w:rsid w:val="00693E8E"/>
    <w:rsid w:val="0069409C"/>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E40"/>
    <w:rsid w:val="00696F26"/>
    <w:rsid w:val="006971DA"/>
    <w:rsid w:val="00697B0B"/>
    <w:rsid w:val="00697C9B"/>
    <w:rsid w:val="00697CDE"/>
    <w:rsid w:val="006A093A"/>
    <w:rsid w:val="006A1209"/>
    <w:rsid w:val="006A1762"/>
    <w:rsid w:val="006A1CFC"/>
    <w:rsid w:val="006A1DA0"/>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8F3"/>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70E"/>
    <w:rsid w:val="0070784B"/>
    <w:rsid w:val="00707CD9"/>
    <w:rsid w:val="007100AF"/>
    <w:rsid w:val="00710A3C"/>
    <w:rsid w:val="00710FFF"/>
    <w:rsid w:val="007118E9"/>
    <w:rsid w:val="007118F3"/>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CC5"/>
    <w:rsid w:val="00716B0E"/>
    <w:rsid w:val="00716C8A"/>
    <w:rsid w:val="00716CEF"/>
    <w:rsid w:val="00717299"/>
    <w:rsid w:val="00717A1A"/>
    <w:rsid w:val="00717C37"/>
    <w:rsid w:val="00720169"/>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9E8"/>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548"/>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B50"/>
    <w:rsid w:val="00797BA9"/>
    <w:rsid w:val="007A0252"/>
    <w:rsid w:val="007A0330"/>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5B9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26CA"/>
    <w:rsid w:val="007F27D7"/>
    <w:rsid w:val="007F32AA"/>
    <w:rsid w:val="007F3AB0"/>
    <w:rsid w:val="007F3F10"/>
    <w:rsid w:val="007F44E2"/>
    <w:rsid w:val="007F44E7"/>
    <w:rsid w:val="007F47C9"/>
    <w:rsid w:val="007F4916"/>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D91"/>
    <w:rsid w:val="008344B3"/>
    <w:rsid w:val="008344BA"/>
    <w:rsid w:val="00834530"/>
    <w:rsid w:val="008359DE"/>
    <w:rsid w:val="00836145"/>
    <w:rsid w:val="0083677B"/>
    <w:rsid w:val="00836B7E"/>
    <w:rsid w:val="0083705E"/>
    <w:rsid w:val="00837826"/>
    <w:rsid w:val="00837BC0"/>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581"/>
    <w:rsid w:val="00851D34"/>
    <w:rsid w:val="00852258"/>
    <w:rsid w:val="00852E55"/>
    <w:rsid w:val="00852F59"/>
    <w:rsid w:val="00853192"/>
    <w:rsid w:val="008532D1"/>
    <w:rsid w:val="00853720"/>
    <w:rsid w:val="008538DF"/>
    <w:rsid w:val="00853AF4"/>
    <w:rsid w:val="00853BAB"/>
    <w:rsid w:val="00854273"/>
    <w:rsid w:val="008542F9"/>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7D"/>
    <w:rsid w:val="0086312D"/>
    <w:rsid w:val="008633B0"/>
    <w:rsid w:val="00863561"/>
    <w:rsid w:val="00863857"/>
    <w:rsid w:val="00863962"/>
    <w:rsid w:val="0086483D"/>
    <w:rsid w:val="00864D2D"/>
    <w:rsid w:val="0086585E"/>
    <w:rsid w:val="00865C17"/>
    <w:rsid w:val="008661AC"/>
    <w:rsid w:val="00866563"/>
    <w:rsid w:val="00867063"/>
    <w:rsid w:val="008674F9"/>
    <w:rsid w:val="008675BB"/>
    <w:rsid w:val="008675C1"/>
    <w:rsid w:val="00867BFA"/>
    <w:rsid w:val="008701E1"/>
    <w:rsid w:val="00870DE4"/>
    <w:rsid w:val="00871A14"/>
    <w:rsid w:val="008725BC"/>
    <w:rsid w:val="008738CE"/>
    <w:rsid w:val="008738D7"/>
    <w:rsid w:val="008748BF"/>
    <w:rsid w:val="008750A1"/>
    <w:rsid w:val="00875123"/>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A62"/>
    <w:rsid w:val="00884C4A"/>
    <w:rsid w:val="008850C0"/>
    <w:rsid w:val="00885346"/>
    <w:rsid w:val="00885388"/>
    <w:rsid w:val="00885573"/>
    <w:rsid w:val="008858C5"/>
    <w:rsid w:val="00885C80"/>
    <w:rsid w:val="00885DF3"/>
    <w:rsid w:val="00885F8F"/>
    <w:rsid w:val="00886421"/>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1B2"/>
    <w:rsid w:val="009632D0"/>
    <w:rsid w:val="00963480"/>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72"/>
    <w:rsid w:val="00974186"/>
    <w:rsid w:val="00974303"/>
    <w:rsid w:val="0097432F"/>
    <w:rsid w:val="009746A9"/>
    <w:rsid w:val="00974BA2"/>
    <w:rsid w:val="00974EE6"/>
    <w:rsid w:val="00975847"/>
    <w:rsid w:val="00975870"/>
    <w:rsid w:val="00975A6E"/>
    <w:rsid w:val="009761AD"/>
    <w:rsid w:val="00976E61"/>
    <w:rsid w:val="00977728"/>
    <w:rsid w:val="00977D08"/>
    <w:rsid w:val="00980000"/>
    <w:rsid w:val="00980091"/>
    <w:rsid w:val="00980505"/>
    <w:rsid w:val="00981C1D"/>
    <w:rsid w:val="00982219"/>
    <w:rsid w:val="00982931"/>
    <w:rsid w:val="00982A02"/>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0F03"/>
    <w:rsid w:val="00991221"/>
    <w:rsid w:val="00991449"/>
    <w:rsid w:val="0099154A"/>
    <w:rsid w:val="00991DEC"/>
    <w:rsid w:val="009920D7"/>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6735"/>
    <w:rsid w:val="009C699D"/>
    <w:rsid w:val="009C6B8B"/>
    <w:rsid w:val="009C7369"/>
    <w:rsid w:val="009C73D1"/>
    <w:rsid w:val="009C75CA"/>
    <w:rsid w:val="009D0E43"/>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13F7"/>
    <w:rsid w:val="009E14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9C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2E6B"/>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739"/>
    <w:rsid w:val="00AA0838"/>
    <w:rsid w:val="00AA1B47"/>
    <w:rsid w:val="00AA1B4A"/>
    <w:rsid w:val="00AA1E80"/>
    <w:rsid w:val="00AA1EBA"/>
    <w:rsid w:val="00AA25BE"/>
    <w:rsid w:val="00AA2753"/>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2E0"/>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5BF1"/>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EB2"/>
    <w:rsid w:val="00AF00C8"/>
    <w:rsid w:val="00AF05B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4F8"/>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1CA7"/>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462"/>
    <w:rsid w:val="00BC48D0"/>
    <w:rsid w:val="00BC4D69"/>
    <w:rsid w:val="00BC4D97"/>
    <w:rsid w:val="00BC6306"/>
    <w:rsid w:val="00BC6DF9"/>
    <w:rsid w:val="00BC6E2F"/>
    <w:rsid w:val="00BC6F9D"/>
    <w:rsid w:val="00BC7183"/>
    <w:rsid w:val="00BC7A19"/>
    <w:rsid w:val="00BD06CA"/>
    <w:rsid w:val="00BD0B4A"/>
    <w:rsid w:val="00BD0DA0"/>
    <w:rsid w:val="00BD0F49"/>
    <w:rsid w:val="00BD0FEE"/>
    <w:rsid w:val="00BD123D"/>
    <w:rsid w:val="00BD1457"/>
    <w:rsid w:val="00BD2609"/>
    <w:rsid w:val="00BD2844"/>
    <w:rsid w:val="00BD2A47"/>
    <w:rsid w:val="00BD2C05"/>
    <w:rsid w:val="00BD3560"/>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896"/>
    <w:rsid w:val="00BF4906"/>
    <w:rsid w:val="00BF4ADD"/>
    <w:rsid w:val="00BF4BDB"/>
    <w:rsid w:val="00BF52D0"/>
    <w:rsid w:val="00BF5899"/>
    <w:rsid w:val="00BF6E37"/>
    <w:rsid w:val="00BF7139"/>
    <w:rsid w:val="00BF7484"/>
    <w:rsid w:val="00BF7820"/>
    <w:rsid w:val="00BF7E9A"/>
    <w:rsid w:val="00BF7FAC"/>
    <w:rsid w:val="00C01161"/>
    <w:rsid w:val="00C012F9"/>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17F62"/>
    <w:rsid w:val="00C20002"/>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6B3A"/>
    <w:rsid w:val="00C27209"/>
    <w:rsid w:val="00C278D5"/>
    <w:rsid w:val="00C30149"/>
    <w:rsid w:val="00C302A3"/>
    <w:rsid w:val="00C30ACC"/>
    <w:rsid w:val="00C30FDC"/>
    <w:rsid w:val="00C30FDE"/>
    <w:rsid w:val="00C315E6"/>
    <w:rsid w:val="00C3193E"/>
    <w:rsid w:val="00C31ED1"/>
    <w:rsid w:val="00C32195"/>
    <w:rsid w:val="00C321BE"/>
    <w:rsid w:val="00C325C7"/>
    <w:rsid w:val="00C339DF"/>
    <w:rsid w:val="00C33AE9"/>
    <w:rsid w:val="00C34547"/>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896"/>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13A"/>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B03A6"/>
    <w:rsid w:val="00CB119A"/>
    <w:rsid w:val="00CB17D3"/>
    <w:rsid w:val="00CB17EF"/>
    <w:rsid w:val="00CB2541"/>
    <w:rsid w:val="00CB2874"/>
    <w:rsid w:val="00CB2A4E"/>
    <w:rsid w:val="00CB2A90"/>
    <w:rsid w:val="00CB2DA8"/>
    <w:rsid w:val="00CB2E56"/>
    <w:rsid w:val="00CB325D"/>
    <w:rsid w:val="00CB34B0"/>
    <w:rsid w:val="00CB3A34"/>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F0E"/>
    <w:rsid w:val="00CC5174"/>
    <w:rsid w:val="00CC5777"/>
    <w:rsid w:val="00CC647E"/>
    <w:rsid w:val="00CC7599"/>
    <w:rsid w:val="00CC78B0"/>
    <w:rsid w:val="00CC7BBC"/>
    <w:rsid w:val="00CC7F49"/>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4C5"/>
    <w:rsid w:val="00CD5601"/>
    <w:rsid w:val="00CD58AD"/>
    <w:rsid w:val="00CD5AD5"/>
    <w:rsid w:val="00CD5C01"/>
    <w:rsid w:val="00CD5E41"/>
    <w:rsid w:val="00CD5EAE"/>
    <w:rsid w:val="00CD5F8D"/>
    <w:rsid w:val="00CD65F8"/>
    <w:rsid w:val="00CD6B03"/>
    <w:rsid w:val="00CD6C11"/>
    <w:rsid w:val="00CD6D05"/>
    <w:rsid w:val="00CD72B8"/>
    <w:rsid w:val="00CD78B8"/>
    <w:rsid w:val="00CD7C04"/>
    <w:rsid w:val="00CE0049"/>
    <w:rsid w:val="00CE04D7"/>
    <w:rsid w:val="00CE0AB0"/>
    <w:rsid w:val="00CE1356"/>
    <w:rsid w:val="00CE1518"/>
    <w:rsid w:val="00CE1700"/>
    <w:rsid w:val="00CE1B07"/>
    <w:rsid w:val="00CE29AF"/>
    <w:rsid w:val="00CE2B57"/>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21"/>
    <w:rsid w:val="00CF6B86"/>
    <w:rsid w:val="00CF777D"/>
    <w:rsid w:val="00CF7A3B"/>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69C"/>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1CE"/>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733"/>
    <w:rsid w:val="00D34CF7"/>
    <w:rsid w:val="00D34DEE"/>
    <w:rsid w:val="00D34F2F"/>
    <w:rsid w:val="00D35721"/>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1FFA"/>
    <w:rsid w:val="00D62122"/>
    <w:rsid w:val="00D62365"/>
    <w:rsid w:val="00D624F4"/>
    <w:rsid w:val="00D6250C"/>
    <w:rsid w:val="00D6293F"/>
    <w:rsid w:val="00D62D78"/>
    <w:rsid w:val="00D62EA3"/>
    <w:rsid w:val="00D63108"/>
    <w:rsid w:val="00D63401"/>
    <w:rsid w:val="00D634B8"/>
    <w:rsid w:val="00D636AE"/>
    <w:rsid w:val="00D636D3"/>
    <w:rsid w:val="00D644AB"/>
    <w:rsid w:val="00D64578"/>
    <w:rsid w:val="00D64CF5"/>
    <w:rsid w:val="00D6552B"/>
    <w:rsid w:val="00D662C3"/>
    <w:rsid w:val="00D67476"/>
    <w:rsid w:val="00D67753"/>
    <w:rsid w:val="00D67949"/>
    <w:rsid w:val="00D67AD5"/>
    <w:rsid w:val="00D67D83"/>
    <w:rsid w:val="00D700C2"/>
    <w:rsid w:val="00D70399"/>
    <w:rsid w:val="00D70DE7"/>
    <w:rsid w:val="00D716F9"/>
    <w:rsid w:val="00D722A4"/>
    <w:rsid w:val="00D723CA"/>
    <w:rsid w:val="00D726A0"/>
    <w:rsid w:val="00D73004"/>
    <w:rsid w:val="00D73340"/>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4FA1"/>
    <w:rsid w:val="00D85099"/>
    <w:rsid w:val="00D85793"/>
    <w:rsid w:val="00D86718"/>
    <w:rsid w:val="00D87528"/>
    <w:rsid w:val="00D87602"/>
    <w:rsid w:val="00D9104F"/>
    <w:rsid w:val="00D91143"/>
    <w:rsid w:val="00D9137B"/>
    <w:rsid w:val="00D91C96"/>
    <w:rsid w:val="00D93090"/>
    <w:rsid w:val="00D936EB"/>
    <w:rsid w:val="00D939B5"/>
    <w:rsid w:val="00D93FCB"/>
    <w:rsid w:val="00D94175"/>
    <w:rsid w:val="00D942AB"/>
    <w:rsid w:val="00D9438D"/>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5AC2"/>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177"/>
    <w:rsid w:val="00DB422E"/>
    <w:rsid w:val="00DB4530"/>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B83"/>
    <w:rsid w:val="00DC2F25"/>
    <w:rsid w:val="00DC2F94"/>
    <w:rsid w:val="00DC3296"/>
    <w:rsid w:val="00DC391F"/>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0B50"/>
    <w:rsid w:val="00DE1B44"/>
    <w:rsid w:val="00DE1E38"/>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A25"/>
    <w:rsid w:val="00DF5B61"/>
    <w:rsid w:val="00DF5B9D"/>
    <w:rsid w:val="00DF656C"/>
    <w:rsid w:val="00DF7118"/>
    <w:rsid w:val="00DF729B"/>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94F"/>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2A"/>
    <w:rsid w:val="00E41A68"/>
    <w:rsid w:val="00E41C13"/>
    <w:rsid w:val="00E41C81"/>
    <w:rsid w:val="00E42160"/>
    <w:rsid w:val="00E42347"/>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EF0"/>
    <w:rsid w:val="00E86F82"/>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27E"/>
    <w:rsid w:val="00F43AE0"/>
    <w:rsid w:val="00F43C0F"/>
    <w:rsid w:val="00F440EB"/>
    <w:rsid w:val="00F4414E"/>
    <w:rsid w:val="00F4429F"/>
    <w:rsid w:val="00F442DA"/>
    <w:rsid w:val="00F4438B"/>
    <w:rsid w:val="00F445EA"/>
    <w:rsid w:val="00F446EE"/>
    <w:rsid w:val="00F44D64"/>
    <w:rsid w:val="00F4565B"/>
    <w:rsid w:val="00F45722"/>
    <w:rsid w:val="00F4599F"/>
    <w:rsid w:val="00F460BC"/>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4D58"/>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6C7D"/>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C4D"/>
    <w:rsid w:val="00F84DEF"/>
    <w:rsid w:val="00F854B4"/>
    <w:rsid w:val="00F85770"/>
    <w:rsid w:val="00F85858"/>
    <w:rsid w:val="00F85949"/>
    <w:rsid w:val="00F86009"/>
    <w:rsid w:val="00F86163"/>
    <w:rsid w:val="00F8619C"/>
    <w:rsid w:val="00F8623C"/>
    <w:rsid w:val="00F86589"/>
    <w:rsid w:val="00F86CC4"/>
    <w:rsid w:val="00F86EE7"/>
    <w:rsid w:val="00F8757C"/>
    <w:rsid w:val="00F87D7A"/>
    <w:rsid w:val="00F90791"/>
    <w:rsid w:val="00F907EF"/>
    <w:rsid w:val="00F90E05"/>
    <w:rsid w:val="00F910AF"/>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6EE"/>
    <w:rsid w:val="00FC2BFC"/>
    <w:rsid w:val="00FC32AA"/>
    <w:rsid w:val="00FC36E1"/>
    <w:rsid w:val="00FC3A7D"/>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72"/>
    <w:rsid w:val="00FE16CE"/>
    <w:rsid w:val="00FE1744"/>
    <w:rsid w:val="00FE1D92"/>
    <w:rsid w:val="00FE23A3"/>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5E8D"/>
    <w:rsid w:val="00FE60E3"/>
    <w:rsid w:val="00FE7237"/>
    <w:rsid w:val="00FE764D"/>
    <w:rsid w:val="00FF013B"/>
    <w:rsid w:val="00FF0353"/>
    <w:rsid w:val="00FF1035"/>
    <w:rsid w:val="00FF15B8"/>
    <w:rsid w:val="00FF1730"/>
    <w:rsid w:val="00FF2001"/>
    <w:rsid w:val="00FF2056"/>
    <w:rsid w:val="00FF28F7"/>
    <w:rsid w:val="00FF29A5"/>
    <w:rsid w:val="00FF339F"/>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VendingConfig.IP:VendingConfig.PORT/vendingfile/drinkImages/**.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hyperlink" Target="http://baike.baidu.com/item/Content%20Provider"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baike.baidu.com/item/Google" TargetMode="External"/><Relationship Id="rId33" Type="http://schemas.openxmlformats.org/officeDocument/2006/relationships/hyperlink" Target="http://baike.baidu.com/item/Content%20Provider"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image" Target="media/image26.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822BC-AF6D-4E9B-A981-7843E3BE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73</Pages>
  <Words>6625</Words>
  <Characters>37764</Characters>
  <Application>Microsoft Office Word</Application>
  <DocSecurity>0</DocSecurity>
  <Lines>314</Lines>
  <Paragraphs>88</Paragraphs>
  <ScaleCrop>false</ScaleCrop>
  <Company>Microsoft</Company>
  <LinksUpToDate>false</LinksUpToDate>
  <CharactersWithSpaces>44301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76</cp:revision>
  <cp:lastPrinted>2017-11-07T09:13:00Z</cp:lastPrinted>
  <dcterms:created xsi:type="dcterms:W3CDTF">2017-11-08T01:48:00Z</dcterms:created>
  <dcterms:modified xsi:type="dcterms:W3CDTF">2017-11-08T02:58:00Z</dcterms:modified>
</cp:coreProperties>
</file>