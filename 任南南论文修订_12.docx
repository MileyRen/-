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781572"/>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66D13C9F"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ins w:id="16" w:author="Miley Ren" w:date="2017-11-17T20:15:00Z">
        <w:r w:rsidR="002E3059">
          <w:rPr>
            <w:rFonts w:hint="eastAsia"/>
          </w:rPr>
          <w:t>售货机运营管理</w:t>
        </w:r>
        <w:r w:rsidR="002E3059">
          <w:rPr>
            <w:rFonts w:hint="eastAsia"/>
          </w:rPr>
          <w:t>APP</w:t>
        </w:r>
      </w:ins>
      <w:del w:id="17" w:author="Miley Ren" w:date="2017-11-17T20:15:00Z">
        <w:r w:rsidR="00025561" w:rsidDel="002E3059">
          <w:rPr>
            <w:rFonts w:hint="eastAsia"/>
          </w:rPr>
          <w:delText>营业员</w:delText>
        </w:r>
        <w:r w:rsidR="00021494" w:rsidDel="002E3059">
          <w:rPr>
            <w:rFonts w:hint="eastAsia"/>
          </w:rPr>
          <w:delText>APP</w:delText>
        </w:r>
      </w:del>
      <w:r w:rsidR="00940AEB">
        <w:t>和</w:t>
      </w:r>
      <w:ins w:id="18" w:author="Miley Ren" w:date="2017-11-17T20:14:00Z">
        <w:r w:rsidR="009B7598">
          <w:rPr>
            <w:rFonts w:hint="eastAsia"/>
          </w:rPr>
          <w:t>自动售货机终端售货</w:t>
        </w:r>
        <w:r w:rsidR="009B7598">
          <w:rPr>
            <w:rFonts w:hint="eastAsia"/>
          </w:rPr>
          <w:t>APP</w:t>
        </w:r>
      </w:ins>
      <w:del w:id="19" w:author="Miley Ren" w:date="2017-11-17T20:14:00Z">
        <w:r w:rsidR="00287B6B" w:rsidDel="009B7598">
          <w:delText>售货</w:delText>
        </w:r>
        <w:r w:rsidR="003C6C14" w:rsidDel="009B7598">
          <w:rPr>
            <w:rFonts w:hint="eastAsia"/>
          </w:rPr>
          <w:delText>APP</w:delText>
        </w:r>
      </w:del>
      <w:r w:rsidR="00071F09">
        <w:rPr>
          <w:rFonts w:hint="eastAsia"/>
        </w:rPr>
        <w:t>，</w:t>
      </w:r>
      <w:ins w:id="20" w:author="Miley Ren" w:date="2017-11-17T20:15:00Z">
        <w:r w:rsidR="002E3059">
          <w:rPr>
            <w:rFonts w:hint="eastAsia"/>
          </w:rPr>
          <w:t>售货机运营管理</w:t>
        </w:r>
        <w:r w:rsidR="002E3059">
          <w:rPr>
            <w:rFonts w:hint="eastAsia"/>
          </w:rPr>
          <w:t>APP</w:t>
        </w:r>
      </w:ins>
      <w:del w:id="21" w:author="Miley Ren" w:date="2017-11-17T20:15:00Z">
        <w:r w:rsidR="00025561" w:rsidDel="002E3059">
          <w:rPr>
            <w:rFonts w:hint="eastAsia"/>
          </w:rPr>
          <w:delText>营业员</w:delText>
        </w:r>
        <w:r w:rsidR="002F6C48" w:rsidDel="002E3059">
          <w:rPr>
            <w:rFonts w:hint="eastAsia"/>
          </w:rPr>
          <w:delText>APP</w:delText>
        </w:r>
      </w:del>
      <w:r w:rsidR="003D1D5F">
        <w:rPr>
          <w:rFonts w:hint="eastAsia"/>
        </w:rPr>
        <w:t>供</w:t>
      </w:r>
      <w:del w:id="22" w:author="Miley Ren" w:date="2017-11-17T15:33:00Z">
        <w:r w:rsidR="00E070E2" w:rsidDel="00025561">
          <w:rPr>
            <w:rFonts w:hint="eastAsia"/>
          </w:rPr>
          <w:delText>运营商</w:delText>
        </w:r>
        <w:r w:rsidR="00286460" w:rsidDel="00025561">
          <w:rPr>
            <w:rFonts w:hint="eastAsia"/>
          </w:rPr>
          <w:delText>操作员</w:delText>
        </w:r>
      </w:del>
      <w:ins w:id="23" w:author="Miley Ren" w:date="2017-11-17T15:33:00Z">
        <w:r w:rsidR="00025561">
          <w:rPr>
            <w:rFonts w:hint="eastAsia"/>
          </w:rPr>
          <w:t>运营商营业员</w:t>
        </w:r>
      </w:ins>
      <w:r w:rsidR="00021494">
        <w:rPr>
          <w:rFonts w:hint="eastAsia"/>
        </w:rPr>
        <w:t>使用，</w:t>
      </w:r>
      <w:ins w:id="24" w:author="Miley Ren" w:date="2017-11-17T20:15:00Z">
        <w:r w:rsidR="00FC755A">
          <w:rPr>
            <w:rFonts w:hint="eastAsia"/>
          </w:rPr>
          <w:t>自动售货机终端售货</w:t>
        </w:r>
        <w:r w:rsidR="00FC755A">
          <w:rPr>
            <w:rFonts w:hint="eastAsia"/>
          </w:rPr>
          <w:t>APP</w:t>
        </w:r>
      </w:ins>
      <w:del w:id="25" w:author="Miley Ren" w:date="2017-11-17T20:15:00Z">
        <w:r w:rsidR="002F6C48" w:rsidDel="00FC755A">
          <w:delText>售货</w:delText>
        </w:r>
        <w:r w:rsidR="002F6C48" w:rsidDel="00FC755A">
          <w:rPr>
            <w:rFonts w:hint="eastAsia"/>
          </w:rPr>
          <w:delText>APP</w:delText>
        </w:r>
      </w:del>
      <w:r w:rsidR="00021494">
        <w:t>由普通终端用户操作</w:t>
      </w:r>
      <w:r w:rsidR="00021494">
        <w:rPr>
          <w:rFonts w:hint="eastAsia"/>
        </w:rPr>
        <w:t>。</w:t>
      </w:r>
      <w:r w:rsidR="000156E4">
        <w:rPr>
          <w:rFonts w:hint="eastAsia"/>
        </w:rPr>
        <w:t>营业员</w:t>
      </w:r>
      <w:r w:rsidR="00351961">
        <w:rPr>
          <w:rFonts w:hint="eastAsia"/>
        </w:rPr>
        <w:t>可通过</w:t>
      </w:r>
      <w:del w:id="26" w:author="Miley Ren" w:date="2017-11-17T15:31:00Z">
        <w:r w:rsidR="00F8757C" w:rsidDel="00025561">
          <w:rPr>
            <w:rFonts w:hint="eastAsia"/>
          </w:rPr>
          <w:delText>操作员</w:delText>
        </w:r>
        <w:r w:rsidR="002F6C48" w:rsidDel="00025561">
          <w:rPr>
            <w:rFonts w:hint="eastAsia"/>
          </w:rPr>
          <w:delText>APP</w:delText>
        </w:r>
      </w:del>
      <w:ins w:id="27" w:author="Miley Ren" w:date="2017-11-17T20:15:00Z">
        <w:r w:rsidR="002E3059">
          <w:rPr>
            <w:rFonts w:hint="eastAsia"/>
          </w:rPr>
          <w:t>售货机运营管理</w:t>
        </w:r>
        <w:r w:rsidR="002E3059">
          <w:rPr>
            <w:rFonts w:hint="eastAsia"/>
          </w:rPr>
          <w:t>APP</w:t>
        </w:r>
      </w:ins>
      <w:r w:rsidR="002F6C48">
        <w:rPr>
          <w:rFonts w:hint="eastAsia"/>
        </w:rPr>
        <w:t>现场更新售货机数据</w:t>
      </w:r>
      <w:r w:rsidR="00351961">
        <w:rPr>
          <w:rFonts w:hint="eastAsia"/>
        </w:rPr>
        <w:t>，消费者可通过</w:t>
      </w:r>
      <w:ins w:id="28" w:author="Miley Ren" w:date="2017-11-17T20:15:00Z">
        <w:r w:rsidR="004B54D3">
          <w:rPr>
            <w:rFonts w:hint="eastAsia"/>
          </w:rPr>
          <w:t>自动售货机终端售货</w:t>
        </w:r>
        <w:r w:rsidR="004B54D3">
          <w:rPr>
            <w:rFonts w:hint="eastAsia"/>
          </w:rPr>
          <w:t>APP</w:t>
        </w:r>
      </w:ins>
      <w:del w:id="29" w:author="Miley Ren" w:date="2017-11-17T20:15:00Z">
        <w:r w:rsidR="002F6C48" w:rsidDel="004B54D3">
          <w:delText>售货</w:delText>
        </w:r>
        <w:r w:rsidR="003C6C14" w:rsidDel="004B54D3">
          <w:delText>APP</w:delText>
        </w:r>
      </w:del>
      <w:r w:rsidR="00351961">
        <w:rPr>
          <w:rFonts w:hint="eastAsia"/>
        </w:rPr>
        <w:t>进行商品选购</w:t>
      </w:r>
      <w:r w:rsidR="002F6C48">
        <w:rPr>
          <w:rFonts w:hint="eastAsia"/>
        </w:rPr>
        <w:t>并完成</w:t>
      </w:r>
      <w:r w:rsidR="00351961">
        <w:rPr>
          <w:rFonts w:hint="eastAsia"/>
        </w:rPr>
        <w:t>移动支付。</w:t>
      </w:r>
    </w:p>
    <w:p w14:paraId="63EA5F98" w14:textId="10D37D69"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30"/>
      <w:r w:rsidR="00EF30E2">
        <w:rPr>
          <w:rFonts w:hint="eastAsia"/>
        </w:rPr>
        <w:t>结合</w:t>
      </w:r>
      <w:r w:rsidR="006F35FF" w:rsidRPr="00636514">
        <w:rPr>
          <w:rFonts w:hint="eastAsia"/>
        </w:rPr>
        <w:t>多租户</w:t>
      </w:r>
      <w:r w:rsidR="006F35FF">
        <w:rPr>
          <w:rFonts w:hint="eastAsia"/>
        </w:rPr>
        <w:t>框架</w:t>
      </w:r>
      <w:commentRangeEnd w:id="30"/>
      <w:r w:rsidR="00DF7E1D">
        <w:rPr>
          <w:rStyle w:val="aa"/>
          <w:lang w:val="x-none" w:eastAsia="x-none"/>
        </w:rPr>
        <w:commentReference w:id="30"/>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del w:id="31" w:author="Miley Ren" w:date="2017-11-17T15:31:00Z">
        <w:r w:rsidR="00286460" w:rsidDel="00025561">
          <w:rPr>
            <w:rFonts w:hint="eastAsia"/>
          </w:rPr>
          <w:delText>操作员</w:delText>
        </w:r>
        <w:r w:rsidR="002F6C48" w:rsidDel="00025561">
          <w:rPr>
            <w:rFonts w:hint="eastAsia"/>
          </w:rPr>
          <w:delText>APP</w:delText>
        </w:r>
      </w:del>
      <w:ins w:id="32" w:author="Miley Ren" w:date="2017-11-17T20:15:00Z">
        <w:r w:rsidR="008654FA">
          <w:rPr>
            <w:rFonts w:hint="eastAsia"/>
          </w:rPr>
          <w:t>售货机运营管理</w:t>
        </w:r>
        <w:r w:rsidR="008654FA">
          <w:rPr>
            <w:rFonts w:hint="eastAsia"/>
          </w:rPr>
          <w:t>APP</w:t>
        </w:r>
      </w:ins>
      <w:r w:rsidR="002F6C48">
        <w:t>和</w:t>
      </w:r>
      <w:ins w:id="33" w:author="Miley Ren" w:date="2017-11-17T20:15:00Z">
        <w:r w:rsidR="004B54D3">
          <w:rPr>
            <w:rFonts w:hint="eastAsia"/>
          </w:rPr>
          <w:t>自动售货机终端售货</w:t>
        </w:r>
        <w:r w:rsidR="004B54D3">
          <w:rPr>
            <w:rFonts w:hint="eastAsia"/>
          </w:rPr>
          <w:t>APP</w:t>
        </w:r>
      </w:ins>
      <w:del w:id="34" w:author="Miley Ren" w:date="2017-11-17T20:15:00Z">
        <w:r w:rsidR="002F6C48" w:rsidDel="004B54D3">
          <w:delText>售货</w:delText>
        </w:r>
        <w:r w:rsidR="002F6C48" w:rsidDel="004B54D3">
          <w:rPr>
            <w:rFonts w:hint="eastAsia"/>
          </w:rPr>
          <w:delText>APP</w:delText>
        </w:r>
      </w:del>
      <w:r w:rsidR="003D39D4">
        <w:rPr>
          <w:rFonts w:hint="eastAsia"/>
        </w:rPr>
        <w:t>基于</w:t>
      </w:r>
      <w:r w:rsidR="003D39D4">
        <w:rPr>
          <w:rFonts w:hint="eastAsia"/>
        </w:rPr>
        <w:t>Android</w:t>
      </w:r>
      <w:r w:rsidR="003D39D4">
        <w:rPr>
          <w:rFonts w:hint="eastAsia"/>
        </w:rPr>
        <w:t>系统开发，</w:t>
      </w:r>
      <w:r w:rsidR="00F534B1">
        <w:rPr>
          <w:rFonts w:hint="eastAsia"/>
        </w:rPr>
        <w:t>其中，</w:t>
      </w:r>
      <w:ins w:id="35" w:author="Miley Ren" w:date="2017-11-17T20:16:00Z">
        <w:r w:rsidR="000B3044">
          <w:rPr>
            <w:rFonts w:hint="eastAsia"/>
          </w:rPr>
          <w:t>自动售货机终端售货</w:t>
        </w:r>
        <w:r w:rsidR="000B3044">
          <w:rPr>
            <w:rFonts w:hint="eastAsia"/>
          </w:rPr>
          <w:t>APP</w:t>
        </w:r>
      </w:ins>
      <w:del w:id="36" w:author="Miley Ren" w:date="2017-11-17T20:16:00Z">
        <w:r w:rsidR="002F6C48" w:rsidDel="000B3044">
          <w:delText>售货</w:delText>
        </w:r>
        <w:r w:rsidR="002F6C48" w:rsidDel="000B3044">
          <w:rPr>
            <w:rFonts w:hint="eastAsia"/>
          </w:rPr>
          <w:delText>APP</w:delText>
        </w:r>
      </w:del>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7" w:name="_Toc5548"/>
      <w:bookmarkStart w:id="38" w:name="_Toc459665146"/>
      <w:bookmarkStart w:id="39" w:name="_Toc459666046"/>
      <w:bookmarkStart w:id="40" w:name="_Toc27942"/>
      <w:bookmarkStart w:id="41" w:name="_Toc459666117"/>
      <w:bookmarkStart w:id="42" w:name="_Toc467076384"/>
      <w:r w:rsidRPr="00636514">
        <w:br w:type="page"/>
      </w:r>
      <w:bookmarkStart w:id="43" w:name="_Toc492673745"/>
      <w:bookmarkStart w:id="44" w:name="_Toc498781573"/>
      <w:r w:rsidR="004C4360" w:rsidRPr="00636514">
        <w:lastRenderedPageBreak/>
        <w:t>ABSTRACT</w:t>
      </w:r>
      <w:bookmarkEnd w:id="37"/>
      <w:bookmarkEnd w:id="38"/>
      <w:bookmarkEnd w:id="39"/>
      <w:bookmarkEnd w:id="40"/>
      <w:bookmarkEnd w:id="41"/>
      <w:bookmarkEnd w:id="42"/>
      <w:bookmarkEnd w:id="43"/>
      <w:bookmarkEnd w:id="44"/>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45" w:name="_Toc492673746"/>
      <w:bookmarkStart w:id="46" w:name="_Toc498781574"/>
      <w:commentRangeStart w:id="47"/>
      <w:r w:rsidR="004C4360" w:rsidRPr="00636514">
        <w:rPr>
          <w:rFonts w:hint="eastAsia"/>
        </w:rPr>
        <w:lastRenderedPageBreak/>
        <w:t>目录</w:t>
      </w:r>
      <w:bookmarkEnd w:id="45"/>
      <w:commentRangeEnd w:id="47"/>
      <w:r w:rsidR="009F1F7E">
        <w:rPr>
          <w:rStyle w:val="aa"/>
          <w:rFonts w:eastAsiaTheme="minorEastAsia"/>
          <w:b w:val="0"/>
          <w:bCs w:val="0"/>
        </w:rPr>
        <w:commentReference w:id="47"/>
      </w:r>
      <w:bookmarkEnd w:id="46"/>
    </w:p>
    <w:p w14:paraId="6CDB03D5" w14:textId="77777777" w:rsidR="00AF4D75"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781572" w:history="1">
        <w:r w:rsidR="00AF4D75" w:rsidRPr="007A403F">
          <w:rPr>
            <w:rStyle w:val="af"/>
            <w:rFonts w:hint="eastAsia"/>
            <w:noProof/>
          </w:rPr>
          <w:t>摘要</w:t>
        </w:r>
        <w:r w:rsidR="00AF4D75">
          <w:rPr>
            <w:noProof/>
            <w:webHidden/>
          </w:rPr>
          <w:tab/>
        </w:r>
        <w:r w:rsidR="00AF4D75">
          <w:rPr>
            <w:noProof/>
            <w:webHidden/>
          </w:rPr>
          <w:fldChar w:fldCharType="begin"/>
        </w:r>
        <w:r w:rsidR="00AF4D75">
          <w:rPr>
            <w:noProof/>
            <w:webHidden/>
          </w:rPr>
          <w:instrText xml:space="preserve"> PAGEREF _Toc498781572 \h </w:instrText>
        </w:r>
        <w:r w:rsidR="00AF4D75">
          <w:rPr>
            <w:noProof/>
            <w:webHidden/>
          </w:rPr>
        </w:r>
        <w:r w:rsidR="00AF4D75">
          <w:rPr>
            <w:noProof/>
            <w:webHidden/>
          </w:rPr>
          <w:fldChar w:fldCharType="separate"/>
        </w:r>
        <w:r w:rsidR="00AF4D75">
          <w:rPr>
            <w:noProof/>
            <w:webHidden/>
          </w:rPr>
          <w:t>I</w:t>
        </w:r>
        <w:r w:rsidR="00AF4D75">
          <w:rPr>
            <w:noProof/>
            <w:webHidden/>
          </w:rPr>
          <w:fldChar w:fldCharType="end"/>
        </w:r>
      </w:hyperlink>
    </w:p>
    <w:p w14:paraId="292EE729" w14:textId="77777777" w:rsidR="00AF4D75" w:rsidRDefault="007D266D">
      <w:pPr>
        <w:pStyle w:val="11"/>
        <w:rPr>
          <w:rFonts w:asciiTheme="minorHAnsi" w:hAnsiTheme="minorHAnsi" w:cstheme="minorBidi"/>
          <w:noProof/>
          <w:kern w:val="2"/>
          <w:sz w:val="21"/>
        </w:rPr>
      </w:pPr>
      <w:hyperlink w:anchor="_Toc498781573" w:history="1">
        <w:r w:rsidR="00AF4D75" w:rsidRPr="007A403F">
          <w:rPr>
            <w:rStyle w:val="af"/>
            <w:noProof/>
          </w:rPr>
          <w:t>ABSTRACT</w:t>
        </w:r>
        <w:r w:rsidR="00AF4D75">
          <w:rPr>
            <w:noProof/>
            <w:webHidden/>
          </w:rPr>
          <w:tab/>
        </w:r>
        <w:r w:rsidR="00AF4D75">
          <w:rPr>
            <w:noProof/>
            <w:webHidden/>
          </w:rPr>
          <w:fldChar w:fldCharType="begin"/>
        </w:r>
        <w:r w:rsidR="00AF4D75">
          <w:rPr>
            <w:noProof/>
            <w:webHidden/>
          </w:rPr>
          <w:instrText xml:space="preserve"> PAGEREF _Toc498781573 \h </w:instrText>
        </w:r>
        <w:r w:rsidR="00AF4D75">
          <w:rPr>
            <w:noProof/>
            <w:webHidden/>
          </w:rPr>
        </w:r>
        <w:r w:rsidR="00AF4D75">
          <w:rPr>
            <w:noProof/>
            <w:webHidden/>
          </w:rPr>
          <w:fldChar w:fldCharType="separate"/>
        </w:r>
        <w:r w:rsidR="00AF4D75">
          <w:rPr>
            <w:noProof/>
            <w:webHidden/>
          </w:rPr>
          <w:t>II</w:t>
        </w:r>
        <w:r w:rsidR="00AF4D75">
          <w:rPr>
            <w:noProof/>
            <w:webHidden/>
          </w:rPr>
          <w:fldChar w:fldCharType="end"/>
        </w:r>
      </w:hyperlink>
    </w:p>
    <w:p w14:paraId="0766CF36" w14:textId="77777777" w:rsidR="00AF4D75" w:rsidRDefault="007D266D">
      <w:pPr>
        <w:pStyle w:val="11"/>
        <w:rPr>
          <w:rFonts w:asciiTheme="minorHAnsi" w:hAnsiTheme="minorHAnsi" w:cstheme="minorBidi"/>
          <w:noProof/>
          <w:kern w:val="2"/>
          <w:sz w:val="21"/>
        </w:rPr>
      </w:pPr>
      <w:hyperlink w:anchor="_Toc498781574" w:history="1">
        <w:r w:rsidR="00AF4D75" w:rsidRPr="007A403F">
          <w:rPr>
            <w:rStyle w:val="af"/>
            <w:rFonts w:hint="eastAsia"/>
            <w:noProof/>
          </w:rPr>
          <w:t>目录</w:t>
        </w:r>
        <w:r w:rsidR="00AF4D75">
          <w:rPr>
            <w:noProof/>
            <w:webHidden/>
          </w:rPr>
          <w:tab/>
        </w:r>
        <w:r w:rsidR="00AF4D75">
          <w:rPr>
            <w:noProof/>
            <w:webHidden/>
          </w:rPr>
          <w:fldChar w:fldCharType="begin"/>
        </w:r>
        <w:r w:rsidR="00AF4D75">
          <w:rPr>
            <w:noProof/>
            <w:webHidden/>
          </w:rPr>
          <w:instrText xml:space="preserve"> PAGEREF _Toc498781574 \h </w:instrText>
        </w:r>
        <w:r w:rsidR="00AF4D75">
          <w:rPr>
            <w:noProof/>
            <w:webHidden/>
          </w:rPr>
        </w:r>
        <w:r w:rsidR="00AF4D75">
          <w:rPr>
            <w:noProof/>
            <w:webHidden/>
          </w:rPr>
          <w:fldChar w:fldCharType="separate"/>
        </w:r>
        <w:r w:rsidR="00AF4D75">
          <w:rPr>
            <w:noProof/>
            <w:webHidden/>
          </w:rPr>
          <w:t>IV</w:t>
        </w:r>
        <w:r w:rsidR="00AF4D75">
          <w:rPr>
            <w:noProof/>
            <w:webHidden/>
          </w:rPr>
          <w:fldChar w:fldCharType="end"/>
        </w:r>
      </w:hyperlink>
    </w:p>
    <w:p w14:paraId="0E2810C1" w14:textId="77777777" w:rsidR="00AF4D75" w:rsidRDefault="007D266D">
      <w:pPr>
        <w:pStyle w:val="11"/>
        <w:rPr>
          <w:rFonts w:asciiTheme="minorHAnsi" w:hAnsiTheme="minorHAnsi" w:cstheme="minorBidi"/>
          <w:noProof/>
          <w:kern w:val="2"/>
          <w:sz w:val="21"/>
        </w:rPr>
      </w:pPr>
      <w:hyperlink w:anchor="_Toc498781575" w:history="1">
        <w:r w:rsidR="00AF4D75" w:rsidRPr="007A403F">
          <w:rPr>
            <w:rStyle w:val="af"/>
            <w:rFonts w:hint="eastAsia"/>
            <w:noProof/>
          </w:rPr>
          <w:t>第</w:t>
        </w:r>
        <w:r w:rsidR="00AF4D75" w:rsidRPr="007A403F">
          <w:rPr>
            <w:rStyle w:val="af"/>
            <w:noProof/>
          </w:rPr>
          <w:t>1</w:t>
        </w:r>
        <w:r w:rsidR="00AF4D75" w:rsidRPr="007A403F">
          <w:rPr>
            <w:rStyle w:val="af"/>
            <w:rFonts w:hint="eastAsia"/>
            <w:noProof/>
          </w:rPr>
          <w:t>章</w:t>
        </w:r>
        <w:r w:rsidR="00AF4D75" w:rsidRPr="007A403F">
          <w:rPr>
            <w:rStyle w:val="af"/>
            <w:noProof/>
          </w:rPr>
          <w:t xml:space="preserve"> </w:t>
        </w:r>
        <w:r w:rsidR="00AF4D75" w:rsidRPr="007A403F">
          <w:rPr>
            <w:rStyle w:val="af"/>
            <w:rFonts w:hint="eastAsia"/>
            <w:noProof/>
          </w:rPr>
          <w:t>引言</w:t>
        </w:r>
        <w:r w:rsidR="00AF4D75">
          <w:rPr>
            <w:noProof/>
            <w:webHidden/>
          </w:rPr>
          <w:tab/>
        </w:r>
        <w:r w:rsidR="00AF4D75">
          <w:rPr>
            <w:noProof/>
            <w:webHidden/>
          </w:rPr>
          <w:fldChar w:fldCharType="begin"/>
        </w:r>
        <w:r w:rsidR="00AF4D75">
          <w:rPr>
            <w:noProof/>
            <w:webHidden/>
          </w:rPr>
          <w:instrText xml:space="preserve"> PAGEREF _Toc498781575 \h </w:instrText>
        </w:r>
        <w:r w:rsidR="00AF4D75">
          <w:rPr>
            <w:noProof/>
            <w:webHidden/>
          </w:rPr>
        </w:r>
        <w:r w:rsidR="00AF4D75">
          <w:rPr>
            <w:noProof/>
            <w:webHidden/>
          </w:rPr>
          <w:fldChar w:fldCharType="separate"/>
        </w:r>
        <w:r w:rsidR="00AF4D75">
          <w:rPr>
            <w:noProof/>
            <w:webHidden/>
          </w:rPr>
          <w:t>1</w:t>
        </w:r>
        <w:r w:rsidR="00AF4D75">
          <w:rPr>
            <w:noProof/>
            <w:webHidden/>
          </w:rPr>
          <w:fldChar w:fldCharType="end"/>
        </w:r>
      </w:hyperlink>
    </w:p>
    <w:p w14:paraId="32177031" w14:textId="77777777" w:rsidR="00AF4D75" w:rsidRDefault="007D266D">
      <w:pPr>
        <w:pStyle w:val="20"/>
        <w:tabs>
          <w:tab w:val="right" w:leader="dot" w:pos="8296"/>
        </w:tabs>
        <w:rPr>
          <w:rFonts w:asciiTheme="minorHAnsi" w:hAnsiTheme="minorHAnsi" w:cstheme="minorBidi"/>
          <w:noProof/>
          <w:kern w:val="2"/>
          <w:sz w:val="21"/>
        </w:rPr>
      </w:pPr>
      <w:hyperlink w:anchor="_Toc498781576" w:history="1">
        <w:r w:rsidR="00AF4D75" w:rsidRPr="007A403F">
          <w:rPr>
            <w:rStyle w:val="af"/>
            <w:noProof/>
          </w:rPr>
          <w:t xml:space="preserve">1.1 </w:t>
        </w:r>
        <w:r w:rsidR="00AF4D75" w:rsidRPr="007A403F">
          <w:rPr>
            <w:rStyle w:val="af"/>
            <w:rFonts w:hint="eastAsia"/>
            <w:noProof/>
          </w:rPr>
          <w:t>自动售货机的行业概况</w:t>
        </w:r>
        <w:r w:rsidR="00AF4D75">
          <w:rPr>
            <w:noProof/>
            <w:webHidden/>
          </w:rPr>
          <w:tab/>
        </w:r>
        <w:r w:rsidR="00AF4D75">
          <w:rPr>
            <w:noProof/>
            <w:webHidden/>
          </w:rPr>
          <w:fldChar w:fldCharType="begin"/>
        </w:r>
        <w:r w:rsidR="00AF4D75">
          <w:rPr>
            <w:noProof/>
            <w:webHidden/>
          </w:rPr>
          <w:instrText xml:space="preserve"> PAGEREF _Toc498781576 \h </w:instrText>
        </w:r>
        <w:r w:rsidR="00AF4D75">
          <w:rPr>
            <w:noProof/>
            <w:webHidden/>
          </w:rPr>
        </w:r>
        <w:r w:rsidR="00AF4D75">
          <w:rPr>
            <w:noProof/>
            <w:webHidden/>
          </w:rPr>
          <w:fldChar w:fldCharType="separate"/>
        </w:r>
        <w:r w:rsidR="00AF4D75">
          <w:rPr>
            <w:noProof/>
            <w:webHidden/>
          </w:rPr>
          <w:t>1</w:t>
        </w:r>
        <w:r w:rsidR="00AF4D75">
          <w:rPr>
            <w:noProof/>
            <w:webHidden/>
          </w:rPr>
          <w:fldChar w:fldCharType="end"/>
        </w:r>
      </w:hyperlink>
    </w:p>
    <w:p w14:paraId="4837C47E" w14:textId="77777777" w:rsidR="00AF4D75" w:rsidRDefault="007D266D">
      <w:pPr>
        <w:pStyle w:val="20"/>
        <w:tabs>
          <w:tab w:val="right" w:leader="dot" w:pos="8296"/>
        </w:tabs>
        <w:rPr>
          <w:rFonts w:asciiTheme="minorHAnsi" w:hAnsiTheme="minorHAnsi" w:cstheme="minorBidi"/>
          <w:noProof/>
          <w:kern w:val="2"/>
          <w:sz w:val="21"/>
        </w:rPr>
      </w:pPr>
      <w:hyperlink w:anchor="_Toc498781577" w:history="1">
        <w:r w:rsidR="00AF4D75" w:rsidRPr="007A403F">
          <w:rPr>
            <w:rStyle w:val="af"/>
            <w:noProof/>
          </w:rPr>
          <w:t xml:space="preserve">1.2 </w:t>
        </w:r>
        <w:r w:rsidR="00AF4D75" w:rsidRPr="007A403F">
          <w:rPr>
            <w:rStyle w:val="af"/>
            <w:rFonts w:hint="eastAsia"/>
            <w:noProof/>
          </w:rPr>
          <w:t>自动售货机的发展现状</w:t>
        </w:r>
        <w:r w:rsidR="00AF4D75">
          <w:rPr>
            <w:noProof/>
            <w:webHidden/>
          </w:rPr>
          <w:tab/>
        </w:r>
        <w:r w:rsidR="00AF4D75">
          <w:rPr>
            <w:noProof/>
            <w:webHidden/>
          </w:rPr>
          <w:fldChar w:fldCharType="begin"/>
        </w:r>
        <w:r w:rsidR="00AF4D75">
          <w:rPr>
            <w:noProof/>
            <w:webHidden/>
          </w:rPr>
          <w:instrText xml:space="preserve"> PAGEREF _Toc498781577 \h </w:instrText>
        </w:r>
        <w:r w:rsidR="00AF4D75">
          <w:rPr>
            <w:noProof/>
            <w:webHidden/>
          </w:rPr>
        </w:r>
        <w:r w:rsidR="00AF4D75">
          <w:rPr>
            <w:noProof/>
            <w:webHidden/>
          </w:rPr>
          <w:fldChar w:fldCharType="separate"/>
        </w:r>
        <w:r w:rsidR="00AF4D75">
          <w:rPr>
            <w:noProof/>
            <w:webHidden/>
          </w:rPr>
          <w:t>2</w:t>
        </w:r>
        <w:r w:rsidR="00AF4D75">
          <w:rPr>
            <w:noProof/>
            <w:webHidden/>
          </w:rPr>
          <w:fldChar w:fldCharType="end"/>
        </w:r>
      </w:hyperlink>
    </w:p>
    <w:p w14:paraId="1E79F48F" w14:textId="77777777" w:rsidR="00AF4D75" w:rsidRDefault="007D266D">
      <w:pPr>
        <w:pStyle w:val="20"/>
        <w:tabs>
          <w:tab w:val="right" w:leader="dot" w:pos="8296"/>
        </w:tabs>
        <w:rPr>
          <w:rFonts w:asciiTheme="minorHAnsi" w:hAnsiTheme="minorHAnsi" w:cstheme="minorBidi"/>
          <w:noProof/>
          <w:kern w:val="2"/>
          <w:sz w:val="21"/>
        </w:rPr>
      </w:pPr>
      <w:hyperlink w:anchor="_Toc498781578" w:history="1">
        <w:r w:rsidR="00AF4D75" w:rsidRPr="007A403F">
          <w:rPr>
            <w:rStyle w:val="af"/>
            <w:noProof/>
          </w:rPr>
          <w:t xml:space="preserve">1.3 </w:t>
        </w:r>
        <w:r w:rsidR="00AF4D75" w:rsidRPr="007A403F">
          <w:rPr>
            <w:rStyle w:val="af"/>
            <w:rFonts w:hint="eastAsia"/>
            <w:noProof/>
          </w:rPr>
          <w:t>课题研究的目标和意义</w:t>
        </w:r>
        <w:r w:rsidR="00AF4D75">
          <w:rPr>
            <w:noProof/>
            <w:webHidden/>
          </w:rPr>
          <w:tab/>
        </w:r>
        <w:r w:rsidR="00AF4D75">
          <w:rPr>
            <w:noProof/>
            <w:webHidden/>
          </w:rPr>
          <w:fldChar w:fldCharType="begin"/>
        </w:r>
        <w:r w:rsidR="00AF4D75">
          <w:rPr>
            <w:noProof/>
            <w:webHidden/>
          </w:rPr>
          <w:instrText xml:space="preserve"> PAGEREF _Toc498781578 \h </w:instrText>
        </w:r>
        <w:r w:rsidR="00AF4D75">
          <w:rPr>
            <w:noProof/>
            <w:webHidden/>
          </w:rPr>
        </w:r>
        <w:r w:rsidR="00AF4D75">
          <w:rPr>
            <w:noProof/>
            <w:webHidden/>
          </w:rPr>
          <w:fldChar w:fldCharType="separate"/>
        </w:r>
        <w:r w:rsidR="00AF4D75">
          <w:rPr>
            <w:noProof/>
            <w:webHidden/>
          </w:rPr>
          <w:t>3</w:t>
        </w:r>
        <w:r w:rsidR="00AF4D75">
          <w:rPr>
            <w:noProof/>
            <w:webHidden/>
          </w:rPr>
          <w:fldChar w:fldCharType="end"/>
        </w:r>
      </w:hyperlink>
    </w:p>
    <w:p w14:paraId="47A7E32C" w14:textId="77777777" w:rsidR="00AF4D75" w:rsidRDefault="007D266D">
      <w:pPr>
        <w:pStyle w:val="20"/>
        <w:tabs>
          <w:tab w:val="right" w:leader="dot" w:pos="8296"/>
        </w:tabs>
        <w:rPr>
          <w:rFonts w:asciiTheme="minorHAnsi" w:hAnsiTheme="minorHAnsi" w:cstheme="minorBidi"/>
          <w:noProof/>
          <w:kern w:val="2"/>
          <w:sz w:val="21"/>
        </w:rPr>
      </w:pPr>
      <w:hyperlink w:anchor="_Toc498781579" w:history="1">
        <w:r w:rsidR="00AF4D75" w:rsidRPr="007A403F">
          <w:rPr>
            <w:rStyle w:val="af"/>
            <w:noProof/>
          </w:rPr>
          <w:t xml:space="preserve">1.4 </w:t>
        </w:r>
        <w:r w:rsidR="00AF4D75" w:rsidRPr="007A403F">
          <w:rPr>
            <w:rStyle w:val="af"/>
            <w:rFonts w:hint="eastAsia"/>
            <w:noProof/>
          </w:rPr>
          <w:t>论文的组织结构</w:t>
        </w:r>
        <w:r w:rsidR="00AF4D75">
          <w:rPr>
            <w:noProof/>
            <w:webHidden/>
          </w:rPr>
          <w:tab/>
        </w:r>
        <w:r w:rsidR="00AF4D75">
          <w:rPr>
            <w:noProof/>
            <w:webHidden/>
          </w:rPr>
          <w:fldChar w:fldCharType="begin"/>
        </w:r>
        <w:r w:rsidR="00AF4D75">
          <w:rPr>
            <w:noProof/>
            <w:webHidden/>
          </w:rPr>
          <w:instrText xml:space="preserve"> PAGEREF _Toc498781579 \h </w:instrText>
        </w:r>
        <w:r w:rsidR="00AF4D75">
          <w:rPr>
            <w:noProof/>
            <w:webHidden/>
          </w:rPr>
        </w:r>
        <w:r w:rsidR="00AF4D75">
          <w:rPr>
            <w:noProof/>
            <w:webHidden/>
          </w:rPr>
          <w:fldChar w:fldCharType="separate"/>
        </w:r>
        <w:r w:rsidR="00AF4D75">
          <w:rPr>
            <w:noProof/>
            <w:webHidden/>
          </w:rPr>
          <w:t>4</w:t>
        </w:r>
        <w:r w:rsidR="00AF4D75">
          <w:rPr>
            <w:noProof/>
            <w:webHidden/>
          </w:rPr>
          <w:fldChar w:fldCharType="end"/>
        </w:r>
      </w:hyperlink>
    </w:p>
    <w:p w14:paraId="0EC2E4EE" w14:textId="77777777" w:rsidR="00AF4D75" w:rsidRDefault="007D266D">
      <w:pPr>
        <w:pStyle w:val="11"/>
        <w:rPr>
          <w:rFonts w:asciiTheme="minorHAnsi" w:hAnsiTheme="minorHAnsi" w:cstheme="minorBidi"/>
          <w:noProof/>
          <w:kern w:val="2"/>
          <w:sz w:val="21"/>
        </w:rPr>
      </w:pPr>
      <w:hyperlink w:anchor="_Toc498781580" w:history="1">
        <w:r w:rsidR="00AF4D75" w:rsidRPr="007A403F">
          <w:rPr>
            <w:rStyle w:val="af"/>
            <w:rFonts w:hint="eastAsia"/>
            <w:noProof/>
          </w:rPr>
          <w:t>第</w:t>
        </w:r>
        <w:r w:rsidR="00AF4D75" w:rsidRPr="007A403F">
          <w:rPr>
            <w:rStyle w:val="af"/>
            <w:noProof/>
          </w:rPr>
          <w:t>2</w:t>
        </w:r>
        <w:r w:rsidR="00AF4D75" w:rsidRPr="007A403F">
          <w:rPr>
            <w:rStyle w:val="af"/>
            <w:rFonts w:hint="eastAsia"/>
            <w:noProof/>
          </w:rPr>
          <w:t>章</w:t>
        </w:r>
        <w:r w:rsidR="00AF4D75" w:rsidRPr="007A403F">
          <w:rPr>
            <w:rStyle w:val="af"/>
            <w:noProof/>
          </w:rPr>
          <w:t xml:space="preserve"> </w:t>
        </w:r>
        <w:r w:rsidR="00AF4D75" w:rsidRPr="007A403F">
          <w:rPr>
            <w:rStyle w:val="af"/>
            <w:rFonts w:hint="eastAsia"/>
            <w:noProof/>
          </w:rPr>
          <w:t>系统研究相关技术分析</w:t>
        </w:r>
        <w:r w:rsidR="00AF4D75">
          <w:rPr>
            <w:noProof/>
            <w:webHidden/>
          </w:rPr>
          <w:tab/>
        </w:r>
        <w:r w:rsidR="00AF4D75">
          <w:rPr>
            <w:noProof/>
            <w:webHidden/>
          </w:rPr>
          <w:fldChar w:fldCharType="begin"/>
        </w:r>
        <w:r w:rsidR="00AF4D75">
          <w:rPr>
            <w:noProof/>
            <w:webHidden/>
          </w:rPr>
          <w:instrText xml:space="preserve"> PAGEREF _Toc498781580 \h </w:instrText>
        </w:r>
        <w:r w:rsidR="00AF4D75">
          <w:rPr>
            <w:noProof/>
            <w:webHidden/>
          </w:rPr>
        </w:r>
        <w:r w:rsidR="00AF4D75">
          <w:rPr>
            <w:noProof/>
            <w:webHidden/>
          </w:rPr>
          <w:fldChar w:fldCharType="separate"/>
        </w:r>
        <w:r w:rsidR="00AF4D75">
          <w:rPr>
            <w:noProof/>
            <w:webHidden/>
          </w:rPr>
          <w:t>5</w:t>
        </w:r>
        <w:r w:rsidR="00AF4D75">
          <w:rPr>
            <w:noProof/>
            <w:webHidden/>
          </w:rPr>
          <w:fldChar w:fldCharType="end"/>
        </w:r>
      </w:hyperlink>
    </w:p>
    <w:p w14:paraId="65D53F0C" w14:textId="77777777" w:rsidR="00AF4D75" w:rsidRDefault="007D266D">
      <w:pPr>
        <w:pStyle w:val="20"/>
        <w:tabs>
          <w:tab w:val="right" w:leader="dot" w:pos="8296"/>
        </w:tabs>
        <w:rPr>
          <w:rFonts w:asciiTheme="minorHAnsi" w:hAnsiTheme="minorHAnsi" w:cstheme="minorBidi"/>
          <w:noProof/>
          <w:kern w:val="2"/>
          <w:sz w:val="21"/>
        </w:rPr>
      </w:pPr>
      <w:hyperlink w:anchor="_Toc498781581" w:history="1">
        <w:r w:rsidR="00AF4D75" w:rsidRPr="007A403F">
          <w:rPr>
            <w:rStyle w:val="af"/>
            <w:noProof/>
          </w:rPr>
          <w:t xml:space="preserve">2.1 </w:t>
        </w:r>
        <w:r w:rsidR="00AF4D75" w:rsidRPr="007A403F">
          <w:rPr>
            <w:rStyle w:val="af"/>
            <w:rFonts w:hint="eastAsia"/>
            <w:noProof/>
          </w:rPr>
          <w:t>云计算技术和</w:t>
        </w:r>
        <w:r w:rsidR="00AF4D75" w:rsidRPr="007A403F">
          <w:rPr>
            <w:rStyle w:val="af"/>
            <w:noProof/>
          </w:rPr>
          <w:t>SaaS</w:t>
        </w:r>
        <w:r w:rsidR="00AF4D75" w:rsidRPr="007A403F">
          <w:rPr>
            <w:rStyle w:val="af"/>
            <w:rFonts w:hint="eastAsia"/>
            <w:noProof/>
          </w:rPr>
          <w:t>服务</w:t>
        </w:r>
        <w:r w:rsidR="00AF4D75">
          <w:rPr>
            <w:noProof/>
            <w:webHidden/>
          </w:rPr>
          <w:tab/>
        </w:r>
        <w:r w:rsidR="00AF4D75">
          <w:rPr>
            <w:noProof/>
            <w:webHidden/>
          </w:rPr>
          <w:fldChar w:fldCharType="begin"/>
        </w:r>
        <w:r w:rsidR="00AF4D75">
          <w:rPr>
            <w:noProof/>
            <w:webHidden/>
          </w:rPr>
          <w:instrText xml:space="preserve"> PAGEREF _Toc498781581 \h </w:instrText>
        </w:r>
        <w:r w:rsidR="00AF4D75">
          <w:rPr>
            <w:noProof/>
            <w:webHidden/>
          </w:rPr>
        </w:r>
        <w:r w:rsidR="00AF4D75">
          <w:rPr>
            <w:noProof/>
            <w:webHidden/>
          </w:rPr>
          <w:fldChar w:fldCharType="separate"/>
        </w:r>
        <w:r w:rsidR="00AF4D75">
          <w:rPr>
            <w:noProof/>
            <w:webHidden/>
          </w:rPr>
          <w:t>5</w:t>
        </w:r>
        <w:r w:rsidR="00AF4D75">
          <w:rPr>
            <w:noProof/>
            <w:webHidden/>
          </w:rPr>
          <w:fldChar w:fldCharType="end"/>
        </w:r>
      </w:hyperlink>
    </w:p>
    <w:p w14:paraId="40E09F3A" w14:textId="77777777" w:rsidR="00AF4D75" w:rsidRDefault="007D266D">
      <w:pPr>
        <w:pStyle w:val="30"/>
        <w:tabs>
          <w:tab w:val="right" w:leader="dot" w:pos="8296"/>
        </w:tabs>
        <w:rPr>
          <w:rFonts w:asciiTheme="minorHAnsi" w:hAnsiTheme="minorHAnsi" w:cstheme="minorBidi"/>
          <w:noProof/>
          <w:kern w:val="2"/>
          <w:sz w:val="21"/>
        </w:rPr>
      </w:pPr>
      <w:hyperlink w:anchor="_Toc498781582" w:history="1">
        <w:r w:rsidR="00AF4D75" w:rsidRPr="007A403F">
          <w:rPr>
            <w:rStyle w:val="af"/>
            <w:noProof/>
          </w:rPr>
          <w:t xml:space="preserve">2.1.1 </w:t>
        </w:r>
        <w:r w:rsidR="00AF4D75" w:rsidRPr="007A403F">
          <w:rPr>
            <w:rStyle w:val="af"/>
            <w:rFonts w:hint="eastAsia"/>
            <w:noProof/>
          </w:rPr>
          <w:t>云计算技术和</w:t>
        </w:r>
        <w:r w:rsidR="00AF4D75" w:rsidRPr="007A403F">
          <w:rPr>
            <w:rStyle w:val="af"/>
            <w:noProof/>
          </w:rPr>
          <w:t>SaaS</w:t>
        </w:r>
        <w:r w:rsidR="00AF4D75" w:rsidRPr="007A403F">
          <w:rPr>
            <w:rStyle w:val="af"/>
            <w:rFonts w:hint="eastAsia"/>
            <w:noProof/>
          </w:rPr>
          <w:t>服务的概述</w:t>
        </w:r>
        <w:r w:rsidR="00AF4D75">
          <w:rPr>
            <w:noProof/>
            <w:webHidden/>
          </w:rPr>
          <w:tab/>
        </w:r>
        <w:r w:rsidR="00AF4D75">
          <w:rPr>
            <w:noProof/>
            <w:webHidden/>
          </w:rPr>
          <w:fldChar w:fldCharType="begin"/>
        </w:r>
        <w:r w:rsidR="00AF4D75">
          <w:rPr>
            <w:noProof/>
            <w:webHidden/>
          </w:rPr>
          <w:instrText xml:space="preserve"> PAGEREF _Toc498781582 \h </w:instrText>
        </w:r>
        <w:r w:rsidR="00AF4D75">
          <w:rPr>
            <w:noProof/>
            <w:webHidden/>
          </w:rPr>
        </w:r>
        <w:r w:rsidR="00AF4D75">
          <w:rPr>
            <w:noProof/>
            <w:webHidden/>
          </w:rPr>
          <w:fldChar w:fldCharType="separate"/>
        </w:r>
        <w:r w:rsidR="00AF4D75">
          <w:rPr>
            <w:noProof/>
            <w:webHidden/>
          </w:rPr>
          <w:t>5</w:t>
        </w:r>
        <w:r w:rsidR="00AF4D75">
          <w:rPr>
            <w:noProof/>
            <w:webHidden/>
          </w:rPr>
          <w:fldChar w:fldCharType="end"/>
        </w:r>
      </w:hyperlink>
    </w:p>
    <w:p w14:paraId="0449552E" w14:textId="77777777" w:rsidR="00AF4D75" w:rsidRDefault="007D266D">
      <w:pPr>
        <w:pStyle w:val="30"/>
        <w:tabs>
          <w:tab w:val="right" w:leader="dot" w:pos="8296"/>
        </w:tabs>
        <w:rPr>
          <w:rFonts w:asciiTheme="minorHAnsi" w:hAnsiTheme="minorHAnsi" w:cstheme="minorBidi"/>
          <w:noProof/>
          <w:kern w:val="2"/>
          <w:sz w:val="21"/>
        </w:rPr>
      </w:pPr>
      <w:hyperlink w:anchor="_Toc498781583" w:history="1">
        <w:r w:rsidR="00AF4D75" w:rsidRPr="007A403F">
          <w:rPr>
            <w:rStyle w:val="af"/>
            <w:noProof/>
          </w:rPr>
          <w:t>2.1.2 SaaS</w:t>
        </w:r>
        <w:r w:rsidR="00AF4D75" w:rsidRPr="007A403F">
          <w:rPr>
            <w:rStyle w:val="af"/>
            <w:rFonts w:hint="eastAsia"/>
            <w:noProof/>
          </w:rPr>
          <w:t>服务的成熟度模型及优势</w:t>
        </w:r>
        <w:r w:rsidR="00AF4D75">
          <w:rPr>
            <w:noProof/>
            <w:webHidden/>
          </w:rPr>
          <w:tab/>
        </w:r>
        <w:r w:rsidR="00AF4D75">
          <w:rPr>
            <w:noProof/>
            <w:webHidden/>
          </w:rPr>
          <w:fldChar w:fldCharType="begin"/>
        </w:r>
        <w:r w:rsidR="00AF4D75">
          <w:rPr>
            <w:noProof/>
            <w:webHidden/>
          </w:rPr>
          <w:instrText xml:space="preserve"> PAGEREF _Toc498781583 \h </w:instrText>
        </w:r>
        <w:r w:rsidR="00AF4D75">
          <w:rPr>
            <w:noProof/>
            <w:webHidden/>
          </w:rPr>
        </w:r>
        <w:r w:rsidR="00AF4D75">
          <w:rPr>
            <w:noProof/>
            <w:webHidden/>
          </w:rPr>
          <w:fldChar w:fldCharType="separate"/>
        </w:r>
        <w:r w:rsidR="00AF4D75">
          <w:rPr>
            <w:noProof/>
            <w:webHidden/>
          </w:rPr>
          <w:t>7</w:t>
        </w:r>
        <w:r w:rsidR="00AF4D75">
          <w:rPr>
            <w:noProof/>
            <w:webHidden/>
          </w:rPr>
          <w:fldChar w:fldCharType="end"/>
        </w:r>
      </w:hyperlink>
    </w:p>
    <w:p w14:paraId="0C5588C6" w14:textId="77777777" w:rsidR="00AF4D75" w:rsidRDefault="007D266D">
      <w:pPr>
        <w:pStyle w:val="20"/>
        <w:tabs>
          <w:tab w:val="right" w:leader="dot" w:pos="8296"/>
        </w:tabs>
        <w:rPr>
          <w:rFonts w:asciiTheme="minorHAnsi" w:hAnsiTheme="minorHAnsi" w:cstheme="minorBidi"/>
          <w:noProof/>
          <w:kern w:val="2"/>
          <w:sz w:val="21"/>
        </w:rPr>
      </w:pPr>
      <w:hyperlink w:anchor="_Toc498781584" w:history="1">
        <w:r w:rsidR="00AF4D75" w:rsidRPr="007A403F">
          <w:rPr>
            <w:rStyle w:val="af"/>
            <w:noProof/>
          </w:rPr>
          <w:t>2.2 SSM</w:t>
        </w:r>
        <w:r w:rsidR="00AF4D75" w:rsidRPr="007A403F">
          <w:rPr>
            <w:rStyle w:val="af"/>
            <w:rFonts w:hint="eastAsia"/>
            <w:noProof/>
          </w:rPr>
          <w:t>框架及应用分析</w:t>
        </w:r>
        <w:r w:rsidR="00AF4D75">
          <w:rPr>
            <w:noProof/>
            <w:webHidden/>
          </w:rPr>
          <w:tab/>
        </w:r>
        <w:r w:rsidR="00AF4D75">
          <w:rPr>
            <w:noProof/>
            <w:webHidden/>
          </w:rPr>
          <w:fldChar w:fldCharType="begin"/>
        </w:r>
        <w:r w:rsidR="00AF4D75">
          <w:rPr>
            <w:noProof/>
            <w:webHidden/>
          </w:rPr>
          <w:instrText xml:space="preserve"> PAGEREF _Toc498781584 \h </w:instrText>
        </w:r>
        <w:r w:rsidR="00AF4D75">
          <w:rPr>
            <w:noProof/>
            <w:webHidden/>
          </w:rPr>
        </w:r>
        <w:r w:rsidR="00AF4D75">
          <w:rPr>
            <w:noProof/>
            <w:webHidden/>
          </w:rPr>
          <w:fldChar w:fldCharType="separate"/>
        </w:r>
        <w:r w:rsidR="00AF4D75">
          <w:rPr>
            <w:noProof/>
            <w:webHidden/>
          </w:rPr>
          <w:t>9</w:t>
        </w:r>
        <w:r w:rsidR="00AF4D75">
          <w:rPr>
            <w:noProof/>
            <w:webHidden/>
          </w:rPr>
          <w:fldChar w:fldCharType="end"/>
        </w:r>
      </w:hyperlink>
    </w:p>
    <w:p w14:paraId="486CDD36" w14:textId="77777777" w:rsidR="00AF4D75" w:rsidRDefault="007D266D">
      <w:pPr>
        <w:pStyle w:val="20"/>
        <w:tabs>
          <w:tab w:val="right" w:leader="dot" w:pos="8296"/>
        </w:tabs>
        <w:rPr>
          <w:rFonts w:asciiTheme="minorHAnsi" w:hAnsiTheme="minorHAnsi" w:cstheme="minorBidi"/>
          <w:noProof/>
          <w:kern w:val="2"/>
          <w:sz w:val="21"/>
        </w:rPr>
      </w:pPr>
      <w:hyperlink w:anchor="_Toc498781585" w:history="1">
        <w:r w:rsidR="00AF4D75" w:rsidRPr="007A403F">
          <w:rPr>
            <w:rStyle w:val="af"/>
            <w:noProof/>
          </w:rPr>
          <w:t>2.3 Android</w:t>
        </w:r>
        <w:r w:rsidR="00AF4D75" w:rsidRPr="007A403F">
          <w:rPr>
            <w:rStyle w:val="af"/>
            <w:rFonts w:hint="eastAsia"/>
            <w:noProof/>
          </w:rPr>
          <w:t>应用技术</w:t>
        </w:r>
        <w:r w:rsidR="00AF4D75">
          <w:rPr>
            <w:noProof/>
            <w:webHidden/>
          </w:rPr>
          <w:tab/>
        </w:r>
        <w:r w:rsidR="00AF4D75">
          <w:rPr>
            <w:noProof/>
            <w:webHidden/>
          </w:rPr>
          <w:fldChar w:fldCharType="begin"/>
        </w:r>
        <w:r w:rsidR="00AF4D75">
          <w:rPr>
            <w:noProof/>
            <w:webHidden/>
          </w:rPr>
          <w:instrText xml:space="preserve"> PAGEREF _Toc498781585 \h </w:instrText>
        </w:r>
        <w:r w:rsidR="00AF4D75">
          <w:rPr>
            <w:noProof/>
            <w:webHidden/>
          </w:rPr>
        </w:r>
        <w:r w:rsidR="00AF4D75">
          <w:rPr>
            <w:noProof/>
            <w:webHidden/>
          </w:rPr>
          <w:fldChar w:fldCharType="separate"/>
        </w:r>
        <w:r w:rsidR="00AF4D75">
          <w:rPr>
            <w:noProof/>
            <w:webHidden/>
          </w:rPr>
          <w:t>13</w:t>
        </w:r>
        <w:r w:rsidR="00AF4D75">
          <w:rPr>
            <w:noProof/>
            <w:webHidden/>
          </w:rPr>
          <w:fldChar w:fldCharType="end"/>
        </w:r>
      </w:hyperlink>
    </w:p>
    <w:p w14:paraId="136F2CD3" w14:textId="77777777" w:rsidR="00AF4D75" w:rsidRDefault="007D266D">
      <w:pPr>
        <w:pStyle w:val="20"/>
        <w:tabs>
          <w:tab w:val="right" w:leader="dot" w:pos="8296"/>
        </w:tabs>
        <w:rPr>
          <w:rFonts w:asciiTheme="minorHAnsi" w:hAnsiTheme="minorHAnsi" w:cstheme="minorBidi"/>
          <w:noProof/>
          <w:kern w:val="2"/>
          <w:sz w:val="21"/>
        </w:rPr>
      </w:pPr>
      <w:hyperlink w:anchor="_Toc498781586" w:history="1">
        <w:r w:rsidR="00AF4D75" w:rsidRPr="007A403F">
          <w:rPr>
            <w:rStyle w:val="af"/>
            <w:noProof/>
          </w:rPr>
          <w:t>2.4 Android</w:t>
        </w:r>
        <w:r w:rsidR="00AF4D75" w:rsidRPr="007A403F">
          <w:rPr>
            <w:rStyle w:val="af"/>
            <w:rFonts w:hint="eastAsia"/>
            <w:noProof/>
          </w:rPr>
          <w:t>串口通信</w:t>
        </w:r>
        <w:r w:rsidR="00AF4D75">
          <w:rPr>
            <w:noProof/>
            <w:webHidden/>
          </w:rPr>
          <w:tab/>
        </w:r>
        <w:r w:rsidR="00AF4D75">
          <w:rPr>
            <w:noProof/>
            <w:webHidden/>
          </w:rPr>
          <w:fldChar w:fldCharType="begin"/>
        </w:r>
        <w:r w:rsidR="00AF4D75">
          <w:rPr>
            <w:noProof/>
            <w:webHidden/>
          </w:rPr>
          <w:instrText xml:space="preserve"> PAGEREF _Toc498781586 \h </w:instrText>
        </w:r>
        <w:r w:rsidR="00AF4D75">
          <w:rPr>
            <w:noProof/>
            <w:webHidden/>
          </w:rPr>
        </w:r>
        <w:r w:rsidR="00AF4D75">
          <w:rPr>
            <w:noProof/>
            <w:webHidden/>
          </w:rPr>
          <w:fldChar w:fldCharType="separate"/>
        </w:r>
        <w:r w:rsidR="00AF4D75">
          <w:rPr>
            <w:noProof/>
            <w:webHidden/>
          </w:rPr>
          <w:t>15</w:t>
        </w:r>
        <w:r w:rsidR="00AF4D75">
          <w:rPr>
            <w:noProof/>
            <w:webHidden/>
          </w:rPr>
          <w:fldChar w:fldCharType="end"/>
        </w:r>
      </w:hyperlink>
    </w:p>
    <w:p w14:paraId="2B1743B7" w14:textId="77777777" w:rsidR="00AF4D75" w:rsidRDefault="007D266D">
      <w:pPr>
        <w:pStyle w:val="20"/>
        <w:tabs>
          <w:tab w:val="right" w:leader="dot" w:pos="8296"/>
        </w:tabs>
        <w:rPr>
          <w:rFonts w:asciiTheme="minorHAnsi" w:hAnsiTheme="minorHAnsi" w:cstheme="minorBidi"/>
          <w:noProof/>
          <w:kern w:val="2"/>
          <w:sz w:val="21"/>
        </w:rPr>
      </w:pPr>
      <w:hyperlink w:anchor="_Toc498781587" w:history="1">
        <w:r w:rsidR="00AF4D75" w:rsidRPr="007A403F">
          <w:rPr>
            <w:rStyle w:val="af"/>
            <w:noProof/>
          </w:rPr>
          <w:t>2.5 4G</w:t>
        </w:r>
        <w:r w:rsidR="00AF4D75" w:rsidRPr="007A403F">
          <w:rPr>
            <w:rStyle w:val="af"/>
            <w:rFonts w:hint="eastAsia"/>
            <w:noProof/>
          </w:rPr>
          <w:t>无线通信</w:t>
        </w:r>
        <w:r w:rsidR="00AF4D75">
          <w:rPr>
            <w:noProof/>
            <w:webHidden/>
          </w:rPr>
          <w:tab/>
        </w:r>
        <w:r w:rsidR="00AF4D75">
          <w:rPr>
            <w:noProof/>
            <w:webHidden/>
          </w:rPr>
          <w:fldChar w:fldCharType="begin"/>
        </w:r>
        <w:r w:rsidR="00AF4D75">
          <w:rPr>
            <w:noProof/>
            <w:webHidden/>
          </w:rPr>
          <w:instrText xml:space="preserve"> PAGEREF _Toc498781587 \h </w:instrText>
        </w:r>
        <w:r w:rsidR="00AF4D75">
          <w:rPr>
            <w:noProof/>
            <w:webHidden/>
          </w:rPr>
        </w:r>
        <w:r w:rsidR="00AF4D75">
          <w:rPr>
            <w:noProof/>
            <w:webHidden/>
          </w:rPr>
          <w:fldChar w:fldCharType="separate"/>
        </w:r>
        <w:r w:rsidR="00AF4D75">
          <w:rPr>
            <w:noProof/>
            <w:webHidden/>
          </w:rPr>
          <w:t>15</w:t>
        </w:r>
        <w:r w:rsidR="00AF4D75">
          <w:rPr>
            <w:noProof/>
            <w:webHidden/>
          </w:rPr>
          <w:fldChar w:fldCharType="end"/>
        </w:r>
      </w:hyperlink>
    </w:p>
    <w:p w14:paraId="368D8BA3" w14:textId="77777777" w:rsidR="00AF4D75" w:rsidRDefault="007D266D">
      <w:pPr>
        <w:pStyle w:val="11"/>
        <w:rPr>
          <w:rFonts w:asciiTheme="minorHAnsi" w:hAnsiTheme="minorHAnsi" w:cstheme="minorBidi"/>
          <w:noProof/>
          <w:kern w:val="2"/>
          <w:sz w:val="21"/>
        </w:rPr>
      </w:pPr>
      <w:hyperlink w:anchor="_Toc498781588" w:history="1">
        <w:r w:rsidR="00AF4D75" w:rsidRPr="007A403F">
          <w:rPr>
            <w:rStyle w:val="af"/>
            <w:rFonts w:hint="eastAsia"/>
            <w:noProof/>
          </w:rPr>
          <w:t>第</w:t>
        </w:r>
        <w:r w:rsidR="00AF4D75" w:rsidRPr="007A403F">
          <w:rPr>
            <w:rStyle w:val="af"/>
            <w:noProof/>
          </w:rPr>
          <w:t>3</w:t>
        </w:r>
        <w:r w:rsidR="00AF4D75" w:rsidRPr="007A403F">
          <w:rPr>
            <w:rStyle w:val="af"/>
            <w:rFonts w:hint="eastAsia"/>
            <w:noProof/>
          </w:rPr>
          <w:t>章</w:t>
        </w:r>
        <w:r w:rsidR="00AF4D75" w:rsidRPr="007A403F">
          <w:rPr>
            <w:rStyle w:val="af"/>
            <w:noProof/>
          </w:rPr>
          <w:t xml:space="preserve"> VMCloudPlatform</w:t>
        </w:r>
        <w:r w:rsidR="00AF4D75" w:rsidRPr="007A403F">
          <w:rPr>
            <w:rStyle w:val="af"/>
            <w:rFonts w:hint="eastAsia"/>
            <w:noProof/>
          </w:rPr>
          <w:t>系统的需求分析</w:t>
        </w:r>
        <w:r w:rsidR="00AF4D75">
          <w:rPr>
            <w:noProof/>
            <w:webHidden/>
          </w:rPr>
          <w:tab/>
        </w:r>
        <w:r w:rsidR="00AF4D75">
          <w:rPr>
            <w:noProof/>
            <w:webHidden/>
          </w:rPr>
          <w:fldChar w:fldCharType="begin"/>
        </w:r>
        <w:r w:rsidR="00AF4D75">
          <w:rPr>
            <w:noProof/>
            <w:webHidden/>
          </w:rPr>
          <w:instrText xml:space="preserve"> PAGEREF _Toc498781588 \h </w:instrText>
        </w:r>
        <w:r w:rsidR="00AF4D75">
          <w:rPr>
            <w:noProof/>
            <w:webHidden/>
          </w:rPr>
        </w:r>
        <w:r w:rsidR="00AF4D75">
          <w:rPr>
            <w:noProof/>
            <w:webHidden/>
          </w:rPr>
          <w:fldChar w:fldCharType="separate"/>
        </w:r>
        <w:r w:rsidR="00AF4D75">
          <w:rPr>
            <w:noProof/>
            <w:webHidden/>
          </w:rPr>
          <w:t>17</w:t>
        </w:r>
        <w:r w:rsidR="00AF4D75">
          <w:rPr>
            <w:noProof/>
            <w:webHidden/>
          </w:rPr>
          <w:fldChar w:fldCharType="end"/>
        </w:r>
      </w:hyperlink>
    </w:p>
    <w:p w14:paraId="6F32C2FB" w14:textId="77777777" w:rsidR="00AF4D75" w:rsidRDefault="007D266D">
      <w:pPr>
        <w:pStyle w:val="20"/>
        <w:tabs>
          <w:tab w:val="right" w:leader="dot" w:pos="8296"/>
        </w:tabs>
        <w:rPr>
          <w:rFonts w:asciiTheme="minorHAnsi" w:hAnsiTheme="minorHAnsi" w:cstheme="minorBidi"/>
          <w:noProof/>
          <w:kern w:val="2"/>
          <w:sz w:val="21"/>
        </w:rPr>
      </w:pPr>
      <w:hyperlink w:anchor="_Toc498781589" w:history="1">
        <w:r w:rsidR="00AF4D75" w:rsidRPr="007A403F">
          <w:rPr>
            <w:rStyle w:val="af"/>
            <w:noProof/>
          </w:rPr>
          <w:t>3.1 VMCloudPlatform</w:t>
        </w:r>
        <w:r w:rsidR="00AF4D75" w:rsidRPr="007A403F">
          <w:rPr>
            <w:rStyle w:val="af"/>
            <w:rFonts w:hint="eastAsia"/>
            <w:noProof/>
          </w:rPr>
          <w:t>系统的总体目标</w:t>
        </w:r>
        <w:r w:rsidR="00AF4D75">
          <w:rPr>
            <w:noProof/>
            <w:webHidden/>
          </w:rPr>
          <w:tab/>
        </w:r>
        <w:r w:rsidR="00AF4D75">
          <w:rPr>
            <w:noProof/>
            <w:webHidden/>
          </w:rPr>
          <w:fldChar w:fldCharType="begin"/>
        </w:r>
        <w:r w:rsidR="00AF4D75">
          <w:rPr>
            <w:noProof/>
            <w:webHidden/>
          </w:rPr>
          <w:instrText xml:space="preserve"> PAGEREF _Toc498781589 \h </w:instrText>
        </w:r>
        <w:r w:rsidR="00AF4D75">
          <w:rPr>
            <w:noProof/>
            <w:webHidden/>
          </w:rPr>
        </w:r>
        <w:r w:rsidR="00AF4D75">
          <w:rPr>
            <w:noProof/>
            <w:webHidden/>
          </w:rPr>
          <w:fldChar w:fldCharType="separate"/>
        </w:r>
        <w:r w:rsidR="00AF4D75">
          <w:rPr>
            <w:noProof/>
            <w:webHidden/>
          </w:rPr>
          <w:t>17</w:t>
        </w:r>
        <w:r w:rsidR="00AF4D75">
          <w:rPr>
            <w:noProof/>
            <w:webHidden/>
          </w:rPr>
          <w:fldChar w:fldCharType="end"/>
        </w:r>
      </w:hyperlink>
    </w:p>
    <w:p w14:paraId="096EFE10" w14:textId="77777777" w:rsidR="00AF4D75" w:rsidRDefault="007D266D">
      <w:pPr>
        <w:pStyle w:val="20"/>
        <w:tabs>
          <w:tab w:val="right" w:leader="dot" w:pos="8296"/>
        </w:tabs>
        <w:rPr>
          <w:rFonts w:asciiTheme="minorHAnsi" w:hAnsiTheme="minorHAnsi" w:cstheme="minorBidi"/>
          <w:noProof/>
          <w:kern w:val="2"/>
          <w:sz w:val="21"/>
        </w:rPr>
      </w:pPr>
      <w:hyperlink w:anchor="_Toc498781590" w:history="1">
        <w:r w:rsidR="00AF4D75" w:rsidRPr="007A403F">
          <w:rPr>
            <w:rStyle w:val="af"/>
            <w:noProof/>
          </w:rPr>
          <w:t>3.2 VMCloudPlatform</w:t>
        </w:r>
        <w:r w:rsidR="00AF4D75" w:rsidRPr="007A403F">
          <w:rPr>
            <w:rStyle w:val="af"/>
            <w:rFonts w:hint="eastAsia"/>
            <w:noProof/>
          </w:rPr>
          <w:t>系统需求分析</w:t>
        </w:r>
        <w:r w:rsidR="00AF4D75">
          <w:rPr>
            <w:noProof/>
            <w:webHidden/>
          </w:rPr>
          <w:tab/>
        </w:r>
        <w:r w:rsidR="00AF4D75">
          <w:rPr>
            <w:noProof/>
            <w:webHidden/>
          </w:rPr>
          <w:fldChar w:fldCharType="begin"/>
        </w:r>
        <w:r w:rsidR="00AF4D75">
          <w:rPr>
            <w:noProof/>
            <w:webHidden/>
          </w:rPr>
          <w:instrText xml:space="preserve"> PAGEREF _Toc498781590 \h </w:instrText>
        </w:r>
        <w:r w:rsidR="00AF4D75">
          <w:rPr>
            <w:noProof/>
            <w:webHidden/>
          </w:rPr>
        </w:r>
        <w:r w:rsidR="00AF4D75">
          <w:rPr>
            <w:noProof/>
            <w:webHidden/>
          </w:rPr>
          <w:fldChar w:fldCharType="separate"/>
        </w:r>
        <w:r w:rsidR="00AF4D75">
          <w:rPr>
            <w:noProof/>
            <w:webHidden/>
          </w:rPr>
          <w:t>18</w:t>
        </w:r>
        <w:r w:rsidR="00AF4D75">
          <w:rPr>
            <w:noProof/>
            <w:webHidden/>
          </w:rPr>
          <w:fldChar w:fldCharType="end"/>
        </w:r>
      </w:hyperlink>
    </w:p>
    <w:p w14:paraId="02156E6E" w14:textId="77777777" w:rsidR="00AF4D75" w:rsidRDefault="007D266D">
      <w:pPr>
        <w:pStyle w:val="20"/>
        <w:tabs>
          <w:tab w:val="right" w:leader="dot" w:pos="8296"/>
        </w:tabs>
        <w:rPr>
          <w:rFonts w:asciiTheme="minorHAnsi" w:hAnsiTheme="minorHAnsi" w:cstheme="minorBidi"/>
          <w:noProof/>
          <w:kern w:val="2"/>
          <w:sz w:val="21"/>
        </w:rPr>
      </w:pPr>
      <w:hyperlink w:anchor="_Toc498781591" w:history="1">
        <w:r w:rsidR="00AF4D75" w:rsidRPr="007A403F">
          <w:rPr>
            <w:rStyle w:val="af"/>
            <w:noProof/>
          </w:rPr>
          <w:t>3.2 Android</w:t>
        </w:r>
        <w:r w:rsidR="00AF4D75" w:rsidRPr="007A403F">
          <w:rPr>
            <w:rStyle w:val="af"/>
            <w:rFonts w:hint="eastAsia"/>
            <w:noProof/>
          </w:rPr>
          <w:t>终端应用需求分析</w:t>
        </w:r>
        <w:r w:rsidR="00AF4D75">
          <w:rPr>
            <w:noProof/>
            <w:webHidden/>
          </w:rPr>
          <w:tab/>
        </w:r>
        <w:r w:rsidR="00AF4D75">
          <w:rPr>
            <w:noProof/>
            <w:webHidden/>
          </w:rPr>
          <w:fldChar w:fldCharType="begin"/>
        </w:r>
        <w:r w:rsidR="00AF4D75">
          <w:rPr>
            <w:noProof/>
            <w:webHidden/>
          </w:rPr>
          <w:instrText xml:space="preserve"> PAGEREF _Toc498781591 \h </w:instrText>
        </w:r>
        <w:r w:rsidR="00AF4D75">
          <w:rPr>
            <w:noProof/>
            <w:webHidden/>
          </w:rPr>
        </w:r>
        <w:r w:rsidR="00AF4D75">
          <w:rPr>
            <w:noProof/>
            <w:webHidden/>
          </w:rPr>
          <w:fldChar w:fldCharType="separate"/>
        </w:r>
        <w:r w:rsidR="00AF4D75">
          <w:rPr>
            <w:noProof/>
            <w:webHidden/>
          </w:rPr>
          <w:t>21</w:t>
        </w:r>
        <w:r w:rsidR="00AF4D75">
          <w:rPr>
            <w:noProof/>
            <w:webHidden/>
          </w:rPr>
          <w:fldChar w:fldCharType="end"/>
        </w:r>
      </w:hyperlink>
    </w:p>
    <w:p w14:paraId="0B3A116F" w14:textId="77777777" w:rsidR="00AF4D75" w:rsidRDefault="007D266D">
      <w:pPr>
        <w:pStyle w:val="11"/>
        <w:rPr>
          <w:rFonts w:asciiTheme="minorHAnsi" w:hAnsiTheme="minorHAnsi" w:cstheme="minorBidi"/>
          <w:noProof/>
          <w:kern w:val="2"/>
          <w:sz w:val="21"/>
        </w:rPr>
      </w:pPr>
      <w:hyperlink w:anchor="_Toc498781592" w:history="1">
        <w:r w:rsidR="00AF4D75" w:rsidRPr="007A403F">
          <w:rPr>
            <w:rStyle w:val="af"/>
            <w:rFonts w:hint="eastAsia"/>
            <w:noProof/>
          </w:rPr>
          <w:t>第</w:t>
        </w:r>
        <w:r w:rsidR="00AF4D75" w:rsidRPr="007A403F">
          <w:rPr>
            <w:rStyle w:val="af"/>
            <w:noProof/>
          </w:rPr>
          <w:t>4</w:t>
        </w:r>
        <w:r w:rsidR="00AF4D75" w:rsidRPr="007A403F">
          <w:rPr>
            <w:rStyle w:val="af"/>
            <w:rFonts w:hint="eastAsia"/>
            <w:noProof/>
          </w:rPr>
          <w:t>章</w:t>
        </w:r>
        <w:r w:rsidR="00AF4D75" w:rsidRPr="007A403F">
          <w:rPr>
            <w:rStyle w:val="af"/>
            <w:noProof/>
          </w:rPr>
          <w:t xml:space="preserve"> VMCloudPlatform</w:t>
        </w:r>
        <w:r w:rsidR="00AF4D75" w:rsidRPr="007A403F">
          <w:rPr>
            <w:rStyle w:val="af"/>
            <w:rFonts w:hint="eastAsia"/>
            <w:noProof/>
          </w:rPr>
          <w:t>系统的设计</w:t>
        </w:r>
        <w:r w:rsidR="00AF4D75">
          <w:rPr>
            <w:noProof/>
            <w:webHidden/>
          </w:rPr>
          <w:tab/>
        </w:r>
        <w:r w:rsidR="00AF4D75">
          <w:rPr>
            <w:noProof/>
            <w:webHidden/>
          </w:rPr>
          <w:fldChar w:fldCharType="begin"/>
        </w:r>
        <w:r w:rsidR="00AF4D75">
          <w:rPr>
            <w:noProof/>
            <w:webHidden/>
          </w:rPr>
          <w:instrText xml:space="preserve"> PAGEREF _Toc498781592 \h </w:instrText>
        </w:r>
        <w:r w:rsidR="00AF4D75">
          <w:rPr>
            <w:noProof/>
            <w:webHidden/>
          </w:rPr>
        </w:r>
        <w:r w:rsidR="00AF4D75">
          <w:rPr>
            <w:noProof/>
            <w:webHidden/>
          </w:rPr>
          <w:fldChar w:fldCharType="separate"/>
        </w:r>
        <w:r w:rsidR="00AF4D75">
          <w:rPr>
            <w:noProof/>
            <w:webHidden/>
          </w:rPr>
          <w:t>24</w:t>
        </w:r>
        <w:r w:rsidR="00AF4D75">
          <w:rPr>
            <w:noProof/>
            <w:webHidden/>
          </w:rPr>
          <w:fldChar w:fldCharType="end"/>
        </w:r>
      </w:hyperlink>
    </w:p>
    <w:p w14:paraId="4DBB8DE4" w14:textId="77777777" w:rsidR="00AF4D75" w:rsidRDefault="007D266D">
      <w:pPr>
        <w:pStyle w:val="20"/>
        <w:tabs>
          <w:tab w:val="right" w:leader="dot" w:pos="8296"/>
        </w:tabs>
        <w:rPr>
          <w:rFonts w:asciiTheme="minorHAnsi" w:hAnsiTheme="minorHAnsi" w:cstheme="minorBidi"/>
          <w:noProof/>
          <w:kern w:val="2"/>
          <w:sz w:val="21"/>
        </w:rPr>
      </w:pPr>
      <w:hyperlink w:anchor="_Toc498781593" w:history="1">
        <w:r w:rsidR="00AF4D75" w:rsidRPr="007A403F">
          <w:rPr>
            <w:rStyle w:val="af"/>
            <w:noProof/>
          </w:rPr>
          <w:t>4.1 VMCloudPlatform</w:t>
        </w:r>
        <w:r w:rsidR="00AF4D75" w:rsidRPr="007A403F">
          <w:rPr>
            <w:rStyle w:val="af"/>
            <w:rFonts w:hint="eastAsia"/>
            <w:noProof/>
          </w:rPr>
          <w:t>系统的技术架构设计</w:t>
        </w:r>
        <w:r w:rsidR="00AF4D75">
          <w:rPr>
            <w:noProof/>
            <w:webHidden/>
          </w:rPr>
          <w:tab/>
        </w:r>
        <w:r w:rsidR="00AF4D75">
          <w:rPr>
            <w:noProof/>
            <w:webHidden/>
          </w:rPr>
          <w:fldChar w:fldCharType="begin"/>
        </w:r>
        <w:r w:rsidR="00AF4D75">
          <w:rPr>
            <w:noProof/>
            <w:webHidden/>
          </w:rPr>
          <w:instrText xml:space="preserve"> PAGEREF _Toc498781593 \h </w:instrText>
        </w:r>
        <w:r w:rsidR="00AF4D75">
          <w:rPr>
            <w:noProof/>
            <w:webHidden/>
          </w:rPr>
        </w:r>
        <w:r w:rsidR="00AF4D75">
          <w:rPr>
            <w:noProof/>
            <w:webHidden/>
          </w:rPr>
          <w:fldChar w:fldCharType="separate"/>
        </w:r>
        <w:r w:rsidR="00AF4D75">
          <w:rPr>
            <w:noProof/>
            <w:webHidden/>
          </w:rPr>
          <w:t>24</w:t>
        </w:r>
        <w:r w:rsidR="00AF4D75">
          <w:rPr>
            <w:noProof/>
            <w:webHidden/>
          </w:rPr>
          <w:fldChar w:fldCharType="end"/>
        </w:r>
      </w:hyperlink>
    </w:p>
    <w:p w14:paraId="2F3F4800" w14:textId="77777777" w:rsidR="00AF4D75" w:rsidRDefault="007D266D">
      <w:pPr>
        <w:pStyle w:val="30"/>
        <w:tabs>
          <w:tab w:val="right" w:leader="dot" w:pos="8296"/>
        </w:tabs>
        <w:rPr>
          <w:rFonts w:asciiTheme="minorHAnsi" w:hAnsiTheme="minorHAnsi" w:cstheme="minorBidi"/>
          <w:noProof/>
          <w:kern w:val="2"/>
          <w:sz w:val="21"/>
        </w:rPr>
      </w:pPr>
      <w:hyperlink w:anchor="_Toc498781594" w:history="1">
        <w:r w:rsidR="00AF4D75" w:rsidRPr="007A403F">
          <w:rPr>
            <w:rStyle w:val="af"/>
            <w:noProof/>
          </w:rPr>
          <w:t xml:space="preserve">4.1.1 </w:t>
        </w:r>
        <w:r w:rsidR="00AF4D75" w:rsidRPr="007A403F">
          <w:rPr>
            <w:rStyle w:val="af"/>
            <w:rFonts w:hint="eastAsia"/>
            <w:noProof/>
          </w:rPr>
          <w:t>联网自动售货机的网络架构</w:t>
        </w:r>
        <w:r w:rsidR="00AF4D75">
          <w:rPr>
            <w:noProof/>
            <w:webHidden/>
          </w:rPr>
          <w:tab/>
        </w:r>
        <w:r w:rsidR="00AF4D75">
          <w:rPr>
            <w:noProof/>
            <w:webHidden/>
          </w:rPr>
          <w:fldChar w:fldCharType="begin"/>
        </w:r>
        <w:r w:rsidR="00AF4D75">
          <w:rPr>
            <w:noProof/>
            <w:webHidden/>
          </w:rPr>
          <w:instrText xml:space="preserve"> PAGEREF _Toc498781594 \h </w:instrText>
        </w:r>
        <w:r w:rsidR="00AF4D75">
          <w:rPr>
            <w:noProof/>
            <w:webHidden/>
          </w:rPr>
        </w:r>
        <w:r w:rsidR="00AF4D75">
          <w:rPr>
            <w:noProof/>
            <w:webHidden/>
          </w:rPr>
          <w:fldChar w:fldCharType="separate"/>
        </w:r>
        <w:r w:rsidR="00AF4D75">
          <w:rPr>
            <w:noProof/>
            <w:webHidden/>
          </w:rPr>
          <w:t>24</w:t>
        </w:r>
        <w:r w:rsidR="00AF4D75">
          <w:rPr>
            <w:noProof/>
            <w:webHidden/>
          </w:rPr>
          <w:fldChar w:fldCharType="end"/>
        </w:r>
      </w:hyperlink>
    </w:p>
    <w:p w14:paraId="29B9ECF0" w14:textId="77777777" w:rsidR="00AF4D75" w:rsidRDefault="007D266D">
      <w:pPr>
        <w:pStyle w:val="30"/>
        <w:tabs>
          <w:tab w:val="right" w:leader="dot" w:pos="8296"/>
        </w:tabs>
        <w:rPr>
          <w:rFonts w:asciiTheme="minorHAnsi" w:hAnsiTheme="minorHAnsi" w:cstheme="minorBidi"/>
          <w:noProof/>
          <w:kern w:val="2"/>
          <w:sz w:val="21"/>
        </w:rPr>
      </w:pPr>
      <w:hyperlink w:anchor="_Toc498781595" w:history="1">
        <w:r w:rsidR="00AF4D75" w:rsidRPr="007A403F">
          <w:rPr>
            <w:rStyle w:val="af"/>
            <w:noProof/>
          </w:rPr>
          <w:t>4.1.2 VMCloudPlatform</w:t>
        </w:r>
        <w:r w:rsidR="00AF4D75" w:rsidRPr="007A403F">
          <w:rPr>
            <w:rStyle w:val="af"/>
            <w:rFonts w:hint="eastAsia"/>
            <w:noProof/>
          </w:rPr>
          <w:t>系统的软件体系架构</w:t>
        </w:r>
        <w:r w:rsidR="00AF4D75">
          <w:rPr>
            <w:noProof/>
            <w:webHidden/>
          </w:rPr>
          <w:tab/>
        </w:r>
        <w:r w:rsidR="00AF4D75">
          <w:rPr>
            <w:noProof/>
            <w:webHidden/>
          </w:rPr>
          <w:fldChar w:fldCharType="begin"/>
        </w:r>
        <w:r w:rsidR="00AF4D75">
          <w:rPr>
            <w:noProof/>
            <w:webHidden/>
          </w:rPr>
          <w:instrText xml:space="preserve"> PAGEREF _Toc498781595 \h </w:instrText>
        </w:r>
        <w:r w:rsidR="00AF4D75">
          <w:rPr>
            <w:noProof/>
            <w:webHidden/>
          </w:rPr>
        </w:r>
        <w:r w:rsidR="00AF4D75">
          <w:rPr>
            <w:noProof/>
            <w:webHidden/>
          </w:rPr>
          <w:fldChar w:fldCharType="separate"/>
        </w:r>
        <w:r w:rsidR="00AF4D75">
          <w:rPr>
            <w:noProof/>
            <w:webHidden/>
          </w:rPr>
          <w:t>25</w:t>
        </w:r>
        <w:r w:rsidR="00AF4D75">
          <w:rPr>
            <w:noProof/>
            <w:webHidden/>
          </w:rPr>
          <w:fldChar w:fldCharType="end"/>
        </w:r>
      </w:hyperlink>
    </w:p>
    <w:p w14:paraId="5CC36ADC" w14:textId="77777777" w:rsidR="00AF4D75" w:rsidRDefault="007D266D">
      <w:pPr>
        <w:pStyle w:val="30"/>
        <w:tabs>
          <w:tab w:val="right" w:leader="dot" w:pos="8296"/>
        </w:tabs>
        <w:rPr>
          <w:rFonts w:asciiTheme="minorHAnsi" w:hAnsiTheme="minorHAnsi" w:cstheme="minorBidi"/>
          <w:noProof/>
          <w:kern w:val="2"/>
          <w:sz w:val="21"/>
        </w:rPr>
      </w:pPr>
      <w:hyperlink w:anchor="_Toc498781596" w:history="1">
        <w:r w:rsidR="00AF4D75" w:rsidRPr="007A403F">
          <w:rPr>
            <w:rStyle w:val="af"/>
            <w:noProof/>
          </w:rPr>
          <w:t xml:space="preserve">4.1.3 </w:t>
        </w:r>
        <w:r w:rsidR="00AF4D75" w:rsidRPr="007A403F">
          <w:rPr>
            <w:rStyle w:val="af"/>
            <w:rFonts w:hint="eastAsia"/>
            <w:noProof/>
          </w:rPr>
          <w:t>自动售货机终端与服务器的结构设计</w:t>
        </w:r>
        <w:r w:rsidR="00AF4D75">
          <w:rPr>
            <w:noProof/>
            <w:webHidden/>
          </w:rPr>
          <w:tab/>
        </w:r>
        <w:r w:rsidR="00AF4D75">
          <w:rPr>
            <w:noProof/>
            <w:webHidden/>
          </w:rPr>
          <w:fldChar w:fldCharType="begin"/>
        </w:r>
        <w:r w:rsidR="00AF4D75">
          <w:rPr>
            <w:noProof/>
            <w:webHidden/>
          </w:rPr>
          <w:instrText xml:space="preserve"> PAGEREF _Toc498781596 \h </w:instrText>
        </w:r>
        <w:r w:rsidR="00AF4D75">
          <w:rPr>
            <w:noProof/>
            <w:webHidden/>
          </w:rPr>
        </w:r>
        <w:r w:rsidR="00AF4D75">
          <w:rPr>
            <w:noProof/>
            <w:webHidden/>
          </w:rPr>
          <w:fldChar w:fldCharType="separate"/>
        </w:r>
        <w:r w:rsidR="00AF4D75">
          <w:rPr>
            <w:noProof/>
            <w:webHidden/>
          </w:rPr>
          <w:t>27</w:t>
        </w:r>
        <w:r w:rsidR="00AF4D75">
          <w:rPr>
            <w:noProof/>
            <w:webHidden/>
          </w:rPr>
          <w:fldChar w:fldCharType="end"/>
        </w:r>
      </w:hyperlink>
    </w:p>
    <w:p w14:paraId="4FE75230" w14:textId="77777777" w:rsidR="00AF4D75" w:rsidRDefault="007D266D">
      <w:pPr>
        <w:pStyle w:val="30"/>
        <w:tabs>
          <w:tab w:val="right" w:leader="dot" w:pos="8296"/>
        </w:tabs>
        <w:rPr>
          <w:rFonts w:asciiTheme="minorHAnsi" w:hAnsiTheme="minorHAnsi" w:cstheme="minorBidi"/>
          <w:noProof/>
          <w:kern w:val="2"/>
          <w:sz w:val="21"/>
        </w:rPr>
      </w:pPr>
      <w:hyperlink w:anchor="_Toc498781597" w:history="1">
        <w:r w:rsidR="00AF4D75" w:rsidRPr="007A403F">
          <w:rPr>
            <w:rStyle w:val="af"/>
            <w:noProof/>
          </w:rPr>
          <w:t xml:space="preserve">4.1.4 </w:t>
        </w:r>
        <w:r w:rsidR="00AF4D75" w:rsidRPr="007A403F">
          <w:rPr>
            <w:rStyle w:val="af"/>
            <w:rFonts w:hint="eastAsia"/>
            <w:noProof/>
          </w:rPr>
          <w:t>自动售货机的硬件构成及技术难点</w:t>
        </w:r>
        <w:r w:rsidR="00AF4D75">
          <w:rPr>
            <w:noProof/>
            <w:webHidden/>
          </w:rPr>
          <w:tab/>
        </w:r>
        <w:r w:rsidR="00AF4D75">
          <w:rPr>
            <w:noProof/>
            <w:webHidden/>
          </w:rPr>
          <w:fldChar w:fldCharType="begin"/>
        </w:r>
        <w:r w:rsidR="00AF4D75">
          <w:rPr>
            <w:noProof/>
            <w:webHidden/>
          </w:rPr>
          <w:instrText xml:space="preserve"> PAGEREF _Toc498781597 \h </w:instrText>
        </w:r>
        <w:r w:rsidR="00AF4D75">
          <w:rPr>
            <w:noProof/>
            <w:webHidden/>
          </w:rPr>
        </w:r>
        <w:r w:rsidR="00AF4D75">
          <w:rPr>
            <w:noProof/>
            <w:webHidden/>
          </w:rPr>
          <w:fldChar w:fldCharType="separate"/>
        </w:r>
        <w:r w:rsidR="00AF4D75">
          <w:rPr>
            <w:noProof/>
            <w:webHidden/>
          </w:rPr>
          <w:t>28</w:t>
        </w:r>
        <w:r w:rsidR="00AF4D75">
          <w:rPr>
            <w:noProof/>
            <w:webHidden/>
          </w:rPr>
          <w:fldChar w:fldCharType="end"/>
        </w:r>
      </w:hyperlink>
    </w:p>
    <w:p w14:paraId="7848D439" w14:textId="77777777" w:rsidR="00AF4D75" w:rsidRDefault="007D266D">
      <w:pPr>
        <w:pStyle w:val="20"/>
        <w:tabs>
          <w:tab w:val="right" w:leader="dot" w:pos="8296"/>
        </w:tabs>
        <w:rPr>
          <w:rFonts w:asciiTheme="minorHAnsi" w:hAnsiTheme="minorHAnsi" w:cstheme="minorBidi"/>
          <w:noProof/>
          <w:kern w:val="2"/>
          <w:sz w:val="21"/>
        </w:rPr>
      </w:pPr>
      <w:hyperlink w:anchor="_Toc498781598" w:history="1">
        <w:r w:rsidR="00AF4D75" w:rsidRPr="007A403F">
          <w:rPr>
            <w:rStyle w:val="af"/>
            <w:noProof/>
          </w:rPr>
          <w:t>4.2 VMCloudPlatform</w:t>
        </w:r>
        <w:r w:rsidR="00AF4D75" w:rsidRPr="007A403F">
          <w:rPr>
            <w:rStyle w:val="af"/>
            <w:rFonts w:hint="eastAsia"/>
            <w:noProof/>
          </w:rPr>
          <w:t>系统的逻辑架构</w:t>
        </w:r>
        <w:r w:rsidR="00AF4D75">
          <w:rPr>
            <w:noProof/>
            <w:webHidden/>
          </w:rPr>
          <w:tab/>
        </w:r>
        <w:r w:rsidR="00AF4D75">
          <w:rPr>
            <w:noProof/>
            <w:webHidden/>
          </w:rPr>
          <w:fldChar w:fldCharType="begin"/>
        </w:r>
        <w:r w:rsidR="00AF4D75">
          <w:rPr>
            <w:noProof/>
            <w:webHidden/>
          </w:rPr>
          <w:instrText xml:space="preserve"> PAGEREF _Toc498781598 \h </w:instrText>
        </w:r>
        <w:r w:rsidR="00AF4D75">
          <w:rPr>
            <w:noProof/>
            <w:webHidden/>
          </w:rPr>
        </w:r>
        <w:r w:rsidR="00AF4D75">
          <w:rPr>
            <w:noProof/>
            <w:webHidden/>
          </w:rPr>
          <w:fldChar w:fldCharType="separate"/>
        </w:r>
        <w:r w:rsidR="00AF4D75">
          <w:rPr>
            <w:noProof/>
            <w:webHidden/>
          </w:rPr>
          <w:t>29</w:t>
        </w:r>
        <w:r w:rsidR="00AF4D75">
          <w:rPr>
            <w:noProof/>
            <w:webHidden/>
          </w:rPr>
          <w:fldChar w:fldCharType="end"/>
        </w:r>
      </w:hyperlink>
    </w:p>
    <w:p w14:paraId="1D029847" w14:textId="77777777" w:rsidR="00AF4D75" w:rsidRDefault="007D266D">
      <w:pPr>
        <w:pStyle w:val="30"/>
        <w:tabs>
          <w:tab w:val="right" w:leader="dot" w:pos="8296"/>
        </w:tabs>
        <w:rPr>
          <w:rFonts w:asciiTheme="minorHAnsi" w:hAnsiTheme="minorHAnsi" w:cstheme="minorBidi"/>
          <w:noProof/>
          <w:kern w:val="2"/>
          <w:sz w:val="21"/>
        </w:rPr>
      </w:pPr>
      <w:hyperlink w:anchor="_Toc498781599" w:history="1">
        <w:r w:rsidR="00AF4D75" w:rsidRPr="007A403F">
          <w:rPr>
            <w:rStyle w:val="af"/>
            <w:noProof/>
          </w:rPr>
          <w:t>4.2.1 VMCloudPlatform</w:t>
        </w:r>
        <w:r w:rsidR="00AF4D75" w:rsidRPr="007A403F">
          <w:rPr>
            <w:rStyle w:val="af"/>
            <w:rFonts w:hint="eastAsia"/>
            <w:noProof/>
          </w:rPr>
          <w:t>系统的功能架构</w:t>
        </w:r>
        <w:r w:rsidR="00AF4D75">
          <w:rPr>
            <w:noProof/>
            <w:webHidden/>
          </w:rPr>
          <w:tab/>
        </w:r>
        <w:r w:rsidR="00AF4D75">
          <w:rPr>
            <w:noProof/>
            <w:webHidden/>
          </w:rPr>
          <w:fldChar w:fldCharType="begin"/>
        </w:r>
        <w:r w:rsidR="00AF4D75">
          <w:rPr>
            <w:noProof/>
            <w:webHidden/>
          </w:rPr>
          <w:instrText xml:space="preserve"> PAGEREF _Toc498781599 \h </w:instrText>
        </w:r>
        <w:r w:rsidR="00AF4D75">
          <w:rPr>
            <w:noProof/>
            <w:webHidden/>
          </w:rPr>
        </w:r>
        <w:r w:rsidR="00AF4D75">
          <w:rPr>
            <w:noProof/>
            <w:webHidden/>
          </w:rPr>
          <w:fldChar w:fldCharType="separate"/>
        </w:r>
        <w:r w:rsidR="00AF4D75">
          <w:rPr>
            <w:noProof/>
            <w:webHidden/>
          </w:rPr>
          <w:t>29</w:t>
        </w:r>
        <w:r w:rsidR="00AF4D75">
          <w:rPr>
            <w:noProof/>
            <w:webHidden/>
          </w:rPr>
          <w:fldChar w:fldCharType="end"/>
        </w:r>
      </w:hyperlink>
    </w:p>
    <w:p w14:paraId="0798A228" w14:textId="77777777" w:rsidR="00AF4D75" w:rsidRDefault="007D266D">
      <w:pPr>
        <w:pStyle w:val="30"/>
        <w:tabs>
          <w:tab w:val="right" w:leader="dot" w:pos="8296"/>
        </w:tabs>
        <w:rPr>
          <w:rFonts w:asciiTheme="minorHAnsi" w:hAnsiTheme="minorHAnsi" w:cstheme="minorBidi"/>
          <w:noProof/>
          <w:kern w:val="2"/>
          <w:sz w:val="21"/>
        </w:rPr>
      </w:pPr>
      <w:hyperlink w:anchor="_Toc498781600" w:history="1">
        <w:r w:rsidR="00AF4D75" w:rsidRPr="007A403F">
          <w:rPr>
            <w:rStyle w:val="af"/>
            <w:noProof/>
          </w:rPr>
          <w:t>4.2.2 VMCloudPlatform</w:t>
        </w:r>
        <w:r w:rsidR="00AF4D75" w:rsidRPr="007A403F">
          <w:rPr>
            <w:rStyle w:val="af"/>
            <w:rFonts w:hint="eastAsia"/>
            <w:noProof/>
          </w:rPr>
          <w:t>系统的逻辑分层</w:t>
        </w:r>
        <w:r w:rsidR="00AF4D75">
          <w:rPr>
            <w:noProof/>
            <w:webHidden/>
          </w:rPr>
          <w:tab/>
        </w:r>
        <w:r w:rsidR="00AF4D75">
          <w:rPr>
            <w:noProof/>
            <w:webHidden/>
          </w:rPr>
          <w:fldChar w:fldCharType="begin"/>
        </w:r>
        <w:r w:rsidR="00AF4D75">
          <w:rPr>
            <w:noProof/>
            <w:webHidden/>
          </w:rPr>
          <w:instrText xml:space="preserve"> PAGEREF _Toc498781600 \h </w:instrText>
        </w:r>
        <w:r w:rsidR="00AF4D75">
          <w:rPr>
            <w:noProof/>
            <w:webHidden/>
          </w:rPr>
        </w:r>
        <w:r w:rsidR="00AF4D75">
          <w:rPr>
            <w:noProof/>
            <w:webHidden/>
          </w:rPr>
          <w:fldChar w:fldCharType="separate"/>
        </w:r>
        <w:r w:rsidR="00AF4D75">
          <w:rPr>
            <w:noProof/>
            <w:webHidden/>
          </w:rPr>
          <w:t>30</w:t>
        </w:r>
        <w:r w:rsidR="00AF4D75">
          <w:rPr>
            <w:noProof/>
            <w:webHidden/>
          </w:rPr>
          <w:fldChar w:fldCharType="end"/>
        </w:r>
      </w:hyperlink>
    </w:p>
    <w:p w14:paraId="05917B27" w14:textId="77777777" w:rsidR="00AF4D75" w:rsidRDefault="007D266D">
      <w:pPr>
        <w:pStyle w:val="20"/>
        <w:tabs>
          <w:tab w:val="right" w:leader="dot" w:pos="8296"/>
        </w:tabs>
        <w:rPr>
          <w:rFonts w:asciiTheme="minorHAnsi" w:hAnsiTheme="minorHAnsi" w:cstheme="minorBidi"/>
          <w:noProof/>
          <w:kern w:val="2"/>
          <w:sz w:val="21"/>
        </w:rPr>
      </w:pPr>
      <w:hyperlink w:anchor="_Toc498781601" w:history="1">
        <w:r w:rsidR="00AF4D75" w:rsidRPr="007A403F">
          <w:rPr>
            <w:rStyle w:val="af"/>
            <w:noProof/>
          </w:rPr>
          <w:t>4.3 VMCloudPlatform</w:t>
        </w:r>
        <w:r w:rsidR="00AF4D75" w:rsidRPr="007A403F">
          <w:rPr>
            <w:rStyle w:val="af"/>
            <w:rFonts w:hint="eastAsia"/>
            <w:noProof/>
          </w:rPr>
          <w:t>系统的数据库设计</w:t>
        </w:r>
        <w:r w:rsidR="00AF4D75">
          <w:rPr>
            <w:noProof/>
            <w:webHidden/>
          </w:rPr>
          <w:tab/>
        </w:r>
        <w:r w:rsidR="00AF4D75">
          <w:rPr>
            <w:noProof/>
            <w:webHidden/>
          </w:rPr>
          <w:fldChar w:fldCharType="begin"/>
        </w:r>
        <w:r w:rsidR="00AF4D75">
          <w:rPr>
            <w:noProof/>
            <w:webHidden/>
          </w:rPr>
          <w:instrText xml:space="preserve"> PAGEREF _Toc498781601 \h </w:instrText>
        </w:r>
        <w:r w:rsidR="00AF4D75">
          <w:rPr>
            <w:noProof/>
            <w:webHidden/>
          </w:rPr>
        </w:r>
        <w:r w:rsidR="00AF4D75">
          <w:rPr>
            <w:noProof/>
            <w:webHidden/>
          </w:rPr>
          <w:fldChar w:fldCharType="separate"/>
        </w:r>
        <w:r w:rsidR="00AF4D75">
          <w:rPr>
            <w:noProof/>
            <w:webHidden/>
          </w:rPr>
          <w:t>32</w:t>
        </w:r>
        <w:r w:rsidR="00AF4D75">
          <w:rPr>
            <w:noProof/>
            <w:webHidden/>
          </w:rPr>
          <w:fldChar w:fldCharType="end"/>
        </w:r>
      </w:hyperlink>
    </w:p>
    <w:p w14:paraId="392E377F" w14:textId="77777777" w:rsidR="00AF4D75" w:rsidRDefault="007D266D">
      <w:pPr>
        <w:pStyle w:val="30"/>
        <w:tabs>
          <w:tab w:val="right" w:leader="dot" w:pos="8296"/>
        </w:tabs>
        <w:rPr>
          <w:rFonts w:asciiTheme="minorHAnsi" w:hAnsiTheme="minorHAnsi" w:cstheme="minorBidi"/>
          <w:noProof/>
          <w:kern w:val="2"/>
          <w:sz w:val="21"/>
        </w:rPr>
      </w:pPr>
      <w:hyperlink w:anchor="_Toc498781602" w:history="1">
        <w:r w:rsidR="00AF4D75" w:rsidRPr="007A403F">
          <w:rPr>
            <w:rStyle w:val="af"/>
            <w:noProof/>
          </w:rPr>
          <w:t xml:space="preserve">4.3.1 </w:t>
        </w:r>
        <w:r w:rsidR="00AF4D75" w:rsidRPr="007A403F">
          <w:rPr>
            <w:rStyle w:val="af"/>
            <w:rFonts w:hint="eastAsia"/>
            <w:noProof/>
          </w:rPr>
          <w:t>多租户数据模型的选择和实现难点</w:t>
        </w:r>
        <w:r w:rsidR="00AF4D75">
          <w:rPr>
            <w:noProof/>
            <w:webHidden/>
          </w:rPr>
          <w:tab/>
        </w:r>
        <w:r w:rsidR="00AF4D75">
          <w:rPr>
            <w:noProof/>
            <w:webHidden/>
          </w:rPr>
          <w:fldChar w:fldCharType="begin"/>
        </w:r>
        <w:r w:rsidR="00AF4D75">
          <w:rPr>
            <w:noProof/>
            <w:webHidden/>
          </w:rPr>
          <w:instrText xml:space="preserve"> PAGEREF _Toc498781602 \h </w:instrText>
        </w:r>
        <w:r w:rsidR="00AF4D75">
          <w:rPr>
            <w:noProof/>
            <w:webHidden/>
          </w:rPr>
        </w:r>
        <w:r w:rsidR="00AF4D75">
          <w:rPr>
            <w:noProof/>
            <w:webHidden/>
          </w:rPr>
          <w:fldChar w:fldCharType="separate"/>
        </w:r>
        <w:r w:rsidR="00AF4D75">
          <w:rPr>
            <w:noProof/>
            <w:webHidden/>
          </w:rPr>
          <w:t>32</w:t>
        </w:r>
        <w:r w:rsidR="00AF4D75">
          <w:rPr>
            <w:noProof/>
            <w:webHidden/>
          </w:rPr>
          <w:fldChar w:fldCharType="end"/>
        </w:r>
      </w:hyperlink>
    </w:p>
    <w:p w14:paraId="3D13E30C" w14:textId="77777777" w:rsidR="00AF4D75" w:rsidRDefault="007D266D">
      <w:pPr>
        <w:pStyle w:val="30"/>
        <w:tabs>
          <w:tab w:val="right" w:leader="dot" w:pos="8296"/>
        </w:tabs>
        <w:rPr>
          <w:rFonts w:asciiTheme="minorHAnsi" w:hAnsiTheme="minorHAnsi" w:cstheme="minorBidi"/>
          <w:noProof/>
          <w:kern w:val="2"/>
          <w:sz w:val="21"/>
        </w:rPr>
      </w:pPr>
      <w:hyperlink w:anchor="_Toc498781603" w:history="1">
        <w:r w:rsidR="00AF4D75" w:rsidRPr="007A403F">
          <w:rPr>
            <w:rStyle w:val="af"/>
            <w:noProof/>
          </w:rPr>
          <w:t xml:space="preserve">4.3.2 </w:t>
        </w:r>
        <w:r w:rsidR="00AF4D75" w:rsidRPr="007A403F">
          <w:rPr>
            <w:rStyle w:val="af"/>
            <w:rFonts w:hint="eastAsia"/>
            <w:noProof/>
          </w:rPr>
          <w:t>数据库的概念结构设计和逻辑结构设计</w:t>
        </w:r>
        <w:r w:rsidR="00AF4D75">
          <w:rPr>
            <w:noProof/>
            <w:webHidden/>
          </w:rPr>
          <w:tab/>
        </w:r>
        <w:r w:rsidR="00AF4D75">
          <w:rPr>
            <w:noProof/>
            <w:webHidden/>
          </w:rPr>
          <w:fldChar w:fldCharType="begin"/>
        </w:r>
        <w:r w:rsidR="00AF4D75">
          <w:rPr>
            <w:noProof/>
            <w:webHidden/>
          </w:rPr>
          <w:instrText xml:space="preserve"> PAGEREF _Toc498781603 \h </w:instrText>
        </w:r>
        <w:r w:rsidR="00AF4D75">
          <w:rPr>
            <w:noProof/>
            <w:webHidden/>
          </w:rPr>
        </w:r>
        <w:r w:rsidR="00AF4D75">
          <w:rPr>
            <w:noProof/>
            <w:webHidden/>
          </w:rPr>
          <w:fldChar w:fldCharType="separate"/>
        </w:r>
        <w:r w:rsidR="00AF4D75">
          <w:rPr>
            <w:noProof/>
            <w:webHidden/>
          </w:rPr>
          <w:t>33</w:t>
        </w:r>
        <w:r w:rsidR="00AF4D75">
          <w:rPr>
            <w:noProof/>
            <w:webHidden/>
          </w:rPr>
          <w:fldChar w:fldCharType="end"/>
        </w:r>
      </w:hyperlink>
    </w:p>
    <w:p w14:paraId="3EFA0A04" w14:textId="77777777" w:rsidR="00AF4D75" w:rsidRDefault="007D266D">
      <w:pPr>
        <w:pStyle w:val="11"/>
        <w:rPr>
          <w:rFonts w:asciiTheme="minorHAnsi" w:hAnsiTheme="minorHAnsi" w:cstheme="minorBidi"/>
          <w:noProof/>
          <w:kern w:val="2"/>
          <w:sz w:val="21"/>
        </w:rPr>
      </w:pPr>
      <w:hyperlink w:anchor="_Toc498781604" w:history="1">
        <w:r w:rsidR="00AF4D75" w:rsidRPr="007A403F">
          <w:rPr>
            <w:rStyle w:val="af"/>
            <w:rFonts w:hint="eastAsia"/>
            <w:noProof/>
          </w:rPr>
          <w:t>第</w:t>
        </w:r>
        <w:r w:rsidR="00AF4D75" w:rsidRPr="007A403F">
          <w:rPr>
            <w:rStyle w:val="af"/>
            <w:noProof/>
          </w:rPr>
          <w:t>5</w:t>
        </w:r>
        <w:r w:rsidR="00AF4D75" w:rsidRPr="007A403F">
          <w:rPr>
            <w:rStyle w:val="af"/>
            <w:rFonts w:hint="eastAsia"/>
            <w:noProof/>
          </w:rPr>
          <w:t>章</w:t>
        </w:r>
        <w:r w:rsidR="00AF4D75" w:rsidRPr="007A403F">
          <w:rPr>
            <w:rStyle w:val="af"/>
            <w:noProof/>
          </w:rPr>
          <w:t xml:space="preserve"> VMCloudPlatform</w:t>
        </w:r>
        <w:r w:rsidR="00AF4D75" w:rsidRPr="007A403F">
          <w:rPr>
            <w:rStyle w:val="af"/>
            <w:rFonts w:hint="eastAsia"/>
            <w:noProof/>
          </w:rPr>
          <w:t>系统的实现</w:t>
        </w:r>
        <w:r w:rsidR="00AF4D75">
          <w:rPr>
            <w:noProof/>
            <w:webHidden/>
          </w:rPr>
          <w:tab/>
        </w:r>
        <w:r w:rsidR="00AF4D75">
          <w:rPr>
            <w:noProof/>
            <w:webHidden/>
          </w:rPr>
          <w:fldChar w:fldCharType="begin"/>
        </w:r>
        <w:r w:rsidR="00AF4D75">
          <w:rPr>
            <w:noProof/>
            <w:webHidden/>
          </w:rPr>
          <w:instrText xml:space="preserve"> PAGEREF _Toc498781604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195F204F" w14:textId="77777777" w:rsidR="00AF4D75" w:rsidRDefault="007D266D">
      <w:pPr>
        <w:pStyle w:val="20"/>
        <w:tabs>
          <w:tab w:val="right" w:leader="dot" w:pos="8296"/>
        </w:tabs>
        <w:rPr>
          <w:rFonts w:asciiTheme="minorHAnsi" w:hAnsiTheme="minorHAnsi" w:cstheme="minorBidi"/>
          <w:noProof/>
          <w:kern w:val="2"/>
          <w:sz w:val="21"/>
        </w:rPr>
      </w:pPr>
      <w:hyperlink w:anchor="_Toc498781605" w:history="1">
        <w:r w:rsidR="00AF4D75" w:rsidRPr="007A403F">
          <w:rPr>
            <w:rStyle w:val="af"/>
            <w:noProof/>
          </w:rPr>
          <w:t xml:space="preserve">5.1 </w:t>
        </w:r>
        <w:r w:rsidR="00AF4D75" w:rsidRPr="007A403F">
          <w:rPr>
            <w:rStyle w:val="af"/>
            <w:rFonts w:hint="eastAsia"/>
            <w:noProof/>
          </w:rPr>
          <w:t>系统开发环境和开发工具</w:t>
        </w:r>
        <w:r w:rsidR="00AF4D75">
          <w:rPr>
            <w:noProof/>
            <w:webHidden/>
          </w:rPr>
          <w:tab/>
        </w:r>
        <w:r w:rsidR="00AF4D75">
          <w:rPr>
            <w:noProof/>
            <w:webHidden/>
          </w:rPr>
          <w:fldChar w:fldCharType="begin"/>
        </w:r>
        <w:r w:rsidR="00AF4D75">
          <w:rPr>
            <w:noProof/>
            <w:webHidden/>
          </w:rPr>
          <w:instrText xml:space="preserve"> PAGEREF _Toc498781605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71673CE8" w14:textId="77777777" w:rsidR="00AF4D75" w:rsidRDefault="007D266D">
      <w:pPr>
        <w:pStyle w:val="20"/>
        <w:tabs>
          <w:tab w:val="right" w:leader="dot" w:pos="8296"/>
        </w:tabs>
        <w:rPr>
          <w:rFonts w:asciiTheme="minorHAnsi" w:hAnsiTheme="minorHAnsi" w:cstheme="minorBidi"/>
          <w:noProof/>
          <w:kern w:val="2"/>
          <w:sz w:val="21"/>
        </w:rPr>
      </w:pPr>
      <w:hyperlink w:anchor="_Toc498781606" w:history="1">
        <w:r w:rsidR="00AF4D75" w:rsidRPr="007A403F">
          <w:rPr>
            <w:rStyle w:val="af"/>
            <w:noProof/>
          </w:rPr>
          <w:t xml:space="preserve">5.2 </w:t>
        </w:r>
        <w:r w:rsidR="00AF4D75" w:rsidRPr="007A403F">
          <w:rPr>
            <w:rStyle w:val="af"/>
            <w:rFonts w:hint="eastAsia"/>
            <w:noProof/>
          </w:rPr>
          <w:t>关键技术和难点的实现</w:t>
        </w:r>
        <w:r w:rsidR="00AF4D75">
          <w:rPr>
            <w:noProof/>
            <w:webHidden/>
          </w:rPr>
          <w:tab/>
        </w:r>
        <w:r w:rsidR="00AF4D75">
          <w:rPr>
            <w:noProof/>
            <w:webHidden/>
          </w:rPr>
          <w:fldChar w:fldCharType="begin"/>
        </w:r>
        <w:r w:rsidR="00AF4D75">
          <w:rPr>
            <w:noProof/>
            <w:webHidden/>
          </w:rPr>
          <w:instrText xml:space="preserve"> PAGEREF _Toc498781606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209871B1" w14:textId="77777777" w:rsidR="00AF4D75" w:rsidRDefault="007D266D">
      <w:pPr>
        <w:pStyle w:val="30"/>
        <w:tabs>
          <w:tab w:val="right" w:leader="dot" w:pos="8296"/>
        </w:tabs>
        <w:rPr>
          <w:rFonts w:asciiTheme="minorHAnsi" w:hAnsiTheme="minorHAnsi" w:cstheme="minorBidi"/>
          <w:noProof/>
          <w:kern w:val="2"/>
          <w:sz w:val="21"/>
        </w:rPr>
      </w:pPr>
      <w:hyperlink w:anchor="_Toc498781607" w:history="1">
        <w:r w:rsidR="00AF4D75" w:rsidRPr="007A403F">
          <w:rPr>
            <w:rStyle w:val="af"/>
            <w:noProof/>
          </w:rPr>
          <w:t xml:space="preserve">5.2.1 </w:t>
        </w:r>
        <w:r w:rsidR="00AF4D75" w:rsidRPr="007A403F">
          <w:rPr>
            <w:rStyle w:val="af"/>
            <w:rFonts w:hint="eastAsia"/>
            <w:noProof/>
          </w:rPr>
          <w:t>多租户数据模型的关键技术的实现方法</w:t>
        </w:r>
        <w:r w:rsidR="00AF4D75">
          <w:rPr>
            <w:noProof/>
            <w:webHidden/>
          </w:rPr>
          <w:tab/>
        </w:r>
        <w:r w:rsidR="00AF4D75">
          <w:rPr>
            <w:noProof/>
            <w:webHidden/>
          </w:rPr>
          <w:fldChar w:fldCharType="begin"/>
        </w:r>
        <w:r w:rsidR="00AF4D75">
          <w:rPr>
            <w:noProof/>
            <w:webHidden/>
          </w:rPr>
          <w:instrText xml:space="preserve"> PAGEREF _Toc498781607 \h </w:instrText>
        </w:r>
        <w:r w:rsidR="00AF4D75">
          <w:rPr>
            <w:noProof/>
            <w:webHidden/>
          </w:rPr>
        </w:r>
        <w:r w:rsidR="00AF4D75">
          <w:rPr>
            <w:noProof/>
            <w:webHidden/>
          </w:rPr>
          <w:fldChar w:fldCharType="separate"/>
        </w:r>
        <w:r w:rsidR="00AF4D75">
          <w:rPr>
            <w:noProof/>
            <w:webHidden/>
          </w:rPr>
          <w:t>37</w:t>
        </w:r>
        <w:r w:rsidR="00AF4D75">
          <w:rPr>
            <w:noProof/>
            <w:webHidden/>
          </w:rPr>
          <w:fldChar w:fldCharType="end"/>
        </w:r>
      </w:hyperlink>
    </w:p>
    <w:p w14:paraId="134E4BE0" w14:textId="77777777" w:rsidR="00AF4D75" w:rsidRDefault="007D266D">
      <w:pPr>
        <w:pStyle w:val="30"/>
        <w:tabs>
          <w:tab w:val="right" w:leader="dot" w:pos="8296"/>
        </w:tabs>
        <w:rPr>
          <w:rFonts w:asciiTheme="minorHAnsi" w:hAnsiTheme="minorHAnsi" w:cstheme="minorBidi"/>
          <w:noProof/>
          <w:kern w:val="2"/>
          <w:sz w:val="21"/>
        </w:rPr>
      </w:pPr>
      <w:hyperlink w:anchor="_Toc498781608" w:history="1">
        <w:r w:rsidR="00AF4D75" w:rsidRPr="007A403F">
          <w:rPr>
            <w:rStyle w:val="af"/>
            <w:noProof/>
          </w:rPr>
          <w:t>5.2.2 Android</w:t>
        </w:r>
        <w:r w:rsidR="00AF4D75" w:rsidRPr="007A403F">
          <w:rPr>
            <w:rStyle w:val="af"/>
            <w:rFonts w:hint="eastAsia"/>
            <w:noProof/>
          </w:rPr>
          <w:t>串口通信技术的实现</w:t>
        </w:r>
        <w:r w:rsidR="00AF4D75">
          <w:rPr>
            <w:noProof/>
            <w:webHidden/>
          </w:rPr>
          <w:tab/>
        </w:r>
        <w:r w:rsidR="00AF4D75">
          <w:rPr>
            <w:noProof/>
            <w:webHidden/>
          </w:rPr>
          <w:fldChar w:fldCharType="begin"/>
        </w:r>
        <w:r w:rsidR="00AF4D75">
          <w:rPr>
            <w:noProof/>
            <w:webHidden/>
          </w:rPr>
          <w:instrText xml:space="preserve"> PAGEREF _Toc498781608 \h </w:instrText>
        </w:r>
        <w:r w:rsidR="00AF4D75">
          <w:rPr>
            <w:noProof/>
            <w:webHidden/>
          </w:rPr>
        </w:r>
        <w:r w:rsidR="00AF4D75">
          <w:rPr>
            <w:noProof/>
            <w:webHidden/>
          </w:rPr>
          <w:fldChar w:fldCharType="separate"/>
        </w:r>
        <w:r w:rsidR="00AF4D75">
          <w:rPr>
            <w:noProof/>
            <w:webHidden/>
          </w:rPr>
          <w:t>41</w:t>
        </w:r>
        <w:r w:rsidR="00AF4D75">
          <w:rPr>
            <w:noProof/>
            <w:webHidden/>
          </w:rPr>
          <w:fldChar w:fldCharType="end"/>
        </w:r>
      </w:hyperlink>
    </w:p>
    <w:p w14:paraId="3DC1892C" w14:textId="77777777" w:rsidR="00AF4D75" w:rsidRDefault="007D266D">
      <w:pPr>
        <w:pStyle w:val="30"/>
        <w:tabs>
          <w:tab w:val="right" w:leader="dot" w:pos="8296"/>
        </w:tabs>
        <w:rPr>
          <w:rFonts w:asciiTheme="minorHAnsi" w:hAnsiTheme="minorHAnsi" w:cstheme="minorBidi"/>
          <w:noProof/>
          <w:kern w:val="2"/>
          <w:sz w:val="21"/>
        </w:rPr>
      </w:pPr>
      <w:hyperlink w:anchor="_Toc498781609" w:history="1">
        <w:r w:rsidR="00AF4D75" w:rsidRPr="007A403F">
          <w:rPr>
            <w:rStyle w:val="af"/>
            <w:noProof/>
          </w:rPr>
          <w:t>5.2.3 VMSale APP</w:t>
        </w:r>
        <w:r w:rsidR="00AF4D75" w:rsidRPr="007A403F">
          <w:rPr>
            <w:rStyle w:val="af"/>
            <w:rFonts w:hint="eastAsia"/>
            <w:noProof/>
          </w:rPr>
          <w:t>自动更新</w:t>
        </w:r>
        <w:r w:rsidR="00AF4D75" w:rsidRPr="007A403F">
          <w:rPr>
            <w:rStyle w:val="af"/>
            <w:noProof/>
          </w:rPr>
          <w:t>/</w:t>
        </w:r>
        <w:r w:rsidR="00AF4D75" w:rsidRPr="007A403F">
          <w:rPr>
            <w:rStyle w:val="af"/>
            <w:rFonts w:hint="eastAsia"/>
            <w:noProof/>
          </w:rPr>
          <w:t>重启的实现</w:t>
        </w:r>
        <w:r w:rsidR="00AF4D75">
          <w:rPr>
            <w:noProof/>
            <w:webHidden/>
          </w:rPr>
          <w:tab/>
        </w:r>
        <w:r w:rsidR="00AF4D75">
          <w:rPr>
            <w:noProof/>
            <w:webHidden/>
          </w:rPr>
          <w:fldChar w:fldCharType="begin"/>
        </w:r>
        <w:r w:rsidR="00AF4D75">
          <w:rPr>
            <w:noProof/>
            <w:webHidden/>
          </w:rPr>
          <w:instrText xml:space="preserve"> PAGEREF _Toc498781609 \h </w:instrText>
        </w:r>
        <w:r w:rsidR="00AF4D75">
          <w:rPr>
            <w:noProof/>
            <w:webHidden/>
          </w:rPr>
        </w:r>
        <w:r w:rsidR="00AF4D75">
          <w:rPr>
            <w:noProof/>
            <w:webHidden/>
          </w:rPr>
          <w:fldChar w:fldCharType="separate"/>
        </w:r>
        <w:r w:rsidR="00AF4D75">
          <w:rPr>
            <w:noProof/>
            <w:webHidden/>
          </w:rPr>
          <w:t>45</w:t>
        </w:r>
        <w:r w:rsidR="00AF4D75">
          <w:rPr>
            <w:noProof/>
            <w:webHidden/>
          </w:rPr>
          <w:fldChar w:fldCharType="end"/>
        </w:r>
      </w:hyperlink>
    </w:p>
    <w:p w14:paraId="44B82AAF" w14:textId="77777777" w:rsidR="00AF4D75" w:rsidRDefault="007D266D">
      <w:pPr>
        <w:pStyle w:val="20"/>
        <w:tabs>
          <w:tab w:val="right" w:leader="dot" w:pos="8296"/>
        </w:tabs>
        <w:rPr>
          <w:rFonts w:asciiTheme="minorHAnsi" w:hAnsiTheme="minorHAnsi" w:cstheme="minorBidi"/>
          <w:noProof/>
          <w:kern w:val="2"/>
          <w:sz w:val="21"/>
        </w:rPr>
      </w:pPr>
      <w:hyperlink w:anchor="_Toc498781610" w:history="1">
        <w:r w:rsidR="00AF4D75" w:rsidRPr="007A403F">
          <w:rPr>
            <w:rStyle w:val="af"/>
            <w:noProof/>
          </w:rPr>
          <w:t>5.3 VMCloudPlatform</w:t>
        </w:r>
        <w:r w:rsidR="00AF4D75" w:rsidRPr="007A403F">
          <w:rPr>
            <w:rStyle w:val="af"/>
            <w:rFonts w:hint="eastAsia"/>
            <w:noProof/>
          </w:rPr>
          <w:t>系统的主要功能实现</w:t>
        </w:r>
        <w:r w:rsidR="00AF4D75">
          <w:rPr>
            <w:noProof/>
            <w:webHidden/>
          </w:rPr>
          <w:tab/>
        </w:r>
        <w:r w:rsidR="00AF4D75">
          <w:rPr>
            <w:noProof/>
            <w:webHidden/>
          </w:rPr>
          <w:fldChar w:fldCharType="begin"/>
        </w:r>
        <w:r w:rsidR="00AF4D75">
          <w:rPr>
            <w:noProof/>
            <w:webHidden/>
          </w:rPr>
          <w:instrText xml:space="preserve"> PAGEREF _Toc498781610 \h </w:instrText>
        </w:r>
        <w:r w:rsidR="00AF4D75">
          <w:rPr>
            <w:noProof/>
            <w:webHidden/>
          </w:rPr>
        </w:r>
        <w:r w:rsidR="00AF4D75">
          <w:rPr>
            <w:noProof/>
            <w:webHidden/>
          </w:rPr>
          <w:fldChar w:fldCharType="separate"/>
        </w:r>
        <w:r w:rsidR="00AF4D75">
          <w:rPr>
            <w:noProof/>
            <w:webHidden/>
          </w:rPr>
          <w:t>46</w:t>
        </w:r>
        <w:r w:rsidR="00AF4D75">
          <w:rPr>
            <w:noProof/>
            <w:webHidden/>
          </w:rPr>
          <w:fldChar w:fldCharType="end"/>
        </w:r>
      </w:hyperlink>
    </w:p>
    <w:p w14:paraId="684A6346" w14:textId="77777777" w:rsidR="00AF4D75" w:rsidRDefault="007D266D">
      <w:pPr>
        <w:pStyle w:val="30"/>
        <w:tabs>
          <w:tab w:val="right" w:leader="dot" w:pos="8296"/>
        </w:tabs>
        <w:rPr>
          <w:rFonts w:asciiTheme="minorHAnsi" w:hAnsiTheme="minorHAnsi" w:cstheme="minorBidi"/>
          <w:noProof/>
          <w:kern w:val="2"/>
          <w:sz w:val="21"/>
        </w:rPr>
      </w:pPr>
      <w:hyperlink w:anchor="_Toc498781611" w:history="1">
        <w:r w:rsidR="00AF4D75" w:rsidRPr="007A403F">
          <w:rPr>
            <w:rStyle w:val="af"/>
            <w:noProof/>
          </w:rPr>
          <w:t>5.3.1 VMCloudPlatform</w:t>
        </w:r>
        <w:r w:rsidR="00AF4D75" w:rsidRPr="007A403F">
          <w:rPr>
            <w:rStyle w:val="af"/>
            <w:rFonts w:hint="eastAsia"/>
            <w:noProof/>
          </w:rPr>
          <w:t>的系统功能实现</w:t>
        </w:r>
        <w:r w:rsidR="00AF4D75">
          <w:rPr>
            <w:noProof/>
            <w:webHidden/>
          </w:rPr>
          <w:tab/>
        </w:r>
        <w:r w:rsidR="00AF4D75">
          <w:rPr>
            <w:noProof/>
            <w:webHidden/>
          </w:rPr>
          <w:fldChar w:fldCharType="begin"/>
        </w:r>
        <w:r w:rsidR="00AF4D75">
          <w:rPr>
            <w:noProof/>
            <w:webHidden/>
          </w:rPr>
          <w:instrText xml:space="preserve"> PAGEREF _Toc498781611 \h </w:instrText>
        </w:r>
        <w:r w:rsidR="00AF4D75">
          <w:rPr>
            <w:noProof/>
            <w:webHidden/>
          </w:rPr>
        </w:r>
        <w:r w:rsidR="00AF4D75">
          <w:rPr>
            <w:noProof/>
            <w:webHidden/>
          </w:rPr>
          <w:fldChar w:fldCharType="separate"/>
        </w:r>
        <w:r w:rsidR="00AF4D75">
          <w:rPr>
            <w:noProof/>
            <w:webHidden/>
          </w:rPr>
          <w:t>46</w:t>
        </w:r>
        <w:r w:rsidR="00AF4D75">
          <w:rPr>
            <w:noProof/>
            <w:webHidden/>
          </w:rPr>
          <w:fldChar w:fldCharType="end"/>
        </w:r>
      </w:hyperlink>
    </w:p>
    <w:p w14:paraId="08CF5D42" w14:textId="77777777" w:rsidR="00AF4D75" w:rsidRDefault="007D266D">
      <w:pPr>
        <w:pStyle w:val="30"/>
        <w:tabs>
          <w:tab w:val="right" w:leader="dot" w:pos="8296"/>
        </w:tabs>
        <w:rPr>
          <w:rFonts w:asciiTheme="minorHAnsi" w:hAnsiTheme="minorHAnsi" w:cstheme="minorBidi"/>
          <w:noProof/>
          <w:kern w:val="2"/>
          <w:sz w:val="21"/>
        </w:rPr>
      </w:pPr>
      <w:hyperlink w:anchor="_Toc498781612" w:history="1">
        <w:r w:rsidR="00AF4D75" w:rsidRPr="007A403F">
          <w:rPr>
            <w:rStyle w:val="af"/>
            <w:noProof/>
          </w:rPr>
          <w:t xml:space="preserve">5.3.2 </w:t>
        </w:r>
        <w:r w:rsidR="00AF4D75" w:rsidRPr="007A403F">
          <w:rPr>
            <w:rStyle w:val="af"/>
            <w:rFonts w:hint="eastAsia"/>
            <w:noProof/>
          </w:rPr>
          <w:t>自动售货机厂商功能</w:t>
        </w:r>
        <w:r w:rsidR="00AF4D75">
          <w:rPr>
            <w:noProof/>
            <w:webHidden/>
          </w:rPr>
          <w:tab/>
        </w:r>
        <w:r w:rsidR="00AF4D75">
          <w:rPr>
            <w:noProof/>
            <w:webHidden/>
          </w:rPr>
          <w:fldChar w:fldCharType="begin"/>
        </w:r>
        <w:r w:rsidR="00AF4D75">
          <w:rPr>
            <w:noProof/>
            <w:webHidden/>
          </w:rPr>
          <w:instrText xml:space="preserve"> PAGEREF _Toc498781612 \h </w:instrText>
        </w:r>
        <w:r w:rsidR="00AF4D75">
          <w:rPr>
            <w:noProof/>
            <w:webHidden/>
          </w:rPr>
        </w:r>
        <w:r w:rsidR="00AF4D75">
          <w:rPr>
            <w:noProof/>
            <w:webHidden/>
          </w:rPr>
          <w:fldChar w:fldCharType="separate"/>
        </w:r>
        <w:r w:rsidR="00AF4D75">
          <w:rPr>
            <w:noProof/>
            <w:webHidden/>
          </w:rPr>
          <w:t>50</w:t>
        </w:r>
        <w:r w:rsidR="00AF4D75">
          <w:rPr>
            <w:noProof/>
            <w:webHidden/>
          </w:rPr>
          <w:fldChar w:fldCharType="end"/>
        </w:r>
      </w:hyperlink>
    </w:p>
    <w:p w14:paraId="163964E0" w14:textId="77777777" w:rsidR="00AF4D75" w:rsidRDefault="007D266D">
      <w:pPr>
        <w:pStyle w:val="30"/>
        <w:tabs>
          <w:tab w:val="right" w:leader="dot" w:pos="8296"/>
        </w:tabs>
        <w:rPr>
          <w:rFonts w:asciiTheme="minorHAnsi" w:hAnsiTheme="minorHAnsi" w:cstheme="minorBidi"/>
          <w:noProof/>
          <w:kern w:val="2"/>
          <w:sz w:val="21"/>
        </w:rPr>
      </w:pPr>
      <w:hyperlink w:anchor="_Toc498781613" w:history="1">
        <w:r w:rsidR="00AF4D75" w:rsidRPr="007A403F">
          <w:rPr>
            <w:rStyle w:val="af"/>
            <w:noProof/>
          </w:rPr>
          <w:t xml:space="preserve">5.3.3 </w:t>
        </w:r>
        <w:r w:rsidR="00AF4D75" w:rsidRPr="007A403F">
          <w:rPr>
            <w:rStyle w:val="af"/>
            <w:rFonts w:hint="eastAsia"/>
            <w:noProof/>
          </w:rPr>
          <w:t>自动售货机运营商功能</w:t>
        </w:r>
        <w:r w:rsidR="00AF4D75">
          <w:rPr>
            <w:noProof/>
            <w:webHidden/>
          </w:rPr>
          <w:tab/>
        </w:r>
        <w:r w:rsidR="00AF4D75">
          <w:rPr>
            <w:noProof/>
            <w:webHidden/>
          </w:rPr>
          <w:fldChar w:fldCharType="begin"/>
        </w:r>
        <w:r w:rsidR="00AF4D75">
          <w:rPr>
            <w:noProof/>
            <w:webHidden/>
          </w:rPr>
          <w:instrText xml:space="preserve"> PAGEREF _Toc498781613 \h </w:instrText>
        </w:r>
        <w:r w:rsidR="00AF4D75">
          <w:rPr>
            <w:noProof/>
            <w:webHidden/>
          </w:rPr>
        </w:r>
        <w:r w:rsidR="00AF4D75">
          <w:rPr>
            <w:noProof/>
            <w:webHidden/>
          </w:rPr>
          <w:fldChar w:fldCharType="separate"/>
        </w:r>
        <w:r w:rsidR="00AF4D75">
          <w:rPr>
            <w:noProof/>
            <w:webHidden/>
          </w:rPr>
          <w:t>51</w:t>
        </w:r>
        <w:r w:rsidR="00AF4D75">
          <w:rPr>
            <w:noProof/>
            <w:webHidden/>
          </w:rPr>
          <w:fldChar w:fldCharType="end"/>
        </w:r>
      </w:hyperlink>
    </w:p>
    <w:p w14:paraId="32DFAC2F" w14:textId="77777777" w:rsidR="00AF4D75" w:rsidRDefault="007D266D">
      <w:pPr>
        <w:pStyle w:val="20"/>
        <w:tabs>
          <w:tab w:val="right" w:leader="dot" w:pos="8296"/>
        </w:tabs>
        <w:rPr>
          <w:rFonts w:asciiTheme="minorHAnsi" w:hAnsiTheme="minorHAnsi" w:cstheme="minorBidi"/>
          <w:noProof/>
          <w:kern w:val="2"/>
          <w:sz w:val="21"/>
        </w:rPr>
      </w:pPr>
      <w:hyperlink w:anchor="_Toc498781614" w:history="1">
        <w:r w:rsidR="00AF4D75" w:rsidRPr="007A403F">
          <w:rPr>
            <w:rStyle w:val="af"/>
            <w:noProof/>
          </w:rPr>
          <w:t xml:space="preserve">5.4 </w:t>
        </w:r>
        <w:r w:rsidR="00AF4D75" w:rsidRPr="007A403F">
          <w:rPr>
            <w:rStyle w:val="af"/>
            <w:rFonts w:hint="eastAsia"/>
            <w:noProof/>
          </w:rPr>
          <w:t>自动售货机终端系统的实现</w:t>
        </w:r>
        <w:r w:rsidR="00AF4D75">
          <w:rPr>
            <w:noProof/>
            <w:webHidden/>
          </w:rPr>
          <w:tab/>
        </w:r>
        <w:r w:rsidR="00AF4D75">
          <w:rPr>
            <w:noProof/>
            <w:webHidden/>
          </w:rPr>
          <w:fldChar w:fldCharType="begin"/>
        </w:r>
        <w:r w:rsidR="00AF4D75">
          <w:rPr>
            <w:noProof/>
            <w:webHidden/>
          </w:rPr>
          <w:instrText xml:space="preserve"> PAGEREF _Toc498781614 \h </w:instrText>
        </w:r>
        <w:r w:rsidR="00AF4D75">
          <w:rPr>
            <w:noProof/>
            <w:webHidden/>
          </w:rPr>
        </w:r>
        <w:r w:rsidR="00AF4D75">
          <w:rPr>
            <w:noProof/>
            <w:webHidden/>
          </w:rPr>
          <w:fldChar w:fldCharType="separate"/>
        </w:r>
        <w:r w:rsidR="00AF4D75">
          <w:rPr>
            <w:noProof/>
            <w:webHidden/>
          </w:rPr>
          <w:t>55</w:t>
        </w:r>
        <w:r w:rsidR="00AF4D75">
          <w:rPr>
            <w:noProof/>
            <w:webHidden/>
          </w:rPr>
          <w:fldChar w:fldCharType="end"/>
        </w:r>
      </w:hyperlink>
    </w:p>
    <w:p w14:paraId="49DD5380" w14:textId="77777777" w:rsidR="00AF4D75" w:rsidRDefault="007D266D">
      <w:pPr>
        <w:pStyle w:val="30"/>
        <w:tabs>
          <w:tab w:val="right" w:leader="dot" w:pos="8296"/>
        </w:tabs>
        <w:rPr>
          <w:rFonts w:asciiTheme="minorHAnsi" w:hAnsiTheme="minorHAnsi" w:cstheme="minorBidi"/>
          <w:noProof/>
          <w:kern w:val="2"/>
          <w:sz w:val="21"/>
        </w:rPr>
      </w:pPr>
      <w:hyperlink w:anchor="_Toc498781615" w:history="1">
        <w:r w:rsidR="00AF4D75" w:rsidRPr="007A403F">
          <w:rPr>
            <w:rStyle w:val="af"/>
            <w:noProof/>
          </w:rPr>
          <w:t>5.4.1 Android</w:t>
        </w:r>
        <w:r w:rsidR="00AF4D75" w:rsidRPr="007A403F">
          <w:rPr>
            <w:rStyle w:val="af"/>
            <w:rFonts w:hint="eastAsia"/>
            <w:noProof/>
          </w:rPr>
          <w:t>终端数据传输加密</w:t>
        </w:r>
        <w:r w:rsidR="00AF4D75">
          <w:rPr>
            <w:noProof/>
            <w:webHidden/>
          </w:rPr>
          <w:tab/>
        </w:r>
        <w:r w:rsidR="00AF4D75">
          <w:rPr>
            <w:noProof/>
            <w:webHidden/>
          </w:rPr>
          <w:fldChar w:fldCharType="begin"/>
        </w:r>
        <w:r w:rsidR="00AF4D75">
          <w:rPr>
            <w:noProof/>
            <w:webHidden/>
          </w:rPr>
          <w:instrText xml:space="preserve"> PAGEREF _Toc498781615 \h </w:instrText>
        </w:r>
        <w:r w:rsidR="00AF4D75">
          <w:rPr>
            <w:noProof/>
            <w:webHidden/>
          </w:rPr>
        </w:r>
        <w:r w:rsidR="00AF4D75">
          <w:rPr>
            <w:noProof/>
            <w:webHidden/>
          </w:rPr>
          <w:fldChar w:fldCharType="separate"/>
        </w:r>
        <w:r w:rsidR="00AF4D75">
          <w:rPr>
            <w:noProof/>
            <w:webHidden/>
          </w:rPr>
          <w:t>55</w:t>
        </w:r>
        <w:r w:rsidR="00AF4D75">
          <w:rPr>
            <w:noProof/>
            <w:webHidden/>
          </w:rPr>
          <w:fldChar w:fldCharType="end"/>
        </w:r>
      </w:hyperlink>
    </w:p>
    <w:p w14:paraId="4AD939D4" w14:textId="77777777" w:rsidR="00AF4D75" w:rsidRDefault="007D266D">
      <w:pPr>
        <w:pStyle w:val="30"/>
        <w:tabs>
          <w:tab w:val="right" w:leader="dot" w:pos="8296"/>
        </w:tabs>
        <w:rPr>
          <w:rFonts w:asciiTheme="minorHAnsi" w:hAnsiTheme="minorHAnsi" w:cstheme="minorBidi"/>
          <w:noProof/>
          <w:kern w:val="2"/>
          <w:sz w:val="21"/>
        </w:rPr>
      </w:pPr>
      <w:hyperlink w:anchor="_Toc498781616" w:history="1">
        <w:r w:rsidR="00AF4D75" w:rsidRPr="007A403F">
          <w:rPr>
            <w:rStyle w:val="af"/>
            <w:noProof/>
          </w:rPr>
          <w:t>5.4.2 VMManage APP</w:t>
        </w:r>
        <w:r w:rsidR="00AF4D75">
          <w:rPr>
            <w:noProof/>
            <w:webHidden/>
          </w:rPr>
          <w:tab/>
        </w:r>
        <w:r w:rsidR="00AF4D75">
          <w:rPr>
            <w:noProof/>
            <w:webHidden/>
          </w:rPr>
          <w:fldChar w:fldCharType="begin"/>
        </w:r>
        <w:r w:rsidR="00AF4D75">
          <w:rPr>
            <w:noProof/>
            <w:webHidden/>
          </w:rPr>
          <w:instrText xml:space="preserve"> PAGEREF _Toc498781616 \h </w:instrText>
        </w:r>
        <w:r w:rsidR="00AF4D75">
          <w:rPr>
            <w:noProof/>
            <w:webHidden/>
          </w:rPr>
        </w:r>
        <w:r w:rsidR="00AF4D75">
          <w:rPr>
            <w:noProof/>
            <w:webHidden/>
          </w:rPr>
          <w:fldChar w:fldCharType="separate"/>
        </w:r>
        <w:r w:rsidR="00AF4D75">
          <w:rPr>
            <w:noProof/>
            <w:webHidden/>
          </w:rPr>
          <w:t>56</w:t>
        </w:r>
        <w:r w:rsidR="00AF4D75">
          <w:rPr>
            <w:noProof/>
            <w:webHidden/>
          </w:rPr>
          <w:fldChar w:fldCharType="end"/>
        </w:r>
      </w:hyperlink>
    </w:p>
    <w:p w14:paraId="0A8C5C2D" w14:textId="77777777" w:rsidR="00AF4D75" w:rsidRDefault="007D266D">
      <w:pPr>
        <w:pStyle w:val="30"/>
        <w:tabs>
          <w:tab w:val="right" w:leader="dot" w:pos="8296"/>
        </w:tabs>
        <w:rPr>
          <w:rFonts w:asciiTheme="minorHAnsi" w:hAnsiTheme="minorHAnsi" w:cstheme="minorBidi"/>
          <w:noProof/>
          <w:kern w:val="2"/>
          <w:sz w:val="21"/>
        </w:rPr>
      </w:pPr>
      <w:hyperlink w:anchor="_Toc498781617" w:history="1">
        <w:r w:rsidR="00AF4D75" w:rsidRPr="007A403F">
          <w:rPr>
            <w:rStyle w:val="af"/>
            <w:noProof/>
          </w:rPr>
          <w:t xml:space="preserve">5.4.3 VMSale APP </w:t>
        </w:r>
        <w:r w:rsidR="00AF4D75">
          <w:rPr>
            <w:noProof/>
            <w:webHidden/>
          </w:rPr>
          <w:tab/>
        </w:r>
        <w:r w:rsidR="00AF4D75">
          <w:rPr>
            <w:noProof/>
            <w:webHidden/>
          </w:rPr>
          <w:fldChar w:fldCharType="begin"/>
        </w:r>
        <w:r w:rsidR="00AF4D75">
          <w:rPr>
            <w:noProof/>
            <w:webHidden/>
          </w:rPr>
          <w:instrText xml:space="preserve"> PAGEREF _Toc498781617 \h </w:instrText>
        </w:r>
        <w:r w:rsidR="00AF4D75">
          <w:rPr>
            <w:noProof/>
            <w:webHidden/>
          </w:rPr>
        </w:r>
        <w:r w:rsidR="00AF4D75">
          <w:rPr>
            <w:noProof/>
            <w:webHidden/>
          </w:rPr>
          <w:fldChar w:fldCharType="separate"/>
        </w:r>
        <w:r w:rsidR="00AF4D75">
          <w:rPr>
            <w:noProof/>
            <w:webHidden/>
          </w:rPr>
          <w:t>58</w:t>
        </w:r>
        <w:r w:rsidR="00AF4D75">
          <w:rPr>
            <w:noProof/>
            <w:webHidden/>
          </w:rPr>
          <w:fldChar w:fldCharType="end"/>
        </w:r>
      </w:hyperlink>
    </w:p>
    <w:p w14:paraId="45B8DBE0" w14:textId="77777777" w:rsidR="00AF4D75" w:rsidRDefault="007D266D">
      <w:pPr>
        <w:pStyle w:val="11"/>
        <w:rPr>
          <w:rFonts w:asciiTheme="minorHAnsi" w:hAnsiTheme="minorHAnsi" w:cstheme="minorBidi"/>
          <w:noProof/>
          <w:kern w:val="2"/>
          <w:sz w:val="21"/>
        </w:rPr>
      </w:pPr>
      <w:hyperlink w:anchor="_Toc498781618" w:history="1">
        <w:r w:rsidR="00AF4D75" w:rsidRPr="007A403F">
          <w:rPr>
            <w:rStyle w:val="af"/>
            <w:rFonts w:hint="eastAsia"/>
            <w:noProof/>
          </w:rPr>
          <w:t>第</w:t>
        </w:r>
        <w:r w:rsidR="00AF4D75" w:rsidRPr="007A403F">
          <w:rPr>
            <w:rStyle w:val="af"/>
            <w:noProof/>
          </w:rPr>
          <w:t>6</w:t>
        </w:r>
        <w:r w:rsidR="00AF4D75" w:rsidRPr="007A403F">
          <w:rPr>
            <w:rStyle w:val="af"/>
            <w:rFonts w:hint="eastAsia"/>
            <w:noProof/>
          </w:rPr>
          <w:t>章</w:t>
        </w:r>
        <w:r w:rsidR="00AF4D75" w:rsidRPr="007A403F">
          <w:rPr>
            <w:rStyle w:val="af"/>
            <w:noProof/>
          </w:rPr>
          <w:t xml:space="preserve"> </w:t>
        </w:r>
        <w:r w:rsidR="00AF4D75" w:rsidRPr="007A403F">
          <w:rPr>
            <w:rStyle w:val="af"/>
            <w:rFonts w:hint="eastAsia"/>
            <w:noProof/>
          </w:rPr>
          <w:t>总结与展望</w:t>
        </w:r>
        <w:r w:rsidR="00AF4D75">
          <w:rPr>
            <w:noProof/>
            <w:webHidden/>
          </w:rPr>
          <w:tab/>
        </w:r>
        <w:r w:rsidR="00AF4D75">
          <w:rPr>
            <w:noProof/>
            <w:webHidden/>
          </w:rPr>
          <w:fldChar w:fldCharType="begin"/>
        </w:r>
        <w:r w:rsidR="00AF4D75">
          <w:rPr>
            <w:noProof/>
            <w:webHidden/>
          </w:rPr>
          <w:instrText xml:space="preserve"> PAGEREF _Toc498781618 \h </w:instrText>
        </w:r>
        <w:r w:rsidR="00AF4D75">
          <w:rPr>
            <w:noProof/>
            <w:webHidden/>
          </w:rPr>
        </w:r>
        <w:r w:rsidR="00AF4D75">
          <w:rPr>
            <w:noProof/>
            <w:webHidden/>
          </w:rPr>
          <w:fldChar w:fldCharType="separate"/>
        </w:r>
        <w:r w:rsidR="00AF4D75">
          <w:rPr>
            <w:noProof/>
            <w:webHidden/>
          </w:rPr>
          <w:t>65</w:t>
        </w:r>
        <w:r w:rsidR="00AF4D75">
          <w:rPr>
            <w:noProof/>
            <w:webHidden/>
          </w:rPr>
          <w:fldChar w:fldCharType="end"/>
        </w:r>
      </w:hyperlink>
    </w:p>
    <w:p w14:paraId="5FD7FCAF" w14:textId="77777777" w:rsidR="00AF4D75" w:rsidRDefault="007D266D">
      <w:pPr>
        <w:pStyle w:val="11"/>
        <w:rPr>
          <w:rFonts w:asciiTheme="minorHAnsi" w:hAnsiTheme="minorHAnsi" w:cstheme="minorBidi"/>
          <w:noProof/>
          <w:kern w:val="2"/>
          <w:sz w:val="21"/>
        </w:rPr>
      </w:pPr>
      <w:hyperlink w:anchor="_Toc498781619" w:history="1">
        <w:r w:rsidR="00AF4D75" w:rsidRPr="007A403F">
          <w:rPr>
            <w:rStyle w:val="af"/>
            <w:rFonts w:hint="eastAsia"/>
            <w:noProof/>
          </w:rPr>
          <w:t>致谢</w:t>
        </w:r>
        <w:r w:rsidR="00AF4D75">
          <w:rPr>
            <w:noProof/>
            <w:webHidden/>
          </w:rPr>
          <w:tab/>
        </w:r>
        <w:r w:rsidR="00AF4D75">
          <w:rPr>
            <w:noProof/>
            <w:webHidden/>
          </w:rPr>
          <w:fldChar w:fldCharType="begin"/>
        </w:r>
        <w:r w:rsidR="00AF4D75">
          <w:rPr>
            <w:noProof/>
            <w:webHidden/>
          </w:rPr>
          <w:instrText xml:space="preserve"> PAGEREF _Toc498781619 \h </w:instrText>
        </w:r>
        <w:r w:rsidR="00AF4D75">
          <w:rPr>
            <w:noProof/>
            <w:webHidden/>
          </w:rPr>
        </w:r>
        <w:r w:rsidR="00AF4D75">
          <w:rPr>
            <w:noProof/>
            <w:webHidden/>
          </w:rPr>
          <w:fldChar w:fldCharType="separate"/>
        </w:r>
        <w:r w:rsidR="00AF4D75">
          <w:rPr>
            <w:noProof/>
            <w:webHidden/>
          </w:rPr>
          <w:t>67</w:t>
        </w:r>
        <w:r w:rsidR="00AF4D75">
          <w:rPr>
            <w:noProof/>
            <w:webHidden/>
          </w:rPr>
          <w:fldChar w:fldCharType="end"/>
        </w:r>
      </w:hyperlink>
    </w:p>
    <w:p w14:paraId="7C05BD62" w14:textId="77777777" w:rsidR="00AF4D75" w:rsidRDefault="007D266D">
      <w:pPr>
        <w:pStyle w:val="11"/>
        <w:rPr>
          <w:rFonts w:asciiTheme="minorHAnsi" w:hAnsiTheme="minorHAnsi" w:cstheme="minorBidi"/>
          <w:noProof/>
          <w:kern w:val="2"/>
          <w:sz w:val="21"/>
        </w:rPr>
      </w:pPr>
      <w:hyperlink w:anchor="_Toc498781620" w:history="1">
        <w:r w:rsidR="00AF4D75" w:rsidRPr="007A403F">
          <w:rPr>
            <w:rStyle w:val="af"/>
            <w:rFonts w:hint="eastAsia"/>
            <w:noProof/>
          </w:rPr>
          <w:t>参考文献</w:t>
        </w:r>
        <w:r w:rsidR="00AF4D75">
          <w:rPr>
            <w:noProof/>
            <w:webHidden/>
          </w:rPr>
          <w:tab/>
        </w:r>
        <w:r w:rsidR="00AF4D75">
          <w:rPr>
            <w:noProof/>
            <w:webHidden/>
          </w:rPr>
          <w:fldChar w:fldCharType="begin"/>
        </w:r>
        <w:r w:rsidR="00AF4D75">
          <w:rPr>
            <w:noProof/>
            <w:webHidden/>
          </w:rPr>
          <w:instrText xml:space="preserve"> PAGEREF _Toc498781620 \h </w:instrText>
        </w:r>
        <w:r w:rsidR="00AF4D75">
          <w:rPr>
            <w:noProof/>
            <w:webHidden/>
          </w:rPr>
        </w:r>
        <w:r w:rsidR="00AF4D75">
          <w:rPr>
            <w:noProof/>
            <w:webHidden/>
          </w:rPr>
          <w:fldChar w:fldCharType="separate"/>
        </w:r>
        <w:r w:rsidR="00AF4D75">
          <w:rPr>
            <w:noProof/>
            <w:webHidden/>
          </w:rPr>
          <w:t>68</w:t>
        </w:r>
        <w:r w:rsidR="00AF4D75">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48" w:name="_Toc492673747"/>
      <w:bookmarkStart w:id="49" w:name="_Toc49878157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48"/>
      <w:bookmarkEnd w:id="49"/>
    </w:p>
    <w:p w14:paraId="1DC1AA1F" w14:textId="6D0EDCE4" w:rsidR="00A35743" w:rsidRPr="00636514" w:rsidRDefault="00073140" w:rsidP="007341F7">
      <w:pPr>
        <w:pStyle w:val="2"/>
      </w:pPr>
      <w:bookmarkStart w:id="50" w:name="_Toc492673748"/>
      <w:bookmarkStart w:id="51" w:name="_Toc498781576"/>
      <w:r w:rsidRPr="00636514">
        <w:t>1.1</w:t>
      </w:r>
      <w:r w:rsidR="00810CCE">
        <w:t xml:space="preserve"> </w:t>
      </w:r>
      <w:r w:rsidR="001675F8" w:rsidRPr="001675F8">
        <w:rPr>
          <w:rFonts w:hint="eastAsia"/>
          <w:lang w:eastAsia="zh-CN"/>
        </w:rPr>
        <w:t>自动售货机的行业概况</w:t>
      </w:r>
      <w:bookmarkEnd w:id="50"/>
      <w:bookmarkEnd w:id="51"/>
    </w:p>
    <w:p w14:paraId="5A6E1DAB" w14:textId="19456037"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3DE8D1C4" w14:textId="27200109" w:rsidR="0085765F" w:rsidRDefault="00D20931" w:rsidP="00E65CA3">
      <w:pPr>
        <w:pStyle w:val="afe"/>
        <w:numPr>
          <w:ilvl w:val="0"/>
          <w:numId w:val="16"/>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9701F7">
        <w:rPr>
          <w:rFonts w:hint="eastAsia"/>
        </w:rPr>
        <w:t>为</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3E9AC6C6" w:rsidR="0085765F" w:rsidRDefault="00AA52B1" w:rsidP="00E65CA3">
      <w:pPr>
        <w:pStyle w:val="afe"/>
        <w:numPr>
          <w:ilvl w:val="0"/>
          <w:numId w:val="16"/>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w:t>
      </w:r>
      <w:r w:rsidR="007805FD">
        <w:rPr>
          <w:rFonts w:hint="eastAsia"/>
        </w:rPr>
        <w:lastRenderedPageBreak/>
        <w:t>成主要消费模式</w:t>
      </w:r>
      <w:r w:rsidR="00C93618" w:rsidRPr="002A44FD">
        <w:rPr>
          <w:rFonts w:hint="eastAsia"/>
          <w:vertAlign w:val="superscript"/>
        </w:rPr>
        <w:t>[</w:t>
      </w:r>
      <w:r w:rsidR="00FA4C5E">
        <w:rPr>
          <w:rStyle w:val="af9"/>
        </w:rPr>
        <w:endnoteReference w:id="6"/>
      </w:r>
      <w:r w:rsidR="00C93618" w:rsidRPr="002A44FD">
        <w:rPr>
          <w:vertAlign w:val="superscript"/>
        </w:rPr>
        <w:t>]</w:t>
      </w:r>
      <w:r w:rsidR="007805FD">
        <w:rPr>
          <w:rFonts w:hint="eastAsia"/>
        </w:rPr>
        <w:t>。</w:t>
      </w:r>
      <w:r w:rsidR="00AA2CEC">
        <w:rPr>
          <w:rFonts w:hint="eastAsia"/>
        </w:rPr>
        <w:t>单</w:t>
      </w:r>
      <w:r w:rsidR="00C55C08">
        <w:rPr>
          <w:rFonts w:hint="eastAsia"/>
        </w:rPr>
        <w:t>一的</w:t>
      </w:r>
      <w:r w:rsidR="00F45877">
        <w:rPr>
          <w:rFonts w:hint="eastAsia"/>
        </w:rPr>
        <w:t>投币</w:t>
      </w:r>
      <w:r w:rsidR="00C55C08">
        <w:rPr>
          <w:rFonts w:hint="eastAsia"/>
        </w:rPr>
        <w:t>支付模式导致了</w:t>
      </w:r>
      <w:r w:rsidR="00A71835">
        <w:rPr>
          <w:rFonts w:hint="eastAsia"/>
        </w:rPr>
        <w:t>新生代消费者</w:t>
      </w:r>
      <w:r w:rsidR="00C55C08">
        <w:rPr>
          <w:rFonts w:hint="eastAsia"/>
        </w:rPr>
        <w:t>的流失，</w:t>
      </w:r>
      <w:r w:rsidR="00276AFE">
        <w:rPr>
          <w:rFonts w:hint="eastAsia"/>
        </w:rPr>
        <w:t>已跟不上无现金支付的潮流，</w:t>
      </w:r>
      <w:r w:rsidR="00C55C08">
        <w:rPr>
          <w:rFonts w:hint="eastAsia"/>
        </w:rPr>
        <w:t>同时</w:t>
      </w:r>
      <w:r w:rsidR="005701E1">
        <w:rPr>
          <w:rFonts w:hint="eastAsia"/>
        </w:rPr>
        <w:t>也</w:t>
      </w:r>
      <w:r w:rsidR="00C55C08">
        <w:rPr>
          <w:rFonts w:hint="eastAsia"/>
        </w:rPr>
        <w:t>增加了</w:t>
      </w:r>
      <w:r w:rsidR="005701E1">
        <w:rPr>
          <w:rFonts w:hint="eastAsia"/>
        </w:rPr>
        <w:t>商家</w:t>
      </w:r>
      <w:r w:rsidR="00C55C08">
        <w:rPr>
          <w:rFonts w:hint="eastAsia"/>
        </w:rPr>
        <w:t>清点</w:t>
      </w:r>
      <w:r w:rsidR="00F216A3">
        <w:rPr>
          <w:rFonts w:hint="eastAsia"/>
        </w:rPr>
        <w:t>金额</w:t>
      </w:r>
      <w:r w:rsidR="00C55C08">
        <w:rPr>
          <w:rFonts w:hint="eastAsia"/>
        </w:rPr>
        <w:t>的麻烦。</w:t>
      </w:r>
    </w:p>
    <w:p w14:paraId="6DE65280" w14:textId="1EFB2AA1" w:rsidR="00B72072" w:rsidRDefault="006A1468" w:rsidP="00E65CA3">
      <w:pPr>
        <w:pStyle w:val="afe"/>
        <w:numPr>
          <w:ilvl w:val="0"/>
          <w:numId w:val="16"/>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41399717" w:rsidR="00401282" w:rsidRDefault="0002501A" w:rsidP="00E65CA3">
      <w:pPr>
        <w:pStyle w:val="afe"/>
        <w:numPr>
          <w:ilvl w:val="0"/>
          <w:numId w:val="16"/>
        </w:numPr>
        <w:ind w:firstLineChars="0"/>
      </w:pPr>
      <w:r>
        <w:rPr>
          <w:rFonts w:hint="eastAsia"/>
        </w:rPr>
        <w:t>大型售货机厂商实现了信息化</w:t>
      </w:r>
      <w:r w:rsidR="00401282">
        <w:rPr>
          <w:rFonts w:hint="eastAsia"/>
        </w:rPr>
        <w:t>的管理平台和售货机终端</w:t>
      </w:r>
      <w:r w:rsidR="00381633">
        <w:rPr>
          <w:rFonts w:hint="eastAsia"/>
        </w:rPr>
        <w:t>，</w:t>
      </w:r>
      <w:r>
        <w:rPr>
          <w:rFonts w:hint="eastAsia"/>
        </w:rPr>
        <w:t>但</w:t>
      </w:r>
      <w:r w:rsidR="00DC4D9F">
        <w:rPr>
          <w:rFonts w:hint="eastAsia"/>
        </w:rPr>
        <w:t>信息化成本较高</w:t>
      </w:r>
      <w:bookmarkStart w:id="52"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2A44FD">
        <w:rPr>
          <w:rFonts w:hint="eastAsia"/>
          <w:vertAlign w:val="superscript"/>
        </w:rPr>
        <w:t>[</w:t>
      </w:r>
      <w:r w:rsidR="009163E8">
        <w:rPr>
          <w:rStyle w:val="af9"/>
        </w:rPr>
        <w:endnoteReference w:id="7"/>
      </w:r>
      <w:r w:rsidR="009163E8" w:rsidRPr="002A44FD">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53" w:name="_Toc498781577"/>
      <w:r w:rsidRPr="00636514">
        <w:rPr>
          <w:rFonts w:hint="eastAsia"/>
        </w:rPr>
        <w:t>1.2</w:t>
      </w:r>
      <w:r w:rsidR="00810CCE">
        <w:t xml:space="preserve"> </w:t>
      </w:r>
      <w:r w:rsidR="00401290" w:rsidRPr="00401290">
        <w:rPr>
          <w:rFonts w:hint="eastAsia"/>
          <w:lang w:eastAsia="zh-CN"/>
        </w:rPr>
        <w:t>自动售货机的发展现状</w:t>
      </w:r>
      <w:bookmarkEnd w:id="52"/>
      <w:bookmarkEnd w:id="53"/>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77777777"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软件层面的后台管理系统、监控系统和自动售货机销售终端等。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044234">
        <w:rPr>
          <w:rFonts w:hint="eastAsia"/>
        </w:rPr>
        <w:t>；另一方面，提供支付宝、微信、银联等多动能移动支付方式。</w:t>
      </w:r>
      <w:r w:rsidR="0079050A">
        <w:rPr>
          <w:rFonts w:hint="eastAsia"/>
        </w:rPr>
        <w:t>这种信息化的发展趋势，不但适应了当下人们的消费习惯，而且拓展了自动售货机的应用领域，降低了运营和管理的成本。</w:t>
      </w:r>
    </w:p>
    <w:p w14:paraId="2C989484" w14:textId="58C7FB4B" w:rsidR="00213306" w:rsidRDefault="00207C52" w:rsidP="00044234">
      <w:pPr>
        <w:ind w:firstLine="480"/>
      </w:pPr>
      <w:r>
        <w:rPr>
          <w:rFonts w:hint="eastAsia"/>
        </w:rPr>
        <w:t>目前，</w:t>
      </w:r>
      <w:r w:rsidR="00A231A2">
        <w:rPr>
          <w:rFonts w:hint="eastAsia"/>
        </w:rPr>
        <w:t>新型联网管理的自动售货机信息化种类</w:t>
      </w:r>
      <w:r w:rsidR="00D6487B">
        <w:rPr>
          <w:rFonts w:hint="eastAsia"/>
        </w:rPr>
        <w:t>不断</w:t>
      </w:r>
      <w:r w:rsidR="00F969E2">
        <w:rPr>
          <w:rFonts w:hint="eastAsia"/>
        </w:rPr>
        <w:t>拓宽</w:t>
      </w:r>
      <w:r w:rsidR="00A231A2">
        <w:rPr>
          <w:rFonts w:hint="eastAsia"/>
        </w:rPr>
        <w:t>：提供多样的支付方式，如支付宝支付、银联支付、声波支付等；提供电子广告，在终端显示屏播放电子广告和视频；提供智能语音，通过语音和售货机进行交互；提供趣味游戏，在终端设置互动游戏，通过游戏分值换购商品等。联网的自动售货机不断拓展增</w:t>
      </w:r>
      <w:r w:rsidR="00A231A2">
        <w:rPr>
          <w:rFonts w:hint="eastAsia"/>
        </w:rPr>
        <w:lastRenderedPageBreak/>
        <w:t>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01015336" w:rsidR="003C174F" w:rsidRPr="002A1A84" w:rsidRDefault="002E1109" w:rsidP="00044234">
      <w:pPr>
        <w:ind w:firstLine="480"/>
      </w:pPr>
      <w:r>
        <w:rPr>
          <w:rFonts w:hint="eastAsia"/>
        </w:rPr>
        <w:t xml:space="preserve">  </w:t>
      </w:r>
      <w:r w:rsidR="008A2ACE">
        <w:rPr>
          <w:rFonts w:hint="eastAsia"/>
        </w:rPr>
        <w:t>国内大型</w:t>
      </w:r>
      <w:r w:rsidR="00240092">
        <w:rPr>
          <w:rFonts w:hint="eastAsia"/>
        </w:rPr>
        <w:t>自动售货机商家，如友宝、大连富士山冰等都加入了</w:t>
      </w:r>
      <w:r w:rsidR="00933563">
        <w:rPr>
          <w:rFonts w:hint="eastAsia"/>
        </w:rPr>
        <w:t>信息化的阵营</w:t>
      </w:r>
      <w:r w:rsidR="00240092">
        <w:rPr>
          <w:rFonts w:hint="eastAsia"/>
        </w:rPr>
        <w:t>，并且取得了不俗的成果</w:t>
      </w:r>
      <w:r w:rsidR="00E600C8">
        <w:rPr>
          <w:rFonts w:hint="eastAsia"/>
        </w:rPr>
        <w:t>。</w:t>
      </w:r>
      <w:r w:rsidR="00881E8C">
        <w:rPr>
          <w:rFonts w:hint="eastAsia"/>
        </w:rPr>
        <w:t>提供信息化的管理机制、智能化的销售终端和便捷的移动支付，已成为影响自动售货机行业发展的关键因素。</w:t>
      </w:r>
      <w:r>
        <w:rPr>
          <w:rFonts w:hint="eastAsia"/>
        </w:rPr>
        <w:t>但是，自动售货机信息化系统在我国的应用还不够广泛，</w:t>
      </w:r>
      <w:r w:rsidR="00113C7A">
        <w:rPr>
          <w:rFonts w:hint="eastAsia"/>
        </w:rPr>
        <w:t>研发和更换新款自动售货机依然价格不菲，</w:t>
      </w:r>
      <w:r w:rsidR="006B6DB2">
        <w:rPr>
          <w:rFonts w:hint="eastAsia"/>
        </w:rPr>
        <w:t>而国内运营商大多为中小型企业，根本无力承担</w:t>
      </w:r>
      <w:r w:rsidR="00113C7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64106B">
        <w:rPr>
          <w:rFonts w:hint="eastAsia"/>
        </w:rPr>
        <w:t>成为一个急需解决的问题。</w:t>
      </w:r>
    </w:p>
    <w:p w14:paraId="290DAB65" w14:textId="18212675" w:rsidR="00F06F4B" w:rsidRPr="00636514" w:rsidRDefault="00F06F4B" w:rsidP="007341F7">
      <w:pPr>
        <w:pStyle w:val="2"/>
      </w:pPr>
      <w:bookmarkStart w:id="54" w:name="_Toc492673750"/>
      <w:bookmarkStart w:id="55" w:name="_Toc498781578"/>
      <w:r w:rsidRPr="00636514">
        <w:rPr>
          <w:rFonts w:hint="eastAsia"/>
        </w:rPr>
        <w:t>1</w:t>
      </w:r>
      <w:r w:rsidR="00557471">
        <w:t>.3</w:t>
      </w:r>
      <w:r w:rsidR="00810CCE">
        <w:t xml:space="preserve"> </w:t>
      </w:r>
      <w:bookmarkEnd w:id="54"/>
      <w:r w:rsidR="00810CCE">
        <w:rPr>
          <w:rFonts w:hint="eastAsia"/>
          <w:lang w:eastAsia="zh-CN"/>
        </w:rPr>
        <w:t>课题研究的目标</w:t>
      </w:r>
      <w:r w:rsidR="00E2456F">
        <w:rPr>
          <w:rFonts w:hint="eastAsia"/>
          <w:lang w:eastAsia="zh-CN"/>
        </w:rPr>
        <w:t>和</w:t>
      </w:r>
      <w:r w:rsidR="002E1E0A">
        <w:rPr>
          <w:rFonts w:hint="eastAsia"/>
          <w:lang w:eastAsia="zh-CN"/>
        </w:rPr>
        <w:t>意义</w:t>
      </w:r>
      <w:bookmarkEnd w:id="55"/>
    </w:p>
    <w:p w14:paraId="410FC35B" w14:textId="249ED432" w:rsidR="00504E62" w:rsidRDefault="002041C1" w:rsidP="009B100E">
      <w:pPr>
        <w:ind w:firstLine="480"/>
      </w:pPr>
      <w:r>
        <w:rPr>
          <w:rFonts w:hint="eastAsia"/>
        </w:rPr>
        <w:t>目前我国的自动售货机运营商多数为中小型企业，</w:t>
      </w:r>
      <w:r w:rsidR="00064734">
        <w:rPr>
          <w:rFonts w:hint="eastAsia"/>
        </w:rPr>
        <w:t>其信息化程度低、管理手段落后、人工成本高</w:t>
      </w:r>
      <w:r w:rsidR="0016622A">
        <w:rPr>
          <w:rFonts w:hint="eastAsia"/>
        </w:rPr>
        <w:t>。</w:t>
      </w:r>
      <w:r w:rsidR="00432933">
        <w:rPr>
          <w:rFonts w:hint="eastAsia"/>
        </w:rPr>
        <w:t>自动售货机销售终端无法联网管理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A6253E">
        <w:rPr>
          <w:rFonts w:hint="eastAsia"/>
        </w:rPr>
        <w:t>。以上</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AF7D0C">
        <w:rPr>
          <w:rFonts w:hint="eastAsia"/>
        </w:rPr>
        <w:t>国内中小型企业不具备独立承担开发和运维联网自动售货机的能力，或者更换新型售货机的财力等一系列问题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086D88">
        <w:rPr>
          <w:rFonts w:hint="eastAsia"/>
        </w:rPr>
        <w:t>设备</w:t>
      </w:r>
      <w:r w:rsidR="0064746D">
        <w:rPr>
          <w:rFonts w:hint="eastAsia"/>
        </w:rPr>
        <w:t>改造传统自动</w:t>
      </w:r>
      <w:r w:rsidR="00086D88">
        <w:rPr>
          <w:rFonts w:hint="eastAsia"/>
        </w:rPr>
        <w:t>售货机</w:t>
      </w:r>
      <w:r w:rsidR="001434FA">
        <w:rPr>
          <w:rFonts w:hint="eastAsia"/>
        </w:rPr>
        <w:t>，</w:t>
      </w:r>
      <w:r w:rsidR="0064746D">
        <w:rPr>
          <w:rFonts w:hint="eastAsia"/>
        </w:rPr>
        <w:t>并实现可</w:t>
      </w:r>
      <w:r w:rsidR="00FD76DB">
        <w:rPr>
          <w:rFonts w:hint="eastAsia"/>
        </w:rPr>
        <w:t>共享</w:t>
      </w:r>
      <w:r w:rsidR="0064746D">
        <w:rPr>
          <w:rFonts w:hint="eastAsia"/>
        </w:rPr>
        <w:t>云平台的</w:t>
      </w:r>
      <w:r w:rsidR="00FD76DB">
        <w:rPr>
          <w:rFonts w:hint="eastAsia"/>
        </w:rPr>
        <w:t>信息化</w:t>
      </w:r>
      <w:r w:rsidR="0064746D">
        <w:rPr>
          <w:rFonts w:hint="eastAsia"/>
        </w:rPr>
        <w:t>设计方案。</w:t>
      </w:r>
    </w:p>
    <w:p w14:paraId="316894F1" w14:textId="300CB8D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Pr>
          <w:rFonts w:hint="eastAsia"/>
        </w:rPr>
        <w:t>，</w:t>
      </w:r>
      <w:r w:rsidR="00324023">
        <w:rPr>
          <w:rFonts w:hint="eastAsia"/>
        </w:rPr>
        <w:t>该平台系统还包括相应的终端软件</w:t>
      </w:r>
      <w:r w:rsidR="001A3EF1">
        <w:rPr>
          <w:rFonts w:hint="eastAsia"/>
        </w:rPr>
        <w:t>，</w:t>
      </w:r>
      <w:r w:rsidR="00E261CC">
        <w:rPr>
          <w:rFonts w:hint="eastAsia"/>
        </w:rPr>
        <w:t>分别是</w:t>
      </w:r>
      <w:r w:rsidR="00910D33">
        <w:rPr>
          <w:rFonts w:hint="eastAsia"/>
        </w:rPr>
        <w:t>自动售货机终端的售货</w:t>
      </w:r>
      <w:r w:rsidR="00910D33">
        <w:rPr>
          <w:rFonts w:hint="eastAsia"/>
        </w:rPr>
        <w:t>APP</w:t>
      </w:r>
      <w:r w:rsidR="00910D33">
        <w:rPr>
          <w:rFonts w:hint="eastAsia"/>
        </w:rPr>
        <w:t>（以下简称“</w:t>
      </w:r>
      <w:r w:rsidR="00910D33">
        <w:rPr>
          <w:rFonts w:hint="eastAsia"/>
        </w:rPr>
        <w:t>V</w:t>
      </w:r>
      <w:r w:rsidR="00910D33">
        <w:t>MS</w:t>
      </w:r>
      <w:r w:rsidR="004A713B">
        <w:rPr>
          <w:rFonts w:hint="eastAsia"/>
        </w:rPr>
        <w:t>ale</w:t>
      </w:r>
      <w:r w:rsidR="00910D33">
        <w:t xml:space="preserve"> A</w:t>
      </w:r>
      <w:r w:rsidR="00D560DC">
        <w:t>PP</w:t>
      </w:r>
      <w:r w:rsidR="00910D33">
        <w:rPr>
          <w:rFonts w:hint="eastAsia"/>
        </w:rPr>
        <w:t>”）</w:t>
      </w:r>
      <w:r w:rsidR="004A713B">
        <w:rPr>
          <w:rFonts w:hint="eastAsia"/>
        </w:rPr>
        <w:t>和自动售货机运营商营业员使用的</w:t>
      </w:r>
      <w:r w:rsidR="002A5038">
        <w:rPr>
          <w:rFonts w:hint="eastAsia"/>
        </w:rPr>
        <w:t>售货机</w:t>
      </w:r>
      <w:r w:rsidR="004A713B">
        <w:rPr>
          <w:rFonts w:hint="eastAsia"/>
        </w:rPr>
        <w:t>运营管理</w:t>
      </w:r>
      <w:r w:rsidR="004A713B">
        <w:rPr>
          <w:rFonts w:hint="eastAsia"/>
        </w:rPr>
        <w:t>APP</w:t>
      </w:r>
      <w:r w:rsidR="004A713B">
        <w:rPr>
          <w:rFonts w:hint="eastAsia"/>
        </w:rPr>
        <w:t>（</w:t>
      </w:r>
      <w:r w:rsidR="0009699C">
        <w:rPr>
          <w:rFonts w:hint="eastAsia"/>
        </w:rPr>
        <w:t>以下简称</w:t>
      </w:r>
      <w:r w:rsidR="001B2887">
        <w:rPr>
          <w:rFonts w:hint="eastAsia"/>
        </w:rPr>
        <w:t>“</w:t>
      </w:r>
      <w:r w:rsidR="00542696">
        <w:rPr>
          <w:rFonts w:hint="eastAsia"/>
        </w:rPr>
        <w:t>VM</w:t>
      </w:r>
      <w:r w:rsidR="0044441B">
        <w:rPr>
          <w:rFonts w:hint="eastAsia"/>
        </w:rPr>
        <w:t>Manage</w:t>
      </w:r>
      <w:r w:rsidR="00542696">
        <w:t xml:space="preserve"> </w:t>
      </w:r>
      <w:r w:rsidR="0044441B">
        <w:t>APP</w:t>
      </w:r>
      <w:r w:rsidR="001B2887">
        <w:rPr>
          <w:rFonts w:hint="eastAsia"/>
        </w:rPr>
        <w:t>”</w:t>
      </w:r>
      <w:r w:rsidR="004A713B">
        <w:rPr>
          <w:rFonts w:hint="eastAsia"/>
        </w:rPr>
        <w:t>）</w:t>
      </w:r>
      <w:r w:rsidR="008A70BA">
        <w:rPr>
          <w:rFonts w:hint="eastAsia"/>
        </w:rPr>
        <w:t>。</w:t>
      </w:r>
      <w:r>
        <w:rPr>
          <w:rFonts w:hint="eastAsia"/>
        </w:rPr>
        <w:t>旨在</w:t>
      </w:r>
      <w:r w:rsidR="001C68EF">
        <w:rPr>
          <w:rFonts w:hint="eastAsia"/>
        </w:rPr>
        <w:t>以较低的成本帮助自动售货机中小型企业实现信息化管理和智能化的售货机终端</w:t>
      </w:r>
      <w:r w:rsidR="00054A9F">
        <w:rPr>
          <w:rFonts w:hint="eastAsia"/>
        </w:rPr>
        <w:t>，增强</w:t>
      </w:r>
      <w:r w:rsidR="008C721E">
        <w:rPr>
          <w:rFonts w:hint="eastAsia"/>
        </w:rPr>
        <w:t>自动售货机商家</w:t>
      </w:r>
      <w:r w:rsidR="00624BCB">
        <w:rPr>
          <w:rFonts w:hint="eastAsia"/>
        </w:rPr>
        <w:t>在行业内</w:t>
      </w:r>
      <w:r w:rsidR="00054A9F">
        <w:rPr>
          <w:rFonts w:hint="eastAsia"/>
        </w:rPr>
        <w:t>的竞争力。</w:t>
      </w:r>
    </w:p>
    <w:p w14:paraId="7DB016FE" w14:textId="7A1C28DA" w:rsidR="0085427D" w:rsidRDefault="00566A1D" w:rsidP="004B4808">
      <w:pPr>
        <w:ind w:firstLine="480"/>
      </w:pPr>
      <w:r>
        <w:rPr>
          <w:rFonts w:hint="eastAsia"/>
        </w:rPr>
        <w:t>VM</w:t>
      </w:r>
      <w:r>
        <w:t>C</w:t>
      </w:r>
      <w:r>
        <w:rPr>
          <w:rFonts w:hint="eastAsia"/>
        </w:rPr>
        <w:t>loud</w:t>
      </w:r>
      <w:r>
        <w:t>Platform</w:t>
      </w:r>
      <w:r>
        <w:rPr>
          <w:rFonts w:hint="eastAsia"/>
        </w:rPr>
        <w:t>系统</w:t>
      </w:r>
      <w:r w:rsidR="00B11031">
        <w:rPr>
          <w:rFonts w:hint="eastAsia"/>
        </w:rPr>
        <w:t>由自动售货机厂商</w:t>
      </w:r>
      <w:r>
        <w:rPr>
          <w:rFonts w:hint="eastAsia"/>
        </w:rPr>
        <w:t>进行管理，</w:t>
      </w:r>
      <w:r w:rsidR="008910B0">
        <w:rPr>
          <w:rFonts w:hint="eastAsia"/>
        </w:rPr>
        <w:t>将普通</w:t>
      </w:r>
      <w:r w:rsidR="008910B0">
        <w:rPr>
          <w:rFonts w:hint="eastAsia"/>
        </w:rPr>
        <w:t>web</w:t>
      </w:r>
      <w:r w:rsidR="00B5495B">
        <w:rPr>
          <w:rFonts w:hint="eastAsia"/>
        </w:rPr>
        <w:t>应用升级为共享应用。</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E70FF2">
        <w:rPr>
          <w:rFonts w:hint="eastAsia"/>
        </w:rPr>
        <w:t>为</w:t>
      </w:r>
      <w:r w:rsidR="00251E72">
        <w:rPr>
          <w:rFonts w:hint="eastAsia"/>
        </w:rPr>
        <w:t>多个</w:t>
      </w:r>
      <w:r w:rsidR="00E70FF2">
        <w:rPr>
          <w:rFonts w:hint="eastAsia"/>
        </w:rPr>
        <w:t>中小型运营商提供低</w:t>
      </w:r>
      <w:r w:rsidR="00282073">
        <w:rPr>
          <w:rFonts w:hint="eastAsia"/>
        </w:rPr>
        <w:t>价</w:t>
      </w:r>
      <w:r w:rsidR="00E70FF2">
        <w:rPr>
          <w:rFonts w:hint="eastAsia"/>
        </w:rPr>
        <w:t>的管理</w:t>
      </w:r>
      <w:r w:rsidR="00376385">
        <w:rPr>
          <w:rFonts w:hint="eastAsia"/>
        </w:rPr>
        <w:t>服务</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C67356">
        <w:rPr>
          <w:rFonts w:hint="eastAsia"/>
        </w:rPr>
        <w:t>系统为运营商提供用户管理、售货机管理、商品</w:t>
      </w:r>
      <w:r w:rsidR="00C67356">
        <w:rPr>
          <w:rFonts w:hint="eastAsia"/>
        </w:rPr>
        <w:lastRenderedPageBreak/>
        <w:t>管理、货道管理和订单管理等功能，去支持自动售货机终端的运营工作，从而提高员工的办事效率、</w:t>
      </w:r>
      <w:r w:rsidR="009F03F2">
        <w:rPr>
          <w:rFonts w:hint="eastAsia"/>
        </w:rPr>
        <w:t>减少人员的浪费、</w:t>
      </w:r>
      <w:r w:rsidR="00C67356">
        <w:rPr>
          <w:rFonts w:hint="eastAsia"/>
        </w:rPr>
        <w:t>降低出错率。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786BB2">
        <w:rPr>
          <w:rFonts w:hint="eastAsia"/>
        </w:rPr>
        <w:t>、</w:t>
      </w:r>
      <w:r w:rsidR="00607753">
        <w:rPr>
          <w:rFonts w:hint="eastAsia"/>
        </w:rPr>
        <w:t>提供多元移动支付功能、电子广告播放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56" w:name="_Toc492673751"/>
      <w:bookmarkStart w:id="57" w:name="_Toc498781579"/>
      <w:r w:rsidRPr="00636514">
        <w:rPr>
          <w:rFonts w:hint="eastAsia"/>
        </w:rPr>
        <w:t>1.4</w:t>
      </w:r>
      <w:commentRangeStart w:id="58"/>
      <w:r w:rsidRPr="00636514">
        <w:t xml:space="preserve"> </w:t>
      </w:r>
      <w:bookmarkEnd w:id="56"/>
      <w:r w:rsidR="00301A6F">
        <w:rPr>
          <w:rFonts w:hint="eastAsia"/>
          <w:lang w:eastAsia="zh-CN"/>
        </w:rPr>
        <w:t>论文的组织结构</w:t>
      </w:r>
      <w:commentRangeEnd w:id="58"/>
      <w:r w:rsidR="00B802AD">
        <w:rPr>
          <w:rStyle w:val="aa"/>
          <w:rFonts w:ascii="Times New Roman" w:eastAsiaTheme="minorEastAsia" w:hAnsi="Times New Roman"/>
          <w:b w:val="0"/>
          <w:bCs w:val="0"/>
        </w:rPr>
        <w:commentReference w:id="58"/>
      </w:r>
      <w:bookmarkEnd w:id="57"/>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10ACE56A"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185D00">
        <w:rPr>
          <w:rFonts w:hint="eastAsia"/>
        </w:rPr>
        <w:t>，提出实现基于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3E4364B9" w:rsidR="00F06F4B" w:rsidRPr="00636514" w:rsidRDefault="00393607" w:rsidP="00393607">
      <w:pPr>
        <w:ind w:firstLineChars="0" w:firstLine="420"/>
      </w:pPr>
      <w:r>
        <w:t>第</w:t>
      </w:r>
      <w:r>
        <w:t>2</w:t>
      </w:r>
      <w:r>
        <w:t>章</w:t>
      </w:r>
      <w:r>
        <w:rPr>
          <w:rFonts w:hint="eastAsia"/>
        </w:rPr>
        <w:t>：</w:t>
      </w:r>
      <w:r w:rsidR="00367372">
        <w:rPr>
          <w:rFonts w:hint="eastAsia"/>
        </w:rPr>
        <w:t>系统研究相关技术分析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07DFF00"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主要介绍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和用例图。从两个方面</w:t>
      </w:r>
      <w:r w:rsidR="00D942AB">
        <w:t>介绍</w:t>
      </w:r>
      <w:r w:rsidR="00F06F4B" w:rsidRPr="00636514">
        <w:rPr>
          <w:rFonts w:hint="eastAsia"/>
        </w:rPr>
        <w:t>，一个为</w:t>
      </w:r>
      <w:r w:rsidR="00A4367D">
        <w:rPr>
          <w:rFonts w:hint="eastAsia"/>
        </w:rPr>
        <w:t>VM</w:t>
      </w:r>
      <w:r w:rsidR="00A4367D">
        <w:t>C</w:t>
      </w:r>
      <w:r w:rsidR="00A4367D">
        <w:rPr>
          <w:rFonts w:hint="eastAsia"/>
        </w:rPr>
        <w:t>loud</w:t>
      </w:r>
      <w:r w:rsidR="00A4367D">
        <w:t>Platform</w:t>
      </w:r>
      <w:r w:rsidR="00A4367D">
        <w:rPr>
          <w:rFonts w:hint="eastAsia"/>
        </w:rPr>
        <w:t>系统</w:t>
      </w:r>
      <w:r w:rsidR="00FE7033">
        <w:rPr>
          <w:rFonts w:hint="eastAsia"/>
        </w:rPr>
        <w:t>管理</w:t>
      </w:r>
      <w:r w:rsidR="00F7208C">
        <w:rPr>
          <w:rFonts w:hint="eastAsia"/>
        </w:rPr>
        <w:t>后台</w:t>
      </w:r>
      <w:r w:rsidR="00F06F4B" w:rsidRPr="00636514">
        <w:rPr>
          <w:rFonts w:hint="eastAsia"/>
        </w:rPr>
        <w:t>，一个为</w:t>
      </w:r>
      <w:r w:rsidR="006E5564">
        <w:rPr>
          <w:rFonts w:hint="eastAsia"/>
        </w:rPr>
        <w:t>与之</w:t>
      </w:r>
      <w:r w:rsidR="001E6D0D">
        <w:rPr>
          <w:rFonts w:hint="eastAsia"/>
        </w:rPr>
        <w:t>对应的</w:t>
      </w:r>
      <w:r w:rsidR="00F06F4B" w:rsidRPr="00636514">
        <w:rPr>
          <w:rFonts w:hint="eastAsia"/>
        </w:rPr>
        <w:t>Android</w:t>
      </w:r>
      <w:r w:rsidR="00797F4F">
        <w:rPr>
          <w:rFonts w:hint="eastAsia"/>
        </w:rPr>
        <w:t>终</w:t>
      </w:r>
      <w:r w:rsidR="00F06F4B" w:rsidRPr="00636514">
        <w:rPr>
          <w:rFonts w:hint="eastAsia"/>
        </w:rPr>
        <w:t>端。</w:t>
      </w:r>
    </w:p>
    <w:p w14:paraId="7F3E289A" w14:textId="2EF34B4A"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F06F4B" w:rsidRPr="00636514">
        <w:rPr>
          <w:rFonts w:hint="eastAsia"/>
        </w:rPr>
        <w:t>和数据库设计</w:t>
      </w:r>
      <w:r w:rsidR="00847F3A">
        <w:rPr>
          <w:rFonts w:hint="eastAsia"/>
        </w:rPr>
        <w:t>等</w:t>
      </w:r>
      <w:r w:rsidR="00F06F4B" w:rsidRPr="00636514">
        <w:rPr>
          <w:rFonts w:hint="eastAsia"/>
        </w:rPr>
        <w:t>，并且设计出数据库</w:t>
      </w:r>
      <w:r w:rsidR="00F06F4B" w:rsidRPr="00636514">
        <w:rPr>
          <w:rFonts w:hint="eastAsia"/>
        </w:rPr>
        <w:t>E-R</w:t>
      </w:r>
      <w:r w:rsidR="00F06F4B" w:rsidRPr="00636514">
        <w:rPr>
          <w:rFonts w:hint="eastAsia"/>
        </w:rPr>
        <w:t>图。</w:t>
      </w:r>
    </w:p>
    <w:p w14:paraId="07A7C970" w14:textId="30F302F5" w:rsidR="00B75350" w:rsidRDefault="00393607" w:rsidP="00E4397E">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。主要介绍了租户模块的分析和实现、系统权限的设计和实现、厂商模块和运营商模块的分析实现，并做出相应的时序图。</w:t>
      </w:r>
      <w:r w:rsidR="00E4397E">
        <w:rPr>
          <w:rFonts w:hint="eastAsia"/>
        </w:rPr>
        <w:t>介绍</w:t>
      </w:r>
      <w:r w:rsidR="001C7DF0">
        <w:rPr>
          <w:rFonts w:hint="eastAsia"/>
        </w:rPr>
        <w:t>与之对应的</w:t>
      </w:r>
      <w:r w:rsidR="00D25412">
        <w:rPr>
          <w:rFonts w:hint="eastAsia"/>
        </w:rPr>
        <w:t>VMManage</w:t>
      </w:r>
      <w:r w:rsidR="00D25412">
        <w:t xml:space="preserve"> APP</w:t>
      </w:r>
      <w:r w:rsidR="001C7DF0">
        <w:rPr>
          <w:rFonts w:hint="eastAsia"/>
        </w:rPr>
        <w:t>和</w:t>
      </w:r>
      <w:r w:rsidR="00D25412">
        <w:rPr>
          <w:rFonts w:hint="eastAsia"/>
        </w:rPr>
        <w:t>V</w:t>
      </w:r>
      <w:r w:rsidR="00D25412">
        <w:t>MS</w:t>
      </w:r>
      <w:r w:rsidR="00D25412">
        <w:rPr>
          <w:rFonts w:hint="eastAsia"/>
        </w:rPr>
        <w:t>ale</w:t>
      </w:r>
      <w:r w:rsidR="00D25412">
        <w:t xml:space="preserve"> APP</w:t>
      </w:r>
      <w:r w:rsidR="00F06F4B" w:rsidRPr="00636514">
        <w:rPr>
          <w:rFonts w:hint="eastAsia"/>
        </w:rPr>
        <w:t>的各个模块功能和实现，做出对应的时序图。</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5E378378" w:rsidR="00F06F4B" w:rsidRPr="00636514" w:rsidRDefault="00F06F4B" w:rsidP="006C24CD">
      <w:pPr>
        <w:pStyle w:val="1"/>
        <w:ind w:left="240"/>
      </w:pPr>
      <w:r w:rsidRPr="00636514">
        <w:br w:type="page"/>
      </w:r>
      <w:bookmarkStart w:id="59" w:name="_Toc492673752"/>
      <w:bookmarkStart w:id="60" w:name="_Toc498781580"/>
      <w:r w:rsidRPr="00636514">
        <w:lastRenderedPageBreak/>
        <w:t>第</w:t>
      </w:r>
      <w:r w:rsidRPr="00636514">
        <w:t>2</w:t>
      </w:r>
      <w:r w:rsidRPr="00636514">
        <w:t>章</w:t>
      </w:r>
      <w:r w:rsidRPr="00636514">
        <w:rPr>
          <w:rFonts w:hint="eastAsia"/>
          <w:lang w:eastAsia="zh-CN"/>
        </w:rPr>
        <w:t xml:space="preserve"> </w:t>
      </w:r>
      <w:r w:rsidR="002D193F">
        <w:rPr>
          <w:rFonts w:hint="eastAsia"/>
          <w:lang w:eastAsia="zh-CN"/>
        </w:rPr>
        <w:t>系统</w:t>
      </w:r>
      <w:r w:rsidR="007301FB">
        <w:rPr>
          <w:rFonts w:hint="eastAsia"/>
          <w:lang w:eastAsia="zh-CN"/>
        </w:rPr>
        <w:t>研究</w:t>
      </w:r>
      <w:r w:rsidRPr="00636514">
        <w:rPr>
          <w:rFonts w:hint="eastAsia"/>
        </w:rPr>
        <w:t>相关技术</w:t>
      </w:r>
      <w:bookmarkEnd w:id="59"/>
      <w:r w:rsidR="00A64972">
        <w:rPr>
          <w:rFonts w:hint="eastAsia"/>
        </w:rPr>
        <w:t>分析</w:t>
      </w:r>
      <w:bookmarkEnd w:id="60"/>
    </w:p>
    <w:p w14:paraId="5AEDFFD3" w14:textId="0F776897"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sidR="006037E2">
        <w:rPr>
          <w:rFonts w:hint="eastAsia"/>
          <w:lang w:val="x-none"/>
        </w:rPr>
        <w:t>软件即</w:t>
      </w:r>
      <w:r>
        <w:rPr>
          <w:rFonts w:hint="eastAsia"/>
          <w:lang w:val="x-none"/>
        </w:rPr>
        <w:t>服务的设计思想、多租户技术进行软件体系架构的设计</w:t>
      </w:r>
      <w:r w:rsidR="00A01904">
        <w:rPr>
          <w:rFonts w:hint="eastAsia"/>
          <w:lang w:val="x-none"/>
        </w:rPr>
        <w:t>。系统后台使用</w:t>
      </w:r>
      <w:r w:rsidR="00A01904">
        <w:rPr>
          <w:rFonts w:hint="eastAsia"/>
          <w:lang w:val="x-none"/>
        </w:rPr>
        <w:t>SSM</w:t>
      </w:r>
      <w:r w:rsidR="00A01904">
        <w:rPr>
          <w:rFonts w:hint="eastAsia"/>
          <w:lang w:val="x-none"/>
        </w:rPr>
        <w:t>框架进行</w:t>
      </w:r>
      <w:r w:rsidR="00F54463">
        <w:rPr>
          <w:rFonts w:hint="eastAsia"/>
          <w:lang w:val="x-none"/>
        </w:rPr>
        <w:t>分层设计</w:t>
      </w:r>
      <w:r w:rsidR="00A01904">
        <w:rPr>
          <w:rFonts w:hint="eastAsia"/>
          <w:lang w:val="x-none"/>
        </w:rPr>
        <w:t>，</w:t>
      </w:r>
      <w:r w:rsidR="00EB4F14">
        <w:rPr>
          <w:rFonts w:hint="eastAsia"/>
          <w:lang w:val="x-none"/>
        </w:rPr>
        <w:t>SSM</w:t>
      </w:r>
      <w:r w:rsidR="00EB4F14">
        <w:rPr>
          <w:rFonts w:hint="eastAsia"/>
          <w:lang w:val="x-none"/>
        </w:rPr>
        <w:t>框架能够</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335FBF">
        <w:rPr>
          <w:rFonts w:hint="eastAsia"/>
          <w:lang w:val="x-none"/>
        </w:rPr>
        <w:t>，面向对象的开发方法和分层</w:t>
      </w:r>
      <w:r w:rsidR="00F54463">
        <w:rPr>
          <w:rFonts w:hint="eastAsia"/>
          <w:lang w:val="x-none"/>
        </w:rPr>
        <w:t>开发</w:t>
      </w:r>
      <w:r w:rsidR="00335FBF">
        <w:rPr>
          <w:rFonts w:hint="eastAsia"/>
          <w:lang w:val="x-none"/>
        </w:rPr>
        <w:t>增强了系统的可维护性。系统终端软件使用</w:t>
      </w:r>
      <w:r w:rsidR="00335FBF">
        <w:rPr>
          <w:rFonts w:hint="eastAsia"/>
          <w:lang w:val="x-none"/>
        </w:rPr>
        <w:t>Android</w:t>
      </w:r>
      <w:r w:rsidR="00335FBF">
        <w:rPr>
          <w:rFonts w:hint="eastAsia"/>
          <w:lang w:val="x-none"/>
        </w:rPr>
        <w:t>技术进行开发，</w:t>
      </w:r>
      <w:r w:rsidR="007A1D17">
        <w:rPr>
          <w:rFonts w:hint="eastAsia"/>
          <w:lang w:val="x-none"/>
        </w:rPr>
        <w:t>Android</w:t>
      </w:r>
      <w:r w:rsidR="007A1D17">
        <w:rPr>
          <w:rFonts w:hint="eastAsia"/>
          <w:lang w:val="x-none"/>
        </w:rPr>
        <w:t>串口通信技术很好的解决了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61" w:name="_Toc498781581"/>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61"/>
    </w:p>
    <w:p w14:paraId="00C9DB9D" w14:textId="0D6C25D6" w:rsidR="003B3EFC" w:rsidRDefault="003B3EFC" w:rsidP="003B3EFC">
      <w:pPr>
        <w:pStyle w:val="3"/>
        <w:rPr>
          <w:color w:val="auto"/>
          <w:lang w:eastAsia="zh-CN"/>
        </w:rPr>
      </w:pPr>
      <w:bookmarkStart w:id="62" w:name="_Toc498781582"/>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62"/>
    </w:p>
    <w:p w14:paraId="3986291C" w14:textId="060A6ECA" w:rsidR="001039EB" w:rsidRPr="00EA11C7" w:rsidRDefault="001039EB" w:rsidP="00E65CA3">
      <w:pPr>
        <w:pStyle w:val="afe"/>
        <w:numPr>
          <w:ilvl w:val="0"/>
          <w:numId w:val="17"/>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05E0CC1F"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477E7BD7"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4664E0">
        <w:rPr>
          <w:rFonts w:hint="eastAsia"/>
        </w:rPr>
        <w:t>为当前较为流行的云计算技术之一，软件开发者可将软件系统部署在第三方平台上，供多个租户进行租用，从而有效降低企业的信息化成本和时间进程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E65CA3">
      <w:pPr>
        <w:pStyle w:val="afe"/>
        <w:numPr>
          <w:ilvl w:val="0"/>
          <w:numId w:val="17"/>
        </w:numPr>
        <w:ind w:firstLineChars="0"/>
        <w:rPr>
          <w:lang w:val="x-none"/>
        </w:rPr>
      </w:pPr>
      <w:r>
        <w:rPr>
          <w:rFonts w:hint="eastAsia"/>
          <w:lang w:val="x-none"/>
        </w:rPr>
        <w:t>多租户技术</w:t>
      </w:r>
      <w:r w:rsidR="008A1BF5">
        <w:rPr>
          <w:rFonts w:hint="eastAsia"/>
          <w:lang w:val="x-none"/>
        </w:rPr>
        <w:t>和数据隔离分析</w:t>
      </w:r>
    </w:p>
    <w:p w14:paraId="24906F6F" w14:textId="7159B17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3B393F95" w:rsidR="00F06F4B" w:rsidRPr="00636514" w:rsidRDefault="00F06F4B" w:rsidP="000C7694">
      <w:pPr>
        <w:ind w:firstLine="480"/>
      </w:pPr>
      <w:r w:rsidRPr="00636514">
        <w:t>共享数据库</w:t>
      </w:r>
      <w:r w:rsidR="00A17824">
        <w:rPr>
          <w:rFonts w:hint="eastAsia"/>
        </w:rPr>
        <w:t>、</w:t>
      </w:r>
      <w:r w:rsidR="00922129">
        <w:rPr>
          <w:rFonts w:hint="eastAsia"/>
        </w:rPr>
        <w:t>单独模式</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4E40BFE1" w:rsidR="00F06F4B" w:rsidRDefault="00F06F4B" w:rsidP="00F32C18">
      <w:pPr>
        <w:ind w:firstLine="480"/>
      </w:pPr>
      <w:r>
        <w:rPr>
          <w:rFonts w:hint="eastAsia"/>
        </w:rPr>
        <w:t>共享数据库，共享模式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E65CA3">
      <w:pPr>
        <w:pStyle w:val="afe"/>
        <w:numPr>
          <w:ilvl w:val="0"/>
          <w:numId w:val="17"/>
        </w:numPr>
        <w:ind w:firstLineChars="0"/>
        <w:rPr>
          <w:lang w:val="x-none"/>
        </w:rPr>
      </w:pPr>
      <w:r w:rsidRPr="007F7335">
        <w:rPr>
          <w:rFonts w:hint="eastAsia"/>
          <w:lang w:val="x-none"/>
        </w:rPr>
        <w:t>SaaS</w:t>
      </w:r>
      <w:r w:rsidRPr="007F7335">
        <w:rPr>
          <w:rFonts w:hint="eastAsia"/>
          <w:lang w:val="x-none"/>
        </w:rPr>
        <w:t>服务的基本概念</w:t>
      </w:r>
    </w:p>
    <w:p w14:paraId="3A3F28E7" w14:textId="5FBC6E48"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77089D15" w:rsidR="00F06F4B" w:rsidRDefault="00F06F4B" w:rsidP="005308A1">
      <w:pPr>
        <w:ind w:firstLine="480"/>
      </w:pPr>
      <w:r w:rsidRPr="00636514">
        <w:rPr>
          <w:rFonts w:hint="eastAsia"/>
        </w:rPr>
        <w:lastRenderedPageBreak/>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。共享的软件服务将单个用户进行软件开发和运维的成本分摊到各个租户的租金中，让软件开发费用变得低廉。这种模式非常适用于软件技术部门不完善的中小型企业，是其实现信息化的捷径。</w:t>
      </w:r>
    </w:p>
    <w:p w14:paraId="66B7B205" w14:textId="5D8BDCA0" w:rsidR="00693FB5" w:rsidRPr="00AD0376" w:rsidRDefault="00693FB5" w:rsidP="00693FB5">
      <w:pPr>
        <w:pStyle w:val="3"/>
        <w:rPr>
          <w:color w:val="auto"/>
        </w:rPr>
      </w:pPr>
      <w:bookmarkStart w:id="63" w:name="_Toc492673755"/>
      <w:bookmarkStart w:id="64" w:name="_Toc498781583"/>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63"/>
      <w:bookmarkEnd w:id="64"/>
    </w:p>
    <w:p w14:paraId="63ECDC0A" w14:textId="0D08F820" w:rsidR="002C1ECA" w:rsidRDefault="002C1ECA" w:rsidP="00E65CA3">
      <w:pPr>
        <w:pStyle w:val="afe"/>
        <w:numPr>
          <w:ilvl w:val="0"/>
          <w:numId w:val="18"/>
        </w:numPr>
        <w:ind w:firstLineChars="0"/>
      </w:pPr>
      <w:r>
        <w:rPr>
          <w:rFonts w:hint="eastAsia"/>
        </w:rPr>
        <w:t>SaaS</w:t>
      </w:r>
      <w:r>
        <w:t>服务的成熟度模型</w:t>
      </w:r>
    </w:p>
    <w:p w14:paraId="277BB6F3" w14:textId="77777777"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65CA3">
      <w:pPr>
        <w:pStyle w:val="afe"/>
        <w:numPr>
          <w:ilvl w:val="0"/>
          <w:numId w:val="13"/>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65CA3">
      <w:pPr>
        <w:pStyle w:val="afe"/>
        <w:numPr>
          <w:ilvl w:val="0"/>
          <w:numId w:val="13"/>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w:t>
      </w:r>
      <w:r w:rsidR="00F02BFD">
        <w:rPr>
          <w:rFonts w:hint="eastAsia"/>
        </w:rPr>
        <w:lastRenderedPageBreak/>
        <w:t>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。所有客户使用一套软件，当代码库进行修改时，将作用于每一个客户。</w:t>
      </w:r>
    </w:p>
    <w:p w14:paraId="70663C69" w14:textId="5106CF9F" w:rsidR="00B312C3" w:rsidRDefault="00B312C3" w:rsidP="00E65CA3">
      <w:pPr>
        <w:pStyle w:val="afe"/>
        <w:numPr>
          <w:ilvl w:val="0"/>
          <w:numId w:val="13"/>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4D6EEF79" w:rsidR="00ED6564" w:rsidRDefault="00ED6564" w:rsidP="00E65CA3">
      <w:pPr>
        <w:pStyle w:val="afe"/>
        <w:numPr>
          <w:ilvl w:val="0"/>
          <w:numId w:val="13"/>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1836D31B"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57C7527A" w:rsidR="002C1ECA" w:rsidRPr="00062A03" w:rsidRDefault="002C1ECA" w:rsidP="00E65CA3">
      <w:pPr>
        <w:pStyle w:val="afe"/>
        <w:numPr>
          <w:ilvl w:val="0"/>
          <w:numId w:val="18"/>
        </w:numPr>
        <w:ind w:firstLineChars="0"/>
      </w:pPr>
      <w:r>
        <w:rPr>
          <w:rFonts w:hint="eastAsia"/>
        </w:rPr>
        <w:t>SaaS</w:t>
      </w:r>
      <w:r>
        <w:rPr>
          <w:rFonts w:hint="eastAsia"/>
        </w:rPr>
        <w:t>服务的优势分析</w:t>
      </w:r>
    </w:p>
    <w:p w14:paraId="023FF6CA" w14:textId="21765FB6" w:rsidR="00F06F4B" w:rsidRDefault="006D0D64" w:rsidP="00F907EF">
      <w:pPr>
        <w:ind w:firstLine="480"/>
      </w:pPr>
      <w:r>
        <w:rPr>
          <w:rFonts w:hint="eastAsia"/>
          <w:noProof/>
        </w:rPr>
        <w:drawing>
          <wp:anchor distT="0" distB="0" distL="114300" distR="114300" simplePos="0" relativeHeight="251847680" behindDoc="0" locked="0" layoutInCell="1" allowOverlap="1" wp14:anchorId="3D9516AD" wp14:editId="433530C4">
            <wp:simplePos x="0" y="0"/>
            <wp:positionH relativeFrom="column">
              <wp:posOffset>254000</wp:posOffset>
            </wp:positionH>
            <wp:positionV relativeFrom="paragraph">
              <wp:posOffset>1917700</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sidR="00F06F4B">
        <w:rPr>
          <w:rFonts w:hint="eastAsia"/>
        </w:rPr>
        <w:t>SaaS</w:t>
      </w:r>
      <w:r w:rsidR="00EF4A84">
        <w:rPr>
          <w:rFonts w:hint="eastAsia"/>
        </w:rPr>
        <w:t>提供商将软件服务部署到提供商的硬件设备上，租户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w:t>
      </w:r>
      <w:r w:rsidR="00F06F4B">
        <w:rPr>
          <w:rFonts w:hint="eastAsia"/>
        </w:rPr>
        <w:lastRenderedPageBreak/>
        <w:t>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使用低价高质量的服务吸引客户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6F0F30"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E65CA3">
      <w:pPr>
        <w:pStyle w:val="afe"/>
        <w:numPr>
          <w:ilvl w:val="0"/>
          <w:numId w:val="14"/>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E65CA3">
      <w:pPr>
        <w:pStyle w:val="afe"/>
        <w:numPr>
          <w:ilvl w:val="0"/>
          <w:numId w:val="14"/>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E65CA3">
      <w:pPr>
        <w:pStyle w:val="afe"/>
        <w:numPr>
          <w:ilvl w:val="0"/>
          <w:numId w:val="14"/>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E65CA3">
      <w:pPr>
        <w:pStyle w:val="afe"/>
        <w:numPr>
          <w:ilvl w:val="0"/>
          <w:numId w:val="14"/>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E65CA3">
      <w:pPr>
        <w:pStyle w:val="afe"/>
        <w:numPr>
          <w:ilvl w:val="0"/>
          <w:numId w:val="14"/>
        </w:numPr>
        <w:ind w:firstLineChars="0"/>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E65CA3">
      <w:pPr>
        <w:pStyle w:val="afe"/>
        <w:numPr>
          <w:ilvl w:val="0"/>
          <w:numId w:val="14"/>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65" w:name="_Toc492673756"/>
      <w:bookmarkStart w:id="66" w:name="_Toc498781584"/>
      <w:r w:rsidRPr="005270D9">
        <w:rPr>
          <w:rFonts w:hint="eastAsia"/>
        </w:rPr>
        <w:t>2.2</w:t>
      </w:r>
      <w:r w:rsidRPr="00636514">
        <w:t xml:space="preserve"> </w:t>
      </w:r>
      <w:bookmarkEnd w:id="65"/>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66"/>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56494142" w:rsidR="00F06F4B" w:rsidRPr="00A70DE5" w:rsidRDefault="00F06F4B" w:rsidP="00E65CA3">
      <w:pPr>
        <w:pStyle w:val="afe"/>
        <w:numPr>
          <w:ilvl w:val="0"/>
          <w:numId w:val="19"/>
        </w:numPr>
        <w:ind w:firstLineChars="0"/>
      </w:pPr>
      <w:bookmarkStart w:id="67" w:name="_Toc492673757"/>
      <w:r w:rsidRPr="00A70DE5">
        <w:t>Spring</w:t>
      </w:r>
      <w:r w:rsidRPr="00A70DE5">
        <w:t>框架和</w:t>
      </w:r>
      <w:r w:rsidRPr="00A70DE5">
        <w:rPr>
          <w:rFonts w:hint="eastAsia"/>
        </w:rPr>
        <w:t>SpringMVC</w:t>
      </w:r>
      <w:bookmarkEnd w:id="67"/>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w:t>
      </w:r>
      <w:r w:rsidRPr="00636514">
        <w:rPr>
          <w:rFonts w:hint="eastAsia"/>
        </w:rPr>
        <w:lastRenderedPageBreak/>
        <w:t>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w:t>
      </w:r>
      <w:r w:rsidRPr="00636514">
        <w:rPr>
          <w:rFonts w:hint="eastAsia"/>
        </w:rPr>
        <w:lastRenderedPageBreak/>
        <w:t>离，有效降低代码的耦合性</w:t>
      </w:r>
      <w:r w:rsidR="004E11C9">
        <w:rPr>
          <w:rStyle w:val="af9"/>
        </w:rPr>
        <w:t>[</w:t>
      </w:r>
      <w:r w:rsidR="004E11C9" w:rsidRPr="00636514">
        <w:rPr>
          <w:rStyle w:val="af9"/>
        </w:rPr>
        <w:endnoteReference w:id="25"/>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6"/>
      </w:r>
      <w:r w:rsidR="004E11C9">
        <w:rPr>
          <w:rStyle w:val="af9"/>
        </w:rPr>
        <w:t>]</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7"/>
      </w:r>
      <w:r w:rsidR="004E11C9">
        <w:rPr>
          <w:rStyle w:val="af9"/>
        </w:rPr>
        <w:t>]</w:t>
      </w:r>
    </w:p>
    <w:p w14:paraId="5B47C217" w14:textId="0EB5E02E" w:rsidR="000C65C4" w:rsidRPr="00210766" w:rsidRDefault="000C65C4" w:rsidP="00E65CA3">
      <w:pPr>
        <w:pStyle w:val="afe"/>
        <w:numPr>
          <w:ilvl w:val="0"/>
          <w:numId w:val="19"/>
        </w:numPr>
        <w:ind w:firstLineChars="0"/>
      </w:pPr>
      <w:bookmarkStart w:id="68" w:name="_Toc492673758"/>
      <w:r w:rsidRPr="00210766">
        <w:rPr>
          <w:rFonts w:hint="eastAsia"/>
        </w:rPr>
        <w:t>数据持久层框架</w:t>
      </w:r>
      <w:bookmarkEnd w:id="68"/>
      <w:r w:rsidRPr="00210766">
        <w:rPr>
          <w:rFonts w:hint="eastAsia"/>
        </w:rPr>
        <w:t>对比</w:t>
      </w:r>
      <w:r>
        <w:rPr>
          <w:rFonts w:hint="eastAsia"/>
        </w:rPr>
        <w:t>及</w:t>
      </w:r>
      <w:r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lastRenderedPageBreak/>
        <w:t>所示</w:t>
      </w:r>
      <w:r>
        <w:rPr>
          <w:rFonts w:hint="eastAsia"/>
        </w:rPr>
        <w:t>。</w:t>
      </w:r>
    </w:p>
    <w:p w14:paraId="73198FA3" w14:textId="4819D45C" w:rsidR="00F06F4B" w:rsidRDefault="00EB2545" w:rsidP="00515C17">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00552694">
        <w:rPr>
          <w:rFonts w:hint="eastAsia"/>
          <w:noProof/>
        </w:rPr>
        <w:drawing>
          <wp:anchor distT="0" distB="0" distL="114300" distR="114300" simplePos="0" relativeHeight="251839488" behindDoc="0" locked="0" layoutInCell="1" allowOverlap="1" wp14:anchorId="44F88EDE" wp14:editId="660F9443">
            <wp:simplePos x="0" y="0"/>
            <wp:positionH relativeFrom="column">
              <wp:posOffset>88900</wp:posOffset>
            </wp:positionH>
            <wp:positionV relativeFrom="paragraph">
              <wp:posOffset>1922780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8"/>
      </w:r>
      <w:r>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9"/>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E65CA3">
      <w:pPr>
        <w:pStyle w:val="afe"/>
        <w:numPr>
          <w:ilvl w:val="0"/>
          <w:numId w:val="9"/>
        </w:numPr>
        <w:ind w:firstLineChars="0"/>
      </w:pPr>
      <w:r w:rsidRPr="00636514">
        <w:rPr>
          <w:rFonts w:hint="eastAsia"/>
        </w:rPr>
        <w:lastRenderedPageBreak/>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0"/>
      </w:r>
      <w:r w:rsidR="004E11C9">
        <w:rPr>
          <w:rStyle w:val="af9"/>
        </w:rPr>
        <w:t>]</w:t>
      </w:r>
      <w:r w:rsidRPr="005270D9">
        <w:rPr>
          <w:rFonts w:hint="eastAsia"/>
        </w:rPr>
        <w:t>。</w:t>
      </w:r>
    </w:p>
    <w:p w14:paraId="13757BA0" w14:textId="4373B383" w:rsidR="00F06F4B" w:rsidRPr="00636514" w:rsidRDefault="00F06F4B" w:rsidP="007341F7">
      <w:pPr>
        <w:pStyle w:val="2"/>
      </w:pPr>
      <w:bookmarkStart w:id="69" w:name="_Toc492673760"/>
      <w:bookmarkStart w:id="70" w:name="_Toc498781585"/>
      <w:r w:rsidRPr="00636514">
        <w:rPr>
          <w:rFonts w:hint="eastAsia"/>
        </w:rPr>
        <w:t>2.3</w:t>
      </w:r>
      <w:r w:rsidRPr="00636514">
        <w:t xml:space="preserve"> Android</w:t>
      </w:r>
      <w:bookmarkEnd w:id="69"/>
      <w:r>
        <w:rPr>
          <w:rFonts w:hint="eastAsia"/>
          <w:lang w:eastAsia="zh-CN"/>
        </w:rPr>
        <w:t>应用</w:t>
      </w:r>
      <w:r w:rsidR="00F021C3">
        <w:rPr>
          <w:rFonts w:hint="eastAsia"/>
          <w:lang w:eastAsia="zh-CN"/>
        </w:rPr>
        <w:t>技术</w:t>
      </w:r>
      <w:bookmarkEnd w:id="70"/>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1"/>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2"/>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34BAA19E"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4"/>
      </w:r>
      <w:r>
        <w:rPr>
          <w:rStyle w:val="af9"/>
        </w:rPr>
        <w:t>]</w:t>
      </w:r>
      <w:r w:rsidRPr="005270D9">
        <w:rPr>
          <w:rFonts w:hint="eastAsia"/>
        </w:rPr>
        <w:t>，</w:t>
      </w:r>
      <w:r w:rsidRPr="00636514">
        <w:rPr>
          <w:rFonts w:hint="eastAsia"/>
        </w:rPr>
        <w:t>可以让服务一直后台运</w:t>
      </w:r>
      <w:r w:rsidRPr="00636514">
        <w:rPr>
          <w:rFonts w:hint="eastAsia"/>
        </w:rPr>
        <w:lastRenderedPageBreak/>
        <w:t>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w:t>
      </w:r>
      <w:r w:rsidR="00350450">
        <w:rPr>
          <w:rFonts w:hint="eastAsia"/>
          <w:noProof/>
        </w:rPr>
        <w:drawing>
          <wp:anchor distT="0" distB="0" distL="114300" distR="114300" simplePos="0" relativeHeight="251840512" behindDoc="0" locked="0" layoutInCell="1" allowOverlap="1" wp14:anchorId="0E20CFEC" wp14:editId="702A3CB3">
            <wp:simplePos x="0" y="0"/>
            <wp:positionH relativeFrom="column">
              <wp:posOffset>45085</wp:posOffset>
            </wp:positionH>
            <wp:positionV relativeFrom="paragraph">
              <wp:posOffset>1525905</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42F2A4E2"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5"/>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7D266D"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6"/>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3424408C" w:rsidR="00D54A1A" w:rsidRPr="00003042" w:rsidRDefault="00D54A1A" w:rsidP="00326A95">
      <w:pPr>
        <w:pStyle w:val="2"/>
      </w:pPr>
      <w:bookmarkStart w:id="71" w:name="_Toc498781586"/>
      <w:r w:rsidRPr="00003042">
        <w:lastRenderedPageBreak/>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71"/>
    </w:p>
    <w:p w14:paraId="5D36D03C" w14:textId="0758A5AC" w:rsidR="00F90A7C"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7"/>
      </w:r>
      <w:r w:rsidR="00507CE3">
        <w:rPr>
          <w:vertAlign w:val="superscript"/>
        </w:rPr>
        <w:t>]</w:t>
      </w:r>
      <w:r w:rsidR="00675A42">
        <w:rPr>
          <w:rFonts w:hint="eastAsia"/>
        </w:rPr>
        <w:t>。</w:t>
      </w:r>
      <w:r w:rsidR="009E2022">
        <w:rPr>
          <w:rFonts w:hint="eastAsia"/>
        </w:rPr>
        <w:t>串口通信中有几个重要参数：波特率、数据位、停止位、奇偶校验等信息，在串口通信的过程中，每个串口指令都必须按照这些参数进行配置使用。</w:t>
      </w:r>
      <w:r w:rsidR="00877C66">
        <w:rPr>
          <w:rFonts w:hint="eastAsia"/>
        </w:rPr>
        <w:t>利用串口通信的双方都是按照一次只接收或只发送一个数据位的信息，虽然和计算机内部数据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r w:rsidR="000F5F1D">
        <w:rPr>
          <w:rFonts w:hint="eastAsia"/>
        </w:rPr>
        <w:t>目前，</w:t>
      </w:r>
      <w:r w:rsidR="003E254F" w:rsidRPr="00F90A7C">
        <w:rPr>
          <w:rFonts w:hint="eastAsia"/>
        </w:rPr>
        <w:t>Android</w:t>
      </w:r>
      <w:r w:rsidR="000F5F1D">
        <w:rPr>
          <w:rFonts w:hint="eastAsia"/>
        </w:rPr>
        <w:t>系统的</w:t>
      </w:r>
      <w:r w:rsidR="003E254F" w:rsidRPr="00F90A7C">
        <w:rPr>
          <w:rFonts w:hint="eastAsia"/>
        </w:rPr>
        <w:t>大部分产品只含有</w:t>
      </w:r>
      <w:r w:rsidR="003E254F" w:rsidRPr="00F90A7C">
        <w:rPr>
          <w:rFonts w:hint="eastAsia"/>
        </w:rPr>
        <w:t>USB</w:t>
      </w:r>
      <w:r w:rsidR="003E254F" w:rsidRPr="00F90A7C">
        <w:rPr>
          <w:rFonts w:hint="eastAsia"/>
        </w:rPr>
        <w:t>接口，</w:t>
      </w:r>
      <w:r w:rsidR="003D3F09" w:rsidRPr="00F90A7C">
        <w:rPr>
          <w:rFonts w:hint="eastAsia"/>
        </w:rPr>
        <w:t>很少</w:t>
      </w:r>
      <w:r w:rsidR="003E254F"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8"/>
      </w:r>
      <w:r w:rsidR="00581D95" w:rsidRPr="00A17AF8">
        <w:rPr>
          <w:vertAlign w:val="superscript"/>
        </w:rPr>
        <w:t>]</w:t>
      </w:r>
      <w:r w:rsidR="00232F78" w:rsidRPr="00F90A7C">
        <w:rPr>
          <w:rFonts w:hint="eastAsia"/>
        </w:rPr>
        <w:t>。</w:t>
      </w:r>
    </w:p>
    <w:p w14:paraId="6ED87406" w14:textId="595AD4C7" w:rsidR="008727B7" w:rsidRDefault="006822C2" w:rsidP="008727B7">
      <w:pPr>
        <w:ind w:firstLine="480"/>
      </w:pPr>
      <w:r>
        <w:rPr>
          <w:rFonts w:hint="eastAsia"/>
        </w:rPr>
        <w:t>Android</w:t>
      </w:r>
      <w:r>
        <w:t xml:space="preserve"> Open Accessory</w:t>
      </w:r>
      <w:r>
        <w:t>是</w:t>
      </w:r>
      <w:r>
        <w:rPr>
          <w:rFonts w:hint="eastAsia"/>
        </w:rPr>
        <w:t>Google</w:t>
      </w:r>
      <w:r>
        <w:rPr>
          <w:rFonts w:hint="eastAsia"/>
        </w:rPr>
        <w:t>在</w:t>
      </w:r>
      <w:r>
        <w:rPr>
          <w:rFonts w:hint="eastAsia"/>
        </w:rPr>
        <w:t>2015</w:t>
      </w:r>
      <w:r>
        <w:rPr>
          <w:rFonts w:hint="eastAsia"/>
        </w:rPr>
        <w:t>年推出的</w:t>
      </w:r>
      <w:r>
        <w:rPr>
          <w:rFonts w:hint="eastAsia"/>
        </w:rPr>
        <w:t>Android</w:t>
      </w:r>
      <w:r>
        <w:rPr>
          <w:rFonts w:hint="eastAsia"/>
        </w:rPr>
        <w:t>配件标准协议，是实现</w:t>
      </w:r>
      <w:r>
        <w:rPr>
          <w:rFonts w:hint="eastAsia"/>
        </w:rPr>
        <w:t>Android</w:t>
      </w:r>
      <w:r>
        <w:rPr>
          <w:rFonts w:hint="eastAsia"/>
        </w:rPr>
        <w:t>设备与外设通信的</w:t>
      </w:r>
      <w:r>
        <w:rPr>
          <w:rFonts w:hint="eastAsia"/>
        </w:rPr>
        <w:t>USB</w:t>
      </w:r>
      <w:r>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r w:rsidR="008727B7">
        <w:rPr>
          <w:rFonts w:hint="eastAsia"/>
        </w:rPr>
        <w:t>本文通过</w:t>
      </w:r>
      <w:r w:rsidR="00F72CD4">
        <w:rPr>
          <w:rFonts w:hint="eastAsia"/>
        </w:rPr>
        <w:t>Open</w:t>
      </w:r>
      <w:r w:rsidR="00F72CD4">
        <w:t xml:space="preserve"> Accessory</w:t>
      </w:r>
      <w:r w:rsidR="005A1B41">
        <w:t>实现</w:t>
      </w:r>
      <w:r w:rsidR="008727B7">
        <w:rPr>
          <w:rFonts w:hint="eastAsia"/>
        </w:rPr>
        <w:t>Android</w:t>
      </w:r>
      <w:r w:rsidR="008727B7">
        <w:rPr>
          <w:rFonts w:hint="eastAsia"/>
        </w:rPr>
        <w:t>设备</w:t>
      </w:r>
      <w:r w:rsidR="008727B7">
        <w:rPr>
          <w:rFonts w:hint="eastAsia"/>
        </w:rPr>
        <w:t>USB</w:t>
      </w:r>
      <w:r w:rsidR="008727B7">
        <w:t>接口</w:t>
      </w:r>
      <w:r w:rsidR="00DF2930">
        <w:rPr>
          <w:rFonts w:hint="eastAsia"/>
        </w:rPr>
        <w:t>转串口</w:t>
      </w:r>
      <w:r w:rsidR="008727B7">
        <w:rPr>
          <w:rFonts w:hint="eastAsia"/>
        </w:rPr>
        <w:t>，将串口线和售货机终端相连接，实现串口通信功能。</w:t>
      </w:r>
    </w:p>
    <w:p w14:paraId="617B64BD" w14:textId="4F9ABF08" w:rsidR="00F90A7C" w:rsidRPr="000F47E9" w:rsidRDefault="00F90A7C" w:rsidP="00F90A7C">
      <w:pPr>
        <w:pStyle w:val="2"/>
      </w:pPr>
      <w:bookmarkStart w:id="72" w:name="_Toc498781587"/>
      <w:r>
        <w:t>2.</w:t>
      </w:r>
      <w:r w:rsidR="001732AD">
        <w:rPr>
          <w:rFonts w:hint="eastAsia"/>
          <w:lang w:eastAsia="zh-CN"/>
        </w:rPr>
        <w:t>5</w:t>
      </w:r>
      <w:r>
        <w:t xml:space="preserve"> </w:t>
      </w:r>
      <w:r>
        <w:rPr>
          <w:rFonts w:hint="eastAsia"/>
        </w:rPr>
        <w:t>4G</w:t>
      </w:r>
      <w:r>
        <w:rPr>
          <w:rFonts w:hint="eastAsia"/>
          <w:lang w:eastAsia="zh-CN"/>
        </w:rPr>
        <w:t>无线通信</w:t>
      </w:r>
      <w:bookmarkEnd w:id="72"/>
    </w:p>
    <w:p w14:paraId="55D47F00" w14:textId="77777777"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w:t>
      </w:r>
      <w:r>
        <w:rPr>
          <w:rFonts w:hint="eastAsia"/>
          <w:vertAlign w:val="superscript"/>
        </w:rPr>
        <w:t>[</w:t>
      </w:r>
      <w:r>
        <w:rPr>
          <w:rStyle w:val="af9"/>
        </w:rPr>
        <w:endnoteReference w:id="39"/>
      </w:r>
      <w:r>
        <w:rPr>
          <w:vertAlign w:val="superscript"/>
        </w:rPr>
        <w:t>]</w:t>
      </w:r>
      <w:r>
        <w:rPr>
          <w:rFonts w:hint="eastAsia"/>
        </w:rPr>
        <w:t>。它建立在无线通信网络之上，用户可以在任何时间和地点使用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40"/>
      </w:r>
      <w:r>
        <w:rPr>
          <w:vertAlign w:val="superscript"/>
        </w:rPr>
        <w:t>]</w:t>
      </w:r>
      <w:r>
        <w:rPr>
          <w:rFonts w:hint="eastAsia"/>
        </w:rPr>
        <w:t>，能够增强设备的交互性。</w:t>
      </w:r>
    </w:p>
    <w:p w14:paraId="541902C2" w14:textId="77777777" w:rsidR="00F90A7C"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41"/>
      </w:r>
      <w:r>
        <w:rPr>
          <w:vertAlign w:val="superscript"/>
        </w:rPr>
        <w:t>]</w:t>
      </w:r>
      <w:r>
        <w:rPr>
          <w:rFonts w:hint="eastAsia"/>
        </w:rPr>
        <w:t>。人工管理主要靠手工摘录和对售货点逐一巡视的方式获取自动售货机终端信息，雇佣成本高、效率低、可靠性差；有线监控方式通过电话线、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lastRenderedPageBreak/>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w:t>
      </w:r>
      <w:r>
        <w:rPr>
          <w:rFonts w:hint="eastAsia"/>
        </w:rPr>
        <w:t xml:space="preserve"> </w:t>
      </w:r>
      <w:r>
        <w:rPr>
          <w:rFonts w:hint="eastAsia"/>
        </w:rPr>
        <w:t>这种传输成本较高，传输量小。</w:t>
      </w:r>
    </w:p>
    <w:p w14:paraId="4BDD072B" w14:textId="5E8BAB8F" w:rsidR="00232F78" w:rsidRDefault="00F90A7C" w:rsidP="00F90A7C">
      <w:pPr>
        <w:ind w:firstLine="480"/>
      </w:pPr>
      <w:r>
        <w:rPr>
          <w:rFonts w:hint="eastAsia"/>
        </w:rPr>
        <w:t>无线传输方式还可通过</w:t>
      </w:r>
      <w:r>
        <w:rPr>
          <w:rFonts w:hint="eastAsia"/>
        </w:rPr>
        <w:t>3</w:t>
      </w:r>
      <w:r>
        <w:t>G</w:t>
      </w:r>
      <w:r>
        <w:rPr>
          <w:rFonts w:hint="eastAsia"/>
        </w:rPr>
        <w:t>或者</w:t>
      </w:r>
      <w:r>
        <w:rPr>
          <w:rFonts w:hint="eastAsia"/>
        </w:rPr>
        <w:t>4</w:t>
      </w:r>
      <w:r>
        <w:t>G</w:t>
      </w:r>
      <w:r>
        <w:rPr>
          <w:rFonts w:hint="eastAsia"/>
        </w:rPr>
        <w:t>网络技术进行实现，目前</w:t>
      </w:r>
      <w:r>
        <w:rPr>
          <w:rFonts w:hint="eastAsia"/>
        </w:rPr>
        <w:t>4G</w:t>
      </w:r>
      <w:r>
        <w:rPr>
          <w:rFonts w:hint="eastAsia"/>
        </w:rPr>
        <w:t>网络技术发展成熟、数据传输速度快、与物联网技术结合紧密。本文在自动售货机终端</w:t>
      </w:r>
      <w:r>
        <w:rPr>
          <w:rFonts w:hint="eastAsia"/>
        </w:rPr>
        <w:t>Android</w:t>
      </w:r>
      <w:r>
        <w:rPr>
          <w:rFonts w:hint="eastAsia"/>
        </w:rPr>
        <w:t>设备中通过</w:t>
      </w:r>
      <w:r>
        <w:rPr>
          <w:rFonts w:hint="eastAsia"/>
        </w:rPr>
        <w:t>4G</w:t>
      </w:r>
      <w:r>
        <w:rPr>
          <w:rFonts w:hint="eastAsia"/>
        </w:rPr>
        <w:t>无线通信技术，将孤立的售货机网络连接起来，将售货机故障、缺货等信息及时传送到后台系统</w:t>
      </w:r>
      <w:r>
        <w:rPr>
          <w:rFonts w:hint="eastAsia"/>
          <w:vertAlign w:val="superscript"/>
        </w:rPr>
        <w:t>[</w:t>
      </w:r>
      <w:r>
        <w:rPr>
          <w:rStyle w:val="af9"/>
        </w:rPr>
        <w:endnoteReference w:id="42"/>
      </w:r>
      <w:r>
        <w:rPr>
          <w:vertAlign w:val="superscript"/>
        </w:rPr>
        <w:t>~</w:t>
      </w:r>
      <w:r>
        <w:rPr>
          <w:rStyle w:val="af9"/>
        </w:rPr>
        <w:endnoteReference w:id="43"/>
      </w:r>
      <w:r>
        <w:rPr>
          <w:vertAlign w:val="superscript"/>
        </w:rPr>
        <w:t>]</w:t>
      </w:r>
      <w:r>
        <w:rPr>
          <w:rFonts w:hint="eastAsia"/>
        </w:rPr>
        <w:t>。后台管理系统对各个售货机售货网点进行实时监控，及时获取机器的信息。</w:t>
      </w:r>
    </w:p>
    <w:p w14:paraId="13A7C3C0" w14:textId="0837D56F" w:rsidR="00F06F4B" w:rsidRPr="00636514" w:rsidRDefault="00F06F4B" w:rsidP="00170B15">
      <w:pPr>
        <w:pStyle w:val="1"/>
        <w:ind w:leftChars="0" w:left="240"/>
      </w:pPr>
      <w:r w:rsidRPr="00636514">
        <w:br w:type="page"/>
      </w:r>
      <w:bookmarkStart w:id="73" w:name="_Toc492673761"/>
      <w:bookmarkStart w:id="74" w:name="_Toc498781588"/>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73"/>
      <w:bookmarkEnd w:id="74"/>
    </w:p>
    <w:p w14:paraId="260D4D15" w14:textId="199A4669"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Pr="00636514">
        <w:rPr>
          <w:rFonts w:hint="eastAsia"/>
        </w:rPr>
        <w:t>分为</w:t>
      </w:r>
      <w:r w:rsidR="00E94901">
        <w:rPr>
          <w:rFonts w:hint="eastAsia"/>
        </w:rPr>
        <w:t>后台</w:t>
      </w:r>
      <w:r>
        <w:rPr>
          <w:rFonts w:hint="eastAsia"/>
        </w:rPr>
        <w:t>管理系统</w:t>
      </w:r>
      <w:r w:rsidRPr="00636514">
        <w:rPr>
          <w:rFonts w:hint="eastAsia"/>
        </w:rPr>
        <w:t>和终端</w:t>
      </w:r>
      <w:r w:rsidR="00E94901">
        <w:rPr>
          <w:rFonts w:hint="eastAsia"/>
        </w:rPr>
        <w:t>软件</w:t>
      </w:r>
      <w:r>
        <w:rPr>
          <w:rFonts w:hint="eastAsia"/>
        </w:rPr>
        <w:t>两大模块。</w:t>
      </w:r>
      <w:r w:rsidR="00994EFD">
        <w:rPr>
          <w:rFonts w:hint="eastAsia"/>
        </w:rPr>
        <w:t>VMCloudPlatform</w:t>
      </w:r>
      <w:r w:rsidR="00994EFD">
        <w:rPr>
          <w:rFonts w:hint="eastAsia"/>
        </w:rPr>
        <w:t>系统由自动售货机厂商管理，供自动售货机运营商使用。</w:t>
      </w:r>
    </w:p>
    <w:p w14:paraId="6752D82C" w14:textId="084E61EA" w:rsidR="00F06F4B" w:rsidRPr="00636514" w:rsidRDefault="00F06F4B" w:rsidP="002A4EFF">
      <w:pPr>
        <w:pStyle w:val="2"/>
        <w:ind w:firstLineChars="100" w:firstLine="281"/>
      </w:pPr>
      <w:bookmarkStart w:id="75" w:name="_Toc492673762"/>
      <w:bookmarkStart w:id="76" w:name="_Toc498781589"/>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75"/>
      <w:bookmarkEnd w:id="76"/>
    </w:p>
    <w:p w14:paraId="50433728" w14:textId="4EA95F9C" w:rsidR="006E5298"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8C04EE">
        <w:rPr>
          <w:rFonts w:hint="eastAsia"/>
        </w:rPr>
        <w:t>VMSale APP</w:t>
      </w:r>
      <w:r w:rsidR="008D6EC2">
        <w:rPr>
          <w:rFonts w:hint="eastAsia"/>
        </w:rPr>
        <w:t>和</w:t>
      </w:r>
      <w:r w:rsidR="008C04EE">
        <w:rPr>
          <w:rFonts w:hint="eastAsia"/>
        </w:rPr>
        <w:t>V</w:t>
      </w:r>
      <w:r w:rsidR="008C04EE">
        <w:t>MM</w:t>
      </w:r>
      <w:r w:rsidR="008C04EE">
        <w:rPr>
          <w:rFonts w:hint="eastAsia"/>
        </w:rPr>
        <w:t>anage 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8C04EE">
        <w:rPr>
          <w:rFonts w:hint="eastAsia"/>
        </w:rPr>
        <w:t>VMSale APP</w:t>
      </w:r>
      <w:r w:rsidR="00E22FFA">
        <w:rPr>
          <w:rFonts w:hint="eastAsia"/>
        </w:rPr>
        <w:t>中的</w:t>
      </w:r>
      <w:r w:rsidR="00034C3E">
        <w:rPr>
          <w:rFonts w:hint="eastAsia"/>
        </w:rPr>
        <w:t>移动支付功能和后台系统对售货机的监控功能</w:t>
      </w:r>
      <w:r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E65CA3">
      <w:pPr>
        <w:pStyle w:val="afe"/>
        <w:numPr>
          <w:ilvl w:val="0"/>
          <w:numId w:val="20"/>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E65CA3">
      <w:pPr>
        <w:pStyle w:val="afe"/>
        <w:numPr>
          <w:ilvl w:val="0"/>
          <w:numId w:val="20"/>
        </w:numPr>
        <w:ind w:firstLineChars="0"/>
      </w:pPr>
      <w:r>
        <w:rPr>
          <w:rFonts w:hint="eastAsia"/>
        </w:rPr>
        <w:t>通用性和重用性</w:t>
      </w:r>
    </w:p>
    <w:p w14:paraId="70672D9D" w14:textId="2564690B" w:rsidR="006E5298" w:rsidRDefault="007F562B" w:rsidP="00B21ABF">
      <w:pPr>
        <w:ind w:firstLine="480"/>
      </w:pPr>
      <w:r>
        <w:rPr>
          <w:rFonts w:hint="eastAsia"/>
        </w:rPr>
        <w:t>系统模块应具有通用性和</w:t>
      </w:r>
      <w:r w:rsidR="00CF5DDD">
        <w:rPr>
          <w:rFonts w:hint="eastAsia"/>
        </w:rPr>
        <w:t>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E65CA3">
      <w:pPr>
        <w:pStyle w:val="afe"/>
        <w:numPr>
          <w:ilvl w:val="0"/>
          <w:numId w:val="20"/>
        </w:numPr>
        <w:ind w:firstLineChars="0"/>
      </w:pPr>
      <w:r>
        <w:rPr>
          <w:rFonts w:hint="eastAsia"/>
        </w:rPr>
        <w:t>可移植性和健壮性</w:t>
      </w:r>
    </w:p>
    <w:p w14:paraId="274C1E41" w14:textId="61F5CAA6"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自我处理机制，这是售货机终端销售系统应该具备的容错性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E65CA3">
      <w:pPr>
        <w:pStyle w:val="afe"/>
        <w:numPr>
          <w:ilvl w:val="0"/>
          <w:numId w:val="21"/>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E65CA3">
      <w:pPr>
        <w:pStyle w:val="afe"/>
        <w:numPr>
          <w:ilvl w:val="0"/>
          <w:numId w:val="21"/>
        </w:numPr>
        <w:ind w:firstLineChars="0"/>
      </w:pPr>
      <w:r>
        <w:rPr>
          <w:rFonts w:hint="eastAsia"/>
        </w:rPr>
        <w:t>改造老旧售货机</w:t>
      </w:r>
    </w:p>
    <w:p w14:paraId="43BA57CE" w14:textId="5B0618FC" w:rsidR="0067538A" w:rsidRDefault="005450A4" w:rsidP="007B2567">
      <w:pPr>
        <w:ind w:firstLine="480"/>
      </w:pPr>
      <w:r>
        <w:rPr>
          <w:rFonts w:hint="eastAsia"/>
        </w:rPr>
        <w:lastRenderedPageBreak/>
        <w:t>使用外接</w:t>
      </w:r>
      <w:r>
        <w:rPr>
          <w:rFonts w:hint="eastAsia"/>
        </w:rPr>
        <w:t>Android</w:t>
      </w:r>
      <w:r w:rsidR="005C7A1C">
        <w:rPr>
          <w:rFonts w:hint="eastAsia"/>
        </w:rPr>
        <w:t>设备控制自动售货机的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Pr>
          <w:rFonts w:hint="eastAsia"/>
        </w:rPr>
        <w:t>封装</w:t>
      </w:r>
      <w:r w:rsidR="00CF3767">
        <w:rPr>
          <w:rFonts w:hint="eastAsia"/>
        </w:rPr>
        <w:t>售货</w:t>
      </w:r>
      <w:r w:rsidR="0002103D">
        <w:rPr>
          <w:rFonts w:hint="eastAsia"/>
        </w:rPr>
        <w:t>机货道的订单</w:t>
      </w:r>
      <w:r>
        <w:rPr>
          <w:rFonts w:hint="eastAsia"/>
        </w:rPr>
        <w:t>信息</w:t>
      </w:r>
      <w:r w:rsidR="002C31D2">
        <w:rPr>
          <w:rFonts w:hint="eastAsia"/>
        </w:rPr>
        <w:t>，</w:t>
      </w:r>
      <w:r w:rsidR="00D21683">
        <w:rPr>
          <w:rFonts w:hint="eastAsia"/>
        </w:rPr>
        <w:t>通过</w:t>
      </w:r>
      <w:r w:rsidR="00D21683">
        <w:rPr>
          <w:rFonts w:hint="eastAsia"/>
        </w:rPr>
        <w:t>4G</w:t>
      </w:r>
      <w:r w:rsidR="00D21683">
        <w:rPr>
          <w:rFonts w:hint="eastAsia"/>
        </w:rPr>
        <w:t>网络</w:t>
      </w:r>
      <w:r>
        <w:rPr>
          <w:rFonts w:hint="eastAsia"/>
        </w:rPr>
        <w:t>传送给</w:t>
      </w:r>
      <w:r w:rsidR="00492848">
        <w:rPr>
          <w:rFonts w:hint="eastAsia"/>
        </w:rPr>
        <w:t>管理系统</w:t>
      </w:r>
      <w:r w:rsidR="008E3AA7">
        <w:rPr>
          <w:rFonts w:hint="eastAsia"/>
        </w:rPr>
        <w:t>。</w:t>
      </w:r>
      <w:r w:rsidR="00F5073C">
        <w:rPr>
          <w:rFonts w:hint="eastAsia"/>
        </w:rPr>
        <w:t>自动售货机管理员从后台管理系统对售货机库存和状态进行监控</w:t>
      </w:r>
      <w:r w:rsidR="003263C1">
        <w:rPr>
          <w:rFonts w:hint="eastAsia"/>
        </w:rPr>
        <w:t>。</w:t>
      </w:r>
    </w:p>
    <w:p w14:paraId="268DE31D" w14:textId="2F981BB2" w:rsidR="007B2567" w:rsidRDefault="007B2567" w:rsidP="00E65CA3">
      <w:pPr>
        <w:pStyle w:val="afe"/>
        <w:numPr>
          <w:ilvl w:val="0"/>
          <w:numId w:val="21"/>
        </w:numPr>
        <w:ind w:firstLineChars="0"/>
      </w:pPr>
      <w:r>
        <w:rPr>
          <w:rFonts w:hint="eastAsia"/>
        </w:rPr>
        <w:t>终端软件智能化</w:t>
      </w:r>
    </w:p>
    <w:p w14:paraId="4A3036C6" w14:textId="258F6777" w:rsidR="005450A4"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r w:rsidR="00534E45">
        <w:rPr>
          <w:rFonts w:hint="eastAsia"/>
        </w:rPr>
        <w:t>实现自动售货机终端营业员的售货机管理软件，帮互助营业员在上货现场更新自动售货机信息和个人库存。</w:t>
      </w:r>
    </w:p>
    <w:p w14:paraId="27BA4785" w14:textId="2B367B42" w:rsidR="00F06F4B" w:rsidRPr="00636514" w:rsidRDefault="00F06F4B" w:rsidP="006C1A62">
      <w:pPr>
        <w:pStyle w:val="2"/>
      </w:pPr>
      <w:bookmarkStart w:id="77" w:name="_Toc498781590"/>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77"/>
    </w:p>
    <w:p w14:paraId="33C555DD" w14:textId="484041CE" w:rsidR="003322EE" w:rsidRDefault="004F13F7" w:rsidP="003322EE">
      <w:pPr>
        <w:ind w:firstLine="480"/>
      </w:pPr>
      <w:r>
        <w:rPr>
          <w:rFonts w:hint="eastAsia"/>
        </w:rPr>
        <w:t>VMCloud</w:t>
      </w:r>
      <w:r>
        <w:t>Platform</w:t>
      </w:r>
      <w:r>
        <w:rPr>
          <w:rFonts w:hint="eastAsia"/>
        </w:rPr>
        <w:t>系统由自动售货机厂商管理，自动售货机运营商作为租户使用。</w:t>
      </w:r>
      <w:r w:rsidR="00BB0659">
        <w:rPr>
          <w:rFonts w:hint="eastAsia"/>
        </w:rPr>
        <w:t>自动售货机厂商除作为系统管理员外，还拥有其内部的管理模块。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运营商平台</w:t>
      </w:r>
      <w:r w:rsidR="00544F1C">
        <w:rPr>
          <w:rFonts w:hint="eastAsia"/>
        </w:rPr>
        <w:t>系统</w:t>
      </w:r>
      <w:r w:rsidR="008B7E14">
        <w:rPr>
          <w:rFonts w:hint="eastAsia"/>
        </w:rPr>
        <w:t>时，根据实际需求选择要租用的功能单元，</w:t>
      </w:r>
      <w:r w:rsidR="00955E64">
        <w:rPr>
          <w:rFonts w:hint="eastAsia"/>
        </w:rPr>
        <w:t>系统</w:t>
      </w:r>
      <w:r w:rsidR="00544F1C">
        <w:rPr>
          <w:rFonts w:hint="eastAsia"/>
        </w:rPr>
        <w:t>为</w:t>
      </w:r>
      <w:r w:rsidR="00F06F4B" w:rsidRPr="00636514">
        <w:rPr>
          <w:rFonts w:hint="eastAsia"/>
        </w:rPr>
        <w:t>每个</w:t>
      </w:r>
      <w:r w:rsidR="00955E64">
        <w:rPr>
          <w:rFonts w:hint="eastAsia"/>
        </w:rPr>
        <w:t>用户</w:t>
      </w:r>
      <w:r w:rsidR="00DB1B54">
        <w:rPr>
          <w:rFonts w:hint="eastAsia"/>
        </w:rPr>
        <w:t>分配权限</w:t>
      </w:r>
      <w:r w:rsidR="00F06F4B" w:rsidRPr="00636514">
        <w:rPr>
          <w:rFonts w:hint="eastAsia"/>
        </w:rPr>
        <w:t>，</w:t>
      </w:r>
      <w:r w:rsidR="00DB1B54">
        <w:rPr>
          <w:rFonts w:hint="eastAsia"/>
        </w:rPr>
        <w:t>使其能够进入不同的功能单元</w:t>
      </w:r>
      <w:r w:rsidR="00F06F4B"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8B7E14">
        <w:rPr>
          <w:rFonts w:hint="eastAsia"/>
        </w:rPr>
        <w:t>商品</w:t>
      </w:r>
      <w:r w:rsidR="0080778E">
        <w:rPr>
          <w:rFonts w:hint="eastAsia"/>
        </w:rPr>
        <w:t>。</w:t>
      </w:r>
    </w:p>
    <w:p w14:paraId="00AC417F" w14:textId="6468961F" w:rsidR="00F06F4B" w:rsidRPr="00636514" w:rsidRDefault="00E21A4C" w:rsidP="00E21A4C">
      <w:pPr>
        <w:ind w:left="480" w:firstLineChars="0" w:firstLine="0"/>
      </w:pPr>
      <w:r>
        <w:rPr>
          <w:rFonts w:hint="eastAsia"/>
        </w:rPr>
        <w:t>（</w:t>
      </w:r>
      <w:r>
        <w:rPr>
          <w:rFonts w:hint="eastAsia"/>
        </w:rPr>
        <w:t>1</w:t>
      </w:r>
      <w:r>
        <w:rPr>
          <w:rFonts w:hint="eastAsia"/>
        </w:rPr>
        <w:t>）</w:t>
      </w:r>
      <w:r w:rsidR="008560E7">
        <w:rPr>
          <w:rFonts w:hint="eastAsia"/>
        </w:rPr>
        <w:t>自动售货机</w:t>
      </w:r>
      <w:r w:rsidR="009D1AAD">
        <w:rPr>
          <w:rFonts w:hint="eastAsia"/>
        </w:rPr>
        <w:t>厂商需求</w:t>
      </w:r>
    </w:p>
    <w:p w14:paraId="6B595D08" w14:textId="17134676" w:rsidR="00F06F4B" w:rsidRDefault="003E5C92" w:rsidP="00051DA1">
      <w:pPr>
        <w:ind w:firstLine="480"/>
      </w:pPr>
      <w:r>
        <w:rPr>
          <w:rFonts w:hint="eastAsia"/>
          <w:noProof/>
        </w:rPr>
        <w:lastRenderedPageBreak/>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BEE">
        <w:rPr>
          <w:rFonts w:hint="eastAsia"/>
        </w:rPr>
        <w:t>自动</w:t>
      </w:r>
      <w:r w:rsidR="00F06F4B" w:rsidRPr="00636514">
        <w:rPr>
          <w:rFonts w:hint="eastAsia"/>
        </w:rPr>
        <w:t>售货机云平台</w:t>
      </w:r>
      <w:r w:rsidR="00A90BEE">
        <w:rPr>
          <w:rFonts w:hint="eastAsia"/>
        </w:rPr>
        <w:t>的开发和搭建</w:t>
      </w:r>
      <w:r w:rsidR="00977282">
        <w:rPr>
          <w:rFonts w:hint="eastAsia"/>
        </w:rPr>
        <w:t>工作</w:t>
      </w:r>
      <w:r w:rsidR="00C37865">
        <w:rPr>
          <w:rFonts w:hint="eastAsia"/>
        </w:rPr>
        <w:t>由厂商负责</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413768ED" w:rsidR="00F06F4B" w:rsidRPr="00636514" w:rsidRDefault="00E21A4C" w:rsidP="00E21A4C">
      <w:pPr>
        <w:ind w:left="480" w:firstLineChars="0" w:firstLine="0"/>
      </w:pPr>
      <w:r>
        <w:rPr>
          <w:rFonts w:hint="eastAsia"/>
        </w:rPr>
        <w:t>（</w:t>
      </w:r>
      <w:r>
        <w:rPr>
          <w:rFonts w:hint="eastAsia"/>
        </w:rPr>
        <w:t>2</w:t>
      </w:r>
      <w:r>
        <w:rPr>
          <w:rFonts w:hint="eastAsia"/>
        </w:rPr>
        <w:t>）</w:t>
      </w:r>
      <w:r w:rsidR="008560E7">
        <w:rPr>
          <w:rFonts w:hint="eastAsia"/>
        </w:rPr>
        <w:t>自动售货机</w:t>
      </w:r>
      <w:r w:rsidR="00F06F4B" w:rsidRPr="00636514">
        <w:rPr>
          <w:rFonts w:hint="eastAsia"/>
        </w:rPr>
        <w:t>运营商</w:t>
      </w:r>
      <w:r w:rsidR="008560E7">
        <w:rPr>
          <w:rFonts w:hint="eastAsia"/>
        </w:rPr>
        <w:t>需求</w:t>
      </w:r>
    </w:p>
    <w:p w14:paraId="1500A478" w14:textId="6642B1C5" w:rsidR="00F06F4B" w:rsidRDefault="00F06F4B" w:rsidP="00CD032E">
      <w:pPr>
        <w:ind w:firstLine="480"/>
      </w:pPr>
      <w:r>
        <w:rPr>
          <w:rFonts w:hint="eastAsia"/>
          <w:noProof/>
        </w:rPr>
        <w:lastRenderedPageBreak/>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31D9FD3" w:rsidR="00F06F4B" w:rsidRPr="005270D9" w:rsidRDefault="00F06F4B" w:rsidP="005A23D3">
      <w:pPr>
        <w:pStyle w:val="aff0"/>
      </w:pPr>
      <w:r>
        <w:rPr>
          <w:rFonts w:hint="eastAsia"/>
        </w:rPr>
        <w:t>图</w:t>
      </w:r>
      <w:r>
        <w:rPr>
          <w:rFonts w:hint="eastAsia"/>
        </w:rPr>
        <w:t>3-2</w:t>
      </w:r>
      <w:r>
        <w:t xml:space="preserve">  </w:t>
      </w:r>
      <w:r>
        <w:rPr>
          <w:rFonts w:hint="eastAsia"/>
        </w:rPr>
        <w:t>运营商</w:t>
      </w:r>
      <w:r w:rsidR="00524C17">
        <w:rPr>
          <w:rFonts w:hint="eastAsia"/>
        </w:rPr>
        <w:t>模块</w:t>
      </w:r>
      <w:r>
        <w:rPr>
          <w:rFonts w:hint="eastAsia"/>
        </w:rPr>
        <w:t>系统用例图</w:t>
      </w:r>
    </w:p>
    <w:p w14:paraId="750FACF0" w14:textId="217A4126"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DD3E92">
        <w:rPr>
          <w:rFonts w:hint="eastAsia"/>
        </w:rPr>
        <w:t>。</w:t>
      </w:r>
      <w:r w:rsidR="009502C8">
        <w:rPr>
          <w:rFonts w:hint="eastAsia"/>
        </w:rPr>
        <w:t>平台租用成功后，系统记录租用的开始、截止日期</w:t>
      </w:r>
      <w:r w:rsidR="00606D7C">
        <w:rPr>
          <w:rFonts w:hint="eastAsia"/>
        </w:rPr>
        <w:t>、功能组</w:t>
      </w:r>
      <w:r w:rsidR="009502C8">
        <w:rPr>
          <w:rFonts w:hint="eastAsia"/>
        </w:rPr>
        <w:t>。</w:t>
      </w:r>
      <w:r w:rsidR="00034941">
        <w:rPr>
          <w:rFonts w:hint="eastAsia"/>
        </w:rPr>
        <w:t>系统具有可重用性，租用到期可进行续费。</w:t>
      </w:r>
    </w:p>
    <w:p w14:paraId="62C39AF0" w14:textId="00FE491D"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sidR="00025561">
        <w:rPr>
          <w:rFonts w:hint="eastAsia"/>
        </w:rPr>
        <w:t>营业员</w:t>
      </w:r>
      <w:r w:rsidRPr="00636514">
        <w:rPr>
          <w:rFonts w:hint="eastAsia"/>
        </w:rPr>
        <w:t>不具有用户管理的权限。</w:t>
      </w:r>
    </w:p>
    <w:p w14:paraId="7ADFA2CA" w14:textId="6F70F5D8"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5B944332" w:rsidR="00F06F4B" w:rsidRPr="00636514" w:rsidRDefault="00F06F4B" w:rsidP="006E1F3C">
      <w:pPr>
        <w:ind w:firstLineChars="0" w:firstLine="420"/>
      </w:pPr>
      <w:r w:rsidRPr="00636514">
        <w:lastRenderedPageBreak/>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7B4ADF1C"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44E817F8" w:rsidR="00F06F4B" w:rsidRPr="00636514" w:rsidRDefault="00F06F4B" w:rsidP="00171D1D">
      <w:pPr>
        <w:pStyle w:val="2"/>
        <w:rPr>
          <w:lang w:eastAsia="zh-CN"/>
        </w:rPr>
      </w:pPr>
      <w:bookmarkStart w:id="78" w:name="_Toc498781591"/>
      <w:r w:rsidRPr="00636514">
        <w:rPr>
          <w:rFonts w:hint="eastAsia"/>
        </w:rPr>
        <w:t>3.</w:t>
      </w:r>
      <w:r w:rsidR="00BA09C8">
        <w:rPr>
          <w:lang w:eastAsia="zh-CN"/>
        </w:rPr>
        <w:t>2</w:t>
      </w:r>
      <w:r w:rsidR="00442DED">
        <w:rPr>
          <w:rFonts w:hint="eastAsia"/>
        </w:rPr>
        <w:t xml:space="preserve"> </w:t>
      </w:r>
      <w:r w:rsidRPr="00636514">
        <w:rPr>
          <w:rFonts w:hint="eastAsia"/>
        </w:rPr>
        <w:t>Android</w:t>
      </w:r>
      <w:r w:rsidRPr="00636514">
        <w:rPr>
          <w:rFonts w:hint="eastAsia"/>
        </w:rPr>
        <w:t>终端</w:t>
      </w:r>
      <w:r w:rsidR="007967DF">
        <w:rPr>
          <w:rFonts w:hint="eastAsia"/>
          <w:lang w:eastAsia="zh-CN"/>
        </w:rPr>
        <w:t>应用</w:t>
      </w:r>
      <w:r w:rsidR="008334D4">
        <w:rPr>
          <w:rFonts w:hint="eastAsia"/>
          <w:lang w:eastAsia="zh-CN"/>
        </w:rPr>
        <w:t>需求分析</w:t>
      </w:r>
      <w:bookmarkEnd w:id="78"/>
    </w:p>
    <w:p w14:paraId="7E53F48F" w14:textId="7C32CBA5"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w:t>
      </w:r>
      <w:r w:rsidR="00BA13C4">
        <w:rPr>
          <w:rFonts w:hint="eastAsia"/>
        </w:rPr>
        <w:t>V</w:t>
      </w:r>
      <w:r w:rsidR="00BA13C4">
        <w:t>MManage APP</w:t>
      </w:r>
      <w:r w:rsidR="00F06F4B" w:rsidRPr="00636514">
        <w:rPr>
          <w:rFonts w:hint="eastAsia"/>
        </w:rPr>
        <w:t>和</w:t>
      </w:r>
      <w:r w:rsidR="00BA13C4">
        <w:rPr>
          <w:rFonts w:hint="eastAsia"/>
        </w:rPr>
        <w:t>VMSale A</w:t>
      </w:r>
      <w:r w:rsidR="007B36EA">
        <w:rPr>
          <w:rFonts w:hint="eastAsia"/>
        </w:rPr>
        <w:t>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24A0617A" w:rsidR="00F06F4B" w:rsidRDefault="008C04EE" w:rsidP="00520158">
      <w:pPr>
        <w:pStyle w:val="afe"/>
        <w:numPr>
          <w:ilvl w:val="0"/>
          <w:numId w:val="24"/>
        </w:numPr>
        <w:ind w:firstLineChars="0"/>
      </w:pPr>
      <w:r>
        <w:rPr>
          <w:rFonts w:hint="eastAsia"/>
        </w:rPr>
        <w:t>VMManage APP</w:t>
      </w:r>
      <w:r w:rsidR="00132785">
        <w:rPr>
          <w:rFonts w:hint="eastAsia"/>
        </w:rPr>
        <w:t>需求</w:t>
      </w:r>
      <w:r w:rsidR="00856DEB">
        <w:rPr>
          <w:rFonts w:hint="eastAsia"/>
        </w:rPr>
        <w:t>分析</w:t>
      </w:r>
    </w:p>
    <w:p w14:paraId="796E47E4" w14:textId="185CDD2C" w:rsidR="00280566" w:rsidRDefault="001E2FE0" w:rsidP="00041A47">
      <w:pPr>
        <w:ind w:firstLine="480"/>
      </w:pPr>
      <w:r>
        <w:rPr>
          <w:rFonts w:hint="eastAsia"/>
          <w:noProof/>
        </w:rPr>
        <w:drawing>
          <wp:anchor distT="0" distB="0" distL="114300" distR="114300" simplePos="0" relativeHeight="251870208" behindDoc="0" locked="0" layoutInCell="1" allowOverlap="1" wp14:anchorId="1F59B464" wp14:editId="55C4204E">
            <wp:simplePos x="0" y="0"/>
            <wp:positionH relativeFrom="column">
              <wp:posOffset>104775</wp:posOffset>
            </wp:positionH>
            <wp:positionV relativeFrom="paragraph">
              <wp:posOffset>1336040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是为自动售货机运营商</w:t>
      </w:r>
      <w:r w:rsidR="004F3208">
        <w:rPr>
          <w:rFonts w:hint="eastAsia"/>
        </w:rPr>
        <w:t>上货</w:t>
      </w:r>
      <w:r w:rsidR="008C04EE">
        <w:rPr>
          <w:rFonts w:hint="eastAsia"/>
        </w:rPr>
        <w:t>营业员</w:t>
      </w:r>
      <w:r w:rsidR="004F3208" w:rsidRPr="00636514">
        <w:rPr>
          <w:rFonts w:hint="eastAsia"/>
        </w:rPr>
        <w:t>开发的一套移动端应用，</w:t>
      </w:r>
      <w:r w:rsidR="004F3208">
        <w:rPr>
          <w:rFonts w:hint="eastAsia"/>
        </w:rPr>
        <w:t>能够取代传统的人工抄记的管理模式，实现移动端更新售货机数据和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4F3208">
        <w:rPr>
          <w:rFonts w:hint="eastAsia"/>
        </w:rPr>
        <w:t>APP</w:t>
      </w:r>
      <w:r w:rsidR="004F3208">
        <w:rPr>
          <w:rFonts w:hint="eastAsia"/>
        </w:rPr>
        <w:t>进行</w:t>
      </w:r>
      <w:r w:rsidR="004F3208" w:rsidRPr="00636514">
        <w:rPr>
          <w:rFonts w:hint="eastAsia"/>
        </w:rPr>
        <w:t>机器列表</w:t>
      </w:r>
      <w:r w:rsidR="004F3208">
        <w:rPr>
          <w:rFonts w:hint="eastAsia"/>
        </w:rPr>
        <w:t>查看、货道存货量更新</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4F8E4C98"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6674CA0E" w:rsidR="00F06F4B" w:rsidRPr="00636514" w:rsidRDefault="00F06F4B" w:rsidP="00326BF6">
      <w:pPr>
        <w:ind w:firstLine="480"/>
      </w:pPr>
      <w:r w:rsidRPr="00636514">
        <w:t>用户登录</w:t>
      </w:r>
      <w:r w:rsidRPr="00636514">
        <w:rPr>
          <w:rFonts w:hint="eastAsia"/>
        </w:rPr>
        <w:t>：</w:t>
      </w:r>
      <w:r w:rsidR="007B0524">
        <w:rPr>
          <w:rFonts w:hint="eastAsia"/>
        </w:rPr>
        <w:t>供</w:t>
      </w:r>
      <w:r w:rsidR="000156E4">
        <w:rPr>
          <w:rFonts w:hint="eastAsia"/>
        </w:rPr>
        <w:t>营业员</w:t>
      </w:r>
      <w:r w:rsidRPr="00636514">
        <w:rPr>
          <w:rFonts w:hint="eastAsia"/>
        </w:rPr>
        <w:t>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lastRenderedPageBreak/>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0C6F6AF5" w:rsidR="00F06F4B" w:rsidRPr="00636514" w:rsidRDefault="001E02CC" w:rsidP="007B0524">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0E2B9C88"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8C04EE">
        <w:rPr>
          <w:rFonts w:hint="eastAsia"/>
        </w:rPr>
        <w:t>VMManage APP</w:t>
      </w:r>
      <w:r w:rsidR="002C1479">
        <w:rPr>
          <w:rFonts w:hint="eastAsia"/>
        </w:rPr>
        <w:t>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25405FD0" w:rsidR="00F06F4B" w:rsidRPr="00636514" w:rsidRDefault="008C04EE" w:rsidP="00520158">
      <w:pPr>
        <w:pStyle w:val="afe"/>
        <w:numPr>
          <w:ilvl w:val="0"/>
          <w:numId w:val="24"/>
        </w:numPr>
        <w:ind w:firstLineChars="0"/>
      </w:pPr>
      <w:r>
        <w:t>VMSale APP</w:t>
      </w:r>
      <w:r w:rsidR="00132785">
        <w:rPr>
          <w:rFonts w:hint="eastAsia"/>
        </w:rPr>
        <w:t>需求</w:t>
      </w:r>
      <w:r w:rsidR="007B75D1">
        <w:rPr>
          <w:rFonts w:hint="eastAsia"/>
        </w:rPr>
        <w:t>分析</w:t>
      </w:r>
      <w:r w:rsidR="00F06F4B" w:rsidRPr="00636514">
        <w:rPr>
          <w:rFonts w:hint="eastAsia"/>
        </w:rPr>
        <w:t xml:space="preserve"> </w:t>
      </w:r>
    </w:p>
    <w:p w14:paraId="57C79E80" w14:textId="3F829476" w:rsidR="00F06F4B" w:rsidRDefault="008C04EE" w:rsidP="00856000">
      <w:pPr>
        <w:ind w:firstLine="480"/>
      </w:pPr>
      <w:r>
        <w:t>VMSale 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990C85">
        <w:t>在页面中网格形式显示</w:t>
      </w:r>
      <w:r w:rsidR="00990C85">
        <w:rPr>
          <w:rFonts w:hint="eastAsia"/>
        </w:rPr>
        <w:t>。</w:t>
      </w:r>
    </w:p>
    <w:p w14:paraId="5BEACCF4" w14:textId="2D6A96BD" w:rsidR="00B95136" w:rsidRPr="00B95136" w:rsidRDefault="00B918B6" w:rsidP="00990C85">
      <w:pPr>
        <w:pStyle w:val="aff0"/>
      </w:pPr>
      <w:r>
        <w:rPr>
          <w:noProof/>
        </w:rPr>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w:t>
      </w:r>
      <w:r w:rsidR="008C04EE">
        <w:t>VMSale 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1A2E3520" w14:textId="57729489" w:rsidR="001F5981" w:rsidRDefault="00F06F4B" w:rsidP="001F5981">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8C04EE">
        <w:rPr>
          <w:rFonts w:hint="eastAsia"/>
        </w:rPr>
        <w:t>VMSale APP</w:t>
      </w:r>
      <w:r w:rsidR="006B688F">
        <w:rPr>
          <w:rFonts w:hint="eastAsia"/>
        </w:rPr>
        <w:t>并</w:t>
      </w:r>
      <w:r w:rsidRPr="00636514">
        <w:rPr>
          <w:rFonts w:hint="eastAsia"/>
        </w:rPr>
        <w:t>重启。</w:t>
      </w:r>
    </w:p>
    <w:p w14:paraId="040F7B2E" w14:textId="3A92F305" w:rsidR="000156E4" w:rsidRDefault="000156E4" w:rsidP="000156E4">
      <w:pPr>
        <w:ind w:firstLineChars="83" w:firstLine="199"/>
      </w:pPr>
    </w:p>
    <w:p w14:paraId="4950F84C" w14:textId="1486867D" w:rsidR="00F06F4B" w:rsidRDefault="00F06F4B" w:rsidP="00964AD1">
      <w:pPr>
        <w:pStyle w:val="1"/>
        <w:ind w:left="240"/>
        <w:rPr>
          <w:lang w:eastAsia="zh-CN"/>
        </w:rPr>
      </w:pPr>
      <w:bookmarkStart w:id="79" w:name="_Toc492673775"/>
      <w:r w:rsidRPr="00636514">
        <w:rPr>
          <w:lang w:val="en-US" w:eastAsia="zh-CN"/>
        </w:rPr>
        <w:br w:type="page"/>
      </w:r>
      <w:bookmarkStart w:id="80" w:name="_Toc498781592"/>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80"/>
    </w:p>
    <w:p w14:paraId="14B06434" w14:textId="1E0E2045" w:rsidR="00F06F4B" w:rsidRDefault="00F06F4B" w:rsidP="00E25867">
      <w:pPr>
        <w:pStyle w:val="2"/>
      </w:pPr>
      <w:bookmarkStart w:id="81" w:name="_Toc498781593"/>
      <w:r>
        <w:rPr>
          <w:rFonts w:hint="eastAsia"/>
        </w:rPr>
        <w:t xml:space="preserve">4.1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bookmarkEnd w:id="81"/>
    </w:p>
    <w:p w14:paraId="68AFD57F" w14:textId="546CBD84" w:rsidR="001F412F" w:rsidRDefault="00673441" w:rsidP="00673441">
      <w:pPr>
        <w:pStyle w:val="3"/>
      </w:pPr>
      <w:bookmarkStart w:id="82" w:name="_Toc498781594"/>
      <w:r>
        <w:rPr>
          <w:rFonts w:hint="eastAsia"/>
          <w:lang w:eastAsia="zh-CN"/>
        </w:rPr>
        <w:t xml:space="preserve">4.1.1 </w:t>
      </w:r>
      <w:r w:rsidR="009D4E6F">
        <w:rPr>
          <w:rFonts w:hint="eastAsia"/>
          <w:lang w:eastAsia="zh-CN"/>
        </w:rPr>
        <w:t>联网</w:t>
      </w:r>
      <w:r w:rsidR="00154B90" w:rsidRPr="00673441">
        <w:rPr>
          <w:rFonts w:hint="eastAsia"/>
        </w:rPr>
        <w:t>自动售货机</w:t>
      </w:r>
      <w:r w:rsidR="00D552AF">
        <w:rPr>
          <w:rFonts w:hint="eastAsia"/>
        </w:rPr>
        <w:t>的</w:t>
      </w:r>
      <w:r w:rsidR="00293B75" w:rsidRPr="00673441">
        <w:rPr>
          <w:rFonts w:hint="eastAsia"/>
        </w:rPr>
        <w:t>网络</w:t>
      </w:r>
      <w:r w:rsidR="00963DF5">
        <w:rPr>
          <w:rFonts w:hint="eastAsia"/>
          <w:lang w:eastAsia="zh-CN"/>
        </w:rPr>
        <w:t>架构</w:t>
      </w:r>
      <w:bookmarkEnd w:id="82"/>
    </w:p>
    <w:p w14:paraId="31A92AB5" w14:textId="244D71BE" w:rsidR="00807724" w:rsidRDefault="007D266D" w:rsidP="00271921">
      <w:pPr>
        <w:ind w:firstLine="480"/>
      </w:pPr>
      <w:r>
        <w:rPr>
          <w:noProof/>
        </w:rPr>
        <w:object w:dxaOrig="1440" w:dyaOrig="1440" w14:anchorId="0F839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0;text-align:left;margin-left:9.2pt;margin-top:78.95pt;width:415pt;height:4in;z-index:251916288;mso-position-horizontal-relative:text;mso-position-vertical-relative:text;mso-width-relative:page;mso-height-relative:page">
            <v:imagedata r:id="rId37" o:title=""/>
            <w10:wrap type="topAndBottom"/>
          </v:shape>
          <o:OLEObject Type="Embed" ProgID="Visio.Drawing.15" ShapeID="_x0000_s1064" DrawAspect="Content" ObjectID="_1572559212"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管理平台</w:t>
      </w:r>
      <w:r w:rsidR="00676970">
        <w:t>和</w:t>
      </w:r>
      <w:r w:rsidR="004B0168">
        <w:rPr>
          <w:rFonts w:hint="eastAsia"/>
        </w:rPr>
        <w:t>第三方支付平台</w:t>
      </w:r>
      <w:r w:rsidR="00676970">
        <w:t>四个部分组成。</w:t>
      </w:r>
      <w:r w:rsidR="00271921">
        <w:rPr>
          <w:rFonts w:hint="eastAsia"/>
        </w:rPr>
        <w:t xml:space="preserve"> </w:t>
      </w:r>
    </w:p>
    <w:p w14:paraId="278A6634" w14:textId="4D6563C4" w:rsidR="00EE2019" w:rsidRDefault="00EE2019" w:rsidP="00807724">
      <w:pPr>
        <w:pStyle w:val="aff0"/>
      </w:pPr>
      <w:r>
        <w:rPr>
          <w:rFonts w:hint="eastAsia"/>
        </w:rPr>
        <w:t>图</w:t>
      </w:r>
      <w:r>
        <w:rPr>
          <w:rFonts w:hint="eastAsia"/>
        </w:rPr>
        <w:t>4</w:t>
      </w:r>
      <w:r>
        <w:t xml:space="preserve">-1 </w:t>
      </w:r>
      <w:r>
        <w:rPr>
          <w:rFonts w:hint="eastAsia"/>
        </w:rPr>
        <w:t>自动售货机</w:t>
      </w:r>
      <w:r>
        <w:t>网络</w:t>
      </w:r>
      <w:commentRangeStart w:id="83"/>
      <w:r w:rsidR="00774E46">
        <w:rPr>
          <w:rFonts w:hint="eastAsia"/>
        </w:rPr>
        <w:t>拓扑</w:t>
      </w:r>
      <w:r>
        <w:t>结构图</w:t>
      </w:r>
      <w:commentRangeEnd w:id="83"/>
      <w:r w:rsidR="006873BB">
        <w:rPr>
          <w:rStyle w:val="aa"/>
          <w:color w:val="auto"/>
          <w:lang w:val="x-none" w:eastAsia="x-none"/>
        </w:rPr>
        <w:commentReference w:id="83"/>
      </w:r>
    </w:p>
    <w:p w14:paraId="065C1644" w14:textId="3D9E3038"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42AEE">
        <w:rPr>
          <w:rFonts w:hint="eastAsia"/>
        </w:rPr>
        <w:t>VMSale A</w:t>
      </w:r>
      <w:r w:rsidR="00742AEE">
        <w:t>PP</w:t>
      </w:r>
      <w:r w:rsidR="0075715A">
        <w:rPr>
          <w:rFonts w:hint="eastAsia"/>
        </w:rPr>
        <w:t>进行选货</w:t>
      </w:r>
      <w:r w:rsidR="00F31717">
        <w:rPr>
          <w:rFonts w:hint="eastAsia"/>
        </w:rPr>
        <w:t>，并</w:t>
      </w:r>
      <w:r w:rsidR="00742AEE">
        <w:rPr>
          <w:rFonts w:hint="eastAsia"/>
        </w:rPr>
        <w:t>通过</w:t>
      </w:r>
      <w:r w:rsidR="00742AEE">
        <w:rPr>
          <w:rFonts w:hint="eastAsia"/>
        </w:rPr>
        <w:t>4G</w:t>
      </w:r>
      <w:r w:rsidR="00742AEE">
        <w:rPr>
          <w:rFonts w:hint="eastAsia"/>
        </w:rPr>
        <w:t>网络</w:t>
      </w:r>
      <w:r w:rsidR="00F31717">
        <w:rPr>
          <w:rFonts w:hint="eastAsia"/>
        </w:rPr>
        <w:t>完成</w:t>
      </w:r>
      <w:r w:rsidR="0075715A">
        <w:rPr>
          <w:rFonts w:hint="eastAsia"/>
        </w:rPr>
        <w:t>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w:t>
      </w:r>
      <w:r w:rsidR="0061372A">
        <w:rPr>
          <w:rFonts w:hint="eastAsia"/>
        </w:rPr>
        <w:t>后台系统</w:t>
      </w:r>
      <w:r w:rsidR="00EA2065">
        <w:rPr>
          <w:rFonts w:hint="eastAsia"/>
        </w:rPr>
        <w:t>。数据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4"/>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t>自动售货机运营商可在</w:t>
      </w:r>
      <w:r>
        <w:rPr>
          <w:rFonts w:hint="eastAsia"/>
        </w:rPr>
        <w:t>P</w:t>
      </w:r>
      <w:r>
        <w:t>C</w:t>
      </w:r>
      <w:r>
        <w:t>管理终端通过</w:t>
      </w:r>
      <w:r>
        <w:rPr>
          <w:rFonts w:hint="eastAsia"/>
        </w:rPr>
        <w:t>Internet</w:t>
      </w:r>
      <w:r>
        <w:rPr>
          <w:rFonts w:hint="eastAsia"/>
        </w:rPr>
        <w:t>进行系统的使用，查询各</w:t>
      </w:r>
      <w:r>
        <w:rPr>
          <w:rFonts w:hint="eastAsia"/>
        </w:rPr>
        <w:lastRenderedPageBreak/>
        <w:t>个网点自动售货机内库存、历史信息、订单信息，对其进行全面监控，在需要补货时直接定位到售货机的所处位置集中补货。</w:t>
      </w:r>
    </w:p>
    <w:p w14:paraId="1E25E4AF" w14:textId="3E95F2FB" w:rsidR="00673441" w:rsidRDefault="00673441" w:rsidP="009B205A">
      <w:pPr>
        <w:pStyle w:val="3"/>
        <w:rPr>
          <w:lang w:eastAsia="zh-CN"/>
        </w:rPr>
      </w:pPr>
      <w:bookmarkStart w:id="84" w:name="_Toc498781595"/>
      <w:r>
        <w:rPr>
          <w:rFonts w:hint="eastAsia"/>
          <w:lang w:eastAsia="zh-CN"/>
        </w:rPr>
        <w:t>4.1.</w:t>
      </w:r>
      <w:r w:rsidR="00234E1B">
        <w:rPr>
          <w:rFonts w:hint="eastAsia"/>
          <w:lang w:eastAsia="zh-CN"/>
        </w:rPr>
        <w:t>2</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F0191C">
        <w:rPr>
          <w:rFonts w:hint="eastAsia"/>
        </w:rPr>
        <w:t>系统</w:t>
      </w:r>
      <w:r w:rsidR="00E8188E">
        <w:rPr>
          <w:rFonts w:hint="eastAsia"/>
          <w:lang w:eastAsia="zh-CN"/>
        </w:rPr>
        <w:t>的</w:t>
      </w:r>
      <w:r w:rsidR="009408D4">
        <w:rPr>
          <w:rFonts w:hint="eastAsia"/>
          <w:lang w:eastAsia="zh-CN"/>
        </w:rPr>
        <w:t>软件体系架构</w:t>
      </w:r>
      <w:bookmarkEnd w:id="84"/>
    </w:p>
    <w:p w14:paraId="1182A88B" w14:textId="5AA29256" w:rsidR="00C8549B" w:rsidRPr="00763616" w:rsidRDefault="00C8549B" w:rsidP="00763616">
      <w:pPr>
        <w:pStyle w:val="afe"/>
        <w:numPr>
          <w:ilvl w:val="0"/>
          <w:numId w:val="25"/>
        </w:numPr>
        <w:ind w:firstLineChars="0"/>
        <w:rPr>
          <w:lang w:val="x-none"/>
        </w:rPr>
      </w:pPr>
      <w:r w:rsidRPr="00763616">
        <w:rPr>
          <w:lang w:val="x-none"/>
        </w:rPr>
        <w:t>传统软件体系架构</w:t>
      </w:r>
    </w:p>
    <w:p w14:paraId="313705F4" w14:textId="4E6C2A9B" w:rsidR="00027685" w:rsidRDefault="007D266D"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559213" r:id="rId40"/>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910614">
        <w:rPr>
          <w:rFonts w:hint="eastAsia"/>
          <w:lang w:val="x-none"/>
        </w:rPr>
        <w:t>4-</w:t>
      </w:r>
      <w:r w:rsidR="006174A0">
        <w:rPr>
          <w:lang w:val="x-none"/>
        </w:rPr>
        <w:t>3</w:t>
      </w:r>
      <w:r w:rsidR="00910614">
        <w:rPr>
          <w:lang w:val="x-none"/>
        </w:rPr>
        <w:t>所示</w:t>
      </w:r>
      <w:r w:rsidR="00910614">
        <w:rPr>
          <w:rFonts w:hint="eastAsia"/>
          <w:lang w:val="x-none"/>
        </w:rPr>
        <w:t>。</w:t>
      </w:r>
    </w:p>
    <w:p w14:paraId="16FB3D13" w14:textId="1180A9D0" w:rsidR="00027685" w:rsidRDefault="00027685" w:rsidP="00027685">
      <w:pPr>
        <w:pStyle w:val="aff0"/>
      </w:pPr>
      <w:r>
        <w:rPr>
          <w:rFonts w:hint="eastAsia"/>
        </w:rPr>
        <w:t>图</w:t>
      </w:r>
      <w:r>
        <w:rPr>
          <w:rFonts w:hint="eastAsia"/>
        </w:rPr>
        <w:t>4</w:t>
      </w:r>
      <w:r>
        <w:t>-</w:t>
      </w:r>
      <w:r w:rsidR="006174A0">
        <w:t>3</w:t>
      </w:r>
      <w:r>
        <w:t xml:space="preserve"> </w:t>
      </w:r>
      <w:r>
        <w:rPr>
          <w:rFonts w:hint="eastAsia"/>
        </w:rPr>
        <w:t>传统</w:t>
      </w:r>
      <w:r>
        <w:t>软件体系架构</w:t>
      </w:r>
    </w:p>
    <w:p w14:paraId="6D122799" w14:textId="59FC315A"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Pr>
          <w:rStyle w:val="af9"/>
        </w:rPr>
        <w:t>[</w:t>
      </w:r>
      <w:r>
        <w:rPr>
          <w:rStyle w:val="af9"/>
        </w:rPr>
        <w:endnoteReference w:id="45"/>
      </w:r>
      <w:r>
        <w:rPr>
          <w:rStyle w:val="af9"/>
        </w:rPr>
        <w:t>]</w:t>
      </w:r>
      <w:r>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77777777" w:rsidR="00CB28C6" w:rsidRDefault="00CB28C6" w:rsidP="00663480">
      <w:pPr>
        <w:ind w:firstLine="480"/>
      </w:pPr>
      <w:r>
        <w:rPr>
          <w:rFonts w:hint="eastAsia"/>
        </w:rPr>
        <w:t>1</w:t>
      </w:r>
      <w:r>
        <w:rPr>
          <w:rFonts w:hint="eastAsia"/>
        </w:rPr>
        <w:t>）</w:t>
      </w:r>
      <w:r w:rsidR="005407B4">
        <w:t>数据库</w:t>
      </w:r>
      <w:r w:rsidR="005407B4">
        <w:rPr>
          <w:rFonts w:hint="eastAsia"/>
        </w:rPr>
        <w:t>层：位于最底层，主要任务是存放管理系统中用户的基本信息和的日常数据资源。</w:t>
      </w:r>
    </w:p>
    <w:p w14:paraId="53E941C9" w14:textId="00288A3B" w:rsidR="003C6DC6" w:rsidRDefault="00363E01" w:rsidP="00663480">
      <w:pPr>
        <w:ind w:firstLineChars="0" w:firstLine="420"/>
      </w:pPr>
      <w:r>
        <w:rPr>
          <w:rFonts w:hint="eastAsia"/>
        </w:rPr>
        <w:t>2</w:t>
      </w:r>
      <w:r w:rsidR="00CB28C6" w:rsidRPr="00842785">
        <w:rPr>
          <w:rFonts w:hint="eastAsia"/>
        </w:rPr>
        <w:t>）</w:t>
      </w:r>
      <w:r w:rsidR="005407B4" w:rsidRPr="00842785">
        <w:rPr>
          <w:rFonts w:hint="eastAsia"/>
        </w:rPr>
        <w:t>数据访问层：</w:t>
      </w:r>
      <w:r w:rsidR="00842785">
        <w:rPr>
          <w:rFonts w:hint="eastAsia"/>
        </w:rPr>
        <w:t>位于业务逻辑和数据库之间</w:t>
      </w:r>
      <w:r w:rsidR="005407B4" w:rsidRPr="00842785">
        <w:rPr>
          <w:rFonts w:hint="eastAsia"/>
        </w:rPr>
        <w:t>，</w:t>
      </w:r>
      <w:r w:rsidR="00842785">
        <w:rPr>
          <w:rFonts w:hint="eastAsia"/>
        </w:rPr>
        <w:t>用于访问和更新数据</w:t>
      </w:r>
      <w:r w:rsidR="005407B4" w:rsidRPr="00842785">
        <w:rPr>
          <w:rFonts w:hint="eastAsia"/>
        </w:rPr>
        <w:t>，并为上层</w:t>
      </w:r>
      <w:r w:rsidR="005407B4" w:rsidRPr="00842785">
        <w:rPr>
          <w:rFonts w:hint="eastAsia"/>
        </w:rPr>
        <w:t>Service</w:t>
      </w:r>
      <w:r w:rsidR="005407B4" w:rsidRPr="00842785">
        <w:rPr>
          <w:rFonts w:hint="eastAsia"/>
        </w:rPr>
        <w:t>提供调用接口</w:t>
      </w:r>
      <w:r w:rsidR="00842785">
        <w:rPr>
          <w:rFonts w:hint="eastAsia"/>
        </w:rPr>
        <w:t>。</w:t>
      </w:r>
    </w:p>
    <w:p w14:paraId="55948C1E" w14:textId="6EF34831" w:rsidR="005407B4" w:rsidRDefault="00363E01" w:rsidP="00663480">
      <w:pPr>
        <w:ind w:firstLineChars="0" w:firstLine="420"/>
      </w:pPr>
      <w:r>
        <w:t>3</w:t>
      </w:r>
      <w:r w:rsidR="003C6DC6">
        <w:rPr>
          <w:rFonts w:hint="eastAsia"/>
        </w:rPr>
        <w:t>）</w:t>
      </w:r>
      <w:r w:rsidR="005407B4">
        <w:t>业务逻辑层</w:t>
      </w:r>
      <w:r w:rsidR="003C6DC6">
        <w:rPr>
          <w:rFonts w:hint="eastAsia"/>
        </w:rPr>
        <w:t>：</w:t>
      </w:r>
      <w:r w:rsidR="005407B4">
        <w:t>系统的核心部分</w:t>
      </w:r>
      <w:r w:rsidR="005407B4">
        <w:rPr>
          <w:rFonts w:hint="eastAsia"/>
        </w:rPr>
        <w:t>，</w:t>
      </w:r>
      <w:r w:rsidR="00DB6C1C">
        <w:rPr>
          <w:rFonts w:hint="eastAsia"/>
        </w:rPr>
        <w:t>是业务逻辑的具体实现，用于接收控制层的请求</w:t>
      </w:r>
      <w:r w:rsidR="005407B4">
        <w:rPr>
          <w:rFonts w:hint="eastAsia"/>
        </w:rPr>
        <w:t>。</w:t>
      </w:r>
      <w:r w:rsidR="00DB6C1C">
        <w:rPr>
          <w:rFonts w:hint="eastAsia"/>
        </w:rPr>
        <w:t>主要定义各个数据模块的操作规则和统一接口，封装业务逻辑，方便系统的解耦，提高代码的利用率。</w:t>
      </w:r>
    </w:p>
    <w:p w14:paraId="554135C8" w14:textId="373BC90E" w:rsidR="007C20BD" w:rsidRDefault="00363E01" w:rsidP="00663480">
      <w:pPr>
        <w:ind w:firstLineChars="0" w:firstLine="420"/>
      </w:pPr>
      <w:r>
        <w:lastRenderedPageBreak/>
        <w:t>4</w:t>
      </w:r>
      <w:r w:rsidR="007C20BD">
        <w:rPr>
          <w:rFonts w:hint="eastAsia"/>
        </w:rPr>
        <w:t>）</w:t>
      </w:r>
      <w:r w:rsidR="00DB6C1C">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56937E67" w:rsidR="005407B4" w:rsidRDefault="00363E01" w:rsidP="00663480">
      <w:pPr>
        <w:ind w:firstLineChars="0" w:firstLine="420"/>
      </w:pPr>
      <w:r>
        <w:t>5</w:t>
      </w:r>
      <w:r w:rsidR="007C20BD">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sidR="007C20BD">
        <w:rPr>
          <w:rFonts w:hint="eastAsia"/>
        </w:rPr>
        <w:t>层结合紧密，两者结合进行协作工作</w:t>
      </w:r>
      <w:r w:rsidR="005407B4">
        <w:rPr>
          <w:rFonts w:hint="eastAsia"/>
        </w:rPr>
        <w:t>。</w:t>
      </w:r>
    </w:p>
    <w:p w14:paraId="60E1D3DF" w14:textId="7EE2D1C8" w:rsidR="00E77B22" w:rsidRDefault="000D20F8" w:rsidP="00763616">
      <w:pPr>
        <w:pStyle w:val="afe"/>
        <w:numPr>
          <w:ilvl w:val="0"/>
          <w:numId w:val="25"/>
        </w:numPr>
        <w:ind w:firstLineChars="0"/>
      </w:pPr>
      <w:r>
        <w:rPr>
          <w:rFonts w:hint="eastAsia"/>
        </w:rPr>
        <w:t>改进的</w:t>
      </w:r>
      <w:r w:rsidR="00BC5C4D">
        <w:rPr>
          <w:rFonts w:hint="eastAsia"/>
        </w:rPr>
        <w:t>SaaS</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1856877C" w:rsidR="0082455A" w:rsidRDefault="007D266D"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559214" r:id="rId42"/>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6174A0">
        <w:t>4</w:t>
      </w:r>
      <w:r w:rsidR="00296EF8">
        <w:t>所示</w:t>
      </w:r>
      <w:r w:rsidR="00296EF8">
        <w:rPr>
          <w:rFonts w:hint="eastAsia"/>
        </w:rPr>
        <w:t>。</w:t>
      </w:r>
    </w:p>
    <w:p w14:paraId="2E9594C5" w14:textId="53109319" w:rsidR="006134A7" w:rsidRDefault="006134A7" w:rsidP="00BA5C35">
      <w:pPr>
        <w:pStyle w:val="aff0"/>
      </w:pPr>
      <w:r w:rsidRPr="00BA5C35">
        <w:t>图</w:t>
      </w:r>
      <w:r w:rsidRPr="00BA5C35">
        <w:rPr>
          <w:rFonts w:hint="eastAsia"/>
        </w:rPr>
        <w:t>4-</w:t>
      </w:r>
      <w:r w:rsidR="006174A0">
        <w:t>4</w:t>
      </w:r>
      <w:r w:rsidRPr="00BA5C35">
        <w:t xml:space="preserve"> SaaS</w:t>
      </w:r>
      <w:r w:rsidRPr="00BA5C35">
        <w:t>模式体系架构</w:t>
      </w:r>
    </w:p>
    <w:p w14:paraId="2DDB8CF1" w14:textId="26F85501" w:rsidR="003D1C87" w:rsidRDefault="004858AE" w:rsidP="003D1C87">
      <w:pPr>
        <w:ind w:firstLine="480"/>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6"/>
      </w:r>
      <w:r w:rsidR="008B1875">
        <w:rPr>
          <w:vertAlign w:val="superscript"/>
        </w:rPr>
        <w:t>]</w:t>
      </w:r>
      <w:r w:rsidR="00500F85">
        <w:rPr>
          <w:rFonts w:hint="eastAsia"/>
        </w:rPr>
        <w:t>。</w:t>
      </w:r>
      <w:r w:rsidR="009A4491">
        <w:rPr>
          <w:rFonts w:hint="eastAsia"/>
        </w:rPr>
        <w:t>配置管理层</w:t>
      </w:r>
      <w:r w:rsidR="009A4491">
        <w:rPr>
          <w:rFonts w:hint="eastAsia"/>
        </w:rPr>
        <w:lastRenderedPageBreak/>
        <w:t>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174C38B6" w14:textId="4452F4A3" w:rsidR="00234E1B" w:rsidRDefault="00234E1B" w:rsidP="00234E1B">
      <w:pPr>
        <w:pStyle w:val="3"/>
        <w:rPr>
          <w:lang w:eastAsia="zh-CN"/>
        </w:rPr>
      </w:pPr>
      <w:bookmarkStart w:id="85" w:name="_Toc498781596"/>
      <w:r>
        <w:rPr>
          <w:rFonts w:hint="eastAsia"/>
        </w:rPr>
        <w:t>4.1.</w:t>
      </w:r>
      <w:r>
        <w:rPr>
          <w:rFonts w:hint="eastAsia"/>
          <w:lang w:eastAsia="zh-CN"/>
        </w:rPr>
        <w:t>3</w:t>
      </w:r>
      <w:r>
        <w:rPr>
          <w:rFonts w:hint="eastAsia"/>
        </w:rPr>
        <w:t xml:space="preserve"> </w:t>
      </w:r>
      <w:r>
        <w:rPr>
          <w:rFonts w:hint="eastAsia"/>
        </w:rPr>
        <w:t>自动售货机终端</w:t>
      </w:r>
      <w:r w:rsidR="0084057A">
        <w:rPr>
          <w:rFonts w:hint="eastAsia"/>
          <w:lang w:eastAsia="zh-CN"/>
        </w:rPr>
        <w:t>与</w:t>
      </w:r>
      <w:r w:rsidR="002F1A0C">
        <w:rPr>
          <w:rFonts w:hint="eastAsia"/>
          <w:lang w:eastAsia="zh-CN"/>
        </w:rPr>
        <w:t>服务器</w:t>
      </w:r>
      <w:r w:rsidR="00BE35D1">
        <w:rPr>
          <w:rFonts w:hint="eastAsia"/>
          <w:lang w:eastAsia="zh-CN"/>
        </w:rPr>
        <w:t>的</w:t>
      </w:r>
      <w:r w:rsidR="002F1A0C">
        <w:rPr>
          <w:rFonts w:hint="eastAsia"/>
          <w:lang w:eastAsia="zh-CN"/>
        </w:rPr>
        <w:t>结构设计</w:t>
      </w:r>
      <w:bookmarkEnd w:id="85"/>
    </w:p>
    <w:p w14:paraId="62284EE5" w14:textId="35D4C0A9" w:rsidR="00234E1B" w:rsidRDefault="00234E1B" w:rsidP="00234E1B">
      <w:pPr>
        <w:ind w:firstLine="480"/>
        <w:rPr>
          <w:lang w:val="x-none"/>
        </w:rPr>
      </w:pPr>
      <w:r>
        <w:t>本文自动售货机终端的通信实现主要涉及了串口通信</w:t>
      </w:r>
      <w:r>
        <w:rPr>
          <w:rFonts w:hint="eastAsia"/>
        </w:rPr>
        <w:t>、</w:t>
      </w:r>
      <w:r>
        <w:t>无线通信</w:t>
      </w:r>
      <w:r>
        <w:rPr>
          <w:rFonts w:hint="eastAsia"/>
        </w:rPr>
        <w:t>。系统对老式无</w:t>
      </w:r>
      <w:r>
        <w:rPr>
          <w:rFonts w:hint="eastAsia"/>
        </w:rPr>
        <w:t>L</w:t>
      </w:r>
      <w:r>
        <w:t>ED</w:t>
      </w:r>
      <w:r>
        <w:t>显示器的售货机进行改进</w:t>
      </w:r>
      <w:r>
        <w:rPr>
          <w:rFonts w:hint="eastAsia"/>
        </w:rPr>
        <w:t>，</w:t>
      </w:r>
      <w:r>
        <w:t>在原来的售货机终端上通过串口线外接</w:t>
      </w:r>
      <w:r w:rsidR="00453D9C">
        <w:rPr>
          <w:rFonts w:hint="eastAsia"/>
        </w:rPr>
        <w:t>Android</w:t>
      </w:r>
      <w:r w:rsidR="00453D9C">
        <w:rPr>
          <w:rFonts w:hint="eastAsia"/>
        </w:rPr>
        <w:t>设备</w:t>
      </w:r>
      <w:r>
        <w:t>连接自动售货机</w:t>
      </w:r>
      <w:r>
        <w:rPr>
          <w:rFonts w:hint="eastAsia"/>
        </w:rPr>
        <w:t>。</w:t>
      </w:r>
      <w:r>
        <w:t>自动售货机终端的设计重点是</w:t>
      </w:r>
      <w:r>
        <w:rPr>
          <w:rFonts w:hint="eastAsia"/>
        </w:rPr>
        <w:t>Android</w:t>
      </w:r>
      <w:r w:rsidR="00972585">
        <w:rPr>
          <w:rFonts w:hint="eastAsia"/>
        </w:rPr>
        <w:t>设备和自动售货机的</w:t>
      </w:r>
      <w:r w:rsidR="00261D10">
        <w:rPr>
          <w:rFonts w:hint="eastAsia"/>
        </w:rPr>
        <w:t>串口消息</w:t>
      </w:r>
      <w:r>
        <w:rPr>
          <w:rFonts w:hint="eastAsia"/>
        </w:rPr>
        <w:t>收发。同时通过</w:t>
      </w:r>
      <w:r>
        <w:rPr>
          <w:rFonts w:hint="eastAsia"/>
        </w:rPr>
        <w:t>4G</w:t>
      </w:r>
      <w:r>
        <w:rPr>
          <w:rFonts w:hint="eastAsia"/>
        </w:rPr>
        <w:t>网络将售货机的销售情况和余货量等信息传送到售货机后台管理平台，实现后台对终端的</w:t>
      </w:r>
      <w:r w:rsidR="009F2254">
        <w:rPr>
          <w:rFonts w:hint="eastAsia"/>
        </w:rPr>
        <w:t>实时管理功能</w:t>
      </w:r>
      <w:r>
        <w:rPr>
          <w:rFonts w:hint="eastAsia"/>
        </w:rPr>
        <w:t>。</w:t>
      </w:r>
      <w:r w:rsidR="000071E7">
        <w:rPr>
          <w:rFonts w:hint="eastAsia"/>
        </w:rPr>
        <w:t>自动售货机服务器与自动售货机终端</w:t>
      </w:r>
      <w:r w:rsidR="000071E7">
        <w:t>结构图</w:t>
      </w:r>
      <w:r w:rsidR="000071E7">
        <w:rPr>
          <w:rFonts w:hint="eastAsia"/>
        </w:rPr>
        <w:t>，</w:t>
      </w:r>
      <w:r>
        <w:rPr>
          <w:lang w:val="x-none"/>
        </w:rPr>
        <w:t>如图</w:t>
      </w:r>
      <w:r>
        <w:rPr>
          <w:rFonts w:hint="eastAsia"/>
          <w:lang w:val="x-none"/>
        </w:rPr>
        <w:t>4-</w:t>
      </w:r>
      <w:r>
        <w:rPr>
          <w:lang w:val="x-none"/>
        </w:rPr>
        <w:t>2</w:t>
      </w:r>
      <w:r>
        <w:rPr>
          <w:lang w:val="x-none"/>
        </w:rPr>
        <w:t>所示。</w:t>
      </w:r>
    </w:p>
    <w:p w14:paraId="3F678A8C" w14:textId="3DEFE1C5" w:rsidR="00234E1B" w:rsidRDefault="007D266D" w:rsidP="00234E1B">
      <w:pPr>
        <w:pStyle w:val="aff0"/>
      </w:pPr>
      <w:r>
        <w:rPr>
          <w:noProof/>
        </w:rPr>
        <w:object w:dxaOrig="1440" w:dyaOrig="1440" w14:anchorId="5CB0CFE4">
          <v:shape id="_x0000_s1062" type="#_x0000_t75" style="position:absolute;left:0;text-align:left;margin-left:59.45pt;margin-top:16.45pt;width:326.7pt;height:166.2pt;z-index:251914240;mso-position-horizontal-relative:text;mso-position-vertical-relative:text;mso-width-relative:page;mso-height-relative:page">
            <v:imagedata r:id="rId43" o:title=""/>
            <w10:wrap type="topAndBottom"/>
          </v:shape>
          <o:OLEObject Type="Embed" ProgID="Visio.Drawing.15" ShapeID="_x0000_s1062" DrawAspect="Content" ObjectID="_1572559215" r:id="rId44"/>
        </w:object>
      </w:r>
      <w:r w:rsidR="00234E1B">
        <w:rPr>
          <w:rFonts w:hint="eastAsia"/>
        </w:rPr>
        <w:t>图</w:t>
      </w:r>
      <w:r w:rsidR="00234E1B">
        <w:rPr>
          <w:rFonts w:hint="eastAsia"/>
        </w:rPr>
        <w:t>4-</w:t>
      </w:r>
      <w:r w:rsidR="00234E1B">
        <w:t xml:space="preserve">2 </w:t>
      </w:r>
      <w:r w:rsidR="00FC2DB2">
        <w:rPr>
          <w:rFonts w:hint="eastAsia"/>
        </w:rPr>
        <w:t>自动售货机</w:t>
      </w:r>
      <w:r w:rsidR="000071E7">
        <w:rPr>
          <w:rFonts w:hint="eastAsia"/>
        </w:rPr>
        <w:t>服务器与自动售货机终端</w:t>
      </w:r>
      <w:r w:rsidR="00234E1B">
        <w:t>结构图</w:t>
      </w:r>
    </w:p>
    <w:p w14:paraId="023AF128" w14:textId="254213E7" w:rsidR="00234E1B" w:rsidRDefault="00234E1B" w:rsidP="00234E1B">
      <w:pPr>
        <w:ind w:firstLine="480"/>
      </w:pPr>
      <w:r>
        <w:rPr>
          <w:rFonts w:hint="eastAsia"/>
        </w:rPr>
        <w:t>自动售货机终端外接</w:t>
      </w:r>
      <w:r>
        <w:rPr>
          <w:rFonts w:hint="eastAsia"/>
        </w:rPr>
        <w:t>Android</w:t>
      </w:r>
      <w:r w:rsidR="00763616">
        <w:t xml:space="preserve"> Pad</w:t>
      </w:r>
      <w:r>
        <w:rPr>
          <w:rFonts w:hint="eastAsia"/>
        </w:rPr>
        <w:t>，使用</w:t>
      </w:r>
      <w:r>
        <w:rPr>
          <w:rFonts w:hint="eastAsia"/>
        </w:rPr>
        <w:t>USB</w:t>
      </w:r>
      <w:r>
        <w:rPr>
          <w:rFonts w:hint="eastAsia"/>
        </w:rPr>
        <w:t>连接线和售货机相连。二者交互过程中，提供界面显示的功能，</w:t>
      </w:r>
      <w:r>
        <w:rPr>
          <w:rFonts w:hint="eastAsia"/>
        </w:rPr>
        <w:t>Android</w:t>
      </w:r>
      <w:r>
        <w:rPr>
          <w:rFonts w:hint="eastAsia"/>
        </w:rPr>
        <w:t>应用将串口指令进行封装后发送，</w:t>
      </w:r>
      <w:r w:rsidR="00261D10">
        <w:rPr>
          <w:rFonts w:hint="eastAsia"/>
        </w:rPr>
        <w:t>售货机</w:t>
      </w:r>
      <w:r>
        <w:rPr>
          <w:rFonts w:hint="eastAsia"/>
        </w:rPr>
        <w:t>接收到串口指令后</w:t>
      </w:r>
      <w:r w:rsidR="00C85383">
        <w:rPr>
          <w:rFonts w:hint="eastAsia"/>
        </w:rPr>
        <w:t>控制出货</w:t>
      </w:r>
      <w:r>
        <w:rPr>
          <w:rFonts w:hint="eastAsia"/>
        </w:rPr>
        <w:t>，并将操作结果返回。</w:t>
      </w:r>
    </w:p>
    <w:p w14:paraId="2A54CA68" w14:textId="5892AC50" w:rsidR="00ED6958" w:rsidRDefault="00E922AB" w:rsidP="00E922AB">
      <w:pPr>
        <w:pStyle w:val="3"/>
      </w:pPr>
      <w:bookmarkStart w:id="86" w:name="_Toc498781597"/>
      <w:r>
        <w:rPr>
          <w:rFonts w:hint="eastAsia"/>
          <w:lang w:eastAsia="zh-CN"/>
        </w:rPr>
        <w:lastRenderedPageBreak/>
        <w:t xml:space="preserve">4.1.4 </w:t>
      </w:r>
      <w:r w:rsidR="00ED6958">
        <w:rPr>
          <w:rFonts w:hint="eastAsia"/>
        </w:rPr>
        <w:t>自动售货机的硬件构成</w:t>
      </w:r>
      <w:r w:rsidR="00844133">
        <w:rPr>
          <w:rFonts w:hint="eastAsia"/>
        </w:rPr>
        <w:t>及技术难点</w:t>
      </w:r>
      <w:bookmarkEnd w:id="86"/>
    </w:p>
    <w:p w14:paraId="2AC63046" w14:textId="7346F919" w:rsidR="005072A0" w:rsidRDefault="001B0B57" w:rsidP="005072A0">
      <w:pPr>
        <w:pStyle w:val="afe"/>
        <w:numPr>
          <w:ilvl w:val="0"/>
          <w:numId w:val="27"/>
        </w:numPr>
        <w:ind w:firstLineChars="0"/>
        <w:rPr>
          <w:lang w:eastAsia="x-none"/>
        </w:rPr>
      </w:pPr>
      <w:r>
        <w:rPr>
          <w:lang w:eastAsia="x-none"/>
        </w:rPr>
        <w:t>改造后的</w:t>
      </w:r>
      <w:r w:rsidR="005072A0">
        <w:rPr>
          <w:lang w:eastAsia="x-none"/>
        </w:rPr>
        <w:t>自动售货机</w:t>
      </w:r>
      <w:r w:rsidR="009F2388">
        <w:rPr>
          <w:lang w:eastAsia="x-none"/>
        </w:rPr>
        <w:t>终端</w:t>
      </w:r>
      <w:r w:rsidR="005072A0">
        <w:rPr>
          <w:lang w:eastAsia="x-none"/>
        </w:rPr>
        <w:t>硬件构成</w:t>
      </w:r>
    </w:p>
    <w:p w14:paraId="00FEF0B7" w14:textId="053A7C2B" w:rsidR="00027C24" w:rsidRDefault="007D266D" w:rsidP="00027C24">
      <w:pPr>
        <w:ind w:firstLine="480"/>
      </w:pPr>
      <w:r>
        <w:rPr>
          <w:noProof/>
        </w:rPr>
        <w:object w:dxaOrig="1440" w:dyaOrig="1440" w14:anchorId="457073AA">
          <v:shape id="_x0000_s1069" type="#_x0000_t75" style="position:absolute;left:0;text-align:left;margin-left:84.95pt;margin-top:311pt;width:254.05pt;height:271.85pt;z-index:251922432;mso-position-horizontal-relative:text;mso-position-vertical-relative:text;mso-width-relative:page;mso-height-relative:page">
            <v:imagedata r:id="rId45" o:title=""/>
            <w10:wrap type="topAndBottom"/>
          </v:shape>
          <o:OLEObject Type="Embed" ProgID="Visio.Drawing.15" ShapeID="_x0000_s1069" DrawAspect="Content" ObjectID="_1572559216" r:id="rId46"/>
        </w:object>
      </w:r>
      <w:r w:rsidR="00027C24" w:rsidRPr="00027C24">
        <w:rPr>
          <w:lang w:eastAsia="x-none"/>
        </w:rPr>
        <w:t>本文使用外接的</w:t>
      </w:r>
      <w:r w:rsidR="00027C24" w:rsidRPr="00027C24">
        <w:rPr>
          <w:rFonts w:hint="eastAsia"/>
        </w:rPr>
        <w:t>Android Pad</w:t>
      </w:r>
      <w:r w:rsidR="00027C24" w:rsidRPr="00027C24">
        <w:rPr>
          <w:rFonts w:hint="eastAsia"/>
        </w:rPr>
        <w:t>和售货机终端进行串口通信，管理自动售货机的工作流程。</w:t>
      </w:r>
      <w:r w:rsidR="00B74963">
        <w:rPr>
          <w:rFonts w:hint="eastAsia"/>
        </w:rPr>
        <w:t>图</w:t>
      </w:r>
      <w:r w:rsidR="00B74963">
        <w:rPr>
          <w:rFonts w:hint="eastAsia"/>
        </w:rPr>
        <w:t>4-</w:t>
      </w:r>
      <w:r w:rsidR="00B74963">
        <w:t>3</w:t>
      </w:r>
      <w:r w:rsidR="00B74963">
        <w:t>为</w:t>
      </w:r>
      <w:r w:rsidR="0070377F">
        <w:t>改造后的</w:t>
      </w:r>
      <w:r w:rsidR="00B74963">
        <w:rPr>
          <w:rFonts w:hint="eastAsia"/>
        </w:rPr>
        <w:t>自动售货机硬件结构图，主要是在传统硬件结构</w:t>
      </w:r>
      <w:r w:rsidR="0012196D">
        <w:rPr>
          <w:rFonts w:hint="eastAsia"/>
          <w:vertAlign w:val="superscript"/>
        </w:rPr>
        <w:t>[</w:t>
      </w:r>
      <w:r w:rsidR="00876AFC">
        <w:rPr>
          <w:rStyle w:val="af9"/>
        </w:rPr>
        <w:endnoteReference w:id="47"/>
      </w:r>
      <w:r w:rsidR="0012196D">
        <w:rPr>
          <w:vertAlign w:val="superscript"/>
        </w:rPr>
        <w:t>]</w:t>
      </w:r>
      <w:r w:rsidR="00B74963">
        <w:rPr>
          <w:rFonts w:hint="eastAsia"/>
        </w:rPr>
        <w:t>上添加</w:t>
      </w:r>
      <w:r w:rsidR="00B74963">
        <w:rPr>
          <w:rFonts w:hint="eastAsia"/>
        </w:rPr>
        <w:t>Android</w:t>
      </w:r>
      <w:r w:rsidR="00B74963">
        <w:rPr>
          <w:rFonts w:hint="eastAsia"/>
        </w:rPr>
        <w:t>设备。</w:t>
      </w:r>
      <w:r w:rsidR="00A6601E">
        <w:rPr>
          <w:rFonts w:hint="eastAsia"/>
        </w:rPr>
        <w:t>各个模块之间的功能如下：</w:t>
      </w:r>
      <w:r w:rsidR="00AB4503">
        <w:rPr>
          <w:rFonts w:hint="eastAsia"/>
        </w:rPr>
        <w:t>1</w:t>
      </w:r>
      <w:r w:rsidR="00AB4503">
        <w:rPr>
          <w:rFonts w:hint="eastAsia"/>
        </w:rPr>
        <w:t>）</w:t>
      </w:r>
      <w:r w:rsidR="00C05E09">
        <w:rPr>
          <w:rFonts w:hint="eastAsia"/>
        </w:rPr>
        <w:t>MDB</w:t>
      </w:r>
      <w:r w:rsidR="00C05E09">
        <w:rPr>
          <w:rFonts w:hint="eastAsia"/>
        </w:rPr>
        <w:t>总线通信接口用于</w:t>
      </w:r>
      <w:r w:rsidR="00845C67">
        <w:rPr>
          <w:rFonts w:hint="eastAsia"/>
        </w:rPr>
        <w:t>协调自动售货机主控制器（</w:t>
      </w:r>
      <w:r w:rsidR="00845C67">
        <w:rPr>
          <w:rFonts w:hint="eastAsia"/>
        </w:rPr>
        <w:t>VMC</w:t>
      </w:r>
      <w:r w:rsidR="00845C67">
        <w:rPr>
          <w:rFonts w:hint="eastAsia"/>
        </w:rPr>
        <w:t>）与多个外设之间的通信，</w:t>
      </w:r>
      <w:r w:rsidR="00C05E09">
        <w:rPr>
          <w:rFonts w:hint="eastAsia"/>
        </w:rPr>
        <w:t>负责现金或非现金交易，</w:t>
      </w:r>
      <w:r w:rsidR="00845C67">
        <w:rPr>
          <w:rFonts w:hint="eastAsia"/>
        </w:rPr>
        <w:t>是自动售卖系统的内部总线协议</w:t>
      </w:r>
      <w:r w:rsidR="00A6601E">
        <w:rPr>
          <w:rFonts w:hint="eastAsia"/>
        </w:rPr>
        <w:t>；</w:t>
      </w:r>
      <w:r w:rsidR="00AB4503">
        <w:rPr>
          <w:rFonts w:hint="eastAsia"/>
        </w:rPr>
        <w:t>2</w:t>
      </w:r>
      <w:r w:rsidR="00AB4503">
        <w:rPr>
          <w:rFonts w:hint="eastAsia"/>
        </w:rPr>
        <w:t>）</w:t>
      </w:r>
      <w:r w:rsidR="00A6601E">
        <w:rPr>
          <w:rFonts w:hint="eastAsia"/>
        </w:rPr>
        <w:t>中央处理单元（</w:t>
      </w:r>
      <w:r w:rsidR="00A6601E">
        <w:rPr>
          <w:rFonts w:hint="eastAsia"/>
        </w:rPr>
        <w:t>MCU</w:t>
      </w:r>
      <w:r w:rsidR="00A6601E">
        <w:rPr>
          <w:rFonts w:hint="eastAsia"/>
        </w:rPr>
        <w:t>）负责信息的加工处理，是自动售货机的核心部分，控制自动售货机的整个销售流程；</w:t>
      </w:r>
      <w:r w:rsidR="00AB4503">
        <w:rPr>
          <w:rFonts w:hint="eastAsia"/>
        </w:rPr>
        <w:t>3</w:t>
      </w:r>
      <w:r w:rsidR="00AB4503">
        <w:rPr>
          <w:rFonts w:hint="eastAsia"/>
        </w:rPr>
        <w:t>）</w:t>
      </w:r>
      <w:r w:rsidR="00A6601E">
        <w:rPr>
          <w:rFonts w:hint="eastAsia"/>
        </w:rPr>
        <w:t>电机驱动模块配合</w:t>
      </w:r>
      <w:r w:rsidR="00A6601E">
        <w:rPr>
          <w:rFonts w:hint="eastAsia"/>
        </w:rPr>
        <w:t>MCU</w:t>
      </w:r>
      <w:r w:rsidR="00A6601E">
        <w:rPr>
          <w:rFonts w:hint="eastAsia"/>
        </w:rPr>
        <w:t>的操作，根据所选商品的货道号，主控板驱动相应的电机运转，将货物从货道推送到客户手中；</w:t>
      </w:r>
      <w:r w:rsidR="00AB4503">
        <w:rPr>
          <w:rFonts w:hint="eastAsia"/>
        </w:rPr>
        <w:t>4</w:t>
      </w:r>
      <w:r w:rsidR="00AB4503">
        <w:rPr>
          <w:rFonts w:hint="eastAsia"/>
        </w:rPr>
        <w:t>）</w:t>
      </w:r>
      <w:r w:rsidR="00A6601E">
        <w:rPr>
          <w:rFonts w:hint="eastAsia"/>
        </w:rPr>
        <w:t>RS232</w:t>
      </w:r>
      <w:r w:rsidR="00A6601E">
        <w:rPr>
          <w:rFonts w:hint="eastAsia"/>
        </w:rPr>
        <w:t>是自动售货机的扩展异步串行接口</w:t>
      </w:r>
      <w:r w:rsidR="00C615C6">
        <w:rPr>
          <w:rFonts w:hint="eastAsia"/>
        </w:rPr>
        <w:t>，</w:t>
      </w:r>
      <w:r w:rsidR="007A0559">
        <w:rPr>
          <w:rFonts w:hint="eastAsia"/>
        </w:rPr>
        <w:t>使用</w:t>
      </w:r>
      <w:r w:rsidR="007A0559">
        <w:rPr>
          <w:rFonts w:hint="eastAsia"/>
        </w:rPr>
        <w:t>UART</w:t>
      </w:r>
      <w:r w:rsidR="007A0559">
        <w:rPr>
          <w:rFonts w:hint="eastAsia"/>
        </w:rPr>
        <w:t>串口和自动售货机内的</w:t>
      </w:r>
      <w:r w:rsidR="0086191B">
        <w:rPr>
          <w:rFonts w:hint="eastAsia"/>
        </w:rPr>
        <w:t>MCU</w:t>
      </w:r>
      <w:r w:rsidR="0086191B">
        <w:rPr>
          <w:rFonts w:hint="eastAsia"/>
        </w:rPr>
        <w:t>连接</w:t>
      </w:r>
      <w:r w:rsidR="003B3DAA">
        <w:rPr>
          <w:rFonts w:hint="eastAsia"/>
        </w:rPr>
        <w:t>，</w:t>
      </w:r>
      <w:r w:rsidR="00C615C6">
        <w:rPr>
          <w:rFonts w:hint="eastAsia"/>
        </w:rPr>
        <w:t>自动售货机的外接</w:t>
      </w:r>
      <w:r w:rsidR="00C615C6">
        <w:rPr>
          <w:rFonts w:hint="eastAsia"/>
        </w:rPr>
        <w:t>Android</w:t>
      </w:r>
      <w:r w:rsidR="00C615C6">
        <w:rPr>
          <w:rFonts w:hint="eastAsia"/>
        </w:rPr>
        <w:t>设备通过</w:t>
      </w:r>
      <w:r w:rsidR="00C615C6">
        <w:rPr>
          <w:rFonts w:hint="eastAsia"/>
        </w:rPr>
        <w:t>USB</w:t>
      </w:r>
      <w:r w:rsidR="00C615C6">
        <w:rPr>
          <w:rFonts w:hint="eastAsia"/>
        </w:rPr>
        <w:t>接口转串口的</w:t>
      </w:r>
      <w:r w:rsidR="00EF37C3">
        <w:rPr>
          <w:rFonts w:hint="eastAsia"/>
        </w:rPr>
        <w:t>FT312D</w:t>
      </w:r>
      <w:r w:rsidR="00C615C6">
        <w:rPr>
          <w:rFonts w:hint="eastAsia"/>
        </w:rPr>
        <w:t>芯片和</w:t>
      </w:r>
      <w:r w:rsidR="00C615C6">
        <w:rPr>
          <w:rFonts w:hint="eastAsia"/>
        </w:rPr>
        <w:t>RS232</w:t>
      </w:r>
      <w:r w:rsidR="00C615C6">
        <w:rPr>
          <w:rFonts w:hint="eastAsia"/>
        </w:rPr>
        <w:t>接口进行连接，</w:t>
      </w:r>
      <w:r w:rsidR="006C20A2">
        <w:rPr>
          <w:rFonts w:hint="eastAsia"/>
        </w:rPr>
        <w:t>通过</w:t>
      </w:r>
      <w:r w:rsidR="006C20A2">
        <w:rPr>
          <w:rFonts w:hint="eastAsia"/>
        </w:rPr>
        <w:t>Android</w:t>
      </w:r>
      <w:r w:rsidR="006C20A2">
        <w:rPr>
          <w:rFonts w:hint="eastAsia"/>
        </w:rPr>
        <w:t>设备和售货机的串口消息收发控制整个售货机的售货活动</w:t>
      </w:r>
      <w:r w:rsidR="003E76D4">
        <w:rPr>
          <w:rFonts w:hint="eastAsia"/>
        </w:rPr>
        <w:t>5</w:t>
      </w:r>
      <w:r w:rsidR="003E76D4">
        <w:rPr>
          <w:rFonts w:hint="eastAsia"/>
        </w:rPr>
        <w:t>）信息采集模块，主要包括门开关、温度检测、制冷等，因不是本文研究的重点不做赘述。</w:t>
      </w:r>
    </w:p>
    <w:p w14:paraId="182988E4" w14:textId="3DCD3A18" w:rsidR="0030229F" w:rsidRPr="00027C24" w:rsidRDefault="00B74963" w:rsidP="00B74963">
      <w:pPr>
        <w:pStyle w:val="aff0"/>
      </w:pPr>
      <w:r>
        <w:rPr>
          <w:rFonts w:hint="eastAsia"/>
        </w:rPr>
        <w:t>图</w:t>
      </w:r>
      <w:r>
        <w:rPr>
          <w:rFonts w:hint="eastAsia"/>
        </w:rPr>
        <w:t>4-</w:t>
      </w:r>
      <w:r>
        <w:t xml:space="preserve">3 </w:t>
      </w:r>
      <w:r>
        <w:t>自动售货机硬件结构图</w:t>
      </w:r>
    </w:p>
    <w:p w14:paraId="6832A3C7" w14:textId="4CAE58BA" w:rsidR="005072A0" w:rsidRDefault="005072A0" w:rsidP="005072A0">
      <w:pPr>
        <w:pStyle w:val="afe"/>
        <w:numPr>
          <w:ilvl w:val="0"/>
          <w:numId w:val="27"/>
        </w:numPr>
        <w:ind w:firstLineChars="0"/>
      </w:pPr>
      <w:r>
        <w:lastRenderedPageBreak/>
        <w:t>终端</w:t>
      </w:r>
      <w:r w:rsidR="00755263">
        <w:t>应用</w:t>
      </w:r>
      <w:r w:rsidR="00633102">
        <w:t>的</w:t>
      </w:r>
      <w:r>
        <w:t>实现技术难点</w:t>
      </w:r>
    </w:p>
    <w:p w14:paraId="11CE46DE" w14:textId="2DB6B9EA" w:rsidR="00861AA8" w:rsidRPr="004169FC" w:rsidRDefault="00861AA8" w:rsidP="004169F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设备的供电问题和</w:t>
      </w:r>
      <w:r>
        <w:rPr>
          <w:rFonts w:hint="eastAsia"/>
        </w:rPr>
        <w:t>Android</w:t>
      </w:r>
      <w:r>
        <w:rPr>
          <w:rFonts w:hint="eastAsia"/>
        </w:rPr>
        <w:t>设备和自动售货机的串口通信功能；然后，自动售货机终端的</w:t>
      </w:r>
      <w:r>
        <w:rPr>
          <w:rFonts w:hint="eastAsia"/>
        </w:rPr>
        <w:t>Android</w:t>
      </w:r>
      <w:r>
        <w:rPr>
          <w:rFonts w:hint="eastAsia"/>
        </w:rPr>
        <w:t>设备放置在各个售货机网点，难免因为消费者使用不当发生故障，造成软件的闪退，影响自动售货机的正常工作，需提供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版本出现时，需要对零散分布的自动售货机终端进行软件系统的更新。综上所述，</w:t>
      </w:r>
      <w:r>
        <w:rPr>
          <w:rFonts w:hint="eastAsia"/>
        </w:rPr>
        <w:t>V</w:t>
      </w:r>
      <w:r>
        <w:t>MS</w:t>
      </w:r>
      <w:r>
        <w:rPr>
          <w:rFonts w:hint="eastAsia"/>
        </w:rPr>
        <w:t>ale</w:t>
      </w:r>
      <w:r>
        <w:t xml:space="preserve"> APP</w:t>
      </w:r>
      <w:r>
        <w:rPr>
          <w:rFonts w:hint="eastAsia"/>
        </w:rPr>
        <w:t>涉及以下几个技术</w:t>
      </w:r>
      <w:r>
        <w:t>难点</w:t>
      </w:r>
      <w:r>
        <w:rPr>
          <w:rFonts w:hint="eastAsia"/>
        </w:rPr>
        <w:t>：自动售货机终端</w:t>
      </w:r>
      <w:r>
        <w:rPr>
          <w:rFonts w:hint="eastAsia"/>
        </w:rPr>
        <w:t>Android</w:t>
      </w:r>
      <w:r w:rsidR="00E26EDB">
        <w:rPr>
          <w:rFonts w:hint="eastAsia"/>
        </w:rPr>
        <w:t>设备和售货机的串口通信；终端应用异常退出后不通过人工操作</w:t>
      </w:r>
      <w:r>
        <w:rPr>
          <w:rFonts w:hint="eastAsia"/>
        </w:rPr>
        <w:t>自动重启；</w:t>
      </w:r>
      <w:r>
        <w:rPr>
          <w:rFonts w:hint="eastAsia"/>
        </w:rPr>
        <w:t>V</w:t>
      </w:r>
      <w:r>
        <w:t>MS</w:t>
      </w:r>
      <w:r>
        <w:rPr>
          <w:rFonts w:hint="eastAsia"/>
        </w:rPr>
        <w:t>ale</w:t>
      </w:r>
      <w:r>
        <w:t xml:space="preserve"> APP</w:t>
      </w:r>
      <w:r>
        <w:rPr>
          <w:rFonts w:hint="eastAsia"/>
        </w:rPr>
        <w:t>更新时，</w:t>
      </w:r>
      <w:r w:rsidR="0062621D">
        <w:rPr>
          <w:rFonts w:hint="eastAsia"/>
        </w:rPr>
        <w:t>不通过人工操作的方式</w:t>
      </w:r>
      <w:r>
        <w:rPr>
          <w:rFonts w:hint="eastAsia"/>
        </w:rPr>
        <w:t>在自动售货机终端进行自动更新。</w:t>
      </w:r>
    </w:p>
    <w:p w14:paraId="355B2EBF" w14:textId="24172F5B" w:rsidR="00566FEA" w:rsidRDefault="00566FEA" w:rsidP="00566FEA">
      <w:pPr>
        <w:pStyle w:val="2"/>
        <w:rPr>
          <w:lang w:eastAsia="zh-CN"/>
        </w:rPr>
      </w:pPr>
      <w:bookmarkStart w:id="87" w:name="_Toc498781598"/>
      <w:r>
        <w:rPr>
          <w:rFonts w:hint="eastAsia"/>
          <w:lang w:eastAsia="zh-CN"/>
        </w:rPr>
        <w:t xml:space="preserve">4.2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lang w:eastAsia="zh-CN"/>
        </w:rPr>
        <w:t>的</w:t>
      </w:r>
      <w:r w:rsidR="00E05F16">
        <w:rPr>
          <w:rFonts w:hint="eastAsia"/>
          <w:lang w:eastAsia="zh-CN"/>
        </w:rPr>
        <w:t>逻辑架构</w:t>
      </w:r>
      <w:bookmarkEnd w:id="87"/>
    </w:p>
    <w:p w14:paraId="49152A87" w14:textId="64379D97" w:rsidR="00AD27E7" w:rsidRDefault="00AD27E7" w:rsidP="00AD27E7">
      <w:pPr>
        <w:pStyle w:val="3"/>
      </w:pPr>
      <w:bookmarkStart w:id="88" w:name="_Toc498781599"/>
      <w:r>
        <w:rPr>
          <w:rFonts w:hint="eastAsia"/>
          <w:lang w:eastAsia="zh-CN"/>
        </w:rPr>
        <w:t>4.</w:t>
      </w:r>
      <w:r>
        <w:rPr>
          <w:lang w:eastAsia="zh-CN"/>
        </w:rPr>
        <w:t>2</w:t>
      </w:r>
      <w:r>
        <w:rPr>
          <w:rFonts w:hint="eastAsia"/>
          <w:lang w:eastAsia="zh-CN"/>
        </w:rPr>
        <w:t>.</w:t>
      </w:r>
      <w:r w:rsidR="00EA67FD">
        <w:rPr>
          <w:rFonts w:hint="eastAsia"/>
          <w:lang w:eastAsia="zh-CN"/>
        </w:rPr>
        <w:t>1</w:t>
      </w:r>
      <w:r>
        <w:rPr>
          <w:rFonts w:hint="eastAsia"/>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rPr>
        <w:t>的</w:t>
      </w:r>
      <w:r>
        <w:rPr>
          <w:rFonts w:hint="eastAsia"/>
          <w:lang w:eastAsia="zh-CN"/>
        </w:rPr>
        <w:t>功能</w:t>
      </w:r>
      <w:r>
        <w:t>架构</w:t>
      </w:r>
      <w:bookmarkEnd w:id="88"/>
    </w:p>
    <w:p w14:paraId="4C0D638B" w14:textId="71022EC2" w:rsidR="00AD27E7" w:rsidRDefault="00AD27E7" w:rsidP="00AD27E7">
      <w:pPr>
        <w:ind w:firstLine="480"/>
      </w:pPr>
      <w:r>
        <w:rPr>
          <w:rFonts w:hint="eastAsia"/>
        </w:rPr>
        <w:t>在分析了系统的技术架构和逻辑架构后，本文给出了</w:t>
      </w:r>
      <w:r w:rsidR="0077231F">
        <w:rPr>
          <w:rFonts w:hint="eastAsia"/>
        </w:rPr>
        <w:t>VMCloudPlatform</w:t>
      </w:r>
      <w:r w:rsidR="0077231F">
        <w:rPr>
          <w:rFonts w:hint="eastAsia"/>
        </w:rPr>
        <w:t>系统</w:t>
      </w:r>
      <w:r>
        <w:rPr>
          <w:rFonts w:hint="eastAsia"/>
        </w:rPr>
        <w:t>的功能架构。如图</w:t>
      </w:r>
      <w:r>
        <w:rPr>
          <w:rFonts w:hint="eastAsia"/>
        </w:rPr>
        <w:t>4-</w:t>
      </w:r>
      <w:r>
        <w:t>6</w:t>
      </w:r>
      <w:r>
        <w:t>所示</w:t>
      </w:r>
      <w:r>
        <w:rPr>
          <w:rFonts w:hint="eastAsia"/>
        </w:rPr>
        <w:t>，为</w:t>
      </w:r>
      <w:r w:rsidR="0077231F">
        <w:rPr>
          <w:rFonts w:hint="eastAsia"/>
        </w:rPr>
        <w:t>VMCloudPlatform</w:t>
      </w:r>
      <w:r w:rsidR="0077231F">
        <w:rPr>
          <w:rFonts w:hint="eastAsia"/>
        </w:rPr>
        <w:t>系统</w:t>
      </w:r>
      <w:r>
        <w:rPr>
          <w:rFonts w:hint="eastAsia"/>
        </w:rPr>
        <w:t>的功能组织结构图，图中描述了系统的功能模块和组织结构，为方</w:t>
      </w:r>
      <w:r w:rsidR="003E6186">
        <w:rPr>
          <w:rFonts w:hint="eastAsia"/>
        </w:rPr>
        <w:t>便</w:t>
      </w:r>
      <w:r>
        <w:rPr>
          <w:rFonts w:hint="eastAsia"/>
        </w:rPr>
        <w:t>获取系统的主要功能，该图对于细小的功能模块并未穷尽列出。</w:t>
      </w:r>
    </w:p>
    <w:p w14:paraId="38B0B7EB" w14:textId="36CC52CE" w:rsidR="00AD27E7" w:rsidRDefault="00381967" w:rsidP="00AD27E7">
      <w:pPr>
        <w:ind w:firstLine="480"/>
      </w:pPr>
      <w:r>
        <w:rPr>
          <w:rFonts w:hint="eastAsia"/>
        </w:rPr>
        <w:t>V</w:t>
      </w:r>
      <w:r>
        <w:t>MCloudPlatfom</w:t>
      </w:r>
      <w:r>
        <w:t>系统</w:t>
      </w:r>
      <w:r w:rsidR="00AD27E7" w:rsidRPr="00636514">
        <w:rPr>
          <w:rFonts w:hint="eastAsia"/>
        </w:rPr>
        <w:t>分为</w:t>
      </w:r>
      <w:r w:rsidR="00AD27E7">
        <w:rPr>
          <w:rFonts w:hint="eastAsia"/>
        </w:rPr>
        <w:t>两</w:t>
      </w:r>
      <w:r w:rsidR="00AD27E7" w:rsidRPr="00636514">
        <w:t>个模块</w:t>
      </w:r>
      <w:r w:rsidR="00AD27E7">
        <w:rPr>
          <w:rFonts w:hint="eastAsia"/>
        </w:rPr>
        <w:t>，分别是</w:t>
      </w:r>
      <w:r w:rsidR="00AD27E7" w:rsidRPr="00636514">
        <w:rPr>
          <w:rFonts w:hint="eastAsia"/>
        </w:rPr>
        <w:t>厂商模块</w:t>
      </w:r>
      <w:r w:rsidR="00AD27E7">
        <w:rPr>
          <w:rFonts w:hint="eastAsia"/>
        </w:rPr>
        <w:t>和</w:t>
      </w:r>
      <w:r w:rsidR="00AD27E7" w:rsidRPr="00636514">
        <w:rPr>
          <w:rFonts w:hint="eastAsia"/>
        </w:rPr>
        <w:t>运营商模块</w:t>
      </w:r>
      <w:r w:rsidR="00AD27E7">
        <w:rPr>
          <w:rFonts w:hint="eastAsia"/>
        </w:rPr>
        <w:t>。</w:t>
      </w:r>
      <w:r w:rsidR="00AD27E7">
        <w:t>各模块实现的功能如下</w:t>
      </w:r>
      <w:r w:rsidR="00AD27E7">
        <w:rPr>
          <w:rFonts w:hint="eastAsia"/>
        </w:rPr>
        <w:t>：</w:t>
      </w:r>
    </w:p>
    <w:p w14:paraId="6E8C85D7" w14:textId="7437E242" w:rsidR="00AD27E7" w:rsidRDefault="00AD27E7" w:rsidP="00AD27E7">
      <w:pPr>
        <w:ind w:firstLine="480"/>
      </w:pPr>
      <w:r>
        <w:t>1</w:t>
      </w:r>
      <w:r>
        <w:rPr>
          <w:rFonts w:hint="eastAsia"/>
        </w:rPr>
        <w:t>）厂商</w:t>
      </w:r>
      <w:r>
        <w:t>模块是</w:t>
      </w:r>
      <w:r w:rsidRPr="00636514">
        <w:rPr>
          <w:rFonts w:hint="eastAsia"/>
        </w:rPr>
        <w:t>系统的整体设计和基础模块，主要进行初始化、预定义和管理的功能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。该模块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、类型管理、订单管理和运营商管理等基本功能。租户管理是对使用系统的租户的基本信息进行存储和查询，使用数据库视图过滤、数据加密等方式</w:t>
      </w:r>
      <w:r w:rsidR="00823040">
        <w:rPr>
          <w:rFonts w:hint="eastAsia"/>
        </w:rPr>
        <w:t>避免各个租户对</w:t>
      </w:r>
      <w:r>
        <w:rPr>
          <w:rFonts w:hint="eastAsia"/>
        </w:rPr>
        <w:t>数据操作的影响，使各个租户之间数据相互隔离，保证租户间的数据安全。角色管理是通</w:t>
      </w:r>
      <w:r>
        <w:rPr>
          <w:rFonts w:hint="eastAsia"/>
        </w:rPr>
        <w:lastRenderedPageBreak/>
        <w:t>过定义用户的权限，设定角色和权限之间的对应关系实现用户的多角色功能。</w:t>
      </w:r>
    </w:p>
    <w:p w14:paraId="1FF77049" w14:textId="186AC38C" w:rsidR="00AD27E7" w:rsidRDefault="007D266D" w:rsidP="00AD27E7">
      <w:pPr>
        <w:ind w:firstLineChars="0" w:firstLine="420"/>
      </w:pPr>
      <w:r>
        <w:rPr>
          <w:noProof/>
        </w:rPr>
        <w:object w:dxaOrig="1440" w:dyaOrig="1440" w14:anchorId="09E8A383">
          <v:shape id="_x0000_s1058" type="#_x0000_t75" style="position:absolute;left:0;text-align:left;margin-left:2.55pt;margin-top:158.7pt;width:414.75pt;height:274.5pt;z-index:251909120;mso-position-horizontal-relative:text;mso-position-vertical-relative:text;mso-width-relative:page;mso-height-relative:page">
            <v:imagedata r:id="rId47" o:title=""/>
            <w10:wrap type="topAndBottom"/>
          </v:shape>
          <o:OLEObject Type="Embed" ProgID="Visio.Drawing.15" ShapeID="_x0000_s1058" DrawAspect="Content" ObjectID="_1572559217" r:id="rId48"/>
        </w:object>
      </w:r>
      <w:r w:rsidR="00AD27E7">
        <w:rPr>
          <w:rFonts w:hint="eastAsia"/>
        </w:rPr>
        <w:t>2</w:t>
      </w:r>
      <w:r w:rsidR="00AD27E7">
        <w:rPr>
          <w:rFonts w:hint="eastAsia"/>
        </w:rPr>
        <w:t>）</w:t>
      </w:r>
      <w:r w:rsidR="00AD27E7" w:rsidRPr="00636514">
        <w:rPr>
          <w:rFonts w:hint="eastAsia"/>
        </w:rPr>
        <w:t>运营商模块为系统的主要模块之一，</w:t>
      </w:r>
      <w:r w:rsidR="00AD27E7">
        <w:rPr>
          <w:rFonts w:hint="eastAsia"/>
        </w:rPr>
        <w:t>是该平台租户的主要功能模块，供运营商使用</w:t>
      </w:r>
      <w:r w:rsidR="00AD27E7" w:rsidRPr="00636514">
        <w:rPr>
          <w:rFonts w:hint="eastAsia"/>
        </w:rPr>
        <w:t>。</w:t>
      </w:r>
      <w:r w:rsidR="00AD27E7">
        <w:t>主要包括用户管理</w:t>
      </w:r>
      <w:r w:rsidR="00AD27E7">
        <w:rPr>
          <w:rFonts w:hint="eastAsia"/>
        </w:rPr>
        <w:t>、售货机管理、货道管理、订单管理、商品管理、库存管理等基本功能。其中用终端监控模块的功能是保持自动售货机终端货道库存和管理云平台后端数据库中信息保持一致，及时获取售货机终端的销售信息。管理员可主动获取缺货信息，查询缺货售货机的</w:t>
      </w:r>
      <w:r w:rsidR="00AD27E7">
        <w:rPr>
          <w:rFonts w:hint="eastAsia"/>
        </w:rPr>
        <w:t>ID</w:t>
      </w:r>
      <w:r w:rsidR="00AD27E7">
        <w:rPr>
          <w:rFonts w:hint="eastAsia"/>
        </w:rPr>
        <w:t>、地理位置等，通过</w:t>
      </w:r>
      <w:r w:rsidR="00025561">
        <w:rPr>
          <w:rFonts w:hint="eastAsia"/>
        </w:rPr>
        <w:t>营业员</w:t>
      </w:r>
      <w:r w:rsidR="00AD27E7">
        <w:rPr>
          <w:rFonts w:hint="eastAsia"/>
        </w:rPr>
        <w:t>进行及时补货。</w:t>
      </w:r>
    </w:p>
    <w:p w14:paraId="472DFF3B" w14:textId="4CA4674A" w:rsidR="00AD27E7" w:rsidRPr="00566FEA" w:rsidRDefault="00AD27E7" w:rsidP="00AD27E7">
      <w:pPr>
        <w:pStyle w:val="aff0"/>
      </w:pPr>
      <w:r w:rsidRPr="00AD616B">
        <w:t>图</w:t>
      </w:r>
      <w:r w:rsidRPr="00041A47">
        <w:rPr>
          <w:rFonts w:hint="eastAsia"/>
        </w:rPr>
        <w:t>4-</w:t>
      </w:r>
      <w:r>
        <w:t>6</w:t>
      </w:r>
      <w:r w:rsidRPr="00041A47">
        <w:t xml:space="preserve">  </w:t>
      </w:r>
      <w:r w:rsidRPr="00041A47">
        <w:t>售货机云平台功能结构图</w:t>
      </w:r>
    </w:p>
    <w:p w14:paraId="5C1A49A9" w14:textId="20C4E6C8" w:rsidR="00816019" w:rsidRDefault="00673441" w:rsidP="00816019">
      <w:pPr>
        <w:pStyle w:val="3"/>
      </w:pPr>
      <w:bookmarkStart w:id="89" w:name="_Toc498781600"/>
      <w:r>
        <w:rPr>
          <w:rFonts w:hint="eastAsia"/>
          <w:lang w:eastAsia="zh-CN"/>
        </w:rPr>
        <w:t>4.</w:t>
      </w:r>
      <w:r w:rsidR="00CE1B95">
        <w:rPr>
          <w:lang w:eastAsia="zh-CN"/>
        </w:rPr>
        <w:t>2.</w:t>
      </w:r>
      <w:r w:rsidR="00EA67FD">
        <w:rPr>
          <w:rFonts w:hint="eastAsia"/>
          <w:lang w:eastAsia="zh-CN"/>
        </w:rPr>
        <w:t>2</w:t>
      </w:r>
      <w:r w:rsidR="003300A7">
        <w:rPr>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sidR="00816019">
        <w:rPr>
          <w:rFonts w:hint="eastAsia"/>
        </w:rPr>
        <w:t>的</w:t>
      </w:r>
      <w:r w:rsidR="00761B59">
        <w:rPr>
          <w:rFonts w:hint="eastAsia"/>
          <w:lang w:eastAsia="zh-CN"/>
        </w:rPr>
        <w:t>逻辑</w:t>
      </w:r>
      <w:r w:rsidR="004950BE">
        <w:rPr>
          <w:rFonts w:hint="eastAsia"/>
          <w:lang w:eastAsia="zh-CN"/>
        </w:rPr>
        <w:t>分层</w:t>
      </w:r>
      <w:bookmarkEnd w:id="89"/>
    </w:p>
    <w:p w14:paraId="296D8CE8" w14:textId="4429D4ED" w:rsidR="00F06F4B" w:rsidRDefault="00735C61" w:rsidP="009448BF">
      <w:pPr>
        <w:ind w:firstLine="480"/>
      </w:pPr>
      <w:r>
        <w:rPr>
          <w:rFonts w:hint="eastAsia"/>
        </w:rPr>
        <w:t>V</w:t>
      </w:r>
      <w:r>
        <w:t>MC</w:t>
      </w:r>
      <w:r>
        <w:rPr>
          <w:rFonts w:hint="eastAsia"/>
        </w:rPr>
        <w:t>loudPlatform</w:t>
      </w:r>
      <w:r w:rsidR="00C53C93">
        <w:rPr>
          <w:rFonts w:hint="eastAsia"/>
        </w:rPr>
        <w:t>系统</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sidR="00F06F4B">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sidR="00F06F4B">
        <w:rPr>
          <w:rFonts w:hint="eastAsia"/>
        </w:rPr>
        <w:t>根据登录表单信息进行</w:t>
      </w:r>
      <w:r w:rsidR="001428A5">
        <w:rPr>
          <w:rFonts w:hint="eastAsia"/>
        </w:rPr>
        <w:t>租户的</w:t>
      </w:r>
      <w:r w:rsidR="00F06F4B">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rsidR="00F06F4B">
        <w:t>系统</w:t>
      </w:r>
      <w:r w:rsidR="00F06F4B">
        <w:rPr>
          <w:rFonts w:hint="eastAsia"/>
        </w:rPr>
        <w:t>总体逻辑架构图如图</w:t>
      </w:r>
      <w:r w:rsidR="00F06F4B">
        <w:rPr>
          <w:rFonts w:hint="eastAsia"/>
        </w:rPr>
        <w:t>4-</w:t>
      </w:r>
      <w:r w:rsidR="006174A0">
        <w:t>5</w:t>
      </w:r>
      <w:r w:rsidR="00D26B9E">
        <w:rPr>
          <w:rFonts w:hint="eastAsia"/>
        </w:rPr>
        <w:t>，</w:t>
      </w:r>
      <w:r w:rsidR="00EB534B">
        <w:t>通过</w:t>
      </w:r>
      <w:r w:rsidR="00EB534B">
        <w:rPr>
          <w:rFonts w:hint="eastAsia"/>
        </w:rPr>
        <w:t>该</w:t>
      </w:r>
      <w:r w:rsidR="00D26B9E">
        <w:t>图对系统的整</w:t>
      </w:r>
      <w:r w:rsidR="00D26B9E">
        <w:lastRenderedPageBreak/>
        <w:t>体业务逻辑进行简单的介绍</w:t>
      </w:r>
      <w:r w:rsidR="00E93361">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8"/>
      </w:r>
      <w:r>
        <w:rPr>
          <w:rStyle w:val="af9"/>
        </w:rPr>
        <w:t>]</w:t>
      </w:r>
      <w:r>
        <w:rPr>
          <w:rFonts w:hint="eastAsia"/>
        </w:rPr>
        <w:t>。</w:t>
      </w:r>
    </w:p>
    <w:p w14:paraId="683CE8CC" w14:textId="095D2662" w:rsidR="00F06F4B" w:rsidRDefault="00621E23" w:rsidP="00F22391">
      <w:pPr>
        <w:pStyle w:val="aff0"/>
      </w:pPr>
      <w:r>
        <w:rPr>
          <w:noProof/>
        </w:rPr>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9">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6174A0">
        <w:t>5</w:t>
      </w:r>
      <w:r w:rsidR="00F06F4B">
        <w:t xml:space="preserve"> </w:t>
      </w:r>
      <w:r w:rsidR="00F06F4B">
        <w:t>平台总体逻辑架构</w:t>
      </w:r>
    </w:p>
    <w:p w14:paraId="4799BE2E" w14:textId="12806339" w:rsidR="00E4631E" w:rsidRPr="00E4631E" w:rsidRDefault="00E4631E" w:rsidP="00E4631E">
      <w:pPr>
        <w:pStyle w:val="2"/>
      </w:pPr>
      <w:bookmarkStart w:id="90" w:name="_Toc492673770"/>
      <w:bookmarkStart w:id="91" w:name="_Toc498781601"/>
      <w:r w:rsidRPr="00E4631E">
        <w:rPr>
          <w:rFonts w:hint="eastAsia"/>
        </w:rPr>
        <w:lastRenderedPageBreak/>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90"/>
      <w:bookmarkEnd w:id="91"/>
    </w:p>
    <w:p w14:paraId="3FF5DABB" w14:textId="3561C3AA" w:rsidR="00E4631E" w:rsidRDefault="00E4631E" w:rsidP="00E4631E">
      <w:pPr>
        <w:pStyle w:val="3"/>
        <w:rPr>
          <w:lang w:eastAsia="zh-CN"/>
        </w:rPr>
      </w:pPr>
      <w:bookmarkStart w:id="92" w:name="_Toc498781602"/>
      <w:r>
        <w:rPr>
          <w:rFonts w:hint="eastAsia"/>
          <w:lang w:eastAsia="zh-CN"/>
        </w:rPr>
        <w:t>4.3.1</w:t>
      </w:r>
      <w:r w:rsidR="00981090">
        <w:rPr>
          <w:lang w:eastAsia="zh-CN"/>
        </w:rPr>
        <w:t xml:space="preserve"> </w:t>
      </w:r>
      <w:r>
        <w:rPr>
          <w:rFonts w:hint="eastAsia"/>
          <w:lang w:eastAsia="zh-CN"/>
        </w:rPr>
        <w:t>多租户数据模型的选择和</w:t>
      </w:r>
      <w:r w:rsidR="00A107B4">
        <w:rPr>
          <w:rFonts w:hint="eastAsia"/>
          <w:lang w:eastAsia="zh-CN"/>
        </w:rPr>
        <w:t>实现难点</w:t>
      </w:r>
      <w:bookmarkEnd w:id="92"/>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lang w:val="x-none"/>
        </w:rPr>
      </w:pPr>
      <w:r>
        <w:rPr>
          <w:rFonts w:hint="eastAsia"/>
          <w:lang w:val="x-none"/>
        </w:rPr>
        <w:t>（</w:t>
      </w:r>
      <w:r>
        <w:rPr>
          <w:rFonts w:hint="eastAsia"/>
          <w:lang w:val="x-none"/>
        </w:rPr>
        <w:t>1</w:t>
      </w:r>
      <w:r>
        <w:rPr>
          <w:rFonts w:hint="eastAsia"/>
          <w:lang w:val="x-none"/>
        </w:rPr>
        <w:t>）多租户数据模型的选择</w:t>
      </w:r>
    </w:p>
    <w:p w14:paraId="7ADC6085" w14:textId="0A2B2384"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A00226">
        <w:rPr>
          <w:rFonts w:hint="eastAsia"/>
          <w:lang w:val="x-none"/>
        </w:rPr>
        <w:t>2-</w:t>
      </w:r>
      <w:r w:rsidR="00A00226">
        <w:rPr>
          <w:lang w:val="x-none"/>
        </w:rPr>
        <w:t>1</w:t>
      </w:r>
      <w:r w:rsidR="00A00226">
        <w:rPr>
          <w:lang w:val="x-none"/>
        </w:rPr>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，因此选用共享数据库共享模式作为数据库的多租户开发模型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45087D">
        <w:tc>
          <w:tcPr>
            <w:tcW w:w="1128" w:type="pct"/>
            <w:tcBorders>
              <w:bottom w:val="single" w:sz="4" w:space="0" w:color="auto"/>
            </w:tcBorders>
          </w:tcPr>
          <w:p w14:paraId="456F7928" w14:textId="4368AAE2" w:rsidR="00DD583F" w:rsidRPr="00D32F9D" w:rsidRDefault="00DD583F" w:rsidP="009E40EB">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87D144" w14:textId="217082EF" w:rsidR="00DD583F" w:rsidRPr="00D32F9D" w:rsidRDefault="00DD583F" w:rsidP="009E40EB">
            <w:pPr>
              <w:pStyle w:val="afc"/>
            </w:pPr>
            <w:r w:rsidRPr="00D32F9D">
              <w:rPr>
                <w:rFonts w:hint="eastAsia"/>
              </w:rPr>
              <w:t>USER_NAME</w:t>
            </w:r>
          </w:p>
        </w:tc>
        <w:tc>
          <w:tcPr>
            <w:tcW w:w="1329" w:type="pct"/>
            <w:tcBorders>
              <w:bottom w:val="single" w:sz="4" w:space="0" w:color="auto"/>
            </w:tcBorders>
          </w:tcPr>
          <w:p w14:paraId="55740075" w14:textId="745BD4B3" w:rsidR="00DD583F" w:rsidRPr="00D32F9D" w:rsidRDefault="00DD583F" w:rsidP="009E40EB">
            <w:pPr>
              <w:pStyle w:val="afc"/>
            </w:pPr>
            <w:r w:rsidRPr="00D32F9D">
              <w:rPr>
                <w:rFonts w:hint="eastAsia"/>
              </w:rPr>
              <w:t>USER_PASS</w:t>
            </w:r>
          </w:p>
        </w:tc>
        <w:tc>
          <w:tcPr>
            <w:tcW w:w="1111" w:type="pct"/>
            <w:tcBorders>
              <w:bottom w:val="single" w:sz="4" w:space="0" w:color="auto"/>
            </w:tcBorders>
          </w:tcPr>
          <w:p w14:paraId="5E4271C7" w14:textId="01FBDAFB" w:rsidR="00DD583F" w:rsidRPr="00D32F9D" w:rsidRDefault="00DD583F" w:rsidP="009E40EB">
            <w:pPr>
              <w:pStyle w:val="afc"/>
            </w:pPr>
            <w:r w:rsidRPr="00D32F9D">
              <w:rPr>
                <w:rFonts w:hint="eastAsia"/>
              </w:rPr>
              <w:t>FIRM_ID</w:t>
            </w:r>
          </w:p>
        </w:tc>
      </w:tr>
      <w:tr w:rsidR="00DD583F" w14:paraId="12A0C2A9" w14:textId="77777777" w:rsidTr="0045087D">
        <w:tc>
          <w:tcPr>
            <w:tcW w:w="1128" w:type="pct"/>
            <w:tcBorders>
              <w:bottom w:val="nil"/>
            </w:tcBorders>
          </w:tcPr>
          <w:p w14:paraId="2EDFF172" w14:textId="360C7DB7" w:rsidR="00DD583F" w:rsidRDefault="00DD583F" w:rsidP="009E40EB">
            <w:pPr>
              <w:pStyle w:val="afc"/>
            </w:pPr>
            <w:r>
              <w:rPr>
                <w:rFonts w:hint="eastAsia"/>
              </w:rPr>
              <w:t>001</w:t>
            </w:r>
          </w:p>
        </w:tc>
        <w:tc>
          <w:tcPr>
            <w:tcW w:w="1432" w:type="pct"/>
            <w:tcBorders>
              <w:bottom w:val="nil"/>
            </w:tcBorders>
          </w:tcPr>
          <w:p w14:paraId="603E7116" w14:textId="674DEEAE" w:rsidR="00DD583F" w:rsidRDefault="00DD583F" w:rsidP="009E40EB">
            <w:pPr>
              <w:pStyle w:val="afc"/>
            </w:pPr>
            <w:r>
              <w:t>Z</w:t>
            </w:r>
            <w:r>
              <w:rPr>
                <w:rFonts w:hint="eastAsia"/>
              </w:rPr>
              <w:t>hangSan</w:t>
            </w:r>
          </w:p>
        </w:tc>
        <w:tc>
          <w:tcPr>
            <w:tcW w:w="1329" w:type="pct"/>
            <w:tcBorders>
              <w:bottom w:val="nil"/>
            </w:tcBorders>
          </w:tcPr>
          <w:p w14:paraId="56854E8E" w14:textId="53B66FC0" w:rsidR="00DD583F" w:rsidRDefault="00DD583F" w:rsidP="009E40EB">
            <w:pPr>
              <w:pStyle w:val="afc"/>
            </w:pPr>
            <w:r>
              <w:rPr>
                <w:rFonts w:hint="eastAsia"/>
              </w:rPr>
              <w:t>123456</w:t>
            </w:r>
          </w:p>
        </w:tc>
        <w:tc>
          <w:tcPr>
            <w:tcW w:w="1111" w:type="pct"/>
            <w:tcBorders>
              <w:bottom w:val="nil"/>
            </w:tcBorders>
          </w:tcPr>
          <w:p w14:paraId="53237733" w14:textId="18E9F5E3" w:rsidR="00DD583F" w:rsidRDefault="00DD583F" w:rsidP="009E40EB">
            <w:pPr>
              <w:pStyle w:val="afc"/>
            </w:pPr>
            <w:r>
              <w:rPr>
                <w:rFonts w:hint="eastAsia"/>
              </w:rPr>
              <w:t>00101</w:t>
            </w:r>
          </w:p>
        </w:tc>
      </w:tr>
      <w:tr w:rsidR="00DD583F" w14:paraId="11B5016E" w14:textId="77777777" w:rsidTr="0045087D">
        <w:tc>
          <w:tcPr>
            <w:tcW w:w="1128" w:type="pct"/>
            <w:tcBorders>
              <w:top w:val="nil"/>
            </w:tcBorders>
          </w:tcPr>
          <w:p w14:paraId="3C588CC9" w14:textId="0360B3A0" w:rsidR="00DD583F" w:rsidRDefault="00DD583F" w:rsidP="009E40EB">
            <w:pPr>
              <w:pStyle w:val="afc"/>
            </w:pPr>
            <w:r>
              <w:rPr>
                <w:rFonts w:hint="eastAsia"/>
              </w:rPr>
              <w:t>002</w:t>
            </w:r>
          </w:p>
        </w:tc>
        <w:tc>
          <w:tcPr>
            <w:tcW w:w="1432" w:type="pct"/>
            <w:tcBorders>
              <w:top w:val="nil"/>
            </w:tcBorders>
          </w:tcPr>
          <w:p w14:paraId="2C1DC81F" w14:textId="782F7C69" w:rsidR="00DD583F" w:rsidRDefault="00DD583F" w:rsidP="009E40EB">
            <w:pPr>
              <w:pStyle w:val="afc"/>
            </w:pPr>
            <w:r>
              <w:rPr>
                <w:rFonts w:hint="eastAsia"/>
              </w:rPr>
              <w:t>LiSi</w:t>
            </w:r>
          </w:p>
        </w:tc>
        <w:tc>
          <w:tcPr>
            <w:tcW w:w="1329" w:type="pct"/>
            <w:tcBorders>
              <w:top w:val="nil"/>
            </w:tcBorders>
          </w:tcPr>
          <w:p w14:paraId="0D932395" w14:textId="50C4B4CA" w:rsidR="00DD583F" w:rsidRDefault="00DD583F" w:rsidP="009E40EB">
            <w:pPr>
              <w:pStyle w:val="afc"/>
            </w:pPr>
            <w:r>
              <w:rPr>
                <w:rFonts w:hint="eastAsia"/>
              </w:rPr>
              <w:t>123456</w:t>
            </w:r>
          </w:p>
        </w:tc>
        <w:tc>
          <w:tcPr>
            <w:tcW w:w="1111" w:type="pct"/>
            <w:tcBorders>
              <w:top w:val="nil"/>
            </w:tcBorders>
          </w:tcPr>
          <w:p w14:paraId="60C8C832" w14:textId="628AD6D6" w:rsidR="00DD583F" w:rsidRDefault="00DD583F" w:rsidP="009E40EB">
            <w:pPr>
              <w:pStyle w:val="afc"/>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t>SaaS</w:t>
      </w:r>
      <w:r>
        <w:rPr>
          <w:rFonts w:hint="eastAsia"/>
        </w:rPr>
        <w:t>多租户的数据扩展技术。</w:t>
      </w:r>
    </w:p>
    <w:p w14:paraId="5779BD96" w14:textId="09558DB0" w:rsidR="00832F21" w:rsidRDefault="00832F21" w:rsidP="0010675B">
      <w:pPr>
        <w:ind w:firstLine="480"/>
      </w:pPr>
      <w:r>
        <w:lastRenderedPageBreak/>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0BB7E5B7" w14:textId="7C8BC3A0" w:rsidR="004F7A1B" w:rsidRDefault="004F7A1B" w:rsidP="00356787">
      <w:pPr>
        <w:pStyle w:val="3"/>
      </w:pPr>
      <w:bookmarkStart w:id="93" w:name="_Toc498781603"/>
      <w:r w:rsidRPr="00356787">
        <w:rPr>
          <w:rFonts w:hint="eastAsia"/>
        </w:rPr>
        <w:t>4.3.</w:t>
      </w:r>
      <w:r w:rsidR="00453C9E">
        <w:rPr>
          <w:rFonts w:hint="eastAsia"/>
          <w:lang w:eastAsia="zh-CN"/>
        </w:rPr>
        <w:t>2</w:t>
      </w:r>
      <w:r w:rsidRPr="00356787">
        <w:rPr>
          <w:rFonts w:hint="eastAsia"/>
        </w:rPr>
        <w:t xml:space="preserve"> </w:t>
      </w:r>
      <w:r w:rsidR="00866843">
        <w:rPr>
          <w:rFonts w:hint="eastAsia"/>
        </w:rPr>
        <w:t>数据库的概念结构设计和</w:t>
      </w:r>
      <w:r w:rsidRPr="00356787">
        <w:rPr>
          <w:rFonts w:hint="eastAsia"/>
        </w:rPr>
        <w:t>逻辑结构设计</w:t>
      </w:r>
      <w:bookmarkEnd w:id="93"/>
    </w:p>
    <w:p w14:paraId="4A07C4BE" w14:textId="297C0BC1" w:rsidR="00F06F4B" w:rsidRDefault="004B36DA" w:rsidP="00A853E1">
      <w:pPr>
        <w:ind w:firstLineChars="0" w:firstLine="480"/>
      </w:pPr>
      <w:bookmarkStart w:id="94" w:name="_Toc492673772"/>
      <w:r>
        <w:rPr>
          <w:rFonts w:hint="eastAsia"/>
        </w:rPr>
        <w:t>（</w:t>
      </w:r>
      <w:r>
        <w:rPr>
          <w:rFonts w:hint="eastAsia"/>
        </w:rPr>
        <w:t>1</w:t>
      </w:r>
      <w:r>
        <w:rPr>
          <w:rFonts w:hint="eastAsia"/>
        </w:rPr>
        <w:t>）</w:t>
      </w:r>
      <w:r w:rsidRPr="00636514">
        <w:rPr>
          <w:rFonts w:hint="eastAsia"/>
        </w:rPr>
        <w:t>数据库概念结构设计</w:t>
      </w:r>
      <w:bookmarkEnd w:id="94"/>
    </w:p>
    <w:p w14:paraId="02909934" w14:textId="176A4262"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6174A0">
        <w:t>9</w:t>
      </w:r>
      <w:r w:rsidRPr="00636514">
        <w:rPr>
          <w:rFonts w:hint="eastAsia"/>
        </w:rPr>
        <w:t>。</w:t>
      </w:r>
    </w:p>
    <w:p w14:paraId="7D4C563F" w14:textId="2BE20399" w:rsidR="008D534A" w:rsidRPr="00636514" w:rsidRDefault="0060363B" w:rsidP="00A853E1">
      <w:pPr>
        <w:ind w:firstLineChars="0"/>
      </w:pPr>
      <w:bookmarkStart w:id="95" w:name="_Toc492673773"/>
      <w:r>
        <w:rPr>
          <w:rFonts w:hint="eastAsia"/>
        </w:rPr>
        <w:t>（</w:t>
      </w:r>
      <w:r>
        <w:rPr>
          <w:rFonts w:hint="eastAsia"/>
        </w:rPr>
        <w:t>2</w:t>
      </w:r>
      <w:r>
        <w:rPr>
          <w:rFonts w:hint="eastAsia"/>
        </w:rPr>
        <w:t>）</w:t>
      </w:r>
      <w:r w:rsidR="008D534A" w:rsidRPr="00636514">
        <w:rPr>
          <w:rFonts w:hint="eastAsia"/>
        </w:rPr>
        <w:t>数据库逻辑结构设计</w:t>
      </w:r>
      <w:bookmarkEnd w:id="95"/>
      <w:r w:rsidR="008D534A" w:rsidRPr="00636514">
        <w:rPr>
          <w:rFonts w:hint="eastAsia"/>
        </w:rPr>
        <w:t xml:space="preserve"> </w:t>
      </w:r>
    </w:p>
    <w:p w14:paraId="7495AE30" w14:textId="462C858D"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E65CA3">
      <w:pPr>
        <w:numPr>
          <w:ilvl w:val="1"/>
          <w:numId w:val="3"/>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C4677E4" w14:textId="59D2E0A9" w:rsidR="00FC382A" w:rsidRPr="00FC382A" w:rsidRDefault="00FC382A" w:rsidP="00FC382A">
      <w:pPr>
        <w:pStyle w:val="aff0"/>
      </w:pPr>
      <w:r w:rsidRPr="00FC382A">
        <w:rPr>
          <w:rFonts w:hint="eastAsia"/>
          <w:noProof/>
        </w:rPr>
        <w:lastRenderedPageBreak/>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50">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t>图</w:t>
      </w:r>
      <w:r w:rsidRPr="00FC382A">
        <w:rPr>
          <w:rFonts w:hint="eastAsia"/>
        </w:rPr>
        <w:t>4-</w:t>
      </w:r>
      <w:r w:rsidR="006174A0">
        <w:t>9</w:t>
      </w:r>
      <w:r w:rsidRPr="00FC382A">
        <w:t xml:space="preserve">  </w:t>
      </w:r>
      <w:r w:rsidRPr="00FC382A">
        <w:t>售货机云平台系统的</w:t>
      </w:r>
      <w:r w:rsidRPr="00FC382A">
        <w:rPr>
          <w:rFonts w:hint="eastAsia"/>
        </w:rPr>
        <w:t>E-R</w:t>
      </w:r>
      <w:r w:rsidRPr="00FC382A">
        <w:rPr>
          <w:rFonts w:hint="eastAsia"/>
        </w:rPr>
        <w:t>图</w:t>
      </w:r>
    </w:p>
    <w:p w14:paraId="1621A561" w14:textId="154B45D4" w:rsidR="000632C9" w:rsidRDefault="0065562B" w:rsidP="00E65CA3">
      <w:pPr>
        <w:numPr>
          <w:ilvl w:val="1"/>
          <w:numId w:val="3"/>
        </w:numPr>
        <w:ind w:firstLineChars="0"/>
      </w:pPr>
      <w:r>
        <w:t>扩展表</w:t>
      </w:r>
      <w:r w:rsidR="000632C9">
        <w:t>配置表</w:t>
      </w:r>
      <w:r w:rsidR="00CC5DC3">
        <w:rPr>
          <w:rFonts w:hint="eastAsia"/>
        </w:rPr>
        <w:t>（</w:t>
      </w:r>
      <w:r w:rsidR="00CC5DC3" w:rsidRPr="00CC5DC3">
        <w:rPr>
          <w:rFonts w:hint="eastAsia"/>
          <w:u w:val="single"/>
        </w:rPr>
        <w:t>配置表</w:t>
      </w:r>
      <w:r w:rsidR="00CC5DC3" w:rsidRPr="00CC5DC3">
        <w:rPr>
          <w:rFonts w:hint="eastAsia"/>
          <w:u w:val="single"/>
        </w:rPr>
        <w:t>Id</w:t>
      </w:r>
      <w:r w:rsidR="00CC5DC3">
        <w:rPr>
          <w:rFonts w:hint="eastAsia"/>
        </w:rPr>
        <w:t>，</w:t>
      </w:r>
      <w:r w:rsidR="00CC5DC3">
        <w:t>租户编号</w:t>
      </w:r>
      <w:r w:rsidR="00CC5DC3">
        <w:rPr>
          <w:rFonts w:hint="eastAsia"/>
        </w:rPr>
        <w:t>，基本表</w:t>
      </w:r>
      <w:r w:rsidR="00CC5DC3">
        <w:t>表名</w:t>
      </w:r>
      <w:r w:rsidR="00CC5DC3">
        <w:rPr>
          <w:rFonts w:hint="eastAsia"/>
        </w:rPr>
        <w:t>，</w:t>
      </w:r>
      <w:r w:rsidR="00CC5DC3">
        <w:t>扩展字段类型</w:t>
      </w:r>
      <w:r w:rsidR="00CC5DC3">
        <w:rPr>
          <w:rFonts w:hint="eastAsia"/>
        </w:rPr>
        <w:t>，</w:t>
      </w:r>
      <w:r w:rsidR="00CC5DC3">
        <w:t>扩展字段名</w:t>
      </w:r>
      <w:r w:rsidR="00CC5DC3">
        <w:rPr>
          <w:rFonts w:hint="eastAsia"/>
        </w:rPr>
        <w:t>）</w:t>
      </w:r>
    </w:p>
    <w:p w14:paraId="305705EF" w14:textId="29ADA290" w:rsidR="00BD7152" w:rsidRDefault="00BD7152" w:rsidP="00E65CA3">
      <w:pPr>
        <w:numPr>
          <w:ilvl w:val="1"/>
          <w:numId w:val="3"/>
        </w:numPr>
        <w:ind w:firstLineChars="0"/>
      </w:pPr>
      <w:r>
        <w:t>功能表</w:t>
      </w:r>
      <w:r w:rsidR="00CC5DC3">
        <w:rPr>
          <w:rFonts w:hint="eastAsia"/>
        </w:rPr>
        <w:t>（功能</w:t>
      </w:r>
      <w:r w:rsidR="00CC5DC3">
        <w:rPr>
          <w:rFonts w:hint="eastAsia"/>
        </w:rPr>
        <w:t>Id</w:t>
      </w:r>
      <w:r w:rsidR="00CC5DC3">
        <w:rPr>
          <w:rFonts w:hint="eastAsia"/>
        </w:rPr>
        <w:t>，基本</w:t>
      </w:r>
      <w:r w:rsidR="00CC5DC3">
        <w:t>模块</w:t>
      </w:r>
      <w:r w:rsidR="00CC5DC3">
        <w:rPr>
          <w:rFonts w:hint="eastAsia"/>
        </w:rPr>
        <w:t>Id</w:t>
      </w:r>
      <w:r w:rsidR="00CC5DC3">
        <w:rPr>
          <w:rFonts w:hint="eastAsia"/>
        </w:rPr>
        <w:t>）</w:t>
      </w:r>
    </w:p>
    <w:p w14:paraId="64B7330E" w14:textId="4C3CB529" w:rsidR="00BD7152" w:rsidRDefault="00BD7152" w:rsidP="00E65CA3">
      <w:pPr>
        <w:numPr>
          <w:ilvl w:val="1"/>
          <w:numId w:val="3"/>
        </w:numPr>
        <w:ind w:firstLineChars="0"/>
      </w:pPr>
      <w:r>
        <w:t>基本模块表</w:t>
      </w:r>
      <w:r w:rsidR="00CC5DC3">
        <w:rPr>
          <w:rFonts w:hint="eastAsia"/>
        </w:rPr>
        <w:t>（</w:t>
      </w:r>
      <w:r w:rsidR="00CC5DC3" w:rsidRPr="00CC5DC3">
        <w:rPr>
          <w:rFonts w:hint="eastAsia"/>
          <w:u w:val="single"/>
        </w:rPr>
        <w:t>基本模块</w:t>
      </w:r>
      <w:r w:rsidR="00CC5DC3" w:rsidRPr="00CC5DC3">
        <w:rPr>
          <w:rFonts w:hint="eastAsia"/>
          <w:u w:val="single"/>
        </w:rPr>
        <w:t>Id</w:t>
      </w:r>
      <w:r w:rsidR="00CC5DC3">
        <w:rPr>
          <w:rFonts w:hint="eastAsia"/>
        </w:rPr>
        <w:t>，模块名称，模块描述）</w:t>
      </w:r>
    </w:p>
    <w:p w14:paraId="72027E84" w14:textId="4C31E65E" w:rsidR="00BD7152" w:rsidRPr="00636514" w:rsidRDefault="00BD7152" w:rsidP="00E65CA3">
      <w:pPr>
        <w:numPr>
          <w:ilvl w:val="1"/>
          <w:numId w:val="3"/>
        </w:numPr>
        <w:ind w:firstLineChars="0"/>
      </w:pPr>
      <w:r>
        <w:t>租户功能表</w:t>
      </w:r>
      <w:r w:rsidR="00CC5DC3">
        <w:rPr>
          <w:rFonts w:hint="eastAsia"/>
        </w:rPr>
        <w:t>（租户编号，基本模块</w:t>
      </w:r>
      <w:r w:rsidR="00CC5DC3">
        <w:rPr>
          <w:rFonts w:hint="eastAsia"/>
        </w:rPr>
        <w:t>Id</w:t>
      </w:r>
      <w:r w:rsidR="00CC5DC3">
        <w:rPr>
          <w:rFonts w:hint="eastAsia"/>
        </w:rPr>
        <w:t>）</w:t>
      </w:r>
    </w:p>
    <w:p w14:paraId="2D4858A8" w14:textId="0E73D7C2" w:rsidR="008D534A" w:rsidRPr="00636514" w:rsidRDefault="008D534A" w:rsidP="00E65CA3">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4400D4E3" w:rsidR="008D534A" w:rsidRPr="00636514" w:rsidRDefault="008D534A" w:rsidP="00E65CA3">
      <w:pPr>
        <w:numPr>
          <w:ilvl w:val="1"/>
          <w:numId w:val="3"/>
        </w:numPr>
        <w:ind w:firstLineChars="0"/>
      </w:pPr>
      <w:r w:rsidRPr="00636514">
        <w:t>售货机租金</w:t>
      </w:r>
      <w:r w:rsidRPr="00636514">
        <w:rPr>
          <w:rFonts w:hint="eastAsia"/>
        </w:rPr>
        <w:t>（每台价格）</w:t>
      </w:r>
    </w:p>
    <w:p w14:paraId="388E2661" w14:textId="594E3CE3" w:rsidR="008D534A" w:rsidRPr="00636514" w:rsidRDefault="008D534A" w:rsidP="00E65CA3">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lastRenderedPageBreak/>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lastRenderedPageBreak/>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96" w:name="_Toc498781604"/>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79"/>
      <w:bookmarkEnd w:id="96"/>
    </w:p>
    <w:p w14:paraId="142F868F" w14:textId="14B788E3"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97242">
        <w:rPr>
          <w:rFonts w:hint="eastAsia"/>
        </w:rPr>
        <w:t>系统实现的关键技术和难点进、自动售货机厂商和运营商功能的实现以及终端软件的实现进行介绍。</w:t>
      </w:r>
    </w:p>
    <w:p w14:paraId="5DDC2B00" w14:textId="3313E921" w:rsidR="00E62888" w:rsidRDefault="00E62888" w:rsidP="00E62888">
      <w:pPr>
        <w:pStyle w:val="2"/>
      </w:pPr>
      <w:bookmarkStart w:id="97" w:name="_Toc498781605"/>
      <w:r>
        <w:rPr>
          <w:rFonts w:hint="eastAsia"/>
        </w:rPr>
        <w:t>5</w:t>
      </w:r>
      <w:r>
        <w:t xml:space="preserve">.1 </w:t>
      </w:r>
      <w:r>
        <w:t>系统开发环境和开发工具</w:t>
      </w:r>
      <w:bookmarkEnd w:id="97"/>
    </w:p>
    <w:p w14:paraId="060C54F9" w14:textId="1C5A276C" w:rsidR="00962971" w:rsidRDefault="00B91F79" w:rsidP="00962971">
      <w:pPr>
        <w:ind w:firstLine="480"/>
      </w:pPr>
      <w:r>
        <w:rPr>
          <w:rFonts w:hint="eastAsia"/>
        </w:rPr>
        <w:t>系统的整体设计流程基于软件工程的</w:t>
      </w:r>
      <w:r w:rsidR="00104DAC">
        <w:rPr>
          <w:rFonts w:hint="eastAsia"/>
        </w:rPr>
        <w:t>设计思路，</w:t>
      </w:r>
      <w:r w:rsidR="00962971">
        <w:rPr>
          <w:rFonts w:hint="eastAsia"/>
        </w:rPr>
        <w:t>云平台管理系统基于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962971">
        <w:rPr>
          <w:rFonts w:hint="eastAsia"/>
        </w:rPr>
        <w:t>售货机终端系统基于</w:t>
      </w:r>
      <w:r w:rsidR="00962971">
        <w:rPr>
          <w:rFonts w:hint="eastAsia"/>
        </w:rPr>
        <w:t>Android</w:t>
      </w:r>
      <w:r w:rsidR="00962971">
        <w:rPr>
          <w:rFonts w:hint="eastAsia"/>
        </w:rPr>
        <w:t>进行开发，实现</w:t>
      </w:r>
      <w:r w:rsidR="00962971">
        <w:rPr>
          <w:rFonts w:hint="eastAsia"/>
        </w:rPr>
        <w:t>4G</w:t>
      </w:r>
      <w:r w:rsidR="00962971">
        <w:rPr>
          <w:rFonts w:hint="eastAsia"/>
        </w:rPr>
        <w:t>网络通信和</w:t>
      </w:r>
      <w:r w:rsidR="000C4CB1">
        <w:rPr>
          <w:rFonts w:hint="eastAsia"/>
        </w:rPr>
        <w:t>Android</w:t>
      </w:r>
      <w:r w:rsidR="00962971">
        <w:rPr>
          <w:rFonts w:hint="eastAsia"/>
        </w:rPr>
        <w:t>串口通信功能。</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rFonts w:hint="eastAsia"/>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rFonts w:hint="eastAsia"/>
                <w:lang w:eastAsia="zh-CN"/>
              </w:rPr>
            </w:pPr>
            <w:r>
              <w:rPr>
                <w:rFonts w:ascii="Calibri" w:eastAsia="Microsoft YaHei UI" w:hAnsi="Calibri" w:cs="Calibri"/>
                <w:sz w:val="22"/>
                <w:szCs w:val="22"/>
              </w:rPr>
              <w:t>serial port utility</w:t>
            </w:r>
          </w:p>
        </w:tc>
      </w:tr>
    </w:tbl>
    <w:p w14:paraId="3F80B547" w14:textId="2D25A3C3" w:rsidR="00F46AF6" w:rsidRDefault="009E3291" w:rsidP="006A5955">
      <w:pPr>
        <w:pStyle w:val="2"/>
      </w:pPr>
      <w:bookmarkStart w:id="98" w:name="_Toc498781606"/>
      <w:r w:rsidRPr="009E3291">
        <w:rPr>
          <w:rFonts w:hint="eastAsia"/>
        </w:rPr>
        <w:t>5.2</w:t>
      </w:r>
      <w:r w:rsidRPr="009E3291">
        <w:t xml:space="preserve"> </w:t>
      </w:r>
      <w:commentRangeStart w:id="99"/>
      <w:r w:rsidRPr="009E3291">
        <w:rPr>
          <w:rFonts w:hint="eastAsia"/>
        </w:rPr>
        <w:t>关键技术</w:t>
      </w:r>
      <w:commentRangeEnd w:id="99"/>
      <w:r w:rsidR="0084057A">
        <w:rPr>
          <w:rStyle w:val="aa"/>
          <w:rFonts w:ascii="Times New Roman" w:eastAsiaTheme="minorEastAsia" w:hAnsi="Times New Roman"/>
          <w:b w:val="0"/>
          <w:bCs w:val="0"/>
        </w:rPr>
        <w:commentReference w:id="99"/>
      </w:r>
      <w:r w:rsidRPr="009E3291">
        <w:rPr>
          <w:rFonts w:hint="eastAsia"/>
        </w:rPr>
        <w:t>和难点的实现</w:t>
      </w:r>
      <w:bookmarkEnd w:id="98"/>
    </w:p>
    <w:p w14:paraId="17C1F60A" w14:textId="118881CB" w:rsidR="00683B7D" w:rsidRDefault="0092490D" w:rsidP="00683B7D">
      <w:pPr>
        <w:pStyle w:val="3"/>
      </w:pPr>
      <w:bookmarkStart w:id="100" w:name="_Toc498781607"/>
      <w:r w:rsidRPr="00D27124">
        <w:rPr>
          <w:rFonts w:hint="eastAsia"/>
        </w:rPr>
        <w:t>5.2.1</w:t>
      </w:r>
      <w:r w:rsidR="00130A8C">
        <w:t xml:space="preserve"> </w:t>
      </w:r>
      <w:r w:rsidR="00683B7D" w:rsidRPr="00130A8C">
        <w:rPr>
          <w:rFonts w:hint="eastAsia"/>
        </w:rPr>
        <w:t>多租户数据模型的关键技术</w:t>
      </w:r>
      <w:r w:rsidR="00966F70">
        <w:rPr>
          <w:rFonts w:hint="eastAsia"/>
          <w:lang w:eastAsia="zh-CN"/>
        </w:rPr>
        <w:t>的</w:t>
      </w:r>
      <w:r w:rsidR="00683B7D" w:rsidRPr="00130A8C">
        <w:rPr>
          <w:rFonts w:hint="eastAsia"/>
        </w:rPr>
        <w:t>实现方法</w:t>
      </w:r>
      <w:bookmarkEnd w:id="100"/>
    </w:p>
    <w:p w14:paraId="05F8CB1C" w14:textId="046E18AA" w:rsidR="00D12C76" w:rsidRDefault="00D12C76" w:rsidP="00E65CA3">
      <w:pPr>
        <w:pStyle w:val="afe"/>
        <w:numPr>
          <w:ilvl w:val="0"/>
          <w:numId w:val="22"/>
        </w:numPr>
        <w:ind w:firstLineChars="0"/>
      </w:pPr>
      <w:r>
        <w:rPr>
          <w:rFonts w:hint="eastAsia"/>
        </w:rPr>
        <w:t>数据的扩展性实现</w:t>
      </w:r>
    </w:p>
    <w:p w14:paraId="34949942" w14:textId="77777777"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w:t>
      </w:r>
      <w:r>
        <w:lastRenderedPageBreak/>
        <w:t>数据库的扩展技术实现</w:t>
      </w:r>
      <w:r>
        <w:rPr>
          <w:rFonts w:hint="eastAsia"/>
        </w:rPr>
        <w:t>，在满足租户需求的同时不会影响其他租户的使用</w:t>
      </w:r>
      <w:r>
        <w:rPr>
          <w:rFonts w:hint="eastAsia"/>
          <w:vertAlign w:val="superscript"/>
        </w:rPr>
        <w:t>[</w:t>
      </w:r>
      <w:r>
        <w:rPr>
          <w:rStyle w:val="af9"/>
        </w:rPr>
        <w:endnoteReference w:id="49"/>
      </w:r>
      <w:r>
        <w:rPr>
          <w:vertAlign w:val="superscript"/>
        </w:rPr>
        <w:t>]</w:t>
      </w:r>
      <w:r>
        <w:rPr>
          <w:rFonts w:hint="eastAsia"/>
        </w:rPr>
        <w:t>。</w:t>
      </w:r>
    </w:p>
    <w:p w14:paraId="43C859A2" w14:textId="31E80604" w:rsidR="00D12C76" w:rsidRDefault="00D12C76" w:rsidP="00D12C76">
      <w:pPr>
        <w:ind w:firstLineChars="0" w:firstLine="420"/>
      </w:pPr>
      <w:r>
        <w:rPr>
          <w:rFonts w:hint="eastAsia"/>
        </w:rPr>
        <w:t>普通软件模式中采用扩展字段的方式在数据库业务表中实现数据的扩展，如表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扩展字段，而这一字段对于其他用户毫无意义。</w:t>
      </w:r>
    </w:p>
    <w:p w14:paraId="782381D3" w14:textId="2D3B9980" w:rsidR="00D12C76" w:rsidRDefault="00D12C76" w:rsidP="00D12C76">
      <w:pPr>
        <w:pStyle w:val="afc"/>
      </w:pPr>
      <w:r>
        <w:t>表</w:t>
      </w:r>
      <w:r w:rsidR="009F2E5A">
        <w:rPr>
          <w:rFonts w:hint="eastAsia"/>
          <w:lang w:eastAsia="zh-CN"/>
        </w:rPr>
        <w:t>5</w:t>
      </w:r>
      <w:r>
        <w:rPr>
          <w:rFonts w:hint="eastAsia"/>
          <w:lang w:eastAsia="zh-CN"/>
        </w:rPr>
        <w:t>-</w:t>
      </w:r>
      <w:r>
        <w:t xml:space="preserve">2 </w:t>
      </w:r>
      <w:r>
        <w:t>扩展表字段实例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1B4DF264" w:rsidR="00D12C76" w:rsidRDefault="00D12C76" w:rsidP="006F650C">
      <w:pPr>
        <w:ind w:firstLine="480"/>
      </w:pPr>
      <w:r w:rsidRPr="004B59A1">
        <w:rPr>
          <w:rFonts w:hint="eastAsia"/>
        </w:rPr>
        <w:t>在</w:t>
      </w:r>
      <w:r w:rsidRPr="004B59A1">
        <w:rPr>
          <w:rFonts w:hint="eastAsia"/>
        </w:rPr>
        <w:t>[</w:t>
      </w:r>
      <w:r w:rsidRPr="004B59A1">
        <w:rPr>
          <w:rStyle w:val="af9"/>
          <w:vertAlign w:val="baseline"/>
        </w:rPr>
        <w:endnoteReference w:id="50"/>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使用预分配字段和预分配字段配置表来解决数据的扩展问题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6F650C" w:rsidRPr="008C4E15">
        <w:rPr>
          <w:rFonts w:hint="eastAsia"/>
        </w:rPr>
        <w:t>给</w:t>
      </w:r>
      <w:r w:rsidR="006F650C">
        <w:rPr>
          <w:rFonts w:hint="eastAsia"/>
        </w:rPr>
        <w:t>本文</w:t>
      </w:r>
      <w:r w:rsidR="0096561A">
        <w:rPr>
          <w:rFonts w:hint="eastAsia"/>
        </w:rPr>
        <w:t>数据扩展的实现</w:t>
      </w:r>
      <w:r w:rsidR="006F650C" w:rsidRPr="008C4E15">
        <w:rPr>
          <w:rFonts w:hint="eastAsia"/>
        </w:rPr>
        <w:t>提供了思路。</w:t>
      </w:r>
    </w:p>
    <w:p w14:paraId="2746AE6C" w14:textId="381AADDE" w:rsidR="00D12C76" w:rsidRDefault="007D266D" w:rsidP="00D12C76">
      <w:pPr>
        <w:ind w:firstLine="480"/>
      </w:pPr>
      <w:r>
        <w:rPr>
          <w:noProof/>
        </w:rPr>
        <w:object w:dxaOrig="1440" w:dyaOrig="1440" w14:anchorId="219BAC78">
          <v:shape id="_x0000_s1059" type="#_x0000_t75" style="position:absolute;left:0;text-align:left;margin-left:-.75pt;margin-top:84.3pt;width:414.75pt;height:245.25pt;z-index:251911168;mso-position-horizontal-relative:text;mso-position-vertical-relative:text;mso-width-relative:page;mso-height-relative:page">
            <v:imagedata r:id="rId51" o:title=""/>
            <w10:wrap type="topAndBottom"/>
          </v:shape>
          <o:OLEObject Type="Embed" ProgID="Visio.Drawing.15" ShapeID="_x0000_s1059" DrawAspect="Content" ObjectID="_1572559218" r:id="rId52"/>
        </w:object>
      </w:r>
      <w:r w:rsidR="00D12C76">
        <w:rPr>
          <w:rFonts w:hint="eastAsia"/>
        </w:rPr>
        <w:t>本文使用预分配字段表、预分配字段配置表对数据扩展方法进行改进。当业务表中需要扩展字段时，在扩展字段表中添加一个字段值，并在配置表中对扩展字段的基本信息进行定义，不会造成数据空间的浪费。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77777777" w:rsidR="00D12C76" w:rsidRPr="00D764DF" w:rsidRDefault="00D12C76" w:rsidP="00D12C76">
      <w:pPr>
        <w:pStyle w:val="aff0"/>
      </w:pPr>
      <w:r>
        <w:rPr>
          <w:rFonts w:hint="eastAsia"/>
        </w:rPr>
        <w:t>图</w:t>
      </w:r>
      <w:r>
        <w:rPr>
          <w:rFonts w:hint="eastAsia"/>
        </w:rPr>
        <w:t>4-</w:t>
      </w:r>
      <w:r>
        <w:t xml:space="preserve">7 </w:t>
      </w:r>
      <w:r>
        <w:t>改进的数据扩展模式</w:t>
      </w:r>
    </w:p>
    <w:p w14:paraId="1A7392C0" w14:textId="77777777" w:rsidR="00D12C76" w:rsidRPr="002871F7" w:rsidRDefault="00D12C76" w:rsidP="00D12C76">
      <w:pPr>
        <w:ind w:firstLine="480"/>
      </w:pPr>
      <w:r>
        <w:t>图</w:t>
      </w:r>
      <w:r>
        <w:rPr>
          <w:rFonts w:hint="eastAsia"/>
        </w:rPr>
        <w:t>4-</w:t>
      </w:r>
      <w:r>
        <w:t>7</w:t>
      </w:r>
      <w:r>
        <w:t>中表示了三表之间的对应关系</w:t>
      </w:r>
      <w:r>
        <w:rPr>
          <w:rFonts w:hint="eastAsia"/>
        </w:rPr>
        <w:t>，基本业务表主要存储租户的</w:t>
      </w:r>
      <w:r>
        <w:rPr>
          <w:rFonts w:hint="eastAsia"/>
        </w:rPr>
        <w:t>ID</w:t>
      </w:r>
      <w:r>
        <w:rPr>
          <w:rFonts w:hint="eastAsia"/>
        </w:rPr>
        <w:t>和通</w:t>
      </w:r>
      <w:r>
        <w:rPr>
          <w:rFonts w:hint="eastAsia"/>
        </w:rPr>
        <w:lastRenderedPageBreak/>
        <w:t>用信息，扩展表中</w:t>
      </w:r>
      <w:r>
        <w:rPr>
          <w:rFonts w:hint="eastAsia"/>
        </w:rPr>
        <w:t>DATA_ID</w:t>
      </w:r>
      <w:r>
        <w:rPr>
          <w:rFonts w:hint="eastAsia"/>
        </w:rPr>
        <w:t>对应基本表中数据的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进行对应，并在配置表中指明扩展字段的类型及名称。扩展表和配置表指明所扩展的基本表表明和租户的</w:t>
      </w:r>
      <w:r>
        <w:rPr>
          <w:rFonts w:hint="eastAsia"/>
        </w:rPr>
        <w:t>ID</w:t>
      </w:r>
      <w:r>
        <w:rPr>
          <w:rFonts w:hint="eastAsia"/>
        </w:rPr>
        <w:t>。</w:t>
      </w:r>
    </w:p>
    <w:p w14:paraId="5ED18E2A" w14:textId="1840508E" w:rsidR="00D12C76" w:rsidRDefault="00D12C76" w:rsidP="00E65CA3">
      <w:pPr>
        <w:pStyle w:val="afe"/>
        <w:numPr>
          <w:ilvl w:val="0"/>
          <w:numId w:val="22"/>
        </w:numPr>
        <w:ind w:firstLineChars="0"/>
      </w:pPr>
      <w:r>
        <w:rPr>
          <w:rFonts w:hint="eastAsia"/>
        </w:rPr>
        <w:t>可配置性的实现</w:t>
      </w:r>
    </w:p>
    <w:p w14:paraId="2847C6DD" w14:textId="1E5A2A7C" w:rsidR="00D12C76" w:rsidRDefault="007D266D" w:rsidP="00D12C76">
      <w:pPr>
        <w:ind w:firstLine="480"/>
      </w:pPr>
      <w:r>
        <w:rPr>
          <w:noProof/>
        </w:rPr>
        <w:object w:dxaOrig="1440" w:dyaOrig="1440" w14:anchorId="6C34412C">
          <v:shape id="_x0000_s1060" type="#_x0000_t75" style="position:absolute;left:0;text-align:left;margin-left:39.8pt;margin-top:83.45pt;width:375.65pt;height:293.1pt;z-index:251912192;mso-position-horizontal-relative:text;mso-position-vertical-relative:text;mso-width-relative:page;mso-height-relative:page">
            <v:imagedata r:id="rId53" o:title=""/>
            <w10:wrap type="topAndBottom"/>
          </v:shape>
          <o:OLEObject Type="Embed" ProgID="Visio.Drawing.15" ShapeID="_x0000_s1060" DrawAspect="Content" ObjectID="_1572559219" r:id="rId54"/>
        </w:object>
      </w:r>
      <w:r w:rsidR="00D12C76">
        <w:rPr>
          <w:rFonts w:hint="eastAsia"/>
        </w:rPr>
        <w:t>SaaS</w:t>
      </w:r>
      <w:r w:rsidR="00D12C76">
        <w:rPr>
          <w:rFonts w:hint="eastAsia"/>
        </w:rPr>
        <w:t>应用区别于普通应用还有一个显著的特征，就是“按需使用”，系统开发的过程中将软件的功能结构进行拆分，拆成一个个独立的互不重叠的功能模块，租户在使用时可根据实际的使用需求和使用场景，定制化的选择需要的功能集合。</w:t>
      </w:r>
    </w:p>
    <w:p w14:paraId="64A4CB73" w14:textId="4913F992" w:rsidR="00D12C76" w:rsidRDefault="00D12C76" w:rsidP="00D12C76">
      <w:pPr>
        <w:pStyle w:val="aff0"/>
      </w:pPr>
      <w:r>
        <w:t>图</w:t>
      </w:r>
      <w:r>
        <w:rPr>
          <w:rFonts w:hint="eastAsia"/>
        </w:rPr>
        <w:t>4-</w:t>
      </w:r>
      <w:r>
        <w:t xml:space="preserve">8 </w:t>
      </w:r>
      <w:r>
        <w:t>可配置</w:t>
      </w:r>
      <w:r>
        <w:rPr>
          <w:rFonts w:hint="eastAsia"/>
        </w:rPr>
        <w:t>租户</w:t>
      </w:r>
      <w:r>
        <w:t>功能关系表</w:t>
      </w:r>
    </w:p>
    <w:p w14:paraId="211DD957" w14:textId="3635E9C4" w:rsidR="00D12C76" w:rsidRDefault="00D12C76" w:rsidP="00D12C76">
      <w:pPr>
        <w:ind w:firstLine="480"/>
      </w:pPr>
      <w:r>
        <w:rPr>
          <w:rFonts w:hint="eastAsia"/>
        </w:rPr>
        <w:t>本文通过设置基本模块表、功能表和租户功能表</w:t>
      </w:r>
      <w:r w:rsidR="009F2E5A">
        <w:rPr>
          <w:rFonts w:hint="eastAsia"/>
        </w:rPr>
        <w:t>的结合使用</w:t>
      </w:r>
      <w:r>
        <w:rPr>
          <w:rFonts w:hint="eastAsia"/>
        </w:rPr>
        <w:t>实现系统可配置性的功能。如图</w:t>
      </w:r>
      <w:r>
        <w:rPr>
          <w:rFonts w:hint="eastAsia"/>
        </w:rPr>
        <w:t>4-</w:t>
      </w:r>
      <w:r>
        <w:t>8</w:t>
      </w:r>
      <w:r>
        <w:t>所示</w:t>
      </w:r>
      <w:r>
        <w:rPr>
          <w:rFonts w:hint="eastAsia"/>
        </w:rPr>
        <w:t>，租户基本信息表主要保存租户的基本信息，租户</w:t>
      </w:r>
      <w:r>
        <w:rPr>
          <w:rFonts w:hint="eastAsia"/>
        </w:rPr>
        <w:t>ID</w:t>
      </w:r>
      <w:r>
        <w:rPr>
          <w:rFonts w:hint="eastAsia"/>
        </w:rPr>
        <w:t>、租户编号、租户名称和功能</w:t>
      </w:r>
      <w:r>
        <w:rPr>
          <w:rFonts w:hint="eastAsia"/>
        </w:rPr>
        <w:t>ID</w:t>
      </w:r>
      <w:r>
        <w:rPr>
          <w:rFonts w:hint="eastAsia"/>
        </w:rPr>
        <w:t>等，供租户登录时进行身份验证等功能。基本模块表保存系统的基本子功能，</w:t>
      </w:r>
      <w:r>
        <w:rPr>
          <w:rFonts w:hint="eastAsia"/>
        </w:rPr>
        <w:t>MENU_ID</w:t>
      </w:r>
      <w:r>
        <w:rPr>
          <w:rFonts w:hint="eastAsia"/>
        </w:rPr>
        <w:t>为基本模块表的</w:t>
      </w:r>
      <w:r>
        <w:rPr>
          <w:rFonts w:hint="eastAsia"/>
        </w:rPr>
        <w:t>ID</w:t>
      </w:r>
      <w:r>
        <w:rPr>
          <w:rFonts w:hint="eastAsia"/>
        </w:rPr>
        <w:t>，</w:t>
      </w:r>
      <w:r>
        <w:rPr>
          <w:rFonts w:hint="eastAsia"/>
        </w:rPr>
        <w:t>MENU_NAME</w:t>
      </w:r>
      <w:r>
        <w:rPr>
          <w:rFonts w:hint="eastAsia"/>
        </w:rPr>
        <w:t>表示模块的菜单项名称。功能表是连接租户基本表和基本模块表的中间桥梁，包括</w:t>
      </w:r>
      <w:r>
        <w:rPr>
          <w:rFonts w:hint="eastAsia"/>
        </w:rPr>
        <w:t>FUNCTION_ID</w:t>
      </w:r>
      <w:r>
        <w:rPr>
          <w:rFonts w:hint="eastAsia"/>
        </w:rPr>
        <w:t>和</w:t>
      </w:r>
      <w:r>
        <w:rPr>
          <w:rFonts w:hint="eastAsia"/>
        </w:rPr>
        <w:t>MENU_ID</w:t>
      </w:r>
      <w:r>
        <w:rPr>
          <w:rFonts w:hint="eastAsia"/>
        </w:rPr>
        <w:t>，每一个</w:t>
      </w:r>
      <w:r>
        <w:rPr>
          <w:rFonts w:hint="eastAsia"/>
        </w:rPr>
        <w:t>FUNCTION_ID</w:t>
      </w:r>
      <w:r>
        <w:rPr>
          <w:rFonts w:hint="eastAsia"/>
        </w:rPr>
        <w:t>可对应多个</w:t>
      </w:r>
      <w:r>
        <w:rPr>
          <w:rFonts w:hint="eastAsia"/>
        </w:rPr>
        <w:t>MENU_ID</w:t>
      </w:r>
      <w:r>
        <w:rPr>
          <w:rFonts w:hint="eastAsia"/>
        </w:rPr>
        <w:t>，</w:t>
      </w:r>
      <w:r>
        <w:rPr>
          <w:rFonts w:hint="eastAsia"/>
        </w:rPr>
        <w:lastRenderedPageBreak/>
        <w:t>组成租户的基本功能模块，并将</w:t>
      </w:r>
      <w:r>
        <w:rPr>
          <w:rFonts w:hint="eastAsia"/>
        </w:rPr>
        <w:t>FUNCTION_ID</w:t>
      </w:r>
      <w:r>
        <w:rPr>
          <w:rFonts w:hint="eastAsia"/>
        </w:rPr>
        <w:t>作为唯一标识存入租户基本表中。租户功能表的设定是为了减少租户登录时功能的查询次数，减少功能表、租户基本信息表和基本模块表之间的连接查询。租户功能表有两个字段</w:t>
      </w:r>
      <w:r>
        <w:rPr>
          <w:rFonts w:hint="eastAsia"/>
        </w:rPr>
        <w:t>TEN</w:t>
      </w:r>
      <w:r>
        <w:t>ANTID</w:t>
      </w:r>
      <w:r>
        <w:t>和</w:t>
      </w:r>
      <w:r>
        <w:rPr>
          <w:rFonts w:hint="eastAsia"/>
        </w:rPr>
        <w:t>MENU_ID</w:t>
      </w:r>
      <w:r>
        <w:rPr>
          <w:rFonts w:hint="eastAsia"/>
        </w:rPr>
        <w:t>，分别表示租户的编号和租户对应的直接子功能模块。</w:t>
      </w:r>
    </w:p>
    <w:p w14:paraId="11279AED" w14:textId="212D1557" w:rsidR="00D12C76" w:rsidRDefault="00D12C76" w:rsidP="00AF2043">
      <w:pPr>
        <w:pStyle w:val="afe"/>
        <w:numPr>
          <w:ilvl w:val="0"/>
          <w:numId w:val="22"/>
        </w:numPr>
        <w:ind w:firstLineChars="0"/>
      </w:pPr>
      <w:r>
        <w:rPr>
          <w:rFonts w:hint="eastAsia"/>
        </w:rPr>
        <w:t>数据库安全性实现</w:t>
      </w:r>
    </w:p>
    <w:p w14:paraId="376F320B" w14:textId="0A348DB4" w:rsidR="00D12C76" w:rsidRDefault="00D12C76" w:rsidP="00D12C76">
      <w:pPr>
        <w:ind w:firstLine="480"/>
      </w:pPr>
      <w:r>
        <w:rPr>
          <w:rFonts w:hint="eastAsia"/>
        </w:rPr>
        <w:t>自动售货机云平台基于</w:t>
      </w:r>
      <w:r>
        <w:rPr>
          <w:rFonts w:hint="eastAsia"/>
        </w:rPr>
        <w:t>SaaS</w:t>
      </w:r>
      <w:r>
        <w:rPr>
          <w:rFonts w:hint="eastAsia"/>
        </w:rPr>
        <w:t>服务的思想设计实现，租户的所有数据都存储在软件提供商的数据库服务器中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。所以，本文从数据过滤和数据加密两个方面保证数据的安全。</w:t>
      </w:r>
    </w:p>
    <w:p w14:paraId="3FDF8F76" w14:textId="77777777" w:rsidR="00D12C76" w:rsidRDefault="00D12C76" w:rsidP="00E65CA3">
      <w:pPr>
        <w:pStyle w:val="afe"/>
        <w:numPr>
          <w:ilvl w:val="0"/>
          <w:numId w:val="15"/>
        </w:numPr>
        <w:ind w:firstLineChars="0"/>
      </w:pPr>
      <w:r>
        <w:rPr>
          <w:rFonts w:hint="eastAsia"/>
        </w:rPr>
        <w:t>使用</w:t>
      </w:r>
      <w:r>
        <w:t>视图过滤租户信息</w:t>
      </w:r>
    </w:p>
    <w:p w14:paraId="7E8F75EF" w14:textId="77777777"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51"/>
      </w:r>
      <w:r>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52"/>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62190B85" w:rsidR="00D12C76" w:rsidRDefault="00E97AB3" w:rsidP="00D12C76">
      <w:pPr>
        <w:ind w:firstLine="480"/>
      </w:pPr>
      <w:r>
        <w:rPr>
          <w:rFonts w:hint="eastAsia"/>
        </w:rPr>
        <w:t>如以上</w:t>
      </w:r>
      <w:r w:rsidR="005E1B6A">
        <w:rPr>
          <w:rFonts w:hint="eastAsia"/>
        </w:rPr>
        <w:t>数据库操作</w:t>
      </w:r>
      <w:r>
        <w:rPr>
          <w:rFonts w:hint="eastAsia"/>
        </w:rPr>
        <w:t>代码，</w:t>
      </w:r>
      <w:r w:rsidR="00D12C76">
        <w:t>通过验证当前登录的商家</w:t>
      </w:r>
      <w:r w:rsidR="00D12C76">
        <w:rPr>
          <w:rFonts w:hint="eastAsia"/>
        </w:rPr>
        <w:t>Id</w:t>
      </w:r>
      <w:r w:rsidR="00D12C76">
        <w:rPr>
          <w:rFonts w:hint="eastAsia"/>
        </w:rPr>
        <w:t>，建立了视图</w:t>
      </w:r>
      <w:r w:rsidR="00D12C76">
        <w:rPr>
          <w:rFonts w:hint="eastAsia"/>
        </w:rPr>
        <w:t>ChannelView</w:t>
      </w:r>
      <w:r w:rsidR="00D12C76">
        <w:rPr>
          <w:rFonts w:hint="eastAsia"/>
        </w:rPr>
        <w:t>，只包含当前商家的售货机货道信息的部分行。</w:t>
      </w:r>
      <w:r w:rsidR="00D12C76">
        <w:t>其他租户的信息不会出现在该商家的视图中</w:t>
      </w:r>
      <w:r w:rsidR="00D12C76">
        <w:rPr>
          <w:rFonts w:hint="eastAsia"/>
        </w:rPr>
        <w:t>。这样的机制就自动对不同的商家信息进行了隔离，防止信息的交叉泄露。</w:t>
      </w:r>
    </w:p>
    <w:p w14:paraId="131B6060" w14:textId="77777777" w:rsidR="00D12C76" w:rsidRDefault="00D12C76" w:rsidP="00E65CA3">
      <w:pPr>
        <w:pStyle w:val="afe"/>
        <w:numPr>
          <w:ilvl w:val="0"/>
          <w:numId w:val="12"/>
        </w:numPr>
        <w:ind w:firstLineChars="0"/>
      </w:pPr>
      <w:commentRangeStart w:id="101"/>
      <w:r>
        <w:t>平台数据加密设计</w:t>
      </w:r>
      <w:commentRangeEnd w:id="101"/>
      <w:r w:rsidR="00937A26">
        <w:rPr>
          <w:rStyle w:val="aa"/>
          <w:lang w:val="x-none" w:eastAsia="x-none"/>
        </w:rPr>
        <w:commentReference w:id="101"/>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53"/>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w:t>
      </w:r>
      <w:r>
        <w:rPr>
          <w:rFonts w:hint="eastAsia"/>
        </w:rPr>
        <w:lastRenderedPageBreak/>
        <w:t>因此该方法的加解密也较为麻烦。字段为单位的加密方法加粒度较小，在存取时只对需要加密的信息进行加解密处理，如用户密码字段，这种方式较为灵活。</w:t>
      </w:r>
    </w:p>
    <w:p w14:paraId="4FBBEA8E" w14:textId="7777777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Style w:val="af9"/>
        </w:rPr>
        <w:t>[</w:t>
      </w:r>
      <w:r w:rsidRPr="00636514">
        <w:rPr>
          <w:rStyle w:val="af9"/>
        </w:rPr>
        <w:endnoteReference w:id="54"/>
      </w:r>
      <w:r>
        <w:rPr>
          <w:rStyle w:val="af9"/>
        </w:rPr>
        <w:t>]</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51CAC514" w:rsidR="00683B7D" w:rsidRDefault="00683B7D" w:rsidP="00130A8C">
      <w:pPr>
        <w:pStyle w:val="3"/>
      </w:pPr>
      <w:bookmarkStart w:id="102" w:name="_Toc498781608"/>
      <w:r>
        <w:rPr>
          <w:rFonts w:hint="eastAsia"/>
        </w:rPr>
        <w:t>5.2.2</w:t>
      </w:r>
      <w:r w:rsidR="00130A8C">
        <w:t xml:space="preserve"> </w:t>
      </w:r>
      <w:r>
        <w:t>A</w:t>
      </w:r>
      <w:r>
        <w:rPr>
          <w:rFonts w:hint="eastAsia"/>
        </w:rPr>
        <w:t>ndroid</w:t>
      </w:r>
      <w:r>
        <w:rPr>
          <w:rFonts w:hint="eastAsia"/>
        </w:rPr>
        <w:t>串口通信技术的实现</w:t>
      </w:r>
      <w:bookmarkEnd w:id="102"/>
    </w:p>
    <w:p w14:paraId="3936495B" w14:textId="4A1A73EC" w:rsidR="00B84675" w:rsidRPr="00B84675" w:rsidRDefault="00B84675" w:rsidP="00B84675">
      <w:pPr>
        <w:ind w:firstLine="480"/>
        <w:rPr>
          <w:lang w:val="x-none"/>
        </w:rPr>
      </w:pPr>
      <w:r>
        <w:rPr>
          <w:rFonts w:hint="eastAsia"/>
          <w:lang w:val="x-none"/>
        </w:rPr>
        <w:t>4.</w:t>
      </w:r>
      <w:r w:rsidR="00ED2E86">
        <w:rPr>
          <w:lang w:val="x-none"/>
        </w:rPr>
        <w:t>1</w:t>
      </w:r>
      <w:r>
        <w:rPr>
          <w:rFonts w:hint="eastAsia"/>
          <w:lang w:val="x-none"/>
        </w:rPr>
        <w:t>.4</w:t>
      </w:r>
      <w:r>
        <w:rPr>
          <w:rFonts w:hint="eastAsia"/>
          <w:lang w:val="x-none"/>
        </w:rPr>
        <w:t>小节给出了改造后的自动售货机的硬件构成</w:t>
      </w:r>
      <w:r w:rsidR="00D36DD6">
        <w:rPr>
          <w:rFonts w:hint="eastAsia"/>
          <w:lang w:val="x-none"/>
        </w:rPr>
        <w:t>，描述了</w:t>
      </w:r>
      <w:r w:rsidR="002C6601">
        <w:rPr>
          <w:rFonts w:hint="eastAsia"/>
          <w:lang w:val="x-none"/>
        </w:rPr>
        <w:t>Android</w:t>
      </w:r>
      <w:r w:rsidR="002C6601">
        <w:rPr>
          <w:rFonts w:hint="eastAsia"/>
          <w:lang w:val="x-none"/>
        </w:rPr>
        <w:t>设备的外接方式</w:t>
      </w:r>
      <w:r w:rsidR="00BD1580">
        <w:rPr>
          <w:rFonts w:hint="eastAsia"/>
          <w:lang w:val="x-none"/>
        </w:rPr>
        <w:t>和串口通信方式</w:t>
      </w:r>
      <w:r w:rsidR="002C6601">
        <w:rPr>
          <w:rFonts w:hint="eastAsia"/>
          <w:lang w:val="x-none"/>
        </w:rPr>
        <w:t>，</w:t>
      </w:r>
      <w:r w:rsidR="00B953FF">
        <w:rPr>
          <w:rFonts w:hint="eastAsia"/>
          <w:lang w:val="x-none"/>
        </w:rPr>
        <w:t>具体实现方法如下。</w:t>
      </w:r>
    </w:p>
    <w:p w14:paraId="18F763D8" w14:textId="7587721E" w:rsidR="007F1D2E" w:rsidRPr="008212C3" w:rsidRDefault="007F1D2E" w:rsidP="008212C3">
      <w:pPr>
        <w:pStyle w:val="afe"/>
        <w:numPr>
          <w:ilvl w:val="0"/>
          <w:numId w:val="26"/>
        </w:numPr>
        <w:ind w:firstLineChars="0"/>
        <w:rPr>
          <w:lang w:val="x-none"/>
        </w:rPr>
      </w:pPr>
      <w:r w:rsidRPr="008212C3">
        <w:rPr>
          <w:rFonts w:hint="eastAsia"/>
          <w:lang w:val="x-none"/>
        </w:rPr>
        <w:t>USB</w:t>
      </w:r>
      <w:r w:rsidRPr="008212C3">
        <w:rPr>
          <w:rFonts w:hint="eastAsia"/>
          <w:lang w:val="x-none"/>
        </w:rPr>
        <w:t>接口转串口方案的选择</w:t>
      </w:r>
    </w:p>
    <w:p w14:paraId="70947E86" w14:textId="22EE57A5" w:rsidR="00D221B9" w:rsidRDefault="009618C5" w:rsidP="00E14D7F">
      <w:pPr>
        <w:ind w:firstLineChars="0" w:firstLine="420"/>
      </w:pPr>
      <w:r>
        <w:rPr>
          <w:rFonts w:hint="eastAsia"/>
          <w:lang w:val="x-none"/>
        </w:rPr>
        <w:t>上文</w:t>
      </w:r>
      <w:r w:rsidR="008C4DC5">
        <w:rPr>
          <w:rFonts w:hint="eastAsia"/>
          <w:lang w:val="x-none"/>
        </w:rPr>
        <w:t>4.1</w:t>
      </w:r>
      <w:r>
        <w:rPr>
          <w:rFonts w:hint="eastAsia"/>
          <w:lang w:val="x-none"/>
        </w:rPr>
        <w:t>.4</w:t>
      </w:r>
      <w:r>
        <w:rPr>
          <w:lang w:val="x-none"/>
        </w:rPr>
        <w:t>小结给出了自动售货机的硬件构成</w:t>
      </w:r>
      <w:r>
        <w:rPr>
          <w:rFonts w:hint="eastAsia"/>
          <w:lang w:val="x-none"/>
        </w:rPr>
        <w:t>，</w:t>
      </w:r>
      <w:r w:rsidR="00C456D6">
        <w:rPr>
          <w:rFonts w:hint="eastAsia"/>
        </w:rPr>
        <w:t>自动售货机终端使用</w:t>
      </w:r>
      <w:r w:rsidR="00C456D6">
        <w:rPr>
          <w:rFonts w:hint="eastAsia"/>
        </w:rPr>
        <w:t>RS232</w:t>
      </w:r>
      <w:r w:rsidR="00C456D6">
        <w:rPr>
          <w:rFonts w:hint="eastAsia"/>
        </w:rPr>
        <w:t>串口作为串行通信的总线标准</w:t>
      </w:r>
      <w:r w:rsidR="00A756E1">
        <w:rPr>
          <w:rFonts w:hint="eastAsia"/>
        </w:rPr>
        <w:t>，</w:t>
      </w:r>
      <w:r w:rsidR="00545619">
        <w:rPr>
          <w:rFonts w:hint="eastAsia"/>
        </w:rPr>
        <w:t>改造的关键是实现</w:t>
      </w:r>
      <w:r w:rsidR="00545619">
        <w:rPr>
          <w:rFonts w:hint="eastAsia"/>
        </w:rPr>
        <w:t>Android</w:t>
      </w:r>
      <w:r w:rsidR="00545619">
        <w:rPr>
          <w:rFonts w:hint="eastAsia"/>
        </w:rPr>
        <w:t>终端应用和串口的通信，</w:t>
      </w:r>
      <w:r w:rsidR="00FA38B6">
        <w:rPr>
          <w:rFonts w:hint="eastAsia"/>
        </w:rPr>
        <w:t>并通过自动售货机为</w:t>
      </w:r>
      <w:r w:rsidR="00FA38B6">
        <w:rPr>
          <w:rFonts w:hint="eastAsia"/>
        </w:rPr>
        <w:t>Android</w:t>
      </w:r>
      <w:r w:rsidR="00FA38B6">
        <w:rPr>
          <w:rFonts w:hint="eastAsia"/>
        </w:rPr>
        <w:t>设备供电。</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5"/>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6"/>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w:t>
      </w:r>
      <w:r w:rsidR="003C7357">
        <w:lastRenderedPageBreak/>
        <w:t>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p>
    <w:p w14:paraId="5D76D644" w14:textId="6F32E72A" w:rsidR="00165A78" w:rsidRDefault="007D266D" w:rsidP="00165A78">
      <w:pPr>
        <w:pStyle w:val="aff0"/>
      </w:pPr>
      <w:r>
        <w:rPr>
          <w:noProof/>
        </w:rPr>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5" o:title=""/>
            <w10:wrap type="topAndBottom"/>
          </v:shape>
          <o:OLEObject Type="Embed" ProgID="Visio.Drawing.15" ShapeID="_x0000_s1067" DrawAspect="Content" ObjectID="_1572559220" r:id="rId56"/>
        </w:object>
      </w:r>
      <w:r w:rsidR="00165A78">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157972B9"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调用串口设备文件，需要开发者自行开发驱动程序</w:t>
      </w:r>
      <w:r w:rsidR="00E66C8B">
        <w:rPr>
          <w:rFonts w:hint="eastAsia"/>
        </w:rPr>
        <w:t>且</w:t>
      </w:r>
      <w:r w:rsidR="00183D43">
        <w:rPr>
          <w:rFonts w:hint="eastAsia"/>
        </w:rPr>
        <w:t>需要</w:t>
      </w:r>
      <w:r w:rsidR="00B43FA7">
        <w:rPr>
          <w:rFonts w:hint="eastAsia"/>
        </w:rPr>
        <w:t>root</w:t>
      </w:r>
      <w:r w:rsidR="00B43FA7">
        <w:rPr>
          <w:rFonts w:hint="eastAsia"/>
        </w:rPr>
        <w:t>权限</w:t>
      </w:r>
      <w:r>
        <w:rPr>
          <w:rFonts w:hint="eastAsia"/>
        </w:rPr>
        <w:t>，</w:t>
      </w:r>
      <w:r w:rsidR="00623CDB">
        <w:rPr>
          <w:rFonts w:hint="eastAsia"/>
        </w:rPr>
        <w:t>因为各个</w:t>
      </w:r>
      <w:r w:rsidR="00623CDB">
        <w:rPr>
          <w:rFonts w:hint="eastAsia"/>
        </w:rPr>
        <w:t>Linux</w:t>
      </w:r>
      <w:r w:rsidR="00623CDB">
        <w:t>内核的源码各不相同</w:t>
      </w:r>
      <w:r w:rsidR="00623CDB">
        <w:rPr>
          <w:rFonts w:hint="eastAsia"/>
        </w:rPr>
        <w:t>，</w:t>
      </w:r>
      <w:r w:rsidR="00623CDB">
        <w:t>所以该方法</w:t>
      </w:r>
      <w:r>
        <w:rPr>
          <w:rFonts w:hint="eastAsia"/>
        </w:rPr>
        <w:t>兼容性不高。</w:t>
      </w:r>
    </w:p>
    <w:p w14:paraId="2644CC3B" w14:textId="3383CE89" w:rsidR="009A3766" w:rsidRDefault="007B46CF" w:rsidP="009A3766">
      <w:pPr>
        <w:ind w:firstLine="480"/>
      </w:pPr>
      <w:r>
        <w:rPr>
          <w:rFonts w:hint="eastAsia"/>
        </w:rPr>
        <w:t>主机</w:t>
      </w:r>
      <w:r w:rsidR="009A3766">
        <w:rPr>
          <w:rFonts w:hint="eastAsia"/>
        </w:rPr>
        <w:t>模式是通过使用</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EC1660" w:rsidRPr="00E47CB8">
        <w:rPr>
          <w:rFonts w:hint="eastAsia"/>
        </w:rPr>
        <w:t>接口转换为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E47CB8">
        <w:t>min</w:t>
      </w:r>
      <w:r w:rsidR="00C83035">
        <w:t>i</w:t>
      </w:r>
      <w:r w:rsidR="00E47CB8">
        <w:t>USB</w:t>
      </w:r>
      <w:r w:rsidR="00E47CB8">
        <w:t>接口转为</w:t>
      </w:r>
      <w:r w:rsidR="00E47CB8">
        <w:rPr>
          <w:rFonts w:hint="eastAsia"/>
        </w:rPr>
        <w:t>USB</w:t>
      </w:r>
      <w:r w:rsidR="00E47CB8">
        <w:rPr>
          <w:rFonts w:hint="eastAsia"/>
        </w:rPr>
        <w:t>母口</w:t>
      </w:r>
      <w:r w:rsidR="00F223ED">
        <w:rPr>
          <w:rFonts w:hint="eastAsia"/>
        </w:rPr>
        <w:t>，和</w:t>
      </w:r>
      <w:r w:rsidR="0010389C">
        <w:rPr>
          <w:rFonts w:hint="eastAsia"/>
        </w:rPr>
        <w:t>RS232</w:t>
      </w:r>
      <w:r w:rsidR="0010389C">
        <w:rPr>
          <w:rFonts w:hint="eastAsia"/>
        </w:rPr>
        <w:t>接口</w:t>
      </w:r>
      <w:r w:rsidR="00F223ED">
        <w:rPr>
          <w:rFonts w:hint="eastAsia"/>
        </w:rPr>
        <w:t>转换后的</w:t>
      </w:r>
      <w:r w:rsidR="00F223ED">
        <w:rPr>
          <w:rFonts w:hint="eastAsia"/>
        </w:rPr>
        <w:t>USB</w:t>
      </w:r>
      <w:r w:rsidR="00F223ED">
        <w:rPr>
          <w:rFonts w:hint="eastAsia"/>
        </w:rPr>
        <w:t>接口相连。</w:t>
      </w:r>
      <w:r>
        <w:rPr>
          <w:rFonts w:hint="eastAsia"/>
        </w:rPr>
        <w:t>主机</w:t>
      </w:r>
      <w:r w:rsidR="00C83035">
        <w:rPr>
          <w:rFonts w:hint="eastAsia"/>
        </w:rPr>
        <w:t>模式串口转换方式能够和售货机进行连接，</w:t>
      </w:r>
      <w:r w:rsidR="0090737F">
        <w:rPr>
          <w:rFonts w:hint="eastAsia"/>
        </w:rPr>
        <w:t>不需要驱动程序的开发和</w:t>
      </w:r>
      <w:r w:rsidR="0090737F">
        <w:rPr>
          <w:rFonts w:hint="eastAsia"/>
        </w:rPr>
        <w:t>root</w:t>
      </w:r>
      <w:r w:rsidR="0090737F">
        <w:t>权限</w:t>
      </w:r>
      <w:r w:rsidR="00B43FA7">
        <w:rPr>
          <w:rFonts w:hint="eastAsia"/>
        </w:rPr>
        <w:t>，</w:t>
      </w:r>
      <w:r w:rsidR="00C83035">
        <w:rPr>
          <w:rFonts w:hint="eastAsia"/>
        </w:rPr>
        <w:t>但是</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4B66CDE2"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接口转换为</w:t>
      </w:r>
      <w:r w:rsidR="00B36F89">
        <w:rPr>
          <w:rFonts w:hint="eastAsia"/>
        </w:rPr>
        <w:t>miniUSB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4BC1227F" w:rsidR="00E47CB8" w:rsidRDefault="00A15D95" w:rsidP="009A3766">
      <w:pPr>
        <w:ind w:firstLine="480"/>
      </w:pPr>
      <w:r>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w:t>
      </w:r>
      <w:r w:rsidR="008A730B">
        <w:rPr>
          <w:rFonts w:hint="eastAsia"/>
        </w:rPr>
        <w:lastRenderedPageBreak/>
        <w:t>端和</w:t>
      </w:r>
      <w:r w:rsidR="008A730B">
        <w:rPr>
          <w:rFonts w:hint="eastAsia"/>
        </w:rPr>
        <w:t>Android</w:t>
      </w:r>
      <w:r w:rsidR="008A730B">
        <w:rPr>
          <w:rFonts w:hint="eastAsia"/>
        </w:rPr>
        <w:t>设备的通信，同时能够为</w:t>
      </w:r>
      <w:r w:rsidR="008A730B">
        <w:rPr>
          <w:rFonts w:hint="eastAsia"/>
        </w:rPr>
        <w:t>Android</w:t>
      </w:r>
      <w:r w:rsidR="008A730B">
        <w:rPr>
          <w:rFonts w:hint="eastAsia"/>
        </w:rPr>
        <w:t>设备持续供电，本文采用该模式</w:t>
      </w:r>
      <w:r w:rsidR="00265753" w:rsidRPr="00265753">
        <w:rPr>
          <w:noProof/>
        </w:rPr>
        <w:drawing>
          <wp:anchor distT="0" distB="0" distL="114300" distR="114300" simplePos="0" relativeHeight="251925504" behindDoc="0" locked="0" layoutInCell="1" allowOverlap="1" wp14:anchorId="57DFCC4E" wp14:editId="2AE5F24C">
            <wp:simplePos x="0" y="0"/>
            <wp:positionH relativeFrom="column">
              <wp:posOffset>257175</wp:posOffset>
            </wp:positionH>
            <wp:positionV relativeFrom="paragraph">
              <wp:posOffset>800100</wp:posOffset>
            </wp:positionV>
            <wp:extent cx="5274310" cy="1474773"/>
            <wp:effectExtent l="0" t="0" r="2540" b="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474773"/>
                    </a:xfrm>
                    <a:prstGeom prst="rect">
                      <a:avLst/>
                    </a:prstGeom>
                    <a:noFill/>
                    <a:ln>
                      <a:noFill/>
                    </a:ln>
                  </pic:spPr>
                </pic:pic>
              </a:graphicData>
            </a:graphic>
            <wp14:sizeRelH relativeFrom="page">
              <wp14:pctWidth>0</wp14:pctWidth>
            </wp14:sizeRelH>
            <wp14:sizeRelV relativeFrom="page">
              <wp14:pctHeight>0</wp14:pctHeight>
            </wp14:sizeRelV>
          </wp:anchor>
        </w:drawing>
      </w:r>
      <w:r w:rsidR="008A730B">
        <w:rPr>
          <w:rFonts w:hint="eastAsia"/>
        </w:rPr>
        <w:t>进行</w:t>
      </w:r>
      <w:r w:rsidR="0050653E">
        <w:t>售货机的</w:t>
      </w:r>
      <w:r w:rsidR="0050653E">
        <w:rPr>
          <w:rFonts w:hint="eastAsia"/>
        </w:rPr>
        <w:t>Android</w:t>
      </w:r>
      <w:r w:rsidR="008A730B">
        <w:rPr>
          <w:rFonts w:hint="eastAsia"/>
        </w:rPr>
        <w:t>串口通信。</w:t>
      </w:r>
      <w:r w:rsidR="00265753">
        <w:rPr>
          <w:rFonts w:hint="eastAsia"/>
        </w:rPr>
        <w:t>连接方式如图所示。</w:t>
      </w:r>
    </w:p>
    <w:p w14:paraId="3908B7CA" w14:textId="794407DA" w:rsidR="00265753" w:rsidRDefault="00960429" w:rsidP="00960429">
      <w:pPr>
        <w:pStyle w:val="aff0"/>
        <w:rPr>
          <w:rFonts w:hint="eastAsia"/>
        </w:rPr>
      </w:pPr>
      <w:r>
        <w:rPr>
          <w:rFonts w:hint="eastAsia"/>
        </w:rPr>
        <w:t>图</w:t>
      </w:r>
      <w:r>
        <w:rPr>
          <w:rFonts w:hint="eastAsia"/>
        </w:rPr>
        <w:t>5-</w:t>
      </w:r>
      <w:r>
        <w:t xml:space="preserve">3 </w:t>
      </w:r>
      <w:r>
        <w:t>安卓设备和自动售货机串口通信连接图</w:t>
      </w:r>
    </w:p>
    <w:p w14:paraId="48AB98B8" w14:textId="10B8EA9A" w:rsidR="002C7722" w:rsidRPr="008212C3" w:rsidRDefault="002C7722" w:rsidP="008212C3">
      <w:pPr>
        <w:pStyle w:val="afe"/>
        <w:numPr>
          <w:ilvl w:val="0"/>
          <w:numId w:val="26"/>
        </w:numPr>
        <w:ind w:firstLineChars="0"/>
        <w:rPr>
          <w:lang w:val="x-none"/>
        </w:rPr>
      </w:pPr>
      <w:r w:rsidRPr="008212C3">
        <w:rPr>
          <w:rFonts w:hint="eastAsia"/>
          <w:lang w:val="x-none"/>
        </w:rPr>
        <w:t>串口通信技术的</w:t>
      </w:r>
      <w:r w:rsidR="007427EB">
        <w:rPr>
          <w:rFonts w:hint="eastAsia"/>
          <w:lang w:val="x-none"/>
        </w:rPr>
        <w:t>具体</w:t>
      </w:r>
      <w:r w:rsidRPr="008212C3">
        <w:rPr>
          <w:lang w:val="x-none"/>
        </w:rPr>
        <w:t>实现</w:t>
      </w:r>
    </w:p>
    <w:p w14:paraId="60870F28" w14:textId="149AEE23" w:rsidR="00977EF5"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E90375">
        <w:rPr>
          <w:rFonts w:hint="eastAsia"/>
        </w:rPr>
        <w:t>然后</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0F0080">
        <w:rPr>
          <w:rFonts w:hint="eastAsia"/>
        </w:rPr>
        <w:t>最后</w:t>
      </w:r>
      <w:r w:rsidR="00321BD0">
        <w:rPr>
          <w:rFonts w:hint="eastAsia"/>
        </w:rPr>
        <w:t>，</w:t>
      </w:r>
      <w:r w:rsidR="000F0080">
        <w:rPr>
          <w:rFonts w:hint="eastAsia"/>
        </w:rPr>
        <w:t>启动</w:t>
      </w:r>
      <w:r w:rsidR="000F0080">
        <w:rPr>
          <w:rFonts w:hint="eastAsia"/>
        </w:rPr>
        <w:t>Android</w:t>
      </w:r>
      <w:r w:rsidR="000F0080">
        <w:rPr>
          <w:rFonts w:hint="eastAsia"/>
        </w:rPr>
        <w:t>端的设备配件模式并与之建立通信。</w:t>
      </w:r>
      <w:r w:rsidR="00552459">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r>
            <w:r w:rsidR="00977EF5" w:rsidRPr="00047153">
              <w:rPr>
                <w:rFonts w:hint="eastAsia"/>
              </w:rPr>
              <w:lastRenderedPageBreak/>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4F802694" w14:textId="77777777" w:rsidR="007D305E" w:rsidRDefault="007D305E" w:rsidP="007D305E">
      <w:pPr>
        <w:ind w:firstLine="480"/>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。使用</w:t>
      </w:r>
      <w:r w:rsidRPr="00636514">
        <w:rPr>
          <w:rFonts w:hint="eastAsia"/>
        </w:rPr>
        <w:t>ComService</w:t>
      </w:r>
      <w:r w:rsidRPr="00636514">
        <w:rPr>
          <w:rFonts w:hint="eastAsia"/>
        </w:rPr>
        <w:t>类初始化串口，设置串口参数如下：波特率：</w:t>
      </w:r>
      <w:r w:rsidRPr="00636514">
        <w:rPr>
          <w:rFonts w:hint="eastAsia"/>
        </w:rPr>
        <w:t>9600</w:t>
      </w:r>
      <w:r w:rsidRPr="00636514">
        <w:rPr>
          <w:rFonts w:hint="eastAsia"/>
        </w:rPr>
        <w:t>；数据位：</w:t>
      </w:r>
      <w:r w:rsidRPr="00636514">
        <w:rPr>
          <w:rFonts w:hint="eastAsia"/>
        </w:rPr>
        <w:t>8</w:t>
      </w:r>
      <w:r w:rsidRPr="00636514">
        <w:rPr>
          <w:rFonts w:hint="eastAsia"/>
        </w:rPr>
        <w:t>位；停止位：</w:t>
      </w:r>
      <w:r w:rsidRPr="00636514">
        <w:rPr>
          <w:rFonts w:hint="eastAsia"/>
        </w:rPr>
        <w:t>1</w:t>
      </w:r>
      <w:r w:rsidRPr="00636514">
        <w:rPr>
          <w:rFonts w:hint="eastAsia"/>
        </w:rPr>
        <w:t>位；校验位：无。</w:t>
      </w:r>
    </w:p>
    <w:p w14:paraId="0254E62B" w14:textId="77777777" w:rsidR="007D305E" w:rsidRDefault="007D305E" w:rsidP="007D305E">
      <w:pPr>
        <w:ind w:firstLine="480"/>
      </w:pPr>
      <w:r>
        <w:rPr>
          <w:rFonts w:hint="eastAsia"/>
        </w:rPr>
        <w:t>串口</w:t>
      </w:r>
      <w:r w:rsidRPr="00636514">
        <w:t>消息报文格式如下</w:t>
      </w:r>
      <w:r w:rsidRPr="00636514">
        <w:rPr>
          <w:rFonts w:hint="eastAsia"/>
        </w:rPr>
        <w:t>：</w:t>
      </w:r>
    </w:p>
    <w:p w14:paraId="0E0EB067" w14:textId="77777777" w:rsidR="007D305E" w:rsidRPr="00636514" w:rsidRDefault="007D305E" w:rsidP="007D305E">
      <w:pPr>
        <w:pStyle w:val="afc"/>
      </w:pPr>
      <w:r>
        <w:rPr>
          <w:rFonts w:hint="eastAsia"/>
        </w:rPr>
        <w:t>表</w:t>
      </w:r>
      <w:r>
        <w:rPr>
          <w:rFonts w:hint="eastAsia"/>
          <w:lang w:eastAsia="zh-CN"/>
        </w:rPr>
        <w:t>5-1</w:t>
      </w:r>
      <w:r>
        <w:t xml:space="preserve"> </w:t>
      </w:r>
      <w:r>
        <w:rPr>
          <w:rFonts w:hint="eastAsia"/>
        </w:rPr>
        <w:t>串口消息报文格式</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7D305E" w:rsidRPr="00636514" w14:paraId="069EE4EC" w14:textId="77777777" w:rsidTr="0030229F">
        <w:trPr>
          <w:trHeight w:val="224"/>
        </w:trPr>
        <w:tc>
          <w:tcPr>
            <w:tcW w:w="1228" w:type="pct"/>
            <w:tcBorders>
              <w:top w:val="single" w:sz="4" w:space="0" w:color="auto"/>
              <w:left w:val="nil"/>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30229F">
        <w:trPr>
          <w:trHeight w:val="155"/>
        </w:trPr>
        <w:tc>
          <w:tcPr>
            <w:tcW w:w="1228" w:type="pct"/>
            <w:tcBorders>
              <w:top w:val="single" w:sz="4" w:space="0" w:color="auto"/>
              <w:left w:val="nil"/>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1701" w:type="pct"/>
            <w:tcBorders>
              <w:top w:val="single" w:sz="4" w:space="0" w:color="auto"/>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1323" w:type="pct"/>
            <w:tcBorders>
              <w:top w:val="single" w:sz="4" w:space="0" w:color="auto"/>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single" w:sz="4" w:space="0" w:color="auto"/>
              <w:left w:val="nil"/>
              <w:bottom w:val="nil"/>
              <w:right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30229F">
        <w:trPr>
          <w:trHeight w:val="155"/>
        </w:trPr>
        <w:tc>
          <w:tcPr>
            <w:tcW w:w="1228" w:type="pct"/>
            <w:tcBorders>
              <w:top w:val="nil"/>
              <w:left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1701"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1323"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748" w:type="pct"/>
            <w:tcBorders>
              <w:top w:val="nil"/>
              <w:left w:val="nil"/>
              <w:bottom w:val="nil"/>
              <w:right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30229F">
        <w:trPr>
          <w:trHeight w:val="155"/>
        </w:trPr>
        <w:tc>
          <w:tcPr>
            <w:tcW w:w="1228" w:type="pct"/>
            <w:tcBorders>
              <w:top w:val="nil"/>
              <w:left w:val="nil"/>
              <w:bottom w:val="nil"/>
              <w:right w:val="nil"/>
            </w:tcBorders>
            <w:shd w:val="clear" w:color="auto" w:fill="auto"/>
          </w:tcPr>
          <w:p w14:paraId="0812ADC1" w14:textId="77777777" w:rsidR="007D305E" w:rsidRPr="00572DCE" w:rsidRDefault="007D305E" w:rsidP="0030229F">
            <w:pPr>
              <w:pStyle w:val="afc"/>
            </w:pPr>
            <w:r w:rsidRPr="00572DCE">
              <w:rPr>
                <w:rFonts w:hint="eastAsia"/>
              </w:rPr>
              <w:t>报文内容（</w:t>
            </w:r>
            <w:r w:rsidRPr="00572DCE">
              <w:rPr>
                <w:rFonts w:hint="eastAsia"/>
              </w:rPr>
              <w:t>Data</w:t>
            </w:r>
            <w:r w:rsidRPr="00572DCE">
              <w:rPr>
                <w:rFonts w:hint="eastAsia"/>
              </w:rPr>
              <w:t>）</w:t>
            </w:r>
          </w:p>
        </w:tc>
        <w:tc>
          <w:tcPr>
            <w:tcW w:w="1701"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1323"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748" w:type="pct"/>
            <w:tcBorders>
              <w:top w:val="nil"/>
              <w:left w:val="nil"/>
              <w:bottom w:val="nil"/>
              <w:right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30229F">
        <w:trPr>
          <w:trHeight w:val="322"/>
        </w:trPr>
        <w:tc>
          <w:tcPr>
            <w:tcW w:w="1228" w:type="pct"/>
            <w:tcBorders>
              <w:top w:val="nil"/>
              <w:left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1701" w:type="pct"/>
            <w:tcBorders>
              <w:top w:val="nil"/>
              <w:left w:val="nil"/>
              <w:bottom w:val="nil"/>
              <w:right w:val="nil"/>
            </w:tcBorders>
            <w:shd w:val="clear" w:color="auto" w:fill="auto"/>
          </w:tcPr>
          <w:p w14:paraId="54AD36CF" w14:textId="77777777" w:rsidR="007D305E" w:rsidRPr="00572DCE" w:rsidRDefault="007D305E" w:rsidP="0030229F">
            <w:pPr>
              <w:pStyle w:val="afc"/>
            </w:pPr>
            <w:r w:rsidRPr="00572DCE">
              <w:rPr>
                <w:rFonts w:hint="eastAsia"/>
              </w:rPr>
              <w:t>校验内容包括报文头和报文内容的异或值</w:t>
            </w:r>
          </w:p>
        </w:tc>
        <w:tc>
          <w:tcPr>
            <w:tcW w:w="1323"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748" w:type="pct"/>
            <w:tcBorders>
              <w:top w:val="nil"/>
              <w:left w:val="nil"/>
              <w:bottom w:val="nil"/>
              <w:right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30229F">
        <w:trPr>
          <w:trHeight w:val="165"/>
        </w:trPr>
        <w:tc>
          <w:tcPr>
            <w:tcW w:w="1228" w:type="pct"/>
            <w:tcBorders>
              <w:top w:val="nil"/>
              <w:left w:val="nil"/>
              <w:bottom w:val="single" w:sz="4" w:space="0" w:color="auto"/>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1701" w:type="pct"/>
            <w:tcBorders>
              <w:top w:val="nil"/>
              <w:left w:val="nil"/>
              <w:bottom w:val="single" w:sz="4" w:space="0" w:color="auto"/>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1323" w:type="pct"/>
            <w:tcBorders>
              <w:top w:val="nil"/>
              <w:left w:val="nil"/>
              <w:bottom w:val="single" w:sz="4" w:space="0" w:color="auto"/>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nil"/>
              <w:left w:val="nil"/>
              <w:bottom w:val="single" w:sz="4" w:space="0" w:color="auto"/>
              <w:righ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511F9A1A" w:rsidR="003E3389" w:rsidRDefault="002E1D7F" w:rsidP="003E3389">
      <w:pPr>
        <w:ind w:firstLine="480"/>
      </w:pPr>
      <w:r>
        <w:rPr>
          <w:noProof/>
        </w:rPr>
        <w:drawing>
          <wp:anchor distT="0" distB="0" distL="114300" distR="114300" simplePos="0" relativeHeight="251918336" behindDoc="0" locked="0" layoutInCell="1" allowOverlap="1" wp14:anchorId="36095A89" wp14:editId="567383D3">
            <wp:simplePos x="0" y="0"/>
            <wp:positionH relativeFrom="column">
              <wp:posOffset>509905</wp:posOffset>
            </wp:positionH>
            <wp:positionV relativeFrom="paragraph">
              <wp:posOffset>3211830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05E" w:rsidRPr="00636514">
        <w:rPr>
          <w:rFonts w:hint="eastAsia"/>
        </w:rPr>
        <w:t>在消息报文中，为避免混乱和产生歧义，除帧起始符和帧结束符之外，其他报文中不可以出现</w:t>
      </w:r>
      <w:r w:rsidR="007D305E" w:rsidRPr="00636514">
        <w:rPr>
          <w:rFonts w:hint="eastAsia"/>
        </w:rPr>
        <w:t>STX</w:t>
      </w:r>
      <w:r w:rsidR="007D305E" w:rsidRPr="00636514">
        <w:rPr>
          <w:rFonts w:hint="eastAsia"/>
        </w:rPr>
        <w:t>或</w:t>
      </w:r>
      <w:r w:rsidR="007D305E" w:rsidRPr="00636514">
        <w:rPr>
          <w:rFonts w:hint="eastAsia"/>
        </w:rPr>
        <w:t>ETX</w:t>
      </w:r>
      <w:r w:rsidR="007D305E" w:rsidRPr="00636514">
        <w:rPr>
          <w:rFonts w:hint="eastAsia"/>
        </w:rPr>
        <w:t>保留字。传输过程中使用转义字符</w:t>
      </w:r>
      <w:r w:rsidR="007D305E" w:rsidRPr="00636514">
        <w:rPr>
          <w:rFonts w:hint="eastAsia"/>
        </w:rPr>
        <w:t>0x10</w:t>
      </w:r>
      <w:r w:rsidR="007D305E" w:rsidRPr="00636514">
        <w:rPr>
          <w:rFonts w:hint="eastAsia"/>
        </w:rPr>
        <w:t>进行转义，除起始符和结束符外，如碰到</w:t>
      </w:r>
      <w:r w:rsidR="007D305E" w:rsidRPr="00636514">
        <w:rPr>
          <w:rFonts w:hint="eastAsia"/>
        </w:rPr>
        <w:t>0x</w:t>
      </w:r>
      <w:r w:rsidR="007D305E" w:rsidRPr="00636514">
        <w:t>06</w:t>
      </w:r>
      <w:r w:rsidR="007D305E" w:rsidRPr="00636514">
        <w:t>则自动替换成</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；如碰到</w:t>
      </w:r>
      <w:r w:rsidR="007D305E" w:rsidRPr="00636514">
        <w:rPr>
          <w:rFonts w:hint="eastAsia"/>
        </w:rPr>
        <w:t>0x</w:t>
      </w:r>
      <w:r w:rsidR="007D305E" w:rsidRPr="00636514">
        <w:t>07</w:t>
      </w:r>
      <w:r w:rsidR="007D305E" w:rsidRPr="00636514">
        <w:t>则替换为</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rPr>
          <w:rFonts w:hint="eastAsia"/>
        </w:rPr>
        <w:t>。</w:t>
      </w:r>
      <w:r w:rsidR="007D305E" w:rsidRPr="00636514">
        <w:t>同样</w:t>
      </w:r>
      <w:r w:rsidR="007D305E" w:rsidRPr="00636514">
        <w:rPr>
          <w:rFonts w:hint="eastAsia"/>
        </w:rPr>
        <w:t>，</w:t>
      </w:r>
      <w:r w:rsidR="007D305E" w:rsidRPr="00636514">
        <w:t>当</w:t>
      </w:r>
      <w:r w:rsidR="007D305E">
        <w:rPr>
          <w:rFonts w:hint="eastAsia"/>
        </w:rPr>
        <w:t>接收</w:t>
      </w:r>
      <w:r w:rsidR="007D305E" w:rsidRPr="00636514">
        <w:t>报文时需对收到的消息进行去转义</w:t>
      </w:r>
      <w:r w:rsidR="007D305E" w:rsidRPr="00636514">
        <w:rPr>
          <w:rFonts w:hint="eastAsia"/>
        </w:rPr>
        <w:t>，</w:t>
      </w:r>
      <w:r w:rsidR="007D305E" w:rsidRPr="00636514">
        <w:t>如碰到</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w:t>
      </w:r>
      <w:r w:rsidR="007D305E" w:rsidRPr="00636514">
        <w:t>则将其替换成</w:t>
      </w:r>
      <w:r w:rsidR="007D305E" w:rsidRPr="00636514">
        <w:rPr>
          <w:rFonts w:hint="eastAsia"/>
        </w:rPr>
        <w:t>0x</w:t>
      </w:r>
      <w:r w:rsidR="007D305E" w:rsidRPr="00636514">
        <w:t>06</w:t>
      </w:r>
      <w:r w:rsidR="007D305E" w:rsidRPr="00636514">
        <w:rPr>
          <w:rFonts w:hint="eastAsia"/>
        </w:rPr>
        <w:t>，</w:t>
      </w:r>
      <w:r w:rsidR="007D305E" w:rsidRPr="00636514">
        <w:t>碰到</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t>则替换成</w:t>
      </w:r>
      <w:r w:rsidR="007D305E" w:rsidRPr="00636514">
        <w:rPr>
          <w:rFonts w:hint="eastAsia"/>
        </w:rPr>
        <w:t>0x</w:t>
      </w:r>
      <w:r w:rsidR="007D305E" w:rsidRPr="00636514">
        <w:t>07</w:t>
      </w:r>
      <w:r w:rsidR="007D305E" w:rsidRPr="00636514">
        <w:rPr>
          <w:rFonts w:hint="eastAsia"/>
        </w:rPr>
        <w:t>。消息报文包括</w:t>
      </w:r>
      <w:r w:rsidR="007D305E" w:rsidRPr="00636514">
        <w:rPr>
          <w:rFonts w:hint="eastAsia"/>
        </w:rPr>
        <w:t>STX</w:t>
      </w:r>
      <w:r w:rsidR="007D305E" w:rsidRPr="00636514">
        <w:rPr>
          <w:rFonts w:hint="eastAsia"/>
        </w:rPr>
        <w:t>、报文头、报文内容、</w:t>
      </w:r>
      <w:r w:rsidR="007D305E" w:rsidRPr="00636514">
        <w:rPr>
          <w:rFonts w:hint="eastAsia"/>
        </w:rPr>
        <w:t>XOR</w:t>
      </w:r>
      <w:r w:rsidR="007D305E" w:rsidRPr="00636514">
        <w:rPr>
          <w:rFonts w:hint="eastAsia"/>
        </w:rPr>
        <w:t>校验码、</w:t>
      </w:r>
      <w:r w:rsidR="007D305E" w:rsidRPr="00636514">
        <w:rPr>
          <w:rFonts w:hint="eastAsia"/>
        </w:rPr>
        <w:t>ETX</w:t>
      </w:r>
      <w:r w:rsidR="007D305E" w:rsidRPr="00636514">
        <w:rPr>
          <w:rFonts w:hint="eastAsia"/>
        </w:rPr>
        <w:t>等五个部分的内容，其中</w:t>
      </w:r>
      <w:r w:rsidR="007D305E" w:rsidRPr="00636514">
        <w:rPr>
          <w:rFonts w:hint="eastAsia"/>
        </w:rPr>
        <w:t>STX</w:t>
      </w:r>
      <w:r w:rsidR="007D305E" w:rsidRPr="00636514">
        <w:rPr>
          <w:rFonts w:hint="eastAsia"/>
        </w:rPr>
        <w:t>和</w:t>
      </w:r>
      <w:r w:rsidR="007D305E" w:rsidRPr="00636514">
        <w:rPr>
          <w:rFonts w:hint="eastAsia"/>
        </w:rPr>
        <w:t>ETX</w:t>
      </w:r>
      <w:r w:rsidR="007D305E" w:rsidRPr="00636514">
        <w:rPr>
          <w:rFonts w:hint="eastAsia"/>
        </w:rPr>
        <w:t>为开始和结束的标志，报文内容为主要发送的信息，报文内容包括</w:t>
      </w:r>
      <w:r w:rsidR="007D305E" w:rsidRPr="00636514">
        <w:rPr>
          <w:rFonts w:hint="eastAsia"/>
        </w:rPr>
        <w:t>4Byte</w:t>
      </w:r>
      <w:r w:rsidR="007D305E" w:rsidRPr="00636514">
        <w:rPr>
          <w:rFonts w:hint="eastAsia"/>
        </w:rPr>
        <w:t>的会话流水号和可变长度的数据位。</w:t>
      </w:r>
      <w:r w:rsidR="007D305E">
        <w:rPr>
          <w:rFonts w:hint="eastAsia"/>
        </w:rPr>
        <w:t>系统</w:t>
      </w:r>
      <w:r w:rsidR="007D305E" w:rsidRPr="00636514">
        <w:rPr>
          <w:rFonts w:hint="eastAsia"/>
        </w:rPr>
        <w:t>通过读取串口信息，对信息进行校验，</w:t>
      </w:r>
      <w:r w:rsidR="007D305E" w:rsidRPr="00636514">
        <w:rPr>
          <w:rFonts w:hint="eastAsia"/>
        </w:rPr>
        <w:lastRenderedPageBreak/>
        <w:t>解析指令处理后，发送相应的应答。订单支付成功，发送串口信息，进入出货界面。</w:t>
      </w:r>
    </w:p>
    <w:p w14:paraId="47A163C8" w14:textId="44205D71" w:rsidR="003E3389" w:rsidRDefault="003E3389" w:rsidP="003E3389">
      <w:pPr>
        <w:pStyle w:val="aff0"/>
      </w:pPr>
      <w:r>
        <w:rPr>
          <w:rFonts w:hint="eastAsia"/>
        </w:rPr>
        <w:t>图</w:t>
      </w:r>
      <w:r>
        <w:rPr>
          <w:rFonts w:hint="eastAsia"/>
        </w:rPr>
        <w:t>5-11</w:t>
      </w:r>
      <w:r>
        <w:t xml:space="preserve">  </w:t>
      </w:r>
      <w:r>
        <w:t>串口通信流程图</w:t>
      </w:r>
    </w:p>
    <w:p w14:paraId="1A25C528" w14:textId="08193E80" w:rsidR="007D305E" w:rsidRPr="00636514" w:rsidRDefault="00137D87" w:rsidP="003E3389">
      <w:pPr>
        <w:ind w:firstLine="480"/>
      </w:pPr>
      <w:r>
        <w:rPr>
          <w:rFonts w:hint="eastAsia"/>
        </w:rPr>
        <w:t>图</w:t>
      </w:r>
      <w:r>
        <w:rPr>
          <w:rFonts w:hint="eastAsia"/>
        </w:rPr>
        <w:t>5-</w:t>
      </w:r>
      <w:r>
        <w:t>11</w:t>
      </w:r>
      <w:r>
        <w:t>为串口的处理流程</w:t>
      </w:r>
      <w:r w:rsidR="008A4A5D">
        <w:rPr>
          <w:rFonts w:hint="eastAsia"/>
        </w:rPr>
        <w:t>；串口消息处理过程中需要对串口进行封装和解析：</w:t>
      </w:r>
      <w:r w:rsidR="003E3389">
        <w:rPr>
          <w:rFonts w:hint="eastAsia"/>
        </w:rPr>
        <w:t>1</w:t>
      </w:r>
      <w:r w:rsidR="003E3389">
        <w:rPr>
          <w:rFonts w:hint="eastAsia"/>
        </w:rPr>
        <w:t>）</w:t>
      </w:r>
      <w:r w:rsidR="007D305E" w:rsidRPr="00636514">
        <w:t>检查信息的起始符和终止符</w:t>
      </w:r>
      <w:r w:rsidR="007D305E" w:rsidRPr="00636514">
        <w:rPr>
          <w:rFonts w:hint="eastAsia"/>
        </w:rPr>
        <w:t>，</w:t>
      </w:r>
      <w:r w:rsidR="007D305E" w:rsidRPr="00636514">
        <w:t>若出错</w:t>
      </w:r>
      <w:r w:rsidR="007D305E" w:rsidRPr="00636514">
        <w:rPr>
          <w:rFonts w:hint="eastAsia"/>
        </w:rPr>
        <w:t>，</w:t>
      </w:r>
      <w:r w:rsidR="007D305E" w:rsidRPr="00636514">
        <w:t>则退出当前函数</w:t>
      </w:r>
      <w:r w:rsidR="003E3389">
        <w:rPr>
          <w:rFonts w:hint="eastAsia"/>
        </w:rPr>
        <w:t>，否则进入下一步；</w:t>
      </w:r>
      <w:r w:rsidR="003E3389">
        <w:rPr>
          <w:rFonts w:hint="eastAsia"/>
        </w:rPr>
        <w:t>2</w:t>
      </w:r>
      <w:r w:rsidR="003E3389">
        <w:rPr>
          <w:rFonts w:hint="eastAsia"/>
        </w:rPr>
        <w:t>）</w:t>
      </w:r>
      <w:r w:rsidR="007D305E" w:rsidRPr="00636514">
        <w:t>将起始符和终止符去除</w:t>
      </w:r>
      <w:r w:rsidR="007D305E" w:rsidRPr="00636514">
        <w:rPr>
          <w:rFonts w:hint="eastAsia"/>
        </w:rPr>
        <w:t>，</w:t>
      </w:r>
      <w:r w:rsidR="007D305E" w:rsidRPr="00636514">
        <w:t>并删除转义符</w:t>
      </w:r>
      <w:r w:rsidR="007D305E" w:rsidRPr="00636514">
        <w:rPr>
          <w:rFonts w:hint="eastAsia"/>
        </w:rPr>
        <w:t>，</w:t>
      </w:r>
      <w:r w:rsidR="007D305E" w:rsidRPr="00636514">
        <w:t>再进行之后的验证</w:t>
      </w:r>
      <w:r w:rsidR="003E3389">
        <w:rPr>
          <w:rFonts w:hint="eastAsia"/>
        </w:rPr>
        <w:t>；</w:t>
      </w:r>
      <w:r w:rsidR="003E3389">
        <w:rPr>
          <w:rFonts w:hint="eastAsia"/>
        </w:rPr>
        <w:t>3</w:t>
      </w:r>
      <w:r w:rsidR="003E3389">
        <w:rPr>
          <w:rFonts w:hint="eastAsia"/>
        </w:rPr>
        <w:t>）</w:t>
      </w:r>
      <w:r w:rsidR="007D305E" w:rsidRPr="00636514">
        <w:rPr>
          <w:rFonts w:hint="eastAsia"/>
        </w:rPr>
        <w:t>获取报文类型和流水号，若为重复报文，则直接发送</w:t>
      </w:r>
      <w:r w:rsidR="007D305E" w:rsidRPr="00636514">
        <w:rPr>
          <w:rFonts w:hint="eastAsia"/>
        </w:rPr>
        <w:t>ACK</w:t>
      </w:r>
      <w:r w:rsidR="003E3389">
        <w:rPr>
          <w:rFonts w:hint="eastAsia"/>
        </w:rPr>
        <w:t>报文，否则进入下一步；</w:t>
      </w:r>
      <w:r w:rsidR="003E3389">
        <w:rPr>
          <w:rFonts w:hint="eastAsia"/>
        </w:rPr>
        <w:t>4</w:t>
      </w:r>
      <w:r w:rsidR="003E3389">
        <w:rPr>
          <w:rFonts w:hint="eastAsia"/>
        </w:rPr>
        <w:t>）</w:t>
      </w:r>
      <w:r w:rsidR="007D305E" w:rsidRPr="00636514">
        <w:rPr>
          <w:rFonts w:hint="eastAsia"/>
        </w:rPr>
        <w:t>对信息进行</w:t>
      </w:r>
      <w:r w:rsidR="007D305E" w:rsidRPr="00636514">
        <w:rPr>
          <w:rFonts w:hint="eastAsia"/>
        </w:rPr>
        <w:t>XOR</w:t>
      </w:r>
      <w:r w:rsidR="007D305E" w:rsidRPr="00636514">
        <w:rPr>
          <w:rFonts w:hint="eastAsia"/>
        </w:rPr>
        <w:t>校验，检验包括报文头和报文内容的异或值，若校验失败，则发送</w:t>
      </w:r>
      <w:r w:rsidR="007D305E" w:rsidRPr="00636514">
        <w:rPr>
          <w:rFonts w:hint="eastAsia"/>
        </w:rPr>
        <w:t>NAK</w:t>
      </w:r>
      <w:r w:rsidR="003E3389">
        <w:rPr>
          <w:rFonts w:hint="eastAsia"/>
        </w:rPr>
        <w:t>报文，否则进入下一步；</w:t>
      </w:r>
      <w:r w:rsidR="003E3389">
        <w:rPr>
          <w:rFonts w:hint="eastAsia"/>
        </w:rPr>
        <w:t>5</w:t>
      </w:r>
      <w:r w:rsidR="003E3389">
        <w:rPr>
          <w:rFonts w:hint="eastAsia"/>
        </w:rPr>
        <w:t>）</w:t>
      </w:r>
      <w:r w:rsidR="007D305E" w:rsidRPr="00636514">
        <w:rPr>
          <w:rFonts w:hint="eastAsia"/>
        </w:rPr>
        <w:t>解析报文类型。</w:t>
      </w:r>
    </w:p>
    <w:p w14:paraId="1B0675D3" w14:textId="5C8C573C" w:rsidR="008F6AA4" w:rsidRDefault="008F6AA4" w:rsidP="00130A8C">
      <w:pPr>
        <w:pStyle w:val="3"/>
        <w:rPr>
          <w:lang w:eastAsia="zh-CN"/>
        </w:rPr>
      </w:pPr>
      <w:bookmarkStart w:id="103" w:name="_Toc498781609"/>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r w:rsidR="00130A8C">
        <w:rPr>
          <w:rFonts w:hint="eastAsia"/>
          <w:lang w:eastAsia="zh-CN"/>
        </w:rPr>
        <w:t>的实现</w:t>
      </w:r>
      <w:bookmarkEnd w:id="103"/>
    </w:p>
    <w:p w14:paraId="512FABE9" w14:textId="19D9C28F" w:rsidR="00712E16" w:rsidRDefault="00801BCE" w:rsidP="00801BCE">
      <w:pPr>
        <w:pStyle w:val="afe"/>
        <w:numPr>
          <w:ilvl w:val="0"/>
          <w:numId w:val="28"/>
        </w:numPr>
        <w:ind w:firstLineChars="0"/>
      </w:pPr>
      <w:r>
        <w:rPr>
          <w:rFonts w:hint="eastAsia"/>
        </w:rPr>
        <w:t>VMSale</w:t>
      </w:r>
      <w:r>
        <w:t xml:space="preserve"> APP</w:t>
      </w:r>
      <w:r w:rsidR="00712E16">
        <w:rPr>
          <w:rFonts w:hint="eastAsia"/>
        </w:rPr>
        <w:t>自动更新</w:t>
      </w:r>
    </w:p>
    <w:p w14:paraId="157772D1" w14:textId="1DD60BC2" w:rsidR="008C63F6" w:rsidRDefault="000574B2" w:rsidP="005E2F42">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不断升级</w:t>
      </w:r>
      <w:r w:rsidR="00BC2BD3">
        <w:rPr>
          <w:rFonts w:hint="eastAsia"/>
        </w:rPr>
        <w:t>。</w:t>
      </w:r>
      <w:r w:rsidR="006651F9">
        <w:rPr>
          <w:rFonts w:hint="eastAsia"/>
        </w:rPr>
        <w:t>这两个原因致使自动售货机终端软件应用需要根据后台服务其中的</w:t>
      </w:r>
      <w:r w:rsidR="006651F9">
        <w:rPr>
          <w:rFonts w:hint="eastAsia"/>
        </w:rPr>
        <w:t>VMSale</w:t>
      </w:r>
      <w:r w:rsidR="006651F9">
        <w:t xml:space="preserve"> APK</w:t>
      </w:r>
      <w:r w:rsidR="006651F9">
        <w:t>的版本变更而更新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5162BA">
        <w:rPr>
          <w:rFonts w:hint="eastAsia"/>
        </w:rPr>
        <w:t>若由人工手动更新将导致大量的重复性工作，造成人力成本的浪费</w:t>
      </w:r>
      <w:r w:rsidR="003F52B1">
        <w:rPr>
          <w:rFonts w:hint="eastAsia"/>
        </w:rPr>
        <w:t>。</w:t>
      </w:r>
      <w:r w:rsidR="00AA496B">
        <w:rPr>
          <w:rFonts w:hint="eastAsia"/>
        </w:rPr>
        <w:t>因此，本文提出了</w:t>
      </w:r>
      <w:r w:rsidR="00AA496B">
        <w:t>静默安装</w:t>
      </w:r>
      <w:r w:rsidR="00A443A9">
        <w:rPr>
          <w:rFonts w:hint="eastAsia"/>
          <w:vertAlign w:val="superscript"/>
        </w:rPr>
        <w:t>[</w:t>
      </w:r>
      <w:r w:rsidR="000D3B11">
        <w:rPr>
          <w:rStyle w:val="af9"/>
        </w:rPr>
        <w:endnoteReference w:id="57"/>
      </w:r>
      <w:r w:rsidR="00A443A9">
        <w:rPr>
          <w:vertAlign w:val="superscript"/>
        </w:rPr>
        <w:t>]</w:t>
      </w:r>
      <w:r w:rsidR="00AA496B">
        <w:rPr>
          <w:rFonts w:hint="eastAsia"/>
        </w:rPr>
        <w:t>VMSale</w:t>
      </w:r>
      <w:r w:rsidR="00AA496B">
        <w:t xml:space="preserve"> APP</w:t>
      </w:r>
      <w:r w:rsidR="00AA496B">
        <w:t>的需求</w:t>
      </w:r>
      <w:r w:rsidR="00AA496B">
        <w:rPr>
          <w:rFonts w:hint="eastAsia"/>
        </w:rPr>
        <w:t>。</w:t>
      </w:r>
    </w:p>
    <w:p w14:paraId="5DD8BCFA" w14:textId="7E78E59D"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t>但是</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w:t>
      </w:r>
      <w:r w:rsidR="00B506C6">
        <w:rPr>
          <w:rFonts w:hint="eastAsia"/>
        </w:rPr>
        <w:t>Android</w:t>
      </w:r>
      <w:r w:rsidR="00B506C6">
        <w:rPr>
          <w:rFonts w:hint="eastAsia"/>
        </w:rPr>
        <w:t>应用因其特殊性需要提供此功能。</w:t>
      </w:r>
      <w:r w:rsidR="00117BBA">
        <w:rPr>
          <w:rFonts w:hint="eastAsia"/>
        </w:rPr>
        <w:t>[</w:t>
      </w:r>
      <w:r w:rsidR="00117BBA">
        <w:t>56]</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w:t>
      </w:r>
      <w:r w:rsidR="00FC7BFA">
        <w:rPr>
          <w:rFonts w:hint="eastAsia"/>
        </w:rPr>
        <w:t>编制</w:t>
      </w:r>
      <w:r w:rsidR="0039722B">
        <w:rPr>
          <w:rFonts w:hint="eastAsia"/>
        </w:rPr>
        <w:t>模拟人工点击</w:t>
      </w:r>
      <w:r w:rsidR="0039722B">
        <w:rPr>
          <w:rFonts w:hint="eastAsia"/>
        </w:rPr>
        <w:t>Android</w:t>
      </w:r>
      <w:r w:rsidR="0039722B">
        <w:rPr>
          <w:rFonts w:hint="eastAsia"/>
        </w:rPr>
        <w:t>触摸屏的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647D8918" w14:textId="74B7E405" w:rsidR="00113080" w:rsidRDefault="00113080" w:rsidP="003216AD">
      <w:pPr>
        <w:ind w:firstLine="480"/>
      </w:pPr>
      <w:r>
        <w:t>VMSale APP</w:t>
      </w:r>
      <w:r>
        <w:t>的自动更新分为两个步骤</w:t>
      </w:r>
      <w:r>
        <w:rPr>
          <w:rFonts w:hint="eastAsia"/>
        </w:rPr>
        <w:t>：</w:t>
      </w:r>
      <w:r>
        <w:rPr>
          <w:rFonts w:hint="eastAsia"/>
        </w:rPr>
        <w:t>APK</w:t>
      </w:r>
      <w:r>
        <w:rPr>
          <w:rFonts w:hint="eastAsia"/>
        </w:rPr>
        <w:t>版本自动检测</w:t>
      </w:r>
      <w:r w:rsidR="00002AA3">
        <w:rPr>
          <w:rFonts w:hint="eastAsia"/>
        </w:rPr>
        <w:t>和</w:t>
      </w:r>
      <w:r w:rsidR="00002AA3">
        <w:rPr>
          <w:rFonts w:hint="eastAsia"/>
        </w:rPr>
        <w:t>APK</w:t>
      </w:r>
      <w:r w:rsidR="00002AA3">
        <w:rPr>
          <w:rFonts w:hint="eastAsia"/>
        </w:rPr>
        <w:t>静默安</w:t>
      </w:r>
      <w:r w:rsidR="00002AA3">
        <w:rPr>
          <w:rFonts w:hint="eastAsia"/>
        </w:rPr>
        <w:lastRenderedPageBreak/>
        <w:t>装。</w:t>
      </w:r>
    </w:p>
    <w:p w14:paraId="7AEF2E52" w14:textId="545179D2" w:rsidR="000B72C0" w:rsidRDefault="004600B5" w:rsidP="00C5572D">
      <w:pPr>
        <w:pStyle w:val="afe"/>
        <w:numPr>
          <w:ilvl w:val="0"/>
          <w:numId w:val="12"/>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5DBB4E3A" w:rsidR="00556D3B" w:rsidRDefault="00785A19" w:rsidP="00556D3B">
      <w:pPr>
        <w:ind w:firstLine="480"/>
      </w:pPr>
      <w:r>
        <w:rPr>
          <w:rFonts w:hint="eastAsia"/>
        </w:rPr>
        <w:t xml:space="preserve"> </w:t>
      </w:r>
      <w:r w:rsidR="001A6B78">
        <w:t>然后</w:t>
      </w:r>
      <w:r w:rsidR="001A6B78">
        <w:rPr>
          <w:rFonts w:hint="eastAsia"/>
        </w:rPr>
        <w:t>，</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将本地软件版本和服务器端</w:t>
      </w:r>
      <w:r w:rsidR="00556D3B">
        <w:rPr>
          <w:rFonts w:hint="eastAsia"/>
        </w:rPr>
        <w:t>APK</w:t>
      </w:r>
      <w:r w:rsidR="00556D3B">
        <w:rPr>
          <w:rFonts w:hint="eastAsia"/>
        </w:rPr>
        <w:t>版本进行对比，若有更新则根据</w:t>
      </w:r>
      <w:r w:rsidR="00556D3B">
        <w:rPr>
          <w:rFonts w:hint="eastAsia"/>
        </w:rPr>
        <w:t>download</w:t>
      </w:r>
      <w:r w:rsidR="00556D3B">
        <w:t>_path</w:t>
      </w:r>
      <w:r w:rsidR="00556D3B">
        <w:t>路径将</w:t>
      </w:r>
      <w:r w:rsidR="00556D3B">
        <w:rPr>
          <w:rFonts w:hint="eastAsia"/>
        </w:rPr>
        <w:t>APK</w:t>
      </w:r>
      <w:r w:rsidR="00556D3B">
        <w:rPr>
          <w:rFonts w:hint="eastAsia"/>
        </w:rPr>
        <w:t>文件下载到本地。实现代码片段如下：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EA597A">
      <w:pPr>
        <w:pStyle w:val="afe"/>
        <w:numPr>
          <w:ilvl w:val="0"/>
          <w:numId w:val="29"/>
        </w:numPr>
        <w:ind w:firstLineChars="0"/>
      </w:pPr>
      <w:r>
        <w:rPr>
          <w:rFonts w:hint="eastAsia"/>
        </w:rPr>
        <w:t>APK</w:t>
      </w:r>
      <w:r>
        <w:rPr>
          <w:rFonts w:hint="eastAsia"/>
        </w:rPr>
        <w:t>静默安装的实现过程</w:t>
      </w:r>
    </w:p>
    <w:p w14:paraId="695EBF56" w14:textId="48317CF2"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1F7B41">
        <w:rPr>
          <w:rFonts w:hint="eastAsia"/>
        </w:rPr>
        <w:t>，</w:t>
      </w:r>
      <w:r w:rsidR="00540A2C" w:rsidRPr="00636514">
        <w:t>监听的程序和安装页面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6B4B7422" w:rsidR="005A1FB4" w:rsidRDefault="005A1FB4" w:rsidP="005E2F42">
      <w:pPr>
        <w:ind w:firstLine="480"/>
      </w:pPr>
      <w:r>
        <w:t>首先</w:t>
      </w:r>
      <w:r>
        <w:rPr>
          <w:rFonts w:hint="eastAsia"/>
        </w:rPr>
        <w:t>，</w:t>
      </w:r>
      <w:r>
        <w:t>需在</w:t>
      </w:r>
      <w:r>
        <w:rPr>
          <w:rFonts w:hint="eastAsia"/>
        </w:rPr>
        <w:t>Mainfest</w:t>
      </w:r>
      <w:r>
        <w:t>中</w:t>
      </w:r>
      <w:r>
        <w:rPr>
          <w:rFonts w:hint="eastAsia"/>
        </w:rPr>
        <w:t>添加声明</w:t>
      </w:r>
      <w:r w:rsidR="001F3443">
        <w:rPr>
          <w:rFonts w:hint="eastAsia"/>
        </w:rPr>
        <w:t>，在里面配置</w:t>
      </w:r>
      <w:r w:rsidR="001F3443">
        <w:rPr>
          <w:rFonts w:hint="eastAsia"/>
        </w:rPr>
        <w:t>Android</w:t>
      </w:r>
      <w:r w:rsidR="001F3443">
        <w:rPr>
          <w:rFonts w:hint="eastAsia"/>
        </w:rPr>
        <w:t>的无障碍服务</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lastRenderedPageBreak/>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lastRenderedPageBreak/>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CE421F">
      <w:pPr>
        <w:pStyle w:val="afe"/>
        <w:numPr>
          <w:ilvl w:val="0"/>
          <w:numId w:val="28"/>
        </w:numPr>
        <w:ind w:firstLineChars="0"/>
      </w:pPr>
      <w:r>
        <w:rPr>
          <w:rFonts w:hint="eastAsia"/>
        </w:rPr>
        <w:t>VMSale</w:t>
      </w:r>
      <w:r>
        <w:t xml:space="preserve"> APP</w:t>
      </w:r>
      <w:r>
        <w:rPr>
          <w:rFonts w:hint="eastAsia"/>
        </w:rPr>
        <w:t>自动重启</w:t>
      </w:r>
    </w:p>
    <w:p w14:paraId="193B2E36" w14:textId="5533E5F4"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EE5095">
        <w:rPr>
          <w:rFonts w:hint="eastAsia"/>
        </w:rPr>
        <w:t>供</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难免会碰到一下临时故障导致</w:t>
      </w:r>
      <w:r w:rsidR="0081078F">
        <w:rPr>
          <w:rFonts w:hint="eastAsia"/>
        </w:rPr>
        <w:t>VMSale</w:t>
      </w:r>
      <w:r w:rsidR="0081078F">
        <w:t xml:space="preserve"> APP</w:t>
      </w:r>
      <w:r w:rsidR="0081078F">
        <w:t>异常退出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rPr>
          <w:rFonts w:hint="eastAsia"/>
        </w:rPr>
        <w:t>VMSale</w:t>
      </w:r>
      <w:r w:rsidR="002D3E47">
        <w:t xml:space="preserve"> APP</w:t>
      </w:r>
      <w:r w:rsidR="002D3E47">
        <w:t>的异常退出都会影响自动售货机的正常销售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16EBBB06" w14:textId="61AB3B9A" w:rsidR="00056962" w:rsidRDefault="00056962" w:rsidP="009B53A3">
      <w:pPr>
        <w:ind w:firstLine="480"/>
        <w:rPr>
          <w:rFonts w:hint="eastAsia"/>
        </w:rPr>
      </w:pPr>
      <w:r>
        <w:rPr>
          <w:rFonts w:hint="eastAsia"/>
        </w:rPr>
        <w:lastRenderedPageBreak/>
        <w:t>VMSale</w:t>
      </w:r>
      <w:r>
        <w:t xml:space="preserve"> APP</w:t>
      </w:r>
      <w:r>
        <w:t>的自动重启功能</w:t>
      </w:r>
      <w:r w:rsidR="00F0047B">
        <w:rPr>
          <w:rFonts w:hint="eastAsia"/>
        </w:rPr>
        <w:t>不仅</w:t>
      </w:r>
      <w:r w:rsidR="00FF4BC4">
        <w:rPr>
          <w:rFonts w:hint="eastAsia"/>
        </w:rPr>
        <w:t>解决</w:t>
      </w:r>
      <w:r>
        <w:t>软件异常退出的问题</w:t>
      </w:r>
      <w:r>
        <w:rPr>
          <w:rFonts w:hint="eastAsia"/>
        </w:rPr>
        <w:t>，</w:t>
      </w:r>
      <w:r>
        <w:t>还</w:t>
      </w:r>
      <w:r w:rsidR="00637F93">
        <w:t>实现</w:t>
      </w:r>
      <w:r>
        <w:t>开机</w:t>
      </w:r>
      <w:r w:rsidR="00F0047B">
        <w:t>和</w:t>
      </w:r>
      <w:r>
        <w:t>软件更新后的</w:t>
      </w:r>
      <w:r w:rsidR="007054B8">
        <w:t>重启</w:t>
      </w:r>
      <w:r>
        <w:rPr>
          <w:rFonts w:hint="eastAsia"/>
        </w:rPr>
        <w:t>。</w:t>
      </w:r>
    </w:p>
    <w:p w14:paraId="011A60C2" w14:textId="353AA137" w:rsidR="00950FC5" w:rsidRDefault="00CE2425" w:rsidP="009B53A3">
      <w:pPr>
        <w:ind w:firstLine="480"/>
      </w:pPr>
      <w:r>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rFonts w:hint="eastAsia"/>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rPr>
                <w:rFonts w:hint="eastAsia"/>
              </w:rPr>
            </w:pPr>
            <w:r w:rsidRPr="00F476E5">
              <w:t>    };  </w:t>
            </w:r>
            <w:r w:rsidR="000559CB" w:rsidRPr="00F476E5">
              <w:t xml:space="preserve"> </w:t>
            </w:r>
          </w:p>
        </w:tc>
      </w:tr>
    </w:tbl>
    <w:p w14:paraId="6FC43395" w14:textId="5661E8B3" w:rsidR="00A61DD5" w:rsidRDefault="009E3291" w:rsidP="006A5955">
      <w:pPr>
        <w:pStyle w:val="2"/>
      </w:pPr>
      <w:bookmarkStart w:id="104" w:name="_Toc498781610"/>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104"/>
    </w:p>
    <w:p w14:paraId="509A0650" w14:textId="2AB3FE7A" w:rsidR="00285CDD" w:rsidRDefault="00285CDD" w:rsidP="00285CDD">
      <w:pPr>
        <w:pStyle w:val="3"/>
      </w:pPr>
      <w:bookmarkStart w:id="105" w:name="_Toc498781611"/>
      <w:r>
        <w:rPr>
          <w:rFonts w:hint="eastAsia"/>
        </w:rPr>
        <w:t>5.3.1</w:t>
      </w:r>
      <w:r>
        <w:t xml:space="preserve"> VMC</w:t>
      </w:r>
      <w:r w:rsidR="00326696">
        <w:rPr>
          <w:rFonts w:hint="eastAsia"/>
        </w:rPr>
        <w:t>loudPlatfor</w:t>
      </w:r>
      <w:r w:rsidR="00326696">
        <w:rPr>
          <w:rFonts w:hint="eastAsia"/>
          <w:lang w:eastAsia="zh-CN"/>
        </w:rPr>
        <w:t>m</w:t>
      </w:r>
      <w:r w:rsidR="00326696">
        <w:rPr>
          <w:rFonts w:hint="eastAsia"/>
          <w:lang w:eastAsia="zh-CN"/>
        </w:rPr>
        <w:t>的系统</w:t>
      </w:r>
      <w:r>
        <w:rPr>
          <w:rFonts w:hint="eastAsia"/>
        </w:rPr>
        <w:t>功能实现</w:t>
      </w:r>
      <w:bookmarkEnd w:id="105"/>
    </w:p>
    <w:p w14:paraId="246E7146" w14:textId="231D224F" w:rsidR="00EE63A9" w:rsidRDefault="00285CDD" w:rsidP="00285CDD">
      <w:pPr>
        <w:ind w:firstLine="480"/>
      </w:pPr>
      <w:r>
        <w:rPr>
          <w:rFonts w:hint="eastAsia"/>
        </w:rPr>
        <w:t>（</w:t>
      </w:r>
      <w:r>
        <w:rPr>
          <w:rFonts w:hint="eastAsia"/>
        </w:rPr>
        <w:t>1</w:t>
      </w:r>
      <w:r>
        <w:rPr>
          <w:rFonts w:hint="eastAsia"/>
        </w:rPr>
        <w:t>）</w:t>
      </w:r>
      <w:commentRangeStart w:id="106"/>
      <w:r w:rsidR="00C221D3">
        <w:rPr>
          <w:rFonts w:hint="eastAsia"/>
        </w:rPr>
        <w:t>云平台</w:t>
      </w:r>
      <w:commentRangeEnd w:id="106"/>
      <w:r w:rsidR="00E55274">
        <w:rPr>
          <w:rStyle w:val="aa"/>
          <w:b/>
          <w:bCs/>
        </w:rPr>
        <w:commentReference w:id="106"/>
      </w:r>
      <w:r w:rsidR="00C221D3">
        <w:rPr>
          <w:rFonts w:hint="eastAsia"/>
        </w:rPr>
        <w:t>租户注册</w:t>
      </w:r>
    </w:p>
    <w:p w14:paraId="713FBDAC" w14:textId="7C8B723A" w:rsidR="00A6758A" w:rsidRDefault="0077231F" w:rsidP="00E51DF8">
      <w:pPr>
        <w:ind w:firstLine="480"/>
      </w:pPr>
      <w:r>
        <w:t>VMCloudPlatform</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614D8D">
        <w:rPr>
          <w:rFonts w:hint="eastAsia"/>
        </w:rPr>
        <w:t>的实现</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w:t>
      </w:r>
      <w:r w:rsidR="00F24924">
        <w:rPr>
          <w:rFonts w:hint="eastAsia"/>
        </w:rPr>
        <w:lastRenderedPageBreak/>
        <w:t>能模块和租用时间计算租用所需的金额。</w:t>
      </w:r>
    </w:p>
    <w:p w14:paraId="2E82E860" w14:textId="77777777" w:rsidR="007B2824" w:rsidRDefault="007B2824" w:rsidP="00E51DF8">
      <w:pPr>
        <w:ind w:firstLine="480"/>
        <w:rPr>
          <w:rFonts w:hint="eastAsia"/>
        </w:rPr>
      </w:pPr>
    </w:p>
    <w:p w14:paraId="3A57CF43" w14:textId="19DC7C9C" w:rsidR="00E51DF8" w:rsidRDefault="00F56D31" w:rsidP="00F56D31">
      <w:pPr>
        <w:ind w:firstLine="480"/>
      </w:pPr>
      <w:r>
        <w:rPr>
          <w:rFonts w:hint="eastAsia"/>
          <w:noProof/>
        </w:rPr>
        <w:drawing>
          <wp:anchor distT="0" distB="0" distL="114300" distR="114300" simplePos="0" relativeHeight="251905024" behindDoc="0" locked="0" layoutInCell="1" allowOverlap="1" wp14:anchorId="592B1D73" wp14:editId="5C24FF65">
            <wp:simplePos x="0" y="0"/>
            <wp:positionH relativeFrom="column">
              <wp:posOffset>-9525</wp:posOffset>
            </wp:positionH>
            <wp:positionV relativeFrom="paragraph">
              <wp:posOffset>1324610</wp:posOffset>
            </wp:positionV>
            <wp:extent cx="5705475" cy="3615690"/>
            <wp:effectExtent l="0" t="0" r="9525"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a:stretch/>
                  </pic:blipFill>
                  <pic:spPr bwMode="auto">
                    <a:xfrm>
                      <a:off x="0" y="0"/>
                      <a:ext cx="5705475" cy="3615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1AE8">
        <w:rPr>
          <w:rFonts w:hint="eastAsia"/>
        </w:rPr>
        <w:t>用户提交</w:t>
      </w:r>
      <w:r w:rsidR="00A34F6A">
        <w:rPr>
          <w:rFonts w:hint="eastAsia"/>
        </w:rPr>
        <w:t>合法</w:t>
      </w:r>
      <w:r w:rsidR="00661AE8">
        <w:rPr>
          <w:rFonts w:hint="eastAsia"/>
        </w:rPr>
        <w:t>表单信息后，</w:t>
      </w:r>
      <w:r w:rsidR="00E51DF8">
        <w:rPr>
          <w:rFonts w:hint="eastAsia"/>
        </w:rPr>
        <w:t>系统</w:t>
      </w:r>
      <w:r w:rsidR="00E51DF8" w:rsidRPr="00636514">
        <w:rPr>
          <w:rFonts w:hint="eastAsia"/>
        </w:rPr>
        <w:t>将</w:t>
      </w:r>
      <w:r w:rsidR="00976A60">
        <w:rPr>
          <w:rFonts w:hint="eastAsia"/>
        </w:rPr>
        <w:t>运营商</w:t>
      </w:r>
      <w:r w:rsidR="00E51DF8">
        <w:rPr>
          <w:rFonts w:hint="eastAsia"/>
        </w:rPr>
        <w:t>信息添加到租户</w:t>
      </w:r>
      <w:r w:rsidR="00661AE8">
        <w:rPr>
          <w:rFonts w:hint="eastAsia"/>
        </w:rPr>
        <w:t>基本信息表中</w:t>
      </w:r>
      <w:r w:rsidR="00A34F6A">
        <w:rPr>
          <w:rFonts w:hint="eastAsia"/>
        </w:rPr>
        <w:t>，同时创建运营商</w:t>
      </w:r>
      <w:r w:rsidR="00E51DF8">
        <w:rPr>
          <w:rFonts w:hint="eastAsia"/>
        </w:rPr>
        <w:t>账户，并为</w:t>
      </w:r>
      <w:r w:rsidR="00A34F6A">
        <w:rPr>
          <w:rFonts w:hint="eastAsia"/>
        </w:rPr>
        <w:t>运营商</w:t>
      </w:r>
      <w:r w:rsidR="00D82E5C">
        <w:rPr>
          <w:rFonts w:hint="eastAsia"/>
        </w:rPr>
        <w:t>创建</w:t>
      </w:r>
      <w:r w:rsidR="00E51DF8">
        <w:rPr>
          <w:rFonts w:hint="eastAsia"/>
        </w:rPr>
        <w:t>初始</w:t>
      </w:r>
      <w:r w:rsidR="00E51DF8" w:rsidRPr="00636514">
        <w:rPr>
          <w:rFonts w:hint="eastAsia"/>
        </w:rPr>
        <w:t>管理员</w:t>
      </w:r>
      <w:r w:rsidR="00E51DF8">
        <w:rPr>
          <w:rFonts w:hint="eastAsia"/>
        </w:rPr>
        <w:t>账号</w:t>
      </w:r>
      <w:r w:rsidR="00E51DF8" w:rsidRPr="00636514">
        <w:rPr>
          <w:rFonts w:hint="eastAsia"/>
        </w:rPr>
        <w:t>。</w:t>
      </w:r>
      <w:r w:rsidR="00996BA8">
        <w:rPr>
          <w:rFonts w:hint="eastAsia"/>
        </w:rPr>
        <w:t>一个完整的</w:t>
      </w:r>
      <w:r w:rsidR="001A78C0">
        <w:rPr>
          <w:rFonts w:hint="eastAsia"/>
        </w:rPr>
        <w:t>租户基本</w:t>
      </w:r>
      <w:r w:rsidR="0018334F">
        <w:rPr>
          <w:rFonts w:hint="eastAsia"/>
        </w:rPr>
        <w:t>信息表中</w:t>
      </w:r>
      <w:r w:rsidR="001A78C0">
        <w:rPr>
          <w:rFonts w:hint="eastAsia"/>
        </w:rPr>
        <w:t>记录</w:t>
      </w:r>
      <w:r w:rsidR="0018334F">
        <w:rPr>
          <w:rFonts w:hint="eastAsia"/>
        </w:rPr>
        <w:t>了租户的基本信息、功能</w:t>
      </w:r>
      <w:r w:rsidR="00C558FA">
        <w:rPr>
          <w:rFonts w:hint="eastAsia"/>
        </w:rPr>
        <w:t>模块</w:t>
      </w:r>
      <w:r w:rsidR="00C558FA">
        <w:rPr>
          <w:rFonts w:hint="eastAsia"/>
        </w:rPr>
        <w:t>Id</w:t>
      </w:r>
      <w:r w:rsidR="0018334F">
        <w:rPr>
          <w:rFonts w:hint="eastAsia"/>
        </w:rPr>
        <w:t>、租用起止时间</w:t>
      </w:r>
      <w:r w:rsidR="00C558FA">
        <w:rPr>
          <w:rFonts w:hint="eastAsia"/>
        </w:rPr>
        <w:t>、租户可用状</w:t>
      </w:r>
      <w:r w:rsidR="0018334F">
        <w:rPr>
          <w:rFonts w:hint="eastAsia"/>
        </w:rPr>
        <w:t>等</w:t>
      </w:r>
      <w:r w:rsidR="00336FE1">
        <w:rPr>
          <w:rFonts w:hint="eastAsia"/>
        </w:rPr>
        <w:t>。</w:t>
      </w:r>
      <w:r w:rsidR="00762DF7">
        <w:rPr>
          <w:rFonts w:hint="eastAsia"/>
        </w:rPr>
        <w:t>具体实现页面如图</w:t>
      </w:r>
      <w:r w:rsidR="00762DF7">
        <w:rPr>
          <w:rFonts w:hint="eastAsia"/>
        </w:rPr>
        <w:t>5-1</w:t>
      </w:r>
      <w:r w:rsidR="00762DF7">
        <w:rPr>
          <w:rFonts w:hint="eastAsia"/>
        </w:rPr>
        <w:t>所示。</w:t>
      </w:r>
    </w:p>
    <w:p w14:paraId="4F0CF9ED" w14:textId="5B952D2F" w:rsidR="00F56D31" w:rsidRPr="005C73D7" w:rsidRDefault="00DF082F" w:rsidP="005C73D7">
      <w:pPr>
        <w:pStyle w:val="aff0"/>
      </w:pPr>
      <w:r w:rsidRPr="005C73D7">
        <w:rPr>
          <w:rFonts w:hint="eastAsia"/>
        </w:rPr>
        <w:t>图</w:t>
      </w:r>
      <w:r w:rsidRPr="005C73D7">
        <w:rPr>
          <w:rFonts w:hint="eastAsia"/>
        </w:rPr>
        <w:t>5-1</w:t>
      </w:r>
      <w:r w:rsidRPr="005C73D7">
        <w:t xml:space="preserve"> </w:t>
      </w:r>
      <w:r w:rsidRPr="005C73D7">
        <w:rPr>
          <w:rFonts w:hint="eastAsia"/>
        </w:rPr>
        <w:t>自动售货机云平台租户租用界面</w:t>
      </w:r>
    </w:p>
    <w:p w14:paraId="069E5BCA" w14:textId="3DF1FFE8" w:rsidR="00992BF9" w:rsidRDefault="00992BF9" w:rsidP="007203CB">
      <w:pPr>
        <w:ind w:firstLine="480"/>
      </w:pPr>
      <w:r>
        <w:rPr>
          <w:rFonts w:hint="eastAsia"/>
        </w:rPr>
        <w:t>5.</w:t>
      </w:r>
      <w:r w:rsidR="00A3041A">
        <w:rPr>
          <w:rFonts w:hint="eastAsia"/>
        </w:rPr>
        <w:t>3</w:t>
      </w:r>
      <w:r>
        <w:rPr>
          <w:rFonts w:hint="eastAsia"/>
        </w:rPr>
        <w:t>.</w:t>
      </w:r>
      <w:r>
        <w:t>2</w:t>
      </w:r>
      <w:r>
        <w:rPr>
          <w:rFonts w:hint="eastAsia"/>
        </w:rPr>
        <w:t xml:space="preserve"> </w:t>
      </w:r>
      <w:r>
        <w:rPr>
          <w:rFonts w:hint="eastAsia"/>
        </w:rPr>
        <w:t>用户</w:t>
      </w:r>
      <w:r w:rsidR="005374D2">
        <w:rPr>
          <w:rFonts w:hint="eastAsia"/>
        </w:rPr>
        <w:t>角色与</w:t>
      </w:r>
      <w:r>
        <w:rPr>
          <w:rFonts w:hint="eastAsia"/>
        </w:rPr>
        <w:t>用户权限</w:t>
      </w:r>
    </w:p>
    <w:p w14:paraId="02050F1D" w14:textId="07F34B04" w:rsidR="00E07523" w:rsidRDefault="001833FF" w:rsidP="00E07523">
      <w:pPr>
        <w:ind w:firstLine="480"/>
      </w:pPr>
      <w:r>
        <w:rPr>
          <w:noProof/>
        </w:rPr>
        <w:object w:dxaOrig="225" w:dyaOrig="225" w14:anchorId="5B81A6DC">
          <v:shape id="_x0000_s1071" type="#_x0000_t75" style="position:absolute;left:0;text-align:left;margin-left:53.25pt;margin-top:104.8pt;width:349.5pt;height:89.7pt;z-index:251924480;mso-position-horizontal-relative:text;mso-position-vertical-relative:text;mso-width-relative:page;mso-height-relative:page">
            <v:imagedata r:id="rId60" o:title=""/>
            <w10:wrap type="topAndBottom"/>
          </v:shape>
          <o:OLEObject Type="Embed" ProgID="Visio.Drawing.15" ShapeID="_x0000_s1071" DrawAspect="Content" ObjectID="_1572559221"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7B2824">
        <w:t>4</w:t>
      </w:r>
      <w:r w:rsidR="007B2824">
        <w:rPr>
          <w:rFonts w:hint="eastAsia"/>
        </w:rPr>
        <w:t>所示。</w:t>
      </w:r>
    </w:p>
    <w:p w14:paraId="48F3AAC6" w14:textId="214870E6" w:rsidR="00143D1C" w:rsidRDefault="00143D1C" w:rsidP="009A1F98">
      <w:pPr>
        <w:pStyle w:val="aff0"/>
        <w:rPr>
          <w:rFonts w:hint="eastAsia"/>
        </w:rPr>
      </w:pPr>
      <w:r>
        <w:rPr>
          <w:rFonts w:hint="eastAsia"/>
        </w:rPr>
        <w:lastRenderedPageBreak/>
        <w:t>图</w:t>
      </w:r>
      <w:r>
        <w:rPr>
          <w:rFonts w:hint="eastAsia"/>
        </w:rPr>
        <w:t>5-</w:t>
      </w:r>
      <w:r>
        <w:t>4 VMCloudPlatform</w:t>
      </w:r>
      <w:r w:rsidR="009A1F98">
        <w:t>系统用户层级关系表</w:t>
      </w:r>
    </w:p>
    <w:p w14:paraId="66B25E99" w14:textId="77777777" w:rsidR="00F34EE0" w:rsidRDefault="00F34EE0" w:rsidP="00E07523">
      <w:pPr>
        <w:ind w:firstLine="480"/>
      </w:pPr>
      <w:r>
        <w:rPr>
          <w:noProof/>
        </w:rPr>
        <w:drawing>
          <wp:anchor distT="0" distB="0" distL="114300" distR="114300" simplePos="0" relativeHeight="251896832" behindDoc="0" locked="0" layoutInCell="1" allowOverlap="1" wp14:anchorId="42E8376C" wp14:editId="03797834">
            <wp:simplePos x="0" y="0"/>
            <wp:positionH relativeFrom="column">
              <wp:posOffset>49530</wp:posOffset>
            </wp:positionH>
            <wp:positionV relativeFrom="paragraph">
              <wp:posOffset>1747264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523" w:rsidRPr="00636514">
        <w:rPr>
          <w:rFonts w:hint="eastAsia"/>
        </w:rPr>
        <w:t>系统初始化时由系统管理员创建多个用户权限，并设置每个用户权限的编码和类型，权限编码代表</w:t>
      </w:r>
      <w:r w:rsidR="00E07523">
        <w:rPr>
          <w:rFonts w:hint="eastAsia"/>
        </w:rPr>
        <w:t>着</w:t>
      </w:r>
      <w:r w:rsidR="00E07523" w:rsidRPr="00636514">
        <w:rPr>
          <w:rFonts w:hint="eastAsia"/>
        </w:rPr>
        <w:t>拥有该权限的用户的访问范围，类型用于区分当前权限</w:t>
      </w:r>
      <w:r w:rsidR="00E07523" w:rsidRPr="00636514">
        <w:t>是</w:t>
      </w:r>
      <w:r w:rsidR="00E07523" w:rsidRPr="00636514">
        <w:rPr>
          <w:rFonts w:hint="eastAsia"/>
        </w:rPr>
        <w:t>运营商权限或者厂商权限。权限类型在数据库中用数字</w:t>
      </w:r>
      <w:r w:rsidR="00E07523" w:rsidRPr="00636514">
        <w:rPr>
          <w:rFonts w:hint="eastAsia"/>
        </w:rPr>
        <w:t>0</w:t>
      </w:r>
      <w:r w:rsidR="00E07523" w:rsidRPr="00636514">
        <w:rPr>
          <w:rFonts w:hint="eastAsia"/>
        </w:rPr>
        <w:t>、</w:t>
      </w:r>
      <w:r w:rsidR="00E07523" w:rsidRPr="00636514">
        <w:rPr>
          <w:rFonts w:hint="eastAsia"/>
        </w:rPr>
        <w:t>1</w:t>
      </w:r>
      <w:r w:rsidR="00E07523" w:rsidRPr="00636514">
        <w:rPr>
          <w:rFonts w:hint="eastAsia"/>
        </w:rPr>
        <w:t>进行表示，</w:t>
      </w:r>
      <w:r w:rsidR="00E07523" w:rsidRPr="00636514">
        <w:rPr>
          <w:rFonts w:hint="eastAsia"/>
        </w:rPr>
        <w:t>0</w:t>
      </w:r>
      <w:r w:rsidR="00E07523" w:rsidRPr="00636514">
        <w:rPr>
          <w:rFonts w:hint="eastAsia"/>
        </w:rPr>
        <w:t>代表</w:t>
      </w:r>
      <w:r w:rsidR="00E07523">
        <w:rPr>
          <w:rFonts w:hint="eastAsia"/>
        </w:rPr>
        <w:t>厂商</w:t>
      </w:r>
      <w:r w:rsidR="00E07523" w:rsidRPr="00636514">
        <w:rPr>
          <w:rFonts w:hint="eastAsia"/>
        </w:rPr>
        <w:t>，</w:t>
      </w:r>
      <w:r w:rsidR="00E07523" w:rsidRPr="00636514">
        <w:rPr>
          <w:rFonts w:hint="eastAsia"/>
        </w:rPr>
        <w:t>1</w:t>
      </w:r>
      <w:r w:rsidR="00E07523" w:rsidRPr="00636514">
        <w:rPr>
          <w:rFonts w:hint="eastAsia"/>
        </w:rPr>
        <w:t>代表运营商；权限编码的设定也有一定的规则，厂商编码为</w:t>
      </w:r>
      <w:r w:rsidR="00E07523" w:rsidRPr="00636514">
        <w:rPr>
          <w:rFonts w:hint="eastAsia"/>
        </w:rPr>
        <w:t>00</w:t>
      </w:r>
      <w:r w:rsidR="00E07523">
        <w:t>0</w:t>
      </w:r>
      <w:r w:rsidR="00E07523" w:rsidRPr="00636514">
        <w:rPr>
          <w:rFonts w:hint="eastAsia"/>
        </w:rPr>
        <w:t>XX</w:t>
      </w:r>
      <w:r w:rsidR="00E07523">
        <w:rPr>
          <w:rFonts w:hint="eastAsia"/>
        </w:rPr>
        <w:t>，</w:t>
      </w:r>
      <w:r w:rsidR="00E07523" w:rsidRPr="00636514">
        <w:rPr>
          <w:rFonts w:hint="eastAsia"/>
        </w:rPr>
        <w:t>运营商编码为</w:t>
      </w:r>
      <w:r w:rsidR="00E07523" w:rsidRPr="00636514">
        <w:rPr>
          <w:rFonts w:hint="eastAsia"/>
        </w:rPr>
        <w:t>001XX</w:t>
      </w:r>
      <w:r w:rsidR="00E07523" w:rsidRPr="00636514">
        <w:rPr>
          <w:rFonts w:hint="eastAsia"/>
        </w:rPr>
        <w:t>。</w:t>
      </w:r>
    </w:p>
    <w:p w14:paraId="1721853C" w14:textId="5AAC99D1" w:rsidR="00E07523" w:rsidRDefault="00F34EE0" w:rsidP="00F34EE0">
      <w:pPr>
        <w:pStyle w:val="aff0"/>
      </w:pPr>
      <w:r>
        <w:rPr>
          <w:rFonts w:hint="eastAsia"/>
        </w:rPr>
        <w:t>图</w:t>
      </w:r>
      <w:r>
        <w:rPr>
          <w:rFonts w:hint="eastAsia"/>
        </w:rPr>
        <w:t>5-2</w:t>
      </w:r>
      <w:r>
        <w:t xml:space="preserve"> </w:t>
      </w:r>
      <w:r w:rsidRPr="00636514">
        <w:rPr>
          <w:rFonts w:hint="eastAsia"/>
        </w:rPr>
        <w:t>权限管理模块序列图</w:t>
      </w:r>
    </w:p>
    <w:p w14:paraId="7C00FD07" w14:textId="5E509547"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F34EE0">
        <w:rPr>
          <w:rFonts w:hint="eastAsia"/>
        </w:rPr>
        <w:t>2</w:t>
      </w:r>
      <w:r w:rsidRPr="00636514">
        <w:rPr>
          <w:rFonts w:hint="eastAsia"/>
        </w:rPr>
        <w:t>，为</w:t>
      </w:r>
      <w:r w:rsidRPr="00636514">
        <w:rPr>
          <w:rFonts w:hint="eastAsia"/>
        </w:rPr>
        <w:lastRenderedPageBreak/>
        <w:t>权限管理模块序列图</w:t>
      </w:r>
      <w:r>
        <w:rPr>
          <w:rFonts w:hint="eastAsia"/>
        </w:rPr>
        <w:t>。</w:t>
      </w:r>
    </w:p>
    <w:p w14:paraId="6004B711" w14:textId="7E6F70AD" w:rsidR="00341331" w:rsidRDefault="00341331" w:rsidP="00430AAB">
      <w:pPr>
        <w:pStyle w:val="3"/>
      </w:pPr>
      <w:bookmarkStart w:id="107" w:name="_Toc498781612"/>
      <w:r>
        <w:rPr>
          <w:rFonts w:hint="eastAsia"/>
        </w:rPr>
        <w:t>5.</w:t>
      </w:r>
      <w:r w:rsidR="00A3041A">
        <w:rPr>
          <w:rFonts w:hint="eastAsia"/>
          <w:lang w:eastAsia="zh-CN"/>
        </w:rPr>
        <w:t>3</w:t>
      </w:r>
      <w:r>
        <w:rPr>
          <w:rFonts w:hint="eastAsia"/>
        </w:rPr>
        <w:t>.</w:t>
      </w:r>
      <w:r w:rsidR="007666A2">
        <w:rPr>
          <w:rFonts w:hint="eastAsia"/>
          <w:lang w:eastAsia="zh-CN"/>
        </w:rPr>
        <w:t>2</w:t>
      </w:r>
      <w:r>
        <w:t xml:space="preserve"> </w:t>
      </w:r>
      <w:r>
        <w:t>自动售货机厂商</w:t>
      </w:r>
      <w:r w:rsidR="001B1F55">
        <w:rPr>
          <w:rFonts w:hint="eastAsia"/>
          <w:lang w:eastAsia="zh-CN"/>
        </w:rPr>
        <w:t>功能</w:t>
      </w:r>
      <w:bookmarkEnd w:id="107"/>
    </w:p>
    <w:p w14:paraId="3AB13E39" w14:textId="3A940990" w:rsidR="0072209A" w:rsidRDefault="0072209A" w:rsidP="0072209A">
      <w:pPr>
        <w:ind w:firstLineChars="0" w:firstLine="420"/>
      </w:pPr>
      <w:r w:rsidRPr="00636514">
        <w:rPr>
          <w:rFonts w:hint="eastAsia"/>
        </w:rPr>
        <w:t>厂商</w:t>
      </w:r>
      <w:r w:rsidR="007D67E3">
        <w:rPr>
          <w:rFonts w:hint="eastAsia"/>
        </w:rPr>
        <w:t>处进行系统管理外，</w:t>
      </w:r>
      <w:r>
        <w:rPr>
          <w:rFonts w:hint="eastAsia"/>
        </w:rPr>
        <w:t>还</w:t>
      </w:r>
      <w:r w:rsidRPr="00636514">
        <w:rPr>
          <w:rFonts w:hint="eastAsia"/>
        </w:rPr>
        <w:t>包括用户管理、售货机类型管理、售货机管理、运营商管理和订单管理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009A19A0">
        <w:rPr>
          <w:rFonts w:hint="eastAsia"/>
        </w:rPr>
        <w:t>将用户详细信息存放在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对象传入</w:t>
      </w:r>
      <w:r w:rsidRPr="00636514">
        <w:rPr>
          <w:rFonts w:hint="eastAsia"/>
        </w:rPr>
        <w:t>。</w:t>
      </w:r>
    </w:p>
    <w:p w14:paraId="52EF1D72" w14:textId="5AB888B1" w:rsidR="003E7B95" w:rsidRDefault="003E7B95" w:rsidP="0072209A">
      <w:pPr>
        <w:ind w:firstLineChars="0" w:firstLine="42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进行拼接。厂商模块时序图</w:t>
      </w:r>
      <w:r>
        <w:rPr>
          <w:rFonts w:hint="eastAsia"/>
        </w:rPr>
        <w:t>如图</w:t>
      </w:r>
      <w:r>
        <w:rPr>
          <w:rFonts w:hint="eastAsia"/>
        </w:rPr>
        <w:t>5-3</w:t>
      </w:r>
      <w:r>
        <w:rPr>
          <w:rFonts w:hint="eastAsia"/>
        </w:rPr>
        <w:t>。</w:t>
      </w:r>
    </w:p>
    <w:p w14:paraId="38DB287A" w14:textId="4BF53E0D" w:rsidR="003E7B95"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一旦处于被分配状态将提示</w:t>
      </w:r>
      <w:r w:rsidRPr="00636514">
        <w:rPr>
          <w:rFonts w:hint="eastAsia"/>
        </w:rPr>
        <w:t>不能被重复售出</w:t>
      </w:r>
      <w:r>
        <w:rPr>
          <w:rFonts w:hint="eastAsia"/>
        </w:rPr>
        <w:t>。</w:t>
      </w:r>
    </w:p>
    <w:p w14:paraId="5E21D8A8" w14:textId="7310DB71" w:rsidR="00265753" w:rsidRDefault="00AF0C20" w:rsidP="0072209A">
      <w:pPr>
        <w:ind w:firstLineChars="0" w:firstLine="420"/>
      </w:pPr>
      <w:r>
        <w:rPr>
          <w:rFonts w:hint="eastAsia"/>
          <w:noProof/>
        </w:rPr>
        <w:drawing>
          <wp:anchor distT="0" distB="0" distL="114300" distR="114300" simplePos="0" relativeHeight="251926528" behindDoc="0" locked="0" layoutInCell="1" allowOverlap="1" wp14:anchorId="3E299EEA" wp14:editId="52E05796">
            <wp:simplePos x="0" y="0"/>
            <wp:positionH relativeFrom="column">
              <wp:posOffset>64135</wp:posOffset>
            </wp:positionH>
            <wp:positionV relativeFrom="paragraph">
              <wp:posOffset>362585</wp:posOffset>
            </wp:positionV>
            <wp:extent cx="5274310" cy="147510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3">
                      <a:extLst>
                        <a:ext uri="{28A0092B-C50C-407E-A947-70E740481C1C}">
                          <a14:useLocalDpi xmlns:a14="http://schemas.microsoft.com/office/drawing/2010/main" val="0"/>
                        </a:ext>
                      </a:extLst>
                    </a:blip>
                    <a:srcRect b="22849"/>
                    <a:stretch/>
                  </pic:blipFill>
                  <pic:spPr bwMode="auto">
                    <a:xfrm>
                      <a:off x="0" y="0"/>
                      <a:ext cx="5274310" cy="1475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5753">
        <w:t>售货机界面如图</w:t>
      </w:r>
      <w:r w:rsidR="00265753">
        <w:rPr>
          <w:rFonts w:hint="eastAsia"/>
        </w:rPr>
        <w:t>5-</w:t>
      </w:r>
      <w:r w:rsidR="00265753">
        <w:t>5</w:t>
      </w:r>
      <w:r w:rsidR="00265753">
        <w:t>所示</w:t>
      </w:r>
      <w:r w:rsidR="00265753">
        <w:rPr>
          <w:rFonts w:hint="eastAsia"/>
        </w:rPr>
        <w:t>。</w:t>
      </w:r>
    </w:p>
    <w:p w14:paraId="25C2F2C5" w14:textId="709A85ED" w:rsidR="0072209A" w:rsidRPr="005270D9" w:rsidRDefault="00A40D1A" w:rsidP="00AF0C20">
      <w:pPr>
        <w:ind w:firstLineChars="0" w:firstLine="420"/>
      </w:pPr>
      <w:r>
        <w:rPr>
          <w:noProof/>
        </w:rPr>
        <w:lastRenderedPageBreak/>
        <w:drawing>
          <wp:anchor distT="0" distB="0" distL="114300" distR="114300" simplePos="0" relativeHeight="251897856" behindDoc="0" locked="0" layoutInCell="1" allowOverlap="1" wp14:anchorId="46FCB1C5" wp14:editId="7131FEA2">
            <wp:simplePos x="0" y="0"/>
            <wp:positionH relativeFrom="column">
              <wp:posOffset>144780</wp:posOffset>
            </wp:positionH>
            <wp:positionV relativeFrom="paragraph">
              <wp:posOffset>107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4">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209A">
        <w:rPr>
          <w:rFonts w:hint="eastAsia"/>
        </w:rPr>
        <w:t>图</w:t>
      </w:r>
      <w:r w:rsidR="0072209A">
        <w:rPr>
          <w:rFonts w:hint="eastAsia"/>
        </w:rPr>
        <w:t>5-</w:t>
      </w:r>
      <w:r>
        <w:rPr>
          <w:rFonts w:hint="eastAsia"/>
        </w:rPr>
        <w:t>3</w:t>
      </w:r>
      <w:r w:rsidR="0072209A">
        <w:t xml:space="preserve">  </w:t>
      </w:r>
      <w:r w:rsidR="0072209A">
        <w:t>厂商模块时序图</w:t>
      </w:r>
    </w:p>
    <w:p w14:paraId="1332E284" w14:textId="077C86A7" w:rsidR="00F06F4B" w:rsidRDefault="00D02722" w:rsidP="00450208">
      <w:pPr>
        <w:pStyle w:val="3"/>
        <w:rPr>
          <w:lang w:eastAsia="zh-CN"/>
        </w:rPr>
      </w:pPr>
      <w:bookmarkStart w:id="108" w:name="_Toc498781613"/>
      <w:r>
        <w:rPr>
          <w:rFonts w:hint="eastAsia"/>
        </w:rPr>
        <w:t>5.</w:t>
      </w:r>
      <w:r w:rsidR="00A3041A">
        <w:rPr>
          <w:rFonts w:hint="eastAsia"/>
          <w:lang w:eastAsia="zh-CN"/>
        </w:rPr>
        <w:t>3</w:t>
      </w:r>
      <w:r>
        <w:rPr>
          <w:rFonts w:hint="eastAsia"/>
        </w:rPr>
        <w:t>.</w:t>
      </w:r>
      <w:r w:rsidR="007666A2">
        <w:rPr>
          <w:rFonts w:hint="eastAsia"/>
          <w:lang w:eastAsia="zh-CN"/>
        </w:rPr>
        <w:t>3</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108"/>
    </w:p>
    <w:p w14:paraId="4AD2E267" w14:textId="0FE31B0A"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494054BD" w:rsidR="009E64DE" w:rsidRPr="00636514" w:rsidRDefault="009E64DE" w:rsidP="00E65CA3">
      <w:pPr>
        <w:numPr>
          <w:ilvl w:val="0"/>
          <w:numId w:val="4"/>
        </w:numPr>
        <w:ind w:firstLineChars="0"/>
      </w:pPr>
      <w:r w:rsidRPr="00636514">
        <w:t>运营商超级管理员</w:t>
      </w:r>
    </w:p>
    <w:p w14:paraId="37D1336E" w14:textId="030E113F" w:rsidR="009E64DE" w:rsidRDefault="009E64DE" w:rsidP="009E64DE">
      <w:pPr>
        <w:ind w:firstLine="480"/>
      </w:pPr>
      <w:r>
        <w:rPr>
          <w:noProof/>
        </w:rPr>
        <w:lastRenderedPageBreak/>
        <w:drawing>
          <wp:anchor distT="0" distB="0" distL="114300" distR="114300" simplePos="0" relativeHeight="251891712" behindDoc="0" locked="0" layoutInCell="1" allowOverlap="1" wp14:anchorId="3FBDF602" wp14:editId="759376A0">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w:t>
      </w:r>
      <w:r w:rsidR="00025561">
        <w:rPr>
          <w:rFonts w:hint="eastAsia"/>
        </w:rPr>
        <w:t>营业员</w:t>
      </w:r>
      <w:r w:rsidRPr="00636514">
        <w:rPr>
          <w:rFonts w:hint="eastAsia"/>
        </w:rPr>
        <w:t>、库存管理员和财务管理员。管理员创建用户时需对当前用户进行验证，使用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Pr>
          <w:rFonts w:hint="eastAsia"/>
        </w:rPr>
        <w:t>操作</w:t>
      </w:r>
      <w:r w:rsidRPr="00636514">
        <w:rPr>
          <w:rFonts w:hint="eastAsia"/>
        </w:rPr>
        <w:t>，管理售货机货道信息，</w:t>
      </w:r>
      <w:r>
        <w:rPr>
          <w:rFonts w:hint="eastAsia"/>
        </w:rPr>
        <w:t>并</w:t>
      </w:r>
      <w:r w:rsidRPr="00636514">
        <w:rPr>
          <w:rFonts w:hint="eastAsia"/>
        </w:rPr>
        <w:t>将售货机分配给</w:t>
      </w:r>
      <w:r w:rsidR="00025561">
        <w:rPr>
          <w:rFonts w:hint="eastAsia"/>
        </w:rPr>
        <w:t>营业员</w:t>
      </w:r>
      <w:r w:rsidRPr="00636514">
        <w:rPr>
          <w:rFonts w:hint="eastAsia"/>
        </w:rPr>
        <w:t>进行管理。运营商超级管理员时序图如图</w:t>
      </w:r>
      <w:r w:rsidRPr="00636514">
        <w:rPr>
          <w:rFonts w:hint="eastAsia"/>
        </w:rPr>
        <w:t>5-</w:t>
      </w:r>
      <w:r w:rsidR="00337382">
        <w:rPr>
          <w:rFonts w:hint="eastAsia"/>
        </w:rPr>
        <w:t>4</w:t>
      </w:r>
      <w:r>
        <w:rPr>
          <w:rFonts w:hint="eastAsia"/>
        </w:rPr>
        <w:t>。</w:t>
      </w:r>
    </w:p>
    <w:p w14:paraId="6FAEDE5F" w14:textId="15858002" w:rsidR="009E64DE" w:rsidRDefault="009E64DE" w:rsidP="009E64DE">
      <w:pPr>
        <w:pStyle w:val="aff0"/>
      </w:pPr>
      <w:r>
        <w:rPr>
          <w:rFonts w:hint="eastAsia"/>
        </w:rPr>
        <w:t>图</w:t>
      </w:r>
      <w:r>
        <w:rPr>
          <w:rFonts w:hint="eastAsia"/>
        </w:rPr>
        <w:t>5-</w:t>
      </w:r>
      <w:r w:rsidR="00337382">
        <w:rPr>
          <w:rFonts w:hint="eastAsia"/>
        </w:rPr>
        <w:t>4</w:t>
      </w:r>
      <w:r>
        <w:t xml:space="preserve">  </w:t>
      </w:r>
      <w:r>
        <w:t>运营商超级管理员模块时序图</w:t>
      </w:r>
    </w:p>
    <w:p w14:paraId="43FFBB10" w14:textId="1E4E8855" w:rsidR="00BE1578" w:rsidRDefault="00BE1578" w:rsidP="00BE1578">
      <w:pPr>
        <w:ind w:firstLine="480"/>
      </w:pPr>
      <w:r>
        <w:t>售货机查询页面如图</w:t>
      </w:r>
      <w:r>
        <w:rPr>
          <w:rFonts w:hint="eastAsia"/>
        </w:rPr>
        <w:t>5-</w:t>
      </w:r>
      <w:r>
        <w:t>5</w:t>
      </w:r>
      <w:r>
        <w:t>所示</w:t>
      </w:r>
      <w:r>
        <w:rPr>
          <w:rFonts w:hint="eastAsia"/>
        </w:rPr>
        <w:t>。</w:t>
      </w:r>
    </w:p>
    <w:p w14:paraId="53E05808" w14:textId="5BCCEEDF" w:rsidR="00BE1578" w:rsidRPr="00BE1578" w:rsidRDefault="00BE1578" w:rsidP="00BE1578">
      <w:pPr>
        <w:ind w:firstLine="480"/>
        <w:rPr>
          <w:rFonts w:hint="eastAsia"/>
        </w:rPr>
      </w:pPr>
    </w:p>
    <w:p w14:paraId="2295D36E" w14:textId="0F209CB9" w:rsidR="009E64DE" w:rsidRDefault="00025561" w:rsidP="00E65CA3">
      <w:pPr>
        <w:pStyle w:val="afe"/>
        <w:numPr>
          <w:ilvl w:val="0"/>
          <w:numId w:val="4"/>
        </w:numPr>
        <w:ind w:firstLineChars="0"/>
      </w:pPr>
      <w:r>
        <w:rPr>
          <w:rFonts w:hint="eastAsia"/>
        </w:rPr>
        <w:t>运营商营业员</w:t>
      </w:r>
    </w:p>
    <w:p w14:paraId="68DCF29C" w14:textId="28ACE4BE" w:rsidR="009E64DE" w:rsidRPr="00636514" w:rsidRDefault="00BE1578" w:rsidP="009E64DE">
      <w:pPr>
        <w:ind w:firstLine="480"/>
      </w:pPr>
      <w:r>
        <w:rPr>
          <w:rFonts w:hint="eastAsia"/>
          <w:noProof/>
        </w:rPr>
        <w:lastRenderedPageBreak/>
        <w:drawing>
          <wp:anchor distT="0" distB="0" distL="114300" distR="114300" simplePos="0" relativeHeight="251927552" behindDoc="0" locked="0" layoutInCell="1" allowOverlap="1" wp14:anchorId="64407721" wp14:editId="4AEEA0CB">
            <wp:simplePos x="0" y="0"/>
            <wp:positionH relativeFrom="column">
              <wp:posOffset>-39370</wp:posOffset>
            </wp:positionH>
            <wp:positionV relativeFrom="paragraph">
              <wp:posOffset>0</wp:posOffset>
            </wp:positionV>
            <wp:extent cx="5461000" cy="2181860"/>
            <wp:effectExtent l="0" t="0" r="6350" b="889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461000" cy="218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56E4">
        <w:rPr>
          <w:rFonts w:hint="eastAsia"/>
        </w:rPr>
        <w:t>营业员</w:t>
      </w:r>
      <w:r w:rsidR="009E64DE" w:rsidRPr="00636514">
        <w:rPr>
          <w:rFonts w:hint="eastAsia"/>
        </w:rPr>
        <w:t>输入登录信息调用</w:t>
      </w:r>
      <w:r w:rsidR="009E64DE" w:rsidRPr="00636514">
        <w:t>userManagerService.checkFirmStatus(firmInfo)</w:t>
      </w:r>
      <w:r w:rsidR="009E64DE">
        <w:rPr>
          <w:rFonts w:hint="eastAsia"/>
        </w:rPr>
        <w:t>对当前</w:t>
      </w:r>
      <w:r w:rsidR="009E64DE">
        <w:t>租户</w:t>
      </w:r>
      <w:r w:rsidR="009E64DE">
        <w:rPr>
          <w:rFonts w:hint="eastAsia"/>
        </w:rPr>
        <w:t>和</w:t>
      </w:r>
      <w:r w:rsidR="009E64DE">
        <w:t>用户</w:t>
      </w:r>
      <w:r w:rsidR="009E64DE" w:rsidRPr="00636514">
        <w:rPr>
          <w:rFonts w:hint="eastAsia"/>
        </w:rPr>
        <w:t>身份</w:t>
      </w:r>
      <w:r w:rsidR="009E64DE">
        <w:rPr>
          <w:rFonts w:hint="eastAsia"/>
        </w:rPr>
        <w:t>进行</w:t>
      </w:r>
      <w:r w:rsidR="009E64DE" w:rsidRPr="00636514">
        <w:rPr>
          <w:rFonts w:hint="eastAsia"/>
        </w:rPr>
        <w:t>判定，登录成功后进入租户的内部平台页面</w:t>
      </w:r>
      <w:r w:rsidR="009E64DE">
        <w:rPr>
          <w:rFonts w:hint="eastAsia"/>
        </w:rPr>
        <w:t>，</w:t>
      </w:r>
      <w:r w:rsidR="009E64DE" w:rsidRPr="00636514">
        <w:rPr>
          <w:rFonts w:hint="eastAsia"/>
        </w:rPr>
        <w:t>根据当前用户</w:t>
      </w:r>
      <w:r w:rsidR="009E64DE">
        <w:rPr>
          <w:rFonts w:hint="eastAsia"/>
        </w:rPr>
        <w:t>的</w:t>
      </w:r>
      <w:r w:rsidR="009E64DE" w:rsidRPr="00636514">
        <w:rPr>
          <w:rFonts w:hint="eastAsia"/>
        </w:rPr>
        <w:t>权限</w:t>
      </w:r>
      <w:r w:rsidR="009E64DE">
        <w:rPr>
          <w:rFonts w:hint="eastAsia"/>
        </w:rPr>
        <w:t>，页面</w:t>
      </w:r>
      <w:r w:rsidR="009E64DE" w:rsidRPr="00636514">
        <w:rPr>
          <w:rFonts w:hint="eastAsia"/>
        </w:rPr>
        <w:t>将售货机查询、货道管理、库存申请、个人信息查询、更改密码等菜单选项显示出来。售货机初始化时调用</w:t>
      </w:r>
      <w:r w:rsidR="009E64DE" w:rsidRPr="00636514">
        <w:rPr>
          <w:rFonts w:hint="eastAsia"/>
        </w:rPr>
        <w:t>Ajax</w:t>
      </w:r>
      <w:r w:rsidR="009E64DE" w:rsidRPr="00636514">
        <w:rPr>
          <w:rFonts w:hint="eastAsia"/>
        </w:rPr>
        <w:t>的</w:t>
      </w:r>
      <w:r w:rsidR="009E64DE" w:rsidRPr="00636514">
        <w:t>addChannelInfo()</w:t>
      </w:r>
      <w:r w:rsidR="009E64DE" w:rsidRPr="00636514">
        <w:t>方法进行货道的添加</w:t>
      </w:r>
      <w:r w:rsidR="009E64DE" w:rsidRPr="00636514">
        <w:rPr>
          <w:rFonts w:hint="eastAsia"/>
        </w:rPr>
        <w:t>，此时添加的仅仅为货道的基础信息</w:t>
      </w:r>
      <w:r w:rsidR="009E64DE">
        <w:rPr>
          <w:rFonts w:hint="eastAsia"/>
        </w:rPr>
        <w:t>，</w:t>
      </w:r>
      <w:r w:rsidR="009E64DE" w:rsidRPr="00636514">
        <w:rPr>
          <w:rFonts w:hint="eastAsia"/>
        </w:rPr>
        <w:t>当需要将货道和商品关联时调用</w:t>
      </w:r>
      <w:r w:rsidR="009E64DE" w:rsidRPr="00636514">
        <w:rPr>
          <w:rFonts w:hint="eastAsia"/>
        </w:rPr>
        <w:t>Ajax</w:t>
      </w:r>
      <w:r w:rsidR="009E64DE" w:rsidRPr="00636514">
        <w:rPr>
          <w:rFonts w:hint="eastAsia"/>
        </w:rPr>
        <w:t>的</w:t>
      </w:r>
      <w:r w:rsidR="009E64DE" w:rsidRPr="00636514">
        <w:t>addChannelWare()</w:t>
      </w:r>
      <w:r w:rsidR="009E64DE" w:rsidRPr="00636514">
        <w:t>方法将货道和商品的对应信息插入到货道商品表中</w:t>
      </w:r>
      <w:r w:rsidR="009E64DE" w:rsidRPr="00636514">
        <w:rPr>
          <w:rFonts w:hint="eastAsia"/>
        </w:rPr>
        <w:t>，</w:t>
      </w:r>
      <w:r w:rsidR="009E64DE" w:rsidRPr="00636514">
        <w:t>此时的货道和商品仍然分布在在两张表中</w:t>
      </w:r>
      <w:r w:rsidR="009E64DE" w:rsidRPr="00636514">
        <w:rPr>
          <w:rFonts w:hint="eastAsia"/>
        </w:rPr>
        <w:t>，</w:t>
      </w:r>
      <w:r w:rsidR="009E64DE" w:rsidRPr="00636514">
        <w:t>将货道和商品的对应信息添加到另一张独立的表中用于区分</w:t>
      </w:r>
      <w:r w:rsidR="009E64DE" w:rsidRPr="00636514">
        <w:rPr>
          <w:rFonts w:hint="eastAsia"/>
        </w:rPr>
        <w:t>。管理员更新货道信息时，货道上增加的商品数量在个人库存中会相应的减少。</w:t>
      </w:r>
      <w:r w:rsidR="008C04EE">
        <w:rPr>
          <w:rFonts w:hint="eastAsia"/>
        </w:rPr>
        <w:t>VMSale APP</w:t>
      </w:r>
      <w:r w:rsidR="009E64DE" w:rsidRPr="00636514">
        <w:rPr>
          <w:rFonts w:hint="eastAsia"/>
        </w:rPr>
        <w:t>新增了移动支付</w:t>
      </w:r>
      <w:r w:rsidR="009E64DE">
        <w:rPr>
          <w:rFonts w:hint="eastAsia"/>
        </w:rPr>
        <w:t>功能</w:t>
      </w:r>
      <w:r w:rsidR="009E64DE" w:rsidRPr="00636514">
        <w:rPr>
          <w:rFonts w:hint="eastAsia"/>
        </w:rPr>
        <w:t>，</w:t>
      </w:r>
      <w:r w:rsidR="00025561">
        <w:rPr>
          <w:rFonts w:hint="eastAsia"/>
        </w:rPr>
        <w:t>营业员</w:t>
      </w:r>
      <w:r w:rsidR="009E64DE" w:rsidRPr="00636514">
        <w:rPr>
          <w:rFonts w:hint="eastAsia"/>
        </w:rPr>
        <w:t>上缴营业额时需要将通过移动支付的订单信息进行</w:t>
      </w:r>
      <w:r w:rsidR="009E64DE">
        <w:rPr>
          <w:rFonts w:hint="eastAsia"/>
        </w:rPr>
        <w:t>统计</w:t>
      </w:r>
      <w:r w:rsidR="009E64DE" w:rsidRPr="00636514">
        <w:rPr>
          <w:rFonts w:hint="eastAsia"/>
        </w:rPr>
        <w:t>提交到营业额表中，以便于财务管理员统计。</w:t>
      </w:r>
    </w:p>
    <w:p w14:paraId="7F5427BB" w14:textId="0EFF4502" w:rsidR="009E64DE" w:rsidRDefault="005C0B08" w:rsidP="009E64DE">
      <w:pPr>
        <w:ind w:firstLine="480"/>
      </w:pPr>
      <w:r>
        <w:rPr>
          <w:noProof/>
        </w:rPr>
        <w:lastRenderedPageBreak/>
        <w:drawing>
          <wp:anchor distT="0" distB="0" distL="114300" distR="114300" simplePos="0" relativeHeight="251892736" behindDoc="0" locked="0" layoutInCell="1" allowOverlap="1" wp14:anchorId="353AD867" wp14:editId="01E302E2">
            <wp:simplePos x="0" y="0"/>
            <wp:positionH relativeFrom="column">
              <wp:posOffset>-1132</wp:posOffset>
            </wp:positionH>
            <wp:positionV relativeFrom="paragraph">
              <wp:posOffset>2172666</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67">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5561">
        <w:t>营业员</w:t>
      </w:r>
      <w:r w:rsidR="009E64DE" w:rsidRPr="00636514">
        <w:t>申请库存首先调用</w:t>
      </w:r>
      <w:r w:rsidR="009E64DE" w:rsidRPr="00636514">
        <w:t>getAllWareInfosByFirm()</w:t>
      </w:r>
      <w:r w:rsidR="009E64DE" w:rsidRPr="00636514">
        <w:t>方法获取商家所有商品信息</w:t>
      </w:r>
      <w:r w:rsidR="009E64DE" w:rsidRPr="00636514">
        <w:rPr>
          <w:rFonts w:hint="eastAsia"/>
        </w:rPr>
        <w:t>，</w:t>
      </w:r>
      <w:r w:rsidR="009E64DE">
        <w:rPr>
          <w:rFonts w:hint="eastAsia"/>
        </w:rPr>
        <w:t>然后</w:t>
      </w:r>
      <w:r w:rsidR="009E64DE" w:rsidRPr="00636514">
        <w:rPr>
          <w:rFonts w:hint="eastAsia"/>
        </w:rPr>
        <w:t>填写商品信息和商品数量提交表单，调用</w:t>
      </w:r>
      <w:r w:rsidR="009E64DE" w:rsidRPr="00636514">
        <w:t>addShipToUser()</w:t>
      </w:r>
      <w:r w:rsidR="009E64DE" w:rsidRPr="00636514">
        <w:t>接口</w:t>
      </w:r>
      <w:r w:rsidR="009E64DE" w:rsidRPr="00636514">
        <w:rPr>
          <w:rFonts w:hint="eastAsia"/>
        </w:rPr>
        <w:t>进行个人库存的申请。</w:t>
      </w:r>
      <w:r w:rsidR="00025561">
        <w:rPr>
          <w:rFonts w:hint="eastAsia"/>
        </w:rPr>
        <w:t>营业员</w:t>
      </w:r>
      <w:r w:rsidR="009E64DE" w:rsidRPr="00636514">
        <w:rPr>
          <w:rFonts w:hint="eastAsia"/>
        </w:rPr>
        <w:t>时序图</w:t>
      </w:r>
      <w:r w:rsidR="009E64DE">
        <w:rPr>
          <w:rFonts w:hint="eastAsia"/>
        </w:rPr>
        <w:t>如图</w:t>
      </w:r>
      <w:r w:rsidR="009E64DE">
        <w:rPr>
          <w:rFonts w:hint="eastAsia"/>
        </w:rPr>
        <w:t>5-</w:t>
      </w:r>
      <w:r w:rsidR="00337382">
        <w:rPr>
          <w:rFonts w:hint="eastAsia"/>
        </w:rPr>
        <w:t>5</w:t>
      </w:r>
      <w:r w:rsidR="009E64DE" w:rsidRPr="00636514">
        <w:rPr>
          <w:rFonts w:hint="eastAsia"/>
        </w:rPr>
        <w:t>。</w:t>
      </w:r>
    </w:p>
    <w:p w14:paraId="5A8521B3" w14:textId="353A5865" w:rsidR="009E64DE" w:rsidRPr="00636514" w:rsidRDefault="009E64DE" w:rsidP="009E64DE">
      <w:pPr>
        <w:pStyle w:val="aff0"/>
      </w:pPr>
      <w:r>
        <w:rPr>
          <w:rFonts w:hint="eastAsia"/>
        </w:rPr>
        <w:t>图</w:t>
      </w:r>
      <w:r>
        <w:rPr>
          <w:rFonts w:hint="eastAsia"/>
        </w:rPr>
        <w:t>5-</w:t>
      </w:r>
      <w:r w:rsidR="00337382">
        <w:rPr>
          <w:rFonts w:hint="eastAsia"/>
        </w:rPr>
        <w:t>5</w:t>
      </w:r>
      <w:r>
        <w:t xml:space="preserve">  </w:t>
      </w:r>
      <w:r w:rsidR="00025561">
        <w:t>营业员</w:t>
      </w:r>
      <w:r>
        <w:t>模块时序图</w:t>
      </w:r>
    </w:p>
    <w:p w14:paraId="406AB81A" w14:textId="08739B42" w:rsidR="009E64DE" w:rsidRPr="00636514" w:rsidRDefault="009E64DE" w:rsidP="00E65CA3">
      <w:pPr>
        <w:numPr>
          <w:ilvl w:val="0"/>
          <w:numId w:val="4"/>
        </w:numPr>
        <w:ind w:firstLineChars="0"/>
      </w:pPr>
      <w:r w:rsidRPr="00636514">
        <w:t>库存管理员</w:t>
      </w:r>
      <w:r w:rsidRPr="00636514">
        <w:rPr>
          <w:rFonts w:hint="eastAsia"/>
        </w:rPr>
        <w:t>：</w:t>
      </w:r>
    </w:p>
    <w:p w14:paraId="5925A2BF" w14:textId="5617E9F9" w:rsidR="009E64DE" w:rsidRDefault="005C0B08" w:rsidP="009E64DE">
      <w:pPr>
        <w:ind w:firstLine="480"/>
      </w:pPr>
      <w:r>
        <w:rPr>
          <w:rFonts w:hint="eastAsia"/>
          <w:noProof/>
        </w:rPr>
        <w:drawing>
          <wp:anchor distT="0" distB="0" distL="114300" distR="114300" simplePos="0" relativeHeight="251928576" behindDoc="0" locked="0" layoutInCell="1" allowOverlap="1" wp14:anchorId="37C42DCB" wp14:editId="6FF2F196">
            <wp:simplePos x="0" y="0"/>
            <wp:positionH relativeFrom="column">
              <wp:posOffset>-95250</wp:posOffset>
            </wp:positionH>
            <wp:positionV relativeFrom="paragraph">
              <wp:posOffset>5328064</wp:posOffset>
            </wp:positionV>
            <wp:extent cx="5374640" cy="182435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8">
                      <a:extLst>
                        <a:ext uri="{28A0092B-C50C-407E-A947-70E740481C1C}">
                          <a14:useLocalDpi xmlns:a14="http://schemas.microsoft.com/office/drawing/2010/main" val="0"/>
                        </a:ext>
                      </a:extLst>
                    </a:blip>
                    <a:stretch>
                      <a:fillRect/>
                    </a:stretch>
                  </pic:blipFill>
                  <pic:spPr>
                    <a:xfrm>
                      <a:off x="0" y="0"/>
                      <a:ext cx="5374640" cy="1824355"/>
                    </a:xfrm>
                    <a:prstGeom prst="rect">
                      <a:avLst/>
                    </a:prstGeom>
                  </pic:spPr>
                </pic:pic>
              </a:graphicData>
            </a:graphic>
            <wp14:sizeRelH relativeFrom="page">
              <wp14:pctWidth>0</wp14:pctWidth>
            </wp14:sizeRelH>
            <wp14:sizeRelV relativeFrom="page">
              <wp14:pctHeight>0</wp14:pctHeight>
            </wp14:sizeRelV>
          </wp:anchor>
        </w:drawing>
      </w:r>
      <w:r w:rsidR="009E64DE" w:rsidRPr="00636514">
        <w:rPr>
          <w:rFonts w:hint="eastAsia"/>
        </w:rPr>
        <w:t>库存管理员</w:t>
      </w:r>
      <w:r w:rsidR="009E64DE">
        <w:rPr>
          <w:rFonts w:hint="eastAsia"/>
        </w:rPr>
        <w:t>包括</w:t>
      </w:r>
      <w:r w:rsidR="009E64DE" w:rsidRPr="00636514">
        <w:rPr>
          <w:rFonts w:hint="eastAsia"/>
        </w:rPr>
        <w:t>商品管理和库存管理两个功能。商品管理模块是对商家售卖的商品进行基本数据操作。商品管理和商品库存管理模块在控制层代码编写过程中设定的的根请求路径为</w:t>
      </w:r>
      <w:r w:rsidR="009E64DE" w:rsidRPr="00636514">
        <w:t>@RequestMapping("/ware")</w:t>
      </w:r>
      <w:r w:rsidR="009E64DE" w:rsidRPr="00636514">
        <w:rPr>
          <w:rFonts w:hint="eastAsia"/>
        </w:rPr>
        <w:t>，</w:t>
      </w:r>
      <w:r w:rsidR="009E64DE" w:rsidRPr="00636514">
        <w:t>使用</w:t>
      </w:r>
      <w:r w:rsidR="009E64DE" w:rsidRPr="00636514">
        <w:t>insertWareInfo()</w:t>
      </w:r>
      <w:r w:rsidR="009E64DE" w:rsidRPr="00636514">
        <w:t>接口将商品信息封装为一个</w:t>
      </w:r>
      <w:r w:rsidR="009E64DE" w:rsidRPr="00636514">
        <w:rPr>
          <w:rFonts w:hint="eastAsia"/>
        </w:rPr>
        <w:t>WareInfo</w:t>
      </w:r>
      <w:r w:rsidR="009E64DE" w:rsidRPr="00636514">
        <w:rPr>
          <w:rFonts w:hint="eastAsia"/>
        </w:rPr>
        <w:t>对象</w:t>
      </w:r>
      <w:r w:rsidR="009E64DE" w:rsidRPr="00636514">
        <w:t>进行添加</w:t>
      </w:r>
      <w:r w:rsidR="009E64DE" w:rsidRPr="00636514">
        <w:rPr>
          <w:rFonts w:hint="eastAsia"/>
        </w:rPr>
        <w:t>。库存管理模块主要对商品的库存进行管理，处理</w:t>
      </w:r>
      <w:r w:rsidR="00025561">
        <w:rPr>
          <w:rFonts w:hint="eastAsia"/>
        </w:rPr>
        <w:t>营业员</w:t>
      </w:r>
      <w:r w:rsidR="009E64DE" w:rsidRPr="00636514">
        <w:rPr>
          <w:rFonts w:hint="eastAsia"/>
        </w:rPr>
        <w:t>的申请库存请求，为</w:t>
      </w:r>
      <w:r w:rsidR="00025561">
        <w:rPr>
          <w:rFonts w:hint="eastAsia"/>
        </w:rPr>
        <w:t>营业员</w:t>
      </w:r>
      <w:r w:rsidR="009E64DE" w:rsidRPr="00636514">
        <w:rPr>
          <w:rFonts w:hint="eastAsia"/>
        </w:rPr>
        <w:t>新增库存量。首先库存管理</w:t>
      </w:r>
      <w:r w:rsidR="009E64DE" w:rsidRPr="00636514">
        <w:rPr>
          <w:rFonts w:hint="eastAsia"/>
        </w:rPr>
        <w:lastRenderedPageBreak/>
        <w:t>员调用</w:t>
      </w:r>
      <w:r w:rsidR="009E64DE" w:rsidRPr="00636514">
        <w:t>getAllShipments()</w:t>
      </w:r>
      <w:r w:rsidR="009E64DE" w:rsidRPr="00636514">
        <w:t>接口查询数据库中所有未被处理的出库请求记录</w:t>
      </w:r>
      <w:r w:rsidR="009E64DE" w:rsidRPr="00636514">
        <w:rPr>
          <w:rFonts w:hint="eastAsia"/>
        </w:rPr>
        <w:t>，</w:t>
      </w:r>
      <w:r w:rsidR="009E64DE" w:rsidRPr="00636514">
        <w:t>获取记录后</w:t>
      </w:r>
      <w:r w:rsidR="009E64DE" w:rsidRPr="00636514">
        <w:rPr>
          <w:rFonts w:hint="eastAsia"/>
        </w:rPr>
        <w:t>，</w:t>
      </w:r>
      <w:r w:rsidR="009E64DE" w:rsidRPr="00636514">
        <w:t>可将出库处理标记更新为</w:t>
      </w:r>
      <w:r w:rsidR="009E64DE" w:rsidRPr="00636514">
        <w:rPr>
          <w:rFonts w:hint="eastAsia"/>
        </w:rPr>
        <w:t>0</w:t>
      </w:r>
      <w:r w:rsidR="009E64DE" w:rsidRPr="00636514">
        <w:rPr>
          <w:rFonts w:hint="eastAsia"/>
        </w:rPr>
        <w:t>，此时表示出货成功，对应库存表实时</w:t>
      </w:r>
      <w:r w:rsidR="009E64DE">
        <w:rPr>
          <w:rFonts w:hint="eastAsia"/>
        </w:rPr>
        <w:t>更新。</w:t>
      </w:r>
      <w:r w:rsidR="009E64DE" w:rsidRPr="00636514">
        <w:t>库存管理</w:t>
      </w:r>
      <w:r w:rsidR="009E64DE" w:rsidRPr="00636514">
        <w:rPr>
          <w:rFonts w:hint="eastAsia"/>
        </w:rPr>
        <w:t>模块</w:t>
      </w:r>
      <w:r w:rsidR="009E64DE" w:rsidRPr="00636514">
        <w:t>时序图</w:t>
      </w:r>
      <w:r w:rsidR="009E64DE">
        <w:t>如图</w:t>
      </w:r>
      <w:r w:rsidR="009E64DE">
        <w:rPr>
          <w:rFonts w:hint="eastAsia"/>
        </w:rPr>
        <w:t>5-</w:t>
      </w:r>
      <w:r w:rsidR="00337382">
        <w:rPr>
          <w:rFonts w:hint="eastAsia"/>
        </w:rPr>
        <w:t>6</w:t>
      </w:r>
      <w:r w:rsidR="009E64DE" w:rsidRPr="00636514">
        <w:rPr>
          <w:rFonts w:hint="eastAsia"/>
        </w:rPr>
        <w:t>。</w:t>
      </w:r>
    </w:p>
    <w:p w14:paraId="13E16968" w14:textId="69D6BD73" w:rsidR="009E64DE" w:rsidRDefault="009E64DE" w:rsidP="009E64DE">
      <w:pPr>
        <w:pStyle w:val="aff0"/>
      </w:pPr>
      <w:r>
        <w:rPr>
          <w:rFonts w:hint="eastAsia"/>
        </w:rPr>
        <w:t>图</w:t>
      </w:r>
      <w:r>
        <w:rPr>
          <w:rFonts w:hint="eastAsia"/>
        </w:rPr>
        <w:t>5-</w:t>
      </w:r>
      <w:r w:rsidR="00337382">
        <w:rPr>
          <w:rFonts w:hint="eastAsia"/>
        </w:rPr>
        <w:t>6</w:t>
      </w:r>
      <w:r>
        <w:t xml:space="preserve">  </w:t>
      </w:r>
      <w:r>
        <w:t>库存管理模块时序图</w:t>
      </w:r>
    </w:p>
    <w:p w14:paraId="5D56B8A8" w14:textId="6E2EE221" w:rsidR="005C0B08" w:rsidRDefault="005C0B08" w:rsidP="005C0B08">
      <w:pPr>
        <w:ind w:firstLine="480"/>
      </w:pPr>
      <w:r>
        <w:rPr>
          <w:rFonts w:hint="eastAsia"/>
          <w:noProof/>
        </w:rPr>
        <w:drawing>
          <wp:anchor distT="0" distB="0" distL="114300" distR="114300" simplePos="0" relativeHeight="251893760" behindDoc="0" locked="0" layoutInCell="1" allowOverlap="1" wp14:anchorId="0BB0D4B9" wp14:editId="6F3421F0">
            <wp:simplePos x="0" y="0"/>
            <wp:positionH relativeFrom="column">
              <wp:posOffset>264961</wp:posOffset>
            </wp:positionH>
            <wp:positionV relativeFrom="paragraph">
              <wp:posOffset>521004</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9">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0B08">
        <w:t>出库实现页面如图</w:t>
      </w:r>
      <w:r w:rsidRPr="005C0B08">
        <w:rPr>
          <w:rFonts w:hint="eastAsia"/>
        </w:rPr>
        <w:t>5-</w:t>
      </w:r>
      <w:r w:rsidRPr="005C0B08">
        <w:t>6</w:t>
      </w:r>
      <w:r w:rsidRPr="005C0B08">
        <w:t>所示。</w:t>
      </w:r>
    </w:p>
    <w:p w14:paraId="7D7B32DC" w14:textId="72164761" w:rsidR="005C0B08" w:rsidRPr="005C0B08" w:rsidRDefault="005C0B08" w:rsidP="005C0B08">
      <w:pPr>
        <w:ind w:firstLine="480"/>
        <w:rPr>
          <w:rFonts w:hint="eastAsia"/>
        </w:rPr>
      </w:pPr>
    </w:p>
    <w:p w14:paraId="5B9F4651" w14:textId="77777777" w:rsidR="005C0B08" w:rsidRDefault="005C0B08" w:rsidP="009E64DE">
      <w:pPr>
        <w:pStyle w:val="aff0"/>
        <w:rPr>
          <w:rFonts w:hint="eastAsia"/>
        </w:rPr>
      </w:pPr>
    </w:p>
    <w:p w14:paraId="49958376" w14:textId="77777777" w:rsidR="009E64DE" w:rsidRPr="00636514" w:rsidRDefault="009E64DE" w:rsidP="00E65CA3">
      <w:pPr>
        <w:numPr>
          <w:ilvl w:val="0"/>
          <w:numId w:val="4"/>
        </w:numPr>
        <w:ind w:firstLineChars="0"/>
      </w:pPr>
      <w:r w:rsidRPr="00636514">
        <w:t>财务管理员</w:t>
      </w:r>
      <w:r w:rsidRPr="00636514">
        <w:rPr>
          <w:rFonts w:hint="eastAsia"/>
        </w:rPr>
        <w:t>：</w:t>
      </w:r>
    </w:p>
    <w:p w14:paraId="07E1270E" w14:textId="5F0DAB80" w:rsidR="009E64DE" w:rsidRDefault="009E64DE" w:rsidP="009E64DE">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sidR="00025561">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rsidR="00337382">
        <w:rPr>
          <w:rFonts w:hint="eastAsia"/>
        </w:rPr>
        <w:t>7</w:t>
      </w:r>
      <w:r w:rsidRPr="00636514">
        <w:rPr>
          <w:rFonts w:hint="eastAsia"/>
        </w:rPr>
        <w:t>。</w:t>
      </w:r>
    </w:p>
    <w:p w14:paraId="63A3E7C0" w14:textId="77777777" w:rsidR="009E64DE" w:rsidRDefault="009E64DE" w:rsidP="009E64DE">
      <w:pPr>
        <w:pStyle w:val="aff0"/>
      </w:pPr>
    </w:p>
    <w:p w14:paraId="21FE9C46" w14:textId="380C24E7" w:rsidR="009E64DE" w:rsidRPr="00636514" w:rsidRDefault="009E64DE" w:rsidP="009E64DE">
      <w:pPr>
        <w:pStyle w:val="aff0"/>
      </w:pPr>
      <w:r>
        <w:rPr>
          <w:noProof/>
        </w:rPr>
        <w:drawing>
          <wp:anchor distT="0" distB="0" distL="114300" distR="114300" simplePos="0" relativeHeight="251894784" behindDoc="0" locked="0" layoutInCell="1" allowOverlap="1" wp14:anchorId="5D898EA5" wp14:editId="01322DAE">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70">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rsidR="00337382">
        <w:rPr>
          <w:rFonts w:hint="eastAsia"/>
        </w:rPr>
        <w:t>7</w:t>
      </w:r>
      <w:r>
        <w:t xml:space="preserve">  </w:t>
      </w:r>
      <w:r>
        <w:t>财务管理模块时序图</w:t>
      </w:r>
    </w:p>
    <w:p w14:paraId="26489D9A" w14:textId="77777777" w:rsidR="009E64DE" w:rsidRPr="009E64DE" w:rsidRDefault="009E64DE" w:rsidP="009E64DE">
      <w:pPr>
        <w:ind w:firstLine="480"/>
        <w:rPr>
          <w:lang w:val="x-none"/>
        </w:rPr>
      </w:pPr>
    </w:p>
    <w:p w14:paraId="186E21E8" w14:textId="41CC898E" w:rsidR="00BB6911" w:rsidRDefault="00BB6911" w:rsidP="004B4B6E">
      <w:pPr>
        <w:pStyle w:val="2"/>
      </w:pPr>
      <w:bookmarkStart w:id="109" w:name="_Toc498781614"/>
      <w:commentRangeStart w:id="110"/>
      <w:r>
        <w:rPr>
          <w:rFonts w:hint="eastAsia"/>
        </w:rPr>
        <w:t>5.</w:t>
      </w:r>
      <w:r w:rsidR="00A3041A">
        <w:rPr>
          <w:rFonts w:hint="eastAsia"/>
          <w:lang w:eastAsia="zh-CN"/>
        </w:rPr>
        <w:t>4</w:t>
      </w:r>
      <w:r>
        <w:rPr>
          <w:rFonts w:hint="eastAsia"/>
        </w:rPr>
        <w:t xml:space="preserve"> </w:t>
      </w:r>
      <w:commentRangeStart w:id="111"/>
      <w:r>
        <w:rPr>
          <w:rFonts w:hint="eastAsia"/>
        </w:rPr>
        <w:t>自动售货</w:t>
      </w:r>
      <w:commentRangeEnd w:id="111"/>
      <w:r w:rsidR="000340CA">
        <w:rPr>
          <w:rStyle w:val="aa"/>
          <w:rFonts w:ascii="Times New Roman" w:eastAsiaTheme="minorEastAsia" w:hAnsi="Times New Roman"/>
          <w:b w:val="0"/>
          <w:bCs w:val="0"/>
        </w:rPr>
        <w:commentReference w:id="111"/>
      </w:r>
      <w:r>
        <w:rPr>
          <w:rFonts w:hint="eastAsia"/>
        </w:rPr>
        <w:t>机终端系统的实现</w:t>
      </w:r>
      <w:commentRangeEnd w:id="110"/>
      <w:r w:rsidR="002D3998">
        <w:rPr>
          <w:rStyle w:val="aa"/>
          <w:rFonts w:ascii="Times New Roman" w:eastAsiaTheme="minorEastAsia" w:hAnsi="Times New Roman"/>
          <w:b w:val="0"/>
          <w:bCs w:val="0"/>
        </w:rPr>
        <w:commentReference w:id="110"/>
      </w:r>
      <w:bookmarkEnd w:id="109"/>
    </w:p>
    <w:p w14:paraId="4790A2A7" w14:textId="23BD0EAB" w:rsidR="002D3998" w:rsidRDefault="002D3998" w:rsidP="002D3998">
      <w:pPr>
        <w:pStyle w:val="3"/>
      </w:pPr>
      <w:bookmarkStart w:id="113" w:name="_Toc498781615"/>
      <w:r>
        <w:rPr>
          <w:rFonts w:hint="eastAsia"/>
        </w:rPr>
        <w:t>5.</w:t>
      </w:r>
      <w:r w:rsidR="00A3041A">
        <w:rPr>
          <w:rFonts w:hint="eastAsia"/>
          <w:lang w:eastAsia="zh-CN"/>
        </w:rPr>
        <w:t>4</w:t>
      </w:r>
      <w:r>
        <w:rPr>
          <w:rFonts w:hint="eastAsia"/>
        </w:rPr>
        <w:t xml:space="preserve">.1 </w:t>
      </w:r>
      <w:commentRangeStart w:id="114"/>
      <w:r>
        <w:rPr>
          <w:rFonts w:hint="eastAsia"/>
        </w:rPr>
        <w:t>Android</w:t>
      </w:r>
      <w:r>
        <w:rPr>
          <w:rFonts w:hint="eastAsia"/>
        </w:rPr>
        <w:t>终端数据传输加密</w:t>
      </w:r>
      <w:bookmarkEnd w:id="113"/>
      <w:commentRangeEnd w:id="114"/>
      <w:r w:rsidR="00F3711A">
        <w:rPr>
          <w:rStyle w:val="aa"/>
          <w:rFonts w:eastAsiaTheme="minorEastAsia"/>
          <w:b w:val="0"/>
          <w:bCs w:val="0"/>
          <w:color w:val="auto"/>
        </w:rPr>
        <w:commentReference w:id="114"/>
      </w:r>
    </w:p>
    <w:p w14:paraId="3FE0AF8B" w14:textId="77777777" w:rsidR="002D3998" w:rsidRPr="00636514" w:rsidRDefault="002D3998" w:rsidP="002D3998">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Pr>
          <w:rFonts w:hint="eastAsia"/>
        </w:rPr>
        <w:t>数据</w:t>
      </w:r>
      <w:r w:rsidRPr="00636514">
        <w:rPr>
          <w:rFonts w:hint="eastAsia"/>
        </w:rPr>
        <w:t>。</w:t>
      </w:r>
    </w:p>
    <w:p w14:paraId="29BB4BAD" w14:textId="77777777" w:rsidR="002D3998" w:rsidRPr="00636514" w:rsidRDefault="002D3998" w:rsidP="002D3998">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t>者</w:t>
      </w:r>
      <w:r>
        <w:rPr>
          <w:rFonts w:hint="eastAsia"/>
        </w:rPr>
        <w:t>也不能对信息进行解密，</w:t>
      </w:r>
      <w:r w:rsidRPr="00636514">
        <w:rPr>
          <w:rFonts w:hint="eastAsia"/>
        </w:rPr>
        <w:t>主要对用户的密码进行加密</w:t>
      </w:r>
      <w:r>
        <w:rPr>
          <w:rStyle w:val="af9"/>
        </w:rPr>
        <w:t>[</w:t>
      </w:r>
      <w:r w:rsidRPr="00636514">
        <w:rPr>
          <w:rStyle w:val="af9"/>
        </w:rPr>
        <w:endnoteReference w:id="58"/>
      </w:r>
      <w:r>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Pr>
          <w:rStyle w:val="af9"/>
        </w:rPr>
        <w:t>[</w:t>
      </w:r>
      <w:r w:rsidRPr="00636514">
        <w:rPr>
          <w:rStyle w:val="af9"/>
        </w:rPr>
        <w:endnoteReference w:id="59"/>
      </w:r>
      <w:r>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11530012" w14:textId="77777777" w:rsidR="002D3998" w:rsidRDefault="002D3998" w:rsidP="002D3998">
      <w:pPr>
        <w:ind w:firstLine="480"/>
      </w:pPr>
      <w:r w:rsidRPr="00636514">
        <w:t>系统综合使用了以上的三种加密算法来保证信息传递的安全</w:t>
      </w:r>
      <w:r w:rsidRPr="00636514">
        <w:rPr>
          <w:rFonts w:hint="eastAsia"/>
        </w:rPr>
        <w:t>。</w:t>
      </w:r>
    </w:p>
    <w:p w14:paraId="1B7F51C3" w14:textId="37C936D1" w:rsidR="002D3998" w:rsidRPr="00636514" w:rsidRDefault="002D3998" w:rsidP="002D3998">
      <w:pPr>
        <w:pStyle w:val="3"/>
      </w:pPr>
      <w:bookmarkStart w:id="115" w:name="_Toc492673784"/>
      <w:bookmarkStart w:id="116" w:name="_Toc498781616"/>
      <w:r>
        <w:rPr>
          <w:rFonts w:hint="eastAsia"/>
          <w:lang w:eastAsia="zh-CN"/>
        </w:rPr>
        <w:lastRenderedPageBreak/>
        <w:t>5.</w:t>
      </w:r>
      <w:r w:rsidR="00A3041A">
        <w:rPr>
          <w:rFonts w:hint="eastAsia"/>
          <w:lang w:eastAsia="zh-CN"/>
        </w:rPr>
        <w:t>4</w:t>
      </w:r>
      <w:r w:rsidRPr="00636514">
        <w:t xml:space="preserve">.2 </w:t>
      </w:r>
      <w:bookmarkEnd w:id="115"/>
      <w:r w:rsidR="00FB0AB9">
        <w:rPr>
          <w:rFonts w:hint="eastAsia"/>
        </w:rPr>
        <w:t>VMM</w:t>
      </w:r>
      <w:r w:rsidR="00FB0AB9">
        <w:rPr>
          <w:rFonts w:hint="eastAsia"/>
          <w:lang w:eastAsia="zh-CN"/>
        </w:rPr>
        <w:t>anage</w:t>
      </w:r>
      <w:r w:rsidR="00FB0AB9">
        <w:t xml:space="preserve"> APP</w:t>
      </w:r>
      <w:bookmarkEnd w:id="116"/>
    </w:p>
    <w:p w14:paraId="7E7076FC" w14:textId="165AC6DA"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数据传输至后台，进行数据的更新。服务端提供请求根</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2D3998" w:rsidRPr="00636514">
        <w:rPr>
          <w:rFonts w:hint="eastAsia"/>
        </w:rPr>
        <w:t>的控制接口，请求结束后返回一个通过</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端提供访问服务端的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77777777" w:rsidR="002D3998" w:rsidRPr="00636514"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5B564753" w14:textId="4A649A30" w:rsidR="002D3998" w:rsidRPr="00636514" w:rsidRDefault="002D3998"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sidR="00025561">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w:t>
      </w:r>
      <w:r w:rsidR="00025561">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7FB1239" w14:textId="05592E02" w:rsidR="002D3998" w:rsidRPr="00636514" w:rsidRDefault="002D3998" w:rsidP="002D3998">
      <w:pPr>
        <w:ind w:firstLine="480"/>
      </w:pPr>
      <w:r w:rsidRPr="00636514">
        <w:t>用户通过</w:t>
      </w:r>
      <w:r w:rsidR="008C04EE">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sidR="00025561">
        <w:rPr>
          <w:rFonts w:hint="eastAsia"/>
        </w:rPr>
        <w:t>营业员</w:t>
      </w:r>
      <w:r w:rsidRPr="00636514">
        <w:rPr>
          <w:rFonts w:hint="eastAsia"/>
        </w:rPr>
        <w:t>不具有手动操作的权限。当</w:t>
      </w:r>
      <w:r w:rsidR="00025561">
        <w:rPr>
          <w:rFonts w:hint="eastAsia"/>
        </w:rPr>
        <w:t>营业员</w:t>
      </w:r>
      <w:r w:rsidRPr="00636514">
        <w:rPr>
          <w:rFonts w:hint="eastAsia"/>
        </w:rPr>
        <w:t>更新售货机货道时，后台服务器会根据加货量和商品号自动进行用户库存的更新。</w:t>
      </w:r>
    </w:p>
    <w:p w14:paraId="37CC405A" w14:textId="4189255B" w:rsidR="002D3998" w:rsidRDefault="002D3998" w:rsidP="002D3998">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w:t>
      </w:r>
      <w:r w:rsidRPr="00636514">
        <w:rPr>
          <w:rFonts w:hint="eastAsia"/>
        </w:rPr>
        <w:lastRenderedPageBreak/>
        <w:t>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任何处理。如图</w:t>
      </w:r>
      <w:r w:rsidR="000864F8">
        <w:rPr>
          <w:rFonts w:hint="eastAsia"/>
        </w:rPr>
        <w:t>5-8</w:t>
      </w:r>
      <w:r w:rsidRPr="00636514">
        <w:rPr>
          <w:rFonts w:hint="eastAsia"/>
        </w:rPr>
        <w:t>，终端</w:t>
      </w:r>
      <w:r w:rsidR="00025561">
        <w:rPr>
          <w:rFonts w:hint="eastAsia"/>
        </w:rPr>
        <w:t>营业员</w:t>
      </w:r>
      <w:r w:rsidRPr="00636514">
        <w:rPr>
          <w:rFonts w:hint="eastAsia"/>
        </w:rPr>
        <w:t>模块时序图。</w:t>
      </w:r>
    </w:p>
    <w:p w14:paraId="31CD7D0F" w14:textId="456AEF65" w:rsidR="002D3998" w:rsidRPr="00636514" w:rsidRDefault="002D3998" w:rsidP="002D3998">
      <w:pPr>
        <w:pStyle w:val="aff0"/>
      </w:pPr>
      <w:r>
        <w:rPr>
          <w:rFonts w:hint="eastAsia"/>
          <w:noProof/>
        </w:rPr>
        <w:drawing>
          <wp:anchor distT="0" distB="0" distL="114300" distR="114300" simplePos="0" relativeHeight="251904000" behindDoc="0" locked="0" layoutInCell="1" allowOverlap="1" wp14:anchorId="1E4C392B" wp14:editId="6D39F020">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1">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sidR="000864F8">
        <w:rPr>
          <w:rFonts w:hint="eastAsia"/>
        </w:rPr>
        <w:t>5-8</w:t>
      </w:r>
      <w:r>
        <w:t xml:space="preserve"> </w:t>
      </w:r>
      <w:r>
        <w:t>终端</w:t>
      </w:r>
      <w:r w:rsidR="00025561">
        <w:t>营业员</w:t>
      </w:r>
      <w:r>
        <w:t>时序图</w:t>
      </w:r>
    </w:p>
    <w:p w14:paraId="3343836A" w14:textId="70927DE7" w:rsidR="002D3998" w:rsidRPr="00636514" w:rsidRDefault="002D3998" w:rsidP="002D3998">
      <w:pPr>
        <w:pStyle w:val="3"/>
      </w:pPr>
      <w:bookmarkStart w:id="117" w:name="_Toc492673785"/>
      <w:bookmarkStart w:id="118" w:name="_Toc498781617"/>
      <w:r>
        <w:rPr>
          <w:rFonts w:hint="eastAsia"/>
          <w:lang w:eastAsia="zh-CN"/>
        </w:rPr>
        <w:lastRenderedPageBreak/>
        <w:t>5.</w:t>
      </w:r>
      <w:r w:rsidR="00A3041A">
        <w:rPr>
          <w:rFonts w:hint="eastAsia"/>
          <w:lang w:eastAsia="zh-CN"/>
        </w:rPr>
        <w:t>4</w:t>
      </w:r>
      <w:r>
        <w:rPr>
          <w:rFonts w:hint="eastAsia"/>
          <w:lang w:eastAsia="zh-CN"/>
        </w:rPr>
        <w:t>.3</w:t>
      </w:r>
      <w:r w:rsidR="00495232">
        <w:t xml:space="preserve"> </w:t>
      </w:r>
      <w:r w:rsidR="00FB0AB9">
        <w:rPr>
          <w:rFonts w:hint="eastAsia"/>
        </w:rPr>
        <w:t>V</w:t>
      </w:r>
      <w:r w:rsidR="00FB0AB9">
        <w:t>MS</w:t>
      </w:r>
      <w:r w:rsidR="00FB0AB9">
        <w:rPr>
          <w:rFonts w:hint="eastAsia"/>
        </w:rPr>
        <w:t>ale</w:t>
      </w:r>
      <w:r w:rsidR="00FB0AB9">
        <w:t xml:space="preserve"> APP</w:t>
      </w:r>
      <w:r w:rsidR="00FB0AB9" w:rsidDel="00FB0AB9">
        <w:rPr>
          <w:rFonts w:hint="eastAsia"/>
          <w:lang w:eastAsia="zh-CN"/>
        </w:rPr>
        <w:t xml:space="preserve"> </w:t>
      </w:r>
      <w:bookmarkEnd w:id="117"/>
      <w:bookmarkEnd w:id="118"/>
    </w:p>
    <w:p w14:paraId="4015409D" w14:textId="2DBAE3B4" w:rsidR="002D3998" w:rsidRPr="00636514" w:rsidRDefault="002D3998" w:rsidP="00477035">
      <w:pPr>
        <w:pStyle w:val="afe"/>
        <w:numPr>
          <w:ilvl w:val="0"/>
          <w:numId w:val="33"/>
        </w:numPr>
        <w:ind w:firstLineChars="0"/>
      </w:pPr>
      <w:bookmarkStart w:id="119" w:name="_Toc492673786"/>
      <w:r w:rsidRPr="00636514">
        <w:rPr>
          <w:rFonts w:hint="eastAsia"/>
        </w:rPr>
        <w:t>购物流程的实现</w:t>
      </w:r>
      <w:bookmarkEnd w:id="119"/>
    </w:p>
    <w:p w14:paraId="20BF4A17" w14:textId="14787A3E" w:rsidR="002D3998" w:rsidRDefault="000864F8" w:rsidP="000864F8">
      <w:pPr>
        <w:ind w:firstLine="480"/>
      </w:pPr>
      <w:r>
        <w:rPr>
          <w:noProof/>
        </w:rPr>
        <w:drawing>
          <wp:anchor distT="0" distB="0" distL="114300" distR="114300" simplePos="0" relativeHeight="251899904" behindDoc="0" locked="0" layoutInCell="1" allowOverlap="1" wp14:anchorId="62BDDCBB" wp14:editId="3D93D989">
            <wp:simplePos x="0" y="0"/>
            <wp:positionH relativeFrom="column">
              <wp:posOffset>213360</wp:posOffset>
            </wp:positionH>
            <wp:positionV relativeFrom="paragraph">
              <wp:posOffset>2036742</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72">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VMSale APP</w:t>
      </w:r>
      <w:r w:rsidR="002D3998" w:rsidRPr="00636514">
        <w:t>主要完成购物流程</w:t>
      </w:r>
      <w:r w:rsidR="002D3998" w:rsidRPr="00636514">
        <w:rPr>
          <w:rFonts w:hint="eastAsia"/>
        </w:rPr>
        <w:t>，给消费者展示选购界面</w:t>
      </w:r>
      <w:r w:rsidR="002D3998">
        <w:rPr>
          <w:rFonts w:hint="eastAsia"/>
        </w:rPr>
        <w:t>，</w:t>
      </w:r>
      <w:r w:rsidR="002D3998" w:rsidRPr="00636514">
        <w:rPr>
          <w:rFonts w:hint="eastAsia"/>
        </w:rPr>
        <w:t>使用</w:t>
      </w:r>
      <w:r w:rsidR="002D3998" w:rsidRPr="00636514">
        <w:t>Android</w:t>
      </w:r>
      <w:r w:rsidR="002D3998" w:rsidRPr="00636514">
        <w:t>的</w:t>
      </w:r>
      <w:r w:rsidR="002D3998" w:rsidRPr="00636514">
        <w:rPr>
          <w:rFonts w:hint="eastAsia"/>
        </w:rPr>
        <w:t>GridView</w:t>
      </w:r>
      <w:r w:rsidR="002D3998" w:rsidRPr="00636514">
        <w:rPr>
          <w:rFonts w:hint="eastAsia"/>
        </w:rPr>
        <w:t>展示商品信息。无人使用时，售货机界面轮番</w:t>
      </w:r>
      <w:r w:rsidR="002D3998">
        <w:rPr>
          <w:rFonts w:hint="eastAsia"/>
        </w:rPr>
        <w:t>循环</w:t>
      </w:r>
      <w:r w:rsidR="002D3998" w:rsidRPr="00636514">
        <w:rPr>
          <w:rFonts w:hint="eastAsia"/>
        </w:rPr>
        <w:t>播放广告视频，当界面被触摸时进入选货界面。选货成功后系统经过</w:t>
      </w:r>
      <w:r w:rsidR="002D3998" w:rsidRPr="00636514">
        <w:rPr>
          <w:rFonts w:hint="eastAsia"/>
        </w:rPr>
        <w:t>HTTPS</w:t>
      </w:r>
      <w:r w:rsidR="002D3998" w:rsidRPr="00636514">
        <w:rPr>
          <w:rFonts w:hint="eastAsia"/>
        </w:rPr>
        <w:t>请求生成支付二维码</w:t>
      </w:r>
      <w:r w:rsidR="002D3998">
        <w:rPr>
          <w:rStyle w:val="af9"/>
        </w:rPr>
        <w:t>[</w:t>
      </w:r>
      <w:r w:rsidR="002D3998" w:rsidRPr="00636514">
        <w:rPr>
          <w:rStyle w:val="af9"/>
        </w:rPr>
        <w:endnoteReference w:id="60"/>
      </w:r>
      <w:r w:rsidR="002D3998">
        <w:rPr>
          <w:rStyle w:val="af9"/>
        </w:rPr>
        <w:t>]</w:t>
      </w:r>
      <w:r w:rsidR="002D3998" w:rsidRPr="005270D9">
        <w:rPr>
          <w:rFonts w:hint="eastAsia"/>
        </w:rPr>
        <w:t>，用户使用手机</w:t>
      </w:r>
      <w:r w:rsidR="002D3998" w:rsidRPr="00636514">
        <w:rPr>
          <w:rFonts w:hint="eastAsia"/>
        </w:rPr>
        <w:t>APP</w:t>
      </w:r>
      <w:r w:rsidR="002D3998" w:rsidRPr="00636514">
        <w:rPr>
          <w:rFonts w:hint="eastAsia"/>
        </w:rPr>
        <w:t>扫描二维码信息进行支付。交易完成后通知售货机出货，并将订单信息发送给后台服务器进行存储，同时更新对应的货道信息。</w:t>
      </w:r>
      <w:r w:rsidR="002D3998" w:rsidRPr="00636514">
        <w:t>如图</w:t>
      </w:r>
      <w:r>
        <w:rPr>
          <w:rFonts w:hint="eastAsia"/>
        </w:rPr>
        <w:t>5-9</w:t>
      </w:r>
      <w:r w:rsidR="002D3998" w:rsidRPr="00636514">
        <w:rPr>
          <w:rFonts w:hint="eastAsia"/>
        </w:rPr>
        <w:t>，</w:t>
      </w:r>
      <w:r w:rsidR="008C04EE">
        <w:rPr>
          <w:rFonts w:hint="eastAsia"/>
        </w:rPr>
        <w:t>VMSale APP</w:t>
      </w:r>
      <w:r w:rsidR="002D3998" w:rsidRPr="00636514">
        <w:t>时序图</w:t>
      </w:r>
      <w:r w:rsidR="002D3998" w:rsidRPr="00636514">
        <w:rPr>
          <w:rFonts w:hint="eastAsia"/>
        </w:rPr>
        <w:t>。</w:t>
      </w:r>
    </w:p>
    <w:p w14:paraId="658A11A5" w14:textId="4136D85C" w:rsidR="002D3998" w:rsidRPr="00925D14" w:rsidRDefault="002D3998" w:rsidP="002D3998">
      <w:pPr>
        <w:pStyle w:val="aff0"/>
      </w:pPr>
      <w:r w:rsidRPr="00925D14">
        <w:rPr>
          <w:rFonts w:hint="eastAsia"/>
        </w:rPr>
        <w:t>图</w:t>
      </w:r>
      <w:r w:rsidR="000864F8">
        <w:rPr>
          <w:rFonts w:hint="eastAsia"/>
        </w:rPr>
        <w:t>5-9</w:t>
      </w:r>
      <w:r w:rsidRPr="00925D14">
        <w:t xml:space="preserve">  </w:t>
      </w:r>
      <w:r w:rsidR="008C04EE">
        <w:rPr>
          <w:rFonts w:hint="eastAsia"/>
        </w:rPr>
        <w:t>VMSale APP</w:t>
      </w:r>
      <w:r w:rsidRPr="00925D14">
        <w:t>时序图</w:t>
      </w:r>
    </w:p>
    <w:p w14:paraId="7CD3D71B" w14:textId="77777777" w:rsidR="002D3998" w:rsidRPr="00636514" w:rsidRDefault="002D3998" w:rsidP="00E65CA3">
      <w:pPr>
        <w:pStyle w:val="afe"/>
        <w:numPr>
          <w:ilvl w:val="0"/>
          <w:numId w:val="4"/>
        </w:numPr>
        <w:ind w:firstLineChars="0"/>
      </w:pPr>
      <w:r w:rsidRPr="00636514">
        <w:rPr>
          <w:rFonts w:hint="eastAsia"/>
        </w:rPr>
        <w:t>商品展示页面</w:t>
      </w:r>
    </w:p>
    <w:p w14:paraId="65F023C9" w14:textId="77777777" w:rsidR="002D3998" w:rsidRPr="00636514" w:rsidRDefault="002D3998" w:rsidP="002D3998">
      <w:pPr>
        <w:ind w:firstLine="480"/>
      </w:pPr>
      <w:r w:rsidRPr="00636514">
        <w:rPr>
          <w:rFonts w:hint="eastAsia"/>
        </w:rPr>
        <w:lastRenderedPageBreak/>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p>
    <w:p w14:paraId="4899D553" w14:textId="77777777" w:rsidR="002D3998" w:rsidRPr="00636514" w:rsidRDefault="002D3998" w:rsidP="002D3998">
      <w:pPr>
        <w:ind w:firstLine="480"/>
      </w:pP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3" w:history="1">
        <w:r w:rsidRPr="00636514">
          <w:t>http://VendingConfig.IP:VendingConfig.PORT/vendingfile/drinkImages/**.png</w:t>
        </w:r>
      </w:hyperlink>
      <w:r w:rsidRPr="005270D9">
        <w:t>为一个图片的路径</w:t>
      </w:r>
      <w:r w:rsidRPr="00636514">
        <w:rPr>
          <w:rFonts w:hint="eastAsia"/>
        </w:rPr>
        <w:t>。</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E65CA3">
      <w:pPr>
        <w:numPr>
          <w:ilvl w:val="0"/>
          <w:numId w:val="7"/>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6385366A" w:rsidR="002D3998" w:rsidRDefault="000864F8" w:rsidP="002D3998">
      <w:pPr>
        <w:ind w:firstLine="480"/>
      </w:pPr>
      <w:r>
        <w:rPr>
          <w:noProof/>
        </w:rPr>
        <w:lastRenderedPageBreak/>
        <w:drawing>
          <wp:anchor distT="0" distB="0" distL="114300" distR="114300" simplePos="0" relativeHeight="251900928" behindDoc="0" locked="0" layoutInCell="1" allowOverlap="1" wp14:anchorId="62F121B3" wp14:editId="5213B53D">
            <wp:simplePos x="0" y="0"/>
            <wp:positionH relativeFrom="column">
              <wp:posOffset>462272</wp:posOffset>
            </wp:positionH>
            <wp:positionV relativeFrom="paragraph">
              <wp:posOffset>3271231</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4">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5-10</w:t>
      </w:r>
      <w:r w:rsidR="002D3998" w:rsidRPr="00636514">
        <w:rPr>
          <w:rFonts w:hint="eastAsia"/>
        </w:rPr>
        <w:t>。</w:t>
      </w:r>
    </w:p>
    <w:p w14:paraId="3C0C00E6" w14:textId="68C5542B" w:rsidR="002D3998" w:rsidRPr="00925D14" w:rsidRDefault="002D3998" w:rsidP="002D3998">
      <w:pPr>
        <w:pStyle w:val="aff0"/>
      </w:pPr>
      <w:r w:rsidRPr="00925D14">
        <w:rPr>
          <w:rFonts w:hint="eastAsia"/>
        </w:rPr>
        <w:t>图</w:t>
      </w:r>
      <w:r w:rsidR="000864F8">
        <w:rPr>
          <w:rFonts w:hint="eastAsia"/>
        </w:rPr>
        <w:t>5-10</w:t>
      </w:r>
      <w:r w:rsidRPr="00925D14">
        <w:t xml:space="preserve">  </w:t>
      </w:r>
      <w:r w:rsidRPr="00925D14">
        <w:t>视频播放流程图</w:t>
      </w:r>
    </w:p>
    <w:p w14:paraId="2B9C2DFF" w14:textId="77777777" w:rsidR="002D3998" w:rsidRPr="00636514" w:rsidRDefault="002D3998" w:rsidP="00477035">
      <w:pPr>
        <w:pStyle w:val="afe"/>
        <w:numPr>
          <w:ilvl w:val="0"/>
          <w:numId w:val="33"/>
        </w:numPr>
        <w:ind w:firstLineChars="0"/>
      </w:pPr>
      <w:bookmarkStart w:id="120" w:name="_Toc492673788"/>
      <w:r w:rsidRPr="00636514">
        <w:rPr>
          <w:rFonts w:hint="eastAsia"/>
        </w:rPr>
        <w:t>移动支付功能实现</w:t>
      </w:r>
      <w:bookmarkEnd w:id="120"/>
    </w:p>
    <w:p w14:paraId="5C1ADBFD" w14:textId="77777777" w:rsidR="00E43071" w:rsidRDefault="002D3998" w:rsidP="003A084E">
      <w:pPr>
        <w:pStyle w:val="aff0"/>
      </w:pPr>
      <w:r w:rsidRPr="00E43071">
        <w:rPr>
          <w:rFonts w:hint="eastAsia"/>
        </w:rPr>
        <w:t>新型自动售货机新增二维码移</w:t>
      </w:r>
      <w:bookmarkStart w:id="121" w:name="_GoBack"/>
      <w:bookmarkEnd w:id="121"/>
      <w:r w:rsidRPr="00E43071">
        <w:rPr>
          <w:rFonts w:hint="eastAsia"/>
        </w:rPr>
        <w:t>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扫描商户提供的二维码，属于“主扫”方。该系统采用了银联二维码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，每个二维码都设定一个固定的超时时间，超过超时时间后该二维码失效，不能再进行</w:t>
      </w:r>
      <w:r w:rsidR="003A084E" w:rsidRPr="00E43071">
        <w:lastRenderedPageBreak/>
        <w:drawing>
          <wp:anchor distT="0" distB="0" distL="114300" distR="114300" simplePos="0" relativeHeight="251902976" behindDoc="0" locked="0" layoutInCell="1" allowOverlap="1" wp14:anchorId="6B7D5FD9" wp14:editId="23BA7D7E">
            <wp:simplePos x="0" y="0"/>
            <wp:positionH relativeFrom="column">
              <wp:posOffset>862330</wp:posOffset>
            </wp:positionH>
            <wp:positionV relativeFrom="paragraph">
              <wp:posOffset>1784704</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5">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3071">
        <w:rPr>
          <w:rFonts w:hint="eastAsia"/>
        </w:rPr>
        <w:t>支付；被扫二维码不能进行重复交易，保证订单的唯一性。移动支付</w:t>
      </w:r>
      <w:r w:rsidRPr="00E43071">
        <w:t>时序图如图</w:t>
      </w:r>
      <w:r w:rsidR="003A084E" w:rsidRPr="00E43071">
        <w:rPr>
          <w:rFonts w:hint="eastAsia"/>
        </w:rPr>
        <w:t>5-12</w:t>
      </w:r>
      <w:r w:rsidRPr="00E43071">
        <w:t>。</w:t>
      </w:r>
      <w:r w:rsidRPr="00636514">
        <w:tab/>
      </w:r>
    </w:p>
    <w:p w14:paraId="6BE70417" w14:textId="0D765B72" w:rsidR="003A084E" w:rsidRPr="00636514" w:rsidRDefault="003A084E" w:rsidP="003A084E">
      <w:pPr>
        <w:pStyle w:val="aff0"/>
      </w:pPr>
      <w:r>
        <w:t>图</w:t>
      </w:r>
      <w:r>
        <w:rPr>
          <w:rFonts w:hint="eastAsia"/>
        </w:rPr>
        <w:t>5-12</w:t>
      </w:r>
      <w:r>
        <w:t xml:space="preserve">  </w:t>
      </w:r>
      <w:r>
        <w:t>移动支付时序图</w:t>
      </w:r>
    </w:p>
    <w:p w14:paraId="219D63EF" w14:textId="4DA2285C" w:rsidR="002D3998" w:rsidRDefault="002D3998" w:rsidP="002D3998">
      <w:pPr>
        <w:ind w:firstLine="480"/>
      </w:pPr>
    </w:p>
    <w:p w14:paraId="2E0F8890" w14:textId="6C7E8ADD" w:rsidR="002D3998" w:rsidRDefault="002D3998" w:rsidP="00E65CA3">
      <w:pPr>
        <w:numPr>
          <w:ilvl w:val="0"/>
          <w:numId w:val="8"/>
        </w:numPr>
        <w:ind w:firstLineChars="0"/>
      </w:pPr>
      <w:r w:rsidRPr="005270D9">
        <w:rPr>
          <w:rFonts w:hint="eastAsia"/>
        </w:rPr>
        <w:t>银联</w:t>
      </w:r>
      <w:r w:rsidRPr="00636514">
        <w:t>二维码支付</w:t>
      </w:r>
    </w:p>
    <w:p w14:paraId="24F6D3C1" w14:textId="07366AD5"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对版本号、编码方式、签名方法、交易方式、交易类型等进行配置</w:t>
      </w:r>
      <w:r>
        <w:rPr>
          <w:rFonts w:hint="eastAsia"/>
        </w:rPr>
        <w:t>，</w:t>
      </w:r>
      <w:r w:rsidRPr="00636514">
        <w:rPr>
          <w:rFonts w:hint="eastAsia"/>
        </w:rPr>
        <w:t>设置商户号码、终端号、接入类型、支付超时时间等信息。用户进入售货页面进行选货，并将订单信息、价格信息、订单发送时间、超时时间和数据元一起封装成一个</w:t>
      </w:r>
      <w:r w:rsidRPr="00636514">
        <w:rPr>
          <w:rFonts w:hint="eastAsia"/>
        </w:rPr>
        <w:t>Map</w:t>
      </w:r>
      <w:r w:rsidRPr="00636514">
        <w:rPr>
          <w:rFonts w:hint="eastAsia"/>
        </w:rPr>
        <w:t>对象。对该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向银联全渠道交易系统发送请求。然后，</w:t>
      </w:r>
      <w:r>
        <w:rPr>
          <w:rFonts w:hint="eastAsia"/>
        </w:rPr>
        <w:t>同步返回</w:t>
      </w:r>
      <w:r w:rsidRPr="00636514">
        <w:rPr>
          <w:rFonts w:hint="eastAsia"/>
        </w:rPr>
        <w:t>一个包含二维码信息的</w:t>
      </w:r>
      <w:r w:rsidRPr="00636514">
        <w:rPr>
          <w:rFonts w:hint="eastAsia"/>
        </w:rPr>
        <w:t>JSON</w:t>
      </w:r>
      <w:r w:rsidRPr="00636514">
        <w:t>对象</w:t>
      </w:r>
      <w:r w:rsidRPr="00636514">
        <w:rPr>
          <w:rFonts w:hint="eastAsia"/>
        </w:rPr>
        <w:t>，将该</w:t>
      </w:r>
      <w:r w:rsidRPr="00636514">
        <w:rPr>
          <w:rFonts w:hint="eastAsia"/>
        </w:rPr>
        <w:t>JSON</w:t>
      </w:r>
      <w:r w:rsidRPr="00636514">
        <w:rPr>
          <w:rFonts w:hint="eastAsia"/>
        </w:rPr>
        <w:t>对象进行解析生成一个</w:t>
      </w:r>
      <w:r w:rsidRPr="00636514">
        <w:rPr>
          <w:rFonts w:hint="eastAsia"/>
        </w:rPr>
        <w:t>Map</w:t>
      </w:r>
      <w:r w:rsidRPr="00636514">
        <w:rPr>
          <w:rFonts w:hint="eastAsia"/>
        </w:rPr>
        <w:t>对象，对</w:t>
      </w:r>
      <w:r>
        <w:rPr>
          <w:rFonts w:hint="eastAsia"/>
        </w:rPr>
        <w:lastRenderedPageBreak/>
        <w:t>其</w:t>
      </w:r>
      <w:r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Pr="00636514">
        <w:rPr>
          <w:rFonts w:hint="eastAsia"/>
        </w:rPr>
        <w:t>Create</w:t>
      </w:r>
      <w:r w:rsidRPr="00636514">
        <w:t>2DCode</w:t>
      </w:r>
      <w:r w:rsidRPr="00636514">
        <w:t>将二维码流水号</w:t>
      </w:r>
      <w:r w:rsidRPr="00636514">
        <w:t>qrCode</w:t>
      </w:r>
      <w:r w:rsidRPr="00636514">
        <w:t>信息</w:t>
      </w:r>
      <w:r w:rsidRPr="00636514">
        <w:rPr>
          <w:rFonts w:hint="eastAsia"/>
        </w:rPr>
        <w:t>转换为二维码，并展示在页面</w:t>
      </w:r>
      <w:r>
        <w:rPr>
          <w:rFonts w:hint="eastAsia"/>
        </w:rPr>
        <w:t>中。</w:t>
      </w:r>
    </w:p>
    <w:p w14:paraId="52E8DBDF" w14:textId="04DDD7AC"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验签过程如下：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和签名过程类似，不同的是验签时使用公钥证书。签名验证成功后才允许将请求结果返回给客户端。对返回的对象进行解析，找到</w:t>
      </w:r>
      <w:r w:rsidRPr="00636514">
        <w:rPr>
          <w:rFonts w:hint="eastAsia"/>
        </w:rPr>
        <w:t>qrCode</w:t>
      </w:r>
      <w:r w:rsidRPr="00636514">
        <w:rPr>
          <w:rFonts w:hint="eastAsia"/>
        </w:rPr>
        <w:t>字段的</w:t>
      </w:r>
      <w:r w:rsidRPr="00636514">
        <w:rPr>
          <w:rFonts w:hint="eastAsia"/>
        </w:rPr>
        <w:t>value</w:t>
      </w:r>
      <w:r w:rsidRPr="00636514">
        <w:t>值</w:t>
      </w:r>
      <w:r w:rsidRPr="00636514">
        <w:rPr>
          <w:rFonts w:hint="eastAsia"/>
        </w:rPr>
        <w:t>，</w:t>
      </w:r>
      <w:r w:rsidRPr="00636514">
        <w:t>即为所求得的二维码流水号</w:t>
      </w:r>
      <w:r w:rsidRPr="00636514">
        <w:rPr>
          <w:rFonts w:hint="eastAsia"/>
        </w:rPr>
        <w:t>。</w:t>
      </w:r>
      <w:r w:rsidRPr="00636514">
        <w:t>一条成功的申码返回信息中应该至少包含以下内容</w:t>
      </w:r>
      <w:r w:rsidRPr="00636514">
        <w:rPr>
          <w:rFonts w:hint="eastAsia"/>
        </w:rPr>
        <w:t>，其中</w:t>
      </w:r>
      <w:r w:rsidRPr="00636514">
        <w:rPr>
          <w:rFonts w:hint="eastAsia"/>
        </w:rPr>
        <w:t>respCode</w:t>
      </w:r>
      <w:r w:rsidRPr="00636514">
        <w:rPr>
          <w:rFonts w:hint="eastAsia"/>
        </w:rPr>
        <w:t>和</w:t>
      </w:r>
      <w:r w:rsidRPr="00636514">
        <w:rPr>
          <w:rFonts w:hint="eastAsia"/>
        </w:rPr>
        <w:t>respMsg</w:t>
      </w:r>
      <w:r w:rsidRPr="00636514">
        <w:t>表示返回结果是否成功</w:t>
      </w:r>
      <w:r w:rsidRPr="00636514">
        <w:rPr>
          <w:rFonts w:hint="eastAsia"/>
        </w:rPr>
        <w:t>，</w:t>
      </w:r>
      <w:r w:rsidRPr="00636514">
        <w:t>qrCode</w:t>
      </w:r>
      <w:r w:rsidRPr="00636514">
        <w:t>表示二维码流水号</w:t>
      </w:r>
      <w:r w:rsidRPr="00636514">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14:paraId="19C8407F" w14:textId="77777777" w:rsidTr="003A084E">
        <w:tc>
          <w:tcPr>
            <w:tcW w:w="8296" w:type="dxa"/>
          </w:tcPr>
          <w:p w14:paraId="353EE94B" w14:textId="77777777" w:rsidR="003A084E" w:rsidRPr="007F037A" w:rsidRDefault="003A084E" w:rsidP="003A084E">
            <w:pPr>
              <w:pStyle w:val="af0"/>
            </w:pPr>
            <w:r w:rsidRPr="007F037A">
              <w:rPr>
                <w:rFonts w:hint="eastAsia"/>
              </w:rPr>
              <w:t>{</w:t>
            </w:r>
          </w:p>
          <w:p w14:paraId="4988A562" w14:textId="77777777" w:rsidR="003A084E" w:rsidRPr="007F037A" w:rsidRDefault="003A084E" w:rsidP="003A084E">
            <w:pPr>
              <w:pStyle w:val="af0"/>
              <w:ind w:firstLine="420"/>
            </w:pPr>
            <w:r w:rsidRPr="007F037A">
              <w:t>"qrCode":"https://qr.95516.com/00010001/62211432508676126225962129622718",</w:t>
            </w:r>
          </w:p>
          <w:p w14:paraId="1A3D70DA" w14:textId="77777777" w:rsidR="003A084E" w:rsidRPr="007F037A" w:rsidRDefault="003A084E" w:rsidP="003A084E">
            <w:pPr>
              <w:pStyle w:val="af0"/>
              <w:ind w:firstLine="420"/>
            </w:pPr>
            <w:r w:rsidRPr="007F037A">
              <w:t>"respMsg":"</w:t>
            </w:r>
            <w:r w:rsidRPr="00EA2BE2">
              <w:rPr>
                <w:rFonts w:hint="eastAsia"/>
              </w:rPr>
              <w:t>成功</w:t>
            </w:r>
            <w:r w:rsidRPr="007F037A">
              <w:t>[0000000]",</w:t>
            </w:r>
          </w:p>
          <w:p w14:paraId="421F2347" w14:textId="77777777" w:rsidR="003A084E" w:rsidRPr="007F037A" w:rsidRDefault="003A084E" w:rsidP="003A084E">
            <w:pPr>
              <w:pStyle w:val="af0"/>
              <w:ind w:firstLine="420"/>
            </w:pPr>
            <w:r w:rsidRPr="007F037A">
              <w:t xml:space="preserve">"txnTime":"20170829095153", </w:t>
            </w:r>
          </w:p>
          <w:p w14:paraId="3F992A98" w14:textId="77777777" w:rsidR="003A084E" w:rsidRPr="007F037A" w:rsidRDefault="003A084E" w:rsidP="003A084E">
            <w:pPr>
              <w:pStyle w:val="af0"/>
              <w:ind w:firstLine="420"/>
            </w:pPr>
            <w:r w:rsidRPr="007F037A">
              <w:t xml:space="preserve">"respCode":"00" </w:t>
            </w:r>
          </w:p>
          <w:p w14:paraId="799665B1" w14:textId="23E5884E" w:rsidR="003A084E" w:rsidRDefault="003A084E" w:rsidP="002D3998">
            <w:pPr>
              <w:pStyle w:val="af0"/>
            </w:pPr>
            <w:r w:rsidRPr="007F037A">
              <w:t>}</w:t>
            </w:r>
          </w:p>
        </w:tc>
      </w:tr>
    </w:tbl>
    <w:p w14:paraId="7F5C7BB9" w14:textId="77777777" w:rsidR="002D3998" w:rsidRPr="00636514" w:rsidRDefault="002D3998" w:rsidP="002D3998">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w:t>
      </w:r>
      <w:r w:rsidRPr="00636514">
        <w:rPr>
          <w:rFonts w:hint="eastAsia"/>
        </w:rPr>
        <w:lastRenderedPageBreak/>
        <w:t>易是否成功。</w:t>
      </w:r>
    </w:p>
    <w:p w14:paraId="1A035DC6" w14:textId="77777777" w:rsidR="002D3998" w:rsidRPr="00636514" w:rsidRDefault="002D3998" w:rsidP="00E65CA3">
      <w:pPr>
        <w:numPr>
          <w:ilvl w:val="0"/>
          <w:numId w:val="8"/>
        </w:numPr>
        <w:ind w:firstLineChars="0"/>
      </w:pPr>
      <w:r w:rsidRPr="00636514">
        <w:rPr>
          <w:rFonts w:hint="eastAsia"/>
        </w:rPr>
        <w:t>支付宝二维码支付</w:t>
      </w:r>
    </w:p>
    <w:p w14:paraId="0E312842" w14:textId="77777777" w:rsidR="002D3998" w:rsidRPr="00636514" w:rsidRDefault="002D3998" w:rsidP="002D3998">
      <w:pPr>
        <w:ind w:firstLine="480"/>
      </w:pPr>
      <w:r w:rsidRPr="00636514">
        <w:rPr>
          <w:rFonts w:hint="eastAsia"/>
        </w:rPr>
        <w:t>支付宝二维码支付和银联支付相类似，请求消息使用私钥加密，使用公钥验证，支付宝移动支付使用的是</w:t>
      </w:r>
      <w:r w:rsidRPr="00636514">
        <w:rPr>
          <w:rFonts w:hint="eastAsia"/>
        </w:rPr>
        <w:t>RSA</w:t>
      </w:r>
      <w:r w:rsidRPr="00636514">
        <w:rPr>
          <w:rFonts w:hint="eastAsia"/>
        </w:rPr>
        <w:t>安全签名机制。</w:t>
      </w:r>
    </w:p>
    <w:p w14:paraId="0EE22FB7" w14:textId="3FE6E113"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请求数据包。请求参数使用</w:t>
      </w:r>
      <w:r w:rsidRPr="00636514">
        <w:rPr>
          <w:rFonts w:hint="eastAsia"/>
        </w:rPr>
        <w:t>key</w:t>
      </w:r>
      <w:r w:rsidRPr="00636514">
        <w:t>/value</w:t>
      </w:r>
      <w:r w:rsidRPr="00636514">
        <w:t>模式进行存储</w:t>
      </w:r>
      <w:r w:rsidRPr="00636514">
        <w:rPr>
          <w:rFonts w:hint="eastAsia"/>
        </w:rPr>
        <w:t>。</w:t>
      </w:r>
      <w:r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发送给支付宝服务。最后，支付宝端返回一个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Pr="00636514">
        <w:rPr>
          <w:rFonts w:hint="eastAsia"/>
        </w:rPr>
        <w:t>算法和支付宝提供的公钥进行签名的验证，验证成功后进行返回。判断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BD3A53A" w14:textId="77777777" w:rsidR="002D3998" w:rsidRPr="00636514" w:rsidRDefault="002D3998" w:rsidP="002D3998">
      <w:pPr>
        <w:ind w:firstLine="480"/>
      </w:pPr>
      <w:r w:rsidRPr="00636514">
        <w:rPr>
          <w:rFonts w:hint="eastAsia"/>
        </w:rPr>
        <w:t>支付宝二维码发送请求时返回</w:t>
      </w:r>
      <w:r w:rsidRPr="00636514">
        <w:rPr>
          <w:rFonts w:hint="eastAsia"/>
        </w:rPr>
        <w:t>JSON</w:t>
      </w:r>
      <w:r w:rsidRPr="00636514">
        <w:rPr>
          <w:rFonts w:hint="eastAsia"/>
        </w:rPr>
        <w:t>对象，使用</w:t>
      </w:r>
      <w:r w:rsidRPr="00636514">
        <w:rPr>
          <w:rFonts w:hint="eastAsia"/>
        </w:rPr>
        <w:t>GSON</w:t>
      </w:r>
      <w:r w:rsidRPr="00636514">
        <w:rPr>
          <w:rFonts w:hint="eastAsia"/>
        </w:rPr>
        <w:t>包将</w:t>
      </w:r>
      <w:r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717674DD" w14:textId="77777777" w:rsidR="002D3998" w:rsidRPr="00636514" w:rsidRDefault="002D3998" w:rsidP="00E65CA3">
      <w:pPr>
        <w:numPr>
          <w:ilvl w:val="0"/>
          <w:numId w:val="8"/>
        </w:numPr>
        <w:ind w:firstLineChars="0"/>
      </w:pPr>
      <w:r w:rsidRPr="00636514">
        <w:t>微信二维码支付</w:t>
      </w:r>
    </w:p>
    <w:p w14:paraId="686E3779" w14:textId="77777777" w:rsidR="002D3998" w:rsidRPr="00636514" w:rsidRDefault="002D3998" w:rsidP="002D3998">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发送请求，它采用</w:t>
      </w:r>
      <w:r w:rsidRPr="00636514">
        <w:rPr>
          <w:rFonts w:hint="eastAsia"/>
        </w:rPr>
        <w:t>XML</w:t>
      </w:r>
      <w:r w:rsidRPr="00636514">
        <w:rPr>
          <w:rFonts w:hint="eastAsia"/>
        </w:rPr>
        <w:t>格式进行请求的提交和返回。此外，微信使用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w:t>
      </w:r>
      <w:r w:rsidRPr="00636514">
        <w:rPr>
          <w:rFonts w:hint="eastAsia"/>
        </w:rPr>
        <w:lastRenderedPageBreak/>
        <w:t>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等信息。将获取的商户账号信息、二维码失效时间、随机字符串</w:t>
      </w:r>
      <w:r w:rsidRPr="00636514">
        <w:rPr>
          <w:rFonts w:hint="eastAsia"/>
        </w:rPr>
        <w:t>non</w:t>
      </w:r>
      <w:r w:rsidRPr="00636514">
        <w:t>ce_str</w:t>
      </w:r>
      <w:r w:rsidRPr="00636514">
        <w:rPr>
          <w:rFonts w:hint="eastAsia"/>
        </w:rPr>
        <w:t>和其他数据元</w:t>
      </w:r>
      <w:r>
        <w:rPr>
          <w:rFonts w:hint="eastAsia"/>
        </w:rPr>
        <w:t>作为请求字段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Pr>
          <w:rFonts w:hint="eastAsia"/>
        </w:rPr>
        <w:t>形式</w:t>
      </w:r>
      <w:r w:rsidRPr="00636514">
        <w:t>进行表示</w:t>
      </w:r>
      <w:r w:rsidRPr="00636514">
        <w:rPr>
          <w:rFonts w:hint="eastAsia"/>
        </w:rPr>
        <w:t>，</w:t>
      </w:r>
      <w:r w:rsidRPr="00636514">
        <w:t>每一对数据使用</w:t>
      </w:r>
      <w:r w:rsidRPr="00636514">
        <w:rPr>
          <w:rFonts w:hint="eastAsia"/>
        </w:rPr>
        <w:t>&amp;</w:t>
      </w:r>
      <w:r w:rsidRPr="00636514">
        <w:t>符号进行连接</w:t>
      </w:r>
      <w:r w:rsidRPr="00636514">
        <w:rPr>
          <w:rFonts w:hint="eastAsia"/>
        </w:rPr>
        <w:t>，</w:t>
      </w:r>
      <w:r w:rsidRPr="00636514">
        <w:t>并将其按照字母顺序排列</w:t>
      </w:r>
      <w:r w:rsidRPr="00636514">
        <w:rPr>
          <w:rFonts w:hint="eastAsia"/>
        </w:rPr>
        <w:t>，最终连接成一个待验签的请求串。该信息使用</w:t>
      </w:r>
      <w:r w:rsidRPr="00636514">
        <w:rPr>
          <w:rFonts w:hint="eastAsia"/>
        </w:rPr>
        <w:t>MD5</w:t>
      </w:r>
      <w:r w:rsidRPr="00636514">
        <w:rPr>
          <w:rFonts w:hint="eastAsia"/>
        </w:rPr>
        <w:t>算法进行运算，运算结果全部转换为大写字符，并将最终得到的签名结果放置在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Pr>
          <w:rFonts w:hint="eastAsia"/>
        </w:rPr>
        <w:t>请求</w:t>
      </w:r>
      <w:r w:rsidRPr="00636514">
        <w:rPr>
          <w:rFonts w:hint="eastAsia"/>
        </w:rPr>
        <w:t>串转换为</w:t>
      </w:r>
      <w:r w:rsidRPr="00636514">
        <w:rPr>
          <w:rFonts w:hint="eastAsia"/>
        </w:rPr>
        <w:t>XML</w:t>
      </w:r>
      <w:r>
        <w:rPr>
          <w:rFonts w:hint="eastAsia"/>
        </w:rPr>
        <w:t>格式</w:t>
      </w:r>
      <w:r w:rsidRPr="00636514">
        <w:rPr>
          <w:rFonts w:hint="eastAsia"/>
        </w:rPr>
        <w:t>，并以</w:t>
      </w:r>
      <w:r w:rsidRPr="00636514">
        <w:rPr>
          <w:rFonts w:hint="eastAsia"/>
        </w:rPr>
        <w:t>P</w:t>
      </w:r>
      <w:r w:rsidRPr="00636514">
        <w:t>OST</w:t>
      </w:r>
      <w:r w:rsidRPr="00636514">
        <w:rPr>
          <w:rFonts w:hint="eastAsia"/>
        </w:rPr>
        <w:t>方式将该请求信息送给微信端。最后，微信端返回一个</w:t>
      </w:r>
      <w:r w:rsidRPr="00636514">
        <w:rPr>
          <w:rFonts w:hint="eastAsia"/>
        </w:rPr>
        <w:t>XML</w:t>
      </w:r>
      <w:r w:rsidRPr="00636514">
        <w:rPr>
          <w:rFonts w:hint="eastAsia"/>
        </w:rPr>
        <w:t>的响应数据，当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589E3556" w14:textId="07D3D7FF" w:rsidR="002D3998" w:rsidRPr="00AB7CD3" w:rsidRDefault="002D3998" w:rsidP="00AB7CD3">
      <w:pPr>
        <w:ind w:firstLine="480"/>
      </w:pPr>
      <w:r w:rsidRPr="00636514">
        <w:t>商家查询交易状态需要传入微信订单号</w:t>
      </w:r>
      <w:r w:rsidRPr="00636514">
        <w:rPr>
          <w:rFonts w:hint="eastAsia"/>
        </w:rPr>
        <w:t>和其他基本信息配置。首先，按照申码的请求数据封装过程将请求字段进行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122" w:name="_Toc492673790"/>
      <w:r>
        <w:br w:type="page"/>
      </w:r>
    </w:p>
    <w:p w14:paraId="01859124" w14:textId="0EB41A90" w:rsidR="004C4360" w:rsidRPr="00636514" w:rsidRDefault="00D57C3A" w:rsidP="006E2E2B">
      <w:pPr>
        <w:pStyle w:val="1"/>
        <w:ind w:leftChars="0" w:left="240"/>
      </w:pPr>
      <w:bookmarkStart w:id="123" w:name="_Toc498781618"/>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commentRangeStart w:id="124"/>
      <w:r w:rsidR="004C4360" w:rsidRPr="00636514">
        <w:rPr>
          <w:rFonts w:hint="eastAsia"/>
        </w:rPr>
        <w:t>总结与展望</w:t>
      </w:r>
      <w:bookmarkEnd w:id="122"/>
      <w:commentRangeEnd w:id="124"/>
      <w:r w:rsidR="008A7BAD">
        <w:rPr>
          <w:rStyle w:val="aa"/>
          <w:rFonts w:eastAsiaTheme="minorEastAsia"/>
          <w:b w:val="0"/>
          <w:bCs w:val="0"/>
          <w:kern w:val="2"/>
        </w:rPr>
        <w:commentReference w:id="124"/>
      </w:r>
      <w:bookmarkEnd w:id="123"/>
    </w:p>
    <w:p w14:paraId="7C1DC207" w14:textId="0C4340D5" w:rsidR="008111E2" w:rsidRPr="00636514" w:rsidRDefault="00660703" w:rsidP="002F4A54">
      <w:pPr>
        <w:ind w:firstLine="480"/>
      </w:pPr>
      <w:r w:rsidRPr="00636514">
        <w:rPr>
          <w:rFonts w:hint="eastAsia"/>
        </w:rPr>
        <w:t>本文描述了</w:t>
      </w:r>
      <w:bookmarkStart w:id="125"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62866A45"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w:t>
      </w:r>
      <w:r w:rsidR="00025561">
        <w:rPr>
          <w:rFonts w:hint="eastAsia"/>
        </w:rPr>
        <w:t>营业员</w:t>
      </w:r>
      <w:r w:rsidR="00AF0CB1" w:rsidRPr="00636514">
        <w:rPr>
          <w:rFonts w:hint="eastAsia"/>
        </w:rPr>
        <w:t>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E65CA3">
      <w:pPr>
        <w:numPr>
          <w:ilvl w:val="0"/>
          <w:numId w:val="5"/>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E65CA3">
      <w:pPr>
        <w:numPr>
          <w:ilvl w:val="0"/>
          <w:numId w:val="5"/>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E65CA3">
      <w:pPr>
        <w:numPr>
          <w:ilvl w:val="0"/>
          <w:numId w:val="5"/>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E65CA3">
      <w:pPr>
        <w:numPr>
          <w:ilvl w:val="0"/>
          <w:numId w:val="5"/>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59A7D525" w:rsidR="00066228" w:rsidRPr="00636514" w:rsidRDefault="00066228" w:rsidP="00E65CA3">
      <w:pPr>
        <w:numPr>
          <w:ilvl w:val="0"/>
          <w:numId w:val="5"/>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025561">
        <w:t>营业员</w:t>
      </w:r>
      <w:r w:rsidR="00855E9A" w:rsidRPr="00636514">
        <w:t>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25"/>
    <w:p w14:paraId="6380E774" w14:textId="77777777" w:rsidR="009310F4" w:rsidRPr="00636514" w:rsidRDefault="0055124F" w:rsidP="00042A16">
      <w:pPr>
        <w:pStyle w:val="1"/>
        <w:ind w:leftChars="0" w:left="0"/>
      </w:pPr>
      <w:r w:rsidRPr="00636514">
        <w:br w:type="page"/>
      </w:r>
      <w:bookmarkStart w:id="126" w:name="_Toc492673791"/>
      <w:bookmarkStart w:id="127" w:name="_Toc498781619"/>
      <w:r w:rsidR="009310F4" w:rsidRPr="00636514">
        <w:lastRenderedPageBreak/>
        <w:t>致谢</w:t>
      </w:r>
      <w:bookmarkEnd w:id="126"/>
      <w:bookmarkEnd w:id="127"/>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28" w:name="_Toc498781620"/>
      <w:commentRangeStart w:id="129"/>
      <w:r>
        <w:lastRenderedPageBreak/>
        <w:t>参考文献</w:t>
      </w:r>
      <w:commentRangeEnd w:id="129"/>
      <w:r w:rsidR="00F33837">
        <w:rPr>
          <w:rStyle w:val="aa"/>
          <w:rFonts w:eastAsiaTheme="minorEastAsia"/>
          <w:b w:val="0"/>
          <w:bCs w:val="0"/>
          <w:kern w:val="2"/>
        </w:rPr>
        <w:commentReference w:id="129"/>
      </w:r>
      <w:bookmarkEnd w:id="128"/>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7D266D" w:rsidRPr="00A64293" w:rsidRDefault="007D266D"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7D266D" w:rsidRDefault="007D266D"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7D266D" w:rsidRDefault="007D266D"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7D266D" w:rsidRDefault="007D266D" w:rsidP="00177BF8">
      <w:pPr>
        <w:ind w:firstLineChars="183" w:firstLine="439"/>
      </w:pPr>
      <w:r>
        <w:rPr>
          <w:rFonts w:hint="eastAsia"/>
        </w:rPr>
        <w:t>（避免重复、遗漏）</w:t>
      </w:r>
    </w:p>
    <w:p w14:paraId="0314E254" w14:textId="533B583A" w:rsidR="007D266D" w:rsidRDefault="007D266D">
      <w:pPr>
        <w:pStyle w:val="ab"/>
        <w:ind w:firstLine="480"/>
      </w:pPr>
    </w:p>
  </w:comment>
  <w:comment w:id="4" w:author="Miley Ren" w:date="2017-11-12T15:06:00Z" w:initials="MR">
    <w:p w14:paraId="13D3F2D3" w14:textId="77777777" w:rsidR="007D266D" w:rsidRPr="006E1E83" w:rsidRDefault="007D266D"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7D266D" w:rsidRDefault="007D266D" w:rsidP="005A1C12">
      <w:pPr>
        <w:ind w:firstLine="480"/>
      </w:pPr>
      <w:r w:rsidRPr="006E1E83">
        <w:rPr>
          <w:rFonts w:hint="eastAsia"/>
          <w:color w:val="FF0000"/>
        </w:rPr>
        <w:t>新旧售货机技术对比（后台）</w:t>
      </w:r>
    </w:p>
    <w:p w14:paraId="26AFB811" w14:textId="77777777" w:rsidR="007D266D" w:rsidRPr="00636514" w:rsidRDefault="007D266D" w:rsidP="005A1C12">
      <w:pPr>
        <w:pStyle w:val="2"/>
      </w:pPr>
      <w:bookmarkStart w:id="5" w:name="_Toc498259319"/>
      <w:r>
        <w:rPr>
          <w:lang w:eastAsia="zh-CN"/>
        </w:rPr>
        <w:t>新旧售货机硬件对比</w:t>
      </w:r>
      <w:r>
        <w:rPr>
          <w:rFonts w:hint="eastAsia"/>
          <w:lang w:eastAsia="zh-CN"/>
        </w:rPr>
        <w:t>（终端、网络拓扑图）</w:t>
      </w:r>
      <w:bookmarkEnd w:id="5"/>
    </w:p>
    <w:p w14:paraId="4B4602F3" w14:textId="57EC004A" w:rsidR="007D266D" w:rsidRDefault="007D266D">
      <w:pPr>
        <w:pStyle w:val="ab"/>
        <w:ind w:firstLine="480"/>
      </w:pPr>
    </w:p>
  </w:comment>
  <w:comment w:id="6" w:author="Miley Ren" w:date="2017-11-12T15:23:00Z" w:initials="MR">
    <w:p w14:paraId="52A3A764" w14:textId="7CDEC150" w:rsidR="007D266D" w:rsidRDefault="007D266D">
      <w:pPr>
        <w:pStyle w:val="ab"/>
        <w:ind w:firstLine="420"/>
        <w:rPr>
          <w:lang w:eastAsia="zh-CN"/>
        </w:rPr>
      </w:pPr>
      <w:r>
        <w:rPr>
          <w:rStyle w:val="aa"/>
        </w:rPr>
        <w:annotationRef/>
      </w:r>
      <w:r w:rsidRPr="00132E08">
        <w:rPr>
          <w:color w:val="FF0000"/>
        </w:rPr>
        <w:t>摘要应加上云计算和</w:t>
      </w:r>
      <w:r w:rsidRPr="00132E08">
        <w:rPr>
          <w:rFonts w:hint="eastAsia"/>
          <w:color w:val="FF0000"/>
          <w:lang w:eastAsia="zh-CN"/>
        </w:rPr>
        <w:t>SaaS</w:t>
      </w:r>
      <w:r w:rsidRPr="00132E08">
        <w:rPr>
          <w:rFonts w:hint="eastAsia"/>
          <w:color w:val="FF0000"/>
          <w:lang w:eastAsia="zh-CN"/>
        </w:rPr>
        <w:t>、物联网的发展，以及后期使用的技术</w:t>
      </w:r>
      <w:r>
        <w:rPr>
          <w:rFonts w:hint="eastAsia"/>
          <w:color w:val="FF0000"/>
          <w:lang w:eastAsia="zh-CN"/>
        </w:rPr>
        <w:t>背景，结合实际的发展背景</w:t>
      </w:r>
    </w:p>
  </w:comment>
  <w:comment w:id="30" w:author="Miley Ren" w:date="2017-11-08T10:55:00Z" w:initials="MR">
    <w:p w14:paraId="0CC0B1B1" w14:textId="6B4A5D4F" w:rsidR="007D266D" w:rsidRDefault="007D266D">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47" w:author="Miley Ren" w:date="2017-11-17T12:08:00Z" w:initials="MR">
    <w:p w14:paraId="4934007A" w14:textId="72EBE8EF" w:rsidR="007D266D" w:rsidRDefault="007D266D">
      <w:pPr>
        <w:pStyle w:val="ab"/>
        <w:ind w:firstLine="420"/>
      </w:pPr>
      <w:r>
        <w:rPr>
          <w:rStyle w:val="aa"/>
        </w:rPr>
        <w:annotationRef/>
      </w:r>
      <w:r w:rsidRPr="009F1F7E">
        <w:rPr>
          <w:rFonts w:hint="eastAsia"/>
        </w:rPr>
        <w:t>大标下的一段讲平台用了什么技术，为什么用，解释或者评价，或者技术前面加上定语，相当于每章的摘要，不要写本章写了什么什么</w:t>
      </w:r>
    </w:p>
    <w:p w14:paraId="679C9DB3" w14:textId="7E5AD688" w:rsidR="007D266D" w:rsidRDefault="007D266D">
      <w:pPr>
        <w:pStyle w:val="ab"/>
        <w:ind w:firstLine="480"/>
      </w:pPr>
      <w:r w:rsidRPr="009F1F7E">
        <w:rPr>
          <w:rFonts w:hint="eastAsia"/>
        </w:rPr>
        <w:t>给整个平台系统起个名字，使用缩写</w:t>
      </w:r>
    </w:p>
  </w:comment>
  <w:comment w:id="58" w:author="Miley Ren" w:date="2017-11-16T17:25:00Z" w:initials="MR">
    <w:p w14:paraId="4ABD14EA" w14:textId="09FC9284" w:rsidR="007D266D" w:rsidRDefault="007D266D">
      <w:pPr>
        <w:pStyle w:val="ab"/>
        <w:ind w:firstLine="420"/>
      </w:pPr>
      <w:r>
        <w:rPr>
          <w:rStyle w:val="aa"/>
        </w:rPr>
        <w:annotationRef/>
      </w:r>
      <w:r>
        <w:t>改内容</w:t>
      </w:r>
    </w:p>
  </w:comment>
  <w:comment w:id="83" w:author="Miley Ren" w:date="2017-11-17T22:56:00Z" w:initials="MR">
    <w:p w14:paraId="4D28FF0D" w14:textId="77777777" w:rsidR="007D266D" w:rsidRDefault="007D266D" w:rsidP="006873BB">
      <w:pPr>
        <w:pStyle w:val="ab"/>
        <w:ind w:firstLine="420"/>
      </w:pPr>
      <w:r>
        <w:rPr>
          <w:rStyle w:val="aa"/>
        </w:rPr>
        <w:annotationRef/>
      </w:r>
      <w:r>
        <w:rPr>
          <w:rStyle w:val="aa"/>
        </w:rPr>
        <w:annotationRef/>
      </w:r>
      <w:r>
        <w:rPr>
          <w:rFonts w:hint="eastAsia"/>
        </w:rPr>
        <w:t>图</w:t>
      </w:r>
      <w:r>
        <w:rPr>
          <w:rFonts w:hint="eastAsia"/>
        </w:rPr>
        <w:t xml:space="preserve"> </w:t>
      </w:r>
      <w:r>
        <w:rPr>
          <w:rFonts w:hint="eastAsia"/>
        </w:rPr>
        <w:t>运营商营业员（都改成营业员）、</w:t>
      </w:r>
      <w:r>
        <w:rPr>
          <w:rFonts w:hint="eastAsia"/>
          <w:lang w:eastAsia="zh-CN"/>
        </w:rPr>
        <w:t>4</w:t>
      </w:r>
      <w:r>
        <w:t>G</w:t>
      </w:r>
      <w:r>
        <w:rPr>
          <w:rFonts w:hint="eastAsia"/>
        </w:rPr>
        <w:t>网络连接方式不对，支付的网络连接，服务画成三台，</w:t>
      </w:r>
      <w:r>
        <w:rPr>
          <w:rFonts w:hint="eastAsia"/>
        </w:rPr>
        <w:t xml:space="preserve"> </w:t>
      </w:r>
      <w:r>
        <w:rPr>
          <w:rFonts w:hint="eastAsia"/>
        </w:rPr>
        <w:t>怎么连的画清楚。防火墙要有，路由器要有，交换机要有，通信网关可以没有，（去参考，宝山区，医院和社区的拓扑结构）是有管理功能的。每次有不同的版本，比如华师大版本和人民广场的版本不一样，程序是不一样的</w:t>
      </w:r>
    </w:p>
    <w:p w14:paraId="370D0E8D" w14:textId="0AF3FC76" w:rsidR="007D266D" w:rsidRDefault="007D266D">
      <w:pPr>
        <w:pStyle w:val="ab"/>
        <w:ind w:firstLine="480"/>
      </w:pPr>
    </w:p>
  </w:comment>
  <w:comment w:id="99" w:author="Miley Ren" w:date="2017-11-18T00:48:00Z" w:initials="MR">
    <w:p w14:paraId="656A3633" w14:textId="77777777" w:rsidR="007D266D" w:rsidRDefault="007D266D" w:rsidP="0084057A">
      <w:pPr>
        <w:pStyle w:val="2"/>
      </w:pPr>
      <w:r>
        <w:rPr>
          <w:rStyle w:val="aa"/>
        </w:rPr>
        <w:annotationRef/>
      </w:r>
      <w:r w:rsidRPr="009E3291">
        <w:rPr>
          <w:rFonts w:hint="eastAsia"/>
        </w:rPr>
        <w:t>（关键技术贴代码，常规功能贴图）</w:t>
      </w:r>
    </w:p>
    <w:p w14:paraId="18083F6B" w14:textId="0F759B9B" w:rsidR="007D266D" w:rsidRDefault="007D266D">
      <w:pPr>
        <w:pStyle w:val="ab"/>
        <w:ind w:firstLine="480"/>
      </w:pPr>
    </w:p>
  </w:comment>
  <w:comment w:id="101" w:author="Miley Ren" w:date="2017-11-17T20:46:00Z" w:initials="MR">
    <w:p w14:paraId="652A17FB" w14:textId="047A92F4" w:rsidR="007D266D" w:rsidRDefault="007D266D">
      <w:pPr>
        <w:pStyle w:val="ab"/>
        <w:ind w:firstLine="420"/>
      </w:pPr>
      <w:r>
        <w:rPr>
          <w:rStyle w:val="aa"/>
        </w:rPr>
        <w:annotationRef/>
      </w:r>
      <w:r>
        <w:rPr>
          <w:rFonts w:hint="eastAsia"/>
          <w:lang w:eastAsia="zh-CN"/>
        </w:rPr>
        <w:t>可以再考虑使用外部加密</w:t>
      </w:r>
    </w:p>
  </w:comment>
  <w:comment w:id="106" w:author="Miley Ren" w:date="2017-11-17T12:02:00Z" w:initials="MR">
    <w:p w14:paraId="778F18B8" w14:textId="77777777" w:rsidR="007D266D" w:rsidRDefault="007D266D" w:rsidP="00E55274">
      <w:pPr>
        <w:pStyle w:val="3"/>
      </w:pPr>
      <w:r>
        <w:rPr>
          <w:rStyle w:val="aa"/>
        </w:rPr>
        <w:annotationRef/>
      </w:r>
      <w:r>
        <w:rPr>
          <w:rFonts w:hint="eastAsia"/>
          <w:lang w:eastAsia="zh-CN"/>
        </w:rPr>
        <w:t>（主要讲运营商的注册，管理员的初始化，给出类图和部分实现代码）</w:t>
      </w:r>
    </w:p>
    <w:p w14:paraId="34142D4F" w14:textId="051AFE01" w:rsidR="007D266D" w:rsidRDefault="007D266D">
      <w:pPr>
        <w:pStyle w:val="ab"/>
        <w:ind w:firstLine="480"/>
      </w:pPr>
    </w:p>
  </w:comment>
  <w:comment w:id="111" w:author="Miley Ren" w:date="2017-11-17T11:16:00Z" w:initials="MR">
    <w:p w14:paraId="2A103621" w14:textId="77777777" w:rsidR="007D266D" w:rsidRDefault="007D266D">
      <w:pPr>
        <w:pStyle w:val="ab"/>
        <w:ind w:firstLine="420"/>
        <w:rPr>
          <w:lang w:eastAsia="zh-CN"/>
        </w:rPr>
      </w:pPr>
      <w:r>
        <w:rPr>
          <w:rStyle w:val="aa"/>
        </w:rPr>
        <w:annotationRef/>
      </w:r>
      <w:r w:rsidRPr="004330C5">
        <w:rPr>
          <w:rFonts w:hint="eastAsia"/>
          <w:color w:val="FF0000"/>
          <w:lang w:eastAsia="zh-CN"/>
        </w:rPr>
        <w:t>关键技术</w:t>
      </w:r>
    </w:p>
    <w:p w14:paraId="5C32C923" w14:textId="77777777" w:rsidR="007D266D" w:rsidRDefault="007D266D">
      <w:pPr>
        <w:pStyle w:val="ab"/>
        <w:ind w:firstLine="480"/>
        <w:rPr>
          <w:lang w:eastAsia="zh-CN"/>
        </w:rPr>
      </w:pPr>
    </w:p>
    <w:p w14:paraId="40CFA392" w14:textId="4AF96209" w:rsidR="007D266D" w:rsidRDefault="007D266D">
      <w:pPr>
        <w:pStyle w:val="ab"/>
        <w:ind w:firstLine="480"/>
        <w:rPr>
          <w:lang w:eastAsia="zh-CN"/>
        </w:rPr>
      </w:pPr>
      <w:r>
        <w:rPr>
          <w:rFonts w:hint="eastAsia"/>
          <w:lang w:eastAsia="zh-CN"/>
        </w:rPr>
        <w:t>串口关键技术实现</w:t>
      </w:r>
    </w:p>
    <w:p w14:paraId="0F8EB6F1" w14:textId="679AB961" w:rsidR="007D266D" w:rsidRDefault="007D266D">
      <w:pPr>
        <w:pStyle w:val="ab"/>
        <w:ind w:firstLine="480"/>
      </w:pPr>
      <w:r>
        <w:rPr>
          <w:rFonts w:hint="eastAsia"/>
          <w:lang w:eastAsia="zh-CN"/>
        </w:rPr>
        <w:t>软件自动更新（如广告的更新，促销活动程序是需要需改的，所以自动更新就非常必要）</w:t>
      </w:r>
    </w:p>
  </w:comment>
  <w:comment w:id="110" w:author="Miley Ren" w:date="2017-11-17T09:25:00Z" w:initials="MR">
    <w:p w14:paraId="24D9AF47" w14:textId="77777777" w:rsidR="007D266D" w:rsidRDefault="007D266D" w:rsidP="002D3998">
      <w:pPr>
        <w:pStyle w:val="3"/>
      </w:pPr>
      <w:r>
        <w:rPr>
          <w:rStyle w:val="aa"/>
        </w:rPr>
        <w:annotationRef/>
      </w:r>
      <w:bookmarkStart w:id="112" w:name="_Toc498607518"/>
      <w:r>
        <w:t>数据包的封装</w:t>
      </w:r>
      <w:r>
        <w:rPr>
          <w:rFonts w:hint="eastAsia"/>
        </w:rPr>
        <w:t>、</w:t>
      </w:r>
      <w:r>
        <w:t>内部组成</w:t>
      </w:r>
      <w:r>
        <w:rPr>
          <w:rFonts w:hint="eastAsia"/>
        </w:rPr>
        <w:t xml:space="preserve">  </w:t>
      </w:r>
      <w:r>
        <w:rPr>
          <w:rFonts w:hint="eastAsia"/>
        </w:rPr>
        <w:t>参考夏伟的那篇论文</w:t>
      </w:r>
      <w:bookmarkEnd w:id="112"/>
    </w:p>
    <w:p w14:paraId="310BE577" w14:textId="306EC71F" w:rsidR="007D266D" w:rsidRDefault="007D266D" w:rsidP="002D3998">
      <w:pPr>
        <w:pStyle w:val="ab"/>
        <w:ind w:firstLineChars="0" w:firstLine="0"/>
      </w:pPr>
    </w:p>
  </w:comment>
  <w:comment w:id="114" w:author="Miley Ren" w:date="2017-11-19T00:51:00Z" w:initials="MR">
    <w:p w14:paraId="4A959465" w14:textId="1E685530" w:rsidR="00F3711A" w:rsidRDefault="00F3711A">
      <w:pPr>
        <w:pStyle w:val="ab"/>
        <w:ind w:firstLine="420"/>
      </w:pPr>
      <w:r>
        <w:rPr>
          <w:rStyle w:val="aa"/>
        </w:rPr>
        <w:annotationRef/>
      </w:r>
      <w:r>
        <w:t>仔细些加密</w:t>
      </w:r>
    </w:p>
  </w:comment>
  <w:comment w:id="124" w:author="Miley Ren" w:date="2017-11-12T08:30:00Z" w:initials="MR">
    <w:p w14:paraId="3CF0E107" w14:textId="405855CA" w:rsidR="007D266D" w:rsidRDefault="007D266D">
      <w:pPr>
        <w:pStyle w:val="ab"/>
        <w:ind w:firstLine="420"/>
      </w:pPr>
      <w:r>
        <w:rPr>
          <w:rStyle w:val="aa"/>
        </w:rPr>
        <w:annotationRef/>
      </w:r>
      <w:r>
        <w:t>总结和展望好好写</w:t>
      </w:r>
    </w:p>
  </w:comment>
  <w:comment w:id="129" w:author="Miley Ren" w:date="2017-11-11T23:31:00Z" w:initials="MR">
    <w:p w14:paraId="34477B32" w14:textId="02673968" w:rsidR="007D266D" w:rsidRDefault="007D266D">
      <w:pPr>
        <w:pStyle w:val="ab"/>
        <w:ind w:firstLine="420"/>
      </w:pPr>
      <w:r>
        <w:rPr>
          <w:rStyle w:val="aa"/>
        </w:rPr>
        <w:annotationRef/>
      </w:r>
      <w:r>
        <w:t>参考文献重写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679C9DB3" w15:done="0"/>
  <w15:commentEx w15:paraId="4ABD14EA" w15:done="0"/>
  <w15:commentEx w15:paraId="370D0E8D" w15:done="0"/>
  <w15:commentEx w15:paraId="18083F6B" w15:done="0"/>
  <w15:commentEx w15:paraId="652A17FB" w15:done="0"/>
  <w15:commentEx w15:paraId="34142D4F" w15:done="0"/>
  <w15:commentEx w15:paraId="0F8EB6F1" w15:done="0"/>
  <w15:commentEx w15:paraId="310BE577" w15:done="0"/>
  <w15:commentEx w15:paraId="4A959465" w15:done="0"/>
  <w15:commentEx w15:paraId="3CF0E107" w15:done="0"/>
  <w15:commentEx w15:paraId="34477B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A5009A" w14:textId="77777777" w:rsidR="008B30F8" w:rsidRPr="005B5109" w:rsidRDefault="008B30F8" w:rsidP="005B5109">
      <w:pPr>
        <w:pStyle w:val="a6"/>
        <w:ind w:firstLineChars="0" w:firstLine="0"/>
      </w:pPr>
    </w:p>
  </w:endnote>
  <w:endnote w:type="continuationSeparator" w:id="0">
    <w:p w14:paraId="00EAC11B" w14:textId="77777777" w:rsidR="008B30F8" w:rsidRPr="005651D7" w:rsidRDefault="008B30F8" w:rsidP="005651D7">
      <w:pPr>
        <w:pStyle w:val="a6"/>
        <w:ind w:firstLineChars="0" w:firstLine="0"/>
      </w:pPr>
    </w:p>
  </w:endnote>
  <w:endnote w:type="continuationNotice" w:id="1">
    <w:p w14:paraId="711133D3" w14:textId="77777777" w:rsidR="008B30F8" w:rsidRPr="00632ABF" w:rsidRDefault="008B30F8" w:rsidP="005651D7">
      <w:pPr>
        <w:pStyle w:val="a6"/>
        <w:ind w:firstLineChars="0" w:firstLine="0"/>
      </w:pPr>
    </w:p>
  </w:endnote>
  <w:endnote w:id="2">
    <w:p w14:paraId="22BD2F37" w14:textId="2DA08848"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66388C64" w14:textId="249E71B3" w:rsidR="007D266D" w:rsidRPr="00C178D5" w:rsidRDefault="007D266D"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7D266D" w:rsidRPr="00DD45F9" w:rsidRDefault="007D266D"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7D266D" w:rsidRPr="004B1D41" w:rsidRDefault="007D266D"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7D266D" w:rsidRPr="00787D88" w:rsidRDefault="007D266D"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7D266D" w:rsidRPr="00932E5A" w:rsidRDefault="007D266D"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7D266D" w:rsidRPr="00787D88" w:rsidRDefault="007D266D"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7D266D" w:rsidRPr="00932E5A" w:rsidRDefault="007D266D"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7D266D" w:rsidRPr="00A46C57" w:rsidRDefault="007D266D"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77777777" w:rsidR="007D266D" w:rsidRPr="006B1015" w:rsidRDefault="007D266D"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p>
  </w:endnote>
  <w:endnote w:id="12">
    <w:p w14:paraId="2B49C2D9" w14:textId="737DBFB6" w:rsidR="007D266D" w:rsidRPr="00806705" w:rsidRDefault="007D266D"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20C2A3" w:rsidR="007D266D" w:rsidRPr="00376B07" w:rsidRDefault="007D266D"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软件:电子版, 2013(5):115-116.</w:t>
      </w:r>
    </w:p>
  </w:endnote>
  <w:endnote w:id="14">
    <w:p w14:paraId="2E4CCAFC" w14:textId="77777777" w:rsidR="007D266D" w:rsidRPr="00B70C8B" w:rsidRDefault="007D266D"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77CC4A02"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9">
    <w:p w14:paraId="1D4D37C5" w14:textId="485E7FE7" w:rsidR="007D266D" w:rsidRPr="003A5F94" w:rsidRDefault="007D266D"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Cusumano M. Cloud computing and SaaS as new computing platforms[M]. ACM, 2010.</w:t>
      </w:r>
    </w:p>
  </w:endnote>
  <w:endnote w:id="20">
    <w:p w14:paraId="3D2336A2" w14:textId="7C4E8F9E" w:rsidR="007D266D" w:rsidRPr="003B7152" w:rsidRDefault="007D266D"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3B7152">
        <w:rPr>
          <w:rFonts w:asciiTheme="minorEastAsia" w:hAnsiTheme="minorEastAsia"/>
          <w:szCs w:val="24"/>
        </w:rPr>
        <w:t xml:space="preserve"> Frederick Chong , Gianpaolo Carraro .Architecture Strategies for</w:t>
      </w:r>
      <w:r w:rsidRPr="003B7152">
        <w:rPr>
          <w:rFonts w:asciiTheme="minorEastAsia" w:hAnsiTheme="minorEastAsia"/>
          <w:szCs w:val="24"/>
        </w:rPr>
        <w:br/>
        <w:t>Catching the Long Tai [ EB/OL ] .http :// msdn2 .microsoft .</w:t>
      </w:r>
      <w:r w:rsidRPr="003B7152">
        <w:rPr>
          <w:rFonts w:asciiTheme="minorEastAsia" w:hAnsiTheme="minorEastAsia"/>
          <w:szCs w:val="24"/>
        </w:rPr>
        <w:br/>
        <w:t>com/ en -us/ library/ Aa479069 .aspx , 2006 -12 -10 .</w:t>
      </w:r>
    </w:p>
  </w:endnote>
  <w:endnote w:id="21">
    <w:p w14:paraId="49837AD0" w14:textId="3C9EE9C4" w:rsidR="007D266D" w:rsidRPr="00527EC9" w:rsidRDefault="007D266D"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7D266D" w:rsidRPr="003A5F94" w:rsidRDefault="007D266D" w:rsidP="003A5F94">
      <w:pPr>
        <w:spacing w:line="276" w:lineRule="auto"/>
        <w:ind w:firstLineChars="0" w:firstLine="0"/>
        <w:rPr>
          <w:lang w:val="x-none"/>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18FFE2F7"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24">
    <w:p w14:paraId="3FC90C2A" w14:textId="77777777" w:rsidR="007D266D" w:rsidRPr="004B1D41" w:rsidRDefault="007D266D"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5">
    <w:p w14:paraId="08AB0EB0" w14:textId="04ACE07E"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26">
    <w:p w14:paraId="275CD4AF" w14:textId="63B258D8"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7">
    <w:p w14:paraId="57FCC6A8" w14:textId="02EF06D2"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8">
    <w:p w14:paraId="0E544189" w14:textId="77777777" w:rsidR="007D266D" w:rsidRPr="004B1D41" w:rsidRDefault="007D266D"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9">
    <w:p w14:paraId="72EDE0EC" w14:textId="77777777" w:rsidR="007D266D" w:rsidRPr="004B1D41" w:rsidRDefault="007D266D"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30">
    <w:p w14:paraId="596823CC" w14:textId="5E6A6D27"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1">
    <w:p w14:paraId="2198DB97" w14:textId="0E6276A4"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2">
    <w:p w14:paraId="0DA7BAAF" w14:textId="77777777" w:rsidR="007D266D" w:rsidRPr="004B1D41" w:rsidRDefault="007D266D"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3">
    <w:p w14:paraId="1A4C45C4" w14:textId="0B89CDCE"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4">
    <w:p w14:paraId="0868FE65" w14:textId="77777777" w:rsidR="007D266D" w:rsidRPr="004B1D41" w:rsidRDefault="007D266D"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5">
    <w:p w14:paraId="74F3C627" w14:textId="77777777" w:rsidR="007D266D" w:rsidRPr="004B1D41" w:rsidRDefault="007D266D"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6">
    <w:p w14:paraId="576AE019" w14:textId="668D9118" w:rsidR="007D266D" w:rsidRPr="004B1D41" w:rsidRDefault="007D26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7">
    <w:p w14:paraId="18595F19" w14:textId="440A4F03" w:rsidR="007D266D" w:rsidRPr="002A536B" w:rsidRDefault="007D266D"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8">
    <w:p w14:paraId="4A4FCECC" w14:textId="763F0C39" w:rsidR="007D266D" w:rsidRPr="003D3F09" w:rsidRDefault="007D266D"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9">
    <w:p w14:paraId="2F417A0C" w14:textId="77777777" w:rsidR="007D266D" w:rsidRPr="003E0132" w:rsidRDefault="007D266D" w:rsidP="00F90A7C">
      <w:pPr>
        <w:spacing w:line="276" w:lineRule="auto"/>
        <w:ind w:firstLineChars="0" w:firstLine="0"/>
        <w:rPr>
          <w:lang w:val="x-none"/>
        </w:rPr>
      </w:pPr>
      <w:r>
        <w:rPr>
          <w:rFonts w:asciiTheme="minorEastAsia" w:hAnsiTheme="minorEastAsia"/>
          <w:szCs w:val="24"/>
        </w:rPr>
        <w:t>[</w:t>
      </w:r>
      <w:r w:rsidRPr="003E0132">
        <w:rPr>
          <w:rFonts w:asciiTheme="minorEastAsia" w:hAnsiTheme="minorEastAsia"/>
          <w:szCs w:val="24"/>
        </w:rPr>
        <w:endnoteRef/>
      </w:r>
      <w:r>
        <w:rPr>
          <w:rFonts w:asciiTheme="minorEastAsia" w:hAnsiTheme="minorEastAsia" w:hint="eastAsia"/>
          <w:szCs w:val="24"/>
        </w:rPr>
        <w:t>]</w:t>
      </w:r>
      <w:r w:rsidRPr="003E0132">
        <w:rPr>
          <w:rFonts w:asciiTheme="minorEastAsia" w:hAnsiTheme="minorEastAsia"/>
          <w:szCs w:val="24"/>
        </w:rPr>
        <w:t>张玉龙, 李志峰, 赵勋. 对4G移动通信技术应用与发展的展望[J]. 信息通信, 2013(1):226-226.</w:t>
      </w:r>
    </w:p>
  </w:endnote>
  <w:endnote w:id="40">
    <w:p w14:paraId="7DF3E3D0" w14:textId="77777777" w:rsidR="007D266D" w:rsidRPr="007F34E7" w:rsidRDefault="007D266D"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41">
    <w:p w14:paraId="1077B161" w14:textId="77777777" w:rsidR="007D266D" w:rsidRPr="00A22381" w:rsidRDefault="007D266D"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42">
    <w:p w14:paraId="5ADC91CE" w14:textId="77777777" w:rsidR="007D266D" w:rsidRPr="00DF52A8" w:rsidRDefault="007D266D"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3">
    <w:p w14:paraId="5AD2752F" w14:textId="77777777" w:rsidR="007D266D" w:rsidRPr="006B1015" w:rsidRDefault="007D266D"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4">
    <w:p w14:paraId="126B2D75" w14:textId="70A403C6" w:rsidR="007D266D" w:rsidRPr="008A6523" w:rsidRDefault="007D266D"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]马艳丽, 杨奎河. 基于SSH框架的自动售货机远程监控管理系统的设计与实现[J]. 数字通信世界, 2017(8).</w:t>
      </w:r>
    </w:p>
  </w:endnote>
  <w:endnote w:id="45">
    <w:p w14:paraId="6ABA5F15" w14:textId="77777777" w:rsidR="007D266D" w:rsidRPr="008B1875" w:rsidRDefault="007D266D" w:rsidP="00D149C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6">
    <w:p w14:paraId="24064D6D" w14:textId="4ABF8B34" w:rsidR="007D266D" w:rsidRPr="008B1875" w:rsidRDefault="007D266D"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7">
    <w:p w14:paraId="54245569" w14:textId="1CF923F0" w:rsidR="007D266D" w:rsidRPr="00876AFC" w:rsidRDefault="007D266D" w:rsidP="00876AF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8">
    <w:p w14:paraId="69EE346D" w14:textId="77777777" w:rsidR="007D266D" w:rsidRPr="004B1D41" w:rsidRDefault="007D266D"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9">
    <w:p w14:paraId="11C9CBB6" w14:textId="77777777" w:rsidR="007D266D" w:rsidRPr="00587B0C" w:rsidRDefault="007D266D"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50">
    <w:p w14:paraId="0598BBBE" w14:textId="77777777" w:rsidR="007D266D" w:rsidRPr="0037556C" w:rsidRDefault="007D266D"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51">
    <w:p w14:paraId="4F672B75" w14:textId="77777777" w:rsidR="007D266D" w:rsidRPr="00D339B5" w:rsidRDefault="007D266D"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52">
    <w:p w14:paraId="43FB13A0" w14:textId="77777777" w:rsidR="007D266D" w:rsidRPr="00791ACF" w:rsidRDefault="007D266D"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53">
    <w:p w14:paraId="122CBF17" w14:textId="77777777" w:rsidR="007D266D" w:rsidRPr="00AA7410" w:rsidRDefault="007D266D"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4">
    <w:p w14:paraId="59AB804A" w14:textId="77777777" w:rsidR="007D266D" w:rsidRPr="004B1D41" w:rsidRDefault="007D266D"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55">
    <w:p w14:paraId="5407EB58" w14:textId="39413DF7" w:rsidR="007D266D" w:rsidRDefault="007D266D"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6">
    <w:p w14:paraId="05D541BB" w14:textId="7C1D90C0" w:rsidR="007D266D" w:rsidRPr="000D3B11" w:rsidRDefault="007D266D"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7">
    <w:p w14:paraId="0332F930" w14:textId="096AA7F9" w:rsidR="007D266D" w:rsidRPr="000D3B11" w:rsidRDefault="007D266D" w:rsidP="000D3B11">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8">
    <w:p w14:paraId="38366C4F" w14:textId="77777777" w:rsidR="007D266D" w:rsidRPr="004B1D41" w:rsidRDefault="007D266D"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59">
    <w:p w14:paraId="1AE5EE44" w14:textId="77777777" w:rsidR="007D266D" w:rsidRPr="004B1D41" w:rsidRDefault="007D266D"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60">
    <w:p w14:paraId="0E223E79" w14:textId="77777777" w:rsidR="007D266D" w:rsidRPr="004B1D41" w:rsidRDefault="007D266D"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7D266D" w:rsidRDefault="007D266D">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7D266D" w:rsidRDefault="007D266D">
    <w:pPr>
      <w:pStyle w:val="a6"/>
      <w:ind w:firstLine="360"/>
      <w:jc w:val="center"/>
    </w:pPr>
  </w:p>
  <w:p w14:paraId="171701BB" w14:textId="77777777" w:rsidR="007D266D" w:rsidRDefault="007D266D">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7D266D" w:rsidRDefault="007D266D">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7D266D" w:rsidRDefault="007D266D">
    <w:pPr>
      <w:pStyle w:val="a6"/>
      <w:ind w:firstLine="360"/>
      <w:jc w:val="center"/>
    </w:pPr>
  </w:p>
  <w:p w14:paraId="323A3F9D" w14:textId="77777777" w:rsidR="007D266D" w:rsidRDefault="007D266D">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7D266D" w:rsidRDefault="007D266D" w:rsidP="00F54CD9">
    <w:pPr>
      <w:pStyle w:val="a6"/>
      <w:ind w:firstLine="360"/>
    </w:pPr>
  </w:p>
  <w:p w14:paraId="60063D9F" w14:textId="77777777" w:rsidR="007D266D" w:rsidRDefault="007D266D">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7D266D" w:rsidRDefault="007D266D">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225974"/>
      <w:docPartObj>
        <w:docPartGallery w:val="Page Numbers (Bottom of Page)"/>
        <w:docPartUnique/>
      </w:docPartObj>
    </w:sdtPr>
    <w:sdtContent>
      <w:p w14:paraId="3DE18ABF" w14:textId="31F6BC04" w:rsidR="007D266D" w:rsidRDefault="007D266D">
        <w:pPr>
          <w:pStyle w:val="a6"/>
          <w:ind w:firstLine="360"/>
          <w:jc w:val="center"/>
        </w:pPr>
        <w:r>
          <w:fldChar w:fldCharType="begin"/>
        </w:r>
        <w:r>
          <w:instrText>PAGE   \* MERGEFORMAT</w:instrText>
        </w:r>
        <w:r>
          <w:fldChar w:fldCharType="separate"/>
        </w:r>
        <w:r w:rsidR="00477035" w:rsidRPr="00477035">
          <w:rPr>
            <w:noProof/>
            <w:lang w:val="zh-CN" w:eastAsia="zh-CN"/>
          </w:rPr>
          <w:t>71</w:t>
        </w:r>
        <w:r>
          <w:fldChar w:fldCharType="end"/>
        </w:r>
      </w:p>
    </w:sdtContent>
  </w:sdt>
  <w:p w14:paraId="35649A9A" w14:textId="77777777" w:rsidR="007D266D" w:rsidRDefault="007D266D">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FF076" w14:textId="77777777" w:rsidR="008B30F8" w:rsidRDefault="008B30F8" w:rsidP="00EF780A">
      <w:pPr>
        <w:spacing w:line="240" w:lineRule="auto"/>
        <w:ind w:firstLine="480"/>
      </w:pPr>
      <w:r>
        <w:separator/>
      </w:r>
    </w:p>
  </w:footnote>
  <w:footnote w:type="continuationSeparator" w:id="0">
    <w:p w14:paraId="2A732ADA" w14:textId="77777777" w:rsidR="008B30F8" w:rsidRDefault="008B30F8" w:rsidP="00EF780A">
      <w:pPr>
        <w:spacing w:line="240" w:lineRule="auto"/>
        <w:ind w:firstLine="480"/>
      </w:pPr>
      <w:r>
        <w:continuationSeparator/>
      </w:r>
    </w:p>
  </w:footnote>
  <w:footnote w:type="continuationNotice" w:id="1">
    <w:p w14:paraId="67FDCCE7" w14:textId="77777777" w:rsidR="008B30F8" w:rsidRDefault="008B30F8">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7D266D" w:rsidRDefault="007D266D">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7D266D" w:rsidRDefault="007D266D">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7D266D" w:rsidRDefault="007D266D">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7D266D" w:rsidRPr="00F54CD9" w:rsidRDefault="007D266D"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7D266D" w:rsidRDefault="007D266D">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7D266D" w:rsidRDefault="007D266D">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7D266D" w:rsidRDefault="007D266D">
    <w:pPr>
      <w:pStyle w:val="a5"/>
      <w:ind w:firstLine="360"/>
    </w:pPr>
    <w:r>
      <w:rPr>
        <w:rFonts w:hint="eastAsia"/>
        <w:lang w:eastAsia="zh-CN"/>
      </w:rPr>
      <w:t>华东师范大学</w:t>
    </w:r>
    <w:r>
      <w:t>专业硕士学位论文</w:t>
    </w:r>
  </w:p>
  <w:p w14:paraId="3B514A3F" w14:textId="630A842C" w:rsidR="007D266D" w:rsidRPr="00F54CD9" w:rsidRDefault="007D266D"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606037"/>
    <w:multiLevelType w:val="multilevel"/>
    <w:tmpl w:val="980C780A"/>
    <w:lvl w:ilvl="0">
      <w:start w:val="1"/>
      <w:numFmt w:val="decimal"/>
      <w:lvlText w:val="%1."/>
      <w:lvlJc w:val="left"/>
      <w:pPr>
        <w:ind w:left="900" w:hanging="420"/>
      </w:pPr>
      <w:rPr>
        <w:rFonts w:hint="eastAsia"/>
      </w:rPr>
    </w:lvl>
    <w:lvl w:ilvl="1">
      <w:start w:val="3"/>
      <w:numFmt w:val="decimal"/>
      <w:isLgl/>
      <w:lvlText w:val="%1.%2"/>
      <w:lvlJc w:val="left"/>
      <w:pPr>
        <w:ind w:left="1080" w:hanging="60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13B96353"/>
    <w:multiLevelType w:val="multilevel"/>
    <w:tmpl w:val="6DEC7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A3DA4"/>
    <w:multiLevelType w:val="hybridMultilevel"/>
    <w:tmpl w:val="4498098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FC617C0"/>
    <w:multiLevelType w:val="hybridMultilevel"/>
    <w:tmpl w:val="53A8C9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7869DB"/>
    <w:multiLevelType w:val="hybridMultilevel"/>
    <w:tmpl w:val="C400B8EC"/>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5C77CA"/>
    <w:multiLevelType w:val="hybridMultilevel"/>
    <w:tmpl w:val="ABFC5E42"/>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D9F09D2"/>
    <w:multiLevelType w:val="hybridMultilevel"/>
    <w:tmpl w:val="F5E28F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6004F0"/>
    <w:multiLevelType w:val="multilevel"/>
    <w:tmpl w:val="218EA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533171"/>
    <w:multiLevelType w:val="hybridMultilevel"/>
    <w:tmpl w:val="8768361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C393DE0"/>
    <w:multiLevelType w:val="hybridMultilevel"/>
    <w:tmpl w:val="AE5C8F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315D8E"/>
    <w:multiLevelType w:val="hybridMultilevel"/>
    <w:tmpl w:val="9A08C4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0D33047"/>
    <w:multiLevelType w:val="hybridMultilevel"/>
    <w:tmpl w:val="AED815C2"/>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2"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5"/>
  </w:num>
  <w:num w:numId="2">
    <w:abstractNumId w:val="13"/>
  </w:num>
  <w:num w:numId="3">
    <w:abstractNumId w:val="27"/>
  </w:num>
  <w:num w:numId="4">
    <w:abstractNumId w:val="5"/>
  </w:num>
  <w:num w:numId="5">
    <w:abstractNumId w:val="16"/>
  </w:num>
  <w:num w:numId="6">
    <w:abstractNumId w:val="15"/>
  </w:num>
  <w:num w:numId="7">
    <w:abstractNumId w:val="14"/>
  </w:num>
  <w:num w:numId="8">
    <w:abstractNumId w:val="33"/>
  </w:num>
  <w:num w:numId="9">
    <w:abstractNumId w:val="30"/>
  </w:num>
  <w:num w:numId="10">
    <w:abstractNumId w:val="31"/>
  </w:num>
  <w:num w:numId="11">
    <w:abstractNumId w:val="21"/>
  </w:num>
  <w:num w:numId="12">
    <w:abstractNumId w:val="20"/>
  </w:num>
  <w:num w:numId="13">
    <w:abstractNumId w:val="4"/>
  </w:num>
  <w:num w:numId="14">
    <w:abstractNumId w:val="17"/>
  </w:num>
  <w:num w:numId="15">
    <w:abstractNumId w:val="7"/>
  </w:num>
  <w:num w:numId="16">
    <w:abstractNumId w:val="1"/>
  </w:num>
  <w:num w:numId="17">
    <w:abstractNumId w:val="24"/>
  </w:num>
  <w:num w:numId="18">
    <w:abstractNumId w:val="8"/>
  </w:num>
  <w:num w:numId="19">
    <w:abstractNumId w:val="0"/>
  </w:num>
  <w:num w:numId="20">
    <w:abstractNumId w:val="9"/>
  </w:num>
  <w:num w:numId="21">
    <w:abstractNumId w:val="3"/>
  </w:num>
  <w:num w:numId="22">
    <w:abstractNumId w:val="11"/>
  </w:num>
  <w:num w:numId="23">
    <w:abstractNumId w:val="26"/>
  </w:num>
  <w:num w:numId="24">
    <w:abstractNumId w:val="6"/>
  </w:num>
  <w:num w:numId="25">
    <w:abstractNumId w:val="23"/>
  </w:num>
  <w:num w:numId="26">
    <w:abstractNumId w:val="28"/>
  </w:num>
  <w:num w:numId="27">
    <w:abstractNumId w:val="32"/>
  </w:num>
  <w:num w:numId="28">
    <w:abstractNumId w:val="10"/>
  </w:num>
  <w:num w:numId="29">
    <w:abstractNumId w:val="12"/>
  </w:num>
  <w:num w:numId="30">
    <w:abstractNumId w:val="22"/>
  </w:num>
  <w:num w:numId="31">
    <w:abstractNumId w:val="19"/>
  </w:num>
  <w:num w:numId="32">
    <w:abstractNumId w:val="2"/>
  </w:num>
  <w:num w:numId="33">
    <w:abstractNumId w:val="18"/>
  </w:num>
  <w:num w:numId="34">
    <w:abstractNumId w:val="2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0E1"/>
    <w:rsid w:val="000022FC"/>
    <w:rsid w:val="00002582"/>
    <w:rsid w:val="00002891"/>
    <w:rsid w:val="00002AA3"/>
    <w:rsid w:val="00002BDB"/>
    <w:rsid w:val="00002E87"/>
    <w:rsid w:val="00002F46"/>
    <w:rsid w:val="00002FF3"/>
    <w:rsid w:val="00003042"/>
    <w:rsid w:val="00003046"/>
    <w:rsid w:val="000033D9"/>
    <w:rsid w:val="000034B6"/>
    <w:rsid w:val="00003545"/>
    <w:rsid w:val="00003558"/>
    <w:rsid w:val="0000365E"/>
    <w:rsid w:val="000036EE"/>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724"/>
    <w:rsid w:val="00010873"/>
    <w:rsid w:val="00010E5A"/>
    <w:rsid w:val="00010ECF"/>
    <w:rsid w:val="00010F97"/>
    <w:rsid w:val="00011024"/>
    <w:rsid w:val="000110E7"/>
    <w:rsid w:val="0001115A"/>
    <w:rsid w:val="000111E1"/>
    <w:rsid w:val="00011316"/>
    <w:rsid w:val="00011548"/>
    <w:rsid w:val="00011BB5"/>
    <w:rsid w:val="00012482"/>
    <w:rsid w:val="000128C0"/>
    <w:rsid w:val="000128E8"/>
    <w:rsid w:val="00012953"/>
    <w:rsid w:val="00012F6C"/>
    <w:rsid w:val="00012F8A"/>
    <w:rsid w:val="00013870"/>
    <w:rsid w:val="00013B5C"/>
    <w:rsid w:val="00013BA8"/>
    <w:rsid w:val="00013C86"/>
    <w:rsid w:val="00013D70"/>
    <w:rsid w:val="00014169"/>
    <w:rsid w:val="000142EE"/>
    <w:rsid w:val="00014C6B"/>
    <w:rsid w:val="000151FF"/>
    <w:rsid w:val="0001539E"/>
    <w:rsid w:val="000156E4"/>
    <w:rsid w:val="00015BAE"/>
    <w:rsid w:val="00015DEB"/>
    <w:rsid w:val="00015E93"/>
    <w:rsid w:val="00015F44"/>
    <w:rsid w:val="000163AC"/>
    <w:rsid w:val="000163DC"/>
    <w:rsid w:val="000168C3"/>
    <w:rsid w:val="00016DDF"/>
    <w:rsid w:val="00016E2E"/>
    <w:rsid w:val="000177CC"/>
    <w:rsid w:val="0001788F"/>
    <w:rsid w:val="00017A05"/>
    <w:rsid w:val="00017C95"/>
    <w:rsid w:val="00017FEE"/>
    <w:rsid w:val="0002006B"/>
    <w:rsid w:val="000200B7"/>
    <w:rsid w:val="00020268"/>
    <w:rsid w:val="000206AA"/>
    <w:rsid w:val="00020F30"/>
    <w:rsid w:val="00020F38"/>
    <w:rsid w:val="0002103D"/>
    <w:rsid w:val="00021117"/>
    <w:rsid w:val="00021494"/>
    <w:rsid w:val="000215B8"/>
    <w:rsid w:val="00021A60"/>
    <w:rsid w:val="00021F79"/>
    <w:rsid w:val="00021FEF"/>
    <w:rsid w:val="00022028"/>
    <w:rsid w:val="0002236C"/>
    <w:rsid w:val="000228D4"/>
    <w:rsid w:val="00022AB9"/>
    <w:rsid w:val="00022CAA"/>
    <w:rsid w:val="00022E8A"/>
    <w:rsid w:val="000234E3"/>
    <w:rsid w:val="00023908"/>
    <w:rsid w:val="00023A2C"/>
    <w:rsid w:val="00023D97"/>
    <w:rsid w:val="000242F5"/>
    <w:rsid w:val="000248E1"/>
    <w:rsid w:val="00024C58"/>
    <w:rsid w:val="0002501A"/>
    <w:rsid w:val="00025288"/>
    <w:rsid w:val="00025548"/>
    <w:rsid w:val="0002554C"/>
    <w:rsid w:val="00025561"/>
    <w:rsid w:val="000259A9"/>
    <w:rsid w:val="00025A0C"/>
    <w:rsid w:val="00025B10"/>
    <w:rsid w:val="000263E9"/>
    <w:rsid w:val="0002663B"/>
    <w:rsid w:val="00026684"/>
    <w:rsid w:val="00026733"/>
    <w:rsid w:val="00026B5A"/>
    <w:rsid w:val="00026C23"/>
    <w:rsid w:val="00026DF7"/>
    <w:rsid w:val="00026F5C"/>
    <w:rsid w:val="00027330"/>
    <w:rsid w:val="00027685"/>
    <w:rsid w:val="00027C24"/>
    <w:rsid w:val="000302B6"/>
    <w:rsid w:val="000303E4"/>
    <w:rsid w:val="00030890"/>
    <w:rsid w:val="0003105E"/>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3043"/>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D94"/>
    <w:rsid w:val="0004657B"/>
    <w:rsid w:val="000469BF"/>
    <w:rsid w:val="0004713D"/>
    <w:rsid w:val="00047153"/>
    <w:rsid w:val="000476C9"/>
    <w:rsid w:val="000477AF"/>
    <w:rsid w:val="00047BB9"/>
    <w:rsid w:val="00047BF9"/>
    <w:rsid w:val="00047D48"/>
    <w:rsid w:val="00047DB6"/>
    <w:rsid w:val="000501A2"/>
    <w:rsid w:val="000504C5"/>
    <w:rsid w:val="00050D0E"/>
    <w:rsid w:val="000517E6"/>
    <w:rsid w:val="00051B57"/>
    <w:rsid w:val="00051BB5"/>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FDE"/>
    <w:rsid w:val="000574B2"/>
    <w:rsid w:val="00057938"/>
    <w:rsid w:val="000600F7"/>
    <w:rsid w:val="00060201"/>
    <w:rsid w:val="0006024C"/>
    <w:rsid w:val="0006063E"/>
    <w:rsid w:val="000608A0"/>
    <w:rsid w:val="00060B84"/>
    <w:rsid w:val="00060BE1"/>
    <w:rsid w:val="00060CF3"/>
    <w:rsid w:val="00060EF5"/>
    <w:rsid w:val="00061093"/>
    <w:rsid w:val="000611F1"/>
    <w:rsid w:val="00061481"/>
    <w:rsid w:val="000615A2"/>
    <w:rsid w:val="000616D7"/>
    <w:rsid w:val="00061952"/>
    <w:rsid w:val="00061CE4"/>
    <w:rsid w:val="0006234D"/>
    <w:rsid w:val="000629CA"/>
    <w:rsid w:val="00062A03"/>
    <w:rsid w:val="00062C64"/>
    <w:rsid w:val="00062DC1"/>
    <w:rsid w:val="00062ED5"/>
    <w:rsid w:val="00062FA1"/>
    <w:rsid w:val="0006326B"/>
    <w:rsid w:val="000632C9"/>
    <w:rsid w:val="0006336B"/>
    <w:rsid w:val="000633DB"/>
    <w:rsid w:val="0006371D"/>
    <w:rsid w:val="0006391B"/>
    <w:rsid w:val="00063CF6"/>
    <w:rsid w:val="0006416B"/>
    <w:rsid w:val="00064212"/>
    <w:rsid w:val="00064320"/>
    <w:rsid w:val="000646A6"/>
    <w:rsid w:val="00064734"/>
    <w:rsid w:val="00064C8C"/>
    <w:rsid w:val="00064D14"/>
    <w:rsid w:val="00064D40"/>
    <w:rsid w:val="00064DDD"/>
    <w:rsid w:val="0006551C"/>
    <w:rsid w:val="00066228"/>
    <w:rsid w:val="00066255"/>
    <w:rsid w:val="0006650E"/>
    <w:rsid w:val="000666B3"/>
    <w:rsid w:val="00066781"/>
    <w:rsid w:val="00066972"/>
    <w:rsid w:val="00066A91"/>
    <w:rsid w:val="00066B8B"/>
    <w:rsid w:val="0006736D"/>
    <w:rsid w:val="00067482"/>
    <w:rsid w:val="00067577"/>
    <w:rsid w:val="000675CB"/>
    <w:rsid w:val="00067A53"/>
    <w:rsid w:val="00067B81"/>
    <w:rsid w:val="0007052C"/>
    <w:rsid w:val="00070552"/>
    <w:rsid w:val="00070600"/>
    <w:rsid w:val="0007077F"/>
    <w:rsid w:val="00070826"/>
    <w:rsid w:val="000711A8"/>
    <w:rsid w:val="000713F2"/>
    <w:rsid w:val="0007185C"/>
    <w:rsid w:val="00071A76"/>
    <w:rsid w:val="00071F04"/>
    <w:rsid w:val="00071F09"/>
    <w:rsid w:val="00072151"/>
    <w:rsid w:val="000723F0"/>
    <w:rsid w:val="0007291C"/>
    <w:rsid w:val="00072B6D"/>
    <w:rsid w:val="00072CB5"/>
    <w:rsid w:val="00072F94"/>
    <w:rsid w:val="00073090"/>
    <w:rsid w:val="00073140"/>
    <w:rsid w:val="00073164"/>
    <w:rsid w:val="000738A8"/>
    <w:rsid w:val="00073FB0"/>
    <w:rsid w:val="000741FB"/>
    <w:rsid w:val="0007482C"/>
    <w:rsid w:val="00074A5C"/>
    <w:rsid w:val="00074BB5"/>
    <w:rsid w:val="00074C68"/>
    <w:rsid w:val="000754EB"/>
    <w:rsid w:val="0007552F"/>
    <w:rsid w:val="00075540"/>
    <w:rsid w:val="00075B04"/>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B29"/>
    <w:rsid w:val="00081E3A"/>
    <w:rsid w:val="00082278"/>
    <w:rsid w:val="000826C1"/>
    <w:rsid w:val="000826DA"/>
    <w:rsid w:val="0008277E"/>
    <w:rsid w:val="00082CA5"/>
    <w:rsid w:val="00082E36"/>
    <w:rsid w:val="00082F6E"/>
    <w:rsid w:val="000830A8"/>
    <w:rsid w:val="00083184"/>
    <w:rsid w:val="000832DA"/>
    <w:rsid w:val="0008352B"/>
    <w:rsid w:val="00083962"/>
    <w:rsid w:val="000843F6"/>
    <w:rsid w:val="000844A2"/>
    <w:rsid w:val="00084635"/>
    <w:rsid w:val="00084881"/>
    <w:rsid w:val="00084B43"/>
    <w:rsid w:val="00084C42"/>
    <w:rsid w:val="00084E37"/>
    <w:rsid w:val="000856DF"/>
    <w:rsid w:val="000856EF"/>
    <w:rsid w:val="00085BD1"/>
    <w:rsid w:val="00085C30"/>
    <w:rsid w:val="000864F8"/>
    <w:rsid w:val="0008653F"/>
    <w:rsid w:val="000865CF"/>
    <w:rsid w:val="00086699"/>
    <w:rsid w:val="000868B2"/>
    <w:rsid w:val="00086D88"/>
    <w:rsid w:val="00087472"/>
    <w:rsid w:val="00087B4E"/>
    <w:rsid w:val="00087C78"/>
    <w:rsid w:val="00087E1F"/>
    <w:rsid w:val="00087F95"/>
    <w:rsid w:val="00090C7C"/>
    <w:rsid w:val="00090CF6"/>
    <w:rsid w:val="00090DB8"/>
    <w:rsid w:val="00090F73"/>
    <w:rsid w:val="000913AF"/>
    <w:rsid w:val="00091409"/>
    <w:rsid w:val="000915CB"/>
    <w:rsid w:val="0009164D"/>
    <w:rsid w:val="00091A52"/>
    <w:rsid w:val="00091C9D"/>
    <w:rsid w:val="000923C8"/>
    <w:rsid w:val="00092D09"/>
    <w:rsid w:val="000930F7"/>
    <w:rsid w:val="0009378F"/>
    <w:rsid w:val="00093891"/>
    <w:rsid w:val="00093BBD"/>
    <w:rsid w:val="00093EE2"/>
    <w:rsid w:val="00094315"/>
    <w:rsid w:val="00094394"/>
    <w:rsid w:val="00094454"/>
    <w:rsid w:val="00094602"/>
    <w:rsid w:val="000946CD"/>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A0B"/>
    <w:rsid w:val="000A4C3B"/>
    <w:rsid w:val="000A4DF8"/>
    <w:rsid w:val="000A5017"/>
    <w:rsid w:val="000A5029"/>
    <w:rsid w:val="000A5046"/>
    <w:rsid w:val="000A538E"/>
    <w:rsid w:val="000A54BC"/>
    <w:rsid w:val="000A5917"/>
    <w:rsid w:val="000A5BB2"/>
    <w:rsid w:val="000A5DEE"/>
    <w:rsid w:val="000A5E44"/>
    <w:rsid w:val="000A5E75"/>
    <w:rsid w:val="000A5F55"/>
    <w:rsid w:val="000A6054"/>
    <w:rsid w:val="000A62AC"/>
    <w:rsid w:val="000A6642"/>
    <w:rsid w:val="000A6711"/>
    <w:rsid w:val="000A686E"/>
    <w:rsid w:val="000A69CC"/>
    <w:rsid w:val="000A6CDD"/>
    <w:rsid w:val="000A6DB0"/>
    <w:rsid w:val="000A736C"/>
    <w:rsid w:val="000A75BE"/>
    <w:rsid w:val="000A77D8"/>
    <w:rsid w:val="000A77E2"/>
    <w:rsid w:val="000A7865"/>
    <w:rsid w:val="000A78EC"/>
    <w:rsid w:val="000B0201"/>
    <w:rsid w:val="000B048F"/>
    <w:rsid w:val="000B0815"/>
    <w:rsid w:val="000B0E53"/>
    <w:rsid w:val="000B100E"/>
    <w:rsid w:val="000B146B"/>
    <w:rsid w:val="000B153C"/>
    <w:rsid w:val="000B15B1"/>
    <w:rsid w:val="000B169C"/>
    <w:rsid w:val="000B19C8"/>
    <w:rsid w:val="000B1AA4"/>
    <w:rsid w:val="000B2338"/>
    <w:rsid w:val="000B27AD"/>
    <w:rsid w:val="000B281B"/>
    <w:rsid w:val="000B2820"/>
    <w:rsid w:val="000B297B"/>
    <w:rsid w:val="000B2990"/>
    <w:rsid w:val="000B2A88"/>
    <w:rsid w:val="000B3044"/>
    <w:rsid w:val="000B37CC"/>
    <w:rsid w:val="000B3CA1"/>
    <w:rsid w:val="000B3F6D"/>
    <w:rsid w:val="000B4007"/>
    <w:rsid w:val="000B45CF"/>
    <w:rsid w:val="000B47A3"/>
    <w:rsid w:val="000B4955"/>
    <w:rsid w:val="000B4E01"/>
    <w:rsid w:val="000B4E73"/>
    <w:rsid w:val="000B545C"/>
    <w:rsid w:val="000B5A80"/>
    <w:rsid w:val="000B6249"/>
    <w:rsid w:val="000B63CF"/>
    <w:rsid w:val="000B6517"/>
    <w:rsid w:val="000B6625"/>
    <w:rsid w:val="000B67A9"/>
    <w:rsid w:val="000B6AE9"/>
    <w:rsid w:val="000B6B38"/>
    <w:rsid w:val="000B6F52"/>
    <w:rsid w:val="000B70F6"/>
    <w:rsid w:val="000B72C0"/>
    <w:rsid w:val="000B77D6"/>
    <w:rsid w:val="000B77DD"/>
    <w:rsid w:val="000C02D3"/>
    <w:rsid w:val="000C09F1"/>
    <w:rsid w:val="000C0B4F"/>
    <w:rsid w:val="000C0C03"/>
    <w:rsid w:val="000C1170"/>
    <w:rsid w:val="000C1183"/>
    <w:rsid w:val="000C15E4"/>
    <w:rsid w:val="000C1AEB"/>
    <w:rsid w:val="000C2324"/>
    <w:rsid w:val="000C23B4"/>
    <w:rsid w:val="000C24D4"/>
    <w:rsid w:val="000C255B"/>
    <w:rsid w:val="000C2729"/>
    <w:rsid w:val="000C2C06"/>
    <w:rsid w:val="000C2C89"/>
    <w:rsid w:val="000C2EF5"/>
    <w:rsid w:val="000C3069"/>
    <w:rsid w:val="000C33C6"/>
    <w:rsid w:val="000C35FD"/>
    <w:rsid w:val="000C363F"/>
    <w:rsid w:val="000C3792"/>
    <w:rsid w:val="000C3AC8"/>
    <w:rsid w:val="000C3F06"/>
    <w:rsid w:val="000C4013"/>
    <w:rsid w:val="000C44C8"/>
    <w:rsid w:val="000C49CF"/>
    <w:rsid w:val="000C49D8"/>
    <w:rsid w:val="000C4CB1"/>
    <w:rsid w:val="000C4DE4"/>
    <w:rsid w:val="000C588B"/>
    <w:rsid w:val="000C5CFC"/>
    <w:rsid w:val="000C6239"/>
    <w:rsid w:val="000C64E7"/>
    <w:rsid w:val="000C65C4"/>
    <w:rsid w:val="000C7121"/>
    <w:rsid w:val="000C71A7"/>
    <w:rsid w:val="000C7326"/>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79D"/>
    <w:rsid w:val="000D4809"/>
    <w:rsid w:val="000D5A06"/>
    <w:rsid w:val="000D5A88"/>
    <w:rsid w:val="000D68AC"/>
    <w:rsid w:val="000D6DE5"/>
    <w:rsid w:val="000D725F"/>
    <w:rsid w:val="000D748D"/>
    <w:rsid w:val="000D768F"/>
    <w:rsid w:val="000E00D9"/>
    <w:rsid w:val="000E05BC"/>
    <w:rsid w:val="000E0674"/>
    <w:rsid w:val="000E0B0C"/>
    <w:rsid w:val="000E0BC7"/>
    <w:rsid w:val="000E12DF"/>
    <w:rsid w:val="000E16BC"/>
    <w:rsid w:val="000E1887"/>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A59"/>
    <w:rsid w:val="000E5A6A"/>
    <w:rsid w:val="000E5BF9"/>
    <w:rsid w:val="000E606E"/>
    <w:rsid w:val="000E651C"/>
    <w:rsid w:val="000E6671"/>
    <w:rsid w:val="000E67FD"/>
    <w:rsid w:val="000E6ACF"/>
    <w:rsid w:val="000E7502"/>
    <w:rsid w:val="000E755B"/>
    <w:rsid w:val="000E75E5"/>
    <w:rsid w:val="000E769A"/>
    <w:rsid w:val="000E7E9F"/>
    <w:rsid w:val="000F0025"/>
    <w:rsid w:val="000F0080"/>
    <w:rsid w:val="000F00AD"/>
    <w:rsid w:val="000F055D"/>
    <w:rsid w:val="000F0C81"/>
    <w:rsid w:val="000F0F2A"/>
    <w:rsid w:val="000F0F9A"/>
    <w:rsid w:val="000F19A6"/>
    <w:rsid w:val="000F1FB6"/>
    <w:rsid w:val="000F20D4"/>
    <w:rsid w:val="000F20E6"/>
    <w:rsid w:val="000F2906"/>
    <w:rsid w:val="000F29E8"/>
    <w:rsid w:val="000F2A5B"/>
    <w:rsid w:val="000F2ABD"/>
    <w:rsid w:val="000F2CD1"/>
    <w:rsid w:val="000F2E8E"/>
    <w:rsid w:val="000F311F"/>
    <w:rsid w:val="000F32FB"/>
    <w:rsid w:val="000F33E0"/>
    <w:rsid w:val="000F3427"/>
    <w:rsid w:val="000F38C9"/>
    <w:rsid w:val="000F3A2C"/>
    <w:rsid w:val="000F40AE"/>
    <w:rsid w:val="000F4177"/>
    <w:rsid w:val="000F4391"/>
    <w:rsid w:val="000F4663"/>
    <w:rsid w:val="000F475A"/>
    <w:rsid w:val="000F47E9"/>
    <w:rsid w:val="000F5539"/>
    <w:rsid w:val="000F5685"/>
    <w:rsid w:val="000F5898"/>
    <w:rsid w:val="000F5A6D"/>
    <w:rsid w:val="000F5E97"/>
    <w:rsid w:val="000F5EB3"/>
    <w:rsid w:val="000F5F1D"/>
    <w:rsid w:val="000F635D"/>
    <w:rsid w:val="000F6440"/>
    <w:rsid w:val="000F68A8"/>
    <w:rsid w:val="000F6901"/>
    <w:rsid w:val="000F6BB8"/>
    <w:rsid w:val="000F6C67"/>
    <w:rsid w:val="000F6D6D"/>
    <w:rsid w:val="000F7576"/>
    <w:rsid w:val="000F7A40"/>
    <w:rsid w:val="000F7F53"/>
    <w:rsid w:val="001001F4"/>
    <w:rsid w:val="001004C5"/>
    <w:rsid w:val="00100569"/>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DAC"/>
    <w:rsid w:val="001050D6"/>
    <w:rsid w:val="00105406"/>
    <w:rsid w:val="0010553A"/>
    <w:rsid w:val="0010581C"/>
    <w:rsid w:val="00105B6E"/>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A15"/>
    <w:rsid w:val="00107AC0"/>
    <w:rsid w:val="00107CAF"/>
    <w:rsid w:val="001100B8"/>
    <w:rsid w:val="00110240"/>
    <w:rsid w:val="00110252"/>
    <w:rsid w:val="001108EC"/>
    <w:rsid w:val="00110902"/>
    <w:rsid w:val="00110DF9"/>
    <w:rsid w:val="00111096"/>
    <w:rsid w:val="001112DF"/>
    <w:rsid w:val="001115F6"/>
    <w:rsid w:val="0011184F"/>
    <w:rsid w:val="001118FE"/>
    <w:rsid w:val="0011195D"/>
    <w:rsid w:val="00111E0B"/>
    <w:rsid w:val="001122EC"/>
    <w:rsid w:val="0011233B"/>
    <w:rsid w:val="00112562"/>
    <w:rsid w:val="001126AE"/>
    <w:rsid w:val="00112C0C"/>
    <w:rsid w:val="00112F37"/>
    <w:rsid w:val="00113080"/>
    <w:rsid w:val="001138B4"/>
    <w:rsid w:val="00113A3A"/>
    <w:rsid w:val="00113AA3"/>
    <w:rsid w:val="00113B09"/>
    <w:rsid w:val="00113B4E"/>
    <w:rsid w:val="00113C7A"/>
    <w:rsid w:val="001140C5"/>
    <w:rsid w:val="0011416A"/>
    <w:rsid w:val="00114236"/>
    <w:rsid w:val="0011453A"/>
    <w:rsid w:val="00114A11"/>
    <w:rsid w:val="00114BBF"/>
    <w:rsid w:val="00114E17"/>
    <w:rsid w:val="00115465"/>
    <w:rsid w:val="00115824"/>
    <w:rsid w:val="001158BF"/>
    <w:rsid w:val="00115A07"/>
    <w:rsid w:val="00115D8B"/>
    <w:rsid w:val="00115E7B"/>
    <w:rsid w:val="0011645C"/>
    <w:rsid w:val="00116973"/>
    <w:rsid w:val="00116E4C"/>
    <w:rsid w:val="0011706C"/>
    <w:rsid w:val="0011706D"/>
    <w:rsid w:val="0011755F"/>
    <w:rsid w:val="001176C1"/>
    <w:rsid w:val="0011775D"/>
    <w:rsid w:val="00117864"/>
    <w:rsid w:val="00117AEF"/>
    <w:rsid w:val="00117B79"/>
    <w:rsid w:val="00117BBA"/>
    <w:rsid w:val="001203AB"/>
    <w:rsid w:val="0012077F"/>
    <w:rsid w:val="00121145"/>
    <w:rsid w:val="00121571"/>
    <w:rsid w:val="0012185B"/>
    <w:rsid w:val="0012196D"/>
    <w:rsid w:val="00121C60"/>
    <w:rsid w:val="0012215D"/>
    <w:rsid w:val="00122849"/>
    <w:rsid w:val="00122AEA"/>
    <w:rsid w:val="00122EFC"/>
    <w:rsid w:val="0012362A"/>
    <w:rsid w:val="00123915"/>
    <w:rsid w:val="00123BCC"/>
    <w:rsid w:val="001241E6"/>
    <w:rsid w:val="00124361"/>
    <w:rsid w:val="001247A4"/>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0A8C"/>
    <w:rsid w:val="0013111F"/>
    <w:rsid w:val="00131B18"/>
    <w:rsid w:val="00131C2B"/>
    <w:rsid w:val="00131CB0"/>
    <w:rsid w:val="00132005"/>
    <w:rsid w:val="00132285"/>
    <w:rsid w:val="001325D7"/>
    <w:rsid w:val="00132661"/>
    <w:rsid w:val="00132785"/>
    <w:rsid w:val="001329DE"/>
    <w:rsid w:val="00132E08"/>
    <w:rsid w:val="00133097"/>
    <w:rsid w:val="001331A6"/>
    <w:rsid w:val="001333C7"/>
    <w:rsid w:val="001335CA"/>
    <w:rsid w:val="00133621"/>
    <w:rsid w:val="00133818"/>
    <w:rsid w:val="001339A6"/>
    <w:rsid w:val="00134ADF"/>
    <w:rsid w:val="00134EEA"/>
    <w:rsid w:val="00135423"/>
    <w:rsid w:val="001356B6"/>
    <w:rsid w:val="0013614A"/>
    <w:rsid w:val="001362CA"/>
    <w:rsid w:val="0013662C"/>
    <w:rsid w:val="00136639"/>
    <w:rsid w:val="00136DFC"/>
    <w:rsid w:val="001370D6"/>
    <w:rsid w:val="00137334"/>
    <w:rsid w:val="00137660"/>
    <w:rsid w:val="00137978"/>
    <w:rsid w:val="0013797C"/>
    <w:rsid w:val="001379B9"/>
    <w:rsid w:val="00137B88"/>
    <w:rsid w:val="00137D87"/>
    <w:rsid w:val="00137FEE"/>
    <w:rsid w:val="00140119"/>
    <w:rsid w:val="00140326"/>
    <w:rsid w:val="001409AB"/>
    <w:rsid w:val="00140C5E"/>
    <w:rsid w:val="00140CEE"/>
    <w:rsid w:val="00140F59"/>
    <w:rsid w:val="0014199B"/>
    <w:rsid w:val="00142774"/>
    <w:rsid w:val="001428A5"/>
    <w:rsid w:val="00142901"/>
    <w:rsid w:val="001429CF"/>
    <w:rsid w:val="00142B9E"/>
    <w:rsid w:val="00142D6C"/>
    <w:rsid w:val="001434FA"/>
    <w:rsid w:val="00143783"/>
    <w:rsid w:val="001439F1"/>
    <w:rsid w:val="00143BB5"/>
    <w:rsid w:val="00143D1C"/>
    <w:rsid w:val="00143D3A"/>
    <w:rsid w:val="001443C2"/>
    <w:rsid w:val="001445C4"/>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34A"/>
    <w:rsid w:val="00155778"/>
    <w:rsid w:val="001557BA"/>
    <w:rsid w:val="00155A10"/>
    <w:rsid w:val="00155DD3"/>
    <w:rsid w:val="00155E52"/>
    <w:rsid w:val="00155E9C"/>
    <w:rsid w:val="00155FD1"/>
    <w:rsid w:val="00156852"/>
    <w:rsid w:val="00156D43"/>
    <w:rsid w:val="00156DCB"/>
    <w:rsid w:val="00156F07"/>
    <w:rsid w:val="00156F4A"/>
    <w:rsid w:val="0015748C"/>
    <w:rsid w:val="00157536"/>
    <w:rsid w:val="001578ED"/>
    <w:rsid w:val="00157ABB"/>
    <w:rsid w:val="001601A1"/>
    <w:rsid w:val="001605FF"/>
    <w:rsid w:val="0016062D"/>
    <w:rsid w:val="00161614"/>
    <w:rsid w:val="00161840"/>
    <w:rsid w:val="00161E54"/>
    <w:rsid w:val="00161F21"/>
    <w:rsid w:val="00161F6A"/>
    <w:rsid w:val="0016203A"/>
    <w:rsid w:val="00162116"/>
    <w:rsid w:val="0016215A"/>
    <w:rsid w:val="0016249A"/>
    <w:rsid w:val="00162500"/>
    <w:rsid w:val="001625F1"/>
    <w:rsid w:val="0016278E"/>
    <w:rsid w:val="001627D0"/>
    <w:rsid w:val="001628C1"/>
    <w:rsid w:val="0016297B"/>
    <w:rsid w:val="00162BA8"/>
    <w:rsid w:val="00162D8E"/>
    <w:rsid w:val="001633B1"/>
    <w:rsid w:val="00163545"/>
    <w:rsid w:val="001638BC"/>
    <w:rsid w:val="00163AB9"/>
    <w:rsid w:val="00163F8F"/>
    <w:rsid w:val="00163FCC"/>
    <w:rsid w:val="001646A2"/>
    <w:rsid w:val="00164DC7"/>
    <w:rsid w:val="00165553"/>
    <w:rsid w:val="00165974"/>
    <w:rsid w:val="00165A78"/>
    <w:rsid w:val="00165D3E"/>
    <w:rsid w:val="0016622A"/>
    <w:rsid w:val="0016629F"/>
    <w:rsid w:val="00166527"/>
    <w:rsid w:val="001667EF"/>
    <w:rsid w:val="00166B29"/>
    <w:rsid w:val="00166DA3"/>
    <w:rsid w:val="00167566"/>
    <w:rsid w:val="001675F8"/>
    <w:rsid w:val="001678CC"/>
    <w:rsid w:val="0016798B"/>
    <w:rsid w:val="00167A38"/>
    <w:rsid w:val="00167AE6"/>
    <w:rsid w:val="00167CCF"/>
    <w:rsid w:val="00167E5D"/>
    <w:rsid w:val="00167FC2"/>
    <w:rsid w:val="0017005F"/>
    <w:rsid w:val="00170821"/>
    <w:rsid w:val="00170B15"/>
    <w:rsid w:val="001710B9"/>
    <w:rsid w:val="00171D1D"/>
    <w:rsid w:val="00171E7D"/>
    <w:rsid w:val="00171EC1"/>
    <w:rsid w:val="00172198"/>
    <w:rsid w:val="001724CC"/>
    <w:rsid w:val="0017255A"/>
    <w:rsid w:val="0017255E"/>
    <w:rsid w:val="00172A6B"/>
    <w:rsid w:val="00172C3D"/>
    <w:rsid w:val="001732AD"/>
    <w:rsid w:val="0017335D"/>
    <w:rsid w:val="001735A0"/>
    <w:rsid w:val="00173901"/>
    <w:rsid w:val="00173950"/>
    <w:rsid w:val="00173AC0"/>
    <w:rsid w:val="0017409F"/>
    <w:rsid w:val="001747B3"/>
    <w:rsid w:val="00174812"/>
    <w:rsid w:val="00174E9F"/>
    <w:rsid w:val="001752FC"/>
    <w:rsid w:val="0017537A"/>
    <w:rsid w:val="001758EA"/>
    <w:rsid w:val="0017597B"/>
    <w:rsid w:val="00175A27"/>
    <w:rsid w:val="00175A65"/>
    <w:rsid w:val="00175BE2"/>
    <w:rsid w:val="00175E80"/>
    <w:rsid w:val="00175F68"/>
    <w:rsid w:val="00175FC2"/>
    <w:rsid w:val="00176381"/>
    <w:rsid w:val="001766F5"/>
    <w:rsid w:val="00176C1E"/>
    <w:rsid w:val="001770A8"/>
    <w:rsid w:val="00177619"/>
    <w:rsid w:val="0017799D"/>
    <w:rsid w:val="00177B6C"/>
    <w:rsid w:val="00177BF8"/>
    <w:rsid w:val="00177C7C"/>
    <w:rsid w:val="00177D17"/>
    <w:rsid w:val="00177D27"/>
    <w:rsid w:val="00177F71"/>
    <w:rsid w:val="00180139"/>
    <w:rsid w:val="001804C4"/>
    <w:rsid w:val="0018084A"/>
    <w:rsid w:val="0018092F"/>
    <w:rsid w:val="00180FBE"/>
    <w:rsid w:val="00181107"/>
    <w:rsid w:val="0018111D"/>
    <w:rsid w:val="0018157D"/>
    <w:rsid w:val="00181906"/>
    <w:rsid w:val="00181FB4"/>
    <w:rsid w:val="001821C9"/>
    <w:rsid w:val="00182ACF"/>
    <w:rsid w:val="0018315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BC5"/>
    <w:rsid w:val="00185D00"/>
    <w:rsid w:val="00186117"/>
    <w:rsid w:val="00186148"/>
    <w:rsid w:val="00186160"/>
    <w:rsid w:val="00186444"/>
    <w:rsid w:val="0018678A"/>
    <w:rsid w:val="00187011"/>
    <w:rsid w:val="001870C7"/>
    <w:rsid w:val="00187131"/>
    <w:rsid w:val="0018744B"/>
    <w:rsid w:val="001874B0"/>
    <w:rsid w:val="00187C06"/>
    <w:rsid w:val="00187EF9"/>
    <w:rsid w:val="0019012E"/>
    <w:rsid w:val="00190163"/>
    <w:rsid w:val="00190267"/>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6D"/>
    <w:rsid w:val="0019589E"/>
    <w:rsid w:val="00196C2F"/>
    <w:rsid w:val="00196CC2"/>
    <w:rsid w:val="00196F01"/>
    <w:rsid w:val="00197107"/>
    <w:rsid w:val="001974E3"/>
    <w:rsid w:val="00197D13"/>
    <w:rsid w:val="00197ECC"/>
    <w:rsid w:val="001A01C6"/>
    <w:rsid w:val="001A0281"/>
    <w:rsid w:val="001A04C2"/>
    <w:rsid w:val="001A04D2"/>
    <w:rsid w:val="001A05CD"/>
    <w:rsid w:val="001A0A33"/>
    <w:rsid w:val="001A0D60"/>
    <w:rsid w:val="001A0D84"/>
    <w:rsid w:val="001A0FA4"/>
    <w:rsid w:val="001A107F"/>
    <w:rsid w:val="001A115A"/>
    <w:rsid w:val="001A15CD"/>
    <w:rsid w:val="001A168A"/>
    <w:rsid w:val="001A1EBD"/>
    <w:rsid w:val="001A1F57"/>
    <w:rsid w:val="001A235A"/>
    <w:rsid w:val="001A268F"/>
    <w:rsid w:val="001A27E4"/>
    <w:rsid w:val="001A2A1B"/>
    <w:rsid w:val="001A2D90"/>
    <w:rsid w:val="001A39D2"/>
    <w:rsid w:val="001A3AE7"/>
    <w:rsid w:val="001A3EF1"/>
    <w:rsid w:val="001A3F79"/>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474"/>
    <w:rsid w:val="001A6794"/>
    <w:rsid w:val="001A67AA"/>
    <w:rsid w:val="001A68D4"/>
    <w:rsid w:val="001A6B78"/>
    <w:rsid w:val="001A6B7B"/>
    <w:rsid w:val="001A6E49"/>
    <w:rsid w:val="001A7018"/>
    <w:rsid w:val="001A701D"/>
    <w:rsid w:val="001A78C0"/>
    <w:rsid w:val="001B0042"/>
    <w:rsid w:val="001B00EB"/>
    <w:rsid w:val="001B0411"/>
    <w:rsid w:val="001B0AD0"/>
    <w:rsid w:val="001B0B16"/>
    <w:rsid w:val="001B0B57"/>
    <w:rsid w:val="001B0BDE"/>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5EA4"/>
    <w:rsid w:val="001B68DE"/>
    <w:rsid w:val="001B6A90"/>
    <w:rsid w:val="001B6CBF"/>
    <w:rsid w:val="001B6EEE"/>
    <w:rsid w:val="001B733E"/>
    <w:rsid w:val="001B7956"/>
    <w:rsid w:val="001B7B8E"/>
    <w:rsid w:val="001C031A"/>
    <w:rsid w:val="001C0822"/>
    <w:rsid w:val="001C092B"/>
    <w:rsid w:val="001C09B8"/>
    <w:rsid w:val="001C0B02"/>
    <w:rsid w:val="001C0C4A"/>
    <w:rsid w:val="001C0D38"/>
    <w:rsid w:val="001C1389"/>
    <w:rsid w:val="001C16DA"/>
    <w:rsid w:val="001C17AF"/>
    <w:rsid w:val="001C196B"/>
    <w:rsid w:val="001C1CEB"/>
    <w:rsid w:val="001C1D4C"/>
    <w:rsid w:val="001C2686"/>
    <w:rsid w:val="001C28D7"/>
    <w:rsid w:val="001C2B7B"/>
    <w:rsid w:val="001C303A"/>
    <w:rsid w:val="001C32BB"/>
    <w:rsid w:val="001C3D5C"/>
    <w:rsid w:val="001C41F6"/>
    <w:rsid w:val="001C431B"/>
    <w:rsid w:val="001C434D"/>
    <w:rsid w:val="001C4D69"/>
    <w:rsid w:val="001C4D8C"/>
    <w:rsid w:val="001C5057"/>
    <w:rsid w:val="001C55AB"/>
    <w:rsid w:val="001C5623"/>
    <w:rsid w:val="001C5745"/>
    <w:rsid w:val="001C5B27"/>
    <w:rsid w:val="001C5E0F"/>
    <w:rsid w:val="001C5E45"/>
    <w:rsid w:val="001C62E0"/>
    <w:rsid w:val="001C6511"/>
    <w:rsid w:val="001C65CC"/>
    <w:rsid w:val="001C68EF"/>
    <w:rsid w:val="001C6A34"/>
    <w:rsid w:val="001C6A56"/>
    <w:rsid w:val="001C7619"/>
    <w:rsid w:val="001C789E"/>
    <w:rsid w:val="001C7910"/>
    <w:rsid w:val="001C7DF0"/>
    <w:rsid w:val="001D030A"/>
    <w:rsid w:val="001D0CA3"/>
    <w:rsid w:val="001D0EA5"/>
    <w:rsid w:val="001D1262"/>
    <w:rsid w:val="001D16F3"/>
    <w:rsid w:val="001D1976"/>
    <w:rsid w:val="001D1B90"/>
    <w:rsid w:val="001D2050"/>
    <w:rsid w:val="001D20AA"/>
    <w:rsid w:val="001D233D"/>
    <w:rsid w:val="001D2367"/>
    <w:rsid w:val="001D252A"/>
    <w:rsid w:val="001D28B2"/>
    <w:rsid w:val="001D2B92"/>
    <w:rsid w:val="001D2FB4"/>
    <w:rsid w:val="001D3451"/>
    <w:rsid w:val="001D397F"/>
    <w:rsid w:val="001D3AAD"/>
    <w:rsid w:val="001D3AF4"/>
    <w:rsid w:val="001D43AD"/>
    <w:rsid w:val="001D448D"/>
    <w:rsid w:val="001D4A65"/>
    <w:rsid w:val="001D4BE8"/>
    <w:rsid w:val="001D51C6"/>
    <w:rsid w:val="001D52AB"/>
    <w:rsid w:val="001D53DC"/>
    <w:rsid w:val="001D568C"/>
    <w:rsid w:val="001D5A44"/>
    <w:rsid w:val="001D5F3F"/>
    <w:rsid w:val="001D61D3"/>
    <w:rsid w:val="001D6672"/>
    <w:rsid w:val="001D66A5"/>
    <w:rsid w:val="001D6AF5"/>
    <w:rsid w:val="001D6D1C"/>
    <w:rsid w:val="001D6D6B"/>
    <w:rsid w:val="001D6D8B"/>
    <w:rsid w:val="001D7607"/>
    <w:rsid w:val="001D7663"/>
    <w:rsid w:val="001D76C4"/>
    <w:rsid w:val="001D7718"/>
    <w:rsid w:val="001D7A8C"/>
    <w:rsid w:val="001D7C42"/>
    <w:rsid w:val="001E02CC"/>
    <w:rsid w:val="001E0569"/>
    <w:rsid w:val="001E0753"/>
    <w:rsid w:val="001E0A64"/>
    <w:rsid w:val="001E0B74"/>
    <w:rsid w:val="001E0D91"/>
    <w:rsid w:val="001E10A8"/>
    <w:rsid w:val="001E1190"/>
    <w:rsid w:val="001E123D"/>
    <w:rsid w:val="001E135F"/>
    <w:rsid w:val="001E1528"/>
    <w:rsid w:val="001E1843"/>
    <w:rsid w:val="001E1B9D"/>
    <w:rsid w:val="001E1BD0"/>
    <w:rsid w:val="001E1FA1"/>
    <w:rsid w:val="001E207E"/>
    <w:rsid w:val="001E2608"/>
    <w:rsid w:val="001E2D5D"/>
    <w:rsid w:val="001E2FE0"/>
    <w:rsid w:val="001E326C"/>
    <w:rsid w:val="001E3479"/>
    <w:rsid w:val="001E365C"/>
    <w:rsid w:val="001E3734"/>
    <w:rsid w:val="001E3830"/>
    <w:rsid w:val="001E398E"/>
    <w:rsid w:val="001E3B87"/>
    <w:rsid w:val="001E45C8"/>
    <w:rsid w:val="001E4B2C"/>
    <w:rsid w:val="001E4C51"/>
    <w:rsid w:val="001E4F0F"/>
    <w:rsid w:val="001E5362"/>
    <w:rsid w:val="001E54FD"/>
    <w:rsid w:val="001E56E0"/>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D39"/>
    <w:rsid w:val="001F214B"/>
    <w:rsid w:val="001F221E"/>
    <w:rsid w:val="001F25B0"/>
    <w:rsid w:val="001F2649"/>
    <w:rsid w:val="001F298F"/>
    <w:rsid w:val="001F2C6E"/>
    <w:rsid w:val="001F2D6F"/>
    <w:rsid w:val="001F334C"/>
    <w:rsid w:val="001F3443"/>
    <w:rsid w:val="001F3592"/>
    <w:rsid w:val="001F387A"/>
    <w:rsid w:val="001F3ECC"/>
    <w:rsid w:val="001F412F"/>
    <w:rsid w:val="001F42CF"/>
    <w:rsid w:val="001F48EC"/>
    <w:rsid w:val="001F5001"/>
    <w:rsid w:val="001F5180"/>
    <w:rsid w:val="001F550B"/>
    <w:rsid w:val="001F595F"/>
    <w:rsid w:val="001F5981"/>
    <w:rsid w:val="001F59C6"/>
    <w:rsid w:val="001F5B76"/>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7A4"/>
    <w:rsid w:val="002027D7"/>
    <w:rsid w:val="00202F8F"/>
    <w:rsid w:val="00202F94"/>
    <w:rsid w:val="00202FDE"/>
    <w:rsid w:val="00203490"/>
    <w:rsid w:val="002034C3"/>
    <w:rsid w:val="0020387F"/>
    <w:rsid w:val="0020395C"/>
    <w:rsid w:val="00203D9B"/>
    <w:rsid w:val="00203DBF"/>
    <w:rsid w:val="00203FBD"/>
    <w:rsid w:val="00204083"/>
    <w:rsid w:val="002041C1"/>
    <w:rsid w:val="002043AB"/>
    <w:rsid w:val="002044D4"/>
    <w:rsid w:val="00204683"/>
    <w:rsid w:val="00204714"/>
    <w:rsid w:val="00204B04"/>
    <w:rsid w:val="00204C2D"/>
    <w:rsid w:val="00204D87"/>
    <w:rsid w:val="0020568F"/>
    <w:rsid w:val="002058C0"/>
    <w:rsid w:val="00206049"/>
    <w:rsid w:val="002061C0"/>
    <w:rsid w:val="002064EE"/>
    <w:rsid w:val="00206918"/>
    <w:rsid w:val="00206B84"/>
    <w:rsid w:val="00206C88"/>
    <w:rsid w:val="00207442"/>
    <w:rsid w:val="002074B1"/>
    <w:rsid w:val="00207C52"/>
    <w:rsid w:val="002101D3"/>
    <w:rsid w:val="00210766"/>
    <w:rsid w:val="00210F16"/>
    <w:rsid w:val="00211205"/>
    <w:rsid w:val="00211553"/>
    <w:rsid w:val="0021193D"/>
    <w:rsid w:val="00211942"/>
    <w:rsid w:val="00211AC1"/>
    <w:rsid w:val="00211B0A"/>
    <w:rsid w:val="00211B9D"/>
    <w:rsid w:val="00211FF4"/>
    <w:rsid w:val="002125AC"/>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9F8"/>
    <w:rsid w:val="00216E49"/>
    <w:rsid w:val="00217135"/>
    <w:rsid w:val="0021745A"/>
    <w:rsid w:val="002175C6"/>
    <w:rsid w:val="0021761F"/>
    <w:rsid w:val="00217882"/>
    <w:rsid w:val="00217C5B"/>
    <w:rsid w:val="00217F94"/>
    <w:rsid w:val="00220146"/>
    <w:rsid w:val="0022015B"/>
    <w:rsid w:val="0022079E"/>
    <w:rsid w:val="002207EF"/>
    <w:rsid w:val="002209C9"/>
    <w:rsid w:val="00220CA2"/>
    <w:rsid w:val="00220CD6"/>
    <w:rsid w:val="0022104A"/>
    <w:rsid w:val="002211A3"/>
    <w:rsid w:val="002219C8"/>
    <w:rsid w:val="00222AC8"/>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3C8"/>
    <w:rsid w:val="00225443"/>
    <w:rsid w:val="002256E9"/>
    <w:rsid w:val="002259C9"/>
    <w:rsid w:val="00226478"/>
    <w:rsid w:val="002271EE"/>
    <w:rsid w:val="002273E4"/>
    <w:rsid w:val="0022772F"/>
    <w:rsid w:val="00230022"/>
    <w:rsid w:val="002300F1"/>
    <w:rsid w:val="002302EE"/>
    <w:rsid w:val="0023055B"/>
    <w:rsid w:val="0023055C"/>
    <w:rsid w:val="0023099C"/>
    <w:rsid w:val="002309BB"/>
    <w:rsid w:val="00230EF9"/>
    <w:rsid w:val="002313E9"/>
    <w:rsid w:val="0023145A"/>
    <w:rsid w:val="002319DC"/>
    <w:rsid w:val="00231E8E"/>
    <w:rsid w:val="00232328"/>
    <w:rsid w:val="0023271E"/>
    <w:rsid w:val="00232CED"/>
    <w:rsid w:val="00232F78"/>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4E1B"/>
    <w:rsid w:val="00235339"/>
    <w:rsid w:val="00235444"/>
    <w:rsid w:val="002355E2"/>
    <w:rsid w:val="002356B3"/>
    <w:rsid w:val="00235A86"/>
    <w:rsid w:val="00235AB3"/>
    <w:rsid w:val="00235ACA"/>
    <w:rsid w:val="00235DA9"/>
    <w:rsid w:val="0023603D"/>
    <w:rsid w:val="002361FD"/>
    <w:rsid w:val="00236915"/>
    <w:rsid w:val="00236BA6"/>
    <w:rsid w:val="00236CB0"/>
    <w:rsid w:val="00236CCE"/>
    <w:rsid w:val="00236D92"/>
    <w:rsid w:val="00236F32"/>
    <w:rsid w:val="002371B5"/>
    <w:rsid w:val="0023799B"/>
    <w:rsid w:val="00237F12"/>
    <w:rsid w:val="00237F96"/>
    <w:rsid w:val="00240092"/>
    <w:rsid w:val="0024010E"/>
    <w:rsid w:val="002403E0"/>
    <w:rsid w:val="0024060C"/>
    <w:rsid w:val="002408AD"/>
    <w:rsid w:val="002408C4"/>
    <w:rsid w:val="0024094A"/>
    <w:rsid w:val="00240C26"/>
    <w:rsid w:val="00240D15"/>
    <w:rsid w:val="002410CC"/>
    <w:rsid w:val="00241298"/>
    <w:rsid w:val="0024164B"/>
    <w:rsid w:val="002417D9"/>
    <w:rsid w:val="00241AFD"/>
    <w:rsid w:val="00241B5B"/>
    <w:rsid w:val="00241C54"/>
    <w:rsid w:val="002420E9"/>
    <w:rsid w:val="002421FC"/>
    <w:rsid w:val="00242273"/>
    <w:rsid w:val="002425A5"/>
    <w:rsid w:val="0024262B"/>
    <w:rsid w:val="00242890"/>
    <w:rsid w:val="002428A4"/>
    <w:rsid w:val="002429EB"/>
    <w:rsid w:val="00242AEB"/>
    <w:rsid w:val="00242B37"/>
    <w:rsid w:val="00242D4E"/>
    <w:rsid w:val="0024311C"/>
    <w:rsid w:val="00243452"/>
    <w:rsid w:val="0024358D"/>
    <w:rsid w:val="00243697"/>
    <w:rsid w:val="00243A5B"/>
    <w:rsid w:val="00243B21"/>
    <w:rsid w:val="00243E86"/>
    <w:rsid w:val="00243EB7"/>
    <w:rsid w:val="00243EED"/>
    <w:rsid w:val="002442C4"/>
    <w:rsid w:val="00244ED9"/>
    <w:rsid w:val="0024508C"/>
    <w:rsid w:val="00245117"/>
    <w:rsid w:val="002452C6"/>
    <w:rsid w:val="00245362"/>
    <w:rsid w:val="00245416"/>
    <w:rsid w:val="0024553D"/>
    <w:rsid w:val="00245779"/>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F36"/>
    <w:rsid w:val="00250117"/>
    <w:rsid w:val="002509DD"/>
    <w:rsid w:val="00250BAF"/>
    <w:rsid w:val="00250E78"/>
    <w:rsid w:val="00251912"/>
    <w:rsid w:val="00251D94"/>
    <w:rsid w:val="00251E72"/>
    <w:rsid w:val="00251F50"/>
    <w:rsid w:val="0025215C"/>
    <w:rsid w:val="00252424"/>
    <w:rsid w:val="0025290F"/>
    <w:rsid w:val="00252CD8"/>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C6C"/>
    <w:rsid w:val="00257D93"/>
    <w:rsid w:val="00257E1B"/>
    <w:rsid w:val="0026093D"/>
    <w:rsid w:val="00260987"/>
    <w:rsid w:val="00260BB7"/>
    <w:rsid w:val="00260F8F"/>
    <w:rsid w:val="002610A1"/>
    <w:rsid w:val="00261402"/>
    <w:rsid w:val="00261CEB"/>
    <w:rsid w:val="00261D10"/>
    <w:rsid w:val="0026220A"/>
    <w:rsid w:val="0026222F"/>
    <w:rsid w:val="00262279"/>
    <w:rsid w:val="002623F9"/>
    <w:rsid w:val="002628BB"/>
    <w:rsid w:val="002629F9"/>
    <w:rsid w:val="00262C8F"/>
    <w:rsid w:val="00262CAD"/>
    <w:rsid w:val="002630DE"/>
    <w:rsid w:val="002638F9"/>
    <w:rsid w:val="00263D50"/>
    <w:rsid w:val="00263E43"/>
    <w:rsid w:val="00263E9C"/>
    <w:rsid w:val="00264314"/>
    <w:rsid w:val="002645E8"/>
    <w:rsid w:val="00264EDE"/>
    <w:rsid w:val="00265378"/>
    <w:rsid w:val="00265693"/>
    <w:rsid w:val="00265753"/>
    <w:rsid w:val="00265786"/>
    <w:rsid w:val="00265A6B"/>
    <w:rsid w:val="00265E10"/>
    <w:rsid w:val="00265E21"/>
    <w:rsid w:val="002667E0"/>
    <w:rsid w:val="002667EC"/>
    <w:rsid w:val="00266EB4"/>
    <w:rsid w:val="0026735D"/>
    <w:rsid w:val="00267430"/>
    <w:rsid w:val="0026773B"/>
    <w:rsid w:val="00267AC9"/>
    <w:rsid w:val="00267D4E"/>
    <w:rsid w:val="00270082"/>
    <w:rsid w:val="00270087"/>
    <w:rsid w:val="00270263"/>
    <w:rsid w:val="002703EE"/>
    <w:rsid w:val="0027062C"/>
    <w:rsid w:val="00270641"/>
    <w:rsid w:val="002709EA"/>
    <w:rsid w:val="00271053"/>
    <w:rsid w:val="00271734"/>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293"/>
    <w:rsid w:val="002743C2"/>
    <w:rsid w:val="0027470B"/>
    <w:rsid w:val="00274885"/>
    <w:rsid w:val="00274B05"/>
    <w:rsid w:val="00275064"/>
    <w:rsid w:val="00275251"/>
    <w:rsid w:val="0027575A"/>
    <w:rsid w:val="00275A69"/>
    <w:rsid w:val="00275B63"/>
    <w:rsid w:val="00275C12"/>
    <w:rsid w:val="0027604C"/>
    <w:rsid w:val="00276172"/>
    <w:rsid w:val="0027673A"/>
    <w:rsid w:val="0027675E"/>
    <w:rsid w:val="0027696D"/>
    <w:rsid w:val="0027696F"/>
    <w:rsid w:val="00276AFE"/>
    <w:rsid w:val="00277057"/>
    <w:rsid w:val="00277129"/>
    <w:rsid w:val="0027736A"/>
    <w:rsid w:val="00277465"/>
    <w:rsid w:val="00277803"/>
    <w:rsid w:val="002778C0"/>
    <w:rsid w:val="00277AAA"/>
    <w:rsid w:val="00277B86"/>
    <w:rsid w:val="00280566"/>
    <w:rsid w:val="0028089D"/>
    <w:rsid w:val="00280970"/>
    <w:rsid w:val="00280B0C"/>
    <w:rsid w:val="00280B41"/>
    <w:rsid w:val="00280DA5"/>
    <w:rsid w:val="00280EC8"/>
    <w:rsid w:val="00280F08"/>
    <w:rsid w:val="002810E8"/>
    <w:rsid w:val="002814C6"/>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B22"/>
    <w:rsid w:val="00283ECE"/>
    <w:rsid w:val="00283F58"/>
    <w:rsid w:val="002840E4"/>
    <w:rsid w:val="002844E6"/>
    <w:rsid w:val="00284954"/>
    <w:rsid w:val="00284CE2"/>
    <w:rsid w:val="00284E26"/>
    <w:rsid w:val="00284EDE"/>
    <w:rsid w:val="00285308"/>
    <w:rsid w:val="00285404"/>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462F"/>
    <w:rsid w:val="002946CD"/>
    <w:rsid w:val="00294EDC"/>
    <w:rsid w:val="002952B8"/>
    <w:rsid w:val="0029542B"/>
    <w:rsid w:val="00295442"/>
    <w:rsid w:val="00295ACA"/>
    <w:rsid w:val="00296398"/>
    <w:rsid w:val="002964E2"/>
    <w:rsid w:val="00296988"/>
    <w:rsid w:val="00296EF8"/>
    <w:rsid w:val="002970B3"/>
    <w:rsid w:val="00297299"/>
    <w:rsid w:val="002972DA"/>
    <w:rsid w:val="00297965"/>
    <w:rsid w:val="002A01BF"/>
    <w:rsid w:val="002A033C"/>
    <w:rsid w:val="002A058E"/>
    <w:rsid w:val="002A0655"/>
    <w:rsid w:val="002A07C7"/>
    <w:rsid w:val="002A097C"/>
    <w:rsid w:val="002A0C4C"/>
    <w:rsid w:val="002A0C8A"/>
    <w:rsid w:val="002A10F0"/>
    <w:rsid w:val="002A1243"/>
    <w:rsid w:val="002A1289"/>
    <w:rsid w:val="002A13D9"/>
    <w:rsid w:val="002A15E7"/>
    <w:rsid w:val="002A1864"/>
    <w:rsid w:val="002A1A84"/>
    <w:rsid w:val="002A1F83"/>
    <w:rsid w:val="002A20DF"/>
    <w:rsid w:val="002A2624"/>
    <w:rsid w:val="002A294C"/>
    <w:rsid w:val="002A2B98"/>
    <w:rsid w:val="002A3C18"/>
    <w:rsid w:val="002A40BA"/>
    <w:rsid w:val="002A41DC"/>
    <w:rsid w:val="002A420F"/>
    <w:rsid w:val="002A4474"/>
    <w:rsid w:val="002A44FD"/>
    <w:rsid w:val="002A4A9B"/>
    <w:rsid w:val="002A4C83"/>
    <w:rsid w:val="002A4D20"/>
    <w:rsid w:val="002A4E23"/>
    <w:rsid w:val="002A4EFF"/>
    <w:rsid w:val="002A5038"/>
    <w:rsid w:val="002A536B"/>
    <w:rsid w:val="002A54BA"/>
    <w:rsid w:val="002A552B"/>
    <w:rsid w:val="002A5786"/>
    <w:rsid w:val="002A583C"/>
    <w:rsid w:val="002A647D"/>
    <w:rsid w:val="002A67F6"/>
    <w:rsid w:val="002A6A1D"/>
    <w:rsid w:val="002A6ED8"/>
    <w:rsid w:val="002A70D0"/>
    <w:rsid w:val="002A7497"/>
    <w:rsid w:val="002A77D2"/>
    <w:rsid w:val="002A7B61"/>
    <w:rsid w:val="002A7D9C"/>
    <w:rsid w:val="002A7EBA"/>
    <w:rsid w:val="002A7F57"/>
    <w:rsid w:val="002B01C7"/>
    <w:rsid w:val="002B04F9"/>
    <w:rsid w:val="002B0D5E"/>
    <w:rsid w:val="002B157B"/>
    <w:rsid w:val="002B191C"/>
    <w:rsid w:val="002B1A33"/>
    <w:rsid w:val="002B1AEF"/>
    <w:rsid w:val="002B2E05"/>
    <w:rsid w:val="002B2F20"/>
    <w:rsid w:val="002B34BA"/>
    <w:rsid w:val="002B352D"/>
    <w:rsid w:val="002B3695"/>
    <w:rsid w:val="002B4029"/>
    <w:rsid w:val="002B424A"/>
    <w:rsid w:val="002B4C0D"/>
    <w:rsid w:val="002B50EC"/>
    <w:rsid w:val="002B52AF"/>
    <w:rsid w:val="002B5374"/>
    <w:rsid w:val="002B55C0"/>
    <w:rsid w:val="002B5FF7"/>
    <w:rsid w:val="002B61FD"/>
    <w:rsid w:val="002B63ED"/>
    <w:rsid w:val="002B682F"/>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E22"/>
    <w:rsid w:val="002C5061"/>
    <w:rsid w:val="002C52CE"/>
    <w:rsid w:val="002C53AC"/>
    <w:rsid w:val="002C5443"/>
    <w:rsid w:val="002C55A9"/>
    <w:rsid w:val="002C5634"/>
    <w:rsid w:val="002C5A99"/>
    <w:rsid w:val="002C5B75"/>
    <w:rsid w:val="002C6028"/>
    <w:rsid w:val="002C62EA"/>
    <w:rsid w:val="002C6601"/>
    <w:rsid w:val="002C6621"/>
    <w:rsid w:val="002C6AF0"/>
    <w:rsid w:val="002C6F06"/>
    <w:rsid w:val="002C719D"/>
    <w:rsid w:val="002C721A"/>
    <w:rsid w:val="002C7246"/>
    <w:rsid w:val="002C74CE"/>
    <w:rsid w:val="002C7531"/>
    <w:rsid w:val="002C75E9"/>
    <w:rsid w:val="002C7722"/>
    <w:rsid w:val="002C7B9A"/>
    <w:rsid w:val="002C7F1F"/>
    <w:rsid w:val="002D01B8"/>
    <w:rsid w:val="002D02B9"/>
    <w:rsid w:val="002D0321"/>
    <w:rsid w:val="002D03A7"/>
    <w:rsid w:val="002D072A"/>
    <w:rsid w:val="002D079B"/>
    <w:rsid w:val="002D0998"/>
    <w:rsid w:val="002D0C27"/>
    <w:rsid w:val="002D160C"/>
    <w:rsid w:val="002D16A9"/>
    <w:rsid w:val="002D193F"/>
    <w:rsid w:val="002D2198"/>
    <w:rsid w:val="002D2455"/>
    <w:rsid w:val="002D247D"/>
    <w:rsid w:val="002D26CA"/>
    <w:rsid w:val="002D2748"/>
    <w:rsid w:val="002D2A47"/>
    <w:rsid w:val="002D2CBC"/>
    <w:rsid w:val="002D3003"/>
    <w:rsid w:val="002D3995"/>
    <w:rsid w:val="002D3998"/>
    <w:rsid w:val="002D3E47"/>
    <w:rsid w:val="002D4F69"/>
    <w:rsid w:val="002D5070"/>
    <w:rsid w:val="002D55D5"/>
    <w:rsid w:val="002D5968"/>
    <w:rsid w:val="002D5A25"/>
    <w:rsid w:val="002D5B6C"/>
    <w:rsid w:val="002D5CFA"/>
    <w:rsid w:val="002D6A7A"/>
    <w:rsid w:val="002D6CEA"/>
    <w:rsid w:val="002D6D00"/>
    <w:rsid w:val="002D6F0E"/>
    <w:rsid w:val="002D72A3"/>
    <w:rsid w:val="002D72B9"/>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73B"/>
    <w:rsid w:val="002E2908"/>
    <w:rsid w:val="002E293D"/>
    <w:rsid w:val="002E2CFC"/>
    <w:rsid w:val="002E2F7A"/>
    <w:rsid w:val="002E3059"/>
    <w:rsid w:val="002E306F"/>
    <w:rsid w:val="002E31BF"/>
    <w:rsid w:val="002E34EE"/>
    <w:rsid w:val="002E351F"/>
    <w:rsid w:val="002E35E6"/>
    <w:rsid w:val="002E3737"/>
    <w:rsid w:val="002E3932"/>
    <w:rsid w:val="002E3B0E"/>
    <w:rsid w:val="002E3BC0"/>
    <w:rsid w:val="002E428C"/>
    <w:rsid w:val="002E47C6"/>
    <w:rsid w:val="002E48C0"/>
    <w:rsid w:val="002E4ABF"/>
    <w:rsid w:val="002E4E1F"/>
    <w:rsid w:val="002E4F24"/>
    <w:rsid w:val="002E50CC"/>
    <w:rsid w:val="002E5591"/>
    <w:rsid w:val="002E5871"/>
    <w:rsid w:val="002E624A"/>
    <w:rsid w:val="002E6804"/>
    <w:rsid w:val="002E6C9E"/>
    <w:rsid w:val="002E6CEC"/>
    <w:rsid w:val="002E77FB"/>
    <w:rsid w:val="002E7CE2"/>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3283"/>
    <w:rsid w:val="002F33CB"/>
    <w:rsid w:val="002F33F2"/>
    <w:rsid w:val="002F3469"/>
    <w:rsid w:val="002F3A7B"/>
    <w:rsid w:val="002F43A1"/>
    <w:rsid w:val="002F43B0"/>
    <w:rsid w:val="002F43C0"/>
    <w:rsid w:val="002F44B6"/>
    <w:rsid w:val="002F4543"/>
    <w:rsid w:val="002F4655"/>
    <w:rsid w:val="002F4A54"/>
    <w:rsid w:val="002F6020"/>
    <w:rsid w:val="002F6148"/>
    <w:rsid w:val="002F651E"/>
    <w:rsid w:val="002F65A8"/>
    <w:rsid w:val="002F68F4"/>
    <w:rsid w:val="002F69A0"/>
    <w:rsid w:val="002F6BEB"/>
    <w:rsid w:val="002F6C48"/>
    <w:rsid w:val="002F72EB"/>
    <w:rsid w:val="002F7A91"/>
    <w:rsid w:val="002F7EA5"/>
    <w:rsid w:val="003000BA"/>
    <w:rsid w:val="0030055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D41"/>
    <w:rsid w:val="00302FF1"/>
    <w:rsid w:val="00303090"/>
    <w:rsid w:val="0030322A"/>
    <w:rsid w:val="003035AC"/>
    <w:rsid w:val="00303907"/>
    <w:rsid w:val="003039A6"/>
    <w:rsid w:val="00303E76"/>
    <w:rsid w:val="00303FE7"/>
    <w:rsid w:val="00304096"/>
    <w:rsid w:val="003042BE"/>
    <w:rsid w:val="0030438E"/>
    <w:rsid w:val="00304A5B"/>
    <w:rsid w:val="00304C33"/>
    <w:rsid w:val="003054A9"/>
    <w:rsid w:val="00305577"/>
    <w:rsid w:val="00305597"/>
    <w:rsid w:val="00305980"/>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A2"/>
    <w:rsid w:val="0031063A"/>
    <w:rsid w:val="003109B2"/>
    <w:rsid w:val="00311438"/>
    <w:rsid w:val="003114D6"/>
    <w:rsid w:val="00311EEE"/>
    <w:rsid w:val="00311F78"/>
    <w:rsid w:val="003120A5"/>
    <w:rsid w:val="0031211C"/>
    <w:rsid w:val="00312B59"/>
    <w:rsid w:val="00313384"/>
    <w:rsid w:val="003133DF"/>
    <w:rsid w:val="00313F08"/>
    <w:rsid w:val="00313FA6"/>
    <w:rsid w:val="003144FD"/>
    <w:rsid w:val="0031454A"/>
    <w:rsid w:val="003148C3"/>
    <w:rsid w:val="003148E5"/>
    <w:rsid w:val="00314AD0"/>
    <w:rsid w:val="00314EA9"/>
    <w:rsid w:val="00315171"/>
    <w:rsid w:val="003154AC"/>
    <w:rsid w:val="00315A1E"/>
    <w:rsid w:val="003160DA"/>
    <w:rsid w:val="00316561"/>
    <w:rsid w:val="003165A6"/>
    <w:rsid w:val="00316666"/>
    <w:rsid w:val="003166FC"/>
    <w:rsid w:val="00316C87"/>
    <w:rsid w:val="00316D0D"/>
    <w:rsid w:val="00316D61"/>
    <w:rsid w:val="00317630"/>
    <w:rsid w:val="00317712"/>
    <w:rsid w:val="00317DC4"/>
    <w:rsid w:val="00320221"/>
    <w:rsid w:val="003205D3"/>
    <w:rsid w:val="00320993"/>
    <w:rsid w:val="00320D82"/>
    <w:rsid w:val="00321186"/>
    <w:rsid w:val="003216AD"/>
    <w:rsid w:val="003218FB"/>
    <w:rsid w:val="00321A3A"/>
    <w:rsid w:val="00321BD0"/>
    <w:rsid w:val="00321D95"/>
    <w:rsid w:val="00321E43"/>
    <w:rsid w:val="003221D7"/>
    <w:rsid w:val="00322229"/>
    <w:rsid w:val="003224F9"/>
    <w:rsid w:val="0032254D"/>
    <w:rsid w:val="003227BB"/>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7235"/>
    <w:rsid w:val="003272D2"/>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31A"/>
    <w:rsid w:val="00332449"/>
    <w:rsid w:val="003328BD"/>
    <w:rsid w:val="00332BCF"/>
    <w:rsid w:val="00332BF6"/>
    <w:rsid w:val="0033307D"/>
    <w:rsid w:val="003331D1"/>
    <w:rsid w:val="00333275"/>
    <w:rsid w:val="003333F2"/>
    <w:rsid w:val="00333657"/>
    <w:rsid w:val="003338BC"/>
    <w:rsid w:val="00333B5C"/>
    <w:rsid w:val="003341D9"/>
    <w:rsid w:val="00334274"/>
    <w:rsid w:val="0033444E"/>
    <w:rsid w:val="003347BA"/>
    <w:rsid w:val="0033511E"/>
    <w:rsid w:val="00335BF3"/>
    <w:rsid w:val="00335FBF"/>
    <w:rsid w:val="00336595"/>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8D2"/>
    <w:rsid w:val="00345A73"/>
    <w:rsid w:val="00345B0A"/>
    <w:rsid w:val="00345BA6"/>
    <w:rsid w:val="00345F3D"/>
    <w:rsid w:val="00345F7A"/>
    <w:rsid w:val="003463D3"/>
    <w:rsid w:val="00346A28"/>
    <w:rsid w:val="00346B9E"/>
    <w:rsid w:val="00346E43"/>
    <w:rsid w:val="003476A2"/>
    <w:rsid w:val="003478E8"/>
    <w:rsid w:val="00347A30"/>
    <w:rsid w:val="00347B6A"/>
    <w:rsid w:val="00347BB4"/>
    <w:rsid w:val="00350450"/>
    <w:rsid w:val="003505F1"/>
    <w:rsid w:val="00350630"/>
    <w:rsid w:val="0035066D"/>
    <w:rsid w:val="00350691"/>
    <w:rsid w:val="00350702"/>
    <w:rsid w:val="00350E50"/>
    <w:rsid w:val="00350F06"/>
    <w:rsid w:val="003513CF"/>
    <w:rsid w:val="00351425"/>
    <w:rsid w:val="0035149D"/>
    <w:rsid w:val="0035162C"/>
    <w:rsid w:val="00351961"/>
    <w:rsid w:val="00351DEE"/>
    <w:rsid w:val="0035227B"/>
    <w:rsid w:val="0035248D"/>
    <w:rsid w:val="00352519"/>
    <w:rsid w:val="00352547"/>
    <w:rsid w:val="00352628"/>
    <w:rsid w:val="00352649"/>
    <w:rsid w:val="003526E9"/>
    <w:rsid w:val="003527DE"/>
    <w:rsid w:val="00352A9F"/>
    <w:rsid w:val="00352AC9"/>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5E58"/>
    <w:rsid w:val="003565DE"/>
    <w:rsid w:val="00356787"/>
    <w:rsid w:val="00356E9D"/>
    <w:rsid w:val="003577D1"/>
    <w:rsid w:val="003579D0"/>
    <w:rsid w:val="00357BD6"/>
    <w:rsid w:val="00357F58"/>
    <w:rsid w:val="00360021"/>
    <w:rsid w:val="0036030B"/>
    <w:rsid w:val="0036046A"/>
    <w:rsid w:val="0036067D"/>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60C"/>
    <w:rsid w:val="003656ED"/>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D8"/>
    <w:rsid w:val="00371B40"/>
    <w:rsid w:val="00371DE4"/>
    <w:rsid w:val="00372620"/>
    <w:rsid w:val="00372929"/>
    <w:rsid w:val="00372AE4"/>
    <w:rsid w:val="00372C63"/>
    <w:rsid w:val="00372D43"/>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741D"/>
    <w:rsid w:val="003776F0"/>
    <w:rsid w:val="00377751"/>
    <w:rsid w:val="00377994"/>
    <w:rsid w:val="00377B0D"/>
    <w:rsid w:val="00377C7B"/>
    <w:rsid w:val="00377E1C"/>
    <w:rsid w:val="00377E70"/>
    <w:rsid w:val="003800E8"/>
    <w:rsid w:val="00380658"/>
    <w:rsid w:val="00380BF8"/>
    <w:rsid w:val="00380F28"/>
    <w:rsid w:val="003814FA"/>
    <w:rsid w:val="003815A1"/>
    <w:rsid w:val="00381633"/>
    <w:rsid w:val="00381967"/>
    <w:rsid w:val="00381A52"/>
    <w:rsid w:val="00381A85"/>
    <w:rsid w:val="00381B6C"/>
    <w:rsid w:val="00381E3A"/>
    <w:rsid w:val="00381E97"/>
    <w:rsid w:val="00381EE1"/>
    <w:rsid w:val="00382189"/>
    <w:rsid w:val="00382644"/>
    <w:rsid w:val="00382705"/>
    <w:rsid w:val="0038289C"/>
    <w:rsid w:val="003829AA"/>
    <w:rsid w:val="00382B06"/>
    <w:rsid w:val="00382D58"/>
    <w:rsid w:val="00382E02"/>
    <w:rsid w:val="00382E15"/>
    <w:rsid w:val="00382FDA"/>
    <w:rsid w:val="003833AF"/>
    <w:rsid w:val="00383C4D"/>
    <w:rsid w:val="0038400F"/>
    <w:rsid w:val="003841C1"/>
    <w:rsid w:val="00384257"/>
    <w:rsid w:val="003842FE"/>
    <w:rsid w:val="00384A93"/>
    <w:rsid w:val="00384C1E"/>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FB"/>
    <w:rsid w:val="0039011C"/>
    <w:rsid w:val="0039025C"/>
    <w:rsid w:val="0039048B"/>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B8"/>
    <w:rsid w:val="003957DF"/>
    <w:rsid w:val="00395DA6"/>
    <w:rsid w:val="0039703B"/>
    <w:rsid w:val="0039722B"/>
    <w:rsid w:val="00397A77"/>
    <w:rsid w:val="00397F47"/>
    <w:rsid w:val="003A0222"/>
    <w:rsid w:val="003A084E"/>
    <w:rsid w:val="003A0B3F"/>
    <w:rsid w:val="003A0C62"/>
    <w:rsid w:val="003A0DD0"/>
    <w:rsid w:val="003A1343"/>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DE3"/>
    <w:rsid w:val="003A4EB4"/>
    <w:rsid w:val="003A5108"/>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5D"/>
    <w:rsid w:val="003B2F08"/>
    <w:rsid w:val="003B2FBF"/>
    <w:rsid w:val="003B3321"/>
    <w:rsid w:val="003B370C"/>
    <w:rsid w:val="003B3C8D"/>
    <w:rsid w:val="003B3DAA"/>
    <w:rsid w:val="003B3EFC"/>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65D1"/>
    <w:rsid w:val="003B69C1"/>
    <w:rsid w:val="003B69E0"/>
    <w:rsid w:val="003B6E8A"/>
    <w:rsid w:val="003B70F2"/>
    <w:rsid w:val="003B7152"/>
    <w:rsid w:val="003B7B18"/>
    <w:rsid w:val="003B7DDF"/>
    <w:rsid w:val="003B7DE7"/>
    <w:rsid w:val="003B7EFF"/>
    <w:rsid w:val="003B7F03"/>
    <w:rsid w:val="003C0147"/>
    <w:rsid w:val="003C021E"/>
    <w:rsid w:val="003C03EC"/>
    <w:rsid w:val="003C06A3"/>
    <w:rsid w:val="003C0859"/>
    <w:rsid w:val="003C08CC"/>
    <w:rsid w:val="003C0E87"/>
    <w:rsid w:val="003C10F0"/>
    <w:rsid w:val="003C1594"/>
    <w:rsid w:val="003C16F4"/>
    <w:rsid w:val="003C174F"/>
    <w:rsid w:val="003C1A84"/>
    <w:rsid w:val="003C1D18"/>
    <w:rsid w:val="003C2610"/>
    <w:rsid w:val="003C2AF3"/>
    <w:rsid w:val="003C2BF6"/>
    <w:rsid w:val="003C2E18"/>
    <w:rsid w:val="003C3065"/>
    <w:rsid w:val="003C3349"/>
    <w:rsid w:val="003C36D0"/>
    <w:rsid w:val="003C370B"/>
    <w:rsid w:val="003C3BD8"/>
    <w:rsid w:val="003C48F6"/>
    <w:rsid w:val="003C4DE5"/>
    <w:rsid w:val="003C4E04"/>
    <w:rsid w:val="003C4EFA"/>
    <w:rsid w:val="003C50FB"/>
    <w:rsid w:val="003C5444"/>
    <w:rsid w:val="003C54F8"/>
    <w:rsid w:val="003C5F7C"/>
    <w:rsid w:val="003C67D1"/>
    <w:rsid w:val="003C6949"/>
    <w:rsid w:val="003C6961"/>
    <w:rsid w:val="003C6C14"/>
    <w:rsid w:val="003C6DC6"/>
    <w:rsid w:val="003C6F61"/>
    <w:rsid w:val="003C71D3"/>
    <w:rsid w:val="003C7357"/>
    <w:rsid w:val="003C78B3"/>
    <w:rsid w:val="003D00E7"/>
    <w:rsid w:val="003D03B9"/>
    <w:rsid w:val="003D063C"/>
    <w:rsid w:val="003D0D36"/>
    <w:rsid w:val="003D11F3"/>
    <w:rsid w:val="003D12A3"/>
    <w:rsid w:val="003D1649"/>
    <w:rsid w:val="003D1742"/>
    <w:rsid w:val="003D1AEE"/>
    <w:rsid w:val="003D1B83"/>
    <w:rsid w:val="003D1C87"/>
    <w:rsid w:val="003D1D5F"/>
    <w:rsid w:val="003D1EE1"/>
    <w:rsid w:val="003D20FC"/>
    <w:rsid w:val="003D2259"/>
    <w:rsid w:val="003D23C6"/>
    <w:rsid w:val="003D280E"/>
    <w:rsid w:val="003D2837"/>
    <w:rsid w:val="003D2C1E"/>
    <w:rsid w:val="003D2D77"/>
    <w:rsid w:val="003D2DE8"/>
    <w:rsid w:val="003D3460"/>
    <w:rsid w:val="003D3529"/>
    <w:rsid w:val="003D39B3"/>
    <w:rsid w:val="003D39D4"/>
    <w:rsid w:val="003D3C30"/>
    <w:rsid w:val="003D3F09"/>
    <w:rsid w:val="003D4B5B"/>
    <w:rsid w:val="003D4B8B"/>
    <w:rsid w:val="003D4DCD"/>
    <w:rsid w:val="003D535E"/>
    <w:rsid w:val="003D5BD1"/>
    <w:rsid w:val="003D5CB4"/>
    <w:rsid w:val="003D6B89"/>
    <w:rsid w:val="003D6B93"/>
    <w:rsid w:val="003D6F1D"/>
    <w:rsid w:val="003D6FDB"/>
    <w:rsid w:val="003D7717"/>
    <w:rsid w:val="003D7987"/>
    <w:rsid w:val="003D7A2B"/>
    <w:rsid w:val="003D7D31"/>
    <w:rsid w:val="003D7DBB"/>
    <w:rsid w:val="003D7FBF"/>
    <w:rsid w:val="003E002E"/>
    <w:rsid w:val="003E0132"/>
    <w:rsid w:val="003E015D"/>
    <w:rsid w:val="003E02B3"/>
    <w:rsid w:val="003E03B8"/>
    <w:rsid w:val="003E0745"/>
    <w:rsid w:val="003E0884"/>
    <w:rsid w:val="003E0D9E"/>
    <w:rsid w:val="003E1252"/>
    <w:rsid w:val="003E154B"/>
    <w:rsid w:val="003E16B2"/>
    <w:rsid w:val="003E1A76"/>
    <w:rsid w:val="003E1EE3"/>
    <w:rsid w:val="003E1F66"/>
    <w:rsid w:val="003E1F69"/>
    <w:rsid w:val="003E20F5"/>
    <w:rsid w:val="003E254F"/>
    <w:rsid w:val="003E26F5"/>
    <w:rsid w:val="003E281F"/>
    <w:rsid w:val="003E2ABB"/>
    <w:rsid w:val="003E3345"/>
    <w:rsid w:val="003E3389"/>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E5"/>
    <w:rsid w:val="003E64D0"/>
    <w:rsid w:val="003E6516"/>
    <w:rsid w:val="003E6B8F"/>
    <w:rsid w:val="003E6D0B"/>
    <w:rsid w:val="003E6F07"/>
    <w:rsid w:val="003E6F1A"/>
    <w:rsid w:val="003E705C"/>
    <w:rsid w:val="003E72D2"/>
    <w:rsid w:val="003E72D7"/>
    <w:rsid w:val="003E76D4"/>
    <w:rsid w:val="003E7B95"/>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648"/>
    <w:rsid w:val="003F3B02"/>
    <w:rsid w:val="003F3E1D"/>
    <w:rsid w:val="003F406C"/>
    <w:rsid w:val="003F4550"/>
    <w:rsid w:val="003F524B"/>
    <w:rsid w:val="003F52B1"/>
    <w:rsid w:val="003F53D6"/>
    <w:rsid w:val="003F596D"/>
    <w:rsid w:val="003F5BB0"/>
    <w:rsid w:val="003F5CF5"/>
    <w:rsid w:val="003F5E52"/>
    <w:rsid w:val="003F69A8"/>
    <w:rsid w:val="003F6B87"/>
    <w:rsid w:val="003F727A"/>
    <w:rsid w:val="003F7399"/>
    <w:rsid w:val="003F741F"/>
    <w:rsid w:val="003F7741"/>
    <w:rsid w:val="003F790C"/>
    <w:rsid w:val="003F7A9D"/>
    <w:rsid w:val="003F7B1A"/>
    <w:rsid w:val="003F7B6A"/>
    <w:rsid w:val="004000DC"/>
    <w:rsid w:val="00400120"/>
    <w:rsid w:val="0040086F"/>
    <w:rsid w:val="00400B47"/>
    <w:rsid w:val="00400CDA"/>
    <w:rsid w:val="00400E48"/>
    <w:rsid w:val="00401282"/>
    <w:rsid w:val="00401290"/>
    <w:rsid w:val="00401414"/>
    <w:rsid w:val="00401BA3"/>
    <w:rsid w:val="00401D43"/>
    <w:rsid w:val="00401F0E"/>
    <w:rsid w:val="00402044"/>
    <w:rsid w:val="004024C9"/>
    <w:rsid w:val="0040274B"/>
    <w:rsid w:val="00402CF2"/>
    <w:rsid w:val="00402EB2"/>
    <w:rsid w:val="004037F9"/>
    <w:rsid w:val="004038C5"/>
    <w:rsid w:val="004038EC"/>
    <w:rsid w:val="00403D4D"/>
    <w:rsid w:val="00404098"/>
    <w:rsid w:val="004045D1"/>
    <w:rsid w:val="0040478F"/>
    <w:rsid w:val="004048AC"/>
    <w:rsid w:val="00404D7B"/>
    <w:rsid w:val="00405005"/>
    <w:rsid w:val="00405035"/>
    <w:rsid w:val="004057BE"/>
    <w:rsid w:val="00405E36"/>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38C0"/>
    <w:rsid w:val="00414160"/>
    <w:rsid w:val="004141FD"/>
    <w:rsid w:val="0041424F"/>
    <w:rsid w:val="00414388"/>
    <w:rsid w:val="00414419"/>
    <w:rsid w:val="004145FD"/>
    <w:rsid w:val="00414633"/>
    <w:rsid w:val="00414686"/>
    <w:rsid w:val="00414825"/>
    <w:rsid w:val="00414B3E"/>
    <w:rsid w:val="00414BB4"/>
    <w:rsid w:val="004151D2"/>
    <w:rsid w:val="0041520E"/>
    <w:rsid w:val="00415A30"/>
    <w:rsid w:val="00415D53"/>
    <w:rsid w:val="0041652D"/>
    <w:rsid w:val="00416538"/>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30D"/>
    <w:rsid w:val="00424697"/>
    <w:rsid w:val="00424943"/>
    <w:rsid w:val="00424C0C"/>
    <w:rsid w:val="00424D5C"/>
    <w:rsid w:val="00424D84"/>
    <w:rsid w:val="004253A1"/>
    <w:rsid w:val="0042573C"/>
    <w:rsid w:val="00425DC1"/>
    <w:rsid w:val="00425E28"/>
    <w:rsid w:val="00426028"/>
    <w:rsid w:val="00426433"/>
    <w:rsid w:val="004265BE"/>
    <w:rsid w:val="00426654"/>
    <w:rsid w:val="004267BD"/>
    <w:rsid w:val="004268DF"/>
    <w:rsid w:val="00426B03"/>
    <w:rsid w:val="00426D1A"/>
    <w:rsid w:val="00426D4C"/>
    <w:rsid w:val="00427A69"/>
    <w:rsid w:val="004300C6"/>
    <w:rsid w:val="00430447"/>
    <w:rsid w:val="00430634"/>
    <w:rsid w:val="00430A7B"/>
    <w:rsid w:val="00430AAB"/>
    <w:rsid w:val="004316BC"/>
    <w:rsid w:val="00431966"/>
    <w:rsid w:val="00431B5D"/>
    <w:rsid w:val="004322F9"/>
    <w:rsid w:val="0043236A"/>
    <w:rsid w:val="004323CF"/>
    <w:rsid w:val="0043262B"/>
    <w:rsid w:val="004327A2"/>
    <w:rsid w:val="00432933"/>
    <w:rsid w:val="00432AEE"/>
    <w:rsid w:val="00432BAC"/>
    <w:rsid w:val="004330C5"/>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DED"/>
    <w:rsid w:val="00442EF0"/>
    <w:rsid w:val="00442F39"/>
    <w:rsid w:val="00443082"/>
    <w:rsid w:val="00443094"/>
    <w:rsid w:val="004432A6"/>
    <w:rsid w:val="004435E4"/>
    <w:rsid w:val="004438DB"/>
    <w:rsid w:val="00443A84"/>
    <w:rsid w:val="004440AE"/>
    <w:rsid w:val="00444366"/>
    <w:rsid w:val="0044441B"/>
    <w:rsid w:val="00444B9F"/>
    <w:rsid w:val="00444C9D"/>
    <w:rsid w:val="00444EAA"/>
    <w:rsid w:val="004451B3"/>
    <w:rsid w:val="00445298"/>
    <w:rsid w:val="00445683"/>
    <w:rsid w:val="004456A1"/>
    <w:rsid w:val="00445971"/>
    <w:rsid w:val="00445AFA"/>
    <w:rsid w:val="00445E07"/>
    <w:rsid w:val="004462D5"/>
    <w:rsid w:val="004463B2"/>
    <w:rsid w:val="00446D98"/>
    <w:rsid w:val="004470F9"/>
    <w:rsid w:val="0044769B"/>
    <w:rsid w:val="00447705"/>
    <w:rsid w:val="00447A70"/>
    <w:rsid w:val="00447C81"/>
    <w:rsid w:val="00447E40"/>
    <w:rsid w:val="00447F4D"/>
    <w:rsid w:val="00450122"/>
    <w:rsid w:val="00450208"/>
    <w:rsid w:val="0045077D"/>
    <w:rsid w:val="004508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55F1"/>
    <w:rsid w:val="0045597A"/>
    <w:rsid w:val="00455ECC"/>
    <w:rsid w:val="00455F02"/>
    <w:rsid w:val="0045604D"/>
    <w:rsid w:val="004563F2"/>
    <w:rsid w:val="004563F3"/>
    <w:rsid w:val="0045647A"/>
    <w:rsid w:val="004564E0"/>
    <w:rsid w:val="00456762"/>
    <w:rsid w:val="00456DC5"/>
    <w:rsid w:val="00456FBB"/>
    <w:rsid w:val="0045723C"/>
    <w:rsid w:val="004575EB"/>
    <w:rsid w:val="004600B5"/>
    <w:rsid w:val="004600FE"/>
    <w:rsid w:val="0046060E"/>
    <w:rsid w:val="00460674"/>
    <w:rsid w:val="00460936"/>
    <w:rsid w:val="00460A52"/>
    <w:rsid w:val="00460D78"/>
    <w:rsid w:val="00460F38"/>
    <w:rsid w:val="00460F9D"/>
    <w:rsid w:val="004611AB"/>
    <w:rsid w:val="004611C0"/>
    <w:rsid w:val="0046148C"/>
    <w:rsid w:val="004614D8"/>
    <w:rsid w:val="0046165A"/>
    <w:rsid w:val="00461D67"/>
    <w:rsid w:val="0046222E"/>
    <w:rsid w:val="004625F0"/>
    <w:rsid w:val="00462744"/>
    <w:rsid w:val="00462771"/>
    <w:rsid w:val="00462A21"/>
    <w:rsid w:val="00462EAF"/>
    <w:rsid w:val="0046301A"/>
    <w:rsid w:val="004631BC"/>
    <w:rsid w:val="004632CC"/>
    <w:rsid w:val="00463395"/>
    <w:rsid w:val="0046343E"/>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4EFD"/>
    <w:rsid w:val="00475806"/>
    <w:rsid w:val="0047585E"/>
    <w:rsid w:val="00475945"/>
    <w:rsid w:val="00475AF7"/>
    <w:rsid w:val="00475D0E"/>
    <w:rsid w:val="00475FDC"/>
    <w:rsid w:val="004762E4"/>
    <w:rsid w:val="0047657A"/>
    <w:rsid w:val="0047676D"/>
    <w:rsid w:val="00476A5A"/>
    <w:rsid w:val="00476ABB"/>
    <w:rsid w:val="00476B2E"/>
    <w:rsid w:val="00476B84"/>
    <w:rsid w:val="00476BE1"/>
    <w:rsid w:val="00476DAC"/>
    <w:rsid w:val="00476DD4"/>
    <w:rsid w:val="00476F06"/>
    <w:rsid w:val="00477035"/>
    <w:rsid w:val="0047713D"/>
    <w:rsid w:val="00477427"/>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D30"/>
    <w:rsid w:val="00485DFE"/>
    <w:rsid w:val="004860E4"/>
    <w:rsid w:val="00486461"/>
    <w:rsid w:val="00486BE2"/>
    <w:rsid w:val="00486C9D"/>
    <w:rsid w:val="00486CBC"/>
    <w:rsid w:val="00487340"/>
    <w:rsid w:val="00487B87"/>
    <w:rsid w:val="00487E1D"/>
    <w:rsid w:val="00487E3B"/>
    <w:rsid w:val="00487FBC"/>
    <w:rsid w:val="00487FBD"/>
    <w:rsid w:val="0049017F"/>
    <w:rsid w:val="00490222"/>
    <w:rsid w:val="00490889"/>
    <w:rsid w:val="00490E35"/>
    <w:rsid w:val="0049119F"/>
    <w:rsid w:val="0049126B"/>
    <w:rsid w:val="00491450"/>
    <w:rsid w:val="004915DF"/>
    <w:rsid w:val="0049181E"/>
    <w:rsid w:val="0049193C"/>
    <w:rsid w:val="00491C94"/>
    <w:rsid w:val="00492098"/>
    <w:rsid w:val="004921BA"/>
    <w:rsid w:val="0049258A"/>
    <w:rsid w:val="004926E5"/>
    <w:rsid w:val="00492848"/>
    <w:rsid w:val="00492E71"/>
    <w:rsid w:val="00492FB5"/>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0BE"/>
    <w:rsid w:val="00495232"/>
    <w:rsid w:val="004959CF"/>
    <w:rsid w:val="00495C9C"/>
    <w:rsid w:val="00495D6F"/>
    <w:rsid w:val="00495DAA"/>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B78"/>
    <w:rsid w:val="004A1F54"/>
    <w:rsid w:val="004A2616"/>
    <w:rsid w:val="004A2F9F"/>
    <w:rsid w:val="004A2FCA"/>
    <w:rsid w:val="004A33BF"/>
    <w:rsid w:val="004A3A31"/>
    <w:rsid w:val="004A3B16"/>
    <w:rsid w:val="004A3F5F"/>
    <w:rsid w:val="004A405D"/>
    <w:rsid w:val="004A4374"/>
    <w:rsid w:val="004A468F"/>
    <w:rsid w:val="004A478E"/>
    <w:rsid w:val="004A4FE6"/>
    <w:rsid w:val="004A50FF"/>
    <w:rsid w:val="004A5856"/>
    <w:rsid w:val="004A5C33"/>
    <w:rsid w:val="004A5D0D"/>
    <w:rsid w:val="004A5ED4"/>
    <w:rsid w:val="004A6493"/>
    <w:rsid w:val="004A6DC4"/>
    <w:rsid w:val="004A6E80"/>
    <w:rsid w:val="004A6F2D"/>
    <w:rsid w:val="004A713B"/>
    <w:rsid w:val="004A7378"/>
    <w:rsid w:val="004A796C"/>
    <w:rsid w:val="004B004A"/>
    <w:rsid w:val="004B0168"/>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EC6"/>
    <w:rsid w:val="004B42B6"/>
    <w:rsid w:val="004B4748"/>
    <w:rsid w:val="004B476E"/>
    <w:rsid w:val="004B4808"/>
    <w:rsid w:val="004B4890"/>
    <w:rsid w:val="004B4985"/>
    <w:rsid w:val="004B4B6E"/>
    <w:rsid w:val="004B4C77"/>
    <w:rsid w:val="004B4EEE"/>
    <w:rsid w:val="004B5061"/>
    <w:rsid w:val="004B54D3"/>
    <w:rsid w:val="004B55C6"/>
    <w:rsid w:val="004B59A1"/>
    <w:rsid w:val="004B59DF"/>
    <w:rsid w:val="004B5B1C"/>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C08F5"/>
    <w:rsid w:val="004C0C22"/>
    <w:rsid w:val="004C13CD"/>
    <w:rsid w:val="004C1564"/>
    <w:rsid w:val="004C17DE"/>
    <w:rsid w:val="004C18CB"/>
    <w:rsid w:val="004C1A38"/>
    <w:rsid w:val="004C1B70"/>
    <w:rsid w:val="004C1CCB"/>
    <w:rsid w:val="004C1ED3"/>
    <w:rsid w:val="004C208E"/>
    <w:rsid w:val="004C248A"/>
    <w:rsid w:val="004C2572"/>
    <w:rsid w:val="004C27F1"/>
    <w:rsid w:val="004C2867"/>
    <w:rsid w:val="004C2CC0"/>
    <w:rsid w:val="004C3118"/>
    <w:rsid w:val="004C4360"/>
    <w:rsid w:val="004C4DEC"/>
    <w:rsid w:val="004C4E26"/>
    <w:rsid w:val="004C4FE1"/>
    <w:rsid w:val="004C5028"/>
    <w:rsid w:val="004C5670"/>
    <w:rsid w:val="004C5966"/>
    <w:rsid w:val="004C59CA"/>
    <w:rsid w:val="004C5A4B"/>
    <w:rsid w:val="004C5CDD"/>
    <w:rsid w:val="004C6247"/>
    <w:rsid w:val="004C62FC"/>
    <w:rsid w:val="004C6810"/>
    <w:rsid w:val="004C69E3"/>
    <w:rsid w:val="004C6AB2"/>
    <w:rsid w:val="004C6C65"/>
    <w:rsid w:val="004C6C9D"/>
    <w:rsid w:val="004C710B"/>
    <w:rsid w:val="004C7340"/>
    <w:rsid w:val="004C7677"/>
    <w:rsid w:val="004C79AF"/>
    <w:rsid w:val="004C79FA"/>
    <w:rsid w:val="004C7A00"/>
    <w:rsid w:val="004C7F90"/>
    <w:rsid w:val="004D0022"/>
    <w:rsid w:val="004D0288"/>
    <w:rsid w:val="004D137D"/>
    <w:rsid w:val="004D15FB"/>
    <w:rsid w:val="004D1943"/>
    <w:rsid w:val="004D1BBF"/>
    <w:rsid w:val="004D1C7A"/>
    <w:rsid w:val="004D1D9D"/>
    <w:rsid w:val="004D1F44"/>
    <w:rsid w:val="004D2072"/>
    <w:rsid w:val="004D2776"/>
    <w:rsid w:val="004D27CE"/>
    <w:rsid w:val="004D2892"/>
    <w:rsid w:val="004D28D5"/>
    <w:rsid w:val="004D2D82"/>
    <w:rsid w:val="004D2E48"/>
    <w:rsid w:val="004D2E5B"/>
    <w:rsid w:val="004D2EF0"/>
    <w:rsid w:val="004D2F1C"/>
    <w:rsid w:val="004D3113"/>
    <w:rsid w:val="004D3882"/>
    <w:rsid w:val="004D3F0E"/>
    <w:rsid w:val="004D4198"/>
    <w:rsid w:val="004D42ED"/>
    <w:rsid w:val="004D4464"/>
    <w:rsid w:val="004D4682"/>
    <w:rsid w:val="004D46ED"/>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D94"/>
    <w:rsid w:val="004D7F31"/>
    <w:rsid w:val="004E018C"/>
    <w:rsid w:val="004E025E"/>
    <w:rsid w:val="004E054E"/>
    <w:rsid w:val="004E0C26"/>
    <w:rsid w:val="004E0F16"/>
    <w:rsid w:val="004E11C9"/>
    <w:rsid w:val="004E1407"/>
    <w:rsid w:val="004E1507"/>
    <w:rsid w:val="004E1753"/>
    <w:rsid w:val="004E1E86"/>
    <w:rsid w:val="004E257E"/>
    <w:rsid w:val="004E26D2"/>
    <w:rsid w:val="004E2E64"/>
    <w:rsid w:val="004E31BA"/>
    <w:rsid w:val="004E3299"/>
    <w:rsid w:val="004E35EF"/>
    <w:rsid w:val="004E3E01"/>
    <w:rsid w:val="004E405F"/>
    <w:rsid w:val="004E4C9C"/>
    <w:rsid w:val="004E4F64"/>
    <w:rsid w:val="004E4FA0"/>
    <w:rsid w:val="004E506D"/>
    <w:rsid w:val="004E52BE"/>
    <w:rsid w:val="004E5380"/>
    <w:rsid w:val="004E53F8"/>
    <w:rsid w:val="004E57DB"/>
    <w:rsid w:val="004E585A"/>
    <w:rsid w:val="004E5A6F"/>
    <w:rsid w:val="004E5AE9"/>
    <w:rsid w:val="004E5B9E"/>
    <w:rsid w:val="004E6100"/>
    <w:rsid w:val="004E6421"/>
    <w:rsid w:val="004E64D7"/>
    <w:rsid w:val="004E64F2"/>
    <w:rsid w:val="004E6628"/>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22F2"/>
    <w:rsid w:val="004F235A"/>
    <w:rsid w:val="004F2A98"/>
    <w:rsid w:val="004F2F92"/>
    <w:rsid w:val="004F3208"/>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F02"/>
    <w:rsid w:val="004F7111"/>
    <w:rsid w:val="004F74E4"/>
    <w:rsid w:val="004F756B"/>
    <w:rsid w:val="004F7835"/>
    <w:rsid w:val="004F7A1B"/>
    <w:rsid w:val="00500000"/>
    <w:rsid w:val="005007AE"/>
    <w:rsid w:val="00500F35"/>
    <w:rsid w:val="00500F85"/>
    <w:rsid w:val="005013DE"/>
    <w:rsid w:val="005019A0"/>
    <w:rsid w:val="005019B0"/>
    <w:rsid w:val="00501B4D"/>
    <w:rsid w:val="00501B7B"/>
    <w:rsid w:val="00501D26"/>
    <w:rsid w:val="00502163"/>
    <w:rsid w:val="005022A6"/>
    <w:rsid w:val="005023C0"/>
    <w:rsid w:val="005024BD"/>
    <w:rsid w:val="00502AEB"/>
    <w:rsid w:val="005031CA"/>
    <w:rsid w:val="005036F5"/>
    <w:rsid w:val="00503BB4"/>
    <w:rsid w:val="00503CB0"/>
    <w:rsid w:val="00503CFF"/>
    <w:rsid w:val="00503EC9"/>
    <w:rsid w:val="00503FE4"/>
    <w:rsid w:val="00504064"/>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C1"/>
    <w:rsid w:val="0050653E"/>
    <w:rsid w:val="0050684C"/>
    <w:rsid w:val="005068D4"/>
    <w:rsid w:val="00506974"/>
    <w:rsid w:val="00506E53"/>
    <w:rsid w:val="0050710A"/>
    <w:rsid w:val="005071EF"/>
    <w:rsid w:val="005072A0"/>
    <w:rsid w:val="00507456"/>
    <w:rsid w:val="00507587"/>
    <w:rsid w:val="00507927"/>
    <w:rsid w:val="00507C6C"/>
    <w:rsid w:val="00507CE3"/>
    <w:rsid w:val="00507DA8"/>
    <w:rsid w:val="00507ED8"/>
    <w:rsid w:val="00507FEF"/>
    <w:rsid w:val="0051014E"/>
    <w:rsid w:val="005108A6"/>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4C8"/>
    <w:rsid w:val="00513545"/>
    <w:rsid w:val="00513A26"/>
    <w:rsid w:val="0051414A"/>
    <w:rsid w:val="00514770"/>
    <w:rsid w:val="005153D3"/>
    <w:rsid w:val="00515466"/>
    <w:rsid w:val="00515561"/>
    <w:rsid w:val="00515581"/>
    <w:rsid w:val="005157C3"/>
    <w:rsid w:val="00515C17"/>
    <w:rsid w:val="00515DA2"/>
    <w:rsid w:val="00515FB6"/>
    <w:rsid w:val="005162BA"/>
    <w:rsid w:val="005164F5"/>
    <w:rsid w:val="0051665F"/>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1601"/>
    <w:rsid w:val="005217E9"/>
    <w:rsid w:val="00521AC9"/>
    <w:rsid w:val="00521FCF"/>
    <w:rsid w:val="00522282"/>
    <w:rsid w:val="00522399"/>
    <w:rsid w:val="005229CF"/>
    <w:rsid w:val="005229F2"/>
    <w:rsid w:val="00522B15"/>
    <w:rsid w:val="00522B85"/>
    <w:rsid w:val="005230AC"/>
    <w:rsid w:val="00523645"/>
    <w:rsid w:val="00523744"/>
    <w:rsid w:val="005238BB"/>
    <w:rsid w:val="005238E5"/>
    <w:rsid w:val="00523A1D"/>
    <w:rsid w:val="00523F24"/>
    <w:rsid w:val="0052471E"/>
    <w:rsid w:val="00524C17"/>
    <w:rsid w:val="00524E2C"/>
    <w:rsid w:val="00524EB6"/>
    <w:rsid w:val="0052506E"/>
    <w:rsid w:val="005255BB"/>
    <w:rsid w:val="00525631"/>
    <w:rsid w:val="0052593C"/>
    <w:rsid w:val="005259F7"/>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3F6"/>
    <w:rsid w:val="005315B0"/>
    <w:rsid w:val="00531CE6"/>
    <w:rsid w:val="00531D66"/>
    <w:rsid w:val="00531DCB"/>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4E45"/>
    <w:rsid w:val="0053500B"/>
    <w:rsid w:val="005353B3"/>
    <w:rsid w:val="00535496"/>
    <w:rsid w:val="005355B4"/>
    <w:rsid w:val="0053589D"/>
    <w:rsid w:val="005359E9"/>
    <w:rsid w:val="00535B96"/>
    <w:rsid w:val="00536591"/>
    <w:rsid w:val="0053661C"/>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C10"/>
    <w:rsid w:val="00540C86"/>
    <w:rsid w:val="00540D99"/>
    <w:rsid w:val="00540DC1"/>
    <w:rsid w:val="0054138E"/>
    <w:rsid w:val="005417A2"/>
    <w:rsid w:val="00541972"/>
    <w:rsid w:val="00541FC9"/>
    <w:rsid w:val="0054246C"/>
    <w:rsid w:val="00542696"/>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619"/>
    <w:rsid w:val="0054582E"/>
    <w:rsid w:val="00545C1E"/>
    <w:rsid w:val="00545C65"/>
    <w:rsid w:val="00546643"/>
    <w:rsid w:val="00546B3D"/>
    <w:rsid w:val="0054717E"/>
    <w:rsid w:val="005475B4"/>
    <w:rsid w:val="005479A6"/>
    <w:rsid w:val="005479AD"/>
    <w:rsid w:val="00547A6B"/>
    <w:rsid w:val="00547B73"/>
    <w:rsid w:val="00547CB4"/>
    <w:rsid w:val="00547EEF"/>
    <w:rsid w:val="00550268"/>
    <w:rsid w:val="005505FB"/>
    <w:rsid w:val="005506BE"/>
    <w:rsid w:val="005507EF"/>
    <w:rsid w:val="00550C1E"/>
    <w:rsid w:val="00550DA7"/>
    <w:rsid w:val="0055124F"/>
    <w:rsid w:val="00551325"/>
    <w:rsid w:val="005520DC"/>
    <w:rsid w:val="00552275"/>
    <w:rsid w:val="00552298"/>
    <w:rsid w:val="00552459"/>
    <w:rsid w:val="00552582"/>
    <w:rsid w:val="005525AE"/>
    <w:rsid w:val="005525BC"/>
    <w:rsid w:val="00552694"/>
    <w:rsid w:val="0055271D"/>
    <w:rsid w:val="0055281C"/>
    <w:rsid w:val="00552A2A"/>
    <w:rsid w:val="00553004"/>
    <w:rsid w:val="00553197"/>
    <w:rsid w:val="00553435"/>
    <w:rsid w:val="005539AA"/>
    <w:rsid w:val="005539DA"/>
    <w:rsid w:val="00553A66"/>
    <w:rsid w:val="00553D9C"/>
    <w:rsid w:val="00553DF5"/>
    <w:rsid w:val="00553F63"/>
    <w:rsid w:val="00554207"/>
    <w:rsid w:val="00554253"/>
    <w:rsid w:val="00554534"/>
    <w:rsid w:val="00554699"/>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A1D"/>
    <w:rsid w:val="00566A7D"/>
    <w:rsid w:val="00566E67"/>
    <w:rsid w:val="00566FDA"/>
    <w:rsid w:val="00566FEA"/>
    <w:rsid w:val="00567399"/>
    <w:rsid w:val="005674A5"/>
    <w:rsid w:val="00567E47"/>
    <w:rsid w:val="005701E1"/>
    <w:rsid w:val="00570462"/>
    <w:rsid w:val="005704BC"/>
    <w:rsid w:val="00570663"/>
    <w:rsid w:val="0057074B"/>
    <w:rsid w:val="00570DAA"/>
    <w:rsid w:val="00570E61"/>
    <w:rsid w:val="005711E5"/>
    <w:rsid w:val="0057131F"/>
    <w:rsid w:val="00571811"/>
    <w:rsid w:val="00571E77"/>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56C"/>
    <w:rsid w:val="00575E2F"/>
    <w:rsid w:val="0057616C"/>
    <w:rsid w:val="00576782"/>
    <w:rsid w:val="00576A85"/>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420"/>
    <w:rsid w:val="00586812"/>
    <w:rsid w:val="00586C84"/>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125"/>
    <w:rsid w:val="005922BC"/>
    <w:rsid w:val="00592468"/>
    <w:rsid w:val="005928BF"/>
    <w:rsid w:val="00592BE7"/>
    <w:rsid w:val="00592E7C"/>
    <w:rsid w:val="00592FDC"/>
    <w:rsid w:val="00593029"/>
    <w:rsid w:val="00593155"/>
    <w:rsid w:val="0059338E"/>
    <w:rsid w:val="00593681"/>
    <w:rsid w:val="0059381C"/>
    <w:rsid w:val="00593CDB"/>
    <w:rsid w:val="00593D43"/>
    <w:rsid w:val="005940AF"/>
    <w:rsid w:val="0059437D"/>
    <w:rsid w:val="00594640"/>
    <w:rsid w:val="0059494C"/>
    <w:rsid w:val="00594EFA"/>
    <w:rsid w:val="00594F2A"/>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8F7"/>
    <w:rsid w:val="005A0D9A"/>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452F"/>
    <w:rsid w:val="005A45A9"/>
    <w:rsid w:val="005A4E77"/>
    <w:rsid w:val="005A52A3"/>
    <w:rsid w:val="005A5484"/>
    <w:rsid w:val="005A5495"/>
    <w:rsid w:val="005A57D5"/>
    <w:rsid w:val="005A5818"/>
    <w:rsid w:val="005A5D38"/>
    <w:rsid w:val="005A61D5"/>
    <w:rsid w:val="005A66F0"/>
    <w:rsid w:val="005A68F3"/>
    <w:rsid w:val="005A6A6A"/>
    <w:rsid w:val="005A6C3C"/>
    <w:rsid w:val="005A6CD3"/>
    <w:rsid w:val="005A6D63"/>
    <w:rsid w:val="005A75BC"/>
    <w:rsid w:val="005A78C6"/>
    <w:rsid w:val="005A7D07"/>
    <w:rsid w:val="005B0064"/>
    <w:rsid w:val="005B045A"/>
    <w:rsid w:val="005B0B2E"/>
    <w:rsid w:val="005B0BE3"/>
    <w:rsid w:val="005B0CB8"/>
    <w:rsid w:val="005B0E1F"/>
    <w:rsid w:val="005B1422"/>
    <w:rsid w:val="005B14F8"/>
    <w:rsid w:val="005B16DB"/>
    <w:rsid w:val="005B16ED"/>
    <w:rsid w:val="005B1BEF"/>
    <w:rsid w:val="005B1C10"/>
    <w:rsid w:val="005B1D6C"/>
    <w:rsid w:val="005B1EAA"/>
    <w:rsid w:val="005B2531"/>
    <w:rsid w:val="005B2762"/>
    <w:rsid w:val="005B29FA"/>
    <w:rsid w:val="005B31CE"/>
    <w:rsid w:val="005B35DF"/>
    <w:rsid w:val="005B36B1"/>
    <w:rsid w:val="005B39F9"/>
    <w:rsid w:val="005B3C1C"/>
    <w:rsid w:val="005B3F12"/>
    <w:rsid w:val="005B3F97"/>
    <w:rsid w:val="005B4744"/>
    <w:rsid w:val="005B4847"/>
    <w:rsid w:val="005B4B88"/>
    <w:rsid w:val="005B4EEC"/>
    <w:rsid w:val="005B5109"/>
    <w:rsid w:val="005B5553"/>
    <w:rsid w:val="005B571A"/>
    <w:rsid w:val="005B5742"/>
    <w:rsid w:val="005B59E8"/>
    <w:rsid w:val="005B5AD1"/>
    <w:rsid w:val="005B602B"/>
    <w:rsid w:val="005B6408"/>
    <w:rsid w:val="005B6423"/>
    <w:rsid w:val="005B6D9B"/>
    <w:rsid w:val="005B71E3"/>
    <w:rsid w:val="005B74B9"/>
    <w:rsid w:val="005B7910"/>
    <w:rsid w:val="005B7B1F"/>
    <w:rsid w:val="005B7C3E"/>
    <w:rsid w:val="005B7DF2"/>
    <w:rsid w:val="005C0475"/>
    <w:rsid w:val="005C0A68"/>
    <w:rsid w:val="005C0B08"/>
    <w:rsid w:val="005C0CFA"/>
    <w:rsid w:val="005C0D0F"/>
    <w:rsid w:val="005C0E3B"/>
    <w:rsid w:val="005C0EE1"/>
    <w:rsid w:val="005C1319"/>
    <w:rsid w:val="005C18DC"/>
    <w:rsid w:val="005C1B46"/>
    <w:rsid w:val="005C1C17"/>
    <w:rsid w:val="005C23FB"/>
    <w:rsid w:val="005C2978"/>
    <w:rsid w:val="005C2C22"/>
    <w:rsid w:val="005C2CD8"/>
    <w:rsid w:val="005C3179"/>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3D7"/>
    <w:rsid w:val="005C76F4"/>
    <w:rsid w:val="005C7A1C"/>
    <w:rsid w:val="005C7B64"/>
    <w:rsid w:val="005C7CED"/>
    <w:rsid w:val="005C7DF5"/>
    <w:rsid w:val="005C7FB5"/>
    <w:rsid w:val="005D051C"/>
    <w:rsid w:val="005D0583"/>
    <w:rsid w:val="005D05A4"/>
    <w:rsid w:val="005D0728"/>
    <w:rsid w:val="005D0B93"/>
    <w:rsid w:val="005D0CD6"/>
    <w:rsid w:val="005D0FD7"/>
    <w:rsid w:val="005D0FE3"/>
    <w:rsid w:val="005D10A7"/>
    <w:rsid w:val="005D11F7"/>
    <w:rsid w:val="005D1515"/>
    <w:rsid w:val="005D1726"/>
    <w:rsid w:val="005D1D5F"/>
    <w:rsid w:val="005D1F50"/>
    <w:rsid w:val="005D1FF1"/>
    <w:rsid w:val="005D2507"/>
    <w:rsid w:val="005D297D"/>
    <w:rsid w:val="005D2B33"/>
    <w:rsid w:val="005D2CBB"/>
    <w:rsid w:val="005D2E40"/>
    <w:rsid w:val="005D30C6"/>
    <w:rsid w:val="005D31F5"/>
    <w:rsid w:val="005D364D"/>
    <w:rsid w:val="005D387A"/>
    <w:rsid w:val="005D3A45"/>
    <w:rsid w:val="005D3C8A"/>
    <w:rsid w:val="005D3F86"/>
    <w:rsid w:val="005D415B"/>
    <w:rsid w:val="005D42DC"/>
    <w:rsid w:val="005D45D3"/>
    <w:rsid w:val="005D478E"/>
    <w:rsid w:val="005D47BB"/>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D"/>
    <w:rsid w:val="005D772C"/>
    <w:rsid w:val="005D77F6"/>
    <w:rsid w:val="005D799F"/>
    <w:rsid w:val="005D7A48"/>
    <w:rsid w:val="005D7AE4"/>
    <w:rsid w:val="005E0181"/>
    <w:rsid w:val="005E0442"/>
    <w:rsid w:val="005E04E5"/>
    <w:rsid w:val="005E0A18"/>
    <w:rsid w:val="005E0E3B"/>
    <w:rsid w:val="005E0ED4"/>
    <w:rsid w:val="005E14CE"/>
    <w:rsid w:val="005E14DF"/>
    <w:rsid w:val="005E15E8"/>
    <w:rsid w:val="005E177D"/>
    <w:rsid w:val="005E1B6A"/>
    <w:rsid w:val="005E1C1F"/>
    <w:rsid w:val="005E1C5A"/>
    <w:rsid w:val="005E264B"/>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101E"/>
    <w:rsid w:val="005F108A"/>
    <w:rsid w:val="005F1798"/>
    <w:rsid w:val="005F19C8"/>
    <w:rsid w:val="005F20B7"/>
    <w:rsid w:val="005F20E8"/>
    <w:rsid w:val="005F223D"/>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6EC1"/>
    <w:rsid w:val="005F7056"/>
    <w:rsid w:val="005F710C"/>
    <w:rsid w:val="005F739B"/>
    <w:rsid w:val="005F770A"/>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4257"/>
    <w:rsid w:val="006044D4"/>
    <w:rsid w:val="00604964"/>
    <w:rsid w:val="00604CE1"/>
    <w:rsid w:val="00605036"/>
    <w:rsid w:val="0060518D"/>
    <w:rsid w:val="006051C9"/>
    <w:rsid w:val="00605655"/>
    <w:rsid w:val="006057EF"/>
    <w:rsid w:val="00606051"/>
    <w:rsid w:val="006066DE"/>
    <w:rsid w:val="006066F9"/>
    <w:rsid w:val="00606D7C"/>
    <w:rsid w:val="00606ED6"/>
    <w:rsid w:val="00606FE0"/>
    <w:rsid w:val="006073CC"/>
    <w:rsid w:val="00607661"/>
    <w:rsid w:val="00607753"/>
    <w:rsid w:val="00607837"/>
    <w:rsid w:val="006078A7"/>
    <w:rsid w:val="00607981"/>
    <w:rsid w:val="0061024C"/>
    <w:rsid w:val="0061027C"/>
    <w:rsid w:val="0061048C"/>
    <w:rsid w:val="0061071A"/>
    <w:rsid w:val="00610850"/>
    <w:rsid w:val="00610BBD"/>
    <w:rsid w:val="00610E16"/>
    <w:rsid w:val="006114E9"/>
    <w:rsid w:val="00611A77"/>
    <w:rsid w:val="00611B54"/>
    <w:rsid w:val="00611BE6"/>
    <w:rsid w:val="00611DB3"/>
    <w:rsid w:val="00611E6A"/>
    <w:rsid w:val="00611F3B"/>
    <w:rsid w:val="00611FB8"/>
    <w:rsid w:val="006122A4"/>
    <w:rsid w:val="0061241E"/>
    <w:rsid w:val="00612742"/>
    <w:rsid w:val="00612EEF"/>
    <w:rsid w:val="00613219"/>
    <w:rsid w:val="006134A7"/>
    <w:rsid w:val="00613503"/>
    <w:rsid w:val="0061372A"/>
    <w:rsid w:val="00613832"/>
    <w:rsid w:val="006139CD"/>
    <w:rsid w:val="006141F1"/>
    <w:rsid w:val="0061429C"/>
    <w:rsid w:val="0061471F"/>
    <w:rsid w:val="006149FA"/>
    <w:rsid w:val="00614D8D"/>
    <w:rsid w:val="00614ED5"/>
    <w:rsid w:val="00615053"/>
    <w:rsid w:val="0061519F"/>
    <w:rsid w:val="006151FE"/>
    <w:rsid w:val="00615786"/>
    <w:rsid w:val="00615918"/>
    <w:rsid w:val="00615AAB"/>
    <w:rsid w:val="00615E5C"/>
    <w:rsid w:val="00615FEC"/>
    <w:rsid w:val="006164B2"/>
    <w:rsid w:val="006169CB"/>
    <w:rsid w:val="00616C78"/>
    <w:rsid w:val="00616DCF"/>
    <w:rsid w:val="00616F71"/>
    <w:rsid w:val="006174A0"/>
    <w:rsid w:val="0061750F"/>
    <w:rsid w:val="0061778A"/>
    <w:rsid w:val="00617841"/>
    <w:rsid w:val="00617B18"/>
    <w:rsid w:val="00617C92"/>
    <w:rsid w:val="00620003"/>
    <w:rsid w:val="006207F2"/>
    <w:rsid w:val="00620FA8"/>
    <w:rsid w:val="006210AC"/>
    <w:rsid w:val="006212CE"/>
    <w:rsid w:val="006213C6"/>
    <w:rsid w:val="00621780"/>
    <w:rsid w:val="006217D2"/>
    <w:rsid w:val="0062189F"/>
    <w:rsid w:val="006219CE"/>
    <w:rsid w:val="00621E23"/>
    <w:rsid w:val="00622949"/>
    <w:rsid w:val="00622993"/>
    <w:rsid w:val="006229F9"/>
    <w:rsid w:val="00622F4C"/>
    <w:rsid w:val="006231EC"/>
    <w:rsid w:val="0062322F"/>
    <w:rsid w:val="00623397"/>
    <w:rsid w:val="006235CF"/>
    <w:rsid w:val="00623626"/>
    <w:rsid w:val="0062366E"/>
    <w:rsid w:val="006236AE"/>
    <w:rsid w:val="00623A2E"/>
    <w:rsid w:val="00623A51"/>
    <w:rsid w:val="00623CDB"/>
    <w:rsid w:val="00623D34"/>
    <w:rsid w:val="00623FEE"/>
    <w:rsid w:val="0062400B"/>
    <w:rsid w:val="00624342"/>
    <w:rsid w:val="00624706"/>
    <w:rsid w:val="00624A4D"/>
    <w:rsid w:val="00624BCB"/>
    <w:rsid w:val="00624C5F"/>
    <w:rsid w:val="00624C8E"/>
    <w:rsid w:val="00624FC3"/>
    <w:rsid w:val="006254AF"/>
    <w:rsid w:val="006254D6"/>
    <w:rsid w:val="00625689"/>
    <w:rsid w:val="00625906"/>
    <w:rsid w:val="00625C4E"/>
    <w:rsid w:val="00625CBC"/>
    <w:rsid w:val="00625DD9"/>
    <w:rsid w:val="0062611E"/>
    <w:rsid w:val="00626127"/>
    <w:rsid w:val="0062621D"/>
    <w:rsid w:val="006268B9"/>
    <w:rsid w:val="00626A62"/>
    <w:rsid w:val="00626C3D"/>
    <w:rsid w:val="006272B1"/>
    <w:rsid w:val="0062781A"/>
    <w:rsid w:val="006279A4"/>
    <w:rsid w:val="00627AD3"/>
    <w:rsid w:val="00627E0E"/>
    <w:rsid w:val="00627F8D"/>
    <w:rsid w:val="00627FD5"/>
    <w:rsid w:val="00630247"/>
    <w:rsid w:val="006303CC"/>
    <w:rsid w:val="00630409"/>
    <w:rsid w:val="00630588"/>
    <w:rsid w:val="00630729"/>
    <w:rsid w:val="006307E3"/>
    <w:rsid w:val="00630D98"/>
    <w:rsid w:val="00631328"/>
    <w:rsid w:val="00631D55"/>
    <w:rsid w:val="00631E1C"/>
    <w:rsid w:val="00631FE9"/>
    <w:rsid w:val="00632200"/>
    <w:rsid w:val="006322E6"/>
    <w:rsid w:val="006324E5"/>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BD6"/>
    <w:rsid w:val="00635EFF"/>
    <w:rsid w:val="00636357"/>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106B"/>
    <w:rsid w:val="0064145A"/>
    <w:rsid w:val="00641462"/>
    <w:rsid w:val="00641514"/>
    <w:rsid w:val="00641739"/>
    <w:rsid w:val="0064189C"/>
    <w:rsid w:val="00641AB5"/>
    <w:rsid w:val="00641BE5"/>
    <w:rsid w:val="00641CF6"/>
    <w:rsid w:val="00641F38"/>
    <w:rsid w:val="00642122"/>
    <w:rsid w:val="006421F5"/>
    <w:rsid w:val="006424B9"/>
    <w:rsid w:val="006424FE"/>
    <w:rsid w:val="0064265E"/>
    <w:rsid w:val="006427E1"/>
    <w:rsid w:val="0064295E"/>
    <w:rsid w:val="00642A00"/>
    <w:rsid w:val="00642D12"/>
    <w:rsid w:val="006430AE"/>
    <w:rsid w:val="00643149"/>
    <w:rsid w:val="0064315A"/>
    <w:rsid w:val="00643509"/>
    <w:rsid w:val="00643519"/>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5C7"/>
    <w:rsid w:val="00651845"/>
    <w:rsid w:val="0065272D"/>
    <w:rsid w:val="00652827"/>
    <w:rsid w:val="006529F2"/>
    <w:rsid w:val="00652BE7"/>
    <w:rsid w:val="006535AD"/>
    <w:rsid w:val="00653B1E"/>
    <w:rsid w:val="00653B36"/>
    <w:rsid w:val="00653EE1"/>
    <w:rsid w:val="0065405A"/>
    <w:rsid w:val="00654132"/>
    <w:rsid w:val="00654BDA"/>
    <w:rsid w:val="00654C6F"/>
    <w:rsid w:val="006550E4"/>
    <w:rsid w:val="00655228"/>
    <w:rsid w:val="006552CD"/>
    <w:rsid w:val="006553DA"/>
    <w:rsid w:val="0065558F"/>
    <w:rsid w:val="006555FB"/>
    <w:rsid w:val="0065562B"/>
    <w:rsid w:val="00655C2B"/>
    <w:rsid w:val="00655C6B"/>
    <w:rsid w:val="00655FD0"/>
    <w:rsid w:val="00656385"/>
    <w:rsid w:val="00656873"/>
    <w:rsid w:val="00656D61"/>
    <w:rsid w:val="006570AD"/>
    <w:rsid w:val="00657288"/>
    <w:rsid w:val="0065728E"/>
    <w:rsid w:val="0065772F"/>
    <w:rsid w:val="00657872"/>
    <w:rsid w:val="00657C95"/>
    <w:rsid w:val="00657D0C"/>
    <w:rsid w:val="00657D76"/>
    <w:rsid w:val="00657E15"/>
    <w:rsid w:val="006603C8"/>
    <w:rsid w:val="006605B7"/>
    <w:rsid w:val="00660649"/>
    <w:rsid w:val="00660703"/>
    <w:rsid w:val="006607F6"/>
    <w:rsid w:val="00660B9F"/>
    <w:rsid w:val="00660F5F"/>
    <w:rsid w:val="0066129E"/>
    <w:rsid w:val="006615FB"/>
    <w:rsid w:val="0066164A"/>
    <w:rsid w:val="00661AE8"/>
    <w:rsid w:val="00661D0C"/>
    <w:rsid w:val="00661E74"/>
    <w:rsid w:val="00661E7A"/>
    <w:rsid w:val="006621B0"/>
    <w:rsid w:val="006621F2"/>
    <w:rsid w:val="006624BD"/>
    <w:rsid w:val="006624E3"/>
    <w:rsid w:val="0066280C"/>
    <w:rsid w:val="00662AFC"/>
    <w:rsid w:val="00662F76"/>
    <w:rsid w:val="00663284"/>
    <w:rsid w:val="0066330F"/>
    <w:rsid w:val="00663480"/>
    <w:rsid w:val="0066366B"/>
    <w:rsid w:val="006636E1"/>
    <w:rsid w:val="00663720"/>
    <w:rsid w:val="006637DE"/>
    <w:rsid w:val="00663A0D"/>
    <w:rsid w:val="006645B1"/>
    <w:rsid w:val="006646D3"/>
    <w:rsid w:val="00664C0D"/>
    <w:rsid w:val="0066511E"/>
    <w:rsid w:val="006651F9"/>
    <w:rsid w:val="0066537B"/>
    <w:rsid w:val="00665757"/>
    <w:rsid w:val="00665A58"/>
    <w:rsid w:val="00665BE1"/>
    <w:rsid w:val="00666183"/>
    <w:rsid w:val="006663CB"/>
    <w:rsid w:val="00666602"/>
    <w:rsid w:val="0066675A"/>
    <w:rsid w:val="00667208"/>
    <w:rsid w:val="0067007D"/>
    <w:rsid w:val="0067050D"/>
    <w:rsid w:val="0067094A"/>
    <w:rsid w:val="00670AB4"/>
    <w:rsid w:val="00670B72"/>
    <w:rsid w:val="00670E50"/>
    <w:rsid w:val="00670EDE"/>
    <w:rsid w:val="0067127B"/>
    <w:rsid w:val="006712F3"/>
    <w:rsid w:val="00671764"/>
    <w:rsid w:val="00671A87"/>
    <w:rsid w:val="00671E6E"/>
    <w:rsid w:val="00671EC3"/>
    <w:rsid w:val="00672475"/>
    <w:rsid w:val="00672741"/>
    <w:rsid w:val="0067298D"/>
    <w:rsid w:val="00672F6C"/>
    <w:rsid w:val="00673262"/>
    <w:rsid w:val="00673441"/>
    <w:rsid w:val="00673AE1"/>
    <w:rsid w:val="00673B03"/>
    <w:rsid w:val="00673CE0"/>
    <w:rsid w:val="006747E1"/>
    <w:rsid w:val="0067486C"/>
    <w:rsid w:val="00674CCE"/>
    <w:rsid w:val="00674D2A"/>
    <w:rsid w:val="00674E4A"/>
    <w:rsid w:val="00674EC1"/>
    <w:rsid w:val="006751B7"/>
    <w:rsid w:val="00675269"/>
    <w:rsid w:val="0067538A"/>
    <w:rsid w:val="00675509"/>
    <w:rsid w:val="006757D1"/>
    <w:rsid w:val="00675881"/>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59E"/>
    <w:rsid w:val="006805C7"/>
    <w:rsid w:val="00680AE1"/>
    <w:rsid w:val="00680D2A"/>
    <w:rsid w:val="0068105E"/>
    <w:rsid w:val="00681550"/>
    <w:rsid w:val="00681660"/>
    <w:rsid w:val="00681EF1"/>
    <w:rsid w:val="006820EA"/>
    <w:rsid w:val="006822C2"/>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327"/>
    <w:rsid w:val="0068439E"/>
    <w:rsid w:val="00684B9A"/>
    <w:rsid w:val="0068513F"/>
    <w:rsid w:val="006852D9"/>
    <w:rsid w:val="00685538"/>
    <w:rsid w:val="00685ACB"/>
    <w:rsid w:val="00685C1C"/>
    <w:rsid w:val="00685D0A"/>
    <w:rsid w:val="00685D98"/>
    <w:rsid w:val="00685F35"/>
    <w:rsid w:val="00686102"/>
    <w:rsid w:val="0068645B"/>
    <w:rsid w:val="0068649E"/>
    <w:rsid w:val="0068677B"/>
    <w:rsid w:val="006873BB"/>
    <w:rsid w:val="0068740B"/>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9E"/>
    <w:rsid w:val="006938EB"/>
    <w:rsid w:val="006939F1"/>
    <w:rsid w:val="00693E8E"/>
    <w:rsid w:val="00693FB5"/>
    <w:rsid w:val="0069409C"/>
    <w:rsid w:val="006940B0"/>
    <w:rsid w:val="00694A0A"/>
    <w:rsid w:val="00694A2A"/>
    <w:rsid w:val="00694AF2"/>
    <w:rsid w:val="00694C76"/>
    <w:rsid w:val="00694CA1"/>
    <w:rsid w:val="00694D9D"/>
    <w:rsid w:val="0069506B"/>
    <w:rsid w:val="0069522F"/>
    <w:rsid w:val="00695299"/>
    <w:rsid w:val="0069529C"/>
    <w:rsid w:val="0069538A"/>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A07F5"/>
    <w:rsid w:val="006A093A"/>
    <w:rsid w:val="006A1209"/>
    <w:rsid w:val="006A13BF"/>
    <w:rsid w:val="006A1468"/>
    <w:rsid w:val="006A1762"/>
    <w:rsid w:val="006A1C81"/>
    <w:rsid w:val="006A1CFC"/>
    <w:rsid w:val="006A1D99"/>
    <w:rsid w:val="006A1EC2"/>
    <w:rsid w:val="006A1EEA"/>
    <w:rsid w:val="006A241D"/>
    <w:rsid w:val="006A25B4"/>
    <w:rsid w:val="006A2F16"/>
    <w:rsid w:val="006A320C"/>
    <w:rsid w:val="006A321A"/>
    <w:rsid w:val="006A381A"/>
    <w:rsid w:val="006A428E"/>
    <w:rsid w:val="006A47ED"/>
    <w:rsid w:val="006A4933"/>
    <w:rsid w:val="006A4D71"/>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8E0"/>
    <w:rsid w:val="006B2941"/>
    <w:rsid w:val="006B29E1"/>
    <w:rsid w:val="006B34EB"/>
    <w:rsid w:val="006B36A3"/>
    <w:rsid w:val="006B399A"/>
    <w:rsid w:val="006B3A12"/>
    <w:rsid w:val="006B4044"/>
    <w:rsid w:val="006B40C6"/>
    <w:rsid w:val="006B428E"/>
    <w:rsid w:val="006B44A7"/>
    <w:rsid w:val="006B4586"/>
    <w:rsid w:val="006B459F"/>
    <w:rsid w:val="006B45F8"/>
    <w:rsid w:val="006B4663"/>
    <w:rsid w:val="006B51AF"/>
    <w:rsid w:val="006B5A17"/>
    <w:rsid w:val="006B5B91"/>
    <w:rsid w:val="006B5FCF"/>
    <w:rsid w:val="006B688F"/>
    <w:rsid w:val="006B6B59"/>
    <w:rsid w:val="006B6DB2"/>
    <w:rsid w:val="006B6E27"/>
    <w:rsid w:val="006B7CE8"/>
    <w:rsid w:val="006B7D81"/>
    <w:rsid w:val="006B7EA0"/>
    <w:rsid w:val="006C02D1"/>
    <w:rsid w:val="006C06ED"/>
    <w:rsid w:val="006C09D9"/>
    <w:rsid w:val="006C0A44"/>
    <w:rsid w:val="006C128D"/>
    <w:rsid w:val="006C1587"/>
    <w:rsid w:val="006C1A62"/>
    <w:rsid w:val="006C1DF9"/>
    <w:rsid w:val="006C20A2"/>
    <w:rsid w:val="006C2261"/>
    <w:rsid w:val="006C22C4"/>
    <w:rsid w:val="006C24CD"/>
    <w:rsid w:val="006C267A"/>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CA"/>
    <w:rsid w:val="006D67D2"/>
    <w:rsid w:val="006D68F5"/>
    <w:rsid w:val="006D69B3"/>
    <w:rsid w:val="006D69E4"/>
    <w:rsid w:val="006D6B4A"/>
    <w:rsid w:val="006D6FB3"/>
    <w:rsid w:val="006D705A"/>
    <w:rsid w:val="006D7075"/>
    <w:rsid w:val="006D7236"/>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298"/>
    <w:rsid w:val="006E5564"/>
    <w:rsid w:val="006E59D8"/>
    <w:rsid w:val="006E5ACD"/>
    <w:rsid w:val="006E5D2C"/>
    <w:rsid w:val="006E5DA6"/>
    <w:rsid w:val="006E5FCC"/>
    <w:rsid w:val="006E6108"/>
    <w:rsid w:val="006E6BA6"/>
    <w:rsid w:val="006E6E2D"/>
    <w:rsid w:val="006E74A9"/>
    <w:rsid w:val="006E7B72"/>
    <w:rsid w:val="006E7DF3"/>
    <w:rsid w:val="006F009B"/>
    <w:rsid w:val="006F10B5"/>
    <w:rsid w:val="006F1186"/>
    <w:rsid w:val="006F12C3"/>
    <w:rsid w:val="006F14A9"/>
    <w:rsid w:val="006F1756"/>
    <w:rsid w:val="006F17E3"/>
    <w:rsid w:val="006F1862"/>
    <w:rsid w:val="006F1B55"/>
    <w:rsid w:val="006F22B5"/>
    <w:rsid w:val="006F2602"/>
    <w:rsid w:val="006F2AD0"/>
    <w:rsid w:val="006F3534"/>
    <w:rsid w:val="006F35FF"/>
    <w:rsid w:val="006F3836"/>
    <w:rsid w:val="006F393E"/>
    <w:rsid w:val="006F3F90"/>
    <w:rsid w:val="006F42F5"/>
    <w:rsid w:val="006F4553"/>
    <w:rsid w:val="006F460E"/>
    <w:rsid w:val="006F4D25"/>
    <w:rsid w:val="006F4F9C"/>
    <w:rsid w:val="006F504A"/>
    <w:rsid w:val="006F523B"/>
    <w:rsid w:val="006F534B"/>
    <w:rsid w:val="006F5C9E"/>
    <w:rsid w:val="006F5D24"/>
    <w:rsid w:val="006F6022"/>
    <w:rsid w:val="006F6029"/>
    <w:rsid w:val="006F650C"/>
    <w:rsid w:val="006F6577"/>
    <w:rsid w:val="006F65CD"/>
    <w:rsid w:val="006F6C82"/>
    <w:rsid w:val="006F6DFA"/>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809"/>
    <w:rsid w:val="00704ACC"/>
    <w:rsid w:val="00704AFB"/>
    <w:rsid w:val="00704F24"/>
    <w:rsid w:val="007050BE"/>
    <w:rsid w:val="007053AA"/>
    <w:rsid w:val="007054B8"/>
    <w:rsid w:val="00705590"/>
    <w:rsid w:val="007058EC"/>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625"/>
    <w:rsid w:val="00710935"/>
    <w:rsid w:val="00710A3C"/>
    <w:rsid w:val="00710D55"/>
    <w:rsid w:val="00710FFF"/>
    <w:rsid w:val="0071128C"/>
    <w:rsid w:val="0071180A"/>
    <w:rsid w:val="007118E9"/>
    <w:rsid w:val="007118F3"/>
    <w:rsid w:val="00711941"/>
    <w:rsid w:val="00711B4B"/>
    <w:rsid w:val="00711BC1"/>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81"/>
    <w:rsid w:val="00715139"/>
    <w:rsid w:val="007151A2"/>
    <w:rsid w:val="007152C6"/>
    <w:rsid w:val="007155B5"/>
    <w:rsid w:val="00715858"/>
    <w:rsid w:val="00715A75"/>
    <w:rsid w:val="00715CC5"/>
    <w:rsid w:val="007163EB"/>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A3B"/>
    <w:rsid w:val="00721FF4"/>
    <w:rsid w:val="0072209A"/>
    <w:rsid w:val="0072261B"/>
    <w:rsid w:val="00722820"/>
    <w:rsid w:val="00723079"/>
    <w:rsid w:val="007234BA"/>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60DA"/>
    <w:rsid w:val="00726686"/>
    <w:rsid w:val="007269E6"/>
    <w:rsid w:val="00726BD5"/>
    <w:rsid w:val="00726C9E"/>
    <w:rsid w:val="00727025"/>
    <w:rsid w:val="00727157"/>
    <w:rsid w:val="0072716D"/>
    <w:rsid w:val="007272EC"/>
    <w:rsid w:val="007277DA"/>
    <w:rsid w:val="00727B1C"/>
    <w:rsid w:val="00727E79"/>
    <w:rsid w:val="007301FB"/>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7A1"/>
    <w:rsid w:val="00732B92"/>
    <w:rsid w:val="00732CE5"/>
    <w:rsid w:val="00732E4C"/>
    <w:rsid w:val="0073311F"/>
    <w:rsid w:val="00733337"/>
    <w:rsid w:val="00733348"/>
    <w:rsid w:val="0073350A"/>
    <w:rsid w:val="00733657"/>
    <w:rsid w:val="00733A76"/>
    <w:rsid w:val="00733C63"/>
    <w:rsid w:val="007341F7"/>
    <w:rsid w:val="00734484"/>
    <w:rsid w:val="00734600"/>
    <w:rsid w:val="00734A2C"/>
    <w:rsid w:val="00734EFB"/>
    <w:rsid w:val="007354EA"/>
    <w:rsid w:val="007355D6"/>
    <w:rsid w:val="0073576A"/>
    <w:rsid w:val="00735C61"/>
    <w:rsid w:val="00735E67"/>
    <w:rsid w:val="00736448"/>
    <w:rsid w:val="00736606"/>
    <w:rsid w:val="0073663E"/>
    <w:rsid w:val="007369E8"/>
    <w:rsid w:val="00736B50"/>
    <w:rsid w:val="00736C23"/>
    <w:rsid w:val="00736DF7"/>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83"/>
    <w:rsid w:val="007416A2"/>
    <w:rsid w:val="00741832"/>
    <w:rsid w:val="00741ADD"/>
    <w:rsid w:val="00742520"/>
    <w:rsid w:val="007427EB"/>
    <w:rsid w:val="00742AEE"/>
    <w:rsid w:val="00742D84"/>
    <w:rsid w:val="00742DD4"/>
    <w:rsid w:val="00742FB1"/>
    <w:rsid w:val="00742FE8"/>
    <w:rsid w:val="0074302B"/>
    <w:rsid w:val="00743258"/>
    <w:rsid w:val="0074381F"/>
    <w:rsid w:val="00743E65"/>
    <w:rsid w:val="007441D1"/>
    <w:rsid w:val="00744272"/>
    <w:rsid w:val="007442A4"/>
    <w:rsid w:val="007442F2"/>
    <w:rsid w:val="00744829"/>
    <w:rsid w:val="00744EBA"/>
    <w:rsid w:val="0074552D"/>
    <w:rsid w:val="00745854"/>
    <w:rsid w:val="00745B98"/>
    <w:rsid w:val="00745D7C"/>
    <w:rsid w:val="00746108"/>
    <w:rsid w:val="007463C6"/>
    <w:rsid w:val="007466DE"/>
    <w:rsid w:val="0074682B"/>
    <w:rsid w:val="00746937"/>
    <w:rsid w:val="00746B6A"/>
    <w:rsid w:val="00747037"/>
    <w:rsid w:val="007471C5"/>
    <w:rsid w:val="007474EC"/>
    <w:rsid w:val="0074755A"/>
    <w:rsid w:val="007475E5"/>
    <w:rsid w:val="007479B8"/>
    <w:rsid w:val="00747C19"/>
    <w:rsid w:val="00747F1C"/>
    <w:rsid w:val="00750003"/>
    <w:rsid w:val="00750360"/>
    <w:rsid w:val="007503A9"/>
    <w:rsid w:val="0075047C"/>
    <w:rsid w:val="0075098C"/>
    <w:rsid w:val="00750C61"/>
    <w:rsid w:val="00750E09"/>
    <w:rsid w:val="00750FD9"/>
    <w:rsid w:val="007521F3"/>
    <w:rsid w:val="007527C1"/>
    <w:rsid w:val="007529DA"/>
    <w:rsid w:val="00752A99"/>
    <w:rsid w:val="00752CAC"/>
    <w:rsid w:val="00752D13"/>
    <w:rsid w:val="00752E2A"/>
    <w:rsid w:val="0075312D"/>
    <w:rsid w:val="007532ED"/>
    <w:rsid w:val="00753432"/>
    <w:rsid w:val="00753D56"/>
    <w:rsid w:val="00754125"/>
    <w:rsid w:val="007546B2"/>
    <w:rsid w:val="00754B60"/>
    <w:rsid w:val="00754C31"/>
    <w:rsid w:val="00754E8C"/>
    <w:rsid w:val="00754F7E"/>
    <w:rsid w:val="00755219"/>
    <w:rsid w:val="00755263"/>
    <w:rsid w:val="00755A9C"/>
    <w:rsid w:val="00755CEC"/>
    <w:rsid w:val="00755EE5"/>
    <w:rsid w:val="00756239"/>
    <w:rsid w:val="00756841"/>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B60"/>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8"/>
    <w:rsid w:val="00765505"/>
    <w:rsid w:val="007658EA"/>
    <w:rsid w:val="00765B21"/>
    <w:rsid w:val="00765BCB"/>
    <w:rsid w:val="00765CEC"/>
    <w:rsid w:val="00765EB8"/>
    <w:rsid w:val="0076610C"/>
    <w:rsid w:val="007666A2"/>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E46"/>
    <w:rsid w:val="00774FC7"/>
    <w:rsid w:val="00775397"/>
    <w:rsid w:val="00775786"/>
    <w:rsid w:val="00775E52"/>
    <w:rsid w:val="00776548"/>
    <w:rsid w:val="00776A6A"/>
    <w:rsid w:val="00776FC2"/>
    <w:rsid w:val="00777220"/>
    <w:rsid w:val="007773D3"/>
    <w:rsid w:val="00777B6C"/>
    <w:rsid w:val="00777EB0"/>
    <w:rsid w:val="00780014"/>
    <w:rsid w:val="00780087"/>
    <w:rsid w:val="007805FD"/>
    <w:rsid w:val="0078068C"/>
    <w:rsid w:val="00780A22"/>
    <w:rsid w:val="00780A23"/>
    <w:rsid w:val="00780AE5"/>
    <w:rsid w:val="0078177A"/>
    <w:rsid w:val="0078200B"/>
    <w:rsid w:val="0078202E"/>
    <w:rsid w:val="007820ED"/>
    <w:rsid w:val="007824E9"/>
    <w:rsid w:val="00782D2E"/>
    <w:rsid w:val="00782F37"/>
    <w:rsid w:val="007831F6"/>
    <w:rsid w:val="00783218"/>
    <w:rsid w:val="00783905"/>
    <w:rsid w:val="007839F6"/>
    <w:rsid w:val="00783C6D"/>
    <w:rsid w:val="00783D06"/>
    <w:rsid w:val="00783EBE"/>
    <w:rsid w:val="00784126"/>
    <w:rsid w:val="0078428E"/>
    <w:rsid w:val="00784308"/>
    <w:rsid w:val="007846D2"/>
    <w:rsid w:val="007848D7"/>
    <w:rsid w:val="00784AF2"/>
    <w:rsid w:val="00784B52"/>
    <w:rsid w:val="00784BE6"/>
    <w:rsid w:val="00784EE4"/>
    <w:rsid w:val="00785029"/>
    <w:rsid w:val="007851B4"/>
    <w:rsid w:val="0078558A"/>
    <w:rsid w:val="007855DC"/>
    <w:rsid w:val="00785948"/>
    <w:rsid w:val="00785A19"/>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F16"/>
    <w:rsid w:val="00791FA5"/>
    <w:rsid w:val="00792410"/>
    <w:rsid w:val="00792870"/>
    <w:rsid w:val="00792F36"/>
    <w:rsid w:val="00792F7D"/>
    <w:rsid w:val="00793073"/>
    <w:rsid w:val="007936E2"/>
    <w:rsid w:val="0079379B"/>
    <w:rsid w:val="00793AF5"/>
    <w:rsid w:val="0079442F"/>
    <w:rsid w:val="007947E4"/>
    <w:rsid w:val="00794C1A"/>
    <w:rsid w:val="007950FE"/>
    <w:rsid w:val="007954E5"/>
    <w:rsid w:val="00795A0F"/>
    <w:rsid w:val="00795D76"/>
    <w:rsid w:val="00795E0A"/>
    <w:rsid w:val="00795FB1"/>
    <w:rsid w:val="007961E9"/>
    <w:rsid w:val="007967DF"/>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61D"/>
    <w:rsid w:val="007A16F7"/>
    <w:rsid w:val="007A1A26"/>
    <w:rsid w:val="007A1D17"/>
    <w:rsid w:val="007A1D63"/>
    <w:rsid w:val="007A1DEA"/>
    <w:rsid w:val="007A1ECD"/>
    <w:rsid w:val="007A2036"/>
    <w:rsid w:val="007A23ED"/>
    <w:rsid w:val="007A2784"/>
    <w:rsid w:val="007A29EB"/>
    <w:rsid w:val="007A2CF0"/>
    <w:rsid w:val="007A3277"/>
    <w:rsid w:val="007A3715"/>
    <w:rsid w:val="007A3A26"/>
    <w:rsid w:val="007A3B3A"/>
    <w:rsid w:val="007A3C3D"/>
    <w:rsid w:val="007A3D45"/>
    <w:rsid w:val="007A3E6A"/>
    <w:rsid w:val="007A4069"/>
    <w:rsid w:val="007A45CF"/>
    <w:rsid w:val="007A4A61"/>
    <w:rsid w:val="007A5056"/>
    <w:rsid w:val="007A5202"/>
    <w:rsid w:val="007A5A83"/>
    <w:rsid w:val="007A5AF8"/>
    <w:rsid w:val="007A5C7D"/>
    <w:rsid w:val="007A5E16"/>
    <w:rsid w:val="007A617E"/>
    <w:rsid w:val="007A67EA"/>
    <w:rsid w:val="007A6ABD"/>
    <w:rsid w:val="007A6AEE"/>
    <w:rsid w:val="007A6C16"/>
    <w:rsid w:val="007A6CD5"/>
    <w:rsid w:val="007A6F26"/>
    <w:rsid w:val="007A6FE7"/>
    <w:rsid w:val="007A709C"/>
    <w:rsid w:val="007A7473"/>
    <w:rsid w:val="007A76C5"/>
    <w:rsid w:val="007A76FD"/>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824"/>
    <w:rsid w:val="007B2874"/>
    <w:rsid w:val="007B2A36"/>
    <w:rsid w:val="007B2B14"/>
    <w:rsid w:val="007B2EDB"/>
    <w:rsid w:val="007B3555"/>
    <w:rsid w:val="007B36EA"/>
    <w:rsid w:val="007B3BD3"/>
    <w:rsid w:val="007B3ECD"/>
    <w:rsid w:val="007B442C"/>
    <w:rsid w:val="007B46CF"/>
    <w:rsid w:val="007B47FE"/>
    <w:rsid w:val="007B4BCA"/>
    <w:rsid w:val="007B4E31"/>
    <w:rsid w:val="007B4FD6"/>
    <w:rsid w:val="007B5114"/>
    <w:rsid w:val="007B5145"/>
    <w:rsid w:val="007B54B8"/>
    <w:rsid w:val="007B57C2"/>
    <w:rsid w:val="007B58E4"/>
    <w:rsid w:val="007B5A2C"/>
    <w:rsid w:val="007B5AE6"/>
    <w:rsid w:val="007B5FF7"/>
    <w:rsid w:val="007B62B0"/>
    <w:rsid w:val="007B64C3"/>
    <w:rsid w:val="007B675E"/>
    <w:rsid w:val="007B6CE1"/>
    <w:rsid w:val="007B6FA3"/>
    <w:rsid w:val="007B6FCE"/>
    <w:rsid w:val="007B71E3"/>
    <w:rsid w:val="007B7404"/>
    <w:rsid w:val="007B75D1"/>
    <w:rsid w:val="007B7622"/>
    <w:rsid w:val="007B77AC"/>
    <w:rsid w:val="007B781E"/>
    <w:rsid w:val="007B7EA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DF9"/>
    <w:rsid w:val="007C3E6F"/>
    <w:rsid w:val="007C45AF"/>
    <w:rsid w:val="007C470A"/>
    <w:rsid w:val="007C4BA0"/>
    <w:rsid w:val="007C5714"/>
    <w:rsid w:val="007C5B94"/>
    <w:rsid w:val="007C6161"/>
    <w:rsid w:val="007C620F"/>
    <w:rsid w:val="007C67CB"/>
    <w:rsid w:val="007C6A50"/>
    <w:rsid w:val="007C6B84"/>
    <w:rsid w:val="007C6FEE"/>
    <w:rsid w:val="007C74D3"/>
    <w:rsid w:val="007C7728"/>
    <w:rsid w:val="007C7BE4"/>
    <w:rsid w:val="007C7F5E"/>
    <w:rsid w:val="007D012E"/>
    <w:rsid w:val="007D02BE"/>
    <w:rsid w:val="007D0339"/>
    <w:rsid w:val="007D03E7"/>
    <w:rsid w:val="007D091F"/>
    <w:rsid w:val="007D0DCA"/>
    <w:rsid w:val="007D1399"/>
    <w:rsid w:val="007D13ED"/>
    <w:rsid w:val="007D1503"/>
    <w:rsid w:val="007D1516"/>
    <w:rsid w:val="007D169B"/>
    <w:rsid w:val="007D181A"/>
    <w:rsid w:val="007D18A3"/>
    <w:rsid w:val="007D1C91"/>
    <w:rsid w:val="007D1DC9"/>
    <w:rsid w:val="007D1E02"/>
    <w:rsid w:val="007D266D"/>
    <w:rsid w:val="007D2AAC"/>
    <w:rsid w:val="007D2E08"/>
    <w:rsid w:val="007D2E5A"/>
    <w:rsid w:val="007D305E"/>
    <w:rsid w:val="007D3375"/>
    <w:rsid w:val="007D3464"/>
    <w:rsid w:val="007D3F26"/>
    <w:rsid w:val="007D3F38"/>
    <w:rsid w:val="007D41E5"/>
    <w:rsid w:val="007D479F"/>
    <w:rsid w:val="007D4856"/>
    <w:rsid w:val="007D4895"/>
    <w:rsid w:val="007D48C3"/>
    <w:rsid w:val="007D4BBD"/>
    <w:rsid w:val="007D4D88"/>
    <w:rsid w:val="007D4FA3"/>
    <w:rsid w:val="007D532E"/>
    <w:rsid w:val="007D538B"/>
    <w:rsid w:val="007D5421"/>
    <w:rsid w:val="007D572F"/>
    <w:rsid w:val="007D57B2"/>
    <w:rsid w:val="007D5957"/>
    <w:rsid w:val="007D5AD8"/>
    <w:rsid w:val="007D5B22"/>
    <w:rsid w:val="007D5C04"/>
    <w:rsid w:val="007D64CA"/>
    <w:rsid w:val="007D67E3"/>
    <w:rsid w:val="007D704C"/>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A2E"/>
    <w:rsid w:val="007E4EB4"/>
    <w:rsid w:val="007E541F"/>
    <w:rsid w:val="007E5516"/>
    <w:rsid w:val="007E57D3"/>
    <w:rsid w:val="007E5802"/>
    <w:rsid w:val="007E5B55"/>
    <w:rsid w:val="007E601D"/>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E71"/>
    <w:rsid w:val="007F4F0D"/>
    <w:rsid w:val="007F512E"/>
    <w:rsid w:val="007F518A"/>
    <w:rsid w:val="007F5310"/>
    <w:rsid w:val="007F5585"/>
    <w:rsid w:val="007F55DD"/>
    <w:rsid w:val="007F562B"/>
    <w:rsid w:val="007F582C"/>
    <w:rsid w:val="007F6213"/>
    <w:rsid w:val="007F648B"/>
    <w:rsid w:val="007F65CA"/>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A6C"/>
    <w:rsid w:val="00801BCE"/>
    <w:rsid w:val="00801DDA"/>
    <w:rsid w:val="00801ECB"/>
    <w:rsid w:val="00802341"/>
    <w:rsid w:val="00802BC2"/>
    <w:rsid w:val="00802FEC"/>
    <w:rsid w:val="008034B3"/>
    <w:rsid w:val="00803741"/>
    <w:rsid w:val="00803857"/>
    <w:rsid w:val="00803C6E"/>
    <w:rsid w:val="00803C7C"/>
    <w:rsid w:val="00803CEE"/>
    <w:rsid w:val="00803F08"/>
    <w:rsid w:val="008043FE"/>
    <w:rsid w:val="0080471F"/>
    <w:rsid w:val="00804C54"/>
    <w:rsid w:val="00804DBC"/>
    <w:rsid w:val="00805064"/>
    <w:rsid w:val="0080530C"/>
    <w:rsid w:val="00805C51"/>
    <w:rsid w:val="00805E74"/>
    <w:rsid w:val="008066BE"/>
    <w:rsid w:val="00806705"/>
    <w:rsid w:val="00806BBC"/>
    <w:rsid w:val="00806D3E"/>
    <w:rsid w:val="00806D3F"/>
    <w:rsid w:val="00806E21"/>
    <w:rsid w:val="008076B5"/>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7E5"/>
    <w:rsid w:val="00813E83"/>
    <w:rsid w:val="00813EAE"/>
    <w:rsid w:val="008140BD"/>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2C3"/>
    <w:rsid w:val="00821445"/>
    <w:rsid w:val="00821446"/>
    <w:rsid w:val="008219BF"/>
    <w:rsid w:val="00821BBD"/>
    <w:rsid w:val="00821CC5"/>
    <w:rsid w:val="00822289"/>
    <w:rsid w:val="0082291B"/>
    <w:rsid w:val="00822CCD"/>
    <w:rsid w:val="00823040"/>
    <w:rsid w:val="00823363"/>
    <w:rsid w:val="008236E7"/>
    <w:rsid w:val="00823723"/>
    <w:rsid w:val="0082413C"/>
    <w:rsid w:val="00824154"/>
    <w:rsid w:val="00824485"/>
    <w:rsid w:val="0082455A"/>
    <w:rsid w:val="0082456F"/>
    <w:rsid w:val="00824681"/>
    <w:rsid w:val="00824E06"/>
    <w:rsid w:val="008251A2"/>
    <w:rsid w:val="00825AB9"/>
    <w:rsid w:val="00825F1C"/>
    <w:rsid w:val="00825FD0"/>
    <w:rsid w:val="0082615A"/>
    <w:rsid w:val="0082615B"/>
    <w:rsid w:val="0082646E"/>
    <w:rsid w:val="008265D9"/>
    <w:rsid w:val="00826775"/>
    <w:rsid w:val="0082693A"/>
    <w:rsid w:val="0082696F"/>
    <w:rsid w:val="00826B10"/>
    <w:rsid w:val="00826CB9"/>
    <w:rsid w:val="00827807"/>
    <w:rsid w:val="00827987"/>
    <w:rsid w:val="00827C19"/>
    <w:rsid w:val="00830029"/>
    <w:rsid w:val="00830512"/>
    <w:rsid w:val="00830582"/>
    <w:rsid w:val="008309AD"/>
    <w:rsid w:val="00830D48"/>
    <w:rsid w:val="008313BF"/>
    <w:rsid w:val="008317CF"/>
    <w:rsid w:val="00832348"/>
    <w:rsid w:val="008324F0"/>
    <w:rsid w:val="00832B56"/>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74C"/>
    <w:rsid w:val="00841896"/>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BD3"/>
    <w:rsid w:val="00843ECA"/>
    <w:rsid w:val="00844133"/>
    <w:rsid w:val="00844732"/>
    <w:rsid w:val="00844A57"/>
    <w:rsid w:val="00845174"/>
    <w:rsid w:val="00845183"/>
    <w:rsid w:val="00845641"/>
    <w:rsid w:val="008456FA"/>
    <w:rsid w:val="0084596B"/>
    <w:rsid w:val="00845B69"/>
    <w:rsid w:val="00845C67"/>
    <w:rsid w:val="00845D3C"/>
    <w:rsid w:val="00845E08"/>
    <w:rsid w:val="00846181"/>
    <w:rsid w:val="008461EE"/>
    <w:rsid w:val="00846BA9"/>
    <w:rsid w:val="00846E24"/>
    <w:rsid w:val="00846EC7"/>
    <w:rsid w:val="00846F25"/>
    <w:rsid w:val="0084702D"/>
    <w:rsid w:val="008471E7"/>
    <w:rsid w:val="00847813"/>
    <w:rsid w:val="00847A12"/>
    <w:rsid w:val="00847D08"/>
    <w:rsid w:val="00847F3A"/>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27A"/>
    <w:rsid w:val="00855718"/>
    <w:rsid w:val="00855791"/>
    <w:rsid w:val="0085582A"/>
    <w:rsid w:val="00855AC9"/>
    <w:rsid w:val="00855B0C"/>
    <w:rsid w:val="00855E9A"/>
    <w:rsid w:val="00856000"/>
    <w:rsid w:val="0085603C"/>
    <w:rsid w:val="008560E7"/>
    <w:rsid w:val="00856255"/>
    <w:rsid w:val="008565C7"/>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4F9"/>
    <w:rsid w:val="008675BB"/>
    <w:rsid w:val="008675C1"/>
    <w:rsid w:val="00867BFA"/>
    <w:rsid w:val="008701E1"/>
    <w:rsid w:val="008703E9"/>
    <w:rsid w:val="00870414"/>
    <w:rsid w:val="008705EF"/>
    <w:rsid w:val="00870DE4"/>
    <w:rsid w:val="00871A14"/>
    <w:rsid w:val="00871FF0"/>
    <w:rsid w:val="008725BC"/>
    <w:rsid w:val="008727B7"/>
    <w:rsid w:val="008738CE"/>
    <w:rsid w:val="008738D7"/>
    <w:rsid w:val="00873DF7"/>
    <w:rsid w:val="008742BD"/>
    <w:rsid w:val="008747FA"/>
    <w:rsid w:val="008748BF"/>
    <w:rsid w:val="008750A1"/>
    <w:rsid w:val="00875123"/>
    <w:rsid w:val="0087515B"/>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45D"/>
    <w:rsid w:val="0088251D"/>
    <w:rsid w:val="0088363D"/>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CF"/>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771"/>
    <w:rsid w:val="00895814"/>
    <w:rsid w:val="00895A22"/>
    <w:rsid w:val="00895A7B"/>
    <w:rsid w:val="00895F31"/>
    <w:rsid w:val="008960FA"/>
    <w:rsid w:val="008964A4"/>
    <w:rsid w:val="00896809"/>
    <w:rsid w:val="00896B9F"/>
    <w:rsid w:val="00896D3F"/>
    <w:rsid w:val="0089723D"/>
    <w:rsid w:val="008978A2"/>
    <w:rsid w:val="00897BA6"/>
    <w:rsid w:val="00897E4D"/>
    <w:rsid w:val="008A0576"/>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4EB"/>
    <w:rsid w:val="008A3A26"/>
    <w:rsid w:val="008A3AC4"/>
    <w:rsid w:val="008A3BD9"/>
    <w:rsid w:val="008A3D15"/>
    <w:rsid w:val="008A41A8"/>
    <w:rsid w:val="008A4999"/>
    <w:rsid w:val="008A4A5D"/>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0BA"/>
    <w:rsid w:val="008A72EA"/>
    <w:rsid w:val="008A730B"/>
    <w:rsid w:val="008A7BAD"/>
    <w:rsid w:val="008B02C1"/>
    <w:rsid w:val="008B05EE"/>
    <w:rsid w:val="008B07F2"/>
    <w:rsid w:val="008B0CB4"/>
    <w:rsid w:val="008B0DA5"/>
    <w:rsid w:val="008B0EE1"/>
    <w:rsid w:val="008B1875"/>
    <w:rsid w:val="008B18F9"/>
    <w:rsid w:val="008B1BFE"/>
    <w:rsid w:val="008B22F7"/>
    <w:rsid w:val="008B252A"/>
    <w:rsid w:val="008B261F"/>
    <w:rsid w:val="008B3004"/>
    <w:rsid w:val="008B30F8"/>
    <w:rsid w:val="008B317C"/>
    <w:rsid w:val="008B3466"/>
    <w:rsid w:val="008B3528"/>
    <w:rsid w:val="008B3667"/>
    <w:rsid w:val="008B3B3A"/>
    <w:rsid w:val="008B3B40"/>
    <w:rsid w:val="008B4BFF"/>
    <w:rsid w:val="008B4C23"/>
    <w:rsid w:val="008B4C84"/>
    <w:rsid w:val="008B4ECA"/>
    <w:rsid w:val="008B59CC"/>
    <w:rsid w:val="008B5A95"/>
    <w:rsid w:val="008B5B71"/>
    <w:rsid w:val="008B5E6B"/>
    <w:rsid w:val="008B5F4E"/>
    <w:rsid w:val="008B5F97"/>
    <w:rsid w:val="008B63D8"/>
    <w:rsid w:val="008B65A3"/>
    <w:rsid w:val="008B65F8"/>
    <w:rsid w:val="008B6CEB"/>
    <w:rsid w:val="008B6D0D"/>
    <w:rsid w:val="008B6E73"/>
    <w:rsid w:val="008B727C"/>
    <w:rsid w:val="008B7364"/>
    <w:rsid w:val="008B739A"/>
    <w:rsid w:val="008B74A9"/>
    <w:rsid w:val="008B7645"/>
    <w:rsid w:val="008B775C"/>
    <w:rsid w:val="008B7BA1"/>
    <w:rsid w:val="008B7BB5"/>
    <w:rsid w:val="008B7E14"/>
    <w:rsid w:val="008B7F23"/>
    <w:rsid w:val="008C01C8"/>
    <w:rsid w:val="008C047E"/>
    <w:rsid w:val="008C04EE"/>
    <w:rsid w:val="008C0685"/>
    <w:rsid w:val="008C118C"/>
    <w:rsid w:val="008C1644"/>
    <w:rsid w:val="008C1796"/>
    <w:rsid w:val="008C1799"/>
    <w:rsid w:val="008C17DB"/>
    <w:rsid w:val="008C1962"/>
    <w:rsid w:val="008C1A33"/>
    <w:rsid w:val="008C24CF"/>
    <w:rsid w:val="008C25E8"/>
    <w:rsid w:val="008C3040"/>
    <w:rsid w:val="008C30C0"/>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F8F"/>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681"/>
    <w:rsid w:val="008D2ACC"/>
    <w:rsid w:val="008D3256"/>
    <w:rsid w:val="008D3454"/>
    <w:rsid w:val="008D399E"/>
    <w:rsid w:val="008D39C7"/>
    <w:rsid w:val="008D3A0C"/>
    <w:rsid w:val="008D3D54"/>
    <w:rsid w:val="008D3E26"/>
    <w:rsid w:val="008D3F83"/>
    <w:rsid w:val="008D4366"/>
    <w:rsid w:val="008D45CB"/>
    <w:rsid w:val="008D4FC4"/>
    <w:rsid w:val="008D534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C4"/>
    <w:rsid w:val="008E0C23"/>
    <w:rsid w:val="008E0C87"/>
    <w:rsid w:val="008E0C93"/>
    <w:rsid w:val="008E0E58"/>
    <w:rsid w:val="008E1625"/>
    <w:rsid w:val="008E1C4E"/>
    <w:rsid w:val="008E1DFF"/>
    <w:rsid w:val="008E1EE1"/>
    <w:rsid w:val="008E29E2"/>
    <w:rsid w:val="008E33E9"/>
    <w:rsid w:val="008E34B7"/>
    <w:rsid w:val="008E37F6"/>
    <w:rsid w:val="008E3AA7"/>
    <w:rsid w:val="008E3C9B"/>
    <w:rsid w:val="008E3E5D"/>
    <w:rsid w:val="008E4291"/>
    <w:rsid w:val="008E438D"/>
    <w:rsid w:val="008E43FD"/>
    <w:rsid w:val="008E4475"/>
    <w:rsid w:val="008E4566"/>
    <w:rsid w:val="008E4CA8"/>
    <w:rsid w:val="008E4D78"/>
    <w:rsid w:val="008E4E3C"/>
    <w:rsid w:val="008E4FC5"/>
    <w:rsid w:val="008E50C0"/>
    <w:rsid w:val="008E518F"/>
    <w:rsid w:val="008E5482"/>
    <w:rsid w:val="008E54C2"/>
    <w:rsid w:val="008E55B2"/>
    <w:rsid w:val="008E5668"/>
    <w:rsid w:val="008E5AB6"/>
    <w:rsid w:val="008E60BF"/>
    <w:rsid w:val="008E61C4"/>
    <w:rsid w:val="008E61D3"/>
    <w:rsid w:val="008E69DB"/>
    <w:rsid w:val="008E6A14"/>
    <w:rsid w:val="008E6A3F"/>
    <w:rsid w:val="008E7779"/>
    <w:rsid w:val="008E7980"/>
    <w:rsid w:val="008E7F2C"/>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849"/>
    <w:rsid w:val="008F6136"/>
    <w:rsid w:val="008F668B"/>
    <w:rsid w:val="008F6777"/>
    <w:rsid w:val="008F6AA4"/>
    <w:rsid w:val="008F6AC4"/>
    <w:rsid w:val="008F6D02"/>
    <w:rsid w:val="008F6E7F"/>
    <w:rsid w:val="008F7031"/>
    <w:rsid w:val="008F74E8"/>
    <w:rsid w:val="008F7776"/>
    <w:rsid w:val="008F7793"/>
    <w:rsid w:val="008F7F49"/>
    <w:rsid w:val="009000FE"/>
    <w:rsid w:val="0090015A"/>
    <w:rsid w:val="009003A6"/>
    <w:rsid w:val="00900DF6"/>
    <w:rsid w:val="009010DF"/>
    <w:rsid w:val="0090128B"/>
    <w:rsid w:val="009015F3"/>
    <w:rsid w:val="00901C15"/>
    <w:rsid w:val="00901CC0"/>
    <w:rsid w:val="0090291F"/>
    <w:rsid w:val="00902D1C"/>
    <w:rsid w:val="00902D5A"/>
    <w:rsid w:val="00903347"/>
    <w:rsid w:val="0090349F"/>
    <w:rsid w:val="00903622"/>
    <w:rsid w:val="009037FD"/>
    <w:rsid w:val="00903B35"/>
    <w:rsid w:val="00903DA7"/>
    <w:rsid w:val="00903E0B"/>
    <w:rsid w:val="00904185"/>
    <w:rsid w:val="00904223"/>
    <w:rsid w:val="0090436B"/>
    <w:rsid w:val="009043DD"/>
    <w:rsid w:val="009043E5"/>
    <w:rsid w:val="00904561"/>
    <w:rsid w:val="0090467D"/>
    <w:rsid w:val="00904750"/>
    <w:rsid w:val="00904F65"/>
    <w:rsid w:val="009051D5"/>
    <w:rsid w:val="00905214"/>
    <w:rsid w:val="0090571B"/>
    <w:rsid w:val="00905795"/>
    <w:rsid w:val="009058F6"/>
    <w:rsid w:val="00906028"/>
    <w:rsid w:val="009060BA"/>
    <w:rsid w:val="0090617F"/>
    <w:rsid w:val="0090648E"/>
    <w:rsid w:val="00906E25"/>
    <w:rsid w:val="00906E83"/>
    <w:rsid w:val="00907063"/>
    <w:rsid w:val="00907144"/>
    <w:rsid w:val="009072CB"/>
    <w:rsid w:val="0090737F"/>
    <w:rsid w:val="00907534"/>
    <w:rsid w:val="00907B68"/>
    <w:rsid w:val="00907C4D"/>
    <w:rsid w:val="00907F4F"/>
    <w:rsid w:val="00907FA8"/>
    <w:rsid w:val="00910026"/>
    <w:rsid w:val="00910163"/>
    <w:rsid w:val="00910614"/>
    <w:rsid w:val="00910738"/>
    <w:rsid w:val="009107F5"/>
    <w:rsid w:val="00910D33"/>
    <w:rsid w:val="009113A7"/>
    <w:rsid w:val="00911CE8"/>
    <w:rsid w:val="00911ED8"/>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4A"/>
    <w:rsid w:val="00917FEE"/>
    <w:rsid w:val="00920386"/>
    <w:rsid w:val="00920960"/>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C65"/>
    <w:rsid w:val="00926FDE"/>
    <w:rsid w:val="0092774A"/>
    <w:rsid w:val="0092792E"/>
    <w:rsid w:val="00927D4E"/>
    <w:rsid w:val="009302A1"/>
    <w:rsid w:val="00930486"/>
    <w:rsid w:val="00930714"/>
    <w:rsid w:val="009307D7"/>
    <w:rsid w:val="0093087E"/>
    <w:rsid w:val="00930A6B"/>
    <w:rsid w:val="00930ADA"/>
    <w:rsid w:val="00931054"/>
    <w:rsid w:val="009310B0"/>
    <w:rsid w:val="009310F4"/>
    <w:rsid w:val="00931433"/>
    <w:rsid w:val="00931A4C"/>
    <w:rsid w:val="009322D4"/>
    <w:rsid w:val="009323D1"/>
    <w:rsid w:val="00932400"/>
    <w:rsid w:val="00932879"/>
    <w:rsid w:val="009329F1"/>
    <w:rsid w:val="00932B7B"/>
    <w:rsid w:val="00932E5A"/>
    <w:rsid w:val="009331B3"/>
    <w:rsid w:val="009333AD"/>
    <w:rsid w:val="00933563"/>
    <w:rsid w:val="00933573"/>
    <w:rsid w:val="009336E7"/>
    <w:rsid w:val="00933D87"/>
    <w:rsid w:val="00933F33"/>
    <w:rsid w:val="00933F9D"/>
    <w:rsid w:val="00934043"/>
    <w:rsid w:val="0093409A"/>
    <w:rsid w:val="00934585"/>
    <w:rsid w:val="0093502D"/>
    <w:rsid w:val="00935465"/>
    <w:rsid w:val="009355DC"/>
    <w:rsid w:val="0093563C"/>
    <w:rsid w:val="0093579B"/>
    <w:rsid w:val="00935D67"/>
    <w:rsid w:val="00935E03"/>
    <w:rsid w:val="00936752"/>
    <w:rsid w:val="009367F6"/>
    <w:rsid w:val="0093683B"/>
    <w:rsid w:val="00936A7D"/>
    <w:rsid w:val="00936E5B"/>
    <w:rsid w:val="00936FE5"/>
    <w:rsid w:val="00937024"/>
    <w:rsid w:val="00937A26"/>
    <w:rsid w:val="00937D48"/>
    <w:rsid w:val="00937DA6"/>
    <w:rsid w:val="009408D4"/>
    <w:rsid w:val="009409E1"/>
    <w:rsid w:val="00940AEB"/>
    <w:rsid w:val="00941090"/>
    <w:rsid w:val="0094152C"/>
    <w:rsid w:val="0094187B"/>
    <w:rsid w:val="00941AF5"/>
    <w:rsid w:val="00941DB1"/>
    <w:rsid w:val="00941F00"/>
    <w:rsid w:val="009423A4"/>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AFB"/>
    <w:rsid w:val="00944CA1"/>
    <w:rsid w:val="00944D91"/>
    <w:rsid w:val="009453B7"/>
    <w:rsid w:val="00945548"/>
    <w:rsid w:val="00945B10"/>
    <w:rsid w:val="00945BD5"/>
    <w:rsid w:val="00945FE5"/>
    <w:rsid w:val="009460B4"/>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FAA"/>
    <w:rsid w:val="009541C3"/>
    <w:rsid w:val="0095454E"/>
    <w:rsid w:val="0095489A"/>
    <w:rsid w:val="00954BAE"/>
    <w:rsid w:val="00954FC8"/>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429"/>
    <w:rsid w:val="00960997"/>
    <w:rsid w:val="00960A2F"/>
    <w:rsid w:val="00960AC6"/>
    <w:rsid w:val="00960C8D"/>
    <w:rsid w:val="009610A4"/>
    <w:rsid w:val="009618C5"/>
    <w:rsid w:val="00961B6D"/>
    <w:rsid w:val="00961EC3"/>
    <w:rsid w:val="009622A0"/>
    <w:rsid w:val="009626F7"/>
    <w:rsid w:val="00962971"/>
    <w:rsid w:val="00962A3E"/>
    <w:rsid w:val="00962C34"/>
    <w:rsid w:val="00962F24"/>
    <w:rsid w:val="009631B2"/>
    <w:rsid w:val="009632D0"/>
    <w:rsid w:val="00963480"/>
    <w:rsid w:val="00963641"/>
    <w:rsid w:val="00963A06"/>
    <w:rsid w:val="00963DF5"/>
    <w:rsid w:val="009641B6"/>
    <w:rsid w:val="00964691"/>
    <w:rsid w:val="00964AD1"/>
    <w:rsid w:val="00964BE1"/>
    <w:rsid w:val="009650E5"/>
    <w:rsid w:val="0096516C"/>
    <w:rsid w:val="00965333"/>
    <w:rsid w:val="00965428"/>
    <w:rsid w:val="009655FF"/>
    <w:rsid w:val="0096561A"/>
    <w:rsid w:val="00965837"/>
    <w:rsid w:val="009658F3"/>
    <w:rsid w:val="00965930"/>
    <w:rsid w:val="00965A9B"/>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791"/>
    <w:rsid w:val="00972C51"/>
    <w:rsid w:val="00972EF7"/>
    <w:rsid w:val="00973E2E"/>
    <w:rsid w:val="00974172"/>
    <w:rsid w:val="00974186"/>
    <w:rsid w:val="00974303"/>
    <w:rsid w:val="0097432F"/>
    <w:rsid w:val="0097442A"/>
    <w:rsid w:val="009746A9"/>
    <w:rsid w:val="00974BA2"/>
    <w:rsid w:val="00974CBB"/>
    <w:rsid w:val="00974DD9"/>
    <w:rsid w:val="00974EE6"/>
    <w:rsid w:val="00975018"/>
    <w:rsid w:val="009753D7"/>
    <w:rsid w:val="00975847"/>
    <w:rsid w:val="00975870"/>
    <w:rsid w:val="00975A6E"/>
    <w:rsid w:val="009761AD"/>
    <w:rsid w:val="00976211"/>
    <w:rsid w:val="0097694B"/>
    <w:rsid w:val="00976A60"/>
    <w:rsid w:val="00976E61"/>
    <w:rsid w:val="009770DE"/>
    <w:rsid w:val="00977282"/>
    <w:rsid w:val="00977728"/>
    <w:rsid w:val="00977D08"/>
    <w:rsid w:val="00977EF5"/>
    <w:rsid w:val="00980000"/>
    <w:rsid w:val="00980091"/>
    <w:rsid w:val="00980505"/>
    <w:rsid w:val="00981090"/>
    <w:rsid w:val="00981C1D"/>
    <w:rsid w:val="0098203F"/>
    <w:rsid w:val="00982219"/>
    <w:rsid w:val="0098278B"/>
    <w:rsid w:val="00982931"/>
    <w:rsid w:val="009829C8"/>
    <w:rsid w:val="00982A02"/>
    <w:rsid w:val="00982AA7"/>
    <w:rsid w:val="00982C7B"/>
    <w:rsid w:val="00982DE2"/>
    <w:rsid w:val="00982F08"/>
    <w:rsid w:val="00982F29"/>
    <w:rsid w:val="0098324D"/>
    <w:rsid w:val="0098337E"/>
    <w:rsid w:val="00983673"/>
    <w:rsid w:val="0098368A"/>
    <w:rsid w:val="00983C7C"/>
    <w:rsid w:val="00983FB2"/>
    <w:rsid w:val="00984001"/>
    <w:rsid w:val="0098404C"/>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903"/>
    <w:rsid w:val="00990C5C"/>
    <w:rsid w:val="00990C7D"/>
    <w:rsid w:val="00990C85"/>
    <w:rsid w:val="00990DC7"/>
    <w:rsid w:val="00990F03"/>
    <w:rsid w:val="00990F5B"/>
    <w:rsid w:val="009910D8"/>
    <w:rsid w:val="00991221"/>
    <w:rsid w:val="00991449"/>
    <w:rsid w:val="0099154A"/>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4BB"/>
    <w:rsid w:val="00994587"/>
    <w:rsid w:val="009947AE"/>
    <w:rsid w:val="00994801"/>
    <w:rsid w:val="00994C70"/>
    <w:rsid w:val="00994E36"/>
    <w:rsid w:val="00994EFD"/>
    <w:rsid w:val="00995079"/>
    <w:rsid w:val="009953F2"/>
    <w:rsid w:val="009956A1"/>
    <w:rsid w:val="00995A43"/>
    <w:rsid w:val="00995BAE"/>
    <w:rsid w:val="00995C3D"/>
    <w:rsid w:val="00995F81"/>
    <w:rsid w:val="00995F87"/>
    <w:rsid w:val="00995FE2"/>
    <w:rsid w:val="0099605B"/>
    <w:rsid w:val="009966D1"/>
    <w:rsid w:val="00996AC4"/>
    <w:rsid w:val="00996BA8"/>
    <w:rsid w:val="00996F10"/>
    <w:rsid w:val="00996F52"/>
    <w:rsid w:val="009971D4"/>
    <w:rsid w:val="00997508"/>
    <w:rsid w:val="00997C84"/>
    <w:rsid w:val="00997DB4"/>
    <w:rsid w:val="00997DE0"/>
    <w:rsid w:val="009A028B"/>
    <w:rsid w:val="009A0711"/>
    <w:rsid w:val="009A0F2B"/>
    <w:rsid w:val="009A10ED"/>
    <w:rsid w:val="009A1143"/>
    <w:rsid w:val="009A19A0"/>
    <w:rsid w:val="009A1D6D"/>
    <w:rsid w:val="009A1DD9"/>
    <w:rsid w:val="009A1DE1"/>
    <w:rsid w:val="009A1E9E"/>
    <w:rsid w:val="009A1F98"/>
    <w:rsid w:val="009A2780"/>
    <w:rsid w:val="009A2C14"/>
    <w:rsid w:val="009A2C60"/>
    <w:rsid w:val="009A2D11"/>
    <w:rsid w:val="009A2EC1"/>
    <w:rsid w:val="009A3541"/>
    <w:rsid w:val="009A375F"/>
    <w:rsid w:val="009A3766"/>
    <w:rsid w:val="009A37B9"/>
    <w:rsid w:val="009A380E"/>
    <w:rsid w:val="009A4023"/>
    <w:rsid w:val="009A4491"/>
    <w:rsid w:val="009A44C0"/>
    <w:rsid w:val="009A4720"/>
    <w:rsid w:val="009A48B6"/>
    <w:rsid w:val="009A54C3"/>
    <w:rsid w:val="009A576D"/>
    <w:rsid w:val="009A5AC6"/>
    <w:rsid w:val="009A5B23"/>
    <w:rsid w:val="009A5BE4"/>
    <w:rsid w:val="009A68CB"/>
    <w:rsid w:val="009A72A3"/>
    <w:rsid w:val="009A739E"/>
    <w:rsid w:val="009A7507"/>
    <w:rsid w:val="009A7519"/>
    <w:rsid w:val="009A7573"/>
    <w:rsid w:val="009A79BD"/>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3A3"/>
    <w:rsid w:val="009B5BEA"/>
    <w:rsid w:val="009B5FE6"/>
    <w:rsid w:val="009B60B7"/>
    <w:rsid w:val="009B618B"/>
    <w:rsid w:val="009B6327"/>
    <w:rsid w:val="009B638F"/>
    <w:rsid w:val="009B6627"/>
    <w:rsid w:val="009B6861"/>
    <w:rsid w:val="009B6B14"/>
    <w:rsid w:val="009B6F11"/>
    <w:rsid w:val="009B7162"/>
    <w:rsid w:val="009B71C8"/>
    <w:rsid w:val="009B7598"/>
    <w:rsid w:val="009B7B39"/>
    <w:rsid w:val="009C0115"/>
    <w:rsid w:val="009C055F"/>
    <w:rsid w:val="009C0592"/>
    <w:rsid w:val="009C0655"/>
    <w:rsid w:val="009C0659"/>
    <w:rsid w:val="009C1A6F"/>
    <w:rsid w:val="009C1CE6"/>
    <w:rsid w:val="009C2156"/>
    <w:rsid w:val="009C23EE"/>
    <w:rsid w:val="009C24E5"/>
    <w:rsid w:val="009C26AA"/>
    <w:rsid w:val="009C2B82"/>
    <w:rsid w:val="009C2EB4"/>
    <w:rsid w:val="009C3052"/>
    <w:rsid w:val="009C30F0"/>
    <w:rsid w:val="009C33E3"/>
    <w:rsid w:val="009C3559"/>
    <w:rsid w:val="009C355F"/>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A23"/>
    <w:rsid w:val="009D1AAD"/>
    <w:rsid w:val="009D229A"/>
    <w:rsid w:val="009D22CD"/>
    <w:rsid w:val="009D27E5"/>
    <w:rsid w:val="009D3060"/>
    <w:rsid w:val="009D31CD"/>
    <w:rsid w:val="009D3228"/>
    <w:rsid w:val="009D3303"/>
    <w:rsid w:val="009D3872"/>
    <w:rsid w:val="009D3983"/>
    <w:rsid w:val="009D3C1A"/>
    <w:rsid w:val="009D4061"/>
    <w:rsid w:val="009D48EE"/>
    <w:rsid w:val="009D4E60"/>
    <w:rsid w:val="009D4E6F"/>
    <w:rsid w:val="009D501A"/>
    <w:rsid w:val="009D51A8"/>
    <w:rsid w:val="009D53EC"/>
    <w:rsid w:val="009D5415"/>
    <w:rsid w:val="009D54D9"/>
    <w:rsid w:val="009D5744"/>
    <w:rsid w:val="009D59B4"/>
    <w:rsid w:val="009D59EA"/>
    <w:rsid w:val="009D59EB"/>
    <w:rsid w:val="009D5B3A"/>
    <w:rsid w:val="009D5E01"/>
    <w:rsid w:val="009D5EC7"/>
    <w:rsid w:val="009D5FFF"/>
    <w:rsid w:val="009D6260"/>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65B"/>
    <w:rsid w:val="009E2AD1"/>
    <w:rsid w:val="009E2CA1"/>
    <w:rsid w:val="009E2D84"/>
    <w:rsid w:val="009E3228"/>
    <w:rsid w:val="009E3291"/>
    <w:rsid w:val="009E35BF"/>
    <w:rsid w:val="009E3E3D"/>
    <w:rsid w:val="009E40B3"/>
    <w:rsid w:val="009E40EB"/>
    <w:rsid w:val="009E44CA"/>
    <w:rsid w:val="009E47B5"/>
    <w:rsid w:val="009E4B7F"/>
    <w:rsid w:val="009E4CAA"/>
    <w:rsid w:val="009E4CBD"/>
    <w:rsid w:val="009E4EE7"/>
    <w:rsid w:val="009E5014"/>
    <w:rsid w:val="009E574D"/>
    <w:rsid w:val="009E5BAA"/>
    <w:rsid w:val="009E60D3"/>
    <w:rsid w:val="009E62BC"/>
    <w:rsid w:val="009E64DE"/>
    <w:rsid w:val="009E67C6"/>
    <w:rsid w:val="009E6B02"/>
    <w:rsid w:val="009E6FD4"/>
    <w:rsid w:val="009E7089"/>
    <w:rsid w:val="009E775F"/>
    <w:rsid w:val="009E7B98"/>
    <w:rsid w:val="009E7C16"/>
    <w:rsid w:val="009E7C95"/>
    <w:rsid w:val="009E7DE9"/>
    <w:rsid w:val="009F03F2"/>
    <w:rsid w:val="009F08E9"/>
    <w:rsid w:val="009F098B"/>
    <w:rsid w:val="009F11C9"/>
    <w:rsid w:val="009F142B"/>
    <w:rsid w:val="009F1889"/>
    <w:rsid w:val="009F1E49"/>
    <w:rsid w:val="009F1F3F"/>
    <w:rsid w:val="009F1F7E"/>
    <w:rsid w:val="009F2080"/>
    <w:rsid w:val="009F2254"/>
    <w:rsid w:val="009F2388"/>
    <w:rsid w:val="009F23A1"/>
    <w:rsid w:val="009F2607"/>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D98"/>
    <w:rsid w:val="009F4E7F"/>
    <w:rsid w:val="009F5023"/>
    <w:rsid w:val="009F517D"/>
    <w:rsid w:val="009F5217"/>
    <w:rsid w:val="009F5338"/>
    <w:rsid w:val="009F535A"/>
    <w:rsid w:val="009F55E4"/>
    <w:rsid w:val="009F5C62"/>
    <w:rsid w:val="009F5C72"/>
    <w:rsid w:val="009F5DEF"/>
    <w:rsid w:val="009F5EF1"/>
    <w:rsid w:val="009F5F86"/>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F79"/>
    <w:rsid w:val="00A00226"/>
    <w:rsid w:val="00A00704"/>
    <w:rsid w:val="00A007F3"/>
    <w:rsid w:val="00A00D97"/>
    <w:rsid w:val="00A00DBC"/>
    <w:rsid w:val="00A01426"/>
    <w:rsid w:val="00A0146C"/>
    <w:rsid w:val="00A01904"/>
    <w:rsid w:val="00A01BE6"/>
    <w:rsid w:val="00A01BF2"/>
    <w:rsid w:val="00A02294"/>
    <w:rsid w:val="00A02330"/>
    <w:rsid w:val="00A02412"/>
    <w:rsid w:val="00A02A83"/>
    <w:rsid w:val="00A02E13"/>
    <w:rsid w:val="00A02E3C"/>
    <w:rsid w:val="00A03045"/>
    <w:rsid w:val="00A03190"/>
    <w:rsid w:val="00A033E2"/>
    <w:rsid w:val="00A0391D"/>
    <w:rsid w:val="00A03A33"/>
    <w:rsid w:val="00A03AF3"/>
    <w:rsid w:val="00A03C76"/>
    <w:rsid w:val="00A03EB8"/>
    <w:rsid w:val="00A045BC"/>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741"/>
    <w:rsid w:val="00A07969"/>
    <w:rsid w:val="00A0797F"/>
    <w:rsid w:val="00A07A9D"/>
    <w:rsid w:val="00A07B04"/>
    <w:rsid w:val="00A07DE1"/>
    <w:rsid w:val="00A07F25"/>
    <w:rsid w:val="00A100F4"/>
    <w:rsid w:val="00A105CE"/>
    <w:rsid w:val="00A107B4"/>
    <w:rsid w:val="00A10D3B"/>
    <w:rsid w:val="00A10F4B"/>
    <w:rsid w:val="00A11125"/>
    <w:rsid w:val="00A11576"/>
    <w:rsid w:val="00A119B0"/>
    <w:rsid w:val="00A1209F"/>
    <w:rsid w:val="00A121B8"/>
    <w:rsid w:val="00A1249B"/>
    <w:rsid w:val="00A12DE3"/>
    <w:rsid w:val="00A13291"/>
    <w:rsid w:val="00A133A8"/>
    <w:rsid w:val="00A1413F"/>
    <w:rsid w:val="00A1439C"/>
    <w:rsid w:val="00A14438"/>
    <w:rsid w:val="00A14531"/>
    <w:rsid w:val="00A14BBF"/>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F32"/>
    <w:rsid w:val="00A16F4E"/>
    <w:rsid w:val="00A16FC5"/>
    <w:rsid w:val="00A17151"/>
    <w:rsid w:val="00A17184"/>
    <w:rsid w:val="00A174BB"/>
    <w:rsid w:val="00A17824"/>
    <w:rsid w:val="00A17AF8"/>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1A2"/>
    <w:rsid w:val="00A2348C"/>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FBD"/>
    <w:rsid w:val="00A26767"/>
    <w:rsid w:val="00A2698E"/>
    <w:rsid w:val="00A27741"/>
    <w:rsid w:val="00A27822"/>
    <w:rsid w:val="00A27978"/>
    <w:rsid w:val="00A27D61"/>
    <w:rsid w:val="00A27E42"/>
    <w:rsid w:val="00A27ED0"/>
    <w:rsid w:val="00A27FFC"/>
    <w:rsid w:val="00A3041A"/>
    <w:rsid w:val="00A30766"/>
    <w:rsid w:val="00A30DE1"/>
    <w:rsid w:val="00A30E71"/>
    <w:rsid w:val="00A30F5A"/>
    <w:rsid w:val="00A31573"/>
    <w:rsid w:val="00A31670"/>
    <w:rsid w:val="00A317C2"/>
    <w:rsid w:val="00A31F12"/>
    <w:rsid w:val="00A323C3"/>
    <w:rsid w:val="00A324A8"/>
    <w:rsid w:val="00A3263F"/>
    <w:rsid w:val="00A32A52"/>
    <w:rsid w:val="00A32D58"/>
    <w:rsid w:val="00A33FB8"/>
    <w:rsid w:val="00A34160"/>
    <w:rsid w:val="00A34232"/>
    <w:rsid w:val="00A34397"/>
    <w:rsid w:val="00A34720"/>
    <w:rsid w:val="00A34F6A"/>
    <w:rsid w:val="00A3530B"/>
    <w:rsid w:val="00A35743"/>
    <w:rsid w:val="00A35800"/>
    <w:rsid w:val="00A35839"/>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0D1A"/>
    <w:rsid w:val="00A41167"/>
    <w:rsid w:val="00A411DB"/>
    <w:rsid w:val="00A41B0D"/>
    <w:rsid w:val="00A41BA9"/>
    <w:rsid w:val="00A41FF0"/>
    <w:rsid w:val="00A421F1"/>
    <w:rsid w:val="00A426C9"/>
    <w:rsid w:val="00A42A19"/>
    <w:rsid w:val="00A42A6F"/>
    <w:rsid w:val="00A42CFD"/>
    <w:rsid w:val="00A43344"/>
    <w:rsid w:val="00A433C0"/>
    <w:rsid w:val="00A4367D"/>
    <w:rsid w:val="00A43AB1"/>
    <w:rsid w:val="00A43C5E"/>
    <w:rsid w:val="00A43D11"/>
    <w:rsid w:val="00A43ECA"/>
    <w:rsid w:val="00A443A9"/>
    <w:rsid w:val="00A443B6"/>
    <w:rsid w:val="00A4494A"/>
    <w:rsid w:val="00A451F8"/>
    <w:rsid w:val="00A45316"/>
    <w:rsid w:val="00A454CA"/>
    <w:rsid w:val="00A45A01"/>
    <w:rsid w:val="00A45BB8"/>
    <w:rsid w:val="00A45D99"/>
    <w:rsid w:val="00A45E1A"/>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5C1"/>
    <w:rsid w:val="00A50D94"/>
    <w:rsid w:val="00A50F65"/>
    <w:rsid w:val="00A51274"/>
    <w:rsid w:val="00A5139E"/>
    <w:rsid w:val="00A51ACC"/>
    <w:rsid w:val="00A51B3C"/>
    <w:rsid w:val="00A51B5E"/>
    <w:rsid w:val="00A51B75"/>
    <w:rsid w:val="00A5219D"/>
    <w:rsid w:val="00A52307"/>
    <w:rsid w:val="00A523E7"/>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102A"/>
    <w:rsid w:val="00A6115F"/>
    <w:rsid w:val="00A617E9"/>
    <w:rsid w:val="00A61AAD"/>
    <w:rsid w:val="00A61DD5"/>
    <w:rsid w:val="00A6205D"/>
    <w:rsid w:val="00A621D4"/>
    <w:rsid w:val="00A62306"/>
    <w:rsid w:val="00A6253E"/>
    <w:rsid w:val="00A628BB"/>
    <w:rsid w:val="00A62F6A"/>
    <w:rsid w:val="00A63517"/>
    <w:rsid w:val="00A63583"/>
    <w:rsid w:val="00A6378C"/>
    <w:rsid w:val="00A63A2D"/>
    <w:rsid w:val="00A63A4D"/>
    <w:rsid w:val="00A63B87"/>
    <w:rsid w:val="00A63C76"/>
    <w:rsid w:val="00A63F85"/>
    <w:rsid w:val="00A64293"/>
    <w:rsid w:val="00A644B4"/>
    <w:rsid w:val="00A64510"/>
    <w:rsid w:val="00A64972"/>
    <w:rsid w:val="00A64ABE"/>
    <w:rsid w:val="00A64C57"/>
    <w:rsid w:val="00A64C5C"/>
    <w:rsid w:val="00A652A2"/>
    <w:rsid w:val="00A65618"/>
    <w:rsid w:val="00A659A0"/>
    <w:rsid w:val="00A65BFD"/>
    <w:rsid w:val="00A6601E"/>
    <w:rsid w:val="00A662FE"/>
    <w:rsid w:val="00A66528"/>
    <w:rsid w:val="00A66615"/>
    <w:rsid w:val="00A66FC9"/>
    <w:rsid w:val="00A672EA"/>
    <w:rsid w:val="00A6758A"/>
    <w:rsid w:val="00A6777E"/>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A31"/>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8A"/>
    <w:rsid w:val="00A92BEE"/>
    <w:rsid w:val="00A92F55"/>
    <w:rsid w:val="00A9314F"/>
    <w:rsid w:val="00A93ADA"/>
    <w:rsid w:val="00A93FB5"/>
    <w:rsid w:val="00A941F8"/>
    <w:rsid w:val="00A94D83"/>
    <w:rsid w:val="00A9538D"/>
    <w:rsid w:val="00A9573C"/>
    <w:rsid w:val="00A95991"/>
    <w:rsid w:val="00A95B98"/>
    <w:rsid w:val="00A96175"/>
    <w:rsid w:val="00A96316"/>
    <w:rsid w:val="00A96495"/>
    <w:rsid w:val="00A96580"/>
    <w:rsid w:val="00A969D7"/>
    <w:rsid w:val="00A96A53"/>
    <w:rsid w:val="00A96DA1"/>
    <w:rsid w:val="00A97563"/>
    <w:rsid w:val="00A977CF"/>
    <w:rsid w:val="00A97980"/>
    <w:rsid w:val="00A97BED"/>
    <w:rsid w:val="00A97D8A"/>
    <w:rsid w:val="00A97DF3"/>
    <w:rsid w:val="00A97E39"/>
    <w:rsid w:val="00A97EA5"/>
    <w:rsid w:val="00AA022C"/>
    <w:rsid w:val="00AA06B4"/>
    <w:rsid w:val="00AA0739"/>
    <w:rsid w:val="00AA0838"/>
    <w:rsid w:val="00AA1056"/>
    <w:rsid w:val="00AA11C9"/>
    <w:rsid w:val="00AA1B16"/>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193"/>
    <w:rsid w:val="00AA43E7"/>
    <w:rsid w:val="00AA4411"/>
    <w:rsid w:val="00AA496B"/>
    <w:rsid w:val="00AA51BA"/>
    <w:rsid w:val="00AA52B1"/>
    <w:rsid w:val="00AA52CE"/>
    <w:rsid w:val="00AA54B7"/>
    <w:rsid w:val="00AA54DF"/>
    <w:rsid w:val="00AA55D7"/>
    <w:rsid w:val="00AA5826"/>
    <w:rsid w:val="00AA5EE4"/>
    <w:rsid w:val="00AA5F0E"/>
    <w:rsid w:val="00AA611A"/>
    <w:rsid w:val="00AA62CB"/>
    <w:rsid w:val="00AA645B"/>
    <w:rsid w:val="00AA6460"/>
    <w:rsid w:val="00AA649E"/>
    <w:rsid w:val="00AA6DEE"/>
    <w:rsid w:val="00AA6DFC"/>
    <w:rsid w:val="00AA6F43"/>
    <w:rsid w:val="00AA6FDD"/>
    <w:rsid w:val="00AA7410"/>
    <w:rsid w:val="00AA747D"/>
    <w:rsid w:val="00AA75AE"/>
    <w:rsid w:val="00AA77A4"/>
    <w:rsid w:val="00AA7A68"/>
    <w:rsid w:val="00AB00CB"/>
    <w:rsid w:val="00AB030B"/>
    <w:rsid w:val="00AB0471"/>
    <w:rsid w:val="00AB04A0"/>
    <w:rsid w:val="00AB0585"/>
    <w:rsid w:val="00AB06BC"/>
    <w:rsid w:val="00AB0795"/>
    <w:rsid w:val="00AB0E35"/>
    <w:rsid w:val="00AB1035"/>
    <w:rsid w:val="00AB1498"/>
    <w:rsid w:val="00AB162E"/>
    <w:rsid w:val="00AB16AF"/>
    <w:rsid w:val="00AB1802"/>
    <w:rsid w:val="00AB18A6"/>
    <w:rsid w:val="00AB1AE7"/>
    <w:rsid w:val="00AB1BF6"/>
    <w:rsid w:val="00AB1C7F"/>
    <w:rsid w:val="00AB212A"/>
    <w:rsid w:val="00AB2195"/>
    <w:rsid w:val="00AB233A"/>
    <w:rsid w:val="00AB2598"/>
    <w:rsid w:val="00AB2E92"/>
    <w:rsid w:val="00AB314B"/>
    <w:rsid w:val="00AB3309"/>
    <w:rsid w:val="00AB34E0"/>
    <w:rsid w:val="00AB350E"/>
    <w:rsid w:val="00AB358C"/>
    <w:rsid w:val="00AB3892"/>
    <w:rsid w:val="00AB38F6"/>
    <w:rsid w:val="00AB3A14"/>
    <w:rsid w:val="00AB3B71"/>
    <w:rsid w:val="00AB3CF1"/>
    <w:rsid w:val="00AB436D"/>
    <w:rsid w:val="00AB4503"/>
    <w:rsid w:val="00AB49CA"/>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353D"/>
    <w:rsid w:val="00AC37E8"/>
    <w:rsid w:val="00AC3848"/>
    <w:rsid w:val="00AC3956"/>
    <w:rsid w:val="00AC407C"/>
    <w:rsid w:val="00AC40CA"/>
    <w:rsid w:val="00AC42E0"/>
    <w:rsid w:val="00AC43AD"/>
    <w:rsid w:val="00AC4519"/>
    <w:rsid w:val="00AC4920"/>
    <w:rsid w:val="00AC49E7"/>
    <w:rsid w:val="00AC4C63"/>
    <w:rsid w:val="00AC554C"/>
    <w:rsid w:val="00AC5CF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94D"/>
    <w:rsid w:val="00AD1D15"/>
    <w:rsid w:val="00AD1D36"/>
    <w:rsid w:val="00AD246F"/>
    <w:rsid w:val="00AD268A"/>
    <w:rsid w:val="00AD27E7"/>
    <w:rsid w:val="00AD2A35"/>
    <w:rsid w:val="00AD3036"/>
    <w:rsid w:val="00AD33CC"/>
    <w:rsid w:val="00AD347E"/>
    <w:rsid w:val="00AD3726"/>
    <w:rsid w:val="00AD3740"/>
    <w:rsid w:val="00AD3749"/>
    <w:rsid w:val="00AD380C"/>
    <w:rsid w:val="00AD3CEF"/>
    <w:rsid w:val="00AD4BEA"/>
    <w:rsid w:val="00AD4D60"/>
    <w:rsid w:val="00AD4E08"/>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997"/>
    <w:rsid w:val="00AE0B53"/>
    <w:rsid w:val="00AE12EA"/>
    <w:rsid w:val="00AE187B"/>
    <w:rsid w:val="00AE1AE2"/>
    <w:rsid w:val="00AE1E7F"/>
    <w:rsid w:val="00AE25E5"/>
    <w:rsid w:val="00AE2AB7"/>
    <w:rsid w:val="00AE2C9D"/>
    <w:rsid w:val="00AE2D1B"/>
    <w:rsid w:val="00AE3142"/>
    <w:rsid w:val="00AE3165"/>
    <w:rsid w:val="00AE348B"/>
    <w:rsid w:val="00AE34CA"/>
    <w:rsid w:val="00AE3516"/>
    <w:rsid w:val="00AE379B"/>
    <w:rsid w:val="00AE37EC"/>
    <w:rsid w:val="00AE3931"/>
    <w:rsid w:val="00AE3AF7"/>
    <w:rsid w:val="00AE4498"/>
    <w:rsid w:val="00AE48B6"/>
    <w:rsid w:val="00AE5084"/>
    <w:rsid w:val="00AE51D2"/>
    <w:rsid w:val="00AE53A2"/>
    <w:rsid w:val="00AE56E4"/>
    <w:rsid w:val="00AE5A67"/>
    <w:rsid w:val="00AE5A71"/>
    <w:rsid w:val="00AE5AE8"/>
    <w:rsid w:val="00AE5B2B"/>
    <w:rsid w:val="00AE5BB1"/>
    <w:rsid w:val="00AE5F39"/>
    <w:rsid w:val="00AE6013"/>
    <w:rsid w:val="00AE617D"/>
    <w:rsid w:val="00AE7556"/>
    <w:rsid w:val="00AE7AEC"/>
    <w:rsid w:val="00AE7CD0"/>
    <w:rsid w:val="00AE7D4C"/>
    <w:rsid w:val="00AE7EB2"/>
    <w:rsid w:val="00AF00C8"/>
    <w:rsid w:val="00AF03D0"/>
    <w:rsid w:val="00AF05B6"/>
    <w:rsid w:val="00AF0C20"/>
    <w:rsid w:val="00AF0C56"/>
    <w:rsid w:val="00AF0C8C"/>
    <w:rsid w:val="00AF0CB1"/>
    <w:rsid w:val="00AF17BE"/>
    <w:rsid w:val="00AF1C06"/>
    <w:rsid w:val="00AF1F58"/>
    <w:rsid w:val="00AF2043"/>
    <w:rsid w:val="00AF213C"/>
    <w:rsid w:val="00AF23A9"/>
    <w:rsid w:val="00AF23BA"/>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414"/>
    <w:rsid w:val="00AF5444"/>
    <w:rsid w:val="00AF54D5"/>
    <w:rsid w:val="00AF5640"/>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9C9"/>
    <w:rsid w:val="00B00F5D"/>
    <w:rsid w:val="00B01851"/>
    <w:rsid w:val="00B018F6"/>
    <w:rsid w:val="00B01BEB"/>
    <w:rsid w:val="00B02423"/>
    <w:rsid w:val="00B02555"/>
    <w:rsid w:val="00B02A99"/>
    <w:rsid w:val="00B030B0"/>
    <w:rsid w:val="00B0316E"/>
    <w:rsid w:val="00B038B4"/>
    <w:rsid w:val="00B03BF8"/>
    <w:rsid w:val="00B048D1"/>
    <w:rsid w:val="00B04C99"/>
    <w:rsid w:val="00B05072"/>
    <w:rsid w:val="00B0515D"/>
    <w:rsid w:val="00B05236"/>
    <w:rsid w:val="00B05486"/>
    <w:rsid w:val="00B054CD"/>
    <w:rsid w:val="00B05CB1"/>
    <w:rsid w:val="00B05E53"/>
    <w:rsid w:val="00B065E9"/>
    <w:rsid w:val="00B06634"/>
    <w:rsid w:val="00B0686D"/>
    <w:rsid w:val="00B06C96"/>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161"/>
    <w:rsid w:val="00B1237C"/>
    <w:rsid w:val="00B12447"/>
    <w:rsid w:val="00B1249C"/>
    <w:rsid w:val="00B12999"/>
    <w:rsid w:val="00B12CAB"/>
    <w:rsid w:val="00B1318C"/>
    <w:rsid w:val="00B1328B"/>
    <w:rsid w:val="00B13296"/>
    <w:rsid w:val="00B133A3"/>
    <w:rsid w:val="00B136F2"/>
    <w:rsid w:val="00B13A13"/>
    <w:rsid w:val="00B13A7F"/>
    <w:rsid w:val="00B13BB3"/>
    <w:rsid w:val="00B13E3F"/>
    <w:rsid w:val="00B13F42"/>
    <w:rsid w:val="00B13F7F"/>
    <w:rsid w:val="00B1419A"/>
    <w:rsid w:val="00B141F4"/>
    <w:rsid w:val="00B1423D"/>
    <w:rsid w:val="00B143F2"/>
    <w:rsid w:val="00B145BF"/>
    <w:rsid w:val="00B1470B"/>
    <w:rsid w:val="00B1486D"/>
    <w:rsid w:val="00B14E1B"/>
    <w:rsid w:val="00B15272"/>
    <w:rsid w:val="00B15298"/>
    <w:rsid w:val="00B155EC"/>
    <w:rsid w:val="00B1564F"/>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611"/>
    <w:rsid w:val="00B21ABF"/>
    <w:rsid w:val="00B21C14"/>
    <w:rsid w:val="00B21CB6"/>
    <w:rsid w:val="00B2289B"/>
    <w:rsid w:val="00B22B75"/>
    <w:rsid w:val="00B22EDD"/>
    <w:rsid w:val="00B236DC"/>
    <w:rsid w:val="00B23C30"/>
    <w:rsid w:val="00B23C3D"/>
    <w:rsid w:val="00B24C0F"/>
    <w:rsid w:val="00B24E46"/>
    <w:rsid w:val="00B250E3"/>
    <w:rsid w:val="00B25326"/>
    <w:rsid w:val="00B258DB"/>
    <w:rsid w:val="00B25926"/>
    <w:rsid w:val="00B2597A"/>
    <w:rsid w:val="00B25D55"/>
    <w:rsid w:val="00B25F0A"/>
    <w:rsid w:val="00B2601A"/>
    <w:rsid w:val="00B2624E"/>
    <w:rsid w:val="00B2625F"/>
    <w:rsid w:val="00B263C8"/>
    <w:rsid w:val="00B269F2"/>
    <w:rsid w:val="00B2706E"/>
    <w:rsid w:val="00B27153"/>
    <w:rsid w:val="00B27EE4"/>
    <w:rsid w:val="00B302EF"/>
    <w:rsid w:val="00B304D2"/>
    <w:rsid w:val="00B30B1D"/>
    <w:rsid w:val="00B30C5A"/>
    <w:rsid w:val="00B30CFF"/>
    <w:rsid w:val="00B30D31"/>
    <w:rsid w:val="00B312C3"/>
    <w:rsid w:val="00B31672"/>
    <w:rsid w:val="00B317E9"/>
    <w:rsid w:val="00B3188D"/>
    <w:rsid w:val="00B31A66"/>
    <w:rsid w:val="00B31E53"/>
    <w:rsid w:val="00B32229"/>
    <w:rsid w:val="00B325CE"/>
    <w:rsid w:val="00B32EB8"/>
    <w:rsid w:val="00B32EC7"/>
    <w:rsid w:val="00B33156"/>
    <w:rsid w:val="00B33634"/>
    <w:rsid w:val="00B33685"/>
    <w:rsid w:val="00B3384B"/>
    <w:rsid w:val="00B338E3"/>
    <w:rsid w:val="00B339E0"/>
    <w:rsid w:val="00B33A39"/>
    <w:rsid w:val="00B33A3E"/>
    <w:rsid w:val="00B33BC6"/>
    <w:rsid w:val="00B34308"/>
    <w:rsid w:val="00B343E9"/>
    <w:rsid w:val="00B34959"/>
    <w:rsid w:val="00B34D94"/>
    <w:rsid w:val="00B3505D"/>
    <w:rsid w:val="00B3567A"/>
    <w:rsid w:val="00B358C9"/>
    <w:rsid w:val="00B35B3A"/>
    <w:rsid w:val="00B35D95"/>
    <w:rsid w:val="00B35F57"/>
    <w:rsid w:val="00B363C7"/>
    <w:rsid w:val="00B36726"/>
    <w:rsid w:val="00B36870"/>
    <w:rsid w:val="00B36F89"/>
    <w:rsid w:val="00B36FD2"/>
    <w:rsid w:val="00B371AC"/>
    <w:rsid w:val="00B375F8"/>
    <w:rsid w:val="00B376CF"/>
    <w:rsid w:val="00B37885"/>
    <w:rsid w:val="00B37BB2"/>
    <w:rsid w:val="00B4022A"/>
    <w:rsid w:val="00B40414"/>
    <w:rsid w:val="00B406A1"/>
    <w:rsid w:val="00B40740"/>
    <w:rsid w:val="00B40C5E"/>
    <w:rsid w:val="00B40CC7"/>
    <w:rsid w:val="00B411CF"/>
    <w:rsid w:val="00B41708"/>
    <w:rsid w:val="00B41757"/>
    <w:rsid w:val="00B41C63"/>
    <w:rsid w:val="00B41E6D"/>
    <w:rsid w:val="00B4201E"/>
    <w:rsid w:val="00B42333"/>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901"/>
    <w:rsid w:val="00B46F97"/>
    <w:rsid w:val="00B4718F"/>
    <w:rsid w:val="00B4735B"/>
    <w:rsid w:val="00B47377"/>
    <w:rsid w:val="00B473B4"/>
    <w:rsid w:val="00B473E2"/>
    <w:rsid w:val="00B4747F"/>
    <w:rsid w:val="00B47600"/>
    <w:rsid w:val="00B4770D"/>
    <w:rsid w:val="00B47E4D"/>
    <w:rsid w:val="00B47FED"/>
    <w:rsid w:val="00B506C6"/>
    <w:rsid w:val="00B50A9A"/>
    <w:rsid w:val="00B50D8C"/>
    <w:rsid w:val="00B50EC5"/>
    <w:rsid w:val="00B50F2D"/>
    <w:rsid w:val="00B50F6D"/>
    <w:rsid w:val="00B515D0"/>
    <w:rsid w:val="00B51706"/>
    <w:rsid w:val="00B51937"/>
    <w:rsid w:val="00B5194F"/>
    <w:rsid w:val="00B5198F"/>
    <w:rsid w:val="00B5201B"/>
    <w:rsid w:val="00B5220B"/>
    <w:rsid w:val="00B524BE"/>
    <w:rsid w:val="00B526E5"/>
    <w:rsid w:val="00B52821"/>
    <w:rsid w:val="00B52901"/>
    <w:rsid w:val="00B52D78"/>
    <w:rsid w:val="00B52D8C"/>
    <w:rsid w:val="00B5305E"/>
    <w:rsid w:val="00B53512"/>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6095B"/>
    <w:rsid w:val="00B60EE8"/>
    <w:rsid w:val="00B61423"/>
    <w:rsid w:val="00B616EF"/>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70D"/>
    <w:rsid w:val="00B66652"/>
    <w:rsid w:val="00B668EC"/>
    <w:rsid w:val="00B669FC"/>
    <w:rsid w:val="00B66A37"/>
    <w:rsid w:val="00B66D30"/>
    <w:rsid w:val="00B66E98"/>
    <w:rsid w:val="00B66F66"/>
    <w:rsid w:val="00B66FA5"/>
    <w:rsid w:val="00B66FD2"/>
    <w:rsid w:val="00B6711D"/>
    <w:rsid w:val="00B676CB"/>
    <w:rsid w:val="00B70061"/>
    <w:rsid w:val="00B702C2"/>
    <w:rsid w:val="00B702EC"/>
    <w:rsid w:val="00B70714"/>
    <w:rsid w:val="00B70C8B"/>
    <w:rsid w:val="00B70D6E"/>
    <w:rsid w:val="00B710EE"/>
    <w:rsid w:val="00B71657"/>
    <w:rsid w:val="00B719E3"/>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666"/>
    <w:rsid w:val="00B74767"/>
    <w:rsid w:val="00B74963"/>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2AD"/>
    <w:rsid w:val="00B803C6"/>
    <w:rsid w:val="00B803D5"/>
    <w:rsid w:val="00B80497"/>
    <w:rsid w:val="00B805B7"/>
    <w:rsid w:val="00B80AEA"/>
    <w:rsid w:val="00B80C06"/>
    <w:rsid w:val="00B8181E"/>
    <w:rsid w:val="00B818B9"/>
    <w:rsid w:val="00B826D1"/>
    <w:rsid w:val="00B82891"/>
    <w:rsid w:val="00B8326E"/>
    <w:rsid w:val="00B83ACE"/>
    <w:rsid w:val="00B84675"/>
    <w:rsid w:val="00B8492A"/>
    <w:rsid w:val="00B84D83"/>
    <w:rsid w:val="00B85081"/>
    <w:rsid w:val="00B859CF"/>
    <w:rsid w:val="00B85A3F"/>
    <w:rsid w:val="00B85C22"/>
    <w:rsid w:val="00B86370"/>
    <w:rsid w:val="00B863BB"/>
    <w:rsid w:val="00B86497"/>
    <w:rsid w:val="00B86732"/>
    <w:rsid w:val="00B867B6"/>
    <w:rsid w:val="00B86A4C"/>
    <w:rsid w:val="00B876AB"/>
    <w:rsid w:val="00B8771C"/>
    <w:rsid w:val="00B87A8D"/>
    <w:rsid w:val="00B87B7E"/>
    <w:rsid w:val="00B87FD3"/>
    <w:rsid w:val="00B908EB"/>
    <w:rsid w:val="00B90E69"/>
    <w:rsid w:val="00B911D9"/>
    <w:rsid w:val="00B918B6"/>
    <w:rsid w:val="00B9197A"/>
    <w:rsid w:val="00B919B6"/>
    <w:rsid w:val="00B91F79"/>
    <w:rsid w:val="00B929F9"/>
    <w:rsid w:val="00B93376"/>
    <w:rsid w:val="00B93756"/>
    <w:rsid w:val="00B938B3"/>
    <w:rsid w:val="00B93B1B"/>
    <w:rsid w:val="00B93B70"/>
    <w:rsid w:val="00B94165"/>
    <w:rsid w:val="00B94285"/>
    <w:rsid w:val="00B9481B"/>
    <w:rsid w:val="00B9495A"/>
    <w:rsid w:val="00B94BC6"/>
    <w:rsid w:val="00B94EC6"/>
    <w:rsid w:val="00B94ECC"/>
    <w:rsid w:val="00B95136"/>
    <w:rsid w:val="00B95177"/>
    <w:rsid w:val="00B95357"/>
    <w:rsid w:val="00B953FF"/>
    <w:rsid w:val="00B95669"/>
    <w:rsid w:val="00B95A83"/>
    <w:rsid w:val="00B95A9D"/>
    <w:rsid w:val="00B96526"/>
    <w:rsid w:val="00B965D1"/>
    <w:rsid w:val="00B96611"/>
    <w:rsid w:val="00B96654"/>
    <w:rsid w:val="00B966CD"/>
    <w:rsid w:val="00B96B91"/>
    <w:rsid w:val="00B96EAE"/>
    <w:rsid w:val="00B96F6D"/>
    <w:rsid w:val="00B97008"/>
    <w:rsid w:val="00B970E4"/>
    <w:rsid w:val="00B97352"/>
    <w:rsid w:val="00B9753C"/>
    <w:rsid w:val="00B97593"/>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AB"/>
    <w:rsid w:val="00BA2E75"/>
    <w:rsid w:val="00BA36FF"/>
    <w:rsid w:val="00BA391D"/>
    <w:rsid w:val="00BA3943"/>
    <w:rsid w:val="00BA3EE1"/>
    <w:rsid w:val="00BA4090"/>
    <w:rsid w:val="00BA44F8"/>
    <w:rsid w:val="00BA4518"/>
    <w:rsid w:val="00BA4ACC"/>
    <w:rsid w:val="00BA4CE7"/>
    <w:rsid w:val="00BA523F"/>
    <w:rsid w:val="00BA540A"/>
    <w:rsid w:val="00BA55FF"/>
    <w:rsid w:val="00BA5635"/>
    <w:rsid w:val="00BA5C35"/>
    <w:rsid w:val="00BA614E"/>
    <w:rsid w:val="00BA663A"/>
    <w:rsid w:val="00BA6655"/>
    <w:rsid w:val="00BA6795"/>
    <w:rsid w:val="00BA6829"/>
    <w:rsid w:val="00BA6AD9"/>
    <w:rsid w:val="00BA6D19"/>
    <w:rsid w:val="00BA7B3E"/>
    <w:rsid w:val="00BA7BE4"/>
    <w:rsid w:val="00BA7C35"/>
    <w:rsid w:val="00BA7C85"/>
    <w:rsid w:val="00BA7D3C"/>
    <w:rsid w:val="00BA7FF0"/>
    <w:rsid w:val="00BB015D"/>
    <w:rsid w:val="00BB0189"/>
    <w:rsid w:val="00BB0659"/>
    <w:rsid w:val="00BB071B"/>
    <w:rsid w:val="00BB0EB7"/>
    <w:rsid w:val="00BB116F"/>
    <w:rsid w:val="00BB1B81"/>
    <w:rsid w:val="00BB1BBA"/>
    <w:rsid w:val="00BB1CA7"/>
    <w:rsid w:val="00BB27A8"/>
    <w:rsid w:val="00BB2BF7"/>
    <w:rsid w:val="00BB2F82"/>
    <w:rsid w:val="00BB3033"/>
    <w:rsid w:val="00BB3808"/>
    <w:rsid w:val="00BB399C"/>
    <w:rsid w:val="00BB3BEC"/>
    <w:rsid w:val="00BB3EB4"/>
    <w:rsid w:val="00BB3F25"/>
    <w:rsid w:val="00BB40D5"/>
    <w:rsid w:val="00BB4286"/>
    <w:rsid w:val="00BB4705"/>
    <w:rsid w:val="00BB4A71"/>
    <w:rsid w:val="00BB4A96"/>
    <w:rsid w:val="00BB4F2B"/>
    <w:rsid w:val="00BB5124"/>
    <w:rsid w:val="00BB5F14"/>
    <w:rsid w:val="00BB5F49"/>
    <w:rsid w:val="00BB6060"/>
    <w:rsid w:val="00BB61A8"/>
    <w:rsid w:val="00BB6911"/>
    <w:rsid w:val="00BB6AF9"/>
    <w:rsid w:val="00BB6DB6"/>
    <w:rsid w:val="00BB724D"/>
    <w:rsid w:val="00BB75C5"/>
    <w:rsid w:val="00BB7677"/>
    <w:rsid w:val="00BB76E8"/>
    <w:rsid w:val="00BB7752"/>
    <w:rsid w:val="00BB7814"/>
    <w:rsid w:val="00BB7DAD"/>
    <w:rsid w:val="00BB7E49"/>
    <w:rsid w:val="00BC027A"/>
    <w:rsid w:val="00BC08DA"/>
    <w:rsid w:val="00BC09C9"/>
    <w:rsid w:val="00BC0BD9"/>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B56"/>
    <w:rsid w:val="00BC3D7F"/>
    <w:rsid w:val="00BC4058"/>
    <w:rsid w:val="00BC4255"/>
    <w:rsid w:val="00BC4462"/>
    <w:rsid w:val="00BC48D0"/>
    <w:rsid w:val="00BC4D69"/>
    <w:rsid w:val="00BC4D97"/>
    <w:rsid w:val="00BC50FC"/>
    <w:rsid w:val="00BC5427"/>
    <w:rsid w:val="00BC5C4D"/>
    <w:rsid w:val="00BC6306"/>
    <w:rsid w:val="00BC690B"/>
    <w:rsid w:val="00BC6DF9"/>
    <w:rsid w:val="00BC6E2F"/>
    <w:rsid w:val="00BC6F9D"/>
    <w:rsid w:val="00BC6FCD"/>
    <w:rsid w:val="00BC7183"/>
    <w:rsid w:val="00BC75F1"/>
    <w:rsid w:val="00BC78AA"/>
    <w:rsid w:val="00BC7A19"/>
    <w:rsid w:val="00BC7A7E"/>
    <w:rsid w:val="00BC7EB4"/>
    <w:rsid w:val="00BD06CA"/>
    <w:rsid w:val="00BD0B4A"/>
    <w:rsid w:val="00BD0DA0"/>
    <w:rsid w:val="00BD0F49"/>
    <w:rsid w:val="00BD0FEE"/>
    <w:rsid w:val="00BD123D"/>
    <w:rsid w:val="00BD1457"/>
    <w:rsid w:val="00BD1580"/>
    <w:rsid w:val="00BD1941"/>
    <w:rsid w:val="00BD1A64"/>
    <w:rsid w:val="00BD2609"/>
    <w:rsid w:val="00BD2804"/>
    <w:rsid w:val="00BD2844"/>
    <w:rsid w:val="00BD2A47"/>
    <w:rsid w:val="00BD2C05"/>
    <w:rsid w:val="00BD2F0B"/>
    <w:rsid w:val="00BD3560"/>
    <w:rsid w:val="00BD35E8"/>
    <w:rsid w:val="00BD39A7"/>
    <w:rsid w:val="00BD3C26"/>
    <w:rsid w:val="00BD3EC6"/>
    <w:rsid w:val="00BD42B0"/>
    <w:rsid w:val="00BD46D4"/>
    <w:rsid w:val="00BD4A14"/>
    <w:rsid w:val="00BD4A9A"/>
    <w:rsid w:val="00BD4F8A"/>
    <w:rsid w:val="00BD541D"/>
    <w:rsid w:val="00BD542C"/>
    <w:rsid w:val="00BD5BA2"/>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75B"/>
    <w:rsid w:val="00BD79F7"/>
    <w:rsid w:val="00BD7AF2"/>
    <w:rsid w:val="00BD7BCD"/>
    <w:rsid w:val="00BD7C38"/>
    <w:rsid w:val="00BE0467"/>
    <w:rsid w:val="00BE0FFE"/>
    <w:rsid w:val="00BE103B"/>
    <w:rsid w:val="00BE1364"/>
    <w:rsid w:val="00BE13AD"/>
    <w:rsid w:val="00BE1578"/>
    <w:rsid w:val="00BE178C"/>
    <w:rsid w:val="00BE1E63"/>
    <w:rsid w:val="00BE20C2"/>
    <w:rsid w:val="00BE25B2"/>
    <w:rsid w:val="00BE2B34"/>
    <w:rsid w:val="00BE2BF8"/>
    <w:rsid w:val="00BE2C16"/>
    <w:rsid w:val="00BE2F55"/>
    <w:rsid w:val="00BE3096"/>
    <w:rsid w:val="00BE30DF"/>
    <w:rsid w:val="00BE3220"/>
    <w:rsid w:val="00BE3375"/>
    <w:rsid w:val="00BE35D1"/>
    <w:rsid w:val="00BE38D4"/>
    <w:rsid w:val="00BE3C74"/>
    <w:rsid w:val="00BE3CD7"/>
    <w:rsid w:val="00BE40BA"/>
    <w:rsid w:val="00BE4399"/>
    <w:rsid w:val="00BE48C6"/>
    <w:rsid w:val="00BE4A8E"/>
    <w:rsid w:val="00BE4C9B"/>
    <w:rsid w:val="00BE5021"/>
    <w:rsid w:val="00BE54B8"/>
    <w:rsid w:val="00BE5A05"/>
    <w:rsid w:val="00BE5DB0"/>
    <w:rsid w:val="00BE5E6B"/>
    <w:rsid w:val="00BE6168"/>
    <w:rsid w:val="00BE78EC"/>
    <w:rsid w:val="00BE7926"/>
    <w:rsid w:val="00BE7A53"/>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0C6"/>
    <w:rsid w:val="00BF21C6"/>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EA"/>
    <w:rsid w:val="00C048C4"/>
    <w:rsid w:val="00C04A31"/>
    <w:rsid w:val="00C04A69"/>
    <w:rsid w:val="00C04D16"/>
    <w:rsid w:val="00C0566F"/>
    <w:rsid w:val="00C05694"/>
    <w:rsid w:val="00C056F8"/>
    <w:rsid w:val="00C05DB1"/>
    <w:rsid w:val="00C05E09"/>
    <w:rsid w:val="00C05F23"/>
    <w:rsid w:val="00C05F62"/>
    <w:rsid w:val="00C06963"/>
    <w:rsid w:val="00C06DFE"/>
    <w:rsid w:val="00C06F30"/>
    <w:rsid w:val="00C0738C"/>
    <w:rsid w:val="00C07418"/>
    <w:rsid w:val="00C074BF"/>
    <w:rsid w:val="00C0761C"/>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87C"/>
    <w:rsid w:val="00C12A12"/>
    <w:rsid w:val="00C12A64"/>
    <w:rsid w:val="00C12AE4"/>
    <w:rsid w:val="00C13874"/>
    <w:rsid w:val="00C139E3"/>
    <w:rsid w:val="00C14092"/>
    <w:rsid w:val="00C141D1"/>
    <w:rsid w:val="00C14683"/>
    <w:rsid w:val="00C146FE"/>
    <w:rsid w:val="00C15291"/>
    <w:rsid w:val="00C152F5"/>
    <w:rsid w:val="00C1549B"/>
    <w:rsid w:val="00C154C9"/>
    <w:rsid w:val="00C159E8"/>
    <w:rsid w:val="00C15D3A"/>
    <w:rsid w:val="00C15F20"/>
    <w:rsid w:val="00C16052"/>
    <w:rsid w:val="00C16833"/>
    <w:rsid w:val="00C16B15"/>
    <w:rsid w:val="00C16CFB"/>
    <w:rsid w:val="00C16E6D"/>
    <w:rsid w:val="00C17730"/>
    <w:rsid w:val="00C178D5"/>
    <w:rsid w:val="00C17F62"/>
    <w:rsid w:val="00C20002"/>
    <w:rsid w:val="00C200F1"/>
    <w:rsid w:val="00C2031E"/>
    <w:rsid w:val="00C20519"/>
    <w:rsid w:val="00C20E97"/>
    <w:rsid w:val="00C2128F"/>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CD4"/>
    <w:rsid w:val="00C25032"/>
    <w:rsid w:val="00C25518"/>
    <w:rsid w:val="00C2580E"/>
    <w:rsid w:val="00C258B1"/>
    <w:rsid w:val="00C258D2"/>
    <w:rsid w:val="00C25A8B"/>
    <w:rsid w:val="00C25B9A"/>
    <w:rsid w:val="00C25EC4"/>
    <w:rsid w:val="00C26897"/>
    <w:rsid w:val="00C26B3A"/>
    <w:rsid w:val="00C27209"/>
    <w:rsid w:val="00C27691"/>
    <w:rsid w:val="00C278D5"/>
    <w:rsid w:val="00C27907"/>
    <w:rsid w:val="00C30149"/>
    <w:rsid w:val="00C302A3"/>
    <w:rsid w:val="00C309B2"/>
    <w:rsid w:val="00C30A37"/>
    <w:rsid w:val="00C30A5B"/>
    <w:rsid w:val="00C30ACC"/>
    <w:rsid w:val="00C30FDC"/>
    <w:rsid w:val="00C30FDE"/>
    <w:rsid w:val="00C310F0"/>
    <w:rsid w:val="00C315E6"/>
    <w:rsid w:val="00C3193E"/>
    <w:rsid w:val="00C31ED1"/>
    <w:rsid w:val="00C320CB"/>
    <w:rsid w:val="00C32195"/>
    <w:rsid w:val="00C321BE"/>
    <w:rsid w:val="00C325C7"/>
    <w:rsid w:val="00C338C4"/>
    <w:rsid w:val="00C339DF"/>
    <w:rsid w:val="00C33AE9"/>
    <w:rsid w:val="00C34547"/>
    <w:rsid w:val="00C345C2"/>
    <w:rsid w:val="00C34730"/>
    <w:rsid w:val="00C35107"/>
    <w:rsid w:val="00C35237"/>
    <w:rsid w:val="00C36219"/>
    <w:rsid w:val="00C36239"/>
    <w:rsid w:val="00C36262"/>
    <w:rsid w:val="00C363B8"/>
    <w:rsid w:val="00C366FB"/>
    <w:rsid w:val="00C3691C"/>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A66"/>
    <w:rsid w:val="00C43E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85"/>
    <w:rsid w:val="00C51CBE"/>
    <w:rsid w:val="00C51D1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FA0"/>
    <w:rsid w:val="00C57006"/>
    <w:rsid w:val="00C57014"/>
    <w:rsid w:val="00C57533"/>
    <w:rsid w:val="00C57D66"/>
    <w:rsid w:val="00C57FC0"/>
    <w:rsid w:val="00C6012C"/>
    <w:rsid w:val="00C602F4"/>
    <w:rsid w:val="00C60B6A"/>
    <w:rsid w:val="00C60BE1"/>
    <w:rsid w:val="00C60C93"/>
    <w:rsid w:val="00C613CF"/>
    <w:rsid w:val="00C615C6"/>
    <w:rsid w:val="00C619C3"/>
    <w:rsid w:val="00C61BE4"/>
    <w:rsid w:val="00C61CF9"/>
    <w:rsid w:val="00C62678"/>
    <w:rsid w:val="00C628A7"/>
    <w:rsid w:val="00C6292C"/>
    <w:rsid w:val="00C638D9"/>
    <w:rsid w:val="00C63906"/>
    <w:rsid w:val="00C639EA"/>
    <w:rsid w:val="00C63C54"/>
    <w:rsid w:val="00C63C7E"/>
    <w:rsid w:val="00C63FD3"/>
    <w:rsid w:val="00C64224"/>
    <w:rsid w:val="00C6423D"/>
    <w:rsid w:val="00C64300"/>
    <w:rsid w:val="00C64379"/>
    <w:rsid w:val="00C6437F"/>
    <w:rsid w:val="00C64591"/>
    <w:rsid w:val="00C64AAB"/>
    <w:rsid w:val="00C6511A"/>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32E8"/>
    <w:rsid w:val="00C73335"/>
    <w:rsid w:val="00C733FE"/>
    <w:rsid w:val="00C73A24"/>
    <w:rsid w:val="00C73B45"/>
    <w:rsid w:val="00C73D9B"/>
    <w:rsid w:val="00C73FB3"/>
    <w:rsid w:val="00C74063"/>
    <w:rsid w:val="00C7429D"/>
    <w:rsid w:val="00C74501"/>
    <w:rsid w:val="00C748E1"/>
    <w:rsid w:val="00C74D3D"/>
    <w:rsid w:val="00C7528D"/>
    <w:rsid w:val="00C755A7"/>
    <w:rsid w:val="00C75CCB"/>
    <w:rsid w:val="00C75D2C"/>
    <w:rsid w:val="00C75D52"/>
    <w:rsid w:val="00C75E47"/>
    <w:rsid w:val="00C75E5A"/>
    <w:rsid w:val="00C75F5B"/>
    <w:rsid w:val="00C764BF"/>
    <w:rsid w:val="00C764CE"/>
    <w:rsid w:val="00C7651C"/>
    <w:rsid w:val="00C769BC"/>
    <w:rsid w:val="00C76D73"/>
    <w:rsid w:val="00C76EB0"/>
    <w:rsid w:val="00C76F24"/>
    <w:rsid w:val="00C776D3"/>
    <w:rsid w:val="00C77A13"/>
    <w:rsid w:val="00C77A5A"/>
    <w:rsid w:val="00C77D2C"/>
    <w:rsid w:val="00C77D66"/>
    <w:rsid w:val="00C8024B"/>
    <w:rsid w:val="00C80800"/>
    <w:rsid w:val="00C80A0E"/>
    <w:rsid w:val="00C80AC7"/>
    <w:rsid w:val="00C80BF1"/>
    <w:rsid w:val="00C80E6D"/>
    <w:rsid w:val="00C81748"/>
    <w:rsid w:val="00C817AA"/>
    <w:rsid w:val="00C818CE"/>
    <w:rsid w:val="00C81952"/>
    <w:rsid w:val="00C8205E"/>
    <w:rsid w:val="00C82609"/>
    <w:rsid w:val="00C8273F"/>
    <w:rsid w:val="00C82B19"/>
    <w:rsid w:val="00C82B2F"/>
    <w:rsid w:val="00C82C05"/>
    <w:rsid w:val="00C82C3A"/>
    <w:rsid w:val="00C82EE7"/>
    <w:rsid w:val="00C83035"/>
    <w:rsid w:val="00C8306C"/>
    <w:rsid w:val="00C831CC"/>
    <w:rsid w:val="00C831D7"/>
    <w:rsid w:val="00C833FE"/>
    <w:rsid w:val="00C83868"/>
    <w:rsid w:val="00C83946"/>
    <w:rsid w:val="00C83B52"/>
    <w:rsid w:val="00C83E78"/>
    <w:rsid w:val="00C84007"/>
    <w:rsid w:val="00C841FC"/>
    <w:rsid w:val="00C8453F"/>
    <w:rsid w:val="00C84C85"/>
    <w:rsid w:val="00C85383"/>
    <w:rsid w:val="00C853DA"/>
    <w:rsid w:val="00C8549B"/>
    <w:rsid w:val="00C857C2"/>
    <w:rsid w:val="00C858F1"/>
    <w:rsid w:val="00C85DC7"/>
    <w:rsid w:val="00C861AF"/>
    <w:rsid w:val="00C86249"/>
    <w:rsid w:val="00C863EE"/>
    <w:rsid w:val="00C8641D"/>
    <w:rsid w:val="00C8657F"/>
    <w:rsid w:val="00C866AB"/>
    <w:rsid w:val="00C8689A"/>
    <w:rsid w:val="00C869E9"/>
    <w:rsid w:val="00C86D84"/>
    <w:rsid w:val="00C86D90"/>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F23"/>
    <w:rsid w:val="00C960E8"/>
    <w:rsid w:val="00C965C1"/>
    <w:rsid w:val="00C96708"/>
    <w:rsid w:val="00C9684F"/>
    <w:rsid w:val="00C968C1"/>
    <w:rsid w:val="00C969EF"/>
    <w:rsid w:val="00C97242"/>
    <w:rsid w:val="00C975B3"/>
    <w:rsid w:val="00C976DC"/>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7727"/>
    <w:rsid w:val="00CA7798"/>
    <w:rsid w:val="00CA787B"/>
    <w:rsid w:val="00CA7F48"/>
    <w:rsid w:val="00CB01DB"/>
    <w:rsid w:val="00CB03A6"/>
    <w:rsid w:val="00CB0576"/>
    <w:rsid w:val="00CB085B"/>
    <w:rsid w:val="00CB0DAD"/>
    <w:rsid w:val="00CB119A"/>
    <w:rsid w:val="00CB17D3"/>
    <w:rsid w:val="00CB17EF"/>
    <w:rsid w:val="00CB1D3D"/>
    <w:rsid w:val="00CB252B"/>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6DB"/>
    <w:rsid w:val="00CB4E56"/>
    <w:rsid w:val="00CB4ED6"/>
    <w:rsid w:val="00CB509F"/>
    <w:rsid w:val="00CB5215"/>
    <w:rsid w:val="00CB5332"/>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AB"/>
    <w:rsid w:val="00CC08AA"/>
    <w:rsid w:val="00CC08AE"/>
    <w:rsid w:val="00CC0C91"/>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8BA"/>
    <w:rsid w:val="00CC3B08"/>
    <w:rsid w:val="00CC427A"/>
    <w:rsid w:val="00CC460B"/>
    <w:rsid w:val="00CC4A80"/>
    <w:rsid w:val="00CC4DF1"/>
    <w:rsid w:val="00CC4F0E"/>
    <w:rsid w:val="00CC5174"/>
    <w:rsid w:val="00CC5336"/>
    <w:rsid w:val="00CC54EB"/>
    <w:rsid w:val="00CC5777"/>
    <w:rsid w:val="00CC5BA9"/>
    <w:rsid w:val="00CC5D15"/>
    <w:rsid w:val="00CC5DC3"/>
    <w:rsid w:val="00CC647E"/>
    <w:rsid w:val="00CC688C"/>
    <w:rsid w:val="00CC693E"/>
    <w:rsid w:val="00CC7134"/>
    <w:rsid w:val="00CC7599"/>
    <w:rsid w:val="00CC78B0"/>
    <w:rsid w:val="00CC7BBC"/>
    <w:rsid w:val="00CC7D6D"/>
    <w:rsid w:val="00CC7E89"/>
    <w:rsid w:val="00CC7F49"/>
    <w:rsid w:val="00CD0136"/>
    <w:rsid w:val="00CD0309"/>
    <w:rsid w:val="00CD032E"/>
    <w:rsid w:val="00CD0A7C"/>
    <w:rsid w:val="00CD10D7"/>
    <w:rsid w:val="00CD15BA"/>
    <w:rsid w:val="00CD1DF0"/>
    <w:rsid w:val="00CD1EAF"/>
    <w:rsid w:val="00CD221C"/>
    <w:rsid w:val="00CD235C"/>
    <w:rsid w:val="00CD23E3"/>
    <w:rsid w:val="00CD23F6"/>
    <w:rsid w:val="00CD2514"/>
    <w:rsid w:val="00CD254B"/>
    <w:rsid w:val="00CD2B45"/>
    <w:rsid w:val="00CD2C0B"/>
    <w:rsid w:val="00CD2F39"/>
    <w:rsid w:val="00CD3629"/>
    <w:rsid w:val="00CD36EE"/>
    <w:rsid w:val="00CD3801"/>
    <w:rsid w:val="00CD3887"/>
    <w:rsid w:val="00CD3BC4"/>
    <w:rsid w:val="00CD3D81"/>
    <w:rsid w:val="00CD4183"/>
    <w:rsid w:val="00CD437B"/>
    <w:rsid w:val="00CD45AF"/>
    <w:rsid w:val="00CD4C20"/>
    <w:rsid w:val="00CD4E5B"/>
    <w:rsid w:val="00CD4F55"/>
    <w:rsid w:val="00CD50AE"/>
    <w:rsid w:val="00CD51F2"/>
    <w:rsid w:val="00CD54C5"/>
    <w:rsid w:val="00CD5601"/>
    <w:rsid w:val="00CD58AD"/>
    <w:rsid w:val="00CD5957"/>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4D7"/>
    <w:rsid w:val="00CE0AB0"/>
    <w:rsid w:val="00CE1345"/>
    <w:rsid w:val="00CE1356"/>
    <w:rsid w:val="00CE1518"/>
    <w:rsid w:val="00CE1700"/>
    <w:rsid w:val="00CE1B07"/>
    <w:rsid w:val="00CE1B95"/>
    <w:rsid w:val="00CE2425"/>
    <w:rsid w:val="00CE25A2"/>
    <w:rsid w:val="00CE29AF"/>
    <w:rsid w:val="00CE2B57"/>
    <w:rsid w:val="00CE330D"/>
    <w:rsid w:val="00CE331E"/>
    <w:rsid w:val="00CE3771"/>
    <w:rsid w:val="00CE3856"/>
    <w:rsid w:val="00CE421A"/>
    <w:rsid w:val="00CE421F"/>
    <w:rsid w:val="00CE4226"/>
    <w:rsid w:val="00CE47E5"/>
    <w:rsid w:val="00CE4924"/>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3FC"/>
    <w:rsid w:val="00CF350D"/>
    <w:rsid w:val="00CF361C"/>
    <w:rsid w:val="00CF3767"/>
    <w:rsid w:val="00CF3845"/>
    <w:rsid w:val="00CF388E"/>
    <w:rsid w:val="00CF3EA8"/>
    <w:rsid w:val="00CF4071"/>
    <w:rsid w:val="00CF40B7"/>
    <w:rsid w:val="00CF41D5"/>
    <w:rsid w:val="00CF4431"/>
    <w:rsid w:val="00CF45E1"/>
    <w:rsid w:val="00CF57C5"/>
    <w:rsid w:val="00CF5B70"/>
    <w:rsid w:val="00CF5CB9"/>
    <w:rsid w:val="00CF5DDD"/>
    <w:rsid w:val="00CF6179"/>
    <w:rsid w:val="00CF6979"/>
    <w:rsid w:val="00CF6B21"/>
    <w:rsid w:val="00CF6B86"/>
    <w:rsid w:val="00CF6CDD"/>
    <w:rsid w:val="00CF6E2F"/>
    <w:rsid w:val="00CF71F0"/>
    <w:rsid w:val="00CF777D"/>
    <w:rsid w:val="00CF7A3B"/>
    <w:rsid w:val="00CF7B1B"/>
    <w:rsid w:val="00CF7B7F"/>
    <w:rsid w:val="00CF7BCD"/>
    <w:rsid w:val="00D00131"/>
    <w:rsid w:val="00D0063D"/>
    <w:rsid w:val="00D006DD"/>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7EA"/>
    <w:rsid w:val="00D02BDA"/>
    <w:rsid w:val="00D02C0B"/>
    <w:rsid w:val="00D02E16"/>
    <w:rsid w:val="00D02F17"/>
    <w:rsid w:val="00D02F85"/>
    <w:rsid w:val="00D034D0"/>
    <w:rsid w:val="00D037A7"/>
    <w:rsid w:val="00D041CF"/>
    <w:rsid w:val="00D042E1"/>
    <w:rsid w:val="00D04377"/>
    <w:rsid w:val="00D0439F"/>
    <w:rsid w:val="00D047FA"/>
    <w:rsid w:val="00D04901"/>
    <w:rsid w:val="00D049A0"/>
    <w:rsid w:val="00D04D39"/>
    <w:rsid w:val="00D04E71"/>
    <w:rsid w:val="00D04F5C"/>
    <w:rsid w:val="00D05140"/>
    <w:rsid w:val="00D05340"/>
    <w:rsid w:val="00D054AB"/>
    <w:rsid w:val="00D05FFE"/>
    <w:rsid w:val="00D067C8"/>
    <w:rsid w:val="00D067CF"/>
    <w:rsid w:val="00D06A26"/>
    <w:rsid w:val="00D072B6"/>
    <w:rsid w:val="00D07413"/>
    <w:rsid w:val="00D07A4E"/>
    <w:rsid w:val="00D101BD"/>
    <w:rsid w:val="00D1022E"/>
    <w:rsid w:val="00D1032E"/>
    <w:rsid w:val="00D1033E"/>
    <w:rsid w:val="00D10AF0"/>
    <w:rsid w:val="00D10FE5"/>
    <w:rsid w:val="00D11278"/>
    <w:rsid w:val="00D11615"/>
    <w:rsid w:val="00D11781"/>
    <w:rsid w:val="00D120D6"/>
    <w:rsid w:val="00D1269C"/>
    <w:rsid w:val="00D1281B"/>
    <w:rsid w:val="00D12C76"/>
    <w:rsid w:val="00D12D9C"/>
    <w:rsid w:val="00D13167"/>
    <w:rsid w:val="00D1338B"/>
    <w:rsid w:val="00D1355F"/>
    <w:rsid w:val="00D13738"/>
    <w:rsid w:val="00D138A9"/>
    <w:rsid w:val="00D139B1"/>
    <w:rsid w:val="00D139ED"/>
    <w:rsid w:val="00D13D5C"/>
    <w:rsid w:val="00D14328"/>
    <w:rsid w:val="00D14416"/>
    <w:rsid w:val="00D14559"/>
    <w:rsid w:val="00D148C8"/>
    <w:rsid w:val="00D1497F"/>
    <w:rsid w:val="00D149CD"/>
    <w:rsid w:val="00D15467"/>
    <w:rsid w:val="00D1563A"/>
    <w:rsid w:val="00D15897"/>
    <w:rsid w:val="00D158C4"/>
    <w:rsid w:val="00D15E5B"/>
    <w:rsid w:val="00D1688B"/>
    <w:rsid w:val="00D174C7"/>
    <w:rsid w:val="00D179F5"/>
    <w:rsid w:val="00D17C26"/>
    <w:rsid w:val="00D17C39"/>
    <w:rsid w:val="00D17F42"/>
    <w:rsid w:val="00D201B0"/>
    <w:rsid w:val="00D20244"/>
    <w:rsid w:val="00D2037C"/>
    <w:rsid w:val="00D20931"/>
    <w:rsid w:val="00D20C34"/>
    <w:rsid w:val="00D21683"/>
    <w:rsid w:val="00D2170E"/>
    <w:rsid w:val="00D21E8B"/>
    <w:rsid w:val="00D21F45"/>
    <w:rsid w:val="00D22039"/>
    <w:rsid w:val="00D221B9"/>
    <w:rsid w:val="00D22358"/>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AC8"/>
    <w:rsid w:val="00D2521B"/>
    <w:rsid w:val="00D25412"/>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24"/>
    <w:rsid w:val="00D271CE"/>
    <w:rsid w:val="00D27215"/>
    <w:rsid w:val="00D2721B"/>
    <w:rsid w:val="00D27452"/>
    <w:rsid w:val="00D277DD"/>
    <w:rsid w:val="00D300E5"/>
    <w:rsid w:val="00D30493"/>
    <w:rsid w:val="00D307C9"/>
    <w:rsid w:val="00D30AE7"/>
    <w:rsid w:val="00D310A9"/>
    <w:rsid w:val="00D311A8"/>
    <w:rsid w:val="00D31236"/>
    <w:rsid w:val="00D312A0"/>
    <w:rsid w:val="00D31755"/>
    <w:rsid w:val="00D31778"/>
    <w:rsid w:val="00D31BA7"/>
    <w:rsid w:val="00D326BB"/>
    <w:rsid w:val="00D32734"/>
    <w:rsid w:val="00D328DD"/>
    <w:rsid w:val="00D32B93"/>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D1D"/>
    <w:rsid w:val="00D35E64"/>
    <w:rsid w:val="00D363D3"/>
    <w:rsid w:val="00D3662A"/>
    <w:rsid w:val="00D36DD6"/>
    <w:rsid w:val="00D374C8"/>
    <w:rsid w:val="00D37868"/>
    <w:rsid w:val="00D378B0"/>
    <w:rsid w:val="00D37914"/>
    <w:rsid w:val="00D37CBB"/>
    <w:rsid w:val="00D37E8A"/>
    <w:rsid w:val="00D37EBB"/>
    <w:rsid w:val="00D37EC5"/>
    <w:rsid w:val="00D37F6E"/>
    <w:rsid w:val="00D403FE"/>
    <w:rsid w:val="00D4081A"/>
    <w:rsid w:val="00D40861"/>
    <w:rsid w:val="00D4093D"/>
    <w:rsid w:val="00D409E2"/>
    <w:rsid w:val="00D40F10"/>
    <w:rsid w:val="00D41134"/>
    <w:rsid w:val="00D41211"/>
    <w:rsid w:val="00D412DA"/>
    <w:rsid w:val="00D41410"/>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4AD1"/>
    <w:rsid w:val="00D45493"/>
    <w:rsid w:val="00D454D8"/>
    <w:rsid w:val="00D45D05"/>
    <w:rsid w:val="00D46285"/>
    <w:rsid w:val="00D46306"/>
    <w:rsid w:val="00D46592"/>
    <w:rsid w:val="00D46C3B"/>
    <w:rsid w:val="00D46D93"/>
    <w:rsid w:val="00D47004"/>
    <w:rsid w:val="00D47581"/>
    <w:rsid w:val="00D47610"/>
    <w:rsid w:val="00D47AE8"/>
    <w:rsid w:val="00D50137"/>
    <w:rsid w:val="00D50245"/>
    <w:rsid w:val="00D5060C"/>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6E2"/>
    <w:rsid w:val="00D53A21"/>
    <w:rsid w:val="00D53C99"/>
    <w:rsid w:val="00D54322"/>
    <w:rsid w:val="00D5494F"/>
    <w:rsid w:val="00D54A1A"/>
    <w:rsid w:val="00D54F52"/>
    <w:rsid w:val="00D54F6C"/>
    <w:rsid w:val="00D552AF"/>
    <w:rsid w:val="00D556FF"/>
    <w:rsid w:val="00D55A1E"/>
    <w:rsid w:val="00D560DC"/>
    <w:rsid w:val="00D562B0"/>
    <w:rsid w:val="00D56367"/>
    <w:rsid w:val="00D566C2"/>
    <w:rsid w:val="00D56B00"/>
    <w:rsid w:val="00D56E4F"/>
    <w:rsid w:val="00D56F27"/>
    <w:rsid w:val="00D57109"/>
    <w:rsid w:val="00D572D8"/>
    <w:rsid w:val="00D57305"/>
    <w:rsid w:val="00D574AB"/>
    <w:rsid w:val="00D57A22"/>
    <w:rsid w:val="00D57C3A"/>
    <w:rsid w:val="00D60052"/>
    <w:rsid w:val="00D603FE"/>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D8F"/>
    <w:rsid w:val="00D662C3"/>
    <w:rsid w:val="00D66E30"/>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E77"/>
    <w:rsid w:val="00D755EE"/>
    <w:rsid w:val="00D756A1"/>
    <w:rsid w:val="00D75982"/>
    <w:rsid w:val="00D75D0A"/>
    <w:rsid w:val="00D75E78"/>
    <w:rsid w:val="00D76482"/>
    <w:rsid w:val="00D764DF"/>
    <w:rsid w:val="00D766C3"/>
    <w:rsid w:val="00D7677E"/>
    <w:rsid w:val="00D76D35"/>
    <w:rsid w:val="00D76E8C"/>
    <w:rsid w:val="00D775F7"/>
    <w:rsid w:val="00D77CBB"/>
    <w:rsid w:val="00D77E8B"/>
    <w:rsid w:val="00D80362"/>
    <w:rsid w:val="00D804B0"/>
    <w:rsid w:val="00D8079B"/>
    <w:rsid w:val="00D8086D"/>
    <w:rsid w:val="00D80B57"/>
    <w:rsid w:val="00D80FC3"/>
    <w:rsid w:val="00D81C29"/>
    <w:rsid w:val="00D81CB7"/>
    <w:rsid w:val="00D82AFD"/>
    <w:rsid w:val="00D82B3F"/>
    <w:rsid w:val="00D82E29"/>
    <w:rsid w:val="00D82E5C"/>
    <w:rsid w:val="00D831A7"/>
    <w:rsid w:val="00D83757"/>
    <w:rsid w:val="00D837F3"/>
    <w:rsid w:val="00D8394D"/>
    <w:rsid w:val="00D841DA"/>
    <w:rsid w:val="00D84222"/>
    <w:rsid w:val="00D842AD"/>
    <w:rsid w:val="00D8471F"/>
    <w:rsid w:val="00D84AAE"/>
    <w:rsid w:val="00D84C3C"/>
    <w:rsid w:val="00D84D0B"/>
    <w:rsid w:val="00D84E7A"/>
    <w:rsid w:val="00D84EB1"/>
    <w:rsid w:val="00D84FA1"/>
    <w:rsid w:val="00D85099"/>
    <w:rsid w:val="00D85793"/>
    <w:rsid w:val="00D859F0"/>
    <w:rsid w:val="00D85EF3"/>
    <w:rsid w:val="00D866AB"/>
    <w:rsid w:val="00D86718"/>
    <w:rsid w:val="00D87328"/>
    <w:rsid w:val="00D87528"/>
    <w:rsid w:val="00D87602"/>
    <w:rsid w:val="00D876D4"/>
    <w:rsid w:val="00D87BB8"/>
    <w:rsid w:val="00D9104F"/>
    <w:rsid w:val="00D91143"/>
    <w:rsid w:val="00D912E4"/>
    <w:rsid w:val="00D9137B"/>
    <w:rsid w:val="00D91511"/>
    <w:rsid w:val="00D919A0"/>
    <w:rsid w:val="00D91C96"/>
    <w:rsid w:val="00D92648"/>
    <w:rsid w:val="00D92C88"/>
    <w:rsid w:val="00D93090"/>
    <w:rsid w:val="00D9328F"/>
    <w:rsid w:val="00D936EB"/>
    <w:rsid w:val="00D939B5"/>
    <w:rsid w:val="00D93BDD"/>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A11"/>
    <w:rsid w:val="00D96DF7"/>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BD"/>
    <w:rsid w:val="00DA5AC2"/>
    <w:rsid w:val="00DA6058"/>
    <w:rsid w:val="00DA606B"/>
    <w:rsid w:val="00DA6112"/>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847"/>
    <w:rsid w:val="00DB0A29"/>
    <w:rsid w:val="00DB0D4B"/>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91F"/>
    <w:rsid w:val="00DC3AD4"/>
    <w:rsid w:val="00DC4146"/>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DE2"/>
    <w:rsid w:val="00DC6EC1"/>
    <w:rsid w:val="00DC6F3B"/>
    <w:rsid w:val="00DC7084"/>
    <w:rsid w:val="00DC72D2"/>
    <w:rsid w:val="00DC7323"/>
    <w:rsid w:val="00DC737D"/>
    <w:rsid w:val="00DC73BE"/>
    <w:rsid w:val="00DC7675"/>
    <w:rsid w:val="00DD0756"/>
    <w:rsid w:val="00DD0B8B"/>
    <w:rsid w:val="00DD0C1A"/>
    <w:rsid w:val="00DD0DE4"/>
    <w:rsid w:val="00DD0FF8"/>
    <w:rsid w:val="00DD125C"/>
    <w:rsid w:val="00DD12AE"/>
    <w:rsid w:val="00DD1673"/>
    <w:rsid w:val="00DD16F7"/>
    <w:rsid w:val="00DD1AF2"/>
    <w:rsid w:val="00DD1E43"/>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E007E"/>
    <w:rsid w:val="00DE0111"/>
    <w:rsid w:val="00DE01A6"/>
    <w:rsid w:val="00DE0250"/>
    <w:rsid w:val="00DE02D4"/>
    <w:rsid w:val="00DE0444"/>
    <w:rsid w:val="00DE0570"/>
    <w:rsid w:val="00DE07DA"/>
    <w:rsid w:val="00DE0B50"/>
    <w:rsid w:val="00DE1627"/>
    <w:rsid w:val="00DE16D2"/>
    <w:rsid w:val="00DE1B44"/>
    <w:rsid w:val="00DE1E38"/>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FA"/>
    <w:rsid w:val="00DE4261"/>
    <w:rsid w:val="00DE42CB"/>
    <w:rsid w:val="00DE480C"/>
    <w:rsid w:val="00DE4C92"/>
    <w:rsid w:val="00DE4D97"/>
    <w:rsid w:val="00DE55F6"/>
    <w:rsid w:val="00DE5784"/>
    <w:rsid w:val="00DE5AEE"/>
    <w:rsid w:val="00DE60E6"/>
    <w:rsid w:val="00DE6D73"/>
    <w:rsid w:val="00DE6FD8"/>
    <w:rsid w:val="00DE7271"/>
    <w:rsid w:val="00DE793E"/>
    <w:rsid w:val="00DE7C2A"/>
    <w:rsid w:val="00DF04F5"/>
    <w:rsid w:val="00DF05B3"/>
    <w:rsid w:val="00DF082F"/>
    <w:rsid w:val="00DF0BAC"/>
    <w:rsid w:val="00DF0C10"/>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372"/>
    <w:rsid w:val="00DF4916"/>
    <w:rsid w:val="00DF4CFD"/>
    <w:rsid w:val="00DF52A8"/>
    <w:rsid w:val="00DF5A25"/>
    <w:rsid w:val="00DF5B61"/>
    <w:rsid w:val="00DF5B9D"/>
    <w:rsid w:val="00DF5E14"/>
    <w:rsid w:val="00DF6271"/>
    <w:rsid w:val="00DF63DB"/>
    <w:rsid w:val="00DF656C"/>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52C"/>
    <w:rsid w:val="00E015A1"/>
    <w:rsid w:val="00E018A3"/>
    <w:rsid w:val="00E018CF"/>
    <w:rsid w:val="00E01978"/>
    <w:rsid w:val="00E01B42"/>
    <w:rsid w:val="00E01C30"/>
    <w:rsid w:val="00E01D21"/>
    <w:rsid w:val="00E02C0C"/>
    <w:rsid w:val="00E02FF3"/>
    <w:rsid w:val="00E035EF"/>
    <w:rsid w:val="00E03613"/>
    <w:rsid w:val="00E038AD"/>
    <w:rsid w:val="00E03BE1"/>
    <w:rsid w:val="00E042B3"/>
    <w:rsid w:val="00E0451D"/>
    <w:rsid w:val="00E047B4"/>
    <w:rsid w:val="00E047F9"/>
    <w:rsid w:val="00E049B9"/>
    <w:rsid w:val="00E04E74"/>
    <w:rsid w:val="00E04F76"/>
    <w:rsid w:val="00E05459"/>
    <w:rsid w:val="00E05475"/>
    <w:rsid w:val="00E05A82"/>
    <w:rsid w:val="00E05F16"/>
    <w:rsid w:val="00E06550"/>
    <w:rsid w:val="00E0693E"/>
    <w:rsid w:val="00E06A72"/>
    <w:rsid w:val="00E06AA0"/>
    <w:rsid w:val="00E06DA2"/>
    <w:rsid w:val="00E0704E"/>
    <w:rsid w:val="00E070E2"/>
    <w:rsid w:val="00E0719F"/>
    <w:rsid w:val="00E07523"/>
    <w:rsid w:val="00E075AD"/>
    <w:rsid w:val="00E078B3"/>
    <w:rsid w:val="00E07AB5"/>
    <w:rsid w:val="00E07BC9"/>
    <w:rsid w:val="00E07D08"/>
    <w:rsid w:val="00E07D7E"/>
    <w:rsid w:val="00E07E91"/>
    <w:rsid w:val="00E07EEC"/>
    <w:rsid w:val="00E07EEE"/>
    <w:rsid w:val="00E10923"/>
    <w:rsid w:val="00E114C1"/>
    <w:rsid w:val="00E115B8"/>
    <w:rsid w:val="00E11783"/>
    <w:rsid w:val="00E11806"/>
    <w:rsid w:val="00E11848"/>
    <w:rsid w:val="00E118FC"/>
    <w:rsid w:val="00E11BCE"/>
    <w:rsid w:val="00E12007"/>
    <w:rsid w:val="00E1221E"/>
    <w:rsid w:val="00E12710"/>
    <w:rsid w:val="00E128CF"/>
    <w:rsid w:val="00E12989"/>
    <w:rsid w:val="00E129D8"/>
    <w:rsid w:val="00E12A8C"/>
    <w:rsid w:val="00E12B0E"/>
    <w:rsid w:val="00E12E55"/>
    <w:rsid w:val="00E13080"/>
    <w:rsid w:val="00E13AAD"/>
    <w:rsid w:val="00E13BFA"/>
    <w:rsid w:val="00E13C28"/>
    <w:rsid w:val="00E13CC6"/>
    <w:rsid w:val="00E142F7"/>
    <w:rsid w:val="00E14347"/>
    <w:rsid w:val="00E14763"/>
    <w:rsid w:val="00E148A9"/>
    <w:rsid w:val="00E148EF"/>
    <w:rsid w:val="00E149A5"/>
    <w:rsid w:val="00E14D7F"/>
    <w:rsid w:val="00E14F34"/>
    <w:rsid w:val="00E15067"/>
    <w:rsid w:val="00E15B3F"/>
    <w:rsid w:val="00E15F2F"/>
    <w:rsid w:val="00E16078"/>
    <w:rsid w:val="00E16234"/>
    <w:rsid w:val="00E16EA8"/>
    <w:rsid w:val="00E16FD4"/>
    <w:rsid w:val="00E17094"/>
    <w:rsid w:val="00E17157"/>
    <w:rsid w:val="00E17447"/>
    <w:rsid w:val="00E178F3"/>
    <w:rsid w:val="00E20107"/>
    <w:rsid w:val="00E20295"/>
    <w:rsid w:val="00E203AD"/>
    <w:rsid w:val="00E204F3"/>
    <w:rsid w:val="00E208E7"/>
    <w:rsid w:val="00E20A63"/>
    <w:rsid w:val="00E21058"/>
    <w:rsid w:val="00E21366"/>
    <w:rsid w:val="00E21A4C"/>
    <w:rsid w:val="00E22815"/>
    <w:rsid w:val="00E22B58"/>
    <w:rsid w:val="00E22F5F"/>
    <w:rsid w:val="00E22FFA"/>
    <w:rsid w:val="00E23090"/>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909"/>
    <w:rsid w:val="00E26EDB"/>
    <w:rsid w:val="00E26F2A"/>
    <w:rsid w:val="00E26FE3"/>
    <w:rsid w:val="00E27234"/>
    <w:rsid w:val="00E27341"/>
    <w:rsid w:val="00E27539"/>
    <w:rsid w:val="00E27C82"/>
    <w:rsid w:val="00E27DBD"/>
    <w:rsid w:val="00E27DD6"/>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35B3"/>
    <w:rsid w:val="00E33625"/>
    <w:rsid w:val="00E338AF"/>
    <w:rsid w:val="00E33918"/>
    <w:rsid w:val="00E33C93"/>
    <w:rsid w:val="00E33DBE"/>
    <w:rsid w:val="00E33F2D"/>
    <w:rsid w:val="00E34206"/>
    <w:rsid w:val="00E34353"/>
    <w:rsid w:val="00E34947"/>
    <w:rsid w:val="00E349A4"/>
    <w:rsid w:val="00E34DAC"/>
    <w:rsid w:val="00E355B1"/>
    <w:rsid w:val="00E356DA"/>
    <w:rsid w:val="00E35DFF"/>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F39"/>
    <w:rsid w:val="00E400FD"/>
    <w:rsid w:val="00E405D4"/>
    <w:rsid w:val="00E40D4D"/>
    <w:rsid w:val="00E40D79"/>
    <w:rsid w:val="00E40F0F"/>
    <w:rsid w:val="00E4109B"/>
    <w:rsid w:val="00E411A2"/>
    <w:rsid w:val="00E4145E"/>
    <w:rsid w:val="00E41537"/>
    <w:rsid w:val="00E4191E"/>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71"/>
    <w:rsid w:val="00E4309A"/>
    <w:rsid w:val="00E435BE"/>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E4"/>
    <w:rsid w:val="00E51DC3"/>
    <w:rsid w:val="00E51DF8"/>
    <w:rsid w:val="00E52C34"/>
    <w:rsid w:val="00E52CCA"/>
    <w:rsid w:val="00E53462"/>
    <w:rsid w:val="00E5355E"/>
    <w:rsid w:val="00E53848"/>
    <w:rsid w:val="00E5384A"/>
    <w:rsid w:val="00E53B9A"/>
    <w:rsid w:val="00E53BAC"/>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8B"/>
    <w:rsid w:val="00E55FCE"/>
    <w:rsid w:val="00E5600A"/>
    <w:rsid w:val="00E561CC"/>
    <w:rsid w:val="00E566A1"/>
    <w:rsid w:val="00E56898"/>
    <w:rsid w:val="00E56C1C"/>
    <w:rsid w:val="00E56D4D"/>
    <w:rsid w:val="00E578E5"/>
    <w:rsid w:val="00E57A75"/>
    <w:rsid w:val="00E600C8"/>
    <w:rsid w:val="00E600DE"/>
    <w:rsid w:val="00E60478"/>
    <w:rsid w:val="00E60625"/>
    <w:rsid w:val="00E60800"/>
    <w:rsid w:val="00E60859"/>
    <w:rsid w:val="00E60938"/>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5B1"/>
    <w:rsid w:val="00E647A5"/>
    <w:rsid w:val="00E64AB7"/>
    <w:rsid w:val="00E64BD3"/>
    <w:rsid w:val="00E65172"/>
    <w:rsid w:val="00E657F8"/>
    <w:rsid w:val="00E65B25"/>
    <w:rsid w:val="00E65CA3"/>
    <w:rsid w:val="00E662CB"/>
    <w:rsid w:val="00E66624"/>
    <w:rsid w:val="00E66625"/>
    <w:rsid w:val="00E668B2"/>
    <w:rsid w:val="00E66ABA"/>
    <w:rsid w:val="00E66B2A"/>
    <w:rsid w:val="00E66B96"/>
    <w:rsid w:val="00E66C8B"/>
    <w:rsid w:val="00E66CB3"/>
    <w:rsid w:val="00E66DC3"/>
    <w:rsid w:val="00E670C4"/>
    <w:rsid w:val="00E67366"/>
    <w:rsid w:val="00E674A1"/>
    <w:rsid w:val="00E675B6"/>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C0B"/>
    <w:rsid w:val="00E73CDD"/>
    <w:rsid w:val="00E74352"/>
    <w:rsid w:val="00E74370"/>
    <w:rsid w:val="00E7486B"/>
    <w:rsid w:val="00E748B0"/>
    <w:rsid w:val="00E74C18"/>
    <w:rsid w:val="00E74C4D"/>
    <w:rsid w:val="00E75A35"/>
    <w:rsid w:val="00E75F68"/>
    <w:rsid w:val="00E75FB5"/>
    <w:rsid w:val="00E76113"/>
    <w:rsid w:val="00E761E8"/>
    <w:rsid w:val="00E763C5"/>
    <w:rsid w:val="00E76639"/>
    <w:rsid w:val="00E76A34"/>
    <w:rsid w:val="00E76A8E"/>
    <w:rsid w:val="00E76C7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1E0"/>
    <w:rsid w:val="00E84A75"/>
    <w:rsid w:val="00E8503E"/>
    <w:rsid w:val="00E85153"/>
    <w:rsid w:val="00E851F9"/>
    <w:rsid w:val="00E85E3A"/>
    <w:rsid w:val="00E86055"/>
    <w:rsid w:val="00E86073"/>
    <w:rsid w:val="00E8610E"/>
    <w:rsid w:val="00E861F3"/>
    <w:rsid w:val="00E8645F"/>
    <w:rsid w:val="00E86703"/>
    <w:rsid w:val="00E86AF1"/>
    <w:rsid w:val="00E86E0F"/>
    <w:rsid w:val="00E86E7B"/>
    <w:rsid w:val="00E86EF0"/>
    <w:rsid w:val="00E86F82"/>
    <w:rsid w:val="00E86FFE"/>
    <w:rsid w:val="00E87786"/>
    <w:rsid w:val="00E87DF8"/>
    <w:rsid w:val="00E902C1"/>
    <w:rsid w:val="00E90375"/>
    <w:rsid w:val="00E9048E"/>
    <w:rsid w:val="00E9064E"/>
    <w:rsid w:val="00E907C7"/>
    <w:rsid w:val="00E909EB"/>
    <w:rsid w:val="00E90AB4"/>
    <w:rsid w:val="00E90C98"/>
    <w:rsid w:val="00E90CE0"/>
    <w:rsid w:val="00E91458"/>
    <w:rsid w:val="00E916E0"/>
    <w:rsid w:val="00E9198B"/>
    <w:rsid w:val="00E91A3B"/>
    <w:rsid w:val="00E91B2A"/>
    <w:rsid w:val="00E91F4A"/>
    <w:rsid w:val="00E91FA5"/>
    <w:rsid w:val="00E922AB"/>
    <w:rsid w:val="00E92329"/>
    <w:rsid w:val="00E924FF"/>
    <w:rsid w:val="00E925BB"/>
    <w:rsid w:val="00E92832"/>
    <w:rsid w:val="00E92E12"/>
    <w:rsid w:val="00E92FB8"/>
    <w:rsid w:val="00E93058"/>
    <w:rsid w:val="00E93361"/>
    <w:rsid w:val="00E934AE"/>
    <w:rsid w:val="00E937CB"/>
    <w:rsid w:val="00E93B28"/>
    <w:rsid w:val="00E93EEF"/>
    <w:rsid w:val="00E93F2A"/>
    <w:rsid w:val="00E9423B"/>
    <w:rsid w:val="00E94901"/>
    <w:rsid w:val="00E94F58"/>
    <w:rsid w:val="00E95184"/>
    <w:rsid w:val="00E952AE"/>
    <w:rsid w:val="00E955A7"/>
    <w:rsid w:val="00E9575A"/>
    <w:rsid w:val="00E957C2"/>
    <w:rsid w:val="00E95840"/>
    <w:rsid w:val="00E95B3D"/>
    <w:rsid w:val="00E95EC5"/>
    <w:rsid w:val="00E96335"/>
    <w:rsid w:val="00E96462"/>
    <w:rsid w:val="00E966BF"/>
    <w:rsid w:val="00E96A4E"/>
    <w:rsid w:val="00E96D6D"/>
    <w:rsid w:val="00E96E0A"/>
    <w:rsid w:val="00E96F96"/>
    <w:rsid w:val="00E96FE7"/>
    <w:rsid w:val="00E97062"/>
    <w:rsid w:val="00E97296"/>
    <w:rsid w:val="00E97670"/>
    <w:rsid w:val="00E97A31"/>
    <w:rsid w:val="00E97AB3"/>
    <w:rsid w:val="00E97ABE"/>
    <w:rsid w:val="00E97B7E"/>
    <w:rsid w:val="00E97D62"/>
    <w:rsid w:val="00EA0183"/>
    <w:rsid w:val="00EA033A"/>
    <w:rsid w:val="00EA08A7"/>
    <w:rsid w:val="00EA0D28"/>
    <w:rsid w:val="00EA11C7"/>
    <w:rsid w:val="00EA156A"/>
    <w:rsid w:val="00EA1654"/>
    <w:rsid w:val="00EA18CB"/>
    <w:rsid w:val="00EA19D0"/>
    <w:rsid w:val="00EA2065"/>
    <w:rsid w:val="00EA21BB"/>
    <w:rsid w:val="00EA22C6"/>
    <w:rsid w:val="00EA22D1"/>
    <w:rsid w:val="00EA25C3"/>
    <w:rsid w:val="00EA262B"/>
    <w:rsid w:val="00EA268D"/>
    <w:rsid w:val="00EA2BE2"/>
    <w:rsid w:val="00EA34AC"/>
    <w:rsid w:val="00EA35A9"/>
    <w:rsid w:val="00EA3961"/>
    <w:rsid w:val="00EA3CC9"/>
    <w:rsid w:val="00EA42A5"/>
    <w:rsid w:val="00EA462B"/>
    <w:rsid w:val="00EA4973"/>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DB"/>
    <w:rsid w:val="00EA7EBD"/>
    <w:rsid w:val="00EB028A"/>
    <w:rsid w:val="00EB0464"/>
    <w:rsid w:val="00EB04B3"/>
    <w:rsid w:val="00EB07C9"/>
    <w:rsid w:val="00EB08FA"/>
    <w:rsid w:val="00EB0C50"/>
    <w:rsid w:val="00EB0CD8"/>
    <w:rsid w:val="00EB10BE"/>
    <w:rsid w:val="00EB153E"/>
    <w:rsid w:val="00EB1562"/>
    <w:rsid w:val="00EB1573"/>
    <w:rsid w:val="00EB184D"/>
    <w:rsid w:val="00EB1881"/>
    <w:rsid w:val="00EB2026"/>
    <w:rsid w:val="00EB2035"/>
    <w:rsid w:val="00EB2146"/>
    <w:rsid w:val="00EB234D"/>
    <w:rsid w:val="00EB24AF"/>
    <w:rsid w:val="00EB2545"/>
    <w:rsid w:val="00EB274D"/>
    <w:rsid w:val="00EB2860"/>
    <w:rsid w:val="00EB2AA8"/>
    <w:rsid w:val="00EB2BA3"/>
    <w:rsid w:val="00EB2D04"/>
    <w:rsid w:val="00EB308F"/>
    <w:rsid w:val="00EB3151"/>
    <w:rsid w:val="00EB3C42"/>
    <w:rsid w:val="00EB3E07"/>
    <w:rsid w:val="00EB4309"/>
    <w:rsid w:val="00EB4446"/>
    <w:rsid w:val="00EB478F"/>
    <w:rsid w:val="00EB4AB6"/>
    <w:rsid w:val="00EB4F14"/>
    <w:rsid w:val="00EB4F2E"/>
    <w:rsid w:val="00EB4FA1"/>
    <w:rsid w:val="00EB5157"/>
    <w:rsid w:val="00EB5324"/>
    <w:rsid w:val="00EB534B"/>
    <w:rsid w:val="00EB54F1"/>
    <w:rsid w:val="00EB5AB1"/>
    <w:rsid w:val="00EB65BC"/>
    <w:rsid w:val="00EB6859"/>
    <w:rsid w:val="00EB6A89"/>
    <w:rsid w:val="00EB6F01"/>
    <w:rsid w:val="00EB7126"/>
    <w:rsid w:val="00EB72C2"/>
    <w:rsid w:val="00EB7395"/>
    <w:rsid w:val="00EB76D2"/>
    <w:rsid w:val="00EB783C"/>
    <w:rsid w:val="00EB79DC"/>
    <w:rsid w:val="00EB7B9C"/>
    <w:rsid w:val="00EC0684"/>
    <w:rsid w:val="00EC0779"/>
    <w:rsid w:val="00EC0903"/>
    <w:rsid w:val="00EC0F79"/>
    <w:rsid w:val="00EC100A"/>
    <w:rsid w:val="00EC1437"/>
    <w:rsid w:val="00EC1660"/>
    <w:rsid w:val="00EC1883"/>
    <w:rsid w:val="00EC1C76"/>
    <w:rsid w:val="00EC1D48"/>
    <w:rsid w:val="00EC2122"/>
    <w:rsid w:val="00EC212F"/>
    <w:rsid w:val="00EC28DB"/>
    <w:rsid w:val="00EC2D45"/>
    <w:rsid w:val="00EC3622"/>
    <w:rsid w:val="00EC3E32"/>
    <w:rsid w:val="00EC4138"/>
    <w:rsid w:val="00EC41AA"/>
    <w:rsid w:val="00EC41EC"/>
    <w:rsid w:val="00EC477B"/>
    <w:rsid w:val="00EC4CF5"/>
    <w:rsid w:val="00EC5119"/>
    <w:rsid w:val="00EC54E6"/>
    <w:rsid w:val="00EC575E"/>
    <w:rsid w:val="00EC5BEB"/>
    <w:rsid w:val="00EC627D"/>
    <w:rsid w:val="00EC63D2"/>
    <w:rsid w:val="00EC65A7"/>
    <w:rsid w:val="00EC66E9"/>
    <w:rsid w:val="00EC68FD"/>
    <w:rsid w:val="00EC6957"/>
    <w:rsid w:val="00EC6A32"/>
    <w:rsid w:val="00EC6B1B"/>
    <w:rsid w:val="00EC6BC4"/>
    <w:rsid w:val="00EC71B8"/>
    <w:rsid w:val="00EC7229"/>
    <w:rsid w:val="00EC7641"/>
    <w:rsid w:val="00EC785C"/>
    <w:rsid w:val="00EC7865"/>
    <w:rsid w:val="00EC7AE8"/>
    <w:rsid w:val="00EC7D13"/>
    <w:rsid w:val="00ED0114"/>
    <w:rsid w:val="00ED01D6"/>
    <w:rsid w:val="00ED02C4"/>
    <w:rsid w:val="00ED0E7D"/>
    <w:rsid w:val="00ED0FEC"/>
    <w:rsid w:val="00ED1055"/>
    <w:rsid w:val="00ED1120"/>
    <w:rsid w:val="00ED1144"/>
    <w:rsid w:val="00ED1187"/>
    <w:rsid w:val="00ED1454"/>
    <w:rsid w:val="00ED145F"/>
    <w:rsid w:val="00ED162F"/>
    <w:rsid w:val="00ED17E6"/>
    <w:rsid w:val="00ED1A9C"/>
    <w:rsid w:val="00ED1C41"/>
    <w:rsid w:val="00ED1CBB"/>
    <w:rsid w:val="00ED1CDD"/>
    <w:rsid w:val="00ED1DEF"/>
    <w:rsid w:val="00ED2054"/>
    <w:rsid w:val="00ED2316"/>
    <w:rsid w:val="00ED2E86"/>
    <w:rsid w:val="00ED2FC7"/>
    <w:rsid w:val="00ED34B0"/>
    <w:rsid w:val="00ED3513"/>
    <w:rsid w:val="00ED352D"/>
    <w:rsid w:val="00ED3D2D"/>
    <w:rsid w:val="00ED405F"/>
    <w:rsid w:val="00ED43B6"/>
    <w:rsid w:val="00ED4550"/>
    <w:rsid w:val="00ED464A"/>
    <w:rsid w:val="00ED4DFD"/>
    <w:rsid w:val="00ED4E91"/>
    <w:rsid w:val="00ED52EB"/>
    <w:rsid w:val="00ED57AA"/>
    <w:rsid w:val="00ED588E"/>
    <w:rsid w:val="00ED5B77"/>
    <w:rsid w:val="00ED5CFF"/>
    <w:rsid w:val="00ED606E"/>
    <w:rsid w:val="00ED6564"/>
    <w:rsid w:val="00ED6958"/>
    <w:rsid w:val="00ED69C2"/>
    <w:rsid w:val="00ED6F43"/>
    <w:rsid w:val="00ED7CA5"/>
    <w:rsid w:val="00EE06BE"/>
    <w:rsid w:val="00EE06F7"/>
    <w:rsid w:val="00EE0893"/>
    <w:rsid w:val="00EE091C"/>
    <w:rsid w:val="00EE098E"/>
    <w:rsid w:val="00EE0A85"/>
    <w:rsid w:val="00EE0D15"/>
    <w:rsid w:val="00EE13A9"/>
    <w:rsid w:val="00EE16C7"/>
    <w:rsid w:val="00EE1A06"/>
    <w:rsid w:val="00EE1B9A"/>
    <w:rsid w:val="00EE2019"/>
    <w:rsid w:val="00EE21D4"/>
    <w:rsid w:val="00EE249F"/>
    <w:rsid w:val="00EE25E0"/>
    <w:rsid w:val="00EE26D8"/>
    <w:rsid w:val="00EE273B"/>
    <w:rsid w:val="00EE2FD3"/>
    <w:rsid w:val="00EE3B6C"/>
    <w:rsid w:val="00EE411E"/>
    <w:rsid w:val="00EE441B"/>
    <w:rsid w:val="00EE4796"/>
    <w:rsid w:val="00EE4A61"/>
    <w:rsid w:val="00EE4E67"/>
    <w:rsid w:val="00EE5095"/>
    <w:rsid w:val="00EE578F"/>
    <w:rsid w:val="00EE5885"/>
    <w:rsid w:val="00EE600A"/>
    <w:rsid w:val="00EE63A9"/>
    <w:rsid w:val="00EE63BA"/>
    <w:rsid w:val="00EE67D2"/>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04C"/>
    <w:rsid w:val="00EF2292"/>
    <w:rsid w:val="00EF28A6"/>
    <w:rsid w:val="00EF2D97"/>
    <w:rsid w:val="00EF301E"/>
    <w:rsid w:val="00EF30E2"/>
    <w:rsid w:val="00EF316B"/>
    <w:rsid w:val="00EF3466"/>
    <w:rsid w:val="00EF37C3"/>
    <w:rsid w:val="00EF39E3"/>
    <w:rsid w:val="00EF3E0D"/>
    <w:rsid w:val="00EF3FBA"/>
    <w:rsid w:val="00EF4173"/>
    <w:rsid w:val="00EF4A84"/>
    <w:rsid w:val="00EF4F6B"/>
    <w:rsid w:val="00EF53E8"/>
    <w:rsid w:val="00EF5CBE"/>
    <w:rsid w:val="00EF5ECA"/>
    <w:rsid w:val="00EF65B4"/>
    <w:rsid w:val="00EF6948"/>
    <w:rsid w:val="00EF6E19"/>
    <w:rsid w:val="00EF6E45"/>
    <w:rsid w:val="00EF71F5"/>
    <w:rsid w:val="00EF7342"/>
    <w:rsid w:val="00EF75FD"/>
    <w:rsid w:val="00EF780A"/>
    <w:rsid w:val="00EF792C"/>
    <w:rsid w:val="00EF7ACC"/>
    <w:rsid w:val="00F0007E"/>
    <w:rsid w:val="00F001E8"/>
    <w:rsid w:val="00F00343"/>
    <w:rsid w:val="00F0047B"/>
    <w:rsid w:val="00F0070F"/>
    <w:rsid w:val="00F0094F"/>
    <w:rsid w:val="00F00ED5"/>
    <w:rsid w:val="00F01280"/>
    <w:rsid w:val="00F018CB"/>
    <w:rsid w:val="00F0191C"/>
    <w:rsid w:val="00F021C3"/>
    <w:rsid w:val="00F02316"/>
    <w:rsid w:val="00F02790"/>
    <w:rsid w:val="00F027AE"/>
    <w:rsid w:val="00F0284A"/>
    <w:rsid w:val="00F02AD3"/>
    <w:rsid w:val="00F02BFD"/>
    <w:rsid w:val="00F02F7F"/>
    <w:rsid w:val="00F03402"/>
    <w:rsid w:val="00F0371C"/>
    <w:rsid w:val="00F03743"/>
    <w:rsid w:val="00F037D7"/>
    <w:rsid w:val="00F039C1"/>
    <w:rsid w:val="00F03CB5"/>
    <w:rsid w:val="00F03E26"/>
    <w:rsid w:val="00F043F6"/>
    <w:rsid w:val="00F046B1"/>
    <w:rsid w:val="00F04A88"/>
    <w:rsid w:val="00F04B5F"/>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A06"/>
    <w:rsid w:val="00F07A0C"/>
    <w:rsid w:val="00F103D2"/>
    <w:rsid w:val="00F1050B"/>
    <w:rsid w:val="00F10799"/>
    <w:rsid w:val="00F10803"/>
    <w:rsid w:val="00F10D8C"/>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1BA"/>
    <w:rsid w:val="00F1568D"/>
    <w:rsid w:val="00F15802"/>
    <w:rsid w:val="00F15A40"/>
    <w:rsid w:val="00F15EA9"/>
    <w:rsid w:val="00F160A3"/>
    <w:rsid w:val="00F16158"/>
    <w:rsid w:val="00F1662A"/>
    <w:rsid w:val="00F1694A"/>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D09"/>
    <w:rsid w:val="00F22391"/>
    <w:rsid w:val="00F223ED"/>
    <w:rsid w:val="00F22A40"/>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7D"/>
    <w:rsid w:val="00F252C5"/>
    <w:rsid w:val="00F254E4"/>
    <w:rsid w:val="00F2585C"/>
    <w:rsid w:val="00F258B0"/>
    <w:rsid w:val="00F25A02"/>
    <w:rsid w:val="00F25B94"/>
    <w:rsid w:val="00F25F15"/>
    <w:rsid w:val="00F26183"/>
    <w:rsid w:val="00F26CDD"/>
    <w:rsid w:val="00F27832"/>
    <w:rsid w:val="00F27BC9"/>
    <w:rsid w:val="00F27C82"/>
    <w:rsid w:val="00F30268"/>
    <w:rsid w:val="00F30285"/>
    <w:rsid w:val="00F30B19"/>
    <w:rsid w:val="00F30B33"/>
    <w:rsid w:val="00F30E9C"/>
    <w:rsid w:val="00F31010"/>
    <w:rsid w:val="00F31089"/>
    <w:rsid w:val="00F31366"/>
    <w:rsid w:val="00F31717"/>
    <w:rsid w:val="00F31BC9"/>
    <w:rsid w:val="00F31BCC"/>
    <w:rsid w:val="00F31C82"/>
    <w:rsid w:val="00F32389"/>
    <w:rsid w:val="00F32638"/>
    <w:rsid w:val="00F3277D"/>
    <w:rsid w:val="00F3296D"/>
    <w:rsid w:val="00F32B19"/>
    <w:rsid w:val="00F32BB8"/>
    <w:rsid w:val="00F32C18"/>
    <w:rsid w:val="00F32D0F"/>
    <w:rsid w:val="00F331DE"/>
    <w:rsid w:val="00F336C7"/>
    <w:rsid w:val="00F33837"/>
    <w:rsid w:val="00F33B97"/>
    <w:rsid w:val="00F33FE9"/>
    <w:rsid w:val="00F34574"/>
    <w:rsid w:val="00F34776"/>
    <w:rsid w:val="00F347F0"/>
    <w:rsid w:val="00F34D26"/>
    <w:rsid w:val="00F34ED5"/>
    <w:rsid w:val="00F34EE0"/>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D9D"/>
    <w:rsid w:val="00F37F1B"/>
    <w:rsid w:val="00F37F8A"/>
    <w:rsid w:val="00F4029D"/>
    <w:rsid w:val="00F4075C"/>
    <w:rsid w:val="00F40D85"/>
    <w:rsid w:val="00F40E96"/>
    <w:rsid w:val="00F40EAD"/>
    <w:rsid w:val="00F41000"/>
    <w:rsid w:val="00F410F0"/>
    <w:rsid w:val="00F41732"/>
    <w:rsid w:val="00F41CB4"/>
    <w:rsid w:val="00F42195"/>
    <w:rsid w:val="00F423E0"/>
    <w:rsid w:val="00F426AA"/>
    <w:rsid w:val="00F4275E"/>
    <w:rsid w:val="00F42826"/>
    <w:rsid w:val="00F42AFE"/>
    <w:rsid w:val="00F42BD5"/>
    <w:rsid w:val="00F4327E"/>
    <w:rsid w:val="00F43AE0"/>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F8"/>
    <w:rsid w:val="00F506CF"/>
    <w:rsid w:val="00F5073C"/>
    <w:rsid w:val="00F50892"/>
    <w:rsid w:val="00F50BC0"/>
    <w:rsid w:val="00F51138"/>
    <w:rsid w:val="00F51644"/>
    <w:rsid w:val="00F51845"/>
    <w:rsid w:val="00F51CC7"/>
    <w:rsid w:val="00F51D76"/>
    <w:rsid w:val="00F51DE6"/>
    <w:rsid w:val="00F52829"/>
    <w:rsid w:val="00F52970"/>
    <w:rsid w:val="00F52ED5"/>
    <w:rsid w:val="00F534B1"/>
    <w:rsid w:val="00F534E5"/>
    <w:rsid w:val="00F538B4"/>
    <w:rsid w:val="00F53DD5"/>
    <w:rsid w:val="00F54463"/>
    <w:rsid w:val="00F5472F"/>
    <w:rsid w:val="00F547F8"/>
    <w:rsid w:val="00F54823"/>
    <w:rsid w:val="00F54AB7"/>
    <w:rsid w:val="00F54B7E"/>
    <w:rsid w:val="00F54CC3"/>
    <w:rsid w:val="00F54CD9"/>
    <w:rsid w:val="00F54D59"/>
    <w:rsid w:val="00F54EF4"/>
    <w:rsid w:val="00F553FD"/>
    <w:rsid w:val="00F5570C"/>
    <w:rsid w:val="00F558B8"/>
    <w:rsid w:val="00F55E11"/>
    <w:rsid w:val="00F5627D"/>
    <w:rsid w:val="00F562D3"/>
    <w:rsid w:val="00F5669A"/>
    <w:rsid w:val="00F5696E"/>
    <w:rsid w:val="00F56D31"/>
    <w:rsid w:val="00F57103"/>
    <w:rsid w:val="00F5750F"/>
    <w:rsid w:val="00F579DD"/>
    <w:rsid w:val="00F57BB6"/>
    <w:rsid w:val="00F57DD6"/>
    <w:rsid w:val="00F57EE7"/>
    <w:rsid w:val="00F60405"/>
    <w:rsid w:val="00F60D46"/>
    <w:rsid w:val="00F61904"/>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DFE"/>
    <w:rsid w:val="00F7034E"/>
    <w:rsid w:val="00F70352"/>
    <w:rsid w:val="00F703C1"/>
    <w:rsid w:val="00F704B1"/>
    <w:rsid w:val="00F70882"/>
    <w:rsid w:val="00F71CC0"/>
    <w:rsid w:val="00F71F71"/>
    <w:rsid w:val="00F7208C"/>
    <w:rsid w:val="00F721B2"/>
    <w:rsid w:val="00F721D1"/>
    <w:rsid w:val="00F727E8"/>
    <w:rsid w:val="00F728A1"/>
    <w:rsid w:val="00F72907"/>
    <w:rsid w:val="00F72CD4"/>
    <w:rsid w:val="00F7356A"/>
    <w:rsid w:val="00F73F38"/>
    <w:rsid w:val="00F743CD"/>
    <w:rsid w:val="00F74403"/>
    <w:rsid w:val="00F74B96"/>
    <w:rsid w:val="00F74BCA"/>
    <w:rsid w:val="00F74FED"/>
    <w:rsid w:val="00F752B3"/>
    <w:rsid w:val="00F759F3"/>
    <w:rsid w:val="00F75AA2"/>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80E"/>
    <w:rsid w:val="00F80DAC"/>
    <w:rsid w:val="00F8129C"/>
    <w:rsid w:val="00F81CBA"/>
    <w:rsid w:val="00F81E7A"/>
    <w:rsid w:val="00F81FC1"/>
    <w:rsid w:val="00F8218A"/>
    <w:rsid w:val="00F82700"/>
    <w:rsid w:val="00F8284C"/>
    <w:rsid w:val="00F82CAD"/>
    <w:rsid w:val="00F82CEF"/>
    <w:rsid w:val="00F82E65"/>
    <w:rsid w:val="00F82E73"/>
    <w:rsid w:val="00F82F52"/>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901F0"/>
    <w:rsid w:val="00F90726"/>
    <w:rsid w:val="00F90791"/>
    <w:rsid w:val="00F907EF"/>
    <w:rsid w:val="00F90A7C"/>
    <w:rsid w:val="00F90E05"/>
    <w:rsid w:val="00F90FF2"/>
    <w:rsid w:val="00F910AF"/>
    <w:rsid w:val="00F913EE"/>
    <w:rsid w:val="00F91501"/>
    <w:rsid w:val="00F91B1A"/>
    <w:rsid w:val="00F91F27"/>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9C5"/>
    <w:rsid w:val="00FA1B46"/>
    <w:rsid w:val="00FA1E58"/>
    <w:rsid w:val="00FA2643"/>
    <w:rsid w:val="00FA2CE0"/>
    <w:rsid w:val="00FA2F24"/>
    <w:rsid w:val="00FA38B6"/>
    <w:rsid w:val="00FA3C91"/>
    <w:rsid w:val="00FA3CD0"/>
    <w:rsid w:val="00FA424A"/>
    <w:rsid w:val="00FA45AE"/>
    <w:rsid w:val="00FA47D5"/>
    <w:rsid w:val="00FA47EC"/>
    <w:rsid w:val="00FA48E7"/>
    <w:rsid w:val="00FA4A10"/>
    <w:rsid w:val="00FA4C5E"/>
    <w:rsid w:val="00FA554D"/>
    <w:rsid w:val="00FA5C3C"/>
    <w:rsid w:val="00FA5F13"/>
    <w:rsid w:val="00FA5FB5"/>
    <w:rsid w:val="00FA61F1"/>
    <w:rsid w:val="00FA620B"/>
    <w:rsid w:val="00FA7196"/>
    <w:rsid w:val="00FA7215"/>
    <w:rsid w:val="00FA725A"/>
    <w:rsid w:val="00FA7643"/>
    <w:rsid w:val="00FA77FE"/>
    <w:rsid w:val="00FA78D6"/>
    <w:rsid w:val="00FA7935"/>
    <w:rsid w:val="00FA7EB3"/>
    <w:rsid w:val="00FB036A"/>
    <w:rsid w:val="00FB0AB9"/>
    <w:rsid w:val="00FB0ADB"/>
    <w:rsid w:val="00FB0AE5"/>
    <w:rsid w:val="00FB0DD4"/>
    <w:rsid w:val="00FB0F13"/>
    <w:rsid w:val="00FB1490"/>
    <w:rsid w:val="00FB14C5"/>
    <w:rsid w:val="00FB158E"/>
    <w:rsid w:val="00FB177F"/>
    <w:rsid w:val="00FB1896"/>
    <w:rsid w:val="00FB1953"/>
    <w:rsid w:val="00FB1B79"/>
    <w:rsid w:val="00FB1BE6"/>
    <w:rsid w:val="00FB21EE"/>
    <w:rsid w:val="00FB2779"/>
    <w:rsid w:val="00FB2899"/>
    <w:rsid w:val="00FB295D"/>
    <w:rsid w:val="00FB2C82"/>
    <w:rsid w:val="00FB35A9"/>
    <w:rsid w:val="00FB3625"/>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D01"/>
    <w:rsid w:val="00FB5E44"/>
    <w:rsid w:val="00FB5F22"/>
    <w:rsid w:val="00FB60AC"/>
    <w:rsid w:val="00FB61BE"/>
    <w:rsid w:val="00FB61D1"/>
    <w:rsid w:val="00FB685E"/>
    <w:rsid w:val="00FB68F7"/>
    <w:rsid w:val="00FB6934"/>
    <w:rsid w:val="00FB6F42"/>
    <w:rsid w:val="00FB6FF4"/>
    <w:rsid w:val="00FB7069"/>
    <w:rsid w:val="00FB7510"/>
    <w:rsid w:val="00FB75C6"/>
    <w:rsid w:val="00FB7702"/>
    <w:rsid w:val="00FB78BB"/>
    <w:rsid w:val="00FB7916"/>
    <w:rsid w:val="00FB7ED9"/>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E6D"/>
    <w:rsid w:val="00FC6FD8"/>
    <w:rsid w:val="00FC755A"/>
    <w:rsid w:val="00FC75A9"/>
    <w:rsid w:val="00FC7BFA"/>
    <w:rsid w:val="00FC7CC4"/>
    <w:rsid w:val="00FC7F1B"/>
    <w:rsid w:val="00FD0584"/>
    <w:rsid w:val="00FD0732"/>
    <w:rsid w:val="00FD08B4"/>
    <w:rsid w:val="00FD0ADC"/>
    <w:rsid w:val="00FD0C14"/>
    <w:rsid w:val="00FD0DED"/>
    <w:rsid w:val="00FD0F69"/>
    <w:rsid w:val="00FD13EE"/>
    <w:rsid w:val="00FD1788"/>
    <w:rsid w:val="00FD1F2F"/>
    <w:rsid w:val="00FD1F8E"/>
    <w:rsid w:val="00FD2229"/>
    <w:rsid w:val="00FD22CA"/>
    <w:rsid w:val="00FD264A"/>
    <w:rsid w:val="00FD2A14"/>
    <w:rsid w:val="00FD2C0A"/>
    <w:rsid w:val="00FD2CAE"/>
    <w:rsid w:val="00FD32E9"/>
    <w:rsid w:val="00FD344E"/>
    <w:rsid w:val="00FD3BF3"/>
    <w:rsid w:val="00FD4227"/>
    <w:rsid w:val="00FD4234"/>
    <w:rsid w:val="00FD4480"/>
    <w:rsid w:val="00FD48F2"/>
    <w:rsid w:val="00FD4E14"/>
    <w:rsid w:val="00FD4E92"/>
    <w:rsid w:val="00FD51DB"/>
    <w:rsid w:val="00FD5691"/>
    <w:rsid w:val="00FD583E"/>
    <w:rsid w:val="00FD5920"/>
    <w:rsid w:val="00FD5A66"/>
    <w:rsid w:val="00FD5B66"/>
    <w:rsid w:val="00FD5B89"/>
    <w:rsid w:val="00FD5D75"/>
    <w:rsid w:val="00FD6188"/>
    <w:rsid w:val="00FD618E"/>
    <w:rsid w:val="00FD629A"/>
    <w:rsid w:val="00FD664A"/>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AEB"/>
    <w:rsid w:val="00FE4C1F"/>
    <w:rsid w:val="00FE4DE7"/>
    <w:rsid w:val="00FE50A6"/>
    <w:rsid w:val="00FE53EB"/>
    <w:rsid w:val="00FE57B4"/>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621"/>
    <w:rsid w:val="00FF26E5"/>
    <w:rsid w:val="00FF278E"/>
    <w:rsid w:val="00FF28F7"/>
    <w:rsid w:val="00FF29A5"/>
    <w:rsid w:val="00FF2B87"/>
    <w:rsid w:val="00FF2C49"/>
    <w:rsid w:val="00FF2C63"/>
    <w:rsid w:val="00FF339F"/>
    <w:rsid w:val="00FF3DA3"/>
    <w:rsid w:val="00FF3DEF"/>
    <w:rsid w:val="00FF40B1"/>
    <w:rsid w:val="00FF4131"/>
    <w:rsid w:val="00FF4280"/>
    <w:rsid w:val="00FF479E"/>
    <w:rsid w:val="00FF48DA"/>
    <w:rsid w:val="00FF4AB5"/>
    <w:rsid w:val="00FF4BC4"/>
    <w:rsid w:val="00FF4CDD"/>
    <w:rsid w:val="00FF5FDD"/>
    <w:rsid w:val="00FF5FEF"/>
    <w:rsid w:val="00FF6027"/>
    <w:rsid w:val="00FF605D"/>
    <w:rsid w:val="00FF620E"/>
    <w:rsid w:val="00FF63D9"/>
    <w:rsid w:val="00FF6493"/>
    <w:rsid w:val="00FF6DD5"/>
    <w:rsid w:val="00FF759A"/>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package" Target="embeddings/Microsoft_Visio___3.vsdx"/><Relationship Id="rId47" Type="http://schemas.openxmlformats.org/officeDocument/2006/relationships/image" Target="media/image17.emf"/><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package" Target="embeddings/Microsoft_Visio___10.vsdx"/><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emf"/><Relationship Id="rId48" Type="http://schemas.openxmlformats.org/officeDocument/2006/relationships/package" Target="embeddings/Microsoft_Visio___6.vsdx"/><Relationship Id="rId56" Type="http://schemas.openxmlformats.org/officeDocument/2006/relationships/package" Target="embeddings/Microsoft_Visio___9.vsdx"/><Relationship Id="rId64" Type="http://schemas.openxmlformats.org/officeDocument/2006/relationships/image" Target="media/image29.png"/><Relationship Id="rId69" Type="http://schemas.openxmlformats.org/officeDocument/2006/relationships/image" Target="media/image34.png"/><Relationship Id="rId77"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20.emf"/><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package" Target="embeddings/Microsoft_Visio___5.vsdx"/><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package" Target="embeddings/Microsoft_Visio___8.vsdx"/><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3.jpe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package" Target="embeddings/Microsoft_Visio___4.vsdx"/><Relationship Id="rId52" Type="http://schemas.openxmlformats.org/officeDocument/2006/relationships/package" Target="embeddings/Microsoft_Visio___7.vsdx"/><Relationship Id="rId60" Type="http://schemas.openxmlformats.org/officeDocument/2006/relationships/image" Target="media/image26.emf"/><Relationship Id="rId65" Type="http://schemas.openxmlformats.org/officeDocument/2006/relationships/image" Target="media/image30.png"/><Relationship Id="rId73" Type="http://schemas.openxmlformats.org/officeDocument/2006/relationships/hyperlink" Target="http://VendingConfig.IP:VendingConfig.PORT/vendingfile/drinkImages/**.pn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image" Target="media/image22.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9B279-4E8C-4CC0-9654-4363FF885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83</Pages>
  <Words>7805</Words>
  <Characters>44490</Characters>
  <Application>Microsoft Office Word</Application>
  <DocSecurity>0</DocSecurity>
  <Lines>370</Lines>
  <Paragraphs>104</Paragraphs>
  <ScaleCrop>false</ScaleCrop>
  <Company>Microsoft</Company>
  <LinksUpToDate>false</LinksUpToDate>
  <CharactersWithSpaces>52191</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820</cp:revision>
  <cp:lastPrinted>2017-11-07T09:13:00Z</cp:lastPrinted>
  <dcterms:created xsi:type="dcterms:W3CDTF">2017-11-17T13:18:00Z</dcterms:created>
  <dcterms:modified xsi:type="dcterms:W3CDTF">2017-11-18T16:52:00Z</dcterms:modified>
</cp:coreProperties>
</file>