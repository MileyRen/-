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media/image6.jpg" ContentType="image/png"/>
  <Override PartName="/word/media/image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right" w:tblpY="-149"/>
        <w:tblW w:w="0" w:type="auto"/>
        <w:tblLook w:val="04A0" w:firstRow="1" w:lastRow="0" w:firstColumn="1" w:lastColumn="0" w:noHBand="0" w:noVBand="1"/>
      </w:tblPr>
      <w:tblGrid>
        <w:gridCol w:w="1559"/>
        <w:gridCol w:w="1810"/>
      </w:tblGrid>
      <w:tr w:rsidR="003A6DA5" w:rsidRPr="00636514" w14:paraId="1D20FEAB" w14:textId="77777777" w:rsidTr="009E04F6">
        <w:tc>
          <w:tcPr>
            <w:tcW w:w="1559" w:type="dxa"/>
            <w:shd w:val="clear" w:color="auto" w:fill="auto"/>
          </w:tcPr>
          <w:p w14:paraId="391872AB" w14:textId="77777777" w:rsidR="003A6DA5" w:rsidRPr="005270D9" w:rsidRDefault="003A6DA5" w:rsidP="00FE2CC4">
            <w:pPr>
              <w:ind w:firstLineChars="0" w:firstLine="0"/>
              <w:rPr>
                <w:rFonts w:ascii="Times New Roman" w:hAnsi="Times New Roman"/>
                <w:sz w:val="28"/>
              </w:rPr>
            </w:pPr>
            <w:bookmarkStart w:id="0" w:name="_Toc492673744"/>
            <w:r w:rsidRPr="0098515E">
              <w:rPr>
                <w:rFonts w:ascii="Times New Roman" w:hAnsi="Times New Roman" w:hint="eastAsia"/>
                <w:sz w:val="28"/>
              </w:rPr>
              <w:t>学校代码：</w:t>
            </w:r>
          </w:p>
        </w:tc>
        <w:tc>
          <w:tcPr>
            <w:tcW w:w="1810" w:type="dxa"/>
            <w:shd w:val="clear" w:color="auto" w:fill="auto"/>
          </w:tcPr>
          <w:p w14:paraId="79F3E83A"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10269</w:t>
            </w:r>
          </w:p>
        </w:tc>
      </w:tr>
      <w:tr w:rsidR="003A6DA5" w:rsidRPr="00636514" w14:paraId="42FFC275" w14:textId="77777777" w:rsidTr="009E04F6">
        <w:tc>
          <w:tcPr>
            <w:tcW w:w="1559" w:type="dxa"/>
            <w:shd w:val="clear" w:color="auto" w:fill="auto"/>
          </w:tcPr>
          <w:p w14:paraId="15D6BADE" w14:textId="77777777" w:rsidR="003A6DA5" w:rsidRPr="00636514" w:rsidRDefault="003A6DA5" w:rsidP="00FE2CC4">
            <w:pPr>
              <w:ind w:firstLineChars="0" w:firstLine="0"/>
              <w:rPr>
                <w:rFonts w:ascii="Times New Roman" w:hAnsi="Times New Roman"/>
                <w:sz w:val="28"/>
              </w:rPr>
            </w:pPr>
            <w:r w:rsidRPr="00636514">
              <w:rPr>
                <w:rFonts w:ascii="Times New Roman" w:hAnsi="Times New Roman" w:hint="eastAsia"/>
                <w:sz w:val="28"/>
              </w:rPr>
              <w:t>学</w:t>
            </w:r>
            <w:r w:rsidRPr="00636514">
              <w:rPr>
                <w:rFonts w:ascii="Times New Roman" w:hAnsi="Times New Roman" w:hint="eastAsia"/>
                <w:sz w:val="28"/>
              </w:rPr>
              <w:tab/>
            </w:r>
            <w:r w:rsidRPr="00636514">
              <w:rPr>
                <w:rFonts w:ascii="Times New Roman" w:hAnsi="Times New Roman"/>
                <w:sz w:val="28"/>
              </w:rPr>
              <w:t xml:space="preserve">  </w:t>
            </w:r>
            <w:r w:rsidRPr="00636514">
              <w:rPr>
                <w:rFonts w:ascii="Times New Roman" w:hAnsi="Times New Roman" w:hint="eastAsia"/>
                <w:sz w:val="28"/>
              </w:rPr>
              <w:t xml:space="preserve"> </w:t>
            </w:r>
            <w:r w:rsidRPr="00636514">
              <w:rPr>
                <w:rFonts w:ascii="Times New Roman" w:hAnsi="Times New Roman" w:hint="eastAsia"/>
                <w:sz w:val="28"/>
              </w:rPr>
              <w:t>号：</w:t>
            </w:r>
          </w:p>
        </w:tc>
        <w:tc>
          <w:tcPr>
            <w:tcW w:w="1810" w:type="dxa"/>
            <w:shd w:val="clear" w:color="auto" w:fill="auto"/>
          </w:tcPr>
          <w:p w14:paraId="69CB9AD5" w14:textId="77777777" w:rsidR="003A6DA5" w:rsidRPr="00636514" w:rsidRDefault="003A6DA5" w:rsidP="009E04F6">
            <w:pPr>
              <w:ind w:firstLineChars="0" w:firstLine="0"/>
              <w:jc w:val="left"/>
              <w:rPr>
                <w:rFonts w:ascii="Times New Roman" w:hAnsi="Times New Roman"/>
                <w:sz w:val="28"/>
              </w:rPr>
            </w:pPr>
            <w:r w:rsidRPr="00636514">
              <w:rPr>
                <w:rFonts w:ascii="Times New Roman" w:hAnsi="Times New Roman" w:hint="eastAsia"/>
                <w:sz w:val="28"/>
              </w:rPr>
              <w:t>511</w:t>
            </w:r>
            <w:r w:rsidRPr="00636514">
              <w:rPr>
                <w:rFonts w:ascii="Times New Roman" w:hAnsi="Times New Roman"/>
                <w:sz w:val="28"/>
              </w:rPr>
              <w:t>51201090</w:t>
            </w:r>
          </w:p>
        </w:tc>
      </w:tr>
    </w:tbl>
    <w:p w14:paraId="68D3DD9D" w14:textId="77777777" w:rsidR="003A6DA5" w:rsidRPr="00636514" w:rsidRDefault="003A6DA5" w:rsidP="003A6DA5">
      <w:pPr>
        <w:ind w:firstLineChars="0" w:firstLine="0"/>
        <w:rPr>
          <w:sz w:val="28"/>
        </w:rPr>
      </w:pPr>
      <w:r w:rsidRPr="00636514">
        <w:rPr>
          <w:rFonts w:hint="eastAsia"/>
          <w:sz w:val="28"/>
        </w:rPr>
        <w:t>201</w:t>
      </w:r>
      <w:r w:rsidRPr="00636514">
        <w:rPr>
          <w:sz w:val="28"/>
        </w:rPr>
        <w:t>8</w:t>
      </w:r>
      <w:r w:rsidRPr="00636514">
        <w:rPr>
          <w:rFonts w:hint="eastAsia"/>
          <w:sz w:val="28"/>
        </w:rPr>
        <w:t>届研究生硕士学位论文</w:t>
      </w:r>
      <w:r w:rsidRPr="00636514">
        <w:rPr>
          <w:rFonts w:hint="eastAsia"/>
          <w:sz w:val="28"/>
        </w:rPr>
        <w:t xml:space="preserve">        </w:t>
      </w:r>
    </w:p>
    <w:p w14:paraId="22E9CB72" w14:textId="77777777" w:rsidR="003A6DA5" w:rsidRPr="00636514" w:rsidRDefault="003A6DA5" w:rsidP="003A6DA5">
      <w:pPr>
        <w:ind w:firstLineChars="0" w:firstLine="0"/>
        <w:rPr>
          <w:sz w:val="28"/>
        </w:rPr>
      </w:pPr>
    </w:p>
    <w:p w14:paraId="7E2E8E1B" w14:textId="77777777" w:rsidR="003A6DA5" w:rsidRPr="00636514" w:rsidRDefault="003A6DA5" w:rsidP="003A6DA5">
      <w:pPr>
        <w:ind w:firstLineChars="0" w:firstLine="0"/>
        <w:rPr>
          <w:sz w:val="28"/>
        </w:rPr>
      </w:pPr>
      <w:r w:rsidRPr="00636514">
        <w:rPr>
          <w:sz w:val="28"/>
        </w:rPr>
        <w:t xml:space="preserve">  </w:t>
      </w:r>
      <w:r w:rsidRPr="00636514">
        <w:rPr>
          <w:rFonts w:hint="eastAsia"/>
          <w:sz w:val="28"/>
        </w:rPr>
        <w:t xml:space="preserve">     </w:t>
      </w:r>
      <w:r w:rsidRPr="00636514">
        <w:rPr>
          <w:rFonts w:hint="eastAsia"/>
          <w:sz w:val="28"/>
        </w:rPr>
        <w:tab/>
      </w:r>
      <w:r w:rsidRPr="00636514">
        <w:rPr>
          <w:rFonts w:hint="eastAsia"/>
          <w:sz w:val="28"/>
        </w:rPr>
        <w:tab/>
      </w:r>
    </w:p>
    <w:p w14:paraId="5B0E9CC4" w14:textId="77777777" w:rsidR="003A6DA5" w:rsidRPr="00636514" w:rsidRDefault="003A6DA5" w:rsidP="003A6DA5">
      <w:pPr>
        <w:ind w:firstLine="560"/>
        <w:rPr>
          <w:sz w:val="28"/>
        </w:rPr>
      </w:pPr>
      <w:r w:rsidRPr="00636514">
        <w:rPr>
          <w:rFonts w:hint="eastAsia"/>
          <w:sz w:val="28"/>
        </w:rPr>
        <w:t xml:space="preserve">                                 </w:t>
      </w:r>
    </w:p>
    <w:p w14:paraId="5AA0E7E3" w14:textId="77777777" w:rsidR="003A6DA5" w:rsidRPr="00636514" w:rsidRDefault="003A6DA5" w:rsidP="003A6DA5">
      <w:pPr>
        <w:ind w:firstLineChars="0" w:firstLine="0"/>
        <w:rPr>
          <w:lang w:val="zh-CN"/>
        </w:rPr>
      </w:pPr>
    </w:p>
    <w:p w14:paraId="69ECE3C0" w14:textId="77777777" w:rsidR="003A6DA5" w:rsidRPr="00636514" w:rsidRDefault="003A6DA5" w:rsidP="003A6DA5">
      <w:pPr>
        <w:ind w:firstLineChars="0" w:firstLine="0"/>
        <w:rPr>
          <w:lang w:val="zh-CN"/>
        </w:rPr>
      </w:pPr>
    </w:p>
    <w:p w14:paraId="3FEA395B" w14:textId="77777777" w:rsidR="003A6DA5" w:rsidRPr="00636514" w:rsidRDefault="003A6DA5" w:rsidP="003A6DA5">
      <w:pPr>
        <w:ind w:firstLineChars="0" w:firstLine="0"/>
        <w:rPr>
          <w:lang w:val="zh-CN"/>
        </w:rPr>
      </w:pPr>
    </w:p>
    <w:p w14:paraId="17A73486" w14:textId="0CA53969" w:rsidR="003A6DA5" w:rsidRPr="0098515E" w:rsidRDefault="00FD1F8E" w:rsidP="003A6DA5">
      <w:pPr>
        <w:ind w:firstLineChars="0" w:firstLine="0"/>
        <w:rPr>
          <w:lang w:val="zh-CN"/>
        </w:rPr>
      </w:pPr>
      <w:r w:rsidRPr="0098515E">
        <w:rPr>
          <w:noProof/>
          <w:sz w:val="28"/>
        </w:rPr>
        <w:drawing>
          <wp:inline distT="0" distB="0" distL="0" distR="0" wp14:anchorId="7DD92DCA" wp14:editId="6A2E48A1">
            <wp:extent cx="5262880" cy="885190"/>
            <wp:effectExtent l="0" t="0" r="0" b="0"/>
            <wp:docPr id="31" name="图片 1" descr="校名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体"/>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885190"/>
                    </a:xfrm>
                    <a:prstGeom prst="rect">
                      <a:avLst/>
                    </a:prstGeom>
                    <a:noFill/>
                    <a:ln>
                      <a:noFill/>
                    </a:ln>
                  </pic:spPr>
                </pic:pic>
              </a:graphicData>
            </a:graphic>
          </wp:inline>
        </w:drawing>
      </w:r>
    </w:p>
    <w:p w14:paraId="0496B1B4" w14:textId="77777777" w:rsidR="003A6DA5" w:rsidRPr="005270D9" w:rsidRDefault="003A6DA5" w:rsidP="003A6DA5">
      <w:pPr>
        <w:ind w:firstLineChars="0" w:firstLine="0"/>
        <w:rPr>
          <w:lang w:val="zh-CN"/>
        </w:rPr>
      </w:pPr>
    </w:p>
    <w:p w14:paraId="242C02A3" w14:textId="77777777" w:rsidR="003A6DA5" w:rsidRPr="00636514" w:rsidRDefault="003A6DA5" w:rsidP="003A6DA5">
      <w:pPr>
        <w:ind w:firstLineChars="0" w:firstLine="0"/>
        <w:jc w:val="center"/>
        <w:rPr>
          <w:lang w:val="zh-CN"/>
        </w:rPr>
      </w:pPr>
    </w:p>
    <w:p w14:paraId="476DDC30" w14:textId="77777777" w:rsidR="003A6DA5" w:rsidRPr="00636514" w:rsidRDefault="003A6DA5" w:rsidP="003A6DA5">
      <w:pPr>
        <w:ind w:firstLineChars="0" w:firstLine="0"/>
        <w:jc w:val="center"/>
        <w:rPr>
          <w:lang w:val="zh-CN"/>
        </w:rPr>
      </w:pPr>
    </w:p>
    <w:p w14:paraId="5CA50762" w14:textId="77777777" w:rsidR="003A6DA5" w:rsidRPr="00636514" w:rsidRDefault="003A6DA5" w:rsidP="003A6DA5">
      <w:pPr>
        <w:ind w:firstLineChars="0" w:firstLine="900"/>
        <w:jc w:val="center"/>
        <w:rPr>
          <w:b/>
          <w:bCs/>
          <w:sz w:val="44"/>
        </w:rPr>
      </w:pPr>
      <w:r w:rsidRPr="00636514">
        <w:rPr>
          <w:b/>
          <w:bCs/>
          <w:sz w:val="44"/>
        </w:rPr>
        <w:t>自动售货机云平台的</w:t>
      </w:r>
      <w:r w:rsidRPr="00636514">
        <w:rPr>
          <w:rFonts w:hint="eastAsia"/>
          <w:b/>
          <w:bCs/>
          <w:sz w:val="44"/>
        </w:rPr>
        <w:t>设计与实现</w:t>
      </w:r>
    </w:p>
    <w:p w14:paraId="421934A9" w14:textId="77777777" w:rsidR="003A6DA5" w:rsidRPr="00636514" w:rsidRDefault="003A6DA5" w:rsidP="003A6DA5">
      <w:pPr>
        <w:ind w:firstLineChars="0" w:firstLine="0"/>
        <w:jc w:val="center"/>
        <w:rPr>
          <w:b/>
          <w:bCs/>
          <w:sz w:val="44"/>
        </w:rPr>
      </w:pPr>
    </w:p>
    <w:p w14:paraId="5C060D1C" w14:textId="77777777" w:rsidR="003A6DA5" w:rsidRPr="00636514" w:rsidRDefault="003A6DA5" w:rsidP="003A6DA5">
      <w:pPr>
        <w:ind w:firstLine="560"/>
        <w:rPr>
          <w:sz w:val="28"/>
        </w:rPr>
      </w:pPr>
    </w:p>
    <w:tbl>
      <w:tblPr>
        <w:tblW w:w="0" w:type="auto"/>
        <w:tblInd w:w="817" w:type="dxa"/>
        <w:tblLook w:val="04A0" w:firstRow="1" w:lastRow="0" w:firstColumn="1" w:lastColumn="0" w:noHBand="0" w:noVBand="1"/>
      </w:tblPr>
      <w:tblGrid>
        <w:gridCol w:w="2126"/>
        <w:gridCol w:w="4820"/>
      </w:tblGrid>
      <w:tr w:rsidR="003A6DA5" w:rsidRPr="00636514" w14:paraId="2ED136C5" w14:textId="77777777" w:rsidTr="009E04F6">
        <w:tc>
          <w:tcPr>
            <w:tcW w:w="2126" w:type="dxa"/>
            <w:shd w:val="clear" w:color="auto" w:fill="auto"/>
          </w:tcPr>
          <w:p w14:paraId="6F31E394"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院</w:t>
            </w:r>
            <w:r w:rsidRPr="00636514">
              <w:rPr>
                <w:rFonts w:hint="eastAsia"/>
                <w:kern w:val="0"/>
                <w:sz w:val="28"/>
                <w:szCs w:val="28"/>
              </w:rPr>
              <w:t xml:space="preserve">    </w:t>
            </w:r>
            <w:r w:rsidRPr="00636514">
              <w:rPr>
                <w:rFonts w:hint="eastAsia"/>
                <w:kern w:val="0"/>
                <w:sz w:val="28"/>
                <w:szCs w:val="28"/>
              </w:rPr>
              <w:t>系：</w:t>
            </w:r>
          </w:p>
        </w:tc>
        <w:tc>
          <w:tcPr>
            <w:tcW w:w="4820" w:type="dxa"/>
            <w:shd w:val="clear" w:color="auto" w:fill="auto"/>
          </w:tcPr>
          <w:p w14:paraId="67F4A0FF" w14:textId="77777777" w:rsidR="003A6DA5" w:rsidRPr="00636514" w:rsidRDefault="003A6DA5" w:rsidP="009E04F6">
            <w:pPr>
              <w:ind w:firstLineChars="0" w:firstLine="0"/>
              <w:rPr>
                <w:kern w:val="0"/>
                <w:sz w:val="28"/>
                <w:szCs w:val="20"/>
                <w:u w:val="single"/>
              </w:rPr>
            </w:pPr>
            <w:bookmarkStart w:id="1" w:name="OLE_LINK373"/>
            <w:r w:rsidRPr="00636514">
              <w:rPr>
                <w:rFonts w:hint="eastAsia"/>
                <w:kern w:val="0"/>
                <w:sz w:val="28"/>
                <w:szCs w:val="20"/>
                <w:u w:val="single"/>
              </w:rPr>
              <w:t>计算机科学与软件工程学院计算机系</w:t>
            </w:r>
            <w:bookmarkEnd w:id="1"/>
            <w:r w:rsidRPr="00636514">
              <w:rPr>
                <w:rFonts w:hint="eastAsia"/>
                <w:kern w:val="0"/>
                <w:sz w:val="28"/>
                <w:szCs w:val="20"/>
                <w:u w:val="single"/>
              </w:rPr>
              <w:t xml:space="preserve">   </w:t>
            </w:r>
          </w:p>
        </w:tc>
      </w:tr>
      <w:tr w:rsidR="003A6DA5" w:rsidRPr="00636514" w14:paraId="6FBACF03" w14:textId="77777777" w:rsidTr="009E04F6">
        <w:tc>
          <w:tcPr>
            <w:tcW w:w="2126" w:type="dxa"/>
            <w:shd w:val="clear" w:color="auto" w:fill="auto"/>
          </w:tcPr>
          <w:p w14:paraId="2B2EFF21"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专</w:t>
            </w:r>
            <w:r w:rsidRPr="00636514">
              <w:rPr>
                <w:rFonts w:hint="eastAsia"/>
                <w:kern w:val="0"/>
                <w:sz w:val="28"/>
                <w:szCs w:val="28"/>
              </w:rPr>
              <w:t xml:space="preserve">    </w:t>
            </w:r>
            <w:r w:rsidRPr="00636514">
              <w:rPr>
                <w:rFonts w:hint="eastAsia"/>
                <w:kern w:val="0"/>
                <w:sz w:val="28"/>
                <w:szCs w:val="28"/>
              </w:rPr>
              <w:t>业：</w:t>
            </w:r>
          </w:p>
        </w:tc>
        <w:tc>
          <w:tcPr>
            <w:tcW w:w="4820" w:type="dxa"/>
            <w:shd w:val="clear" w:color="auto" w:fill="auto"/>
          </w:tcPr>
          <w:p w14:paraId="44FE6D7B"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计算机技术</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r w:rsidR="003A6DA5" w:rsidRPr="00636514" w14:paraId="7FD7D113" w14:textId="77777777" w:rsidTr="009E04F6">
        <w:tc>
          <w:tcPr>
            <w:tcW w:w="2126" w:type="dxa"/>
            <w:shd w:val="clear" w:color="auto" w:fill="auto"/>
          </w:tcPr>
          <w:p w14:paraId="6CA4A34B"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领</w:t>
            </w:r>
            <w:r w:rsidRPr="00636514">
              <w:rPr>
                <w:rFonts w:hint="eastAsia"/>
                <w:kern w:val="0"/>
                <w:sz w:val="28"/>
                <w:szCs w:val="28"/>
              </w:rPr>
              <w:t xml:space="preserve">    </w:t>
            </w:r>
            <w:r w:rsidRPr="00636514">
              <w:rPr>
                <w:rFonts w:hint="eastAsia"/>
                <w:kern w:val="0"/>
                <w:sz w:val="28"/>
                <w:szCs w:val="28"/>
              </w:rPr>
              <w:t>域：</w:t>
            </w:r>
          </w:p>
        </w:tc>
        <w:tc>
          <w:tcPr>
            <w:tcW w:w="4820" w:type="dxa"/>
            <w:shd w:val="clear" w:color="auto" w:fill="auto"/>
          </w:tcPr>
          <w:p w14:paraId="0319622C" w14:textId="6B5C50D2" w:rsidR="003A6DA5" w:rsidRPr="00636514" w:rsidRDefault="003A6DA5" w:rsidP="00FE2CC4">
            <w:pPr>
              <w:ind w:firstLineChars="0" w:firstLine="0"/>
              <w:rPr>
                <w:kern w:val="0"/>
                <w:sz w:val="28"/>
                <w:szCs w:val="20"/>
                <w:u w:val="single"/>
              </w:rPr>
            </w:pPr>
            <w:r w:rsidRPr="00636514">
              <w:rPr>
                <w:rFonts w:hint="eastAsia"/>
                <w:kern w:val="0"/>
                <w:sz w:val="28"/>
                <w:szCs w:val="20"/>
                <w:u w:val="single"/>
              </w:rPr>
              <w:t>复杂信息处理</w:t>
            </w:r>
            <w:r w:rsidR="00FE2CC4">
              <w:rPr>
                <w:rFonts w:hint="eastAsia"/>
                <w:kern w:val="0"/>
                <w:sz w:val="28"/>
                <w:szCs w:val="20"/>
                <w:u w:val="single"/>
              </w:rPr>
              <w:t xml:space="preserve">     </w:t>
            </w:r>
            <w:r w:rsidRPr="00636514">
              <w:rPr>
                <w:rFonts w:hint="eastAsia"/>
                <w:kern w:val="0"/>
                <w:sz w:val="28"/>
                <w:szCs w:val="20"/>
                <w:u w:val="single"/>
              </w:rPr>
              <w:t xml:space="preserve">     </w:t>
            </w:r>
            <w:r w:rsidRPr="00636514">
              <w:rPr>
                <w:kern w:val="0"/>
                <w:sz w:val="28"/>
                <w:szCs w:val="20"/>
                <w:u w:val="single"/>
              </w:rPr>
              <w:t xml:space="preserve">       </w:t>
            </w:r>
            <w:r w:rsidRPr="00636514">
              <w:rPr>
                <w:rFonts w:hint="eastAsia"/>
                <w:kern w:val="0"/>
                <w:sz w:val="28"/>
                <w:szCs w:val="20"/>
                <w:u w:val="single"/>
              </w:rPr>
              <w:t xml:space="preserve">     </w:t>
            </w:r>
          </w:p>
        </w:tc>
      </w:tr>
      <w:tr w:rsidR="003A6DA5" w:rsidRPr="00636514" w14:paraId="2B4B07EC" w14:textId="77777777" w:rsidTr="009E04F6">
        <w:tc>
          <w:tcPr>
            <w:tcW w:w="2126" w:type="dxa"/>
            <w:shd w:val="clear" w:color="auto" w:fill="auto"/>
          </w:tcPr>
          <w:p w14:paraId="157CD4B9"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指导教师：</w:t>
            </w:r>
          </w:p>
        </w:tc>
        <w:tc>
          <w:tcPr>
            <w:tcW w:w="4820" w:type="dxa"/>
            <w:shd w:val="clear" w:color="auto" w:fill="auto"/>
          </w:tcPr>
          <w:p w14:paraId="70F96956" w14:textId="77777777" w:rsidR="003A6DA5" w:rsidRPr="00636514" w:rsidRDefault="003A6DA5" w:rsidP="009E04F6">
            <w:pPr>
              <w:ind w:firstLineChars="0" w:firstLine="0"/>
              <w:rPr>
                <w:kern w:val="0"/>
                <w:sz w:val="28"/>
                <w:szCs w:val="20"/>
                <w:u w:val="single"/>
              </w:rPr>
            </w:pPr>
            <w:r w:rsidRPr="00636514">
              <w:rPr>
                <w:rFonts w:hint="eastAsia"/>
                <w:kern w:val="0"/>
                <w:sz w:val="28"/>
                <w:szCs w:val="28"/>
                <w:u w:val="single"/>
              </w:rPr>
              <w:t>章炯民</w:t>
            </w:r>
            <w:r w:rsidRPr="00636514">
              <w:rPr>
                <w:rFonts w:hint="eastAsia"/>
                <w:kern w:val="0"/>
                <w:sz w:val="28"/>
                <w:szCs w:val="28"/>
                <w:u w:val="single"/>
              </w:rPr>
              <w:t xml:space="preserve">  </w:t>
            </w:r>
            <w:r w:rsidRPr="00636514">
              <w:rPr>
                <w:rFonts w:hint="eastAsia"/>
                <w:kern w:val="0"/>
                <w:sz w:val="28"/>
                <w:szCs w:val="28"/>
                <w:u w:val="single"/>
              </w:rPr>
              <w:t>副教授</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r w:rsidRPr="00636514">
              <w:rPr>
                <w:kern w:val="0"/>
                <w:sz w:val="28"/>
                <w:szCs w:val="28"/>
                <w:u w:val="single"/>
              </w:rPr>
              <w:t xml:space="preserve">               </w:t>
            </w:r>
          </w:p>
        </w:tc>
      </w:tr>
      <w:tr w:rsidR="003A6DA5" w:rsidRPr="00636514" w14:paraId="041D4490" w14:textId="77777777" w:rsidTr="009E04F6">
        <w:tc>
          <w:tcPr>
            <w:tcW w:w="2126" w:type="dxa"/>
            <w:shd w:val="clear" w:color="auto" w:fill="auto"/>
          </w:tcPr>
          <w:p w14:paraId="787BAFFD" w14:textId="77777777" w:rsidR="003A6DA5" w:rsidRPr="00636514" w:rsidRDefault="003A6DA5" w:rsidP="009E04F6">
            <w:pPr>
              <w:ind w:firstLineChars="0" w:firstLine="0"/>
              <w:jc w:val="right"/>
              <w:rPr>
                <w:kern w:val="0"/>
                <w:sz w:val="28"/>
                <w:szCs w:val="28"/>
              </w:rPr>
            </w:pPr>
            <w:r w:rsidRPr="00636514">
              <w:rPr>
                <w:rFonts w:hint="eastAsia"/>
                <w:kern w:val="0"/>
                <w:sz w:val="28"/>
                <w:szCs w:val="28"/>
              </w:rPr>
              <w:t>论文作者：</w:t>
            </w:r>
          </w:p>
        </w:tc>
        <w:tc>
          <w:tcPr>
            <w:tcW w:w="4820" w:type="dxa"/>
            <w:shd w:val="clear" w:color="auto" w:fill="auto"/>
          </w:tcPr>
          <w:p w14:paraId="3C1B7326" w14:textId="77777777" w:rsidR="003A6DA5" w:rsidRPr="00636514" w:rsidRDefault="003A6DA5" w:rsidP="009E04F6">
            <w:pPr>
              <w:ind w:firstLineChars="0" w:firstLine="0"/>
              <w:rPr>
                <w:kern w:val="0"/>
                <w:sz w:val="28"/>
                <w:szCs w:val="20"/>
              </w:rPr>
            </w:pPr>
            <w:r w:rsidRPr="00636514">
              <w:rPr>
                <w:rFonts w:hint="eastAsia"/>
                <w:kern w:val="0"/>
                <w:sz w:val="28"/>
                <w:szCs w:val="28"/>
                <w:u w:val="single"/>
              </w:rPr>
              <w:t>任南南</w:t>
            </w:r>
            <w:r w:rsidRPr="00636514">
              <w:rPr>
                <w:rFonts w:hint="eastAsia"/>
                <w:kern w:val="0"/>
                <w:sz w:val="28"/>
                <w:szCs w:val="28"/>
                <w:u w:val="single"/>
              </w:rPr>
              <w:t xml:space="preserve">        </w:t>
            </w:r>
            <w:r w:rsidRPr="00636514">
              <w:rPr>
                <w:kern w:val="0"/>
                <w:sz w:val="28"/>
                <w:szCs w:val="28"/>
                <w:u w:val="single"/>
              </w:rPr>
              <w:t xml:space="preserve">      </w:t>
            </w:r>
            <w:r w:rsidRPr="00636514">
              <w:rPr>
                <w:rFonts w:hint="eastAsia"/>
                <w:kern w:val="0"/>
                <w:sz w:val="28"/>
                <w:szCs w:val="28"/>
                <w:u w:val="single"/>
              </w:rPr>
              <w:t xml:space="preserve">                      </w:t>
            </w:r>
          </w:p>
        </w:tc>
      </w:tr>
    </w:tbl>
    <w:p w14:paraId="71DBEDEC" w14:textId="77777777" w:rsidR="003A6DA5" w:rsidRPr="00636514" w:rsidRDefault="003A6DA5" w:rsidP="003A6DA5">
      <w:pPr>
        <w:ind w:firstLineChars="0" w:firstLine="0"/>
        <w:rPr>
          <w:sz w:val="28"/>
          <w:u w:val="single"/>
        </w:rPr>
      </w:pPr>
    </w:p>
    <w:p w14:paraId="1D437DFB" w14:textId="77777777" w:rsidR="003A6DA5" w:rsidRPr="00636514" w:rsidRDefault="003A6DA5" w:rsidP="003A6DA5">
      <w:pPr>
        <w:ind w:firstLine="560"/>
        <w:jc w:val="center"/>
        <w:rPr>
          <w:sz w:val="28"/>
        </w:rPr>
      </w:pPr>
      <w:r w:rsidRPr="00636514">
        <w:rPr>
          <w:rFonts w:hint="eastAsia"/>
          <w:sz w:val="28"/>
        </w:rPr>
        <w:t>201</w:t>
      </w:r>
      <w:r w:rsidRPr="00636514">
        <w:rPr>
          <w:sz w:val="28"/>
        </w:rPr>
        <w:t>7</w:t>
      </w:r>
      <w:r w:rsidRPr="00636514">
        <w:rPr>
          <w:rFonts w:hint="eastAsia"/>
          <w:sz w:val="28"/>
        </w:rPr>
        <w:t>年</w:t>
      </w:r>
      <w:r w:rsidRPr="00636514">
        <w:rPr>
          <w:rFonts w:hint="eastAsia"/>
          <w:sz w:val="28"/>
        </w:rPr>
        <w:t>10</w:t>
      </w:r>
      <w:r w:rsidRPr="00636514">
        <w:rPr>
          <w:rFonts w:hint="eastAsia"/>
          <w:sz w:val="28"/>
        </w:rPr>
        <w:t>月完成</w:t>
      </w:r>
    </w:p>
    <w:p w14:paraId="4144DAC7" w14:textId="77777777" w:rsidR="003A6DA5" w:rsidRPr="00636514" w:rsidRDefault="003A6DA5" w:rsidP="003A6DA5">
      <w:pPr>
        <w:ind w:firstLineChars="0" w:firstLine="0"/>
        <w:sectPr w:rsidR="003A6DA5" w:rsidRPr="00636514">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upperRoman" w:start="1"/>
          <w:cols w:space="425"/>
          <w:docGrid w:type="lines" w:linePitch="312"/>
        </w:sectPr>
      </w:pPr>
    </w:p>
    <w:p w14:paraId="0989E0E8" w14:textId="77777777" w:rsidR="003A6DA5" w:rsidRPr="00636514" w:rsidRDefault="003A6DA5" w:rsidP="003A6DA5">
      <w:pPr>
        <w:ind w:firstLineChars="0" w:firstLine="0"/>
      </w:pPr>
      <w:r w:rsidRPr="00636514">
        <w:lastRenderedPageBreak/>
        <w:t>Dissertation for Master Degree, 201</w:t>
      </w:r>
      <w:r w:rsidRPr="00636514">
        <w:rPr>
          <w:rFonts w:hint="eastAsia"/>
        </w:rPr>
        <w:t>8</w:t>
      </w:r>
      <w:r w:rsidRPr="00636514">
        <w:t xml:space="preserve">    </w:t>
      </w:r>
      <w:r w:rsidRPr="00636514">
        <w:rPr>
          <w:rFonts w:hint="eastAsia"/>
        </w:rPr>
        <w:tab/>
      </w:r>
      <w:r w:rsidRPr="00636514">
        <w:rPr>
          <w:rFonts w:hint="eastAsia"/>
        </w:rPr>
        <w:tab/>
      </w:r>
      <w:r w:rsidRPr="00636514">
        <w:rPr>
          <w:rFonts w:hint="eastAsia"/>
        </w:rPr>
        <w:tab/>
      </w:r>
      <w:r w:rsidRPr="00636514">
        <w:rPr>
          <w:rFonts w:hint="eastAsia"/>
        </w:rPr>
        <w:tab/>
      </w:r>
      <w:r w:rsidRPr="00636514">
        <w:rPr>
          <w:rFonts w:hint="eastAsia"/>
        </w:rPr>
        <w:tab/>
      </w:r>
      <w:r w:rsidRPr="00636514">
        <w:t>School Code: 10269</w:t>
      </w:r>
    </w:p>
    <w:p w14:paraId="0985EB3E" w14:textId="77777777" w:rsidR="003A6DA5" w:rsidRPr="00636514" w:rsidRDefault="003A6DA5" w:rsidP="003A6DA5">
      <w:pPr>
        <w:ind w:left="5460" w:firstLineChars="0" w:firstLine="420"/>
      </w:pPr>
      <w:r w:rsidRPr="00636514">
        <w:t>No: 51151201090</w:t>
      </w:r>
    </w:p>
    <w:p w14:paraId="719E5D85" w14:textId="77777777" w:rsidR="003A6DA5" w:rsidRPr="00636514" w:rsidRDefault="003A6DA5" w:rsidP="003A6DA5">
      <w:pPr>
        <w:ind w:firstLineChars="0"/>
      </w:pPr>
    </w:p>
    <w:p w14:paraId="6376B9C4" w14:textId="77777777" w:rsidR="003A6DA5" w:rsidRPr="00636514" w:rsidRDefault="003A6DA5" w:rsidP="003A6DA5">
      <w:pPr>
        <w:ind w:firstLineChars="0" w:firstLine="0"/>
        <w:jc w:val="center"/>
        <w:rPr>
          <w:b/>
          <w:sz w:val="84"/>
          <w:szCs w:val="84"/>
        </w:rPr>
      </w:pPr>
      <w:r w:rsidRPr="00636514">
        <w:rPr>
          <w:b/>
          <w:sz w:val="84"/>
          <w:szCs w:val="84"/>
        </w:rPr>
        <w:t>East China</w:t>
      </w:r>
    </w:p>
    <w:p w14:paraId="5CC1772F" w14:textId="77777777" w:rsidR="003A6DA5" w:rsidRPr="00636514" w:rsidRDefault="003A6DA5" w:rsidP="003A6DA5">
      <w:pPr>
        <w:ind w:firstLineChars="0" w:firstLine="0"/>
        <w:jc w:val="center"/>
        <w:rPr>
          <w:b/>
          <w:sz w:val="84"/>
          <w:szCs w:val="84"/>
        </w:rPr>
      </w:pPr>
      <w:r w:rsidRPr="00636514">
        <w:rPr>
          <w:b/>
          <w:sz w:val="84"/>
          <w:szCs w:val="84"/>
        </w:rPr>
        <w:t>Normal University</w:t>
      </w:r>
    </w:p>
    <w:p w14:paraId="05061DE5" w14:textId="77777777" w:rsidR="003A6DA5" w:rsidRPr="00636514" w:rsidRDefault="003A6DA5" w:rsidP="003A6DA5">
      <w:pPr>
        <w:ind w:firstLineChars="0" w:firstLine="0"/>
        <w:jc w:val="center"/>
        <w:rPr>
          <w:rFonts w:ascii="Times New Roman" w:hAnsi="Times New Roman"/>
          <w:b/>
          <w:sz w:val="32"/>
          <w:szCs w:val="32"/>
        </w:rPr>
      </w:pPr>
    </w:p>
    <w:p w14:paraId="56B5892C" w14:textId="77777777" w:rsidR="003A6DA5" w:rsidRPr="00636514" w:rsidRDefault="003A6DA5" w:rsidP="003A6DA5">
      <w:pPr>
        <w:ind w:firstLineChars="0" w:firstLine="0"/>
        <w:jc w:val="center"/>
        <w:rPr>
          <w:rFonts w:ascii="Times New Roman" w:hAnsi="Times New Roman"/>
          <w:b/>
          <w:sz w:val="32"/>
          <w:szCs w:val="32"/>
        </w:rPr>
      </w:pPr>
    </w:p>
    <w:p w14:paraId="0D5C328E" w14:textId="77777777" w:rsidR="0058129E"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Design and implementation of vending machine </w:t>
      </w:r>
    </w:p>
    <w:p w14:paraId="250C35B3" w14:textId="77777777" w:rsidR="003A6DA5" w:rsidRPr="00636514" w:rsidRDefault="003A6DA5" w:rsidP="003A6DA5">
      <w:pPr>
        <w:ind w:firstLineChars="0" w:firstLine="0"/>
        <w:jc w:val="center"/>
        <w:rPr>
          <w:rFonts w:ascii="Times New Roman" w:hAnsi="Times New Roman"/>
          <w:b/>
          <w:sz w:val="32"/>
          <w:szCs w:val="32"/>
        </w:rPr>
      </w:pPr>
      <w:r w:rsidRPr="00636514">
        <w:rPr>
          <w:rFonts w:ascii="Times New Roman" w:hAnsi="Times New Roman"/>
          <w:b/>
          <w:sz w:val="32"/>
          <w:szCs w:val="32"/>
        </w:rPr>
        <w:t xml:space="preserve">cloud platform </w:t>
      </w:r>
    </w:p>
    <w:p w14:paraId="6074CBC6" w14:textId="77777777" w:rsidR="003A6DA5" w:rsidRPr="00636514" w:rsidRDefault="003A6DA5" w:rsidP="003A6DA5">
      <w:pPr>
        <w:ind w:firstLineChars="0" w:firstLine="0"/>
        <w:jc w:val="center"/>
        <w:rPr>
          <w:sz w:val="32"/>
          <w:szCs w:val="32"/>
        </w:rPr>
      </w:pPr>
    </w:p>
    <w:p w14:paraId="7BBA4A29" w14:textId="77777777" w:rsidR="003A6DA5" w:rsidRPr="00636514" w:rsidRDefault="003A6DA5" w:rsidP="003A6DA5">
      <w:pPr>
        <w:ind w:firstLineChars="0" w:firstLine="0"/>
        <w:jc w:val="center"/>
        <w:rPr>
          <w:sz w:val="32"/>
          <w:szCs w:val="32"/>
        </w:rPr>
      </w:pPr>
    </w:p>
    <w:p w14:paraId="34BC01EE" w14:textId="77777777"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Department:    </w:t>
      </w:r>
      <w:r w:rsidRPr="00636514">
        <w:rPr>
          <w:rFonts w:ascii="Times New Roman" w:hAnsi="Times New Roman"/>
          <w:szCs w:val="24"/>
          <w:u w:val="single"/>
        </w:rPr>
        <w:t xml:space="preserve">Information Science and Technology              </w:t>
      </w:r>
      <w:r w:rsidRPr="00636514">
        <w:rPr>
          <w:rFonts w:ascii="Times New Roman" w:hAnsi="Times New Roman"/>
          <w:szCs w:val="24"/>
        </w:rPr>
        <w:t xml:space="preserve">  </w:t>
      </w:r>
    </w:p>
    <w:p w14:paraId="2BA2C4D4" w14:textId="3E9FCBEB"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Major:      </w:t>
      </w:r>
      <w:r w:rsidRPr="00636514">
        <w:rPr>
          <w:rFonts w:ascii="Times New Roman" w:hAnsi="Times New Roman" w:hint="eastAsia"/>
          <w:szCs w:val="24"/>
        </w:rPr>
        <w:t xml:space="preserve">  </w:t>
      </w:r>
      <w:r w:rsidRPr="00636514">
        <w:rPr>
          <w:rFonts w:ascii="Times New Roman" w:hAnsi="Times New Roman"/>
          <w:szCs w:val="24"/>
        </w:rPr>
        <w:t xml:space="preserve"> </w:t>
      </w:r>
      <w:r w:rsidRPr="00636514">
        <w:rPr>
          <w:rFonts w:ascii="Times New Roman" w:hAnsi="Times New Roman"/>
          <w:szCs w:val="24"/>
          <w:u w:val="single"/>
        </w:rPr>
        <w:t xml:space="preserve">Computer Technology                         </w:t>
      </w:r>
      <w:r w:rsidRPr="00636514">
        <w:rPr>
          <w:rFonts w:ascii="Times New Roman" w:hAnsi="Times New Roman"/>
          <w:szCs w:val="24"/>
        </w:rPr>
        <w:t xml:space="preserve">     </w:t>
      </w:r>
    </w:p>
    <w:p w14:paraId="1E65C9CA" w14:textId="275D3AA6" w:rsidR="003A6DA5" w:rsidRPr="00636514" w:rsidRDefault="003A6DA5" w:rsidP="003A6DA5">
      <w:pPr>
        <w:ind w:firstLineChars="0"/>
        <w:rPr>
          <w:rFonts w:ascii="Times New Roman" w:hAnsi="Times New Roman"/>
          <w:szCs w:val="24"/>
        </w:rPr>
      </w:pPr>
      <w:r w:rsidRPr="00636514">
        <w:rPr>
          <w:rFonts w:ascii="Times New Roman" w:hAnsi="Times New Roman"/>
          <w:szCs w:val="24"/>
        </w:rPr>
        <w:t xml:space="preserve">Research Area:  </w:t>
      </w:r>
      <w:r w:rsidRPr="00636514">
        <w:rPr>
          <w:rFonts w:ascii="Times New Roman" w:hAnsi="Times New Roman"/>
          <w:szCs w:val="24"/>
          <w:u w:val="single"/>
        </w:rPr>
        <w:t xml:space="preserve">Complex  Information  Processing </w:t>
      </w:r>
      <w:r w:rsidR="00FE2CC4">
        <w:rPr>
          <w:rFonts w:ascii="Times New Roman" w:hAnsi="Times New Roman"/>
          <w:szCs w:val="24"/>
          <w:u w:val="single"/>
        </w:rPr>
        <w:t xml:space="preserve">             </w:t>
      </w:r>
    </w:p>
    <w:p w14:paraId="41FB1CE1" w14:textId="7E2A5689"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Supervisor:     </w:t>
      </w:r>
      <w:r w:rsidRPr="00636514">
        <w:rPr>
          <w:rFonts w:ascii="Times New Roman" w:hAnsi="Times New Roman"/>
          <w:u w:val="single"/>
        </w:rPr>
        <w:t xml:space="preserve">Associate Prof. Jiongmin Zhang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598FBD0D" w14:textId="072A55CD" w:rsidR="003A6DA5" w:rsidRPr="00636514" w:rsidRDefault="003A6DA5" w:rsidP="003A6DA5">
      <w:pPr>
        <w:ind w:firstLineChars="83" w:firstLine="199"/>
        <w:rPr>
          <w:rFonts w:ascii="Times New Roman" w:hAnsi="Times New Roman"/>
        </w:rPr>
      </w:pPr>
      <w:r w:rsidRPr="00636514">
        <w:rPr>
          <w:rFonts w:ascii="Times New Roman" w:hAnsi="Times New Roman"/>
        </w:rPr>
        <w:t xml:space="preserve">Student Name:  </w:t>
      </w:r>
      <w:r w:rsidRPr="00636514">
        <w:rPr>
          <w:rFonts w:ascii="Times New Roman" w:hAnsi="Times New Roman"/>
          <w:u w:val="single"/>
        </w:rPr>
        <w:t xml:space="preserve">Nannan Ren                              </w:t>
      </w:r>
      <w:r w:rsidR="00FE2CC4">
        <w:rPr>
          <w:rFonts w:ascii="Times New Roman" w:hAnsi="Times New Roman"/>
          <w:u w:val="single"/>
        </w:rPr>
        <w:t xml:space="preserve"> </w:t>
      </w:r>
      <w:r w:rsidRPr="00636514">
        <w:rPr>
          <w:rFonts w:ascii="Times New Roman" w:hAnsi="Times New Roman"/>
          <w:u w:val="single"/>
        </w:rPr>
        <w:t xml:space="preserve">   </w:t>
      </w:r>
      <w:r w:rsidRPr="00636514">
        <w:rPr>
          <w:rFonts w:ascii="Times New Roman" w:hAnsi="Times New Roman"/>
        </w:rPr>
        <w:t xml:space="preserve">   </w:t>
      </w:r>
    </w:p>
    <w:p w14:paraId="7A548957" w14:textId="77777777" w:rsidR="003A6DA5" w:rsidRPr="00636514" w:rsidRDefault="003A6DA5" w:rsidP="003A6DA5">
      <w:pPr>
        <w:ind w:firstLineChars="83" w:firstLine="232"/>
        <w:rPr>
          <w:sz w:val="28"/>
          <w:szCs w:val="28"/>
        </w:rPr>
      </w:pPr>
      <w:r w:rsidRPr="00636514">
        <w:rPr>
          <w:sz w:val="28"/>
          <w:szCs w:val="28"/>
        </w:rPr>
        <w:t xml:space="preserve">  </w:t>
      </w:r>
    </w:p>
    <w:p w14:paraId="1825C4D8" w14:textId="77777777" w:rsidR="003A6DA5" w:rsidRPr="00636514" w:rsidRDefault="003A6DA5" w:rsidP="003A6DA5">
      <w:pPr>
        <w:ind w:firstLineChars="0" w:firstLine="0"/>
        <w:rPr>
          <w:sz w:val="28"/>
          <w:szCs w:val="28"/>
        </w:rPr>
      </w:pPr>
    </w:p>
    <w:p w14:paraId="7BFD5E38" w14:textId="77777777" w:rsidR="003A6DA5" w:rsidRPr="00636514" w:rsidRDefault="003A6DA5" w:rsidP="003A6DA5">
      <w:pPr>
        <w:ind w:firstLineChars="0" w:firstLine="0"/>
        <w:rPr>
          <w:sz w:val="28"/>
          <w:szCs w:val="28"/>
        </w:rPr>
      </w:pPr>
    </w:p>
    <w:p w14:paraId="42147CAF" w14:textId="77777777" w:rsidR="003A6DA5" w:rsidRPr="00636514" w:rsidRDefault="003A6DA5" w:rsidP="003A6DA5">
      <w:pPr>
        <w:ind w:firstLineChars="0" w:firstLine="0"/>
        <w:jc w:val="center"/>
        <w:rPr>
          <w:sz w:val="28"/>
          <w:szCs w:val="28"/>
        </w:rPr>
      </w:pPr>
      <w:r w:rsidRPr="00636514">
        <w:rPr>
          <w:rFonts w:hint="eastAsia"/>
          <w:sz w:val="28"/>
          <w:szCs w:val="28"/>
        </w:rPr>
        <w:t>October</w:t>
      </w:r>
      <w:r w:rsidRPr="00636514">
        <w:rPr>
          <w:sz w:val="28"/>
          <w:szCs w:val="28"/>
        </w:rPr>
        <w:t>,</w:t>
      </w:r>
      <w:r w:rsidRPr="00636514">
        <w:rPr>
          <w:rFonts w:hint="eastAsia"/>
          <w:sz w:val="28"/>
          <w:szCs w:val="28"/>
        </w:rPr>
        <w:t xml:space="preserve"> </w:t>
      </w:r>
      <w:r w:rsidRPr="00636514">
        <w:rPr>
          <w:sz w:val="28"/>
          <w:szCs w:val="28"/>
        </w:rPr>
        <w:t>201</w:t>
      </w:r>
      <w:r w:rsidRPr="00636514">
        <w:rPr>
          <w:rFonts w:hint="eastAsia"/>
          <w:sz w:val="28"/>
          <w:szCs w:val="28"/>
        </w:rPr>
        <w:t>7</w:t>
      </w:r>
    </w:p>
    <w:p w14:paraId="2700269C" w14:textId="77777777" w:rsidR="003A6DA5" w:rsidRPr="00636514" w:rsidRDefault="003A6DA5" w:rsidP="003A6DA5">
      <w:pPr>
        <w:ind w:firstLineChars="0" w:firstLine="0"/>
        <w:jc w:val="center"/>
        <w:rPr>
          <w:rFonts w:ascii="黑体" w:eastAsia="黑体" w:hAnsi="黑体"/>
          <w:b/>
          <w:sz w:val="32"/>
          <w:szCs w:val="32"/>
        </w:rPr>
      </w:pPr>
      <w:r w:rsidRPr="00636514">
        <w:rPr>
          <w:rFonts w:hint="eastAsia"/>
          <w:sz w:val="28"/>
          <w:szCs w:val="28"/>
        </w:rPr>
        <w:br w:type="page"/>
      </w:r>
      <w:r w:rsidRPr="00636514">
        <w:rPr>
          <w:rFonts w:ascii="黑体" w:eastAsia="黑体" w:hAnsi="黑体" w:hint="eastAsia"/>
          <w:b/>
          <w:sz w:val="32"/>
          <w:szCs w:val="32"/>
        </w:rPr>
        <w:lastRenderedPageBreak/>
        <w:t>华东师范大学学位论文原创性声明</w:t>
      </w:r>
    </w:p>
    <w:p w14:paraId="4BD5EAC4" w14:textId="77777777" w:rsidR="003A6DA5" w:rsidRPr="00636514" w:rsidRDefault="003A6DA5" w:rsidP="003A6DA5">
      <w:pPr>
        <w:ind w:firstLine="480"/>
        <w:jc w:val="left"/>
      </w:pPr>
      <w:r w:rsidRPr="00636514">
        <w:rPr>
          <w:rFonts w:hint="eastAsia"/>
        </w:rPr>
        <w:t>郑重声明：本人呈交的学位论《基于</w:t>
      </w:r>
      <w:r w:rsidRPr="00636514">
        <w:rPr>
          <w:rFonts w:hint="eastAsia"/>
        </w:rPr>
        <w:t>J2EE</w:t>
      </w:r>
      <w:r w:rsidRPr="00636514">
        <w:rPr>
          <w:rFonts w:hint="eastAsia"/>
        </w:rPr>
        <w:t>与阿里云平台的保险理赔系统的设计与实现》，是在华东师范大学攻读硕士</w:t>
      </w:r>
      <w:r w:rsidRPr="00636514">
        <w:rPr>
          <w:rFonts w:hint="eastAsia"/>
        </w:rPr>
        <w:t>/</w:t>
      </w:r>
      <w:r w:rsidRPr="00636514">
        <w:rPr>
          <w:rFonts w:hint="eastAsia"/>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14:paraId="689C2E9A" w14:textId="77777777" w:rsidR="003A6DA5" w:rsidRPr="00636514" w:rsidRDefault="003A6DA5" w:rsidP="003A6DA5">
      <w:pPr>
        <w:spacing w:line="440" w:lineRule="exact"/>
        <w:ind w:firstLine="480"/>
      </w:pPr>
      <w:r w:rsidRPr="00636514">
        <w:rPr>
          <w:rFonts w:hint="eastAsia"/>
        </w:rPr>
        <w:t xml:space="preserve">                  </w:t>
      </w:r>
    </w:p>
    <w:p w14:paraId="4AB4BC23" w14:textId="77777777" w:rsidR="003A6DA5" w:rsidRPr="00636514" w:rsidRDefault="003A6DA5" w:rsidP="003A6DA5">
      <w:pPr>
        <w:spacing w:line="440" w:lineRule="exact"/>
        <w:ind w:firstLine="480"/>
      </w:pPr>
      <w:r w:rsidRPr="00636514">
        <w:rPr>
          <w:rFonts w:hint="eastAsia"/>
        </w:rPr>
        <w:t xml:space="preserve">   </w:t>
      </w:r>
      <w:r w:rsidRPr="00636514">
        <w:rPr>
          <w:rFonts w:hint="eastAsia"/>
          <w:b/>
          <w:bCs/>
        </w:rPr>
        <w:t>作者签名：</w:t>
      </w:r>
      <w:r w:rsidRPr="00636514">
        <w:rPr>
          <w:b/>
          <w:bCs/>
          <w:u w:val="single"/>
        </w:rPr>
        <w:t xml:space="preserve">            </w:t>
      </w:r>
      <w:r w:rsidRPr="00636514">
        <w:rPr>
          <w:b/>
          <w:bCs/>
        </w:rPr>
        <w:t xml:space="preserve">  </w:t>
      </w:r>
      <w:r w:rsidRPr="00636514">
        <w:rPr>
          <w:rFonts w:hint="eastAsia"/>
          <w:b/>
          <w:bCs/>
        </w:rPr>
        <w:t xml:space="preserve">           </w:t>
      </w:r>
      <w:r w:rsidRPr="00636514">
        <w:rPr>
          <w:b/>
          <w:bCs/>
        </w:rPr>
        <w:t xml:space="preserve"> </w:t>
      </w:r>
      <w:r w:rsidRPr="00636514">
        <w:rPr>
          <w:rFonts w:hint="eastAsia"/>
          <w:b/>
          <w:bCs/>
        </w:rPr>
        <w:t>日期：</w:t>
      </w:r>
      <w:r w:rsidRPr="00636514">
        <w:rPr>
          <w:rFonts w:hint="eastAsia"/>
        </w:rPr>
        <w:t xml:space="preserve">    </w:t>
      </w:r>
      <w:r w:rsidRPr="00636514">
        <w:rPr>
          <w:rFonts w:hint="eastAsia"/>
        </w:rPr>
        <w:t>年</w:t>
      </w:r>
      <w:r w:rsidRPr="00636514">
        <w:rPr>
          <w:rFonts w:hint="eastAsia"/>
        </w:rPr>
        <w:t xml:space="preserve">   </w:t>
      </w:r>
      <w:r w:rsidRPr="00636514">
        <w:rPr>
          <w:rFonts w:hint="eastAsia"/>
        </w:rPr>
        <w:t>月</w:t>
      </w:r>
      <w:r w:rsidRPr="00636514">
        <w:rPr>
          <w:rFonts w:hint="eastAsia"/>
        </w:rPr>
        <w:t xml:space="preserve">   </w:t>
      </w:r>
      <w:r w:rsidRPr="00636514">
        <w:rPr>
          <w:rFonts w:hint="eastAsia"/>
        </w:rPr>
        <w:t>日</w:t>
      </w:r>
    </w:p>
    <w:p w14:paraId="12A25DAA" w14:textId="77777777" w:rsidR="003A6DA5" w:rsidRPr="00636514" w:rsidRDefault="003A6DA5" w:rsidP="003A6DA5">
      <w:pPr>
        <w:spacing w:line="440" w:lineRule="exact"/>
        <w:ind w:firstLine="480"/>
      </w:pPr>
    </w:p>
    <w:p w14:paraId="79EFF927" w14:textId="77777777" w:rsidR="003A6DA5" w:rsidRPr="00636514" w:rsidRDefault="003A6DA5" w:rsidP="003A6DA5">
      <w:pPr>
        <w:spacing w:before="100" w:beforeAutospacing="1" w:after="100" w:afterAutospacing="1" w:line="440" w:lineRule="exact"/>
        <w:ind w:firstLineChars="0" w:firstLine="0"/>
        <w:jc w:val="center"/>
        <w:rPr>
          <w:rFonts w:ascii="黑体" w:eastAsia="黑体" w:hAnsi="黑体"/>
          <w:b/>
          <w:sz w:val="32"/>
          <w:szCs w:val="32"/>
        </w:rPr>
      </w:pPr>
      <w:r w:rsidRPr="00636514">
        <w:rPr>
          <w:rFonts w:ascii="黑体" w:eastAsia="黑体" w:hAnsi="黑体" w:hint="eastAsia"/>
          <w:b/>
          <w:sz w:val="32"/>
          <w:szCs w:val="32"/>
        </w:rPr>
        <w:t>华东师范大学学位论文著作权使用声明</w:t>
      </w:r>
    </w:p>
    <w:p w14:paraId="0636486E" w14:textId="77777777" w:rsidR="003A6DA5" w:rsidRPr="00636514" w:rsidRDefault="003A6DA5" w:rsidP="003A6DA5">
      <w:pPr>
        <w:spacing w:line="440" w:lineRule="exact"/>
        <w:ind w:firstLine="480"/>
      </w:pPr>
      <w:r w:rsidRPr="00636514">
        <w:rPr>
          <w:rFonts w:hint="eastAsia"/>
        </w:rPr>
        <w:t>《基于</w:t>
      </w:r>
      <w:r w:rsidRPr="00636514">
        <w:rPr>
          <w:rFonts w:hint="eastAsia"/>
        </w:rPr>
        <w:t>J2EE</w:t>
      </w:r>
      <w:r w:rsidRPr="00636514">
        <w:rPr>
          <w:rFonts w:hint="eastAsia"/>
        </w:rPr>
        <w:t>与阿里云平台的保险理赔系统的设计与实现》系本人在华东师范大学攻读学位期间在导师指导下完成的硕士</w:t>
      </w:r>
      <w:r w:rsidRPr="00636514">
        <w:rPr>
          <w:rFonts w:hint="eastAsia"/>
        </w:rPr>
        <w:t>/</w:t>
      </w:r>
      <w:r w:rsidRPr="00636514">
        <w:rPr>
          <w:rFonts w:hint="eastAsia"/>
        </w:rPr>
        <w:t>博士（请勾选）学位论文，本论文的研究成果归华东师范大学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14:paraId="74F17A23" w14:textId="77777777" w:rsidR="00FE2CC4" w:rsidRDefault="003A6DA5" w:rsidP="00FE2CC4">
      <w:pPr>
        <w:spacing w:line="440" w:lineRule="exact"/>
        <w:ind w:firstLine="480"/>
      </w:pPr>
      <w:r w:rsidRPr="00636514">
        <w:rPr>
          <w:rFonts w:hint="eastAsia"/>
        </w:rPr>
        <w:t>本学位论文属于（请勾选）</w:t>
      </w:r>
    </w:p>
    <w:p w14:paraId="7453028C" w14:textId="6EE79243"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1.</w:t>
      </w:r>
      <w:r w:rsidRPr="00636514">
        <w:rPr>
          <w:rFonts w:hint="eastAsia"/>
        </w:rPr>
        <w:t>经华东师范大学相关部门审查核定的“内部”或“涉密”学位论文</w:t>
      </w:r>
      <w:r w:rsidRPr="00636514">
        <w:t>*</w:t>
      </w:r>
      <w:r w:rsidRPr="00636514">
        <w:rPr>
          <w:rFonts w:hint="eastAsia"/>
        </w:rPr>
        <w:t>，</w:t>
      </w:r>
    </w:p>
    <w:p w14:paraId="2F95B2F7" w14:textId="77777777" w:rsidR="003A6DA5" w:rsidRPr="00636514" w:rsidRDefault="003A6DA5" w:rsidP="003A6DA5">
      <w:pPr>
        <w:spacing w:line="440" w:lineRule="exact"/>
        <w:ind w:firstLineChars="0" w:firstLine="0"/>
        <w:jc w:val="left"/>
      </w:pPr>
      <w:r w:rsidRPr="00636514">
        <w:rPr>
          <w:rFonts w:hint="eastAsia"/>
        </w:rPr>
        <w:t>于</w:t>
      </w: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日解密，解密后适用上述授权。</w:t>
      </w:r>
    </w:p>
    <w:p w14:paraId="1CFF7C2F" w14:textId="77777777" w:rsidR="003A6DA5" w:rsidRPr="00636514" w:rsidRDefault="003A6DA5" w:rsidP="00FE2CC4">
      <w:pPr>
        <w:spacing w:line="440" w:lineRule="exact"/>
        <w:ind w:firstLineChars="0" w:firstLine="0"/>
      </w:pPr>
      <w:r w:rsidRPr="00636514">
        <w:rPr>
          <w:rFonts w:hint="eastAsia"/>
        </w:rPr>
        <w:t>（</w:t>
      </w:r>
      <w:r w:rsidRPr="00636514">
        <w:t xml:space="preserve">  </w:t>
      </w:r>
      <w:r w:rsidRPr="00636514">
        <w:rPr>
          <w:rFonts w:hint="eastAsia"/>
        </w:rPr>
        <w:t>）</w:t>
      </w:r>
      <w:r w:rsidRPr="00636514">
        <w:t>2.</w:t>
      </w:r>
      <w:r w:rsidRPr="00636514">
        <w:rPr>
          <w:rFonts w:hint="eastAsia"/>
        </w:rPr>
        <w:t>不保密，适用上述授权。</w:t>
      </w:r>
    </w:p>
    <w:p w14:paraId="104BD15F" w14:textId="77777777" w:rsidR="003A6DA5" w:rsidRPr="00636514" w:rsidRDefault="003A6DA5" w:rsidP="003A6DA5">
      <w:pPr>
        <w:spacing w:line="440" w:lineRule="exact"/>
        <w:ind w:firstLine="480"/>
      </w:pPr>
      <w:r w:rsidRPr="00636514">
        <w:t xml:space="preserve">                                                        </w:t>
      </w:r>
    </w:p>
    <w:p w14:paraId="47ABE920" w14:textId="77777777" w:rsidR="003A6DA5" w:rsidRPr="00636514" w:rsidRDefault="003A6DA5" w:rsidP="003A6DA5">
      <w:pPr>
        <w:spacing w:line="440" w:lineRule="exact"/>
        <w:ind w:firstLine="480"/>
      </w:pPr>
      <w:r w:rsidRPr="00636514">
        <w:t xml:space="preserve"> </w:t>
      </w:r>
      <w:r w:rsidRPr="00636514">
        <w:rPr>
          <w:rFonts w:hint="eastAsia"/>
        </w:rPr>
        <w:t xml:space="preserve">     </w:t>
      </w:r>
      <w:r w:rsidRPr="00636514">
        <w:rPr>
          <w:rFonts w:hint="eastAsia"/>
        </w:rPr>
        <w:t>导师签名</w:t>
      </w:r>
      <w:r w:rsidRPr="00636514">
        <w:rPr>
          <w:u w:val="single"/>
        </w:rPr>
        <w:t xml:space="preserve">                 </w:t>
      </w:r>
      <w:r w:rsidRPr="00636514">
        <w:t xml:space="preserve">              </w:t>
      </w:r>
      <w:r w:rsidRPr="00636514">
        <w:rPr>
          <w:rFonts w:hint="eastAsia"/>
        </w:rPr>
        <w:t>本人签名</w:t>
      </w:r>
      <w:r w:rsidRPr="00636514">
        <w:rPr>
          <w:u w:val="single"/>
        </w:rPr>
        <w:t xml:space="preserve">                  </w:t>
      </w:r>
      <w:r w:rsidRPr="00636514">
        <w:t xml:space="preserve"> </w:t>
      </w:r>
    </w:p>
    <w:p w14:paraId="291B52A2" w14:textId="77777777" w:rsidR="003A6DA5" w:rsidRPr="00636514" w:rsidRDefault="003A6DA5" w:rsidP="003A6DA5">
      <w:pPr>
        <w:spacing w:line="440" w:lineRule="exact"/>
        <w:ind w:firstLine="480"/>
      </w:pPr>
      <w:r w:rsidRPr="00636514">
        <w:t xml:space="preserve">                                                </w:t>
      </w:r>
      <w:r w:rsidRPr="00636514">
        <w:rPr>
          <w:rFonts w:hint="eastAsia"/>
        </w:rPr>
        <w:t>年</w:t>
      </w:r>
      <w:r w:rsidRPr="00636514">
        <w:t xml:space="preserve">    </w:t>
      </w:r>
      <w:r w:rsidRPr="00636514">
        <w:rPr>
          <w:rFonts w:hint="eastAsia"/>
        </w:rPr>
        <w:t>月</w:t>
      </w:r>
      <w:r w:rsidRPr="00636514">
        <w:t xml:space="preserve">    </w:t>
      </w:r>
      <w:r w:rsidRPr="00636514">
        <w:rPr>
          <w:rFonts w:hint="eastAsia"/>
        </w:rPr>
        <w:t>日</w:t>
      </w:r>
    </w:p>
    <w:p w14:paraId="4F956E0B" w14:textId="77777777" w:rsidR="00FE2CC4" w:rsidRDefault="00FE2CC4" w:rsidP="003A6DA5">
      <w:pPr>
        <w:spacing w:line="320" w:lineRule="exact"/>
        <w:ind w:leftChars="228" w:left="547" w:firstLineChars="0" w:firstLine="0"/>
        <w:jc w:val="left"/>
        <w:rPr>
          <w:szCs w:val="21"/>
        </w:rPr>
      </w:pPr>
    </w:p>
    <w:p w14:paraId="17FFF564" w14:textId="77777777" w:rsidR="003A6DA5" w:rsidRPr="00636514" w:rsidRDefault="003A6DA5" w:rsidP="003A6DA5">
      <w:pPr>
        <w:spacing w:line="320" w:lineRule="exact"/>
        <w:ind w:leftChars="228" w:left="547" w:firstLineChars="0" w:firstLine="0"/>
        <w:jc w:val="left"/>
        <w:rPr>
          <w:szCs w:val="21"/>
        </w:rPr>
      </w:pPr>
      <w:r w:rsidRPr="00636514">
        <w:rPr>
          <w:szCs w:val="21"/>
        </w:rPr>
        <w:t xml:space="preserve">* </w:t>
      </w:r>
      <w:r w:rsidRPr="00636514">
        <w:rPr>
          <w:rFonts w:hint="eastAsia"/>
          <w:szCs w:val="21"/>
        </w:rPr>
        <w:t>“涉密”学位论文应是已经华东师范大学学位评定委员会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14:paraId="5175CE06" w14:textId="77777777" w:rsidR="003A6DA5" w:rsidRPr="00636514" w:rsidRDefault="003A6DA5" w:rsidP="003A6DA5">
      <w:pPr>
        <w:ind w:firstLineChars="0" w:firstLine="0"/>
      </w:pPr>
    </w:p>
    <w:p w14:paraId="2F6DAE12" w14:textId="77777777" w:rsidR="003A6DA5" w:rsidRPr="00636514" w:rsidRDefault="003A6DA5" w:rsidP="003A6DA5">
      <w:pPr>
        <w:ind w:firstLineChars="0" w:firstLine="0"/>
        <w:jc w:val="center"/>
        <w:rPr>
          <w:rFonts w:ascii="黑体" w:eastAsia="黑体" w:hAnsi="黑体"/>
          <w:b/>
          <w:sz w:val="32"/>
          <w:szCs w:val="32"/>
        </w:rPr>
      </w:pPr>
      <w:r w:rsidRPr="00636514">
        <w:rPr>
          <w:rFonts w:ascii="黑体" w:eastAsia="黑体" w:hAnsi="黑体" w:hint="eastAsia"/>
          <w:b/>
          <w:sz w:val="32"/>
          <w:szCs w:val="32"/>
        </w:rPr>
        <w:t>硕士学位论文答辩委员会成员名单</w:t>
      </w:r>
    </w:p>
    <w:p w14:paraId="1DBBC5FA" w14:textId="77777777" w:rsidR="003A6DA5" w:rsidRPr="00636514" w:rsidRDefault="003A6DA5" w:rsidP="003A6DA5">
      <w:pPr>
        <w:ind w:firstLine="643"/>
        <w:jc w:val="center"/>
        <w:rPr>
          <w:b/>
          <w:sz w:val="32"/>
          <w:szCs w:val="32"/>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1522"/>
        <w:gridCol w:w="3686"/>
        <w:gridCol w:w="1184"/>
      </w:tblGrid>
      <w:tr w:rsidR="003A6DA5" w:rsidRPr="00636514" w14:paraId="1908B064" w14:textId="77777777" w:rsidTr="009E04F6">
        <w:tc>
          <w:tcPr>
            <w:tcW w:w="2130" w:type="dxa"/>
            <w:shd w:val="clear" w:color="auto" w:fill="auto"/>
          </w:tcPr>
          <w:p w14:paraId="47A6CEB4" w14:textId="77777777" w:rsidR="003A6DA5" w:rsidRPr="00636514" w:rsidRDefault="003A6DA5" w:rsidP="009E04F6">
            <w:pPr>
              <w:ind w:firstLine="480"/>
              <w:rPr>
                <w:kern w:val="0"/>
                <w:szCs w:val="20"/>
              </w:rPr>
            </w:pPr>
            <w:r w:rsidRPr="00636514">
              <w:rPr>
                <w:rFonts w:hint="eastAsia"/>
                <w:kern w:val="0"/>
                <w:szCs w:val="20"/>
              </w:rPr>
              <w:t>姓</w:t>
            </w:r>
            <w:r w:rsidRPr="00636514">
              <w:rPr>
                <w:rFonts w:hint="eastAsia"/>
                <w:kern w:val="0"/>
                <w:szCs w:val="20"/>
              </w:rPr>
              <w:t xml:space="preserve">  </w:t>
            </w:r>
            <w:r w:rsidRPr="00636514">
              <w:rPr>
                <w:rFonts w:hint="eastAsia"/>
                <w:kern w:val="0"/>
                <w:szCs w:val="20"/>
              </w:rPr>
              <w:t>名</w:t>
            </w:r>
          </w:p>
        </w:tc>
        <w:tc>
          <w:tcPr>
            <w:tcW w:w="1522" w:type="dxa"/>
            <w:shd w:val="clear" w:color="auto" w:fill="auto"/>
          </w:tcPr>
          <w:p w14:paraId="6554A2C9" w14:textId="77777777" w:rsidR="003A6DA5" w:rsidRPr="00636514" w:rsidRDefault="003A6DA5" w:rsidP="009E04F6">
            <w:pPr>
              <w:ind w:firstLineChars="100" w:firstLine="240"/>
              <w:rPr>
                <w:kern w:val="0"/>
                <w:szCs w:val="20"/>
              </w:rPr>
            </w:pPr>
            <w:r w:rsidRPr="00636514">
              <w:rPr>
                <w:rFonts w:hint="eastAsia"/>
                <w:kern w:val="0"/>
                <w:szCs w:val="20"/>
              </w:rPr>
              <w:t>职</w:t>
            </w:r>
            <w:r w:rsidRPr="00636514">
              <w:rPr>
                <w:rFonts w:hint="eastAsia"/>
                <w:kern w:val="0"/>
                <w:szCs w:val="20"/>
              </w:rPr>
              <w:t xml:space="preserve">  </w:t>
            </w:r>
            <w:r w:rsidRPr="00636514">
              <w:rPr>
                <w:rFonts w:hint="eastAsia"/>
                <w:kern w:val="0"/>
                <w:szCs w:val="20"/>
              </w:rPr>
              <w:t>称</w:t>
            </w:r>
          </w:p>
        </w:tc>
        <w:tc>
          <w:tcPr>
            <w:tcW w:w="3686" w:type="dxa"/>
            <w:shd w:val="clear" w:color="auto" w:fill="auto"/>
          </w:tcPr>
          <w:p w14:paraId="7AF5D939" w14:textId="77777777" w:rsidR="003A6DA5" w:rsidRPr="00636514" w:rsidRDefault="003A6DA5" w:rsidP="009E04F6">
            <w:pPr>
              <w:ind w:firstLineChars="0" w:firstLine="0"/>
              <w:jc w:val="center"/>
              <w:rPr>
                <w:kern w:val="0"/>
                <w:szCs w:val="20"/>
              </w:rPr>
            </w:pPr>
            <w:r w:rsidRPr="00636514">
              <w:rPr>
                <w:rFonts w:hint="eastAsia"/>
                <w:kern w:val="0"/>
                <w:szCs w:val="20"/>
              </w:rPr>
              <w:t>单</w:t>
            </w:r>
            <w:r w:rsidRPr="00636514">
              <w:rPr>
                <w:rFonts w:hint="eastAsia"/>
                <w:kern w:val="0"/>
                <w:szCs w:val="20"/>
              </w:rPr>
              <w:t xml:space="preserve">  </w:t>
            </w:r>
            <w:r w:rsidRPr="00636514">
              <w:rPr>
                <w:rFonts w:hint="eastAsia"/>
                <w:kern w:val="0"/>
                <w:szCs w:val="20"/>
              </w:rPr>
              <w:t>位</w:t>
            </w:r>
          </w:p>
        </w:tc>
        <w:tc>
          <w:tcPr>
            <w:tcW w:w="1184" w:type="dxa"/>
            <w:shd w:val="clear" w:color="auto" w:fill="auto"/>
          </w:tcPr>
          <w:p w14:paraId="449B689A" w14:textId="77777777" w:rsidR="003A6DA5" w:rsidRPr="00636514" w:rsidRDefault="003A6DA5" w:rsidP="009E04F6">
            <w:pPr>
              <w:ind w:firstLineChars="0" w:firstLine="0"/>
              <w:jc w:val="center"/>
              <w:rPr>
                <w:kern w:val="0"/>
                <w:szCs w:val="20"/>
              </w:rPr>
            </w:pPr>
            <w:r w:rsidRPr="00636514">
              <w:rPr>
                <w:rFonts w:hint="eastAsia"/>
                <w:kern w:val="0"/>
                <w:szCs w:val="20"/>
              </w:rPr>
              <w:t>备</w:t>
            </w:r>
            <w:r w:rsidRPr="00636514">
              <w:rPr>
                <w:rFonts w:hint="eastAsia"/>
                <w:kern w:val="0"/>
                <w:szCs w:val="20"/>
              </w:rPr>
              <w:t xml:space="preserve">  </w:t>
            </w:r>
            <w:r w:rsidRPr="00636514">
              <w:rPr>
                <w:rFonts w:hint="eastAsia"/>
                <w:kern w:val="0"/>
                <w:szCs w:val="20"/>
              </w:rPr>
              <w:t>注</w:t>
            </w:r>
          </w:p>
        </w:tc>
      </w:tr>
      <w:tr w:rsidR="003A6DA5" w:rsidRPr="00636514" w14:paraId="191054A9" w14:textId="77777777" w:rsidTr="009E04F6">
        <w:tc>
          <w:tcPr>
            <w:tcW w:w="2130" w:type="dxa"/>
            <w:shd w:val="clear" w:color="auto" w:fill="auto"/>
          </w:tcPr>
          <w:p w14:paraId="7D63BB00" w14:textId="77777777" w:rsidR="003A6DA5" w:rsidRPr="00636514" w:rsidRDefault="003A6DA5" w:rsidP="009E04F6">
            <w:pPr>
              <w:ind w:firstLine="480"/>
              <w:rPr>
                <w:kern w:val="0"/>
                <w:szCs w:val="20"/>
              </w:rPr>
            </w:pPr>
          </w:p>
        </w:tc>
        <w:tc>
          <w:tcPr>
            <w:tcW w:w="1522" w:type="dxa"/>
            <w:shd w:val="clear" w:color="auto" w:fill="auto"/>
          </w:tcPr>
          <w:p w14:paraId="7609E48F" w14:textId="77777777" w:rsidR="003A6DA5" w:rsidRPr="00636514" w:rsidRDefault="003A6DA5" w:rsidP="009E04F6">
            <w:pPr>
              <w:ind w:firstLineChars="83" w:firstLine="199"/>
              <w:rPr>
                <w:kern w:val="0"/>
                <w:szCs w:val="20"/>
              </w:rPr>
            </w:pPr>
          </w:p>
        </w:tc>
        <w:tc>
          <w:tcPr>
            <w:tcW w:w="3686" w:type="dxa"/>
            <w:shd w:val="clear" w:color="auto" w:fill="auto"/>
          </w:tcPr>
          <w:p w14:paraId="74924200" w14:textId="77777777" w:rsidR="003A6DA5" w:rsidRPr="00636514" w:rsidRDefault="003A6DA5" w:rsidP="009E04F6">
            <w:pPr>
              <w:ind w:firstLineChars="0" w:firstLine="0"/>
              <w:rPr>
                <w:kern w:val="0"/>
                <w:szCs w:val="20"/>
              </w:rPr>
            </w:pPr>
          </w:p>
        </w:tc>
        <w:tc>
          <w:tcPr>
            <w:tcW w:w="1184" w:type="dxa"/>
            <w:shd w:val="clear" w:color="auto" w:fill="auto"/>
          </w:tcPr>
          <w:p w14:paraId="29FAE42D" w14:textId="77777777" w:rsidR="003A6DA5" w:rsidRPr="00636514" w:rsidRDefault="003A6DA5" w:rsidP="009E04F6">
            <w:pPr>
              <w:ind w:firstLineChars="0" w:firstLine="0"/>
              <w:rPr>
                <w:kern w:val="0"/>
                <w:szCs w:val="20"/>
              </w:rPr>
            </w:pPr>
          </w:p>
        </w:tc>
      </w:tr>
      <w:tr w:rsidR="003A6DA5" w:rsidRPr="00636514" w14:paraId="0C354CD3" w14:textId="77777777" w:rsidTr="009E04F6">
        <w:tc>
          <w:tcPr>
            <w:tcW w:w="2130" w:type="dxa"/>
            <w:shd w:val="clear" w:color="auto" w:fill="auto"/>
          </w:tcPr>
          <w:p w14:paraId="228CA7B8" w14:textId="77777777" w:rsidR="003A6DA5" w:rsidRPr="00636514" w:rsidRDefault="003A6DA5" w:rsidP="009E04F6">
            <w:pPr>
              <w:ind w:firstLine="480"/>
              <w:rPr>
                <w:kern w:val="0"/>
                <w:szCs w:val="20"/>
              </w:rPr>
            </w:pPr>
          </w:p>
        </w:tc>
        <w:tc>
          <w:tcPr>
            <w:tcW w:w="1522" w:type="dxa"/>
            <w:shd w:val="clear" w:color="auto" w:fill="auto"/>
          </w:tcPr>
          <w:p w14:paraId="090B0CE6" w14:textId="77777777" w:rsidR="003A6DA5" w:rsidRPr="00636514" w:rsidRDefault="003A6DA5" w:rsidP="009E04F6">
            <w:pPr>
              <w:ind w:firstLineChars="0" w:firstLine="0"/>
              <w:rPr>
                <w:kern w:val="0"/>
                <w:szCs w:val="20"/>
              </w:rPr>
            </w:pPr>
          </w:p>
        </w:tc>
        <w:tc>
          <w:tcPr>
            <w:tcW w:w="3686" w:type="dxa"/>
            <w:shd w:val="clear" w:color="auto" w:fill="auto"/>
          </w:tcPr>
          <w:p w14:paraId="07FA78DF" w14:textId="77777777" w:rsidR="003A6DA5" w:rsidRPr="00636514" w:rsidRDefault="003A6DA5" w:rsidP="009E04F6">
            <w:pPr>
              <w:ind w:firstLineChars="0" w:firstLine="0"/>
              <w:rPr>
                <w:kern w:val="0"/>
                <w:szCs w:val="20"/>
              </w:rPr>
            </w:pPr>
          </w:p>
        </w:tc>
        <w:tc>
          <w:tcPr>
            <w:tcW w:w="1184" w:type="dxa"/>
            <w:shd w:val="clear" w:color="auto" w:fill="auto"/>
          </w:tcPr>
          <w:p w14:paraId="2EFBC806" w14:textId="77777777" w:rsidR="003A6DA5" w:rsidRPr="00636514" w:rsidRDefault="003A6DA5" w:rsidP="009E04F6">
            <w:pPr>
              <w:ind w:firstLineChars="0" w:firstLine="0"/>
              <w:rPr>
                <w:kern w:val="0"/>
                <w:szCs w:val="20"/>
              </w:rPr>
            </w:pPr>
          </w:p>
        </w:tc>
      </w:tr>
      <w:tr w:rsidR="003A6DA5" w:rsidRPr="00636514" w14:paraId="0F22E261" w14:textId="77777777" w:rsidTr="009E04F6">
        <w:tc>
          <w:tcPr>
            <w:tcW w:w="2130" w:type="dxa"/>
            <w:shd w:val="clear" w:color="auto" w:fill="auto"/>
          </w:tcPr>
          <w:p w14:paraId="73D0E86E" w14:textId="77777777" w:rsidR="003A6DA5" w:rsidRPr="00636514" w:rsidRDefault="003A6DA5" w:rsidP="009E04F6">
            <w:pPr>
              <w:ind w:firstLine="480"/>
              <w:rPr>
                <w:kern w:val="0"/>
                <w:szCs w:val="20"/>
              </w:rPr>
            </w:pPr>
          </w:p>
        </w:tc>
        <w:tc>
          <w:tcPr>
            <w:tcW w:w="1522" w:type="dxa"/>
            <w:shd w:val="clear" w:color="auto" w:fill="auto"/>
          </w:tcPr>
          <w:p w14:paraId="3071C37D" w14:textId="77777777" w:rsidR="003A6DA5" w:rsidRPr="00636514" w:rsidRDefault="003A6DA5" w:rsidP="009E04F6">
            <w:pPr>
              <w:ind w:firstLineChars="0" w:firstLine="0"/>
              <w:rPr>
                <w:kern w:val="0"/>
                <w:szCs w:val="20"/>
              </w:rPr>
            </w:pPr>
          </w:p>
        </w:tc>
        <w:tc>
          <w:tcPr>
            <w:tcW w:w="3686" w:type="dxa"/>
            <w:shd w:val="clear" w:color="auto" w:fill="auto"/>
          </w:tcPr>
          <w:p w14:paraId="1765723F" w14:textId="77777777" w:rsidR="003A6DA5" w:rsidRPr="00636514" w:rsidRDefault="003A6DA5" w:rsidP="009E04F6">
            <w:pPr>
              <w:ind w:firstLineChars="0" w:firstLine="0"/>
              <w:rPr>
                <w:kern w:val="0"/>
                <w:szCs w:val="20"/>
              </w:rPr>
            </w:pPr>
          </w:p>
        </w:tc>
        <w:tc>
          <w:tcPr>
            <w:tcW w:w="1184" w:type="dxa"/>
            <w:shd w:val="clear" w:color="auto" w:fill="auto"/>
          </w:tcPr>
          <w:p w14:paraId="29DC9A94" w14:textId="77777777" w:rsidR="003A6DA5" w:rsidRPr="00636514" w:rsidRDefault="003A6DA5" w:rsidP="009E04F6">
            <w:pPr>
              <w:ind w:firstLineChars="0" w:firstLine="0"/>
              <w:rPr>
                <w:kern w:val="0"/>
                <w:szCs w:val="20"/>
              </w:rPr>
            </w:pPr>
          </w:p>
        </w:tc>
      </w:tr>
      <w:tr w:rsidR="003A6DA5" w:rsidRPr="00636514" w14:paraId="668FD894" w14:textId="77777777" w:rsidTr="009E04F6">
        <w:tc>
          <w:tcPr>
            <w:tcW w:w="2130" w:type="dxa"/>
            <w:shd w:val="clear" w:color="auto" w:fill="auto"/>
          </w:tcPr>
          <w:p w14:paraId="48536912" w14:textId="77777777" w:rsidR="003A6DA5" w:rsidRPr="00636514" w:rsidRDefault="003A6DA5" w:rsidP="009E04F6">
            <w:pPr>
              <w:ind w:firstLineChars="0" w:firstLine="0"/>
              <w:rPr>
                <w:kern w:val="0"/>
                <w:szCs w:val="20"/>
              </w:rPr>
            </w:pPr>
          </w:p>
        </w:tc>
        <w:tc>
          <w:tcPr>
            <w:tcW w:w="1522" w:type="dxa"/>
            <w:shd w:val="clear" w:color="auto" w:fill="auto"/>
          </w:tcPr>
          <w:p w14:paraId="42F2BC78" w14:textId="77777777" w:rsidR="003A6DA5" w:rsidRPr="00636514" w:rsidRDefault="003A6DA5" w:rsidP="009E04F6">
            <w:pPr>
              <w:ind w:firstLineChars="0" w:firstLine="0"/>
              <w:rPr>
                <w:kern w:val="0"/>
                <w:szCs w:val="20"/>
              </w:rPr>
            </w:pPr>
          </w:p>
        </w:tc>
        <w:tc>
          <w:tcPr>
            <w:tcW w:w="3686" w:type="dxa"/>
            <w:shd w:val="clear" w:color="auto" w:fill="auto"/>
          </w:tcPr>
          <w:p w14:paraId="753514C4" w14:textId="77777777" w:rsidR="003A6DA5" w:rsidRPr="00636514" w:rsidRDefault="003A6DA5" w:rsidP="009E04F6">
            <w:pPr>
              <w:ind w:firstLineChars="0" w:firstLine="0"/>
              <w:rPr>
                <w:kern w:val="0"/>
                <w:szCs w:val="20"/>
              </w:rPr>
            </w:pPr>
          </w:p>
        </w:tc>
        <w:tc>
          <w:tcPr>
            <w:tcW w:w="1184" w:type="dxa"/>
            <w:shd w:val="clear" w:color="auto" w:fill="auto"/>
          </w:tcPr>
          <w:p w14:paraId="106AA6DB" w14:textId="77777777" w:rsidR="003A6DA5" w:rsidRPr="00636514" w:rsidRDefault="003A6DA5" w:rsidP="009E04F6">
            <w:pPr>
              <w:ind w:firstLineChars="0" w:firstLine="0"/>
              <w:rPr>
                <w:kern w:val="0"/>
                <w:szCs w:val="20"/>
              </w:rPr>
            </w:pPr>
          </w:p>
        </w:tc>
      </w:tr>
      <w:tr w:rsidR="003A6DA5" w:rsidRPr="00636514" w14:paraId="162A476B" w14:textId="77777777" w:rsidTr="009E04F6">
        <w:tc>
          <w:tcPr>
            <w:tcW w:w="2130" w:type="dxa"/>
            <w:shd w:val="clear" w:color="auto" w:fill="auto"/>
          </w:tcPr>
          <w:p w14:paraId="3774885F" w14:textId="77777777" w:rsidR="003A6DA5" w:rsidRPr="00636514" w:rsidRDefault="003A6DA5" w:rsidP="009E04F6">
            <w:pPr>
              <w:ind w:firstLineChars="0" w:firstLine="0"/>
              <w:rPr>
                <w:kern w:val="0"/>
                <w:szCs w:val="20"/>
              </w:rPr>
            </w:pPr>
          </w:p>
        </w:tc>
        <w:tc>
          <w:tcPr>
            <w:tcW w:w="1522" w:type="dxa"/>
            <w:shd w:val="clear" w:color="auto" w:fill="auto"/>
          </w:tcPr>
          <w:p w14:paraId="0CA07FDA" w14:textId="77777777" w:rsidR="003A6DA5" w:rsidRPr="00636514" w:rsidRDefault="003A6DA5" w:rsidP="009E04F6">
            <w:pPr>
              <w:ind w:firstLineChars="0" w:firstLine="0"/>
              <w:rPr>
                <w:kern w:val="0"/>
                <w:szCs w:val="20"/>
              </w:rPr>
            </w:pPr>
          </w:p>
        </w:tc>
        <w:tc>
          <w:tcPr>
            <w:tcW w:w="3686" w:type="dxa"/>
            <w:shd w:val="clear" w:color="auto" w:fill="auto"/>
          </w:tcPr>
          <w:p w14:paraId="045591C9" w14:textId="77777777" w:rsidR="003A6DA5" w:rsidRPr="00636514" w:rsidRDefault="003A6DA5" w:rsidP="009E04F6">
            <w:pPr>
              <w:ind w:firstLineChars="0" w:firstLine="0"/>
              <w:rPr>
                <w:kern w:val="0"/>
                <w:szCs w:val="20"/>
              </w:rPr>
            </w:pPr>
          </w:p>
        </w:tc>
        <w:tc>
          <w:tcPr>
            <w:tcW w:w="1184" w:type="dxa"/>
            <w:shd w:val="clear" w:color="auto" w:fill="auto"/>
          </w:tcPr>
          <w:p w14:paraId="61C67959" w14:textId="77777777" w:rsidR="003A6DA5" w:rsidRPr="00636514" w:rsidRDefault="003A6DA5" w:rsidP="009E04F6">
            <w:pPr>
              <w:ind w:firstLineChars="0" w:firstLine="0"/>
              <w:rPr>
                <w:kern w:val="0"/>
                <w:szCs w:val="20"/>
              </w:rPr>
            </w:pPr>
          </w:p>
        </w:tc>
      </w:tr>
      <w:tr w:rsidR="003A6DA5" w:rsidRPr="00636514" w14:paraId="60AEF2C3" w14:textId="77777777" w:rsidTr="009E04F6">
        <w:tc>
          <w:tcPr>
            <w:tcW w:w="2130" w:type="dxa"/>
            <w:shd w:val="clear" w:color="auto" w:fill="auto"/>
          </w:tcPr>
          <w:p w14:paraId="6F027F8D" w14:textId="77777777" w:rsidR="003A6DA5" w:rsidRPr="00636514" w:rsidRDefault="003A6DA5" w:rsidP="009E04F6">
            <w:pPr>
              <w:ind w:firstLineChars="0" w:firstLine="0"/>
              <w:rPr>
                <w:kern w:val="0"/>
                <w:szCs w:val="20"/>
              </w:rPr>
            </w:pPr>
          </w:p>
        </w:tc>
        <w:tc>
          <w:tcPr>
            <w:tcW w:w="1522" w:type="dxa"/>
            <w:shd w:val="clear" w:color="auto" w:fill="auto"/>
          </w:tcPr>
          <w:p w14:paraId="4DE44074" w14:textId="77777777" w:rsidR="003A6DA5" w:rsidRPr="00636514" w:rsidRDefault="003A6DA5" w:rsidP="009E04F6">
            <w:pPr>
              <w:ind w:firstLineChars="0" w:firstLine="0"/>
              <w:rPr>
                <w:kern w:val="0"/>
                <w:szCs w:val="20"/>
              </w:rPr>
            </w:pPr>
          </w:p>
        </w:tc>
        <w:tc>
          <w:tcPr>
            <w:tcW w:w="3686" w:type="dxa"/>
            <w:shd w:val="clear" w:color="auto" w:fill="auto"/>
          </w:tcPr>
          <w:p w14:paraId="48898246" w14:textId="77777777" w:rsidR="003A6DA5" w:rsidRPr="00636514" w:rsidRDefault="003A6DA5" w:rsidP="009E04F6">
            <w:pPr>
              <w:ind w:firstLineChars="0" w:firstLine="0"/>
              <w:rPr>
                <w:kern w:val="0"/>
                <w:szCs w:val="20"/>
              </w:rPr>
            </w:pPr>
          </w:p>
        </w:tc>
        <w:tc>
          <w:tcPr>
            <w:tcW w:w="1184" w:type="dxa"/>
            <w:shd w:val="clear" w:color="auto" w:fill="auto"/>
          </w:tcPr>
          <w:p w14:paraId="5E5792FE" w14:textId="77777777" w:rsidR="003A6DA5" w:rsidRPr="00636514" w:rsidRDefault="003A6DA5" w:rsidP="009E04F6">
            <w:pPr>
              <w:ind w:firstLineChars="0" w:firstLine="0"/>
              <w:rPr>
                <w:kern w:val="0"/>
                <w:szCs w:val="20"/>
              </w:rPr>
            </w:pPr>
          </w:p>
        </w:tc>
      </w:tr>
    </w:tbl>
    <w:p w14:paraId="32A41089" w14:textId="77777777" w:rsidR="003A6DA5" w:rsidRPr="00636514" w:rsidRDefault="003A6DA5" w:rsidP="003A6DA5">
      <w:pPr>
        <w:ind w:firstLine="480"/>
      </w:pPr>
    </w:p>
    <w:p w14:paraId="5B1B2E9C" w14:textId="77777777" w:rsidR="003A6DA5" w:rsidRPr="00636514" w:rsidRDefault="003A6DA5" w:rsidP="008565C7">
      <w:pPr>
        <w:pStyle w:val="1"/>
        <w:ind w:left="240"/>
        <w:sectPr w:rsidR="003A6DA5" w:rsidRPr="00636514" w:rsidSect="00213572">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1" w:footer="992" w:gutter="0"/>
          <w:pgNumType w:fmt="upperRoman" w:chapStyle="1"/>
          <w:cols w:space="425"/>
          <w:docGrid w:type="lines" w:linePitch="312"/>
        </w:sectPr>
      </w:pPr>
    </w:p>
    <w:p w14:paraId="3CD80484" w14:textId="77777777" w:rsidR="00552298" w:rsidRPr="00636514" w:rsidRDefault="004C4360" w:rsidP="008565C7">
      <w:pPr>
        <w:pStyle w:val="1"/>
        <w:ind w:left="240"/>
      </w:pPr>
      <w:bookmarkStart w:id="2" w:name="_Toc494578081"/>
      <w:r w:rsidRPr="00636514">
        <w:lastRenderedPageBreak/>
        <w:t>摘要</w:t>
      </w:r>
      <w:bookmarkEnd w:id="0"/>
      <w:bookmarkEnd w:id="2"/>
    </w:p>
    <w:p w14:paraId="463220BB" w14:textId="1B70D2D7" w:rsidR="00D42F43" w:rsidRPr="00636514" w:rsidRDefault="005A61D5" w:rsidP="007D13ED">
      <w:pPr>
        <w:ind w:firstLine="480"/>
      </w:pPr>
      <w:r w:rsidRPr="00636514">
        <w:rPr>
          <w:rFonts w:hint="eastAsia"/>
        </w:rPr>
        <w:t>目前，</w:t>
      </w:r>
      <w:r w:rsidR="00BC4058" w:rsidRPr="00636514">
        <w:rPr>
          <w:rFonts w:hint="eastAsia"/>
        </w:rPr>
        <w:t>互联网行业和电子商务飞速发展，</w:t>
      </w:r>
      <w:r w:rsidR="00B11947" w:rsidRPr="00636514">
        <w:rPr>
          <w:rFonts w:hint="eastAsia"/>
        </w:rPr>
        <w:t>淘宝、天猫、京东</w:t>
      </w:r>
      <w:r w:rsidR="00F93ED4" w:rsidRPr="00636514">
        <w:rPr>
          <w:rFonts w:hint="eastAsia"/>
        </w:rPr>
        <w:t>等互联网公司的</w:t>
      </w:r>
      <w:r w:rsidR="00FD32E9" w:rsidRPr="00636514">
        <w:rPr>
          <w:rFonts w:hint="eastAsia"/>
        </w:rPr>
        <w:t>崛起</w:t>
      </w:r>
      <w:r w:rsidR="005B5AD1" w:rsidRPr="00636514">
        <w:rPr>
          <w:rFonts w:hint="eastAsia"/>
        </w:rPr>
        <w:t>，无不在挤压着零售业的市场。</w:t>
      </w:r>
      <w:r w:rsidR="00D60878" w:rsidRPr="00636514">
        <w:rPr>
          <w:rFonts w:hint="eastAsia"/>
        </w:rPr>
        <w:t>自动售货机行业作为一个“老牌”</w:t>
      </w:r>
      <w:r w:rsidR="00382FDA" w:rsidRPr="00636514">
        <w:rPr>
          <w:rFonts w:hint="eastAsia"/>
        </w:rPr>
        <w:t>零售</w:t>
      </w:r>
      <w:r w:rsidR="00D60878" w:rsidRPr="00636514">
        <w:rPr>
          <w:rFonts w:hint="eastAsia"/>
        </w:rPr>
        <w:t>业也在发生着日新月异的变化</w:t>
      </w:r>
      <w:r w:rsidR="00F118C0" w:rsidRPr="00636514">
        <w:rPr>
          <w:rFonts w:hint="eastAsia"/>
        </w:rPr>
        <w:t>。</w:t>
      </w:r>
      <w:r w:rsidR="00991221">
        <w:rPr>
          <w:rFonts w:hint="eastAsia"/>
        </w:rPr>
        <w:t>为增强竞争力，售货机厂商从硬件和软件上逐渐优化，来吸引</w:t>
      </w:r>
      <w:r w:rsidR="009534C8">
        <w:rPr>
          <w:rFonts w:hint="eastAsia"/>
        </w:rPr>
        <w:t>合作</w:t>
      </w:r>
      <w:r w:rsidR="00991221">
        <w:rPr>
          <w:rFonts w:hint="eastAsia"/>
        </w:rPr>
        <w:t>运营商。</w:t>
      </w:r>
    </w:p>
    <w:p w14:paraId="2B659511" w14:textId="70E18423" w:rsidR="00663A0D" w:rsidRDefault="00E72589" w:rsidP="009D3060">
      <w:pPr>
        <w:ind w:firstLine="480"/>
      </w:pPr>
      <w:r w:rsidRPr="00636514">
        <w:t>本文</w:t>
      </w:r>
      <w:r w:rsidR="006235CF" w:rsidRPr="00636514">
        <w:t>提出</w:t>
      </w:r>
      <w:r w:rsidRPr="00636514">
        <w:t>一个基于</w:t>
      </w:r>
      <w:r w:rsidRPr="00636514">
        <w:rPr>
          <w:rFonts w:hint="eastAsia"/>
        </w:rPr>
        <w:t>SaaS</w:t>
      </w:r>
      <w:r w:rsidR="00737CC3" w:rsidRPr="00636514">
        <w:rPr>
          <w:rFonts w:hint="eastAsia"/>
        </w:rPr>
        <w:t>服务</w:t>
      </w:r>
      <w:r w:rsidRPr="00636514">
        <w:rPr>
          <w:rFonts w:hint="eastAsia"/>
        </w:rPr>
        <w:t>的自动售货机云平台</w:t>
      </w:r>
      <w:r w:rsidR="00B4770D" w:rsidRPr="00636514">
        <w:rPr>
          <w:rFonts w:hint="eastAsia"/>
        </w:rPr>
        <w:t>的设计方案</w:t>
      </w:r>
      <w:r w:rsidRPr="00636514">
        <w:rPr>
          <w:rFonts w:hint="eastAsia"/>
        </w:rPr>
        <w:t>，</w:t>
      </w:r>
      <w:r w:rsidR="00733657" w:rsidRPr="00636514">
        <w:t>系统使用分层设计模式</w:t>
      </w:r>
      <w:r w:rsidR="00733657" w:rsidRPr="00636514">
        <w:rPr>
          <w:rFonts w:hint="eastAsia"/>
        </w:rPr>
        <w:t>，</w:t>
      </w:r>
      <w:r w:rsidR="00733657" w:rsidRPr="00636514">
        <w:t>租户种类和用户角色层级嵌套</w:t>
      </w:r>
      <w:r w:rsidR="00733657">
        <w:rPr>
          <w:rFonts w:hint="eastAsia"/>
        </w:rPr>
        <w:t>，</w:t>
      </w:r>
      <w:r w:rsidR="00D33407" w:rsidRPr="00636514">
        <w:rPr>
          <w:rFonts w:hint="eastAsia"/>
        </w:rPr>
        <w:t>将传统的</w:t>
      </w:r>
      <w:r w:rsidR="00733657">
        <w:rPr>
          <w:rFonts w:hint="eastAsia"/>
        </w:rPr>
        <w:t>仅供一家公司使用的单个应用系统转变为可供多个租户使用的共享平台</w:t>
      </w:r>
      <w:r w:rsidR="00663A0D">
        <w:rPr>
          <w:rFonts w:hint="eastAsia"/>
        </w:rPr>
        <w:t>。</w:t>
      </w:r>
      <w:r w:rsidR="00D93FCB" w:rsidRPr="00636514">
        <w:rPr>
          <w:rFonts w:hint="eastAsia"/>
        </w:rPr>
        <w:t>该</w:t>
      </w:r>
      <w:r w:rsidR="00D93FCB" w:rsidRPr="00636514">
        <w:t>S</w:t>
      </w:r>
      <w:r w:rsidR="00D93FCB" w:rsidRPr="00636514">
        <w:rPr>
          <w:rFonts w:hint="eastAsia"/>
        </w:rPr>
        <w:t>aaS</w:t>
      </w:r>
      <w:r w:rsidR="00D93FCB" w:rsidRPr="00636514">
        <w:rPr>
          <w:rFonts w:hint="eastAsia"/>
        </w:rPr>
        <w:t>云平台</w:t>
      </w:r>
      <w:r w:rsidR="00D93FCB">
        <w:rPr>
          <w:rFonts w:hint="eastAsia"/>
        </w:rPr>
        <w:t>支持</w:t>
      </w:r>
      <w:r w:rsidR="002429EB">
        <w:t>一</w:t>
      </w:r>
      <w:r w:rsidR="003A224B">
        <w:rPr>
          <w:rFonts w:hint="eastAsia"/>
        </w:rPr>
        <w:t>种</w:t>
      </w:r>
      <w:r w:rsidR="002429EB">
        <w:rPr>
          <w:rFonts w:hint="eastAsia"/>
        </w:rPr>
        <w:t>租户</w:t>
      </w:r>
      <w:r w:rsidR="003A224B">
        <w:rPr>
          <w:rFonts w:hint="eastAsia"/>
        </w:rPr>
        <w:t>类型</w:t>
      </w:r>
      <w:r w:rsidR="0045723C">
        <w:rPr>
          <w:rFonts w:hint="eastAsia"/>
        </w:rPr>
        <w:t>：</w:t>
      </w:r>
      <w:r w:rsidR="0086101E">
        <w:rPr>
          <w:rFonts w:hint="eastAsia"/>
        </w:rPr>
        <w:t>售货机运营商</w:t>
      </w:r>
      <w:r w:rsidR="0045723C">
        <w:rPr>
          <w:rFonts w:hint="eastAsia"/>
        </w:rPr>
        <w:t>；</w:t>
      </w:r>
      <w:r w:rsidR="00B95357">
        <w:rPr>
          <w:rFonts w:hint="eastAsia"/>
        </w:rPr>
        <w:t>两种系统用户类型</w:t>
      </w:r>
      <w:r w:rsidR="0045723C">
        <w:rPr>
          <w:rFonts w:hint="eastAsia"/>
        </w:rPr>
        <w:t>：</w:t>
      </w:r>
      <w:r w:rsidR="00B95357">
        <w:rPr>
          <w:rFonts w:hint="eastAsia"/>
        </w:rPr>
        <w:t>售货机厂商和系统管理员。</w:t>
      </w:r>
      <w:r w:rsidR="00BD42B0">
        <w:rPr>
          <w:rFonts w:hint="eastAsia"/>
        </w:rPr>
        <w:t>系统具有三个方面的功能，</w:t>
      </w:r>
      <w:r w:rsidR="003A224B">
        <w:rPr>
          <w:rFonts w:hint="eastAsia"/>
        </w:rPr>
        <w:t>针对</w:t>
      </w:r>
      <w:r w:rsidR="00F82700">
        <w:t>租户有运营商管理员功能</w:t>
      </w:r>
      <w:r w:rsidR="00F82700">
        <w:rPr>
          <w:rFonts w:hint="eastAsia"/>
        </w:rPr>
        <w:t>；针对系统用户有厂商管理员和系统管理员功能</w:t>
      </w:r>
      <w:r w:rsidR="000E16BC">
        <w:rPr>
          <w:rFonts w:hint="eastAsia"/>
        </w:rPr>
        <w:t>。</w:t>
      </w:r>
      <w:r w:rsidR="0045723C">
        <w:rPr>
          <w:rFonts w:hint="eastAsia"/>
        </w:rPr>
        <w:t>系统管理员主要包括租金管理、权限角色管理、商家管理等；</w:t>
      </w:r>
      <w:r w:rsidR="00F65A24">
        <w:rPr>
          <w:rFonts w:hint="eastAsia"/>
        </w:rPr>
        <w:t>厂商管理员功能主要包括售货机管理；</w:t>
      </w:r>
      <w:r w:rsidR="007F3F10">
        <w:rPr>
          <w:rFonts w:hint="eastAsia"/>
        </w:rPr>
        <w:t>运营商管理员功能主要包括用户管理、售货机管理、货道</w:t>
      </w:r>
      <w:r w:rsidR="0031018E">
        <w:rPr>
          <w:rFonts w:hint="eastAsia"/>
        </w:rPr>
        <w:t>管理、库存管理等</w:t>
      </w:r>
      <w:r w:rsidR="002243F5">
        <w:rPr>
          <w:rFonts w:hint="eastAsia"/>
        </w:rPr>
        <w:t>。</w:t>
      </w:r>
      <w:r w:rsidR="002F03BB" w:rsidRPr="00636514">
        <w:rPr>
          <w:rFonts w:hint="eastAsia"/>
        </w:rPr>
        <w:t>系统的部署环境和运维最终由软件提供商</w:t>
      </w:r>
      <w:r w:rsidR="00E047B4">
        <w:rPr>
          <w:rFonts w:hint="eastAsia"/>
        </w:rPr>
        <w:t>（即厂商）</w:t>
      </w:r>
      <w:r w:rsidR="002F03BB" w:rsidRPr="00636514">
        <w:rPr>
          <w:rFonts w:hint="eastAsia"/>
        </w:rPr>
        <w:t>负责，租户根据需求进行系统的租用</w:t>
      </w:r>
      <w:r w:rsidR="002F03BB">
        <w:rPr>
          <w:rFonts w:hint="eastAsia"/>
        </w:rPr>
        <w:t>。</w:t>
      </w:r>
    </w:p>
    <w:p w14:paraId="2EFE5A6D" w14:textId="169717CC" w:rsidR="009D3060" w:rsidRPr="00636514" w:rsidRDefault="00044445" w:rsidP="00AE379B">
      <w:pPr>
        <w:ind w:firstLine="480"/>
      </w:pPr>
      <w:r>
        <w:rPr>
          <w:rFonts w:hint="eastAsia"/>
        </w:rPr>
        <w:t>系统</w:t>
      </w:r>
      <w:r w:rsidR="00F36EC9" w:rsidRPr="00636514">
        <w:rPr>
          <w:rFonts w:hint="eastAsia"/>
        </w:rPr>
        <w:t>配置</w:t>
      </w:r>
      <w:r w:rsidR="00E72589" w:rsidRPr="00636514">
        <w:rPr>
          <w:rFonts w:hint="eastAsia"/>
        </w:rPr>
        <w:t>相应的</w:t>
      </w:r>
      <w:r w:rsidR="00E72589" w:rsidRPr="00636514">
        <w:rPr>
          <w:rFonts w:hint="eastAsia"/>
        </w:rPr>
        <w:t>Android</w:t>
      </w:r>
      <w:r w:rsidR="00E72589" w:rsidRPr="00636514">
        <w:rPr>
          <w:rFonts w:hint="eastAsia"/>
        </w:rPr>
        <w:t>终端</w:t>
      </w:r>
      <w:r w:rsidR="00F0284A" w:rsidRPr="00636514">
        <w:rPr>
          <w:rFonts w:hint="eastAsia"/>
        </w:rPr>
        <w:t>和最新的移动支付方式</w:t>
      </w:r>
      <w:r>
        <w:rPr>
          <w:rFonts w:hint="eastAsia"/>
        </w:rPr>
        <w:t>，</w:t>
      </w:r>
      <w:r w:rsidR="009D3060" w:rsidRPr="00636514">
        <w:rPr>
          <w:rFonts w:hint="eastAsia"/>
        </w:rPr>
        <w:t>提供基于</w:t>
      </w:r>
      <w:r w:rsidR="009D3060" w:rsidRPr="00636514">
        <w:rPr>
          <w:rFonts w:hint="eastAsia"/>
        </w:rPr>
        <w:t>Android</w:t>
      </w:r>
      <w:r w:rsidR="009D3060" w:rsidRPr="00636514">
        <w:rPr>
          <w:rFonts w:hint="eastAsia"/>
        </w:rPr>
        <w:t>的运营商端的操作员客户端以及自动售货机的销售终端。售货机终端提供广告视频的循环播放服务、商品选货服务、</w:t>
      </w:r>
      <w:r w:rsidR="009D3060" w:rsidRPr="00636514">
        <w:t>赠品服务</w:t>
      </w:r>
      <w:r w:rsidR="009D3060" w:rsidRPr="00636514">
        <w:rPr>
          <w:rFonts w:hint="eastAsia"/>
        </w:rPr>
        <w:t>和订单的移动支付（支付宝、微信、银联）服务等。</w:t>
      </w:r>
    </w:p>
    <w:p w14:paraId="3204FE2C" w14:textId="57E929D6" w:rsidR="007A5AF8" w:rsidRPr="00636514" w:rsidRDefault="00D42F43" w:rsidP="00CA5888">
      <w:pPr>
        <w:ind w:firstLine="480"/>
      </w:pPr>
      <w:r w:rsidRPr="00636514">
        <w:rPr>
          <w:rFonts w:hint="eastAsia"/>
        </w:rPr>
        <w:t>自动售货机云平台基于</w:t>
      </w:r>
      <w:r w:rsidRPr="00636514">
        <w:rPr>
          <w:rFonts w:hint="eastAsia"/>
        </w:rPr>
        <w:t>SaaS</w:t>
      </w:r>
      <w:r w:rsidRPr="00636514">
        <w:rPr>
          <w:rFonts w:hint="eastAsia"/>
        </w:rPr>
        <w:t>模式（</w:t>
      </w:r>
      <w:r w:rsidRPr="00636514">
        <w:rPr>
          <w:rFonts w:hint="eastAsia"/>
        </w:rPr>
        <w:t>Software</w:t>
      </w:r>
      <w:r w:rsidRPr="00636514">
        <w:t>-as-a-Service</w:t>
      </w:r>
      <w:r w:rsidRPr="00636514">
        <w:rPr>
          <w:rFonts w:hint="eastAsia"/>
        </w:rPr>
        <w:t>）</w:t>
      </w:r>
      <w:r w:rsidR="00997DB4" w:rsidRPr="00636514">
        <w:rPr>
          <w:rFonts w:hint="eastAsia"/>
        </w:rPr>
        <w:t>进行设计</w:t>
      </w:r>
      <w:r w:rsidR="007D538B" w:rsidRPr="00636514">
        <w:rPr>
          <w:rFonts w:hint="eastAsia"/>
        </w:rPr>
        <w:t>，</w:t>
      </w:r>
      <w:r w:rsidR="00FD32E9" w:rsidRPr="00636514">
        <w:rPr>
          <w:rFonts w:hint="eastAsia"/>
        </w:rPr>
        <w:t>数据库隔离基于多租户思想进行设计</w:t>
      </w:r>
      <w:r w:rsidR="0023055B" w:rsidRPr="00636514">
        <w:rPr>
          <w:rFonts w:hint="eastAsia"/>
        </w:rPr>
        <w:t>，</w:t>
      </w:r>
      <w:r w:rsidR="002B682F" w:rsidRPr="00636514">
        <w:rPr>
          <w:rFonts w:hint="eastAsia"/>
        </w:rPr>
        <w:t>使用</w:t>
      </w:r>
      <w:r w:rsidR="009A576D" w:rsidRPr="00636514">
        <w:rPr>
          <w:rFonts w:hint="eastAsia"/>
        </w:rPr>
        <w:t>Java</w:t>
      </w:r>
      <w:r w:rsidR="002B682F" w:rsidRPr="00636514">
        <w:rPr>
          <w:rFonts w:hint="eastAsia"/>
        </w:rPr>
        <w:t>W</w:t>
      </w:r>
      <w:r w:rsidR="009A576D" w:rsidRPr="00636514">
        <w:rPr>
          <w:rFonts w:hint="eastAsia"/>
        </w:rPr>
        <w:t>eb</w:t>
      </w:r>
      <w:r w:rsidR="00DE5784" w:rsidRPr="00636514">
        <w:rPr>
          <w:rFonts w:hint="eastAsia"/>
        </w:rPr>
        <w:t>分层思想</w:t>
      </w:r>
      <w:r w:rsidR="002B682F" w:rsidRPr="00636514">
        <w:rPr>
          <w:rFonts w:hint="eastAsia"/>
        </w:rPr>
        <w:t>进行云平台的开发。系统后台</w:t>
      </w:r>
      <w:r w:rsidR="0023055B" w:rsidRPr="00636514">
        <w:rPr>
          <w:rFonts w:hint="eastAsia"/>
        </w:rPr>
        <w:t>运用</w:t>
      </w:r>
      <w:r w:rsidR="00997DB4" w:rsidRPr="00636514">
        <w:rPr>
          <w:rFonts w:hint="eastAsia"/>
        </w:rPr>
        <w:t>SSM(Spring+SpringMVC+Mybatis)</w:t>
      </w:r>
      <w:r w:rsidR="00997DB4" w:rsidRPr="00636514">
        <w:rPr>
          <w:rFonts w:hint="eastAsia"/>
        </w:rPr>
        <w:t>框架</w:t>
      </w:r>
      <w:r w:rsidR="002B682F" w:rsidRPr="00636514">
        <w:rPr>
          <w:rFonts w:hint="eastAsia"/>
        </w:rPr>
        <w:t>进行搭建，具有</w:t>
      </w:r>
      <w:r w:rsidR="00D33407">
        <w:rPr>
          <w:rFonts w:hint="eastAsia"/>
        </w:rPr>
        <w:t>很</w:t>
      </w:r>
      <w:r w:rsidR="002B682F" w:rsidRPr="00636514">
        <w:rPr>
          <w:rFonts w:hint="eastAsia"/>
        </w:rPr>
        <w:t>强的重用性和扩展性</w:t>
      </w:r>
      <w:r w:rsidR="00FD32E9" w:rsidRPr="00636514">
        <w:rPr>
          <w:rFonts w:hint="eastAsia"/>
        </w:rPr>
        <w:t>；</w:t>
      </w:r>
      <w:r w:rsidR="003A37EB">
        <w:rPr>
          <w:rFonts w:hint="eastAsia"/>
        </w:rPr>
        <w:t>数据库使用</w:t>
      </w:r>
      <w:r w:rsidR="003A37EB">
        <w:rPr>
          <w:rFonts w:hint="eastAsia"/>
        </w:rPr>
        <w:t>Mysql</w:t>
      </w:r>
      <w:r w:rsidR="003A37EB">
        <w:rPr>
          <w:rFonts w:hint="eastAsia"/>
        </w:rPr>
        <w:t>进行</w:t>
      </w:r>
      <w:r w:rsidR="00602192">
        <w:rPr>
          <w:rFonts w:hint="eastAsia"/>
        </w:rPr>
        <w:t>实现</w:t>
      </w:r>
      <w:r w:rsidR="003E44A4">
        <w:rPr>
          <w:rFonts w:hint="eastAsia"/>
        </w:rPr>
        <w:t>；</w:t>
      </w:r>
      <w:r w:rsidR="002B682F" w:rsidRPr="00636514">
        <w:rPr>
          <w:rFonts w:hint="eastAsia"/>
        </w:rPr>
        <w:t>系统</w:t>
      </w:r>
      <w:r w:rsidR="0023055B" w:rsidRPr="00636514">
        <w:rPr>
          <w:rFonts w:hint="eastAsia"/>
        </w:rPr>
        <w:t>界</w:t>
      </w:r>
      <w:r w:rsidR="00F25F15" w:rsidRPr="00636514">
        <w:rPr>
          <w:rFonts w:hint="eastAsia"/>
        </w:rPr>
        <w:t>面</w:t>
      </w:r>
      <w:r w:rsidR="002B682F" w:rsidRPr="00636514">
        <w:rPr>
          <w:rFonts w:hint="eastAsia"/>
        </w:rPr>
        <w:t>使用</w:t>
      </w:r>
      <w:r w:rsidR="002B682F" w:rsidRPr="00636514">
        <w:rPr>
          <w:rFonts w:hint="eastAsia"/>
        </w:rPr>
        <w:t>JSP</w:t>
      </w:r>
      <w:r w:rsidR="002B682F" w:rsidRPr="00636514">
        <w:rPr>
          <w:rFonts w:hint="eastAsia"/>
        </w:rPr>
        <w:t>、</w:t>
      </w:r>
      <w:r w:rsidR="002B682F" w:rsidRPr="00636514">
        <w:rPr>
          <w:rFonts w:hint="eastAsia"/>
        </w:rPr>
        <w:t>BootStrap</w:t>
      </w:r>
      <w:r w:rsidR="002B682F" w:rsidRPr="00636514">
        <w:rPr>
          <w:rFonts w:hint="eastAsia"/>
        </w:rPr>
        <w:t>、</w:t>
      </w:r>
      <w:r w:rsidR="00394DC4" w:rsidRPr="00636514">
        <w:t>JQ</w:t>
      </w:r>
      <w:r w:rsidR="00394DC4" w:rsidRPr="00636514">
        <w:rPr>
          <w:rFonts w:hint="eastAsia"/>
        </w:rPr>
        <w:t>uery</w:t>
      </w:r>
      <w:r w:rsidR="002B682F" w:rsidRPr="00636514">
        <w:rPr>
          <w:rFonts w:hint="eastAsia"/>
        </w:rPr>
        <w:t>、</w:t>
      </w:r>
      <w:r w:rsidR="002B682F" w:rsidRPr="00636514">
        <w:rPr>
          <w:rFonts w:hint="eastAsia"/>
        </w:rPr>
        <w:t>Ajax</w:t>
      </w:r>
      <w:r w:rsidR="002B682F" w:rsidRPr="00636514">
        <w:rPr>
          <w:rFonts w:hint="eastAsia"/>
        </w:rPr>
        <w:t>等</w:t>
      </w:r>
      <w:r w:rsidR="0023055B" w:rsidRPr="00636514">
        <w:rPr>
          <w:rFonts w:hint="eastAsia"/>
        </w:rPr>
        <w:t>前端技术</w:t>
      </w:r>
      <w:r w:rsidR="002B682F" w:rsidRPr="00636514">
        <w:rPr>
          <w:rFonts w:hint="eastAsia"/>
        </w:rPr>
        <w:t>进行</w:t>
      </w:r>
      <w:r w:rsidR="0023055B" w:rsidRPr="00636514">
        <w:rPr>
          <w:rFonts w:hint="eastAsia"/>
        </w:rPr>
        <w:t>设计和</w:t>
      </w:r>
      <w:r w:rsidR="002B682F" w:rsidRPr="00636514">
        <w:rPr>
          <w:rFonts w:hint="eastAsia"/>
        </w:rPr>
        <w:t>开发</w:t>
      </w:r>
      <w:r w:rsidR="008C78C3" w:rsidRPr="00636514">
        <w:rPr>
          <w:rFonts w:hint="eastAsia"/>
        </w:rPr>
        <w:t>，</w:t>
      </w:r>
      <w:r w:rsidR="006E35F3" w:rsidRPr="00636514">
        <w:rPr>
          <w:rFonts w:hint="eastAsia"/>
        </w:rPr>
        <w:t>符合</w:t>
      </w:r>
      <w:r w:rsidR="00E821F7" w:rsidRPr="00636514">
        <w:rPr>
          <w:rFonts w:hint="eastAsia"/>
        </w:rPr>
        <w:t>当前</w:t>
      </w:r>
      <w:r w:rsidR="00E821F7" w:rsidRPr="00636514">
        <w:rPr>
          <w:rFonts w:hint="eastAsia"/>
        </w:rPr>
        <w:t>UI</w:t>
      </w:r>
      <w:r w:rsidR="00E821F7" w:rsidRPr="00636514">
        <w:rPr>
          <w:rFonts w:hint="eastAsia"/>
        </w:rPr>
        <w:t>设计的发展趋势</w:t>
      </w:r>
      <w:r w:rsidR="00FD32E9" w:rsidRPr="00636514">
        <w:rPr>
          <w:rFonts w:hint="eastAsia"/>
        </w:rPr>
        <w:t>；</w:t>
      </w:r>
      <w:r w:rsidR="0023055B" w:rsidRPr="00636514">
        <w:rPr>
          <w:rFonts w:hint="eastAsia"/>
        </w:rPr>
        <w:t>客户</w:t>
      </w:r>
      <w:r w:rsidR="002B682F" w:rsidRPr="00636514">
        <w:rPr>
          <w:rFonts w:hint="eastAsia"/>
        </w:rPr>
        <w:t>终端</w:t>
      </w:r>
      <w:r w:rsidR="00EB2860" w:rsidRPr="00636514">
        <w:rPr>
          <w:rFonts w:hint="eastAsia"/>
        </w:rPr>
        <w:t>使用</w:t>
      </w:r>
      <w:r w:rsidR="00EB2860" w:rsidRPr="00636514">
        <w:rPr>
          <w:rFonts w:hint="eastAsia"/>
        </w:rPr>
        <w:t>miniUSBFT1D</w:t>
      </w:r>
      <w:r w:rsidR="00EB2860" w:rsidRPr="00636514">
        <w:t>串口转换线和设备主控板进行连接</w:t>
      </w:r>
      <w:r w:rsidR="00EB2860" w:rsidRPr="00636514">
        <w:rPr>
          <w:rFonts w:hint="eastAsia"/>
        </w:rPr>
        <w:t>，</w:t>
      </w:r>
      <w:r w:rsidR="002B682F" w:rsidRPr="00636514">
        <w:rPr>
          <w:rFonts w:hint="eastAsia"/>
        </w:rPr>
        <w:t>采用</w:t>
      </w:r>
      <w:r w:rsidR="00997DB4" w:rsidRPr="00636514">
        <w:rPr>
          <w:rFonts w:hint="eastAsia"/>
        </w:rPr>
        <w:t>Android</w:t>
      </w:r>
      <w:r w:rsidR="00997DB4" w:rsidRPr="00636514">
        <w:rPr>
          <w:rFonts w:hint="eastAsia"/>
        </w:rPr>
        <w:t>和串口技术进行开发</w:t>
      </w:r>
      <w:r w:rsidR="0023055B" w:rsidRPr="00636514">
        <w:rPr>
          <w:rFonts w:hint="eastAsia"/>
        </w:rPr>
        <w:t>，能够</w:t>
      </w:r>
      <w:r w:rsidR="0023055B" w:rsidRPr="00636514">
        <w:t>有效的降低产品成本</w:t>
      </w:r>
      <w:r w:rsidR="00997DB4" w:rsidRPr="00636514">
        <w:rPr>
          <w:rFonts w:hint="eastAsia"/>
        </w:rPr>
        <w:t>。</w:t>
      </w:r>
      <w:r w:rsidR="004C7F90" w:rsidRPr="00636514">
        <w:rPr>
          <w:rFonts w:hint="eastAsia"/>
        </w:rPr>
        <w:t>该平台</w:t>
      </w:r>
      <w:r w:rsidR="00A87BB9" w:rsidRPr="00636514">
        <w:rPr>
          <w:rFonts w:hint="eastAsia"/>
        </w:rPr>
        <w:t>提供基于</w:t>
      </w:r>
      <w:r w:rsidR="00A87BB9" w:rsidRPr="00636514">
        <w:rPr>
          <w:rFonts w:hint="eastAsia"/>
        </w:rPr>
        <w:t>Web</w:t>
      </w:r>
      <w:r w:rsidR="00A87BB9" w:rsidRPr="00636514">
        <w:rPr>
          <w:rFonts w:hint="eastAsia"/>
        </w:rPr>
        <w:t>的访问入口</w:t>
      </w:r>
      <w:r w:rsidR="009C75CA" w:rsidRPr="00636514">
        <w:rPr>
          <w:rFonts w:hint="eastAsia"/>
        </w:rPr>
        <w:t>，</w:t>
      </w:r>
      <w:r w:rsidR="00A87BB9" w:rsidRPr="00636514">
        <w:rPr>
          <w:rFonts w:hint="eastAsia"/>
        </w:rPr>
        <w:t>租户</w:t>
      </w:r>
      <w:r w:rsidR="00A05E78" w:rsidRPr="00636514">
        <w:rPr>
          <w:rFonts w:hint="eastAsia"/>
        </w:rPr>
        <w:t>通过访问</w:t>
      </w:r>
      <w:r w:rsidR="00A05E78" w:rsidRPr="00636514">
        <w:rPr>
          <w:rFonts w:hint="eastAsia"/>
        </w:rPr>
        <w:t>Web</w:t>
      </w:r>
      <w:r w:rsidR="00A05E78" w:rsidRPr="00636514">
        <w:rPr>
          <w:rFonts w:hint="eastAsia"/>
        </w:rPr>
        <w:t>页面进行注册和系统的</w:t>
      </w:r>
      <w:r w:rsidR="00A05E78" w:rsidRPr="00636514">
        <w:t>使用</w:t>
      </w:r>
      <w:r w:rsidR="00A05E78" w:rsidRPr="00636514">
        <w:rPr>
          <w:rFonts w:hint="eastAsia"/>
        </w:rPr>
        <w:t>，</w:t>
      </w:r>
      <w:r w:rsidR="00062C64" w:rsidRPr="00636514">
        <w:rPr>
          <w:rFonts w:hint="eastAsia"/>
        </w:rPr>
        <w:t>无需</w:t>
      </w:r>
      <w:r w:rsidR="00CA247D" w:rsidRPr="00636514">
        <w:rPr>
          <w:rFonts w:hint="eastAsia"/>
        </w:rPr>
        <w:t>在</w:t>
      </w:r>
      <w:r w:rsidR="00A05E78" w:rsidRPr="00636514">
        <w:rPr>
          <w:rFonts w:hint="eastAsia"/>
        </w:rPr>
        <w:t>本地进行系统的安装和维护</w:t>
      </w:r>
      <w:r w:rsidR="00467D86">
        <w:rPr>
          <w:rFonts w:hint="eastAsia"/>
        </w:rPr>
        <w:t>，</w:t>
      </w:r>
      <w:r w:rsidR="0012362A" w:rsidRPr="00636514">
        <w:rPr>
          <w:rFonts w:hint="eastAsia"/>
        </w:rPr>
        <w:t>减少了资源的浪费和信息化的成本。</w:t>
      </w:r>
    </w:p>
    <w:p w14:paraId="47075E47" w14:textId="77777777" w:rsidR="00FE1744" w:rsidRPr="00636514" w:rsidRDefault="00FE1744" w:rsidP="00FE1744">
      <w:pPr>
        <w:ind w:firstLineChars="0" w:firstLine="0"/>
      </w:pPr>
      <w:r w:rsidRPr="00636514">
        <w:rPr>
          <w:b/>
        </w:rPr>
        <w:t>关键词</w:t>
      </w:r>
      <w:r w:rsidRPr="00636514">
        <w:rPr>
          <w:rFonts w:hint="eastAsia"/>
          <w:b/>
        </w:rPr>
        <w:t>：</w:t>
      </w:r>
      <w:r w:rsidRPr="00636514">
        <w:rPr>
          <w:rFonts w:hint="eastAsia"/>
        </w:rPr>
        <w:t>SaaS</w:t>
      </w:r>
      <w:r w:rsidRPr="00636514">
        <w:rPr>
          <w:rFonts w:hint="eastAsia"/>
        </w:rPr>
        <w:t>平台、</w:t>
      </w:r>
      <w:r w:rsidR="007D538B" w:rsidRPr="00636514">
        <w:rPr>
          <w:rFonts w:hint="eastAsia"/>
        </w:rPr>
        <w:t>多租户框架、</w:t>
      </w:r>
      <w:r w:rsidRPr="00636514">
        <w:rPr>
          <w:rFonts w:hint="eastAsia"/>
        </w:rPr>
        <w:t>SSM</w:t>
      </w:r>
      <w:r w:rsidRPr="00636514">
        <w:rPr>
          <w:rFonts w:hint="eastAsia"/>
        </w:rPr>
        <w:t>框架、自动售货机、</w:t>
      </w:r>
      <w:r w:rsidRPr="00636514">
        <w:rPr>
          <w:rFonts w:hint="eastAsia"/>
        </w:rPr>
        <w:t>Android</w:t>
      </w:r>
      <w:r w:rsidRPr="00636514">
        <w:rPr>
          <w:rFonts w:hint="eastAsia"/>
        </w:rPr>
        <w:t>、移动支付</w:t>
      </w:r>
    </w:p>
    <w:p w14:paraId="00B8AFA0" w14:textId="77777777" w:rsidR="004C4360" w:rsidRPr="00636514" w:rsidRDefault="000234E3" w:rsidP="008565C7">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4578082"/>
      <w:r w:rsidR="004C4360" w:rsidRPr="00636514">
        <w:lastRenderedPageBreak/>
        <w:t>ABSTRACT</w:t>
      </w:r>
      <w:bookmarkEnd w:id="3"/>
      <w:bookmarkEnd w:id="4"/>
      <w:bookmarkEnd w:id="5"/>
      <w:bookmarkEnd w:id="6"/>
      <w:bookmarkEnd w:id="7"/>
      <w:bookmarkEnd w:id="8"/>
      <w:bookmarkEnd w:id="9"/>
      <w:bookmarkEnd w:id="10"/>
    </w:p>
    <w:p w14:paraId="61F4E9DF" w14:textId="0A6F68C3" w:rsidR="006E2E41" w:rsidRDefault="006E2E41" w:rsidP="008514CA">
      <w:pPr>
        <w:ind w:firstLine="480"/>
      </w:pPr>
      <w:r w:rsidRPr="006E2E41">
        <w:t>At present, the rapid development of the Internet industry and e-commerce, Taobao,</w:t>
      </w:r>
      <w:r w:rsidR="00FE2CC4">
        <w:t xml:space="preserve"> </w:t>
      </w:r>
      <w:r w:rsidRPr="006E2E41">
        <w:t>Tmall,</w:t>
      </w:r>
      <w:r w:rsidR="00FE2CC4">
        <w:t xml:space="preserve"> </w:t>
      </w:r>
      <w:r w:rsidRPr="006E2E41">
        <w:t>Jingdong and other Internet Co's rise, all in the extrusion of the retail market.</w:t>
      </w:r>
      <w:r w:rsidR="00FE2CC4">
        <w:t xml:space="preserve"> </w:t>
      </w:r>
      <w:r w:rsidRPr="006E2E41">
        <w:t>The vending machine industry as a "veteran" retail industry is also experiencing change rapidly changes.</w:t>
      </w:r>
    </w:p>
    <w:p w14:paraId="4035257B" w14:textId="574C8F77" w:rsidR="008514CA" w:rsidRDefault="000D4809" w:rsidP="008514CA">
      <w:pPr>
        <w:ind w:firstLine="480"/>
      </w:pPr>
      <w:r w:rsidRPr="000D4809">
        <w:t>In view of the current development trend of the Internet, this paper proposes a design scheme based on SaaS service automatic vending machine cloud platform,</w:t>
      </w:r>
      <w:r w:rsidR="00FE2CC4">
        <w:t xml:space="preserve"> </w:t>
      </w:r>
      <w:r w:rsidRPr="000D4809">
        <w:t>the mode will change the traditional application system just for a company to a</w:t>
      </w:r>
      <w:r w:rsidR="00FE2CC4">
        <w:t xml:space="preserve"> </w:t>
      </w:r>
      <w:r w:rsidR="006D7941">
        <w:t>new  shared platform for multi</w:t>
      </w:r>
      <w:r w:rsidR="006D7941">
        <w:rPr>
          <w:rFonts w:hint="eastAsia"/>
        </w:rPr>
        <w:t>-</w:t>
      </w:r>
      <w:r w:rsidRPr="000D4809">
        <w:t>tenant ,</w:t>
      </w:r>
      <w:r w:rsidR="00FE2CC4">
        <w:t xml:space="preserve"> </w:t>
      </w:r>
      <w:r w:rsidRPr="000D4809">
        <w:t>and configures the corresponding Android terminal and the latest mobile payment mode.</w:t>
      </w:r>
      <w:r w:rsidR="00FE2CC4">
        <w:t xml:space="preserve"> </w:t>
      </w:r>
      <w:r w:rsidRPr="000D4809">
        <w:t>There are two types of tenants of the SaaS cloud platform, respectively is the operator of the vending machine and vending machine manufacturers, According to the function, it can be divided into three parts, namely administrator, vendor and vending machine module, each module also includes a plurality of function points.</w:t>
      </w:r>
      <w:r w:rsidR="00FE2CC4">
        <w:t xml:space="preserve"> </w:t>
      </w:r>
      <w:r w:rsidRPr="000D4809">
        <w:t>At the same time, the system also provides Android client based on operators, client operators, and vending machines for sale terminals.</w:t>
      </w:r>
      <w:r w:rsidR="00FE2CC4">
        <w:t xml:space="preserve"> </w:t>
      </w:r>
      <w:r w:rsidRPr="000D4809">
        <w:t>The vending machine terminal to provide advertising video playback,</w:t>
      </w:r>
      <w:r w:rsidR="00FE2CC4">
        <w:t xml:space="preserve"> </w:t>
      </w:r>
      <w:r w:rsidRPr="000D4809">
        <w:t>selection goods,</w:t>
      </w:r>
      <w:r w:rsidR="00FE2CC4">
        <w:t xml:space="preserve"> </w:t>
      </w:r>
      <w:r w:rsidRPr="000D4809">
        <w:t>gifts and mobile payment (Alipay, WeChat, China UnionPay) services etc..</w:t>
      </w:r>
    </w:p>
    <w:p w14:paraId="1C667B36" w14:textId="5A4BF278" w:rsidR="00565E1B" w:rsidRDefault="008514CA" w:rsidP="008514CA">
      <w:pPr>
        <w:ind w:firstLine="480"/>
      </w:pPr>
      <w:r w:rsidRPr="008514CA">
        <w:t>The cloud platform of vending machine is based on SaaS model (Software-as-a-Service) for the design, database isolation is based on the idea of multi tenancy, and the development of cloud platform is implemented by using the idea of JavaWeb hierarchy.</w:t>
      </w:r>
      <w:r w:rsidR="00FE2CC4">
        <w:t xml:space="preserve"> </w:t>
      </w:r>
      <w:r w:rsidRPr="008514CA">
        <w:t>Syste</w:t>
      </w:r>
      <w:r w:rsidRPr="008514CA">
        <w:rPr>
          <w:rFonts w:hint="eastAsia"/>
        </w:rPr>
        <w:t>m background using SSM(Spring+SpringMVC+Mybatis) framework to build, has strong reusability and expansibility. Implement the database used by Mysql</w:t>
      </w:r>
      <w:r w:rsidRPr="008514CA">
        <w:rPr>
          <w:rFonts w:hint="eastAsia"/>
        </w:rPr>
        <w:t>，</w:t>
      </w:r>
      <w:r w:rsidR="00FE2CC4">
        <w:rPr>
          <w:rFonts w:hint="eastAsia"/>
        </w:rPr>
        <w:t xml:space="preserve">  </w:t>
      </w:r>
      <w:r w:rsidRPr="008514CA">
        <w:rPr>
          <w:rFonts w:hint="eastAsia"/>
        </w:rPr>
        <w:t>system UI using JSP,</w:t>
      </w:r>
      <w:r w:rsidR="00FE2CC4">
        <w:t xml:space="preserve"> </w:t>
      </w:r>
      <w:r w:rsidRPr="008514CA">
        <w:rPr>
          <w:rFonts w:hint="eastAsia"/>
        </w:rPr>
        <w:t xml:space="preserve">BootStrap, JQuery, Ajax and other front-end technology in design and development, flow </w:t>
      </w:r>
      <w:r w:rsidRPr="008514CA">
        <w:t>the trend of UI design; client terminal use miniUSBFT1D serial port line to communite with the equipment master control board,</w:t>
      </w:r>
      <w:r w:rsidR="00FE2CC4">
        <w:t xml:space="preserve"> </w:t>
      </w:r>
      <w:r w:rsidRPr="008514CA">
        <w:t>it is developed by Android , can effectively reduce the cost of products.</w:t>
      </w:r>
      <w:r w:rsidR="00FE2CC4">
        <w:t xml:space="preserve"> </w:t>
      </w:r>
      <w:r w:rsidRPr="008514CA">
        <w:t>The platform provides access to the portal by</w:t>
      </w:r>
      <w:r w:rsidR="00FE2CC4">
        <w:t xml:space="preserve"> </w:t>
      </w:r>
      <w:r w:rsidRPr="008514CA">
        <w:t>web, which allows the tenant to register and use the system by accessing the Web page without the installation and maintenance of the system locally.</w:t>
      </w:r>
    </w:p>
    <w:p w14:paraId="49205B61" w14:textId="52133C1F" w:rsidR="00040A38" w:rsidRPr="00636514" w:rsidRDefault="00040A38" w:rsidP="00040A38">
      <w:pPr>
        <w:ind w:firstLine="480"/>
      </w:pPr>
      <w:r>
        <w:lastRenderedPageBreak/>
        <w:t>The system uses hierarchical design pattern, tenant type and user role hierarchy nesting, and implements the cloud platform system based on SaaS mode.</w:t>
      </w:r>
      <w:r w:rsidR="00FE2CC4">
        <w:t xml:space="preserve"> The deployment environment</w:t>
      </w:r>
      <w:r>
        <w:t>,</w:t>
      </w:r>
      <w:r w:rsidR="00FE2CC4">
        <w:t xml:space="preserve"> </w:t>
      </w:r>
      <w:r>
        <w:t>operation and maintenance of the system are ultimately carried out by the software provider. The tenants rent the system in accordance with the requirements, thus reducing the waste of resources and the cost of information.</w:t>
      </w:r>
    </w:p>
    <w:p w14:paraId="4A01441B" w14:textId="77777777" w:rsidR="00E00FE0" w:rsidRDefault="00E00FE0" w:rsidP="00500F35">
      <w:pPr>
        <w:ind w:firstLineChars="0" w:firstLine="0"/>
        <w:rPr>
          <w:rFonts w:ascii="Times New Roman" w:hAnsi="Times New Roman"/>
          <w:b/>
        </w:rPr>
      </w:pPr>
    </w:p>
    <w:p w14:paraId="22918449" w14:textId="77777777" w:rsidR="00500F35" w:rsidRPr="00636514" w:rsidRDefault="00500F35" w:rsidP="00500F35">
      <w:pPr>
        <w:ind w:firstLineChars="0" w:firstLine="0"/>
        <w:rPr>
          <w:rFonts w:ascii="Times New Roman" w:hAnsi="Times New Roman"/>
          <w:lang w:val="x-none" w:eastAsia="x-none"/>
        </w:rPr>
      </w:pPr>
      <w:r w:rsidRPr="00636514">
        <w:rPr>
          <w:rFonts w:ascii="Times New Roman" w:hAnsi="Times New Roman"/>
          <w:b/>
        </w:rPr>
        <w:t xml:space="preserve">Keywords: </w:t>
      </w:r>
      <w:r w:rsidR="00883B89" w:rsidRPr="00636514">
        <w:rPr>
          <w:rFonts w:ascii="Times New Roman" w:hAnsi="Times New Roman"/>
          <w:lang w:val="x-none" w:eastAsia="x-none"/>
        </w:rPr>
        <w:t>SaaS platform, multi-</w:t>
      </w:r>
      <w:r w:rsidRPr="00636514">
        <w:rPr>
          <w:rFonts w:ascii="Times New Roman" w:hAnsi="Times New Roman"/>
          <w:lang w:val="x-none" w:eastAsia="x-none"/>
        </w:rPr>
        <w:t>tenant framework, SSM framework, vending machines, Android, mobile payment</w:t>
      </w:r>
    </w:p>
    <w:p w14:paraId="438CAACD" w14:textId="77777777" w:rsidR="006D72BC" w:rsidRPr="00636514" w:rsidRDefault="000234E3" w:rsidP="006D72BC">
      <w:pPr>
        <w:pStyle w:val="a7"/>
        <w:ind w:firstLine="643"/>
      </w:pPr>
      <w:r w:rsidRPr="00636514">
        <w:br w:type="page"/>
      </w:r>
      <w:bookmarkStart w:id="11" w:name="_Toc492673746"/>
      <w:bookmarkStart w:id="12" w:name="_Toc494578083"/>
      <w:r w:rsidR="004C4360" w:rsidRPr="00636514">
        <w:rPr>
          <w:rFonts w:hint="eastAsia"/>
        </w:rPr>
        <w:lastRenderedPageBreak/>
        <w:t>目录</w:t>
      </w:r>
      <w:bookmarkEnd w:id="11"/>
      <w:bookmarkEnd w:id="12"/>
    </w:p>
    <w:p w14:paraId="469F0FE4" w14:textId="77777777" w:rsidR="00964AD1" w:rsidRDefault="00A87353">
      <w:pPr>
        <w:pStyle w:val="11"/>
        <w:rPr>
          <w:ins w:id="13" w:author="Miley Ren" w:date="2017-09-30T23:39:00Z"/>
          <w:rFonts w:asciiTheme="minorHAnsi" w:eastAsiaTheme="minorEastAsia"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ins w:id="14" w:author="Miley Ren" w:date="2017-09-30T23:39:00Z">
        <w:r w:rsidR="00964AD1" w:rsidRPr="001371FB">
          <w:rPr>
            <w:rStyle w:val="af"/>
            <w:noProof/>
          </w:rPr>
          <w:fldChar w:fldCharType="begin"/>
        </w:r>
        <w:r w:rsidR="00964AD1" w:rsidRPr="001371FB">
          <w:rPr>
            <w:rStyle w:val="af"/>
            <w:noProof/>
          </w:rPr>
          <w:instrText xml:space="preserve"> </w:instrText>
        </w:r>
        <w:r w:rsidR="00964AD1">
          <w:rPr>
            <w:noProof/>
          </w:rPr>
          <w:instrText>HYPERLINK \l "_Toc494578081"</w:instrText>
        </w:r>
        <w:r w:rsidR="00964AD1" w:rsidRPr="001371FB">
          <w:rPr>
            <w:rStyle w:val="af"/>
            <w:noProof/>
          </w:rPr>
          <w:instrText xml:space="preserve"> </w:instrText>
        </w:r>
        <w:r w:rsidR="00964AD1" w:rsidRPr="001371FB">
          <w:rPr>
            <w:rStyle w:val="af"/>
            <w:noProof/>
          </w:rPr>
          <w:fldChar w:fldCharType="separate"/>
        </w:r>
        <w:r w:rsidR="00964AD1" w:rsidRPr="001371FB">
          <w:rPr>
            <w:rStyle w:val="af"/>
            <w:rFonts w:hint="eastAsia"/>
            <w:noProof/>
          </w:rPr>
          <w:t>摘要</w:t>
        </w:r>
        <w:r w:rsidR="00964AD1">
          <w:rPr>
            <w:noProof/>
            <w:webHidden/>
          </w:rPr>
          <w:tab/>
        </w:r>
        <w:r w:rsidR="00964AD1">
          <w:rPr>
            <w:noProof/>
            <w:webHidden/>
          </w:rPr>
          <w:fldChar w:fldCharType="begin"/>
        </w:r>
        <w:r w:rsidR="00964AD1">
          <w:rPr>
            <w:noProof/>
            <w:webHidden/>
          </w:rPr>
          <w:instrText xml:space="preserve"> PAGEREF _Toc494578081 \h </w:instrText>
        </w:r>
      </w:ins>
      <w:r w:rsidR="00964AD1">
        <w:rPr>
          <w:noProof/>
          <w:webHidden/>
        </w:rPr>
      </w:r>
      <w:r w:rsidR="00964AD1">
        <w:rPr>
          <w:noProof/>
          <w:webHidden/>
        </w:rPr>
        <w:fldChar w:fldCharType="separate"/>
      </w:r>
      <w:ins w:id="15" w:author="Miley Ren" w:date="2017-09-30T23:39:00Z">
        <w:r w:rsidR="00964AD1">
          <w:rPr>
            <w:noProof/>
            <w:webHidden/>
          </w:rPr>
          <w:t>I</w:t>
        </w:r>
        <w:r w:rsidR="00964AD1">
          <w:rPr>
            <w:noProof/>
            <w:webHidden/>
          </w:rPr>
          <w:fldChar w:fldCharType="end"/>
        </w:r>
        <w:r w:rsidR="00964AD1" w:rsidRPr="001371FB">
          <w:rPr>
            <w:rStyle w:val="af"/>
            <w:noProof/>
          </w:rPr>
          <w:fldChar w:fldCharType="end"/>
        </w:r>
      </w:ins>
    </w:p>
    <w:p w14:paraId="5F316A67" w14:textId="77777777" w:rsidR="00964AD1" w:rsidRDefault="00964AD1">
      <w:pPr>
        <w:pStyle w:val="11"/>
        <w:rPr>
          <w:ins w:id="16" w:author="Miley Ren" w:date="2017-09-30T23:39:00Z"/>
          <w:rFonts w:asciiTheme="minorHAnsi" w:eastAsiaTheme="minorEastAsia" w:hAnsiTheme="minorHAnsi" w:cstheme="minorBidi"/>
          <w:noProof/>
          <w:kern w:val="2"/>
          <w:sz w:val="21"/>
        </w:rPr>
      </w:pPr>
      <w:ins w:id="17" w:author="Miley Ren" w:date="2017-09-30T23:39:00Z">
        <w:r w:rsidRPr="001371FB">
          <w:rPr>
            <w:rStyle w:val="af"/>
            <w:noProof/>
          </w:rPr>
          <w:fldChar w:fldCharType="begin"/>
        </w:r>
        <w:r w:rsidRPr="001371FB">
          <w:rPr>
            <w:rStyle w:val="af"/>
            <w:noProof/>
          </w:rPr>
          <w:instrText xml:space="preserve"> </w:instrText>
        </w:r>
        <w:r>
          <w:rPr>
            <w:noProof/>
          </w:rPr>
          <w:instrText>HYPERLINK \l "_Toc494578082"</w:instrText>
        </w:r>
        <w:r w:rsidRPr="001371FB">
          <w:rPr>
            <w:rStyle w:val="af"/>
            <w:noProof/>
          </w:rPr>
          <w:instrText xml:space="preserve"> </w:instrText>
        </w:r>
        <w:r w:rsidRPr="001371FB">
          <w:rPr>
            <w:rStyle w:val="af"/>
            <w:noProof/>
          </w:rPr>
          <w:fldChar w:fldCharType="separate"/>
        </w:r>
        <w:r w:rsidRPr="001371FB">
          <w:rPr>
            <w:rStyle w:val="af"/>
            <w:noProof/>
          </w:rPr>
          <w:t>ABSTRACT</w:t>
        </w:r>
        <w:r>
          <w:rPr>
            <w:noProof/>
            <w:webHidden/>
          </w:rPr>
          <w:tab/>
        </w:r>
        <w:r>
          <w:rPr>
            <w:noProof/>
            <w:webHidden/>
          </w:rPr>
          <w:fldChar w:fldCharType="begin"/>
        </w:r>
        <w:r>
          <w:rPr>
            <w:noProof/>
            <w:webHidden/>
          </w:rPr>
          <w:instrText xml:space="preserve"> PAGEREF _Toc494578082 \h </w:instrText>
        </w:r>
      </w:ins>
      <w:r>
        <w:rPr>
          <w:noProof/>
          <w:webHidden/>
        </w:rPr>
      </w:r>
      <w:r>
        <w:rPr>
          <w:noProof/>
          <w:webHidden/>
        </w:rPr>
        <w:fldChar w:fldCharType="separate"/>
      </w:r>
      <w:ins w:id="18" w:author="Miley Ren" w:date="2017-09-30T23:39:00Z">
        <w:r>
          <w:rPr>
            <w:noProof/>
            <w:webHidden/>
          </w:rPr>
          <w:t>II</w:t>
        </w:r>
        <w:r>
          <w:rPr>
            <w:noProof/>
            <w:webHidden/>
          </w:rPr>
          <w:fldChar w:fldCharType="end"/>
        </w:r>
        <w:r w:rsidRPr="001371FB">
          <w:rPr>
            <w:rStyle w:val="af"/>
            <w:noProof/>
          </w:rPr>
          <w:fldChar w:fldCharType="end"/>
        </w:r>
      </w:ins>
    </w:p>
    <w:p w14:paraId="05CBE3B0" w14:textId="77777777" w:rsidR="00964AD1" w:rsidRDefault="00964AD1">
      <w:pPr>
        <w:pStyle w:val="11"/>
        <w:rPr>
          <w:ins w:id="19" w:author="Miley Ren" w:date="2017-09-30T23:39:00Z"/>
          <w:rFonts w:asciiTheme="minorHAnsi" w:eastAsiaTheme="minorEastAsia" w:hAnsiTheme="minorHAnsi" w:cstheme="minorBidi"/>
          <w:noProof/>
          <w:kern w:val="2"/>
          <w:sz w:val="21"/>
        </w:rPr>
      </w:pPr>
      <w:ins w:id="20" w:author="Miley Ren" w:date="2017-09-30T23:39:00Z">
        <w:r w:rsidRPr="001371FB">
          <w:rPr>
            <w:rStyle w:val="af"/>
            <w:noProof/>
          </w:rPr>
          <w:fldChar w:fldCharType="begin"/>
        </w:r>
        <w:r w:rsidRPr="001371FB">
          <w:rPr>
            <w:rStyle w:val="af"/>
            <w:noProof/>
          </w:rPr>
          <w:instrText xml:space="preserve"> </w:instrText>
        </w:r>
        <w:r>
          <w:rPr>
            <w:noProof/>
          </w:rPr>
          <w:instrText>HYPERLINK \l "_Toc494578083"</w:instrText>
        </w:r>
        <w:r w:rsidRPr="001371FB">
          <w:rPr>
            <w:rStyle w:val="af"/>
            <w:noProof/>
          </w:rPr>
          <w:instrText xml:space="preserve"> </w:instrText>
        </w:r>
        <w:r w:rsidRPr="001371FB">
          <w:rPr>
            <w:rStyle w:val="af"/>
            <w:noProof/>
          </w:rPr>
          <w:fldChar w:fldCharType="separate"/>
        </w:r>
        <w:r w:rsidRPr="001371FB">
          <w:rPr>
            <w:rStyle w:val="af"/>
            <w:rFonts w:hint="eastAsia"/>
            <w:noProof/>
          </w:rPr>
          <w:t>目录</w:t>
        </w:r>
        <w:r>
          <w:rPr>
            <w:noProof/>
            <w:webHidden/>
          </w:rPr>
          <w:tab/>
        </w:r>
        <w:r>
          <w:rPr>
            <w:noProof/>
            <w:webHidden/>
          </w:rPr>
          <w:fldChar w:fldCharType="begin"/>
        </w:r>
        <w:r>
          <w:rPr>
            <w:noProof/>
            <w:webHidden/>
          </w:rPr>
          <w:instrText xml:space="preserve"> PAGEREF _Toc494578083 \h </w:instrText>
        </w:r>
      </w:ins>
      <w:r>
        <w:rPr>
          <w:noProof/>
          <w:webHidden/>
        </w:rPr>
      </w:r>
      <w:r>
        <w:rPr>
          <w:noProof/>
          <w:webHidden/>
        </w:rPr>
        <w:fldChar w:fldCharType="separate"/>
      </w:r>
      <w:ins w:id="21" w:author="Miley Ren" w:date="2017-09-30T23:39:00Z">
        <w:r>
          <w:rPr>
            <w:noProof/>
            <w:webHidden/>
          </w:rPr>
          <w:t>IV</w:t>
        </w:r>
        <w:r>
          <w:rPr>
            <w:noProof/>
            <w:webHidden/>
          </w:rPr>
          <w:fldChar w:fldCharType="end"/>
        </w:r>
        <w:r w:rsidRPr="001371FB">
          <w:rPr>
            <w:rStyle w:val="af"/>
            <w:noProof/>
          </w:rPr>
          <w:fldChar w:fldCharType="end"/>
        </w:r>
      </w:ins>
    </w:p>
    <w:p w14:paraId="79EA8A7C" w14:textId="77777777" w:rsidR="00964AD1" w:rsidRDefault="00964AD1">
      <w:pPr>
        <w:pStyle w:val="11"/>
        <w:rPr>
          <w:ins w:id="22" w:author="Miley Ren" w:date="2017-09-30T23:39:00Z"/>
          <w:rFonts w:asciiTheme="minorHAnsi" w:eastAsiaTheme="minorEastAsia" w:hAnsiTheme="minorHAnsi" w:cstheme="minorBidi"/>
          <w:noProof/>
          <w:kern w:val="2"/>
          <w:sz w:val="21"/>
        </w:rPr>
      </w:pPr>
      <w:ins w:id="23" w:author="Miley Ren" w:date="2017-09-30T23:39:00Z">
        <w:r w:rsidRPr="001371FB">
          <w:rPr>
            <w:rStyle w:val="af"/>
            <w:noProof/>
          </w:rPr>
          <w:fldChar w:fldCharType="begin"/>
        </w:r>
        <w:r w:rsidRPr="001371FB">
          <w:rPr>
            <w:rStyle w:val="af"/>
            <w:noProof/>
          </w:rPr>
          <w:instrText xml:space="preserve"> </w:instrText>
        </w:r>
        <w:r>
          <w:rPr>
            <w:noProof/>
          </w:rPr>
          <w:instrText>HYPERLINK \l "_Toc494578084"</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1</w:t>
        </w:r>
        <w:r w:rsidRPr="001371FB">
          <w:rPr>
            <w:rStyle w:val="af"/>
            <w:rFonts w:hint="eastAsia"/>
            <w:noProof/>
          </w:rPr>
          <w:t>章</w:t>
        </w:r>
        <w:r w:rsidRPr="001371FB">
          <w:rPr>
            <w:rStyle w:val="af"/>
            <w:noProof/>
          </w:rPr>
          <w:t xml:space="preserve"> </w:t>
        </w:r>
        <w:r w:rsidRPr="001371FB">
          <w:rPr>
            <w:rStyle w:val="af"/>
            <w:rFonts w:hint="eastAsia"/>
            <w:noProof/>
          </w:rPr>
          <w:t>引言</w:t>
        </w:r>
        <w:r>
          <w:rPr>
            <w:noProof/>
            <w:webHidden/>
          </w:rPr>
          <w:tab/>
        </w:r>
        <w:r>
          <w:rPr>
            <w:noProof/>
            <w:webHidden/>
          </w:rPr>
          <w:fldChar w:fldCharType="begin"/>
        </w:r>
        <w:r>
          <w:rPr>
            <w:noProof/>
            <w:webHidden/>
          </w:rPr>
          <w:instrText xml:space="preserve"> PAGEREF _Toc494578084 \h </w:instrText>
        </w:r>
      </w:ins>
      <w:r>
        <w:rPr>
          <w:noProof/>
          <w:webHidden/>
        </w:rPr>
      </w:r>
      <w:r>
        <w:rPr>
          <w:noProof/>
          <w:webHidden/>
        </w:rPr>
        <w:fldChar w:fldCharType="separate"/>
      </w:r>
      <w:ins w:id="24" w:author="Miley Ren" w:date="2017-09-30T23:39:00Z">
        <w:r>
          <w:rPr>
            <w:noProof/>
            <w:webHidden/>
          </w:rPr>
          <w:t>1</w:t>
        </w:r>
        <w:r>
          <w:rPr>
            <w:noProof/>
            <w:webHidden/>
          </w:rPr>
          <w:fldChar w:fldCharType="end"/>
        </w:r>
        <w:r w:rsidRPr="001371FB">
          <w:rPr>
            <w:rStyle w:val="af"/>
            <w:noProof/>
          </w:rPr>
          <w:fldChar w:fldCharType="end"/>
        </w:r>
      </w:ins>
    </w:p>
    <w:p w14:paraId="35CFB60D" w14:textId="77777777" w:rsidR="00964AD1" w:rsidRDefault="00964AD1">
      <w:pPr>
        <w:pStyle w:val="20"/>
        <w:tabs>
          <w:tab w:val="right" w:leader="dot" w:pos="8296"/>
        </w:tabs>
        <w:rPr>
          <w:ins w:id="25" w:author="Miley Ren" w:date="2017-09-30T23:39:00Z"/>
          <w:rFonts w:asciiTheme="minorHAnsi" w:eastAsiaTheme="minorEastAsia" w:hAnsiTheme="minorHAnsi" w:cstheme="minorBidi"/>
          <w:noProof/>
          <w:kern w:val="2"/>
          <w:sz w:val="21"/>
        </w:rPr>
      </w:pPr>
      <w:ins w:id="26" w:author="Miley Ren" w:date="2017-09-30T23:39:00Z">
        <w:r w:rsidRPr="001371FB">
          <w:rPr>
            <w:rStyle w:val="af"/>
            <w:noProof/>
          </w:rPr>
          <w:fldChar w:fldCharType="begin"/>
        </w:r>
        <w:r w:rsidRPr="001371FB">
          <w:rPr>
            <w:rStyle w:val="af"/>
            <w:noProof/>
          </w:rPr>
          <w:instrText xml:space="preserve"> </w:instrText>
        </w:r>
        <w:r>
          <w:rPr>
            <w:noProof/>
          </w:rPr>
          <w:instrText>HYPERLINK \l "_Toc494578085"</w:instrText>
        </w:r>
        <w:r w:rsidRPr="001371FB">
          <w:rPr>
            <w:rStyle w:val="af"/>
            <w:noProof/>
          </w:rPr>
          <w:instrText xml:space="preserve"> </w:instrText>
        </w:r>
        <w:r w:rsidRPr="001371FB">
          <w:rPr>
            <w:rStyle w:val="af"/>
            <w:noProof/>
          </w:rPr>
          <w:fldChar w:fldCharType="separate"/>
        </w:r>
        <w:r w:rsidRPr="001371FB">
          <w:rPr>
            <w:rStyle w:val="af"/>
            <w:noProof/>
          </w:rPr>
          <w:t xml:space="preserve">1.1 </w:t>
        </w:r>
        <w:r w:rsidRPr="001371FB">
          <w:rPr>
            <w:rStyle w:val="af"/>
            <w:rFonts w:hint="eastAsia"/>
            <w:noProof/>
          </w:rPr>
          <w:t>研究背景及意义</w:t>
        </w:r>
        <w:r>
          <w:rPr>
            <w:noProof/>
            <w:webHidden/>
          </w:rPr>
          <w:tab/>
        </w:r>
        <w:r>
          <w:rPr>
            <w:noProof/>
            <w:webHidden/>
          </w:rPr>
          <w:fldChar w:fldCharType="begin"/>
        </w:r>
        <w:r>
          <w:rPr>
            <w:noProof/>
            <w:webHidden/>
          </w:rPr>
          <w:instrText xml:space="preserve"> PAGEREF _Toc494578085 \h </w:instrText>
        </w:r>
      </w:ins>
      <w:r>
        <w:rPr>
          <w:noProof/>
          <w:webHidden/>
        </w:rPr>
      </w:r>
      <w:r>
        <w:rPr>
          <w:noProof/>
          <w:webHidden/>
        </w:rPr>
        <w:fldChar w:fldCharType="separate"/>
      </w:r>
      <w:ins w:id="27" w:author="Miley Ren" w:date="2017-09-30T23:39:00Z">
        <w:r>
          <w:rPr>
            <w:noProof/>
            <w:webHidden/>
          </w:rPr>
          <w:t>1</w:t>
        </w:r>
        <w:r>
          <w:rPr>
            <w:noProof/>
            <w:webHidden/>
          </w:rPr>
          <w:fldChar w:fldCharType="end"/>
        </w:r>
        <w:r w:rsidRPr="001371FB">
          <w:rPr>
            <w:rStyle w:val="af"/>
            <w:noProof/>
          </w:rPr>
          <w:fldChar w:fldCharType="end"/>
        </w:r>
      </w:ins>
    </w:p>
    <w:p w14:paraId="7C87E610" w14:textId="77777777" w:rsidR="00964AD1" w:rsidRDefault="00964AD1">
      <w:pPr>
        <w:pStyle w:val="20"/>
        <w:tabs>
          <w:tab w:val="right" w:leader="dot" w:pos="8296"/>
        </w:tabs>
        <w:rPr>
          <w:ins w:id="28" w:author="Miley Ren" w:date="2017-09-30T23:39:00Z"/>
          <w:rFonts w:asciiTheme="minorHAnsi" w:eastAsiaTheme="minorEastAsia" w:hAnsiTheme="minorHAnsi" w:cstheme="minorBidi"/>
          <w:noProof/>
          <w:kern w:val="2"/>
          <w:sz w:val="21"/>
        </w:rPr>
      </w:pPr>
      <w:ins w:id="29" w:author="Miley Ren" w:date="2017-09-30T23:39:00Z">
        <w:r w:rsidRPr="001371FB">
          <w:rPr>
            <w:rStyle w:val="af"/>
            <w:noProof/>
          </w:rPr>
          <w:fldChar w:fldCharType="begin"/>
        </w:r>
        <w:r w:rsidRPr="001371FB">
          <w:rPr>
            <w:rStyle w:val="af"/>
            <w:noProof/>
          </w:rPr>
          <w:instrText xml:space="preserve"> </w:instrText>
        </w:r>
        <w:r>
          <w:rPr>
            <w:noProof/>
          </w:rPr>
          <w:instrText>HYPERLINK \l "_Toc494578086"</w:instrText>
        </w:r>
        <w:r w:rsidRPr="001371FB">
          <w:rPr>
            <w:rStyle w:val="af"/>
            <w:noProof/>
          </w:rPr>
          <w:instrText xml:space="preserve"> </w:instrText>
        </w:r>
        <w:r w:rsidRPr="001371FB">
          <w:rPr>
            <w:rStyle w:val="af"/>
            <w:noProof/>
          </w:rPr>
          <w:fldChar w:fldCharType="separate"/>
        </w:r>
        <w:r w:rsidRPr="001371FB">
          <w:rPr>
            <w:rStyle w:val="af"/>
            <w:noProof/>
          </w:rPr>
          <w:t xml:space="preserve">1.2 </w:t>
        </w:r>
        <w:r w:rsidRPr="001371FB">
          <w:rPr>
            <w:rStyle w:val="af"/>
            <w:rFonts w:hint="eastAsia"/>
            <w:noProof/>
          </w:rPr>
          <w:t>研究现状</w:t>
        </w:r>
        <w:r>
          <w:rPr>
            <w:noProof/>
            <w:webHidden/>
          </w:rPr>
          <w:tab/>
        </w:r>
        <w:r>
          <w:rPr>
            <w:noProof/>
            <w:webHidden/>
          </w:rPr>
          <w:fldChar w:fldCharType="begin"/>
        </w:r>
        <w:r>
          <w:rPr>
            <w:noProof/>
            <w:webHidden/>
          </w:rPr>
          <w:instrText xml:space="preserve"> PAGEREF _Toc494578086 \h </w:instrText>
        </w:r>
      </w:ins>
      <w:r>
        <w:rPr>
          <w:noProof/>
          <w:webHidden/>
        </w:rPr>
      </w:r>
      <w:r>
        <w:rPr>
          <w:noProof/>
          <w:webHidden/>
        </w:rPr>
        <w:fldChar w:fldCharType="separate"/>
      </w:r>
      <w:ins w:id="30" w:author="Miley Ren" w:date="2017-09-30T23:39:00Z">
        <w:r>
          <w:rPr>
            <w:noProof/>
            <w:webHidden/>
          </w:rPr>
          <w:t>2</w:t>
        </w:r>
        <w:r>
          <w:rPr>
            <w:noProof/>
            <w:webHidden/>
          </w:rPr>
          <w:fldChar w:fldCharType="end"/>
        </w:r>
        <w:r w:rsidRPr="001371FB">
          <w:rPr>
            <w:rStyle w:val="af"/>
            <w:noProof/>
          </w:rPr>
          <w:fldChar w:fldCharType="end"/>
        </w:r>
      </w:ins>
    </w:p>
    <w:p w14:paraId="0491EFBF" w14:textId="77777777" w:rsidR="00964AD1" w:rsidRDefault="00964AD1">
      <w:pPr>
        <w:pStyle w:val="20"/>
        <w:tabs>
          <w:tab w:val="right" w:leader="dot" w:pos="8296"/>
        </w:tabs>
        <w:rPr>
          <w:ins w:id="31" w:author="Miley Ren" w:date="2017-09-30T23:39:00Z"/>
          <w:rFonts w:asciiTheme="minorHAnsi" w:eastAsiaTheme="minorEastAsia" w:hAnsiTheme="minorHAnsi" w:cstheme="minorBidi"/>
          <w:noProof/>
          <w:kern w:val="2"/>
          <w:sz w:val="21"/>
        </w:rPr>
      </w:pPr>
      <w:ins w:id="32" w:author="Miley Ren" w:date="2017-09-30T23:39:00Z">
        <w:r w:rsidRPr="001371FB">
          <w:rPr>
            <w:rStyle w:val="af"/>
            <w:noProof/>
          </w:rPr>
          <w:fldChar w:fldCharType="begin"/>
        </w:r>
        <w:r w:rsidRPr="001371FB">
          <w:rPr>
            <w:rStyle w:val="af"/>
            <w:noProof/>
          </w:rPr>
          <w:instrText xml:space="preserve"> </w:instrText>
        </w:r>
        <w:r>
          <w:rPr>
            <w:noProof/>
          </w:rPr>
          <w:instrText>HYPERLINK \l "_Toc494578087"</w:instrText>
        </w:r>
        <w:r w:rsidRPr="001371FB">
          <w:rPr>
            <w:rStyle w:val="af"/>
            <w:noProof/>
          </w:rPr>
          <w:instrText xml:space="preserve"> </w:instrText>
        </w:r>
        <w:r w:rsidRPr="001371FB">
          <w:rPr>
            <w:rStyle w:val="af"/>
            <w:noProof/>
          </w:rPr>
          <w:fldChar w:fldCharType="separate"/>
        </w:r>
        <w:r w:rsidRPr="001371FB">
          <w:rPr>
            <w:rStyle w:val="af"/>
            <w:noProof/>
          </w:rPr>
          <w:t xml:space="preserve">1.3 </w:t>
        </w:r>
        <w:r w:rsidRPr="001371FB">
          <w:rPr>
            <w:rStyle w:val="af"/>
            <w:rFonts w:hint="eastAsia"/>
            <w:noProof/>
          </w:rPr>
          <w:t>主要研究内容</w:t>
        </w:r>
        <w:r>
          <w:rPr>
            <w:noProof/>
            <w:webHidden/>
          </w:rPr>
          <w:tab/>
        </w:r>
        <w:r>
          <w:rPr>
            <w:noProof/>
            <w:webHidden/>
          </w:rPr>
          <w:fldChar w:fldCharType="begin"/>
        </w:r>
        <w:r>
          <w:rPr>
            <w:noProof/>
            <w:webHidden/>
          </w:rPr>
          <w:instrText xml:space="preserve"> PAGEREF _Toc494578087 \h </w:instrText>
        </w:r>
      </w:ins>
      <w:r>
        <w:rPr>
          <w:noProof/>
          <w:webHidden/>
        </w:rPr>
      </w:r>
      <w:r>
        <w:rPr>
          <w:noProof/>
          <w:webHidden/>
        </w:rPr>
        <w:fldChar w:fldCharType="separate"/>
      </w:r>
      <w:ins w:id="33" w:author="Miley Ren" w:date="2017-09-30T23:39:00Z">
        <w:r>
          <w:rPr>
            <w:noProof/>
            <w:webHidden/>
          </w:rPr>
          <w:t>3</w:t>
        </w:r>
        <w:r>
          <w:rPr>
            <w:noProof/>
            <w:webHidden/>
          </w:rPr>
          <w:fldChar w:fldCharType="end"/>
        </w:r>
        <w:r w:rsidRPr="001371FB">
          <w:rPr>
            <w:rStyle w:val="af"/>
            <w:noProof/>
          </w:rPr>
          <w:fldChar w:fldCharType="end"/>
        </w:r>
      </w:ins>
    </w:p>
    <w:p w14:paraId="6DA736A5" w14:textId="77777777" w:rsidR="00964AD1" w:rsidRDefault="00964AD1">
      <w:pPr>
        <w:pStyle w:val="20"/>
        <w:tabs>
          <w:tab w:val="right" w:leader="dot" w:pos="8296"/>
        </w:tabs>
        <w:rPr>
          <w:ins w:id="34" w:author="Miley Ren" w:date="2017-09-30T23:39:00Z"/>
          <w:rFonts w:asciiTheme="minorHAnsi" w:eastAsiaTheme="minorEastAsia" w:hAnsiTheme="minorHAnsi" w:cstheme="minorBidi"/>
          <w:noProof/>
          <w:kern w:val="2"/>
          <w:sz w:val="21"/>
        </w:rPr>
      </w:pPr>
      <w:ins w:id="35" w:author="Miley Ren" w:date="2017-09-30T23:39:00Z">
        <w:r w:rsidRPr="001371FB">
          <w:rPr>
            <w:rStyle w:val="af"/>
            <w:noProof/>
          </w:rPr>
          <w:fldChar w:fldCharType="begin"/>
        </w:r>
        <w:r w:rsidRPr="001371FB">
          <w:rPr>
            <w:rStyle w:val="af"/>
            <w:noProof/>
          </w:rPr>
          <w:instrText xml:space="preserve"> </w:instrText>
        </w:r>
        <w:r>
          <w:rPr>
            <w:noProof/>
          </w:rPr>
          <w:instrText>HYPERLINK \l "_Toc494578088"</w:instrText>
        </w:r>
        <w:r w:rsidRPr="001371FB">
          <w:rPr>
            <w:rStyle w:val="af"/>
            <w:noProof/>
          </w:rPr>
          <w:instrText xml:space="preserve"> </w:instrText>
        </w:r>
        <w:r w:rsidRPr="001371FB">
          <w:rPr>
            <w:rStyle w:val="af"/>
            <w:noProof/>
          </w:rPr>
          <w:fldChar w:fldCharType="separate"/>
        </w:r>
        <w:r w:rsidRPr="001371FB">
          <w:rPr>
            <w:rStyle w:val="af"/>
            <w:noProof/>
          </w:rPr>
          <w:t xml:space="preserve">1.4 </w:t>
        </w:r>
        <w:r w:rsidRPr="001371FB">
          <w:rPr>
            <w:rStyle w:val="af"/>
            <w:rFonts w:hint="eastAsia"/>
            <w:noProof/>
          </w:rPr>
          <w:t>本文结构</w:t>
        </w:r>
        <w:r>
          <w:rPr>
            <w:noProof/>
            <w:webHidden/>
          </w:rPr>
          <w:tab/>
        </w:r>
        <w:r>
          <w:rPr>
            <w:noProof/>
            <w:webHidden/>
          </w:rPr>
          <w:fldChar w:fldCharType="begin"/>
        </w:r>
        <w:r>
          <w:rPr>
            <w:noProof/>
            <w:webHidden/>
          </w:rPr>
          <w:instrText xml:space="preserve"> PAGEREF _Toc494578088 \h </w:instrText>
        </w:r>
      </w:ins>
      <w:r>
        <w:rPr>
          <w:noProof/>
          <w:webHidden/>
        </w:rPr>
      </w:r>
      <w:r>
        <w:rPr>
          <w:noProof/>
          <w:webHidden/>
        </w:rPr>
        <w:fldChar w:fldCharType="separate"/>
      </w:r>
      <w:ins w:id="36" w:author="Miley Ren" w:date="2017-09-30T23:39:00Z">
        <w:r>
          <w:rPr>
            <w:noProof/>
            <w:webHidden/>
          </w:rPr>
          <w:t>4</w:t>
        </w:r>
        <w:r>
          <w:rPr>
            <w:noProof/>
            <w:webHidden/>
          </w:rPr>
          <w:fldChar w:fldCharType="end"/>
        </w:r>
        <w:r w:rsidRPr="001371FB">
          <w:rPr>
            <w:rStyle w:val="af"/>
            <w:noProof/>
          </w:rPr>
          <w:fldChar w:fldCharType="end"/>
        </w:r>
      </w:ins>
    </w:p>
    <w:p w14:paraId="42E843FD" w14:textId="77777777" w:rsidR="00964AD1" w:rsidRDefault="00964AD1">
      <w:pPr>
        <w:pStyle w:val="11"/>
        <w:rPr>
          <w:ins w:id="37" w:author="Miley Ren" w:date="2017-09-30T23:39:00Z"/>
          <w:rFonts w:asciiTheme="minorHAnsi" w:eastAsiaTheme="minorEastAsia" w:hAnsiTheme="minorHAnsi" w:cstheme="minorBidi"/>
          <w:noProof/>
          <w:kern w:val="2"/>
          <w:sz w:val="21"/>
        </w:rPr>
      </w:pPr>
      <w:ins w:id="38" w:author="Miley Ren" w:date="2017-09-30T23:39:00Z">
        <w:r w:rsidRPr="001371FB">
          <w:rPr>
            <w:rStyle w:val="af"/>
            <w:noProof/>
          </w:rPr>
          <w:fldChar w:fldCharType="begin"/>
        </w:r>
        <w:r w:rsidRPr="001371FB">
          <w:rPr>
            <w:rStyle w:val="af"/>
            <w:noProof/>
          </w:rPr>
          <w:instrText xml:space="preserve"> </w:instrText>
        </w:r>
        <w:r>
          <w:rPr>
            <w:noProof/>
          </w:rPr>
          <w:instrText>HYPERLINK \l "_Toc494578089"</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2</w:t>
        </w:r>
        <w:r w:rsidRPr="001371FB">
          <w:rPr>
            <w:rStyle w:val="af"/>
            <w:rFonts w:hint="eastAsia"/>
            <w:noProof/>
          </w:rPr>
          <w:t>章</w:t>
        </w:r>
        <w:r w:rsidRPr="001371FB">
          <w:rPr>
            <w:rStyle w:val="af"/>
            <w:noProof/>
          </w:rPr>
          <w:t xml:space="preserve"> </w:t>
        </w:r>
        <w:r w:rsidRPr="001371FB">
          <w:rPr>
            <w:rStyle w:val="af"/>
            <w:rFonts w:hint="eastAsia"/>
            <w:noProof/>
          </w:rPr>
          <w:t>相关技术概述</w:t>
        </w:r>
        <w:r>
          <w:rPr>
            <w:noProof/>
            <w:webHidden/>
          </w:rPr>
          <w:tab/>
        </w:r>
        <w:r>
          <w:rPr>
            <w:noProof/>
            <w:webHidden/>
          </w:rPr>
          <w:fldChar w:fldCharType="begin"/>
        </w:r>
        <w:r>
          <w:rPr>
            <w:noProof/>
            <w:webHidden/>
          </w:rPr>
          <w:instrText xml:space="preserve"> PAGEREF _Toc494578089 \h </w:instrText>
        </w:r>
      </w:ins>
      <w:r>
        <w:rPr>
          <w:noProof/>
          <w:webHidden/>
        </w:rPr>
      </w:r>
      <w:r>
        <w:rPr>
          <w:noProof/>
          <w:webHidden/>
        </w:rPr>
        <w:fldChar w:fldCharType="separate"/>
      </w:r>
      <w:ins w:id="39" w:author="Miley Ren" w:date="2017-09-30T23:39:00Z">
        <w:r>
          <w:rPr>
            <w:noProof/>
            <w:webHidden/>
          </w:rPr>
          <w:t>5</w:t>
        </w:r>
        <w:r>
          <w:rPr>
            <w:noProof/>
            <w:webHidden/>
          </w:rPr>
          <w:fldChar w:fldCharType="end"/>
        </w:r>
        <w:r w:rsidRPr="001371FB">
          <w:rPr>
            <w:rStyle w:val="af"/>
            <w:noProof/>
          </w:rPr>
          <w:fldChar w:fldCharType="end"/>
        </w:r>
      </w:ins>
    </w:p>
    <w:p w14:paraId="6385180D" w14:textId="77777777" w:rsidR="00964AD1" w:rsidRDefault="00964AD1">
      <w:pPr>
        <w:pStyle w:val="20"/>
        <w:tabs>
          <w:tab w:val="right" w:leader="dot" w:pos="8296"/>
        </w:tabs>
        <w:rPr>
          <w:ins w:id="40" w:author="Miley Ren" w:date="2017-09-30T23:39:00Z"/>
          <w:rFonts w:asciiTheme="minorHAnsi" w:eastAsiaTheme="minorEastAsia" w:hAnsiTheme="minorHAnsi" w:cstheme="minorBidi"/>
          <w:noProof/>
          <w:kern w:val="2"/>
          <w:sz w:val="21"/>
        </w:rPr>
      </w:pPr>
      <w:ins w:id="41" w:author="Miley Ren" w:date="2017-09-30T23:39:00Z">
        <w:r w:rsidRPr="001371FB">
          <w:rPr>
            <w:rStyle w:val="af"/>
            <w:noProof/>
          </w:rPr>
          <w:fldChar w:fldCharType="begin"/>
        </w:r>
        <w:r w:rsidRPr="001371FB">
          <w:rPr>
            <w:rStyle w:val="af"/>
            <w:noProof/>
          </w:rPr>
          <w:instrText xml:space="preserve"> </w:instrText>
        </w:r>
        <w:r>
          <w:rPr>
            <w:noProof/>
          </w:rPr>
          <w:instrText>HYPERLINK \l "_Toc494578090"</w:instrText>
        </w:r>
        <w:r w:rsidRPr="001371FB">
          <w:rPr>
            <w:rStyle w:val="af"/>
            <w:noProof/>
          </w:rPr>
          <w:instrText xml:space="preserve"> </w:instrText>
        </w:r>
        <w:r w:rsidRPr="001371FB">
          <w:rPr>
            <w:rStyle w:val="af"/>
            <w:noProof/>
          </w:rPr>
          <w:fldChar w:fldCharType="separate"/>
        </w:r>
        <w:r w:rsidRPr="001371FB">
          <w:rPr>
            <w:rStyle w:val="af"/>
            <w:noProof/>
          </w:rPr>
          <w:t xml:space="preserve">2.1 </w:t>
        </w:r>
        <w:r w:rsidRPr="001371FB">
          <w:rPr>
            <w:rStyle w:val="af"/>
            <w:rFonts w:hint="eastAsia"/>
            <w:noProof/>
          </w:rPr>
          <w:t>多租户和</w:t>
        </w:r>
        <w:r w:rsidRPr="001371FB">
          <w:rPr>
            <w:rStyle w:val="af"/>
            <w:noProof/>
          </w:rPr>
          <w:t>SaaS</w:t>
        </w:r>
        <w:r w:rsidRPr="001371FB">
          <w:rPr>
            <w:rStyle w:val="af"/>
            <w:rFonts w:hint="eastAsia"/>
            <w:noProof/>
          </w:rPr>
          <w:t>服务</w:t>
        </w:r>
        <w:r>
          <w:rPr>
            <w:noProof/>
            <w:webHidden/>
          </w:rPr>
          <w:tab/>
        </w:r>
        <w:r>
          <w:rPr>
            <w:noProof/>
            <w:webHidden/>
          </w:rPr>
          <w:fldChar w:fldCharType="begin"/>
        </w:r>
        <w:r>
          <w:rPr>
            <w:noProof/>
            <w:webHidden/>
          </w:rPr>
          <w:instrText xml:space="preserve"> PAGEREF _Toc494578090 \h </w:instrText>
        </w:r>
      </w:ins>
      <w:r>
        <w:rPr>
          <w:noProof/>
          <w:webHidden/>
        </w:rPr>
      </w:r>
      <w:r>
        <w:rPr>
          <w:noProof/>
          <w:webHidden/>
        </w:rPr>
        <w:fldChar w:fldCharType="separate"/>
      </w:r>
      <w:ins w:id="42" w:author="Miley Ren" w:date="2017-09-30T23:39:00Z">
        <w:r>
          <w:rPr>
            <w:noProof/>
            <w:webHidden/>
          </w:rPr>
          <w:t>5</w:t>
        </w:r>
        <w:r>
          <w:rPr>
            <w:noProof/>
            <w:webHidden/>
          </w:rPr>
          <w:fldChar w:fldCharType="end"/>
        </w:r>
        <w:r w:rsidRPr="001371FB">
          <w:rPr>
            <w:rStyle w:val="af"/>
            <w:noProof/>
          </w:rPr>
          <w:fldChar w:fldCharType="end"/>
        </w:r>
      </w:ins>
    </w:p>
    <w:p w14:paraId="03F88E15" w14:textId="77777777" w:rsidR="00964AD1" w:rsidRDefault="00964AD1">
      <w:pPr>
        <w:pStyle w:val="20"/>
        <w:tabs>
          <w:tab w:val="right" w:leader="dot" w:pos="8296"/>
        </w:tabs>
        <w:rPr>
          <w:ins w:id="43" w:author="Miley Ren" w:date="2017-09-30T23:39:00Z"/>
          <w:rFonts w:asciiTheme="minorHAnsi" w:eastAsiaTheme="minorEastAsia" w:hAnsiTheme="minorHAnsi" w:cstheme="minorBidi"/>
          <w:noProof/>
          <w:kern w:val="2"/>
          <w:sz w:val="21"/>
        </w:rPr>
      </w:pPr>
      <w:ins w:id="44" w:author="Miley Ren" w:date="2017-09-30T23:39:00Z">
        <w:r w:rsidRPr="001371FB">
          <w:rPr>
            <w:rStyle w:val="af"/>
            <w:noProof/>
          </w:rPr>
          <w:fldChar w:fldCharType="begin"/>
        </w:r>
        <w:r w:rsidRPr="001371FB">
          <w:rPr>
            <w:rStyle w:val="af"/>
            <w:noProof/>
          </w:rPr>
          <w:instrText xml:space="preserve"> </w:instrText>
        </w:r>
        <w:r>
          <w:rPr>
            <w:noProof/>
          </w:rPr>
          <w:instrText>HYPERLINK \l "_Toc494578091"</w:instrText>
        </w:r>
        <w:r w:rsidRPr="001371FB">
          <w:rPr>
            <w:rStyle w:val="af"/>
            <w:noProof/>
          </w:rPr>
          <w:instrText xml:space="preserve"> </w:instrText>
        </w:r>
        <w:r w:rsidRPr="001371FB">
          <w:rPr>
            <w:rStyle w:val="af"/>
            <w:noProof/>
          </w:rPr>
          <w:fldChar w:fldCharType="separate"/>
        </w:r>
        <w:r w:rsidRPr="001371FB">
          <w:rPr>
            <w:rStyle w:val="af"/>
            <w:noProof/>
          </w:rPr>
          <w:t>2.2 SSM</w:t>
        </w:r>
        <w:r w:rsidRPr="001371FB">
          <w:rPr>
            <w:rStyle w:val="af"/>
            <w:rFonts w:hint="eastAsia"/>
            <w:noProof/>
          </w:rPr>
          <w:t>框架</w:t>
        </w:r>
        <w:r>
          <w:rPr>
            <w:noProof/>
            <w:webHidden/>
          </w:rPr>
          <w:tab/>
        </w:r>
        <w:r>
          <w:rPr>
            <w:noProof/>
            <w:webHidden/>
          </w:rPr>
          <w:fldChar w:fldCharType="begin"/>
        </w:r>
        <w:r>
          <w:rPr>
            <w:noProof/>
            <w:webHidden/>
          </w:rPr>
          <w:instrText xml:space="preserve"> PAGEREF _Toc494578091 \h </w:instrText>
        </w:r>
      </w:ins>
      <w:r>
        <w:rPr>
          <w:noProof/>
          <w:webHidden/>
        </w:rPr>
      </w:r>
      <w:r>
        <w:rPr>
          <w:noProof/>
          <w:webHidden/>
        </w:rPr>
        <w:fldChar w:fldCharType="separate"/>
      </w:r>
      <w:ins w:id="45" w:author="Miley Ren" w:date="2017-09-30T23:39:00Z">
        <w:r>
          <w:rPr>
            <w:noProof/>
            <w:webHidden/>
          </w:rPr>
          <w:t>8</w:t>
        </w:r>
        <w:r>
          <w:rPr>
            <w:noProof/>
            <w:webHidden/>
          </w:rPr>
          <w:fldChar w:fldCharType="end"/>
        </w:r>
        <w:r w:rsidRPr="001371FB">
          <w:rPr>
            <w:rStyle w:val="af"/>
            <w:noProof/>
          </w:rPr>
          <w:fldChar w:fldCharType="end"/>
        </w:r>
      </w:ins>
    </w:p>
    <w:p w14:paraId="716F698F" w14:textId="77777777" w:rsidR="00964AD1" w:rsidRDefault="00964AD1">
      <w:pPr>
        <w:pStyle w:val="20"/>
        <w:tabs>
          <w:tab w:val="right" w:leader="dot" w:pos="8296"/>
        </w:tabs>
        <w:rPr>
          <w:ins w:id="46" w:author="Miley Ren" w:date="2017-09-30T23:39:00Z"/>
          <w:rFonts w:asciiTheme="minorHAnsi" w:eastAsiaTheme="minorEastAsia" w:hAnsiTheme="minorHAnsi" w:cstheme="minorBidi"/>
          <w:noProof/>
          <w:kern w:val="2"/>
          <w:sz w:val="21"/>
        </w:rPr>
      </w:pPr>
      <w:ins w:id="47" w:author="Miley Ren" w:date="2017-09-30T23:39:00Z">
        <w:r w:rsidRPr="001371FB">
          <w:rPr>
            <w:rStyle w:val="af"/>
            <w:noProof/>
          </w:rPr>
          <w:fldChar w:fldCharType="begin"/>
        </w:r>
        <w:r w:rsidRPr="001371FB">
          <w:rPr>
            <w:rStyle w:val="af"/>
            <w:noProof/>
          </w:rPr>
          <w:instrText xml:space="preserve"> </w:instrText>
        </w:r>
        <w:r>
          <w:rPr>
            <w:noProof/>
          </w:rPr>
          <w:instrText>HYPERLINK \l "_Toc494578092"</w:instrText>
        </w:r>
        <w:r w:rsidRPr="001371FB">
          <w:rPr>
            <w:rStyle w:val="af"/>
            <w:noProof/>
          </w:rPr>
          <w:instrText xml:space="preserve"> </w:instrText>
        </w:r>
        <w:r w:rsidRPr="001371FB">
          <w:rPr>
            <w:rStyle w:val="af"/>
            <w:noProof/>
          </w:rPr>
          <w:fldChar w:fldCharType="separate"/>
        </w:r>
        <w:r w:rsidRPr="001371FB">
          <w:rPr>
            <w:rStyle w:val="af"/>
            <w:noProof/>
          </w:rPr>
          <w:t>2.3 Android</w:t>
        </w:r>
        <w:r w:rsidRPr="001371FB">
          <w:rPr>
            <w:rStyle w:val="af"/>
            <w:rFonts w:hint="eastAsia"/>
            <w:noProof/>
          </w:rPr>
          <w:t>应用</w:t>
        </w:r>
        <w:r>
          <w:rPr>
            <w:noProof/>
            <w:webHidden/>
          </w:rPr>
          <w:tab/>
        </w:r>
        <w:r>
          <w:rPr>
            <w:noProof/>
            <w:webHidden/>
          </w:rPr>
          <w:fldChar w:fldCharType="begin"/>
        </w:r>
        <w:r>
          <w:rPr>
            <w:noProof/>
            <w:webHidden/>
          </w:rPr>
          <w:instrText xml:space="preserve"> PAGEREF _Toc494578092 \h </w:instrText>
        </w:r>
      </w:ins>
      <w:r>
        <w:rPr>
          <w:noProof/>
          <w:webHidden/>
        </w:rPr>
      </w:r>
      <w:r>
        <w:rPr>
          <w:noProof/>
          <w:webHidden/>
        </w:rPr>
        <w:fldChar w:fldCharType="separate"/>
      </w:r>
      <w:ins w:id="48" w:author="Miley Ren" w:date="2017-09-30T23:39:00Z">
        <w:r>
          <w:rPr>
            <w:noProof/>
            <w:webHidden/>
          </w:rPr>
          <w:t>11</w:t>
        </w:r>
        <w:r>
          <w:rPr>
            <w:noProof/>
            <w:webHidden/>
          </w:rPr>
          <w:fldChar w:fldCharType="end"/>
        </w:r>
        <w:r w:rsidRPr="001371FB">
          <w:rPr>
            <w:rStyle w:val="af"/>
            <w:noProof/>
          </w:rPr>
          <w:fldChar w:fldCharType="end"/>
        </w:r>
      </w:ins>
    </w:p>
    <w:p w14:paraId="5A317A0D" w14:textId="77777777" w:rsidR="00964AD1" w:rsidRDefault="00964AD1">
      <w:pPr>
        <w:pStyle w:val="11"/>
        <w:rPr>
          <w:ins w:id="49" w:author="Miley Ren" w:date="2017-09-30T23:39:00Z"/>
          <w:rFonts w:asciiTheme="minorHAnsi" w:eastAsiaTheme="minorEastAsia" w:hAnsiTheme="minorHAnsi" w:cstheme="minorBidi"/>
          <w:noProof/>
          <w:kern w:val="2"/>
          <w:sz w:val="21"/>
        </w:rPr>
      </w:pPr>
      <w:ins w:id="50" w:author="Miley Ren" w:date="2017-09-30T23:39:00Z">
        <w:r w:rsidRPr="001371FB">
          <w:rPr>
            <w:rStyle w:val="af"/>
            <w:noProof/>
          </w:rPr>
          <w:fldChar w:fldCharType="begin"/>
        </w:r>
        <w:r w:rsidRPr="001371FB">
          <w:rPr>
            <w:rStyle w:val="af"/>
            <w:noProof/>
          </w:rPr>
          <w:instrText xml:space="preserve"> </w:instrText>
        </w:r>
        <w:r>
          <w:rPr>
            <w:noProof/>
          </w:rPr>
          <w:instrText>HYPERLINK \l "_Toc494578093"</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3</w:t>
        </w:r>
        <w:r w:rsidRPr="001371FB">
          <w:rPr>
            <w:rStyle w:val="af"/>
            <w:rFonts w:hint="eastAsia"/>
            <w:noProof/>
          </w:rPr>
          <w:t>章</w:t>
        </w:r>
        <w:r w:rsidRPr="001371FB">
          <w:rPr>
            <w:rStyle w:val="af"/>
            <w:noProof/>
          </w:rPr>
          <w:t xml:space="preserve"> </w:t>
        </w:r>
        <w:r w:rsidRPr="001371FB">
          <w:rPr>
            <w:rStyle w:val="af"/>
            <w:rFonts w:hint="eastAsia"/>
            <w:noProof/>
          </w:rPr>
          <w:t>需求分析</w:t>
        </w:r>
        <w:r>
          <w:rPr>
            <w:noProof/>
            <w:webHidden/>
          </w:rPr>
          <w:tab/>
        </w:r>
        <w:r>
          <w:rPr>
            <w:noProof/>
            <w:webHidden/>
          </w:rPr>
          <w:fldChar w:fldCharType="begin"/>
        </w:r>
        <w:r>
          <w:rPr>
            <w:noProof/>
            <w:webHidden/>
          </w:rPr>
          <w:instrText xml:space="preserve"> PAGEREF _Toc494578093 \h </w:instrText>
        </w:r>
      </w:ins>
      <w:r>
        <w:rPr>
          <w:noProof/>
          <w:webHidden/>
        </w:rPr>
      </w:r>
      <w:r>
        <w:rPr>
          <w:noProof/>
          <w:webHidden/>
        </w:rPr>
        <w:fldChar w:fldCharType="separate"/>
      </w:r>
      <w:ins w:id="51" w:author="Miley Ren" w:date="2017-09-30T23:39:00Z">
        <w:r>
          <w:rPr>
            <w:noProof/>
            <w:webHidden/>
          </w:rPr>
          <w:t>14</w:t>
        </w:r>
        <w:r>
          <w:rPr>
            <w:noProof/>
            <w:webHidden/>
          </w:rPr>
          <w:fldChar w:fldCharType="end"/>
        </w:r>
        <w:r w:rsidRPr="001371FB">
          <w:rPr>
            <w:rStyle w:val="af"/>
            <w:noProof/>
          </w:rPr>
          <w:fldChar w:fldCharType="end"/>
        </w:r>
      </w:ins>
    </w:p>
    <w:p w14:paraId="37241C2A" w14:textId="77777777" w:rsidR="00964AD1" w:rsidRDefault="00964AD1">
      <w:pPr>
        <w:pStyle w:val="20"/>
        <w:tabs>
          <w:tab w:val="right" w:leader="dot" w:pos="8296"/>
        </w:tabs>
        <w:rPr>
          <w:ins w:id="52" w:author="Miley Ren" w:date="2017-09-30T23:39:00Z"/>
          <w:rFonts w:asciiTheme="minorHAnsi" w:eastAsiaTheme="minorEastAsia" w:hAnsiTheme="minorHAnsi" w:cstheme="minorBidi"/>
          <w:noProof/>
          <w:kern w:val="2"/>
          <w:sz w:val="21"/>
        </w:rPr>
      </w:pPr>
      <w:ins w:id="53" w:author="Miley Ren" w:date="2017-09-30T23:39:00Z">
        <w:r w:rsidRPr="001371FB">
          <w:rPr>
            <w:rStyle w:val="af"/>
            <w:noProof/>
          </w:rPr>
          <w:fldChar w:fldCharType="begin"/>
        </w:r>
        <w:r w:rsidRPr="001371FB">
          <w:rPr>
            <w:rStyle w:val="af"/>
            <w:noProof/>
          </w:rPr>
          <w:instrText xml:space="preserve"> </w:instrText>
        </w:r>
        <w:r>
          <w:rPr>
            <w:noProof/>
          </w:rPr>
          <w:instrText>HYPERLINK \l "_Toc494578094"</w:instrText>
        </w:r>
        <w:r w:rsidRPr="001371FB">
          <w:rPr>
            <w:rStyle w:val="af"/>
            <w:noProof/>
          </w:rPr>
          <w:instrText xml:space="preserve"> </w:instrText>
        </w:r>
        <w:r w:rsidRPr="001371FB">
          <w:rPr>
            <w:rStyle w:val="af"/>
            <w:noProof/>
          </w:rPr>
          <w:fldChar w:fldCharType="separate"/>
        </w:r>
        <w:r w:rsidRPr="001371FB">
          <w:rPr>
            <w:rStyle w:val="af"/>
            <w:noProof/>
          </w:rPr>
          <w:t xml:space="preserve">3.1 </w:t>
        </w:r>
        <w:r w:rsidRPr="001371FB">
          <w:rPr>
            <w:rStyle w:val="af"/>
            <w:rFonts w:hint="eastAsia"/>
            <w:noProof/>
          </w:rPr>
          <w:t>系统目标</w:t>
        </w:r>
        <w:r>
          <w:rPr>
            <w:noProof/>
            <w:webHidden/>
          </w:rPr>
          <w:tab/>
        </w:r>
        <w:r>
          <w:rPr>
            <w:noProof/>
            <w:webHidden/>
          </w:rPr>
          <w:fldChar w:fldCharType="begin"/>
        </w:r>
        <w:r>
          <w:rPr>
            <w:noProof/>
            <w:webHidden/>
          </w:rPr>
          <w:instrText xml:space="preserve"> PAGEREF _Toc494578094 \h </w:instrText>
        </w:r>
      </w:ins>
      <w:r>
        <w:rPr>
          <w:noProof/>
          <w:webHidden/>
        </w:rPr>
      </w:r>
      <w:r>
        <w:rPr>
          <w:noProof/>
          <w:webHidden/>
        </w:rPr>
        <w:fldChar w:fldCharType="separate"/>
      </w:r>
      <w:ins w:id="54" w:author="Miley Ren" w:date="2017-09-30T23:39:00Z">
        <w:r>
          <w:rPr>
            <w:noProof/>
            <w:webHidden/>
          </w:rPr>
          <w:t>14</w:t>
        </w:r>
        <w:r>
          <w:rPr>
            <w:noProof/>
            <w:webHidden/>
          </w:rPr>
          <w:fldChar w:fldCharType="end"/>
        </w:r>
        <w:r w:rsidRPr="001371FB">
          <w:rPr>
            <w:rStyle w:val="af"/>
            <w:noProof/>
          </w:rPr>
          <w:fldChar w:fldCharType="end"/>
        </w:r>
      </w:ins>
    </w:p>
    <w:p w14:paraId="7F59501F" w14:textId="77777777" w:rsidR="00964AD1" w:rsidRDefault="00964AD1">
      <w:pPr>
        <w:pStyle w:val="20"/>
        <w:tabs>
          <w:tab w:val="right" w:leader="dot" w:pos="8296"/>
        </w:tabs>
        <w:rPr>
          <w:ins w:id="55" w:author="Miley Ren" w:date="2017-09-30T23:39:00Z"/>
          <w:rFonts w:asciiTheme="minorHAnsi" w:eastAsiaTheme="minorEastAsia" w:hAnsiTheme="minorHAnsi" w:cstheme="minorBidi"/>
          <w:noProof/>
          <w:kern w:val="2"/>
          <w:sz w:val="21"/>
        </w:rPr>
      </w:pPr>
      <w:ins w:id="56" w:author="Miley Ren" w:date="2017-09-30T23:39:00Z">
        <w:r w:rsidRPr="001371FB">
          <w:rPr>
            <w:rStyle w:val="af"/>
            <w:noProof/>
          </w:rPr>
          <w:fldChar w:fldCharType="begin"/>
        </w:r>
        <w:r w:rsidRPr="001371FB">
          <w:rPr>
            <w:rStyle w:val="af"/>
            <w:noProof/>
          </w:rPr>
          <w:instrText xml:space="preserve"> </w:instrText>
        </w:r>
        <w:r>
          <w:rPr>
            <w:noProof/>
          </w:rPr>
          <w:instrText>HYPERLINK \l "_Toc494578095"</w:instrText>
        </w:r>
        <w:r w:rsidRPr="001371FB">
          <w:rPr>
            <w:rStyle w:val="af"/>
            <w:noProof/>
          </w:rPr>
          <w:instrText xml:space="preserve"> </w:instrText>
        </w:r>
        <w:r w:rsidRPr="001371FB">
          <w:rPr>
            <w:rStyle w:val="af"/>
            <w:noProof/>
          </w:rPr>
          <w:fldChar w:fldCharType="separate"/>
        </w:r>
        <w:r w:rsidRPr="001371FB">
          <w:rPr>
            <w:rStyle w:val="af"/>
            <w:noProof/>
          </w:rPr>
          <w:t xml:space="preserve">3.2 </w:t>
        </w:r>
        <w:r w:rsidRPr="001371FB">
          <w:rPr>
            <w:rStyle w:val="af"/>
            <w:rFonts w:hint="eastAsia"/>
            <w:noProof/>
          </w:rPr>
          <w:t>可行性分析</w:t>
        </w:r>
        <w:r>
          <w:rPr>
            <w:noProof/>
            <w:webHidden/>
          </w:rPr>
          <w:tab/>
        </w:r>
        <w:r>
          <w:rPr>
            <w:noProof/>
            <w:webHidden/>
          </w:rPr>
          <w:fldChar w:fldCharType="begin"/>
        </w:r>
        <w:r>
          <w:rPr>
            <w:noProof/>
            <w:webHidden/>
          </w:rPr>
          <w:instrText xml:space="preserve"> PAGEREF _Toc494578095 \h </w:instrText>
        </w:r>
      </w:ins>
      <w:r>
        <w:rPr>
          <w:noProof/>
          <w:webHidden/>
        </w:rPr>
      </w:r>
      <w:r>
        <w:rPr>
          <w:noProof/>
          <w:webHidden/>
        </w:rPr>
        <w:fldChar w:fldCharType="separate"/>
      </w:r>
      <w:ins w:id="57" w:author="Miley Ren" w:date="2017-09-30T23:39:00Z">
        <w:r>
          <w:rPr>
            <w:noProof/>
            <w:webHidden/>
          </w:rPr>
          <w:t>14</w:t>
        </w:r>
        <w:r>
          <w:rPr>
            <w:noProof/>
            <w:webHidden/>
          </w:rPr>
          <w:fldChar w:fldCharType="end"/>
        </w:r>
        <w:r w:rsidRPr="001371FB">
          <w:rPr>
            <w:rStyle w:val="af"/>
            <w:noProof/>
          </w:rPr>
          <w:fldChar w:fldCharType="end"/>
        </w:r>
      </w:ins>
    </w:p>
    <w:p w14:paraId="20639F70" w14:textId="77777777" w:rsidR="00964AD1" w:rsidRDefault="00964AD1">
      <w:pPr>
        <w:pStyle w:val="20"/>
        <w:tabs>
          <w:tab w:val="right" w:leader="dot" w:pos="8296"/>
        </w:tabs>
        <w:rPr>
          <w:ins w:id="58" w:author="Miley Ren" w:date="2017-09-30T23:39:00Z"/>
          <w:rFonts w:asciiTheme="minorHAnsi" w:eastAsiaTheme="minorEastAsia" w:hAnsiTheme="minorHAnsi" w:cstheme="minorBidi"/>
          <w:noProof/>
          <w:kern w:val="2"/>
          <w:sz w:val="21"/>
        </w:rPr>
      </w:pPr>
      <w:ins w:id="59" w:author="Miley Ren" w:date="2017-09-30T23:39:00Z">
        <w:r w:rsidRPr="001371FB">
          <w:rPr>
            <w:rStyle w:val="af"/>
            <w:noProof/>
          </w:rPr>
          <w:fldChar w:fldCharType="begin"/>
        </w:r>
        <w:r w:rsidRPr="001371FB">
          <w:rPr>
            <w:rStyle w:val="af"/>
            <w:noProof/>
          </w:rPr>
          <w:instrText xml:space="preserve"> </w:instrText>
        </w:r>
        <w:r>
          <w:rPr>
            <w:noProof/>
          </w:rPr>
          <w:instrText>HYPERLINK \l "_Toc494578096"</w:instrText>
        </w:r>
        <w:r w:rsidRPr="001371FB">
          <w:rPr>
            <w:rStyle w:val="af"/>
            <w:noProof/>
          </w:rPr>
          <w:instrText xml:space="preserve"> </w:instrText>
        </w:r>
        <w:r w:rsidRPr="001371FB">
          <w:rPr>
            <w:rStyle w:val="af"/>
            <w:noProof/>
          </w:rPr>
          <w:fldChar w:fldCharType="separate"/>
        </w:r>
        <w:r w:rsidRPr="001371FB">
          <w:rPr>
            <w:rStyle w:val="af"/>
            <w:noProof/>
          </w:rPr>
          <w:t xml:space="preserve">3.3 </w:t>
        </w:r>
        <w:r w:rsidRPr="001371FB">
          <w:rPr>
            <w:rStyle w:val="af"/>
            <w:rFonts w:hint="eastAsia"/>
            <w:noProof/>
          </w:rPr>
          <w:t>需求分析</w:t>
        </w:r>
        <w:r>
          <w:rPr>
            <w:noProof/>
            <w:webHidden/>
          </w:rPr>
          <w:tab/>
        </w:r>
        <w:r>
          <w:rPr>
            <w:noProof/>
            <w:webHidden/>
          </w:rPr>
          <w:fldChar w:fldCharType="begin"/>
        </w:r>
        <w:r>
          <w:rPr>
            <w:noProof/>
            <w:webHidden/>
          </w:rPr>
          <w:instrText xml:space="preserve"> PAGEREF _Toc494578096 \h </w:instrText>
        </w:r>
      </w:ins>
      <w:r>
        <w:rPr>
          <w:noProof/>
          <w:webHidden/>
        </w:rPr>
      </w:r>
      <w:r>
        <w:rPr>
          <w:noProof/>
          <w:webHidden/>
        </w:rPr>
        <w:fldChar w:fldCharType="separate"/>
      </w:r>
      <w:ins w:id="60" w:author="Miley Ren" w:date="2017-09-30T23:39:00Z">
        <w:r>
          <w:rPr>
            <w:noProof/>
            <w:webHidden/>
          </w:rPr>
          <w:t>15</w:t>
        </w:r>
        <w:r>
          <w:rPr>
            <w:noProof/>
            <w:webHidden/>
          </w:rPr>
          <w:fldChar w:fldCharType="end"/>
        </w:r>
        <w:r w:rsidRPr="001371FB">
          <w:rPr>
            <w:rStyle w:val="af"/>
            <w:noProof/>
          </w:rPr>
          <w:fldChar w:fldCharType="end"/>
        </w:r>
      </w:ins>
    </w:p>
    <w:p w14:paraId="28E84E00" w14:textId="77777777" w:rsidR="00964AD1" w:rsidRDefault="00964AD1">
      <w:pPr>
        <w:pStyle w:val="30"/>
        <w:tabs>
          <w:tab w:val="right" w:leader="dot" w:pos="8296"/>
        </w:tabs>
        <w:rPr>
          <w:ins w:id="61" w:author="Miley Ren" w:date="2017-09-30T23:39:00Z"/>
          <w:rFonts w:asciiTheme="minorHAnsi" w:eastAsiaTheme="minorEastAsia" w:hAnsiTheme="minorHAnsi" w:cstheme="minorBidi"/>
          <w:noProof/>
          <w:kern w:val="2"/>
          <w:sz w:val="21"/>
        </w:rPr>
      </w:pPr>
      <w:ins w:id="62" w:author="Miley Ren" w:date="2017-09-30T23:39:00Z">
        <w:r w:rsidRPr="001371FB">
          <w:rPr>
            <w:rStyle w:val="af"/>
            <w:noProof/>
          </w:rPr>
          <w:fldChar w:fldCharType="begin"/>
        </w:r>
        <w:r w:rsidRPr="001371FB">
          <w:rPr>
            <w:rStyle w:val="af"/>
            <w:noProof/>
          </w:rPr>
          <w:instrText xml:space="preserve"> </w:instrText>
        </w:r>
        <w:r>
          <w:rPr>
            <w:noProof/>
          </w:rPr>
          <w:instrText>HYPERLINK \l "_Toc494578097"</w:instrText>
        </w:r>
        <w:r w:rsidRPr="001371FB">
          <w:rPr>
            <w:rStyle w:val="af"/>
            <w:noProof/>
          </w:rPr>
          <w:instrText xml:space="preserve"> </w:instrText>
        </w:r>
        <w:r w:rsidRPr="001371FB">
          <w:rPr>
            <w:rStyle w:val="af"/>
            <w:noProof/>
          </w:rPr>
          <w:fldChar w:fldCharType="separate"/>
        </w:r>
        <w:r w:rsidRPr="001371FB">
          <w:rPr>
            <w:rStyle w:val="af"/>
            <w:noProof/>
          </w:rPr>
          <w:t xml:space="preserve">3.3.1 </w:t>
        </w:r>
        <w:r w:rsidRPr="001371FB">
          <w:rPr>
            <w:rStyle w:val="af"/>
            <w:rFonts w:hint="eastAsia"/>
            <w:noProof/>
          </w:rPr>
          <w:t>自动售货机</w:t>
        </w:r>
        <w:r w:rsidRPr="001371FB">
          <w:rPr>
            <w:rStyle w:val="af"/>
            <w:noProof/>
          </w:rPr>
          <w:t>SaaS</w:t>
        </w:r>
        <w:r w:rsidRPr="001371FB">
          <w:rPr>
            <w:rStyle w:val="af"/>
            <w:rFonts w:hint="eastAsia"/>
            <w:noProof/>
          </w:rPr>
          <w:t>云平台</w:t>
        </w:r>
        <w:r>
          <w:rPr>
            <w:noProof/>
            <w:webHidden/>
          </w:rPr>
          <w:tab/>
        </w:r>
        <w:r>
          <w:rPr>
            <w:noProof/>
            <w:webHidden/>
          </w:rPr>
          <w:fldChar w:fldCharType="begin"/>
        </w:r>
        <w:r>
          <w:rPr>
            <w:noProof/>
            <w:webHidden/>
          </w:rPr>
          <w:instrText xml:space="preserve"> PAGEREF _Toc494578097 \h </w:instrText>
        </w:r>
      </w:ins>
      <w:r>
        <w:rPr>
          <w:noProof/>
          <w:webHidden/>
        </w:rPr>
      </w:r>
      <w:r>
        <w:rPr>
          <w:noProof/>
          <w:webHidden/>
        </w:rPr>
        <w:fldChar w:fldCharType="separate"/>
      </w:r>
      <w:ins w:id="63" w:author="Miley Ren" w:date="2017-09-30T23:39:00Z">
        <w:r>
          <w:rPr>
            <w:noProof/>
            <w:webHidden/>
          </w:rPr>
          <w:t>15</w:t>
        </w:r>
        <w:r>
          <w:rPr>
            <w:noProof/>
            <w:webHidden/>
          </w:rPr>
          <w:fldChar w:fldCharType="end"/>
        </w:r>
        <w:r w:rsidRPr="001371FB">
          <w:rPr>
            <w:rStyle w:val="af"/>
            <w:noProof/>
          </w:rPr>
          <w:fldChar w:fldCharType="end"/>
        </w:r>
      </w:ins>
    </w:p>
    <w:p w14:paraId="73052652" w14:textId="77777777" w:rsidR="00964AD1" w:rsidRDefault="00964AD1">
      <w:pPr>
        <w:pStyle w:val="30"/>
        <w:tabs>
          <w:tab w:val="right" w:leader="dot" w:pos="8296"/>
        </w:tabs>
        <w:rPr>
          <w:ins w:id="64" w:author="Miley Ren" w:date="2017-09-30T23:39:00Z"/>
          <w:rFonts w:asciiTheme="minorHAnsi" w:eastAsiaTheme="minorEastAsia" w:hAnsiTheme="minorHAnsi" w:cstheme="minorBidi"/>
          <w:noProof/>
          <w:kern w:val="2"/>
          <w:sz w:val="21"/>
        </w:rPr>
      </w:pPr>
      <w:ins w:id="65" w:author="Miley Ren" w:date="2017-09-30T23:39:00Z">
        <w:r w:rsidRPr="001371FB">
          <w:rPr>
            <w:rStyle w:val="af"/>
            <w:noProof/>
          </w:rPr>
          <w:fldChar w:fldCharType="begin"/>
        </w:r>
        <w:r w:rsidRPr="001371FB">
          <w:rPr>
            <w:rStyle w:val="af"/>
            <w:noProof/>
          </w:rPr>
          <w:instrText xml:space="preserve"> </w:instrText>
        </w:r>
        <w:r>
          <w:rPr>
            <w:noProof/>
          </w:rPr>
          <w:instrText>HYPERLINK \l "_Toc494578098"</w:instrText>
        </w:r>
        <w:r w:rsidRPr="001371FB">
          <w:rPr>
            <w:rStyle w:val="af"/>
            <w:noProof/>
          </w:rPr>
          <w:instrText xml:space="preserve"> </w:instrText>
        </w:r>
        <w:r w:rsidRPr="001371FB">
          <w:rPr>
            <w:rStyle w:val="af"/>
            <w:noProof/>
          </w:rPr>
          <w:fldChar w:fldCharType="separate"/>
        </w:r>
        <w:r w:rsidRPr="001371FB">
          <w:rPr>
            <w:rStyle w:val="af"/>
            <w:noProof/>
          </w:rPr>
          <w:t>3.3.2 Android</w:t>
        </w:r>
        <w:r w:rsidRPr="001371FB">
          <w:rPr>
            <w:rStyle w:val="af"/>
            <w:rFonts w:hint="eastAsia"/>
            <w:noProof/>
          </w:rPr>
          <w:t>终端</w:t>
        </w:r>
        <w:r>
          <w:rPr>
            <w:noProof/>
            <w:webHidden/>
          </w:rPr>
          <w:tab/>
        </w:r>
        <w:r>
          <w:rPr>
            <w:noProof/>
            <w:webHidden/>
          </w:rPr>
          <w:fldChar w:fldCharType="begin"/>
        </w:r>
        <w:r>
          <w:rPr>
            <w:noProof/>
            <w:webHidden/>
          </w:rPr>
          <w:instrText xml:space="preserve"> PAGEREF _Toc494578098 \h </w:instrText>
        </w:r>
      </w:ins>
      <w:r>
        <w:rPr>
          <w:noProof/>
          <w:webHidden/>
        </w:rPr>
      </w:r>
      <w:r>
        <w:rPr>
          <w:noProof/>
          <w:webHidden/>
        </w:rPr>
        <w:fldChar w:fldCharType="separate"/>
      </w:r>
      <w:ins w:id="66" w:author="Miley Ren" w:date="2017-09-30T23:39:00Z">
        <w:r>
          <w:rPr>
            <w:noProof/>
            <w:webHidden/>
          </w:rPr>
          <w:t>21</w:t>
        </w:r>
        <w:r>
          <w:rPr>
            <w:noProof/>
            <w:webHidden/>
          </w:rPr>
          <w:fldChar w:fldCharType="end"/>
        </w:r>
        <w:r w:rsidRPr="001371FB">
          <w:rPr>
            <w:rStyle w:val="af"/>
            <w:noProof/>
          </w:rPr>
          <w:fldChar w:fldCharType="end"/>
        </w:r>
      </w:ins>
    </w:p>
    <w:p w14:paraId="279C0D34" w14:textId="77777777" w:rsidR="00964AD1" w:rsidRDefault="00964AD1">
      <w:pPr>
        <w:pStyle w:val="11"/>
        <w:rPr>
          <w:ins w:id="67" w:author="Miley Ren" w:date="2017-09-30T23:39:00Z"/>
          <w:rFonts w:asciiTheme="minorHAnsi" w:eastAsiaTheme="minorEastAsia" w:hAnsiTheme="minorHAnsi" w:cstheme="minorBidi"/>
          <w:noProof/>
          <w:kern w:val="2"/>
          <w:sz w:val="21"/>
        </w:rPr>
      </w:pPr>
      <w:ins w:id="68" w:author="Miley Ren" w:date="2017-09-30T23:39:00Z">
        <w:r w:rsidRPr="001371FB">
          <w:rPr>
            <w:rStyle w:val="af"/>
            <w:noProof/>
          </w:rPr>
          <w:fldChar w:fldCharType="begin"/>
        </w:r>
        <w:r w:rsidRPr="001371FB">
          <w:rPr>
            <w:rStyle w:val="af"/>
            <w:noProof/>
          </w:rPr>
          <w:instrText xml:space="preserve"> </w:instrText>
        </w:r>
        <w:r>
          <w:rPr>
            <w:noProof/>
          </w:rPr>
          <w:instrText>HYPERLINK \l "_Toc494578099"</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4</w:t>
        </w:r>
        <w:r w:rsidRPr="001371FB">
          <w:rPr>
            <w:rStyle w:val="af"/>
            <w:rFonts w:hint="eastAsia"/>
            <w:noProof/>
          </w:rPr>
          <w:t>章</w:t>
        </w:r>
        <w:r w:rsidRPr="001371FB">
          <w:rPr>
            <w:rStyle w:val="af"/>
            <w:noProof/>
          </w:rPr>
          <w:t xml:space="preserve"> </w:t>
        </w:r>
        <w:r w:rsidRPr="001371FB">
          <w:rPr>
            <w:rStyle w:val="af"/>
            <w:rFonts w:hint="eastAsia"/>
            <w:noProof/>
          </w:rPr>
          <w:t>系统设计</w:t>
        </w:r>
        <w:r>
          <w:rPr>
            <w:noProof/>
            <w:webHidden/>
          </w:rPr>
          <w:tab/>
        </w:r>
        <w:r>
          <w:rPr>
            <w:noProof/>
            <w:webHidden/>
          </w:rPr>
          <w:fldChar w:fldCharType="begin"/>
        </w:r>
        <w:r>
          <w:rPr>
            <w:noProof/>
            <w:webHidden/>
          </w:rPr>
          <w:instrText xml:space="preserve"> PAGEREF _Toc494578099 \h </w:instrText>
        </w:r>
      </w:ins>
      <w:r>
        <w:rPr>
          <w:noProof/>
          <w:webHidden/>
        </w:rPr>
      </w:r>
      <w:r>
        <w:rPr>
          <w:noProof/>
          <w:webHidden/>
        </w:rPr>
        <w:fldChar w:fldCharType="separate"/>
      </w:r>
      <w:ins w:id="69" w:author="Miley Ren" w:date="2017-09-30T23:39:00Z">
        <w:r>
          <w:rPr>
            <w:noProof/>
            <w:webHidden/>
          </w:rPr>
          <w:t>24</w:t>
        </w:r>
        <w:r>
          <w:rPr>
            <w:noProof/>
            <w:webHidden/>
          </w:rPr>
          <w:fldChar w:fldCharType="end"/>
        </w:r>
        <w:r w:rsidRPr="001371FB">
          <w:rPr>
            <w:rStyle w:val="af"/>
            <w:noProof/>
          </w:rPr>
          <w:fldChar w:fldCharType="end"/>
        </w:r>
      </w:ins>
    </w:p>
    <w:p w14:paraId="28B34FA5" w14:textId="77777777" w:rsidR="00964AD1" w:rsidRDefault="00964AD1">
      <w:pPr>
        <w:pStyle w:val="20"/>
        <w:tabs>
          <w:tab w:val="right" w:leader="dot" w:pos="8296"/>
        </w:tabs>
        <w:rPr>
          <w:ins w:id="70" w:author="Miley Ren" w:date="2017-09-30T23:39:00Z"/>
          <w:rFonts w:asciiTheme="minorHAnsi" w:eastAsiaTheme="minorEastAsia" w:hAnsiTheme="minorHAnsi" w:cstheme="minorBidi"/>
          <w:noProof/>
          <w:kern w:val="2"/>
          <w:sz w:val="21"/>
        </w:rPr>
      </w:pPr>
      <w:ins w:id="71" w:author="Miley Ren" w:date="2017-09-30T23:39:00Z">
        <w:r w:rsidRPr="001371FB">
          <w:rPr>
            <w:rStyle w:val="af"/>
            <w:noProof/>
          </w:rPr>
          <w:fldChar w:fldCharType="begin"/>
        </w:r>
        <w:r w:rsidRPr="001371FB">
          <w:rPr>
            <w:rStyle w:val="af"/>
            <w:noProof/>
          </w:rPr>
          <w:instrText xml:space="preserve"> </w:instrText>
        </w:r>
        <w:r>
          <w:rPr>
            <w:noProof/>
          </w:rPr>
          <w:instrText>HYPERLINK \l "_Toc494578100"</w:instrText>
        </w:r>
        <w:r w:rsidRPr="001371FB">
          <w:rPr>
            <w:rStyle w:val="af"/>
            <w:noProof/>
          </w:rPr>
          <w:instrText xml:space="preserve"> </w:instrText>
        </w:r>
        <w:r w:rsidRPr="001371FB">
          <w:rPr>
            <w:rStyle w:val="af"/>
            <w:noProof/>
          </w:rPr>
          <w:fldChar w:fldCharType="separate"/>
        </w:r>
        <w:r w:rsidRPr="001371FB">
          <w:rPr>
            <w:rStyle w:val="af"/>
            <w:noProof/>
          </w:rPr>
          <w:t xml:space="preserve">4.1 </w:t>
        </w:r>
        <w:r w:rsidRPr="001371FB">
          <w:rPr>
            <w:rStyle w:val="af"/>
            <w:rFonts w:hint="eastAsia"/>
            <w:noProof/>
          </w:rPr>
          <w:t>系统总体架构</w:t>
        </w:r>
        <w:r>
          <w:rPr>
            <w:noProof/>
            <w:webHidden/>
          </w:rPr>
          <w:tab/>
        </w:r>
        <w:r>
          <w:rPr>
            <w:noProof/>
            <w:webHidden/>
          </w:rPr>
          <w:fldChar w:fldCharType="begin"/>
        </w:r>
        <w:r>
          <w:rPr>
            <w:noProof/>
            <w:webHidden/>
          </w:rPr>
          <w:instrText xml:space="preserve"> PAGEREF _Toc494578100 \h </w:instrText>
        </w:r>
      </w:ins>
      <w:r>
        <w:rPr>
          <w:noProof/>
          <w:webHidden/>
        </w:rPr>
      </w:r>
      <w:r>
        <w:rPr>
          <w:noProof/>
          <w:webHidden/>
        </w:rPr>
        <w:fldChar w:fldCharType="separate"/>
      </w:r>
      <w:ins w:id="72" w:author="Miley Ren" w:date="2017-09-30T23:39:00Z">
        <w:r>
          <w:rPr>
            <w:noProof/>
            <w:webHidden/>
          </w:rPr>
          <w:t>24</w:t>
        </w:r>
        <w:r>
          <w:rPr>
            <w:noProof/>
            <w:webHidden/>
          </w:rPr>
          <w:fldChar w:fldCharType="end"/>
        </w:r>
        <w:r w:rsidRPr="001371FB">
          <w:rPr>
            <w:rStyle w:val="af"/>
            <w:noProof/>
          </w:rPr>
          <w:fldChar w:fldCharType="end"/>
        </w:r>
      </w:ins>
    </w:p>
    <w:p w14:paraId="020338EC" w14:textId="77777777" w:rsidR="00964AD1" w:rsidRDefault="00964AD1">
      <w:pPr>
        <w:pStyle w:val="20"/>
        <w:tabs>
          <w:tab w:val="right" w:leader="dot" w:pos="8296"/>
        </w:tabs>
        <w:rPr>
          <w:ins w:id="73" w:author="Miley Ren" w:date="2017-09-30T23:39:00Z"/>
          <w:rFonts w:asciiTheme="minorHAnsi" w:eastAsiaTheme="minorEastAsia" w:hAnsiTheme="minorHAnsi" w:cstheme="minorBidi"/>
          <w:noProof/>
          <w:kern w:val="2"/>
          <w:sz w:val="21"/>
        </w:rPr>
      </w:pPr>
      <w:ins w:id="74" w:author="Miley Ren" w:date="2017-09-30T23:39:00Z">
        <w:r w:rsidRPr="001371FB">
          <w:rPr>
            <w:rStyle w:val="af"/>
            <w:noProof/>
          </w:rPr>
          <w:fldChar w:fldCharType="begin"/>
        </w:r>
        <w:r w:rsidRPr="001371FB">
          <w:rPr>
            <w:rStyle w:val="af"/>
            <w:noProof/>
          </w:rPr>
          <w:instrText xml:space="preserve"> </w:instrText>
        </w:r>
        <w:r>
          <w:rPr>
            <w:noProof/>
          </w:rPr>
          <w:instrText>HYPERLINK \l "_Toc494578101"</w:instrText>
        </w:r>
        <w:r w:rsidRPr="001371FB">
          <w:rPr>
            <w:rStyle w:val="af"/>
            <w:noProof/>
          </w:rPr>
          <w:instrText xml:space="preserve"> </w:instrText>
        </w:r>
        <w:r w:rsidRPr="001371FB">
          <w:rPr>
            <w:rStyle w:val="af"/>
            <w:noProof/>
          </w:rPr>
          <w:fldChar w:fldCharType="separate"/>
        </w:r>
        <w:r w:rsidRPr="001371FB">
          <w:rPr>
            <w:rStyle w:val="af"/>
            <w:noProof/>
          </w:rPr>
          <w:t xml:space="preserve">4.2 </w:t>
        </w:r>
        <w:r w:rsidRPr="001371FB">
          <w:rPr>
            <w:rStyle w:val="af"/>
            <w:rFonts w:hint="eastAsia"/>
            <w:noProof/>
          </w:rPr>
          <w:t>系统详细设计</w:t>
        </w:r>
        <w:r>
          <w:rPr>
            <w:noProof/>
            <w:webHidden/>
          </w:rPr>
          <w:tab/>
        </w:r>
        <w:r>
          <w:rPr>
            <w:noProof/>
            <w:webHidden/>
          </w:rPr>
          <w:fldChar w:fldCharType="begin"/>
        </w:r>
        <w:r>
          <w:rPr>
            <w:noProof/>
            <w:webHidden/>
          </w:rPr>
          <w:instrText xml:space="preserve"> PAGEREF _Toc494578101 \h </w:instrText>
        </w:r>
      </w:ins>
      <w:r>
        <w:rPr>
          <w:noProof/>
          <w:webHidden/>
        </w:rPr>
      </w:r>
      <w:r>
        <w:rPr>
          <w:noProof/>
          <w:webHidden/>
        </w:rPr>
        <w:fldChar w:fldCharType="separate"/>
      </w:r>
      <w:ins w:id="75" w:author="Miley Ren" w:date="2017-09-30T23:39:00Z">
        <w:r>
          <w:rPr>
            <w:noProof/>
            <w:webHidden/>
          </w:rPr>
          <w:t>25</w:t>
        </w:r>
        <w:r>
          <w:rPr>
            <w:noProof/>
            <w:webHidden/>
          </w:rPr>
          <w:fldChar w:fldCharType="end"/>
        </w:r>
        <w:r w:rsidRPr="001371FB">
          <w:rPr>
            <w:rStyle w:val="af"/>
            <w:noProof/>
          </w:rPr>
          <w:fldChar w:fldCharType="end"/>
        </w:r>
      </w:ins>
    </w:p>
    <w:p w14:paraId="50AB7041" w14:textId="77777777" w:rsidR="00964AD1" w:rsidRDefault="00964AD1">
      <w:pPr>
        <w:pStyle w:val="20"/>
        <w:tabs>
          <w:tab w:val="right" w:leader="dot" w:pos="8296"/>
        </w:tabs>
        <w:rPr>
          <w:ins w:id="76" w:author="Miley Ren" w:date="2017-09-30T23:39:00Z"/>
          <w:rFonts w:asciiTheme="minorHAnsi" w:eastAsiaTheme="minorEastAsia" w:hAnsiTheme="minorHAnsi" w:cstheme="minorBidi"/>
          <w:noProof/>
          <w:kern w:val="2"/>
          <w:sz w:val="21"/>
        </w:rPr>
      </w:pPr>
      <w:ins w:id="77" w:author="Miley Ren" w:date="2017-09-30T23:39:00Z">
        <w:r w:rsidRPr="001371FB">
          <w:rPr>
            <w:rStyle w:val="af"/>
            <w:noProof/>
          </w:rPr>
          <w:fldChar w:fldCharType="begin"/>
        </w:r>
        <w:r w:rsidRPr="001371FB">
          <w:rPr>
            <w:rStyle w:val="af"/>
            <w:noProof/>
          </w:rPr>
          <w:instrText xml:space="preserve"> </w:instrText>
        </w:r>
        <w:r>
          <w:rPr>
            <w:noProof/>
          </w:rPr>
          <w:instrText>HYPERLINK \l "_Toc494578102"</w:instrText>
        </w:r>
        <w:r w:rsidRPr="001371FB">
          <w:rPr>
            <w:rStyle w:val="af"/>
            <w:noProof/>
          </w:rPr>
          <w:instrText xml:space="preserve"> </w:instrText>
        </w:r>
        <w:r w:rsidRPr="001371FB">
          <w:rPr>
            <w:rStyle w:val="af"/>
            <w:noProof/>
          </w:rPr>
          <w:fldChar w:fldCharType="separate"/>
        </w:r>
        <w:r w:rsidRPr="001371FB">
          <w:rPr>
            <w:rStyle w:val="af"/>
            <w:noProof/>
          </w:rPr>
          <w:t xml:space="preserve">4.3 </w:t>
        </w:r>
        <w:r w:rsidRPr="001371FB">
          <w:rPr>
            <w:rStyle w:val="af"/>
            <w:rFonts w:hint="eastAsia"/>
            <w:noProof/>
          </w:rPr>
          <w:t>数据库设计</w:t>
        </w:r>
        <w:r>
          <w:rPr>
            <w:noProof/>
            <w:webHidden/>
          </w:rPr>
          <w:tab/>
        </w:r>
        <w:r>
          <w:rPr>
            <w:noProof/>
            <w:webHidden/>
          </w:rPr>
          <w:fldChar w:fldCharType="begin"/>
        </w:r>
        <w:r>
          <w:rPr>
            <w:noProof/>
            <w:webHidden/>
          </w:rPr>
          <w:instrText xml:space="preserve"> PAGEREF _Toc494578102 \h </w:instrText>
        </w:r>
      </w:ins>
      <w:r>
        <w:rPr>
          <w:noProof/>
          <w:webHidden/>
        </w:rPr>
      </w:r>
      <w:r>
        <w:rPr>
          <w:noProof/>
          <w:webHidden/>
        </w:rPr>
        <w:fldChar w:fldCharType="separate"/>
      </w:r>
      <w:ins w:id="78" w:author="Miley Ren" w:date="2017-09-30T23:39:00Z">
        <w:r>
          <w:rPr>
            <w:noProof/>
            <w:webHidden/>
          </w:rPr>
          <w:t>28</w:t>
        </w:r>
        <w:r>
          <w:rPr>
            <w:noProof/>
            <w:webHidden/>
          </w:rPr>
          <w:fldChar w:fldCharType="end"/>
        </w:r>
        <w:r w:rsidRPr="001371FB">
          <w:rPr>
            <w:rStyle w:val="af"/>
            <w:noProof/>
          </w:rPr>
          <w:fldChar w:fldCharType="end"/>
        </w:r>
      </w:ins>
    </w:p>
    <w:p w14:paraId="5BFE4222" w14:textId="77777777" w:rsidR="00964AD1" w:rsidRDefault="00964AD1">
      <w:pPr>
        <w:pStyle w:val="11"/>
        <w:rPr>
          <w:ins w:id="79" w:author="Miley Ren" w:date="2017-09-30T23:39:00Z"/>
          <w:rFonts w:asciiTheme="minorHAnsi" w:eastAsiaTheme="minorEastAsia" w:hAnsiTheme="minorHAnsi" w:cstheme="minorBidi"/>
          <w:noProof/>
          <w:kern w:val="2"/>
          <w:sz w:val="21"/>
        </w:rPr>
      </w:pPr>
      <w:ins w:id="80" w:author="Miley Ren" w:date="2017-09-30T23:39:00Z">
        <w:r w:rsidRPr="001371FB">
          <w:rPr>
            <w:rStyle w:val="af"/>
            <w:noProof/>
          </w:rPr>
          <w:fldChar w:fldCharType="begin"/>
        </w:r>
        <w:r w:rsidRPr="001371FB">
          <w:rPr>
            <w:rStyle w:val="af"/>
            <w:noProof/>
          </w:rPr>
          <w:instrText xml:space="preserve"> </w:instrText>
        </w:r>
        <w:r>
          <w:rPr>
            <w:noProof/>
          </w:rPr>
          <w:instrText>HYPERLINK \l "_Toc494578103"</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5</w:t>
        </w:r>
        <w:r w:rsidRPr="001371FB">
          <w:rPr>
            <w:rStyle w:val="af"/>
            <w:rFonts w:hint="eastAsia"/>
            <w:noProof/>
          </w:rPr>
          <w:t>章</w:t>
        </w:r>
        <w:r w:rsidRPr="001371FB">
          <w:rPr>
            <w:rStyle w:val="af"/>
            <w:noProof/>
          </w:rPr>
          <w:t xml:space="preserve"> </w:t>
        </w:r>
        <w:r w:rsidRPr="001371FB">
          <w:rPr>
            <w:rStyle w:val="af"/>
            <w:rFonts w:hint="eastAsia"/>
            <w:noProof/>
          </w:rPr>
          <w:t>云平台系统的实现</w:t>
        </w:r>
        <w:r>
          <w:rPr>
            <w:noProof/>
            <w:webHidden/>
          </w:rPr>
          <w:tab/>
        </w:r>
        <w:r>
          <w:rPr>
            <w:noProof/>
            <w:webHidden/>
          </w:rPr>
          <w:fldChar w:fldCharType="begin"/>
        </w:r>
        <w:r>
          <w:rPr>
            <w:noProof/>
            <w:webHidden/>
          </w:rPr>
          <w:instrText xml:space="preserve"> PAGEREF _Toc494578103 \h </w:instrText>
        </w:r>
      </w:ins>
      <w:r>
        <w:rPr>
          <w:noProof/>
          <w:webHidden/>
        </w:rPr>
      </w:r>
      <w:r>
        <w:rPr>
          <w:noProof/>
          <w:webHidden/>
        </w:rPr>
        <w:fldChar w:fldCharType="separate"/>
      </w:r>
      <w:ins w:id="81" w:author="Miley Ren" w:date="2017-09-30T23:39:00Z">
        <w:r>
          <w:rPr>
            <w:noProof/>
            <w:webHidden/>
          </w:rPr>
          <w:t>35</w:t>
        </w:r>
        <w:r>
          <w:rPr>
            <w:noProof/>
            <w:webHidden/>
          </w:rPr>
          <w:fldChar w:fldCharType="end"/>
        </w:r>
        <w:r w:rsidRPr="001371FB">
          <w:rPr>
            <w:rStyle w:val="af"/>
            <w:noProof/>
          </w:rPr>
          <w:fldChar w:fldCharType="end"/>
        </w:r>
      </w:ins>
    </w:p>
    <w:p w14:paraId="443BFEFF" w14:textId="77777777" w:rsidR="00964AD1" w:rsidRDefault="00964AD1">
      <w:pPr>
        <w:pStyle w:val="20"/>
        <w:tabs>
          <w:tab w:val="right" w:leader="dot" w:pos="8296"/>
        </w:tabs>
        <w:rPr>
          <w:ins w:id="82" w:author="Miley Ren" w:date="2017-09-30T23:39:00Z"/>
          <w:rFonts w:asciiTheme="minorHAnsi" w:eastAsiaTheme="minorEastAsia" w:hAnsiTheme="minorHAnsi" w:cstheme="minorBidi"/>
          <w:noProof/>
          <w:kern w:val="2"/>
          <w:sz w:val="21"/>
        </w:rPr>
      </w:pPr>
      <w:ins w:id="83" w:author="Miley Ren" w:date="2017-09-30T23:39:00Z">
        <w:r w:rsidRPr="001371FB">
          <w:rPr>
            <w:rStyle w:val="af"/>
            <w:noProof/>
          </w:rPr>
          <w:fldChar w:fldCharType="begin"/>
        </w:r>
        <w:r w:rsidRPr="001371FB">
          <w:rPr>
            <w:rStyle w:val="af"/>
            <w:noProof/>
          </w:rPr>
          <w:instrText xml:space="preserve"> </w:instrText>
        </w:r>
        <w:r>
          <w:rPr>
            <w:noProof/>
          </w:rPr>
          <w:instrText>HYPERLINK \l "_Toc494578104"</w:instrText>
        </w:r>
        <w:r w:rsidRPr="001371FB">
          <w:rPr>
            <w:rStyle w:val="af"/>
            <w:noProof/>
          </w:rPr>
          <w:instrText xml:space="preserve"> </w:instrText>
        </w:r>
        <w:r w:rsidRPr="001371FB">
          <w:rPr>
            <w:rStyle w:val="af"/>
            <w:noProof/>
          </w:rPr>
          <w:fldChar w:fldCharType="separate"/>
        </w:r>
        <w:r w:rsidRPr="001371FB">
          <w:rPr>
            <w:rStyle w:val="af"/>
            <w:noProof/>
          </w:rPr>
          <w:t xml:space="preserve">5.1 </w:t>
        </w:r>
        <w:r w:rsidRPr="001371FB">
          <w:rPr>
            <w:rStyle w:val="af"/>
            <w:rFonts w:hint="eastAsia"/>
            <w:noProof/>
          </w:rPr>
          <w:t>租金模块实现</w:t>
        </w:r>
        <w:r>
          <w:rPr>
            <w:noProof/>
            <w:webHidden/>
          </w:rPr>
          <w:tab/>
        </w:r>
        <w:r>
          <w:rPr>
            <w:noProof/>
            <w:webHidden/>
          </w:rPr>
          <w:fldChar w:fldCharType="begin"/>
        </w:r>
        <w:r>
          <w:rPr>
            <w:noProof/>
            <w:webHidden/>
          </w:rPr>
          <w:instrText xml:space="preserve"> PAGEREF _Toc494578104 \h </w:instrText>
        </w:r>
      </w:ins>
      <w:r>
        <w:rPr>
          <w:noProof/>
          <w:webHidden/>
        </w:rPr>
      </w:r>
      <w:r>
        <w:rPr>
          <w:noProof/>
          <w:webHidden/>
        </w:rPr>
        <w:fldChar w:fldCharType="separate"/>
      </w:r>
      <w:ins w:id="84" w:author="Miley Ren" w:date="2017-09-30T23:39:00Z">
        <w:r>
          <w:rPr>
            <w:noProof/>
            <w:webHidden/>
          </w:rPr>
          <w:t>35</w:t>
        </w:r>
        <w:r>
          <w:rPr>
            <w:noProof/>
            <w:webHidden/>
          </w:rPr>
          <w:fldChar w:fldCharType="end"/>
        </w:r>
        <w:r w:rsidRPr="001371FB">
          <w:rPr>
            <w:rStyle w:val="af"/>
            <w:noProof/>
          </w:rPr>
          <w:fldChar w:fldCharType="end"/>
        </w:r>
      </w:ins>
    </w:p>
    <w:p w14:paraId="4CB26503" w14:textId="77777777" w:rsidR="00964AD1" w:rsidRDefault="00964AD1">
      <w:pPr>
        <w:pStyle w:val="20"/>
        <w:tabs>
          <w:tab w:val="right" w:leader="dot" w:pos="8296"/>
        </w:tabs>
        <w:rPr>
          <w:ins w:id="85" w:author="Miley Ren" w:date="2017-09-30T23:39:00Z"/>
          <w:rFonts w:asciiTheme="minorHAnsi" w:eastAsiaTheme="minorEastAsia" w:hAnsiTheme="minorHAnsi" w:cstheme="minorBidi"/>
          <w:noProof/>
          <w:kern w:val="2"/>
          <w:sz w:val="21"/>
        </w:rPr>
      </w:pPr>
      <w:ins w:id="86" w:author="Miley Ren" w:date="2017-09-30T23:39:00Z">
        <w:r w:rsidRPr="001371FB">
          <w:rPr>
            <w:rStyle w:val="af"/>
            <w:noProof/>
          </w:rPr>
          <w:fldChar w:fldCharType="begin"/>
        </w:r>
        <w:r w:rsidRPr="001371FB">
          <w:rPr>
            <w:rStyle w:val="af"/>
            <w:noProof/>
          </w:rPr>
          <w:instrText xml:space="preserve"> </w:instrText>
        </w:r>
        <w:r>
          <w:rPr>
            <w:noProof/>
          </w:rPr>
          <w:instrText>HYPERLINK \l "_Toc494578105"</w:instrText>
        </w:r>
        <w:r w:rsidRPr="001371FB">
          <w:rPr>
            <w:rStyle w:val="af"/>
            <w:noProof/>
          </w:rPr>
          <w:instrText xml:space="preserve"> </w:instrText>
        </w:r>
        <w:r w:rsidRPr="001371FB">
          <w:rPr>
            <w:rStyle w:val="af"/>
            <w:noProof/>
          </w:rPr>
          <w:fldChar w:fldCharType="separate"/>
        </w:r>
        <w:r w:rsidRPr="001371FB">
          <w:rPr>
            <w:rStyle w:val="af"/>
            <w:noProof/>
          </w:rPr>
          <w:t xml:space="preserve">5.3 </w:t>
        </w:r>
        <w:r w:rsidRPr="001371FB">
          <w:rPr>
            <w:rStyle w:val="af"/>
            <w:rFonts w:hint="eastAsia"/>
            <w:noProof/>
          </w:rPr>
          <w:t>系统权限实现</w:t>
        </w:r>
        <w:r>
          <w:rPr>
            <w:noProof/>
            <w:webHidden/>
          </w:rPr>
          <w:tab/>
        </w:r>
        <w:r>
          <w:rPr>
            <w:noProof/>
            <w:webHidden/>
          </w:rPr>
          <w:fldChar w:fldCharType="begin"/>
        </w:r>
        <w:r>
          <w:rPr>
            <w:noProof/>
            <w:webHidden/>
          </w:rPr>
          <w:instrText xml:space="preserve"> PAGEREF _Toc494578105 \h </w:instrText>
        </w:r>
      </w:ins>
      <w:r>
        <w:rPr>
          <w:noProof/>
          <w:webHidden/>
        </w:rPr>
      </w:r>
      <w:r>
        <w:rPr>
          <w:noProof/>
          <w:webHidden/>
        </w:rPr>
        <w:fldChar w:fldCharType="separate"/>
      </w:r>
      <w:ins w:id="87" w:author="Miley Ren" w:date="2017-09-30T23:39:00Z">
        <w:r>
          <w:rPr>
            <w:noProof/>
            <w:webHidden/>
          </w:rPr>
          <w:t>38</w:t>
        </w:r>
        <w:r>
          <w:rPr>
            <w:noProof/>
            <w:webHidden/>
          </w:rPr>
          <w:fldChar w:fldCharType="end"/>
        </w:r>
        <w:r w:rsidRPr="001371FB">
          <w:rPr>
            <w:rStyle w:val="af"/>
            <w:noProof/>
          </w:rPr>
          <w:fldChar w:fldCharType="end"/>
        </w:r>
      </w:ins>
    </w:p>
    <w:p w14:paraId="72D9FEE6" w14:textId="77777777" w:rsidR="00964AD1" w:rsidRDefault="00964AD1">
      <w:pPr>
        <w:pStyle w:val="20"/>
        <w:tabs>
          <w:tab w:val="right" w:leader="dot" w:pos="8296"/>
        </w:tabs>
        <w:rPr>
          <w:ins w:id="88" w:author="Miley Ren" w:date="2017-09-30T23:39:00Z"/>
          <w:rFonts w:asciiTheme="minorHAnsi" w:eastAsiaTheme="minorEastAsia" w:hAnsiTheme="minorHAnsi" w:cstheme="minorBidi"/>
          <w:noProof/>
          <w:kern w:val="2"/>
          <w:sz w:val="21"/>
        </w:rPr>
      </w:pPr>
      <w:ins w:id="89" w:author="Miley Ren" w:date="2017-09-30T23:39:00Z">
        <w:r w:rsidRPr="001371FB">
          <w:rPr>
            <w:rStyle w:val="af"/>
            <w:noProof/>
          </w:rPr>
          <w:fldChar w:fldCharType="begin"/>
        </w:r>
        <w:r w:rsidRPr="001371FB">
          <w:rPr>
            <w:rStyle w:val="af"/>
            <w:noProof/>
          </w:rPr>
          <w:instrText xml:space="preserve"> </w:instrText>
        </w:r>
        <w:r>
          <w:rPr>
            <w:noProof/>
          </w:rPr>
          <w:instrText>HYPERLINK \l "_Toc494578106"</w:instrText>
        </w:r>
        <w:r w:rsidRPr="001371FB">
          <w:rPr>
            <w:rStyle w:val="af"/>
            <w:noProof/>
          </w:rPr>
          <w:instrText xml:space="preserve"> </w:instrText>
        </w:r>
        <w:r w:rsidRPr="001371FB">
          <w:rPr>
            <w:rStyle w:val="af"/>
            <w:noProof/>
          </w:rPr>
          <w:fldChar w:fldCharType="separate"/>
        </w:r>
        <w:r w:rsidRPr="001371FB">
          <w:rPr>
            <w:rStyle w:val="af"/>
            <w:noProof/>
          </w:rPr>
          <w:t xml:space="preserve">5.4 </w:t>
        </w:r>
        <w:r w:rsidRPr="001371FB">
          <w:rPr>
            <w:rStyle w:val="af"/>
            <w:rFonts w:hint="eastAsia"/>
            <w:noProof/>
          </w:rPr>
          <w:t>厂商模块实现</w:t>
        </w:r>
        <w:r>
          <w:rPr>
            <w:noProof/>
            <w:webHidden/>
          </w:rPr>
          <w:tab/>
        </w:r>
        <w:r>
          <w:rPr>
            <w:noProof/>
            <w:webHidden/>
          </w:rPr>
          <w:fldChar w:fldCharType="begin"/>
        </w:r>
        <w:r>
          <w:rPr>
            <w:noProof/>
            <w:webHidden/>
          </w:rPr>
          <w:instrText xml:space="preserve"> PAGEREF _Toc494578106 \h </w:instrText>
        </w:r>
      </w:ins>
      <w:r>
        <w:rPr>
          <w:noProof/>
          <w:webHidden/>
        </w:rPr>
      </w:r>
      <w:r>
        <w:rPr>
          <w:noProof/>
          <w:webHidden/>
        </w:rPr>
        <w:fldChar w:fldCharType="separate"/>
      </w:r>
      <w:ins w:id="90" w:author="Miley Ren" w:date="2017-09-30T23:39:00Z">
        <w:r>
          <w:rPr>
            <w:noProof/>
            <w:webHidden/>
          </w:rPr>
          <w:t>38</w:t>
        </w:r>
        <w:r>
          <w:rPr>
            <w:noProof/>
            <w:webHidden/>
          </w:rPr>
          <w:fldChar w:fldCharType="end"/>
        </w:r>
        <w:r w:rsidRPr="001371FB">
          <w:rPr>
            <w:rStyle w:val="af"/>
            <w:noProof/>
          </w:rPr>
          <w:fldChar w:fldCharType="end"/>
        </w:r>
      </w:ins>
    </w:p>
    <w:p w14:paraId="3014C374" w14:textId="77777777" w:rsidR="00964AD1" w:rsidRDefault="00964AD1">
      <w:pPr>
        <w:pStyle w:val="20"/>
        <w:tabs>
          <w:tab w:val="right" w:leader="dot" w:pos="8296"/>
        </w:tabs>
        <w:rPr>
          <w:ins w:id="91" w:author="Miley Ren" w:date="2017-09-30T23:39:00Z"/>
          <w:rFonts w:asciiTheme="minorHAnsi" w:eastAsiaTheme="minorEastAsia" w:hAnsiTheme="minorHAnsi" w:cstheme="minorBidi"/>
          <w:noProof/>
          <w:kern w:val="2"/>
          <w:sz w:val="21"/>
        </w:rPr>
      </w:pPr>
      <w:ins w:id="92" w:author="Miley Ren" w:date="2017-09-30T23:39:00Z">
        <w:r w:rsidRPr="001371FB">
          <w:rPr>
            <w:rStyle w:val="af"/>
            <w:noProof/>
          </w:rPr>
          <w:fldChar w:fldCharType="begin"/>
        </w:r>
        <w:r w:rsidRPr="001371FB">
          <w:rPr>
            <w:rStyle w:val="af"/>
            <w:noProof/>
          </w:rPr>
          <w:instrText xml:space="preserve"> </w:instrText>
        </w:r>
        <w:r>
          <w:rPr>
            <w:noProof/>
          </w:rPr>
          <w:instrText>HYPERLINK \l "_Toc494578107"</w:instrText>
        </w:r>
        <w:r w:rsidRPr="001371FB">
          <w:rPr>
            <w:rStyle w:val="af"/>
            <w:noProof/>
          </w:rPr>
          <w:instrText xml:space="preserve"> </w:instrText>
        </w:r>
        <w:r w:rsidRPr="001371FB">
          <w:rPr>
            <w:rStyle w:val="af"/>
            <w:noProof/>
          </w:rPr>
          <w:fldChar w:fldCharType="separate"/>
        </w:r>
        <w:r w:rsidRPr="001371FB">
          <w:rPr>
            <w:rStyle w:val="af"/>
            <w:noProof/>
          </w:rPr>
          <w:t xml:space="preserve">5.5 </w:t>
        </w:r>
        <w:r w:rsidRPr="001371FB">
          <w:rPr>
            <w:rStyle w:val="af"/>
            <w:rFonts w:hint="eastAsia"/>
            <w:noProof/>
          </w:rPr>
          <w:t>运营商模块实现</w:t>
        </w:r>
        <w:r>
          <w:rPr>
            <w:noProof/>
            <w:webHidden/>
          </w:rPr>
          <w:tab/>
        </w:r>
        <w:r>
          <w:rPr>
            <w:noProof/>
            <w:webHidden/>
          </w:rPr>
          <w:fldChar w:fldCharType="begin"/>
        </w:r>
        <w:r>
          <w:rPr>
            <w:noProof/>
            <w:webHidden/>
          </w:rPr>
          <w:instrText xml:space="preserve"> PAGEREF _Toc494578107 \h </w:instrText>
        </w:r>
      </w:ins>
      <w:r>
        <w:rPr>
          <w:noProof/>
          <w:webHidden/>
        </w:rPr>
      </w:r>
      <w:r>
        <w:rPr>
          <w:noProof/>
          <w:webHidden/>
        </w:rPr>
        <w:fldChar w:fldCharType="separate"/>
      </w:r>
      <w:ins w:id="93" w:author="Miley Ren" w:date="2017-09-30T23:39:00Z">
        <w:r>
          <w:rPr>
            <w:noProof/>
            <w:webHidden/>
          </w:rPr>
          <w:t>41</w:t>
        </w:r>
        <w:r>
          <w:rPr>
            <w:noProof/>
            <w:webHidden/>
          </w:rPr>
          <w:fldChar w:fldCharType="end"/>
        </w:r>
        <w:r w:rsidRPr="001371FB">
          <w:rPr>
            <w:rStyle w:val="af"/>
            <w:noProof/>
          </w:rPr>
          <w:fldChar w:fldCharType="end"/>
        </w:r>
      </w:ins>
    </w:p>
    <w:p w14:paraId="279B0365" w14:textId="77777777" w:rsidR="00964AD1" w:rsidRDefault="00964AD1">
      <w:pPr>
        <w:pStyle w:val="20"/>
        <w:tabs>
          <w:tab w:val="right" w:leader="dot" w:pos="8296"/>
        </w:tabs>
        <w:rPr>
          <w:ins w:id="94" w:author="Miley Ren" w:date="2017-09-30T23:39:00Z"/>
          <w:rFonts w:asciiTheme="minorHAnsi" w:eastAsiaTheme="minorEastAsia" w:hAnsiTheme="minorHAnsi" w:cstheme="minorBidi"/>
          <w:noProof/>
          <w:kern w:val="2"/>
          <w:sz w:val="21"/>
        </w:rPr>
      </w:pPr>
      <w:ins w:id="95" w:author="Miley Ren" w:date="2017-09-30T23:39:00Z">
        <w:r w:rsidRPr="001371FB">
          <w:rPr>
            <w:rStyle w:val="af"/>
            <w:noProof/>
          </w:rPr>
          <w:fldChar w:fldCharType="begin"/>
        </w:r>
        <w:r w:rsidRPr="001371FB">
          <w:rPr>
            <w:rStyle w:val="af"/>
            <w:noProof/>
          </w:rPr>
          <w:instrText xml:space="preserve"> </w:instrText>
        </w:r>
        <w:r>
          <w:rPr>
            <w:noProof/>
          </w:rPr>
          <w:instrText>HYPERLINK \l "_Toc494578108"</w:instrText>
        </w:r>
        <w:r w:rsidRPr="001371FB">
          <w:rPr>
            <w:rStyle w:val="af"/>
            <w:noProof/>
          </w:rPr>
          <w:instrText xml:space="preserve"> </w:instrText>
        </w:r>
        <w:r w:rsidRPr="001371FB">
          <w:rPr>
            <w:rStyle w:val="af"/>
            <w:noProof/>
          </w:rPr>
          <w:fldChar w:fldCharType="separate"/>
        </w:r>
        <w:r w:rsidRPr="001371FB">
          <w:rPr>
            <w:rStyle w:val="af"/>
            <w:noProof/>
          </w:rPr>
          <w:t xml:space="preserve">5.6 </w:t>
        </w:r>
        <w:r w:rsidRPr="001371FB">
          <w:rPr>
            <w:rStyle w:val="af"/>
            <w:rFonts w:hint="eastAsia"/>
            <w:noProof/>
          </w:rPr>
          <w:t>文件服务器</w:t>
        </w:r>
        <w:r>
          <w:rPr>
            <w:noProof/>
            <w:webHidden/>
          </w:rPr>
          <w:tab/>
        </w:r>
        <w:r>
          <w:rPr>
            <w:noProof/>
            <w:webHidden/>
          </w:rPr>
          <w:fldChar w:fldCharType="begin"/>
        </w:r>
        <w:r>
          <w:rPr>
            <w:noProof/>
            <w:webHidden/>
          </w:rPr>
          <w:instrText xml:space="preserve"> PAGEREF _Toc494578108 \h </w:instrText>
        </w:r>
      </w:ins>
      <w:r>
        <w:rPr>
          <w:noProof/>
          <w:webHidden/>
        </w:rPr>
      </w:r>
      <w:r>
        <w:rPr>
          <w:noProof/>
          <w:webHidden/>
        </w:rPr>
        <w:fldChar w:fldCharType="separate"/>
      </w:r>
      <w:ins w:id="96" w:author="Miley Ren" w:date="2017-09-30T23:39:00Z">
        <w:r>
          <w:rPr>
            <w:noProof/>
            <w:webHidden/>
          </w:rPr>
          <w:t>44</w:t>
        </w:r>
        <w:r>
          <w:rPr>
            <w:noProof/>
            <w:webHidden/>
          </w:rPr>
          <w:fldChar w:fldCharType="end"/>
        </w:r>
        <w:r w:rsidRPr="001371FB">
          <w:rPr>
            <w:rStyle w:val="af"/>
            <w:noProof/>
          </w:rPr>
          <w:fldChar w:fldCharType="end"/>
        </w:r>
      </w:ins>
    </w:p>
    <w:p w14:paraId="00DE13C2" w14:textId="77777777" w:rsidR="00964AD1" w:rsidRDefault="00964AD1">
      <w:pPr>
        <w:pStyle w:val="11"/>
        <w:rPr>
          <w:ins w:id="97" w:author="Miley Ren" w:date="2017-09-30T23:39:00Z"/>
          <w:rFonts w:asciiTheme="minorHAnsi" w:eastAsiaTheme="minorEastAsia" w:hAnsiTheme="minorHAnsi" w:cstheme="minorBidi"/>
          <w:noProof/>
          <w:kern w:val="2"/>
          <w:sz w:val="21"/>
        </w:rPr>
      </w:pPr>
      <w:ins w:id="98" w:author="Miley Ren" w:date="2017-09-30T23:39:00Z">
        <w:r w:rsidRPr="001371FB">
          <w:rPr>
            <w:rStyle w:val="af"/>
            <w:noProof/>
          </w:rPr>
          <w:fldChar w:fldCharType="begin"/>
        </w:r>
        <w:r w:rsidRPr="001371FB">
          <w:rPr>
            <w:rStyle w:val="af"/>
            <w:noProof/>
          </w:rPr>
          <w:instrText xml:space="preserve"> </w:instrText>
        </w:r>
        <w:r>
          <w:rPr>
            <w:noProof/>
          </w:rPr>
          <w:instrText>HYPERLINK \l "_Toc494578109"</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6</w:t>
        </w:r>
        <w:r w:rsidRPr="001371FB">
          <w:rPr>
            <w:rStyle w:val="af"/>
            <w:rFonts w:hint="eastAsia"/>
            <w:noProof/>
          </w:rPr>
          <w:t>章</w:t>
        </w:r>
        <w:r w:rsidRPr="001371FB">
          <w:rPr>
            <w:rStyle w:val="af"/>
            <w:noProof/>
          </w:rPr>
          <w:t xml:space="preserve"> </w:t>
        </w:r>
        <w:r w:rsidRPr="001371FB">
          <w:rPr>
            <w:rStyle w:val="af"/>
            <w:rFonts w:hint="eastAsia"/>
            <w:noProof/>
          </w:rPr>
          <w:t>终端系统的实现</w:t>
        </w:r>
        <w:r>
          <w:rPr>
            <w:noProof/>
            <w:webHidden/>
          </w:rPr>
          <w:tab/>
        </w:r>
        <w:r>
          <w:rPr>
            <w:noProof/>
            <w:webHidden/>
          </w:rPr>
          <w:fldChar w:fldCharType="begin"/>
        </w:r>
        <w:r>
          <w:rPr>
            <w:noProof/>
            <w:webHidden/>
          </w:rPr>
          <w:instrText xml:space="preserve"> PAGEREF _Toc494578109 \h </w:instrText>
        </w:r>
      </w:ins>
      <w:r>
        <w:rPr>
          <w:noProof/>
          <w:webHidden/>
        </w:rPr>
      </w:r>
      <w:r>
        <w:rPr>
          <w:noProof/>
          <w:webHidden/>
        </w:rPr>
        <w:fldChar w:fldCharType="separate"/>
      </w:r>
      <w:ins w:id="99" w:author="Miley Ren" w:date="2017-09-30T23:39:00Z">
        <w:r>
          <w:rPr>
            <w:noProof/>
            <w:webHidden/>
          </w:rPr>
          <w:t>45</w:t>
        </w:r>
        <w:r>
          <w:rPr>
            <w:noProof/>
            <w:webHidden/>
          </w:rPr>
          <w:fldChar w:fldCharType="end"/>
        </w:r>
        <w:r w:rsidRPr="001371FB">
          <w:rPr>
            <w:rStyle w:val="af"/>
            <w:noProof/>
          </w:rPr>
          <w:fldChar w:fldCharType="end"/>
        </w:r>
      </w:ins>
    </w:p>
    <w:p w14:paraId="62A8B9B0" w14:textId="77777777" w:rsidR="00964AD1" w:rsidRDefault="00964AD1">
      <w:pPr>
        <w:pStyle w:val="20"/>
        <w:tabs>
          <w:tab w:val="right" w:leader="dot" w:pos="8296"/>
        </w:tabs>
        <w:rPr>
          <w:ins w:id="100" w:author="Miley Ren" w:date="2017-09-30T23:39:00Z"/>
          <w:rFonts w:asciiTheme="minorHAnsi" w:eastAsiaTheme="minorEastAsia" w:hAnsiTheme="minorHAnsi" w:cstheme="minorBidi"/>
          <w:noProof/>
          <w:kern w:val="2"/>
          <w:sz w:val="21"/>
        </w:rPr>
      </w:pPr>
      <w:ins w:id="101" w:author="Miley Ren" w:date="2017-09-30T23:39:00Z">
        <w:r w:rsidRPr="001371FB">
          <w:rPr>
            <w:rStyle w:val="af"/>
            <w:noProof/>
          </w:rPr>
          <w:lastRenderedPageBreak/>
          <w:fldChar w:fldCharType="begin"/>
        </w:r>
        <w:r w:rsidRPr="001371FB">
          <w:rPr>
            <w:rStyle w:val="af"/>
            <w:noProof/>
          </w:rPr>
          <w:instrText xml:space="preserve"> </w:instrText>
        </w:r>
        <w:r>
          <w:rPr>
            <w:noProof/>
          </w:rPr>
          <w:instrText>HYPERLINK \l "_Toc494578110"</w:instrText>
        </w:r>
        <w:r w:rsidRPr="001371FB">
          <w:rPr>
            <w:rStyle w:val="af"/>
            <w:noProof/>
          </w:rPr>
          <w:instrText xml:space="preserve"> </w:instrText>
        </w:r>
        <w:r w:rsidRPr="001371FB">
          <w:rPr>
            <w:rStyle w:val="af"/>
            <w:noProof/>
          </w:rPr>
          <w:fldChar w:fldCharType="separate"/>
        </w:r>
        <w:r w:rsidRPr="001371FB">
          <w:rPr>
            <w:rStyle w:val="af"/>
            <w:noProof/>
          </w:rPr>
          <w:t xml:space="preserve">6.1 </w:t>
        </w:r>
        <w:r w:rsidRPr="001371FB">
          <w:rPr>
            <w:rStyle w:val="af"/>
            <w:rFonts w:hint="eastAsia"/>
            <w:noProof/>
          </w:rPr>
          <w:t>数据传输加密实现</w:t>
        </w:r>
        <w:r>
          <w:rPr>
            <w:noProof/>
            <w:webHidden/>
          </w:rPr>
          <w:tab/>
        </w:r>
        <w:r>
          <w:rPr>
            <w:noProof/>
            <w:webHidden/>
          </w:rPr>
          <w:fldChar w:fldCharType="begin"/>
        </w:r>
        <w:r>
          <w:rPr>
            <w:noProof/>
            <w:webHidden/>
          </w:rPr>
          <w:instrText xml:space="preserve"> PAGEREF _Toc494578110 \h </w:instrText>
        </w:r>
      </w:ins>
      <w:r>
        <w:rPr>
          <w:noProof/>
          <w:webHidden/>
        </w:rPr>
      </w:r>
      <w:r>
        <w:rPr>
          <w:noProof/>
          <w:webHidden/>
        </w:rPr>
        <w:fldChar w:fldCharType="separate"/>
      </w:r>
      <w:ins w:id="102" w:author="Miley Ren" w:date="2017-09-30T23:39:00Z">
        <w:r>
          <w:rPr>
            <w:noProof/>
            <w:webHidden/>
          </w:rPr>
          <w:t>45</w:t>
        </w:r>
        <w:r>
          <w:rPr>
            <w:noProof/>
            <w:webHidden/>
          </w:rPr>
          <w:fldChar w:fldCharType="end"/>
        </w:r>
        <w:r w:rsidRPr="001371FB">
          <w:rPr>
            <w:rStyle w:val="af"/>
            <w:noProof/>
          </w:rPr>
          <w:fldChar w:fldCharType="end"/>
        </w:r>
      </w:ins>
    </w:p>
    <w:p w14:paraId="7DE88853" w14:textId="77777777" w:rsidR="00964AD1" w:rsidRDefault="00964AD1">
      <w:pPr>
        <w:pStyle w:val="20"/>
        <w:tabs>
          <w:tab w:val="right" w:leader="dot" w:pos="8296"/>
        </w:tabs>
        <w:rPr>
          <w:ins w:id="103" w:author="Miley Ren" w:date="2017-09-30T23:39:00Z"/>
          <w:rFonts w:asciiTheme="minorHAnsi" w:eastAsiaTheme="minorEastAsia" w:hAnsiTheme="minorHAnsi" w:cstheme="minorBidi"/>
          <w:noProof/>
          <w:kern w:val="2"/>
          <w:sz w:val="21"/>
        </w:rPr>
      </w:pPr>
      <w:ins w:id="104" w:author="Miley Ren" w:date="2017-09-30T23:39:00Z">
        <w:r w:rsidRPr="001371FB">
          <w:rPr>
            <w:rStyle w:val="af"/>
            <w:noProof/>
          </w:rPr>
          <w:fldChar w:fldCharType="begin"/>
        </w:r>
        <w:r w:rsidRPr="001371FB">
          <w:rPr>
            <w:rStyle w:val="af"/>
            <w:noProof/>
          </w:rPr>
          <w:instrText xml:space="preserve"> </w:instrText>
        </w:r>
        <w:r>
          <w:rPr>
            <w:noProof/>
          </w:rPr>
          <w:instrText>HYPERLINK \l "_Toc494578111"</w:instrText>
        </w:r>
        <w:r w:rsidRPr="001371FB">
          <w:rPr>
            <w:rStyle w:val="af"/>
            <w:noProof/>
          </w:rPr>
          <w:instrText xml:space="preserve"> </w:instrText>
        </w:r>
        <w:r w:rsidRPr="001371FB">
          <w:rPr>
            <w:rStyle w:val="af"/>
            <w:noProof/>
          </w:rPr>
          <w:fldChar w:fldCharType="separate"/>
        </w:r>
        <w:r w:rsidRPr="001371FB">
          <w:rPr>
            <w:rStyle w:val="af"/>
            <w:noProof/>
          </w:rPr>
          <w:t xml:space="preserve">6.2 </w:t>
        </w:r>
        <w:r w:rsidRPr="001371FB">
          <w:rPr>
            <w:rStyle w:val="af"/>
            <w:rFonts w:hint="eastAsia"/>
            <w:noProof/>
          </w:rPr>
          <w:t>操作员客户端实现</w:t>
        </w:r>
        <w:r>
          <w:rPr>
            <w:noProof/>
            <w:webHidden/>
          </w:rPr>
          <w:tab/>
        </w:r>
        <w:r>
          <w:rPr>
            <w:noProof/>
            <w:webHidden/>
          </w:rPr>
          <w:fldChar w:fldCharType="begin"/>
        </w:r>
        <w:r>
          <w:rPr>
            <w:noProof/>
            <w:webHidden/>
          </w:rPr>
          <w:instrText xml:space="preserve"> PAGEREF _Toc494578111 \h </w:instrText>
        </w:r>
      </w:ins>
      <w:r>
        <w:rPr>
          <w:noProof/>
          <w:webHidden/>
        </w:rPr>
      </w:r>
      <w:r>
        <w:rPr>
          <w:noProof/>
          <w:webHidden/>
        </w:rPr>
        <w:fldChar w:fldCharType="separate"/>
      </w:r>
      <w:ins w:id="105" w:author="Miley Ren" w:date="2017-09-30T23:39:00Z">
        <w:r>
          <w:rPr>
            <w:noProof/>
            <w:webHidden/>
          </w:rPr>
          <w:t>45</w:t>
        </w:r>
        <w:r>
          <w:rPr>
            <w:noProof/>
            <w:webHidden/>
          </w:rPr>
          <w:fldChar w:fldCharType="end"/>
        </w:r>
        <w:r w:rsidRPr="001371FB">
          <w:rPr>
            <w:rStyle w:val="af"/>
            <w:noProof/>
          </w:rPr>
          <w:fldChar w:fldCharType="end"/>
        </w:r>
      </w:ins>
    </w:p>
    <w:p w14:paraId="5CC2D954" w14:textId="77777777" w:rsidR="00964AD1" w:rsidRDefault="00964AD1">
      <w:pPr>
        <w:pStyle w:val="20"/>
        <w:tabs>
          <w:tab w:val="right" w:leader="dot" w:pos="8296"/>
        </w:tabs>
        <w:rPr>
          <w:ins w:id="106" w:author="Miley Ren" w:date="2017-09-30T23:39:00Z"/>
          <w:rFonts w:asciiTheme="minorHAnsi" w:eastAsiaTheme="minorEastAsia" w:hAnsiTheme="minorHAnsi" w:cstheme="minorBidi"/>
          <w:noProof/>
          <w:kern w:val="2"/>
          <w:sz w:val="21"/>
        </w:rPr>
      </w:pPr>
      <w:ins w:id="107" w:author="Miley Ren" w:date="2017-09-30T23:39:00Z">
        <w:r w:rsidRPr="001371FB">
          <w:rPr>
            <w:rStyle w:val="af"/>
            <w:noProof/>
          </w:rPr>
          <w:fldChar w:fldCharType="begin"/>
        </w:r>
        <w:r w:rsidRPr="001371FB">
          <w:rPr>
            <w:rStyle w:val="af"/>
            <w:noProof/>
          </w:rPr>
          <w:instrText xml:space="preserve"> </w:instrText>
        </w:r>
        <w:r>
          <w:rPr>
            <w:noProof/>
          </w:rPr>
          <w:instrText>HYPERLINK \l "_Toc494578112"</w:instrText>
        </w:r>
        <w:r w:rsidRPr="001371FB">
          <w:rPr>
            <w:rStyle w:val="af"/>
            <w:noProof/>
          </w:rPr>
          <w:instrText xml:space="preserve"> </w:instrText>
        </w:r>
        <w:r w:rsidRPr="001371FB">
          <w:rPr>
            <w:rStyle w:val="af"/>
            <w:noProof/>
          </w:rPr>
          <w:fldChar w:fldCharType="separate"/>
        </w:r>
        <w:r w:rsidRPr="001371FB">
          <w:rPr>
            <w:rStyle w:val="af"/>
            <w:noProof/>
          </w:rPr>
          <w:t xml:space="preserve">6.3 </w:t>
        </w:r>
        <w:r w:rsidRPr="001371FB">
          <w:rPr>
            <w:rStyle w:val="af"/>
            <w:rFonts w:hint="eastAsia"/>
            <w:noProof/>
          </w:rPr>
          <w:t>售货机终端实现</w:t>
        </w:r>
        <w:r>
          <w:rPr>
            <w:noProof/>
            <w:webHidden/>
          </w:rPr>
          <w:tab/>
        </w:r>
        <w:r>
          <w:rPr>
            <w:noProof/>
            <w:webHidden/>
          </w:rPr>
          <w:fldChar w:fldCharType="begin"/>
        </w:r>
        <w:r>
          <w:rPr>
            <w:noProof/>
            <w:webHidden/>
          </w:rPr>
          <w:instrText xml:space="preserve"> PAGEREF _Toc494578112 \h </w:instrText>
        </w:r>
      </w:ins>
      <w:r>
        <w:rPr>
          <w:noProof/>
          <w:webHidden/>
        </w:rPr>
      </w:r>
      <w:r>
        <w:rPr>
          <w:noProof/>
          <w:webHidden/>
        </w:rPr>
        <w:fldChar w:fldCharType="separate"/>
      </w:r>
      <w:ins w:id="108" w:author="Miley Ren" w:date="2017-09-30T23:39:00Z">
        <w:r>
          <w:rPr>
            <w:noProof/>
            <w:webHidden/>
          </w:rPr>
          <w:t>47</w:t>
        </w:r>
        <w:r>
          <w:rPr>
            <w:noProof/>
            <w:webHidden/>
          </w:rPr>
          <w:fldChar w:fldCharType="end"/>
        </w:r>
        <w:r w:rsidRPr="001371FB">
          <w:rPr>
            <w:rStyle w:val="af"/>
            <w:noProof/>
          </w:rPr>
          <w:fldChar w:fldCharType="end"/>
        </w:r>
      </w:ins>
    </w:p>
    <w:p w14:paraId="3A184B0D" w14:textId="77777777" w:rsidR="00964AD1" w:rsidRDefault="00964AD1">
      <w:pPr>
        <w:pStyle w:val="11"/>
        <w:rPr>
          <w:ins w:id="109" w:author="Miley Ren" w:date="2017-09-30T23:39:00Z"/>
          <w:rFonts w:asciiTheme="minorHAnsi" w:eastAsiaTheme="minorEastAsia" w:hAnsiTheme="minorHAnsi" w:cstheme="minorBidi"/>
          <w:noProof/>
          <w:kern w:val="2"/>
          <w:sz w:val="21"/>
        </w:rPr>
      </w:pPr>
      <w:ins w:id="110" w:author="Miley Ren" w:date="2017-09-30T23:39:00Z">
        <w:r w:rsidRPr="001371FB">
          <w:rPr>
            <w:rStyle w:val="af"/>
            <w:noProof/>
          </w:rPr>
          <w:fldChar w:fldCharType="begin"/>
        </w:r>
        <w:r w:rsidRPr="001371FB">
          <w:rPr>
            <w:rStyle w:val="af"/>
            <w:noProof/>
          </w:rPr>
          <w:instrText xml:space="preserve"> </w:instrText>
        </w:r>
        <w:r>
          <w:rPr>
            <w:noProof/>
          </w:rPr>
          <w:instrText>HYPERLINK \l "_Toc494578113"</w:instrText>
        </w:r>
        <w:r w:rsidRPr="001371FB">
          <w:rPr>
            <w:rStyle w:val="af"/>
            <w:noProof/>
          </w:rPr>
          <w:instrText xml:space="preserve"> </w:instrText>
        </w:r>
        <w:r w:rsidRPr="001371FB">
          <w:rPr>
            <w:rStyle w:val="af"/>
            <w:noProof/>
          </w:rPr>
          <w:fldChar w:fldCharType="separate"/>
        </w:r>
        <w:r w:rsidRPr="001371FB">
          <w:rPr>
            <w:rStyle w:val="af"/>
            <w:rFonts w:hint="eastAsia"/>
            <w:noProof/>
          </w:rPr>
          <w:t>第</w:t>
        </w:r>
        <w:r w:rsidRPr="001371FB">
          <w:rPr>
            <w:rStyle w:val="af"/>
            <w:noProof/>
          </w:rPr>
          <w:t>7</w:t>
        </w:r>
        <w:r w:rsidRPr="001371FB">
          <w:rPr>
            <w:rStyle w:val="af"/>
            <w:rFonts w:hint="eastAsia"/>
            <w:noProof/>
          </w:rPr>
          <w:t>章</w:t>
        </w:r>
        <w:r w:rsidRPr="001371FB">
          <w:rPr>
            <w:rStyle w:val="af"/>
            <w:noProof/>
          </w:rPr>
          <w:t xml:space="preserve"> </w:t>
        </w:r>
        <w:r w:rsidRPr="001371FB">
          <w:rPr>
            <w:rStyle w:val="af"/>
            <w:rFonts w:hint="eastAsia"/>
            <w:noProof/>
          </w:rPr>
          <w:t>总结与展望</w:t>
        </w:r>
        <w:r>
          <w:rPr>
            <w:noProof/>
            <w:webHidden/>
          </w:rPr>
          <w:tab/>
        </w:r>
        <w:r>
          <w:rPr>
            <w:noProof/>
            <w:webHidden/>
          </w:rPr>
          <w:fldChar w:fldCharType="begin"/>
        </w:r>
        <w:r>
          <w:rPr>
            <w:noProof/>
            <w:webHidden/>
          </w:rPr>
          <w:instrText xml:space="preserve"> PAGEREF _Toc494578113 \h </w:instrText>
        </w:r>
      </w:ins>
      <w:r>
        <w:rPr>
          <w:noProof/>
          <w:webHidden/>
        </w:rPr>
      </w:r>
      <w:r>
        <w:rPr>
          <w:noProof/>
          <w:webHidden/>
        </w:rPr>
        <w:fldChar w:fldCharType="separate"/>
      </w:r>
      <w:ins w:id="111" w:author="Miley Ren" w:date="2017-09-30T23:39:00Z">
        <w:r>
          <w:rPr>
            <w:noProof/>
            <w:webHidden/>
          </w:rPr>
          <w:t>57</w:t>
        </w:r>
        <w:r>
          <w:rPr>
            <w:noProof/>
            <w:webHidden/>
          </w:rPr>
          <w:fldChar w:fldCharType="end"/>
        </w:r>
        <w:r w:rsidRPr="001371FB">
          <w:rPr>
            <w:rStyle w:val="af"/>
            <w:noProof/>
          </w:rPr>
          <w:fldChar w:fldCharType="end"/>
        </w:r>
      </w:ins>
    </w:p>
    <w:p w14:paraId="5103FBE7" w14:textId="77777777" w:rsidR="00964AD1" w:rsidRDefault="00964AD1">
      <w:pPr>
        <w:pStyle w:val="11"/>
        <w:rPr>
          <w:ins w:id="112" w:author="Miley Ren" w:date="2017-09-30T23:39:00Z"/>
          <w:rFonts w:asciiTheme="minorHAnsi" w:eastAsiaTheme="minorEastAsia" w:hAnsiTheme="minorHAnsi" w:cstheme="minorBidi"/>
          <w:noProof/>
          <w:kern w:val="2"/>
          <w:sz w:val="21"/>
        </w:rPr>
      </w:pPr>
      <w:ins w:id="113" w:author="Miley Ren" w:date="2017-09-30T23:39:00Z">
        <w:r w:rsidRPr="001371FB">
          <w:rPr>
            <w:rStyle w:val="af"/>
            <w:noProof/>
          </w:rPr>
          <w:fldChar w:fldCharType="begin"/>
        </w:r>
        <w:r w:rsidRPr="001371FB">
          <w:rPr>
            <w:rStyle w:val="af"/>
            <w:noProof/>
          </w:rPr>
          <w:instrText xml:space="preserve"> </w:instrText>
        </w:r>
        <w:r>
          <w:rPr>
            <w:noProof/>
          </w:rPr>
          <w:instrText>HYPERLINK \l "_Toc494578114"</w:instrText>
        </w:r>
        <w:r w:rsidRPr="001371FB">
          <w:rPr>
            <w:rStyle w:val="af"/>
            <w:noProof/>
          </w:rPr>
          <w:instrText xml:space="preserve"> </w:instrText>
        </w:r>
        <w:r w:rsidRPr="001371FB">
          <w:rPr>
            <w:rStyle w:val="af"/>
            <w:noProof/>
          </w:rPr>
          <w:fldChar w:fldCharType="separate"/>
        </w:r>
        <w:r w:rsidRPr="001371FB">
          <w:rPr>
            <w:rStyle w:val="af"/>
            <w:rFonts w:hint="eastAsia"/>
            <w:noProof/>
          </w:rPr>
          <w:t>致谢</w:t>
        </w:r>
        <w:r>
          <w:rPr>
            <w:noProof/>
            <w:webHidden/>
          </w:rPr>
          <w:tab/>
        </w:r>
        <w:r>
          <w:rPr>
            <w:noProof/>
            <w:webHidden/>
          </w:rPr>
          <w:fldChar w:fldCharType="begin"/>
        </w:r>
        <w:r>
          <w:rPr>
            <w:noProof/>
            <w:webHidden/>
          </w:rPr>
          <w:instrText xml:space="preserve"> PAGEREF _Toc494578114 \h </w:instrText>
        </w:r>
      </w:ins>
      <w:r>
        <w:rPr>
          <w:noProof/>
          <w:webHidden/>
        </w:rPr>
      </w:r>
      <w:r>
        <w:rPr>
          <w:noProof/>
          <w:webHidden/>
        </w:rPr>
        <w:fldChar w:fldCharType="separate"/>
      </w:r>
      <w:ins w:id="114" w:author="Miley Ren" w:date="2017-09-30T23:39:00Z">
        <w:r>
          <w:rPr>
            <w:noProof/>
            <w:webHidden/>
          </w:rPr>
          <w:t>59</w:t>
        </w:r>
        <w:r>
          <w:rPr>
            <w:noProof/>
            <w:webHidden/>
          </w:rPr>
          <w:fldChar w:fldCharType="end"/>
        </w:r>
        <w:r w:rsidRPr="001371FB">
          <w:rPr>
            <w:rStyle w:val="af"/>
            <w:noProof/>
          </w:rPr>
          <w:fldChar w:fldCharType="end"/>
        </w:r>
      </w:ins>
    </w:p>
    <w:p w14:paraId="20E3A004" w14:textId="77777777" w:rsidR="00964AD1" w:rsidRDefault="00964AD1">
      <w:pPr>
        <w:pStyle w:val="11"/>
        <w:rPr>
          <w:ins w:id="115" w:author="Miley Ren" w:date="2017-09-30T23:39:00Z"/>
          <w:rFonts w:asciiTheme="minorHAnsi" w:eastAsiaTheme="minorEastAsia" w:hAnsiTheme="minorHAnsi" w:cstheme="minorBidi"/>
          <w:noProof/>
          <w:kern w:val="2"/>
          <w:sz w:val="21"/>
        </w:rPr>
      </w:pPr>
      <w:ins w:id="116" w:author="Miley Ren" w:date="2017-09-30T23:39:00Z">
        <w:r w:rsidRPr="001371FB">
          <w:rPr>
            <w:rStyle w:val="af"/>
            <w:noProof/>
          </w:rPr>
          <w:fldChar w:fldCharType="begin"/>
        </w:r>
        <w:r w:rsidRPr="001371FB">
          <w:rPr>
            <w:rStyle w:val="af"/>
            <w:noProof/>
          </w:rPr>
          <w:instrText xml:space="preserve"> </w:instrText>
        </w:r>
        <w:r>
          <w:rPr>
            <w:noProof/>
          </w:rPr>
          <w:instrText>HYPERLINK \l "_Toc494578115"</w:instrText>
        </w:r>
        <w:r w:rsidRPr="001371FB">
          <w:rPr>
            <w:rStyle w:val="af"/>
            <w:noProof/>
          </w:rPr>
          <w:instrText xml:space="preserve"> </w:instrText>
        </w:r>
        <w:r w:rsidRPr="001371FB">
          <w:rPr>
            <w:rStyle w:val="af"/>
            <w:noProof/>
          </w:rPr>
          <w:fldChar w:fldCharType="separate"/>
        </w:r>
        <w:r w:rsidRPr="001371FB">
          <w:rPr>
            <w:rStyle w:val="af"/>
            <w:rFonts w:hint="eastAsia"/>
            <w:noProof/>
          </w:rPr>
          <w:t>参考文献</w:t>
        </w:r>
        <w:r>
          <w:rPr>
            <w:noProof/>
            <w:webHidden/>
          </w:rPr>
          <w:tab/>
        </w:r>
        <w:r>
          <w:rPr>
            <w:noProof/>
            <w:webHidden/>
          </w:rPr>
          <w:fldChar w:fldCharType="begin"/>
        </w:r>
        <w:r>
          <w:rPr>
            <w:noProof/>
            <w:webHidden/>
          </w:rPr>
          <w:instrText xml:space="preserve"> PAGEREF _Toc494578115 \h </w:instrText>
        </w:r>
      </w:ins>
      <w:r>
        <w:rPr>
          <w:noProof/>
          <w:webHidden/>
        </w:rPr>
      </w:r>
      <w:r>
        <w:rPr>
          <w:noProof/>
          <w:webHidden/>
        </w:rPr>
        <w:fldChar w:fldCharType="separate"/>
      </w:r>
      <w:ins w:id="117" w:author="Miley Ren" w:date="2017-09-30T23:39:00Z">
        <w:r>
          <w:rPr>
            <w:noProof/>
            <w:webHidden/>
          </w:rPr>
          <w:t>60</w:t>
        </w:r>
        <w:r>
          <w:rPr>
            <w:noProof/>
            <w:webHidden/>
          </w:rPr>
          <w:fldChar w:fldCharType="end"/>
        </w:r>
        <w:r w:rsidRPr="001371FB">
          <w:rPr>
            <w:rStyle w:val="af"/>
            <w:noProof/>
          </w:rPr>
          <w:fldChar w:fldCharType="end"/>
        </w:r>
      </w:ins>
    </w:p>
    <w:p w14:paraId="7A4B8E6F" w14:textId="77777777" w:rsidR="00964AD1" w:rsidDel="00964AD1" w:rsidRDefault="00964AD1">
      <w:pPr>
        <w:pStyle w:val="11"/>
        <w:rPr>
          <w:del w:id="118" w:author="Miley Ren" w:date="2017-09-30T23:39:00Z"/>
          <w:rFonts w:asciiTheme="minorHAnsi" w:eastAsiaTheme="minorEastAsia" w:hAnsiTheme="minorHAnsi" w:cstheme="minorBidi"/>
          <w:noProof/>
          <w:kern w:val="2"/>
          <w:sz w:val="21"/>
        </w:rPr>
      </w:pPr>
      <w:del w:id="119" w:author="Miley Ren" w:date="2017-09-30T23:39:00Z">
        <w:r w:rsidRPr="00964AD1" w:rsidDel="00964AD1">
          <w:rPr>
            <w:rStyle w:val="af"/>
            <w:rFonts w:hint="eastAsia"/>
            <w:noProof/>
          </w:rPr>
          <w:delText>摘要</w:delText>
        </w:r>
        <w:r w:rsidDel="00964AD1">
          <w:rPr>
            <w:noProof/>
            <w:webHidden/>
          </w:rPr>
          <w:tab/>
          <w:delText>I</w:delText>
        </w:r>
      </w:del>
    </w:p>
    <w:p w14:paraId="3FA42A5E" w14:textId="77777777" w:rsidR="00964AD1" w:rsidDel="00964AD1" w:rsidRDefault="00964AD1">
      <w:pPr>
        <w:pStyle w:val="11"/>
        <w:rPr>
          <w:del w:id="120" w:author="Miley Ren" w:date="2017-09-30T23:39:00Z"/>
          <w:rFonts w:asciiTheme="minorHAnsi" w:eastAsiaTheme="minorEastAsia" w:hAnsiTheme="minorHAnsi" w:cstheme="minorBidi"/>
          <w:noProof/>
          <w:kern w:val="2"/>
          <w:sz w:val="21"/>
        </w:rPr>
      </w:pPr>
      <w:del w:id="121" w:author="Miley Ren" w:date="2017-09-30T23:39:00Z">
        <w:r w:rsidRPr="00964AD1" w:rsidDel="00964AD1">
          <w:rPr>
            <w:rStyle w:val="af"/>
            <w:noProof/>
          </w:rPr>
          <w:delText>ABSTRACT</w:delText>
        </w:r>
        <w:r w:rsidDel="00964AD1">
          <w:rPr>
            <w:noProof/>
            <w:webHidden/>
          </w:rPr>
          <w:tab/>
          <w:delText>II</w:delText>
        </w:r>
      </w:del>
    </w:p>
    <w:p w14:paraId="17FA1D4F" w14:textId="77777777" w:rsidR="00964AD1" w:rsidDel="00964AD1" w:rsidRDefault="00964AD1">
      <w:pPr>
        <w:pStyle w:val="11"/>
        <w:rPr>
          <w:del w:id="122" w:author="Miley Ren" w:date="2017-09-30T23:39:00Z"/>
          <w:rFonts w:asciiTheme="minorHAnsi" w:eastAsiaTheme="minorEastAsia" w:hAnsiTheme="minorHAnsi" w:cstheme="minorBidi"/>
          <w:noProof/>
          <w:kern w:val="2"/>
          <w:sz w:val="21"/>
        </w:rPr>
      </w:pPr>
      <w:del w:id="123" w:author="Miley Ren" w:date="2017-09-30T23:39:00Z">
        <w:r w:rsidRPr="00964AD1" w:rsidDel="00964AD1">
          <w:rPr>
            <w:rStyle w:val="af"/>
            <w:rFonts w:hint="eastAsia"/>
            <w:noProof/>
          </w:rPr>
          <w:delText>目录</w:delText>
        </w:r>
        <w:r w:rsidDel="00964AD1">
          <w:rPr>
            <w:noProof/>
            <w:webHidden/>
          </w:rPr>
          <w:tab/>
          <w:delText>IV</w:delText>
        </w:r>
      </w:del>
    </w:p>
    <w:p w14:paraId="71432C46" w14:textId="77777777" w:rsidR="00964AD1" w:rsidDel="00964AD1" w:rsidRDefault="00964AD1">
      <w:pPr>
        <w:pStyle w:val="11"/>
        <w:rPr>
          <w:del w:id="124" w:author="Miley Ren" w:date="2017-09-30T23:39:00Z"/>
          <w:rFonts w:asciiTheme="minorHAnsi" w:eastAsiaTheme="minorEastAsia" w:hAnsiTheme="minorHAnsi" w:cstheme="minorBidi"/>
          <w:noProof/>
          <w:kern w:val="2"/>
          <w:sz w:val="21"/>
        </w:rPr>
      </w:pPr>
      <w:del w:id="125" w:author="Miley Ren" w:date="2017-09-30T23:39:00Z">
        <w:r w:rsidRPr="00964AD1" w:rsidDel="00964AD1">
          <w:rPr>
            <w:rStyle w:val="af"/>
            <w:rFonts w:hint="eastAsia"/>
            <w:noProof/>
          </w:rPr>
          <w:delText>第</w:delText>
        </w:r>
        <w:r w:rsidRPr="00964AD1" w:rsidDel="00964AD1">
          <w:rPr>
            <w:rStyle w:val="af"/>
            <w:noProof/>
          </w:rPr>
          <w:delText>1</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引言</w:delText>
        </w:r>
        <w:r w:rsidDel="00964AD1">
          <w:rPr>
            <w:noProof/>
            <w:webHidden/>
          </w:rPr>
          <w:tab/>
          <w:delText>1</w:delText>
        </w:r>
      </w:del>
    </w:p>
    <w:p w14:paraId="39066BB2" w14:textId="77777777" w:rsidR="00964AD1" w:rsidDel="00964AD1" w:rsidRDefault="00964AD1">
      <w:pPr>
        <w:pStyle w:val="20"/>
        <w:tabs>
          <w:tab w:val="right" w:leader="dot" w:pos="8296"/>
        </w:tabs>
        <w:rPr>
          <w:del w:id="126" w:author="Miley Ren" w:date="2017-09-30T23:39:00Z"/>
          <w:rFonts w:asciiTheme="minorHAnsi" w:eastAsiaTheme="minorEastAsia" w:hAnsiTheme="minorHAnsi" w:cstheme="minorBidi"/>
          <w:noProof/>
          <w:kern w:val="2"/>
          <w:sz w:val="21"/>
        </w:rPr>
      </w:pPr>
      <w:del w:id="127" w:author="Miley Ren" w:date="2017-09-30T23:39:00Z">
        <w:r w:rsidRPr="00964AD1" w:rsidDel="00964AD1">
          <w:rPr>
            <w:rStyle w:val="af"/>
            <w:noProof/>
          </w:rPr>
          <w:delText xml:space="preserve">1.1 </w:delText>
        </w:r>
        <w:r w:rsidRPr="00964AD1" w:rsidDel="00964AD1">
          <w:rPr>
            <w:rStyle w:val="af"/>
            <w:rFonts w:hint="eastAsia"/>
            <w:noProof/>
          </w:rPr>
          <w:delText>研究背景及意义</w:delText>
        </w:r>
        <w:r w:rsidDel="00964AD1">
          <w:rPr>
            <w:noProof/>
            <w:webHidden/>
          </w:rPr>
          <w:tab/>
          <w:delText>1</w:delText>
        </w:r>
      </w:del>
    </w:p>
    <w:p w14:paraId="465E65A7" w14:textId="77777777" w:rsidR="00964AD1" w:rsidDel="00964AD1" w:rsidRDefault="00964AD1">
      <w:pPr>
        <w:pStyle w:val="20"/>
        <w:tabs>
          <w:tab w:val="right" w:leader="dot" w:pos="8296"/>
        </w:tabs>
        <w:rPr>
          <w:del w:id="128" w:author="Miley Ren" w:date="2017-09-30T23:39:00Z"/>
          <w:rFonts w:asciiTheme="minorHAnsi" w:eastAsiaTheme="minorEastAsia" w:hAnsiTheme="minorHAnsi" w:cstheme="minorBidi"/>
          <w:noProof/>
          <w:kern w:val="2"/>
          <w:sz w:val="21"/>
        </w:rPr>
      </w:pPr>
      <w:del w:id="129" w:author="Miley Ren" w:date="2017-09-30T23:39:00Z">
        <w:r w:rsidRPr="00964AD1" w:rsidDel="00964AD1">
          <w:rPr>
            <w:rStyle w:val="af"/>
            <w:noProof/>
          </w:rPr>
          <w:delText xml:space="preserve">1.2 </w:delText>
        </w:r>
        <w:r w:rsidRPr="00964AD1" w:rsidDel="00964AD1">
          <w:rPr>
            <w:rStyle w:val="af"/>
            <w:rFonts w:hint="eastAsia"/>
            <w:noProof/>
          </w:rPr>
          <w:delText>研究现状</w:delText>
        </w:r>
        <w:r w:rsidDel="00964AD1">
          <w:rPr>
            <w:noProof/>
            <w:webHidden/>
          </w:rPr>
          <w:tab/>
          <w:delText>2</w:delText>
        </w:r>
      </w:del>
    </w:p>
    <w:p w14:paraId="2E6E9747" w14:textId="77777777" w:rsidR="00964AD1" w:rsidDel="00964AD1" w:rsidRDefault="00964AD1">
      <w:pPr>
        <w:pStyle w:val="20"/>
        <w:tabs>
          <w:tab w:val="right" w:leader="dot" w:pos="8296"/>
        </w:tabs>
        <w:rPr>
          <w:del w:id="130" w:author="Miley Ren" w:date="2017-09-30T23:39:00Z"/>
          <w:rFonts w:asciiTheme="minorHAnsi" w:eastAsiaTheme="minorEastAsia" w:hAnsiTheme="minorHAnsi" w:cstheme="minorBidi"/>
          <w:noProof/>
          <w:kern w:val="2"/>
          <w:sz w:val="21"/>
        </w:rPr>
      </w:pPr>
      <w:del w:id="131" w:author="Miley Ren" w:date="2017-09-30T23:39:00Z">
        <w:r w:rsidRPr="00964AD1" w:rsidDel="00964AD1">
          <w:rPr>
            <w:rStyle w:val="af"/>
            <w:noProof/>
          </w:rPr>
          <w:delText xml:space="preserve">1.3 </w:delText>
        </w:r>
        <w:r w:rsidRPr="00964AD1" w:rsidDel="00964AD1">
          <w:rPr>
            <w:rStyle w:val="af"/>
            <w:rFonts w:hint="eastAsia"/>
            <w:noProof/>
          </w:rPr>
          <w:delText>主要研究内容</w:delText>
        </w:r>
        <w:r w:rsidDel="00964AD1">
          <w:rPr>
            <w:noProof/>
            <w:webHidden/>
          </w:rPr>
          <w:tab/>
          <w:delText>3</w:delText>
        </w:r>
      </w:del>
    </w:p>
    <w:p w14:paraId="63AE4FF0" w14:textId="77777777" w:rsidR="00964AD1" w:rsidDel="00964AD1" w:rsidRDefault="00964AD1">
      <w:pPr>
        <w:pStyle w:val="20"/>
        <w:tabs>
          <w:tab w:val="right" w:leader="dot" w:pos="8296"/>
        </w:tabs>
        <w:rPr>
          <w:del w:id="132" w:author="Miley Ren" w:date="2017-09-30T23:39:00Z"/>
          <w:rFonts w:asciiTheme="minorHAnsi" w:eastAsiaTheme="minorEastAsia" w:hAnsiTheme="minorHAnsi" w:cstheme="minorBidi"/>
          <w:noProof/>
          <w:kern w:val="2"/>
          <w:sz w:val="21"/>
        </w:rPr>
      </w:pPr>
      <w:del w:id="133" w:author="Miley Ren" w:date="2017-09-30T23:39:00Z">
        <w:r w:rsidRPr="00964AD1" w:rsidDel="00964AD1">
          <w:rPr>
            <w:rStyle w:val="af"/>
            <w:noProof/>
          </w:rPr>
          <w:delText xml:space="preserve">1.4 </w:delText>
        </w:r>
        <w:r w:rsidRPr="00964AD1" w:rsidDel="00964AD1">
          <w:rPr>
            <w:rStyle w:val="af"/>
            <w:rFonts w:hint="eastAsia"/>
            <w:noProof/>
          </w:rPr>
          <w:delText>本文结构</w:delText>
        </w:r>
        <w:r w:rsidDel="00964AD1">
          <w:rPr>
            <w:noProof/>
            <w:webHidden/>
          </w:rPr>
          <w:tab/>
          <w:delText>4</w:delText>
        </w:r>
      </w:del>
    </w:p>
    <w:p w14:paraId="313D9F87" w14:textId="77777777" w:rsidR="00964AD1" w:rsidDel="00964AD1" w:rsidRDefault="00964AD1">
      <w:pPr>
        <w:pStyle w:val="11"/>
        <w:rPr>
          <w:del w:id="134" w:author="Miley Ren" w:date="2017-09-30T23:39:00Z"/>
          <w:rFonts w:asciiTheme="minorHAnsi" w:eastAsiaTheme="minorEastAsia" w:hAnsiTheme="minorHAnsi" w:cstheme="minorBidi"/>
          <w:noProof/>
          <w:kern w:val="2"/>
          <w:sz w:val="21"/>
        </w:rPr>
      </w:pPr>
      <w:del w:id="135" w:author="Miley Ren" w:date="2017-09-30T23:39:00Z">
        <w:r w:rsidRPr="00964AD1" w:rsidDel="00964AD1">
          <w:rPr>
            <w:rStyle w:val="af"/>
            <w:rFonts w:hint="eastAsia"/>
            <w:noProof/>
          </w:rPr>
          <w:delText>第</w:delText>
        </w:r>
        <w:r w:rsidRPr="00964AD1" w:rsidDel="00964AD1">
          <w:rPr>
            <w:rStyle w:val="af"/>
            <w:noProof/>
          </w:rPr>
          <w:delText>2</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相关技术概述</w:delText>
        </w:r>
        <w:r w:rsidDel="00964AD1">
          <w:rPr>
            <w:noProof/>
            <w:webHidden/>
          </w:rPr>
          <w:tab/>
          <w:delText>5</w:delText>
        </w:r>
      </w:del>
    </w:p>
    <w:p w14:paraId="241DC2C1" w14:textId="77777777" w:rsidR="00964AD1" w:rsidDel="00964AD1" w:rsidRDefault="00964AD1">
      <w:pPr>
        <w:pStyle w:val="20"/>
        <w:tabs>
          <w:tab w:val="right" w:leader="dot" w:pos="8296"/>
        </w:tabs>
        <w:rPr>
          <w:del w:id="136" w:author="Miley Ren" w:date="2017-09-30T23:39:00Z"/>
          <w:rFonts w:asciiTheme="minorHAnsi" w:eastAsiaTheme="minorEastAsia" w:hAnsiTheme="minorHAnsi" w:cstheme="minorBidi"/>
          <w:noProof/>
          <w:kern w:val="2"/>
          <w:sz w:val="21"/>
        </w:rPr>
      </w:pPr>
      <w:del w:id="137" w:author="Miley Ren" w:date="2017-09-30T23:39:00Z">
        <w:r w:rsidRPr="00964AD1" w:rsidDel="00964AD1">
          <w:rPr>
            <w:rStyle w:val="af"/>
            <w:noProof/>
          </w:rPr>
          <w:delText xml:space="preserve">2.1 </w:delText>
        </w:r>
        <w:r w:rsidRPr="00964AD1" w:rsidDel="00964AD1">
          <w:rPr>
            <w:rStyle w:val="af"/>
            <w:rFonts w:hint="eastAsia"/>
            <w:noProof/>
          </w:rPr>
          <w:delText>多租户和</w:delText>
        </w:r>
        <w:r w:rsidRPr="00964AD1" w:rsidDel="00964AD1">
          <w:rPr>
            <w:rStyle w:val="af"/>
            <w:noProof/>
          </w:rPr>
          <w:delText>SaaS</w:delText>
        </w:r>
        <w:r w:rsidRPr="00964AD1" w:rsidDel="00964AD1">
          <w:rPr>
            <w:rStyle w:val="af"/>
            <w:rFonts w:hint="eastAsia"/>
            <w:noProof/>
          </w:rPr>
          <w:delText>服务</w:delText>
        </w:r>
        <w:r w:rsidDel="00964AD1">
          <w:rPr>
            <w:noProof/>
            <w:webHidden/>
          </w:rPr>
          <w:tab/>
          <w:delText>5</w:delText>
        </w:r>
      </w:del>
    </w:p>
    <w:p w14:paraId="24C52F3F" w14:textId="77777777" w:rsidR="00964AD1" w:rsidDel="00964AD1" w:rsidRDefault="00964AD1">
      <w:pPr>
        <w:pStyle w:val="20"/>
        <w:tabs>
          <w:tab w:val="right" w:leader="dot" w:pos="8296"/>
        </w:tabs>
        <w:rPr>
          <w:del w:id="138" w:author="Miley Ren" w:date="2017-09-30T23:39:00Z"/>
          <w:rFonts w:asciiTheme="minorHAnsi" w:eastAsiaTheme="minorEastAsia" w:hAnsiTheme="minorHAnsi" w:cstheme="minorBidi"/>
          <w:noProof/>
          <w:kern w:val="2"/>
          <w:sz w:val="21"/>
        </w:rPr>
      </w:pPr>
      <w:del w:id="139" w:author="Miley Ren" w:date="2017-09-30T23:39:00Z">
        <w:r w:rsidRPr="00964AD1" w:rsidDel="00964AD1">
          <w:rPr>
            <w:rStyle w:val="af"/>
            <w:noProof/>
          </w:rPr>
          <w:delText>2.2 SSM</w:delText>
        </w:r>
        <w:r w:rsidRPr="00964AD1" w:rsidDel="00964AD1">
          <w:rPr>
            <w:rStyle w:val="af"/>
            <w:rFonts w:hint="eastAsia"/>
            <w:noProof/>
          </w:rPr>
          <w:delText>框架</w:delText>
        </w:r>
        <w:r w:rsidDel="00964AD1">
          <w:rPr>
            <w:noProof/>
            <w:webHidden/>
          </w:rPr>
          <w:tab/>
          <w:delText>8</w:delText>
        </w:r>
      </w:del>
    </w:p>
    <w:p w14:paraId="3BB24227" w14:textId="77777777" w:rsidR="00964AD1" w:rsidDel="00964AD1" w:rsidRDefault="00964AD1">
      <w:pPr>
        <w:pStyle w:val="20"/>
        <w:tabs>
          <w:tab w:val="right" w:leader="dot" w:pos="8296"/>
        </w:tabs>
        <w:rPr>
          <w:del w:id="140" w:author="Miley Ren" w:date="2017-09-30T23:39:00Z"/>
          <w:rFonts w:asciiTheme="minorHAnsi" w:eastAsiaTheme="minorEastAsia" w:hAnsiTheme="minorHAnsi" w:cstheme="minorBidi"/>
          <w:noProof/>
          <w:kern w:val="2"/>
          <w:sz w:val="21"/>
        </w:rPr>
      </w:pPr>
      <w:del w:id="141" w:author="Miley Ren" w:date="2017-09-30T23:39:00Z">
        <w:r w:rsidRPr="00964AD1" w:rsidDel="00964AD1">
          <w:rPr>
            <w:rStyle w:val="af"/>
            <w:noProof/>
          </w:rPr>
          <w:delText>2.3 Android</w:delText>
        </w:r>
        <w:r w:rsidRPr="00964AD1" w:rsidDel="00964AD1">
          <w:rPr>
            <w:rStyle w:val="af"/>
            <w:rFonts w:hint="eastAsia"/>
            <w:noProof/>
          </w:rPr>
          <w:delText>应用</w:delText>
        </w:r>
        <w:r w:rsidDel="00964AD1">
          <w:rPr>
            <w:noProof/>
            <w:webHidden/>
          </w:rPr>
          <w:tab/>
          <w:delText>11</w:delText>
        </w:r>
      </w:del>
    </w:p>
    <w:p w14:paraId="40A0A9D6" w14:textId="77777777" w:rsidR="00964AD1" w:rsidDel="00964AD1" w:rsidRDefault="00964AD1">
      <w:pPr>
        <w:pStyle w:val="11"/>
        <w:rPr>
          <w:del w:id="142" w:author="Miley Ren" w:date="2017-09-30T23:39:00Z"/>
          <w:rFonts w:asciiTheme="minorHAnsi" w:eastAsiaTheme="minorEastAsia" w:hAnsiTheme="minorHAnsi" w:cstheme="minorBidi"/>
          <w:noProof/>
          <w:kern w:val="2"/>
          <w:sz w:val="21"/>
        </w:rPr>
      </w:pPr>
      <w:del w:id="143" w:author="Miley Ren" w:date="2017-09-30T23:39:00Z">
        <w:r w:rsidRPr="00964AD1" w:rsidDel="00964AD1">
          <w:rPr>
            <w:rStyle w:val="af"/>
            <w:rFonts w:hint="eastAsia"/>
            <w:noProof/>
          </w:rPr>
          <w:delText>第</w:delText>
        </w:r>
        <w:r w:rsidRPr="00964AD1" w:rsidDel="00964AD1">
          <w:rPr>
            <w:rStyle w:val="af"/>
            <w:noProof/>
          </w:rPr>
          <w:delText>3</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需求分析</w:delText>
        </w:r>
        <w:r w:rsidDel="00964AD1">
          <w:rPr>
            <w:noProof/>
            <w:webHidden/>
          </w:rPr>
          <w:tab/>
          <w:delText>14</w:delText>
        </w:r>
      </w:del>
    </w:p>
    <w:p w14:paraId="6EA03E25" w14:textId="77777777" w:rsidR="00964AD1" w:rsidDel="00964AD1" w:rsidRDefault="00964AD1">
      <w:pPr>
        <w:pStyle w:val="20"/>
        <w:tabs>
          <w:tab w:val="right" w:leader="dot" w:pos="8296"/>
        </w:tabs>
        <w:rPr>
          <w:del w:id="144" w:author="Miley Ren" w:date="2017-09-30T23:39:00Z"/>
          <w:rFonts w:asciiTheme="minorHAnsi" w:eastAsiaTheme="minorEastAsia" w:hAnsiTheme="minorHAnsi" w:cstheme="minorBidi"/>
          <w:noProof/>
          <w:kern w:val="2"/>
          <w:sz w:val="21"/>
        </w:rPr>
      </w:pPr>
      <w:del w:id="145" w:author="Miley Ren" w:date="2017-09-30T23:39:00Z">
        <w:r w:rsidRPr="00964AD1" w:rsidDel="00964AD1">
          <w:rPr>
            <w:rStyle w:val="af"/>
            <w:noProof/>
          </w:rPr>
          <w:delText xml:space="preserve">3.1 </w:delText>
        </w:r>
        <w:r w:rsidRPr="00964AD1" w:rsidDel="00964AD1">
          <w:rPr>
            <w:rStyle w:val="af"/>
            <w:rFonts w:hint="eastAsia"/>
            <w:noProof/>
          </w:rPr>
          <w:delText>系统目标</w:delText>
        </w:r>
        <w:r w:rsidDel="00964AD1">
          <w:rPr>
            <w:noProof/>
            <w:webHidden/>
          </w:rPr>
          <w:tab/>
          <w:delText>14</w:delText>
        </w:r>
      </w:del>
    </w:p>
    <w:p w14:paraId="147D159E" w14:textId="77777777" w:rsidR="00964AD1" w:rsidDel="00964AD1" w:rsidRDefault="00964AD1">
      <w:pPr>
        <w:pStyle w:val="20"/>
        <w:tabs>
          <w:tab w:val="right" w:leader="dot" w:pos="8296"/>
        </w:tabs>
        <w:rPr>
          <w:del w:id="146" w:author="Miley Ren" w:date="2017-09-30T23:39:00Z"/>
          <w:rFonts w:asciiTheme="minorHAnsi" w:eastAsiaTheme="minorEastAsia" w:hAnsiTheme="minorHAnsi" w:cstheme="minorBidi"/>
          <w:noProof/>
          <w:kern w:val="2"/>
          <w:sz w:val="21"/>
        </w:rPr>
      </w:pPr>
      <w:del w:id="147" w:author="Miley Ren" w:date="2017-09-30T23:39:00Z">
        <w:r w:rsidRPr="00964AD1" w:rsidDel="00964AD1">
          <w:rPr>
            <w:rStyle w:val="af"/>
            <w:noProof/>
          </w:rPr>
          <w:delText xml:space="preserve">3.2 </w:delText>
        </w:r>
        <w:r w:rsidRPr="00964AD1" w:rsidDel="00964AD1">
          <w:rPr>
            <w:rStyle w:val="af"/>
            <w:rFonts w:hint="eastAsia"/>
            <w:noProof/>
          </w:rPr>
          <w:delText>可行性分析</w:delText>
        </w:r>
        <w:r w:rsidDel="00964AD1">
          <w:rPr>
            <w:noProof/>
            <w:webHidden/>
          </w:rPr>
          <w:tab/>
          <w:delText>14</w:delText>
        </w:r>
      </w:del>
    </w:p>
    <w:p w14:paraId="1DB311C3" w14:textId="77777777" w:rsidR="00964AD1" w:rsidDel="00964AD1" w:rsidRDefault="00964AD1">
      <w:pPr>
        <w:pStyle w:val="20"/>
        <w:tabs>
          <w:tab w:val="right" w:leader="dot" w:pos="8296"/>
        </w:tabs>
        <w:rPr>
          <w:del w:id="148" w:author="Miley Ren" w:date="2017-09-30T23:39:00Z"/>
          <w:rFonts w:asciiTheme="minorHAnsi" w:eastAsiaTheme="minorEastAsia" w:hAnsiTheme="minorHAnsi" w:cstheme="minorBidi"/>
          <w:noProof/>
          <w:kern w:val="2"/>
          <w:sz w:val="21"/>
        </w:rPr>
      </w:pPr>
      <w:del w:id="149" w:author="Miley Ren" w:date="2017-09-30T23:39:00Z">
        <w:r w:rsidRPr="00964AD1" w:rsidDel="00964AD1">
          <w:rPr>
            <w:rStyle w:val="af"/>
            <w:noProof/>
          </w:rPr>
          <w:delText xml:space="preserve">3.3 </w:delText>
        </w:r>
        <w:r w:rsidRPr="00964AD1" w:rsidDel="00964AD1">
          <w:rPr>
            <w:rStyle w:val="af"/>
            <w:rFonts w:hint="eastAsia"/>
            <w:noProof/>
          </w:rPr>
          <w:delText>需求分析</w:delText>
        </w:r>
        <w:r w:rsidDel="00964AD1">
          <w:rPr>
            <w:noProof/>
            <w:webHidden/>
          </w:rPr>
          <w:tab/>
          <w:delText>15</w:delText>
        </w:r>
      </w:del>
    </w:p>
    <w:p w14:paraId="79BD24A0" w14:textId="77777777" w:rsidR="00964AD1" w:rsidDel="00964AD1" w:rsidRDefault="00964AD1">
      <w:pPr>
        <w:pStyle w:val="30"/>
        <w:tabs>
          <w:tab w:val="right" w:leader="dot" w:pos="8296"/>
        </w:tabs>
        <w:rPr>
          <w:del w:id="150" w:author="Miley Ren" w:date="2017-09-30T23:39:00Z"/>
          <w:rFonts w:asciiTheme="minorHAnsi" w:eastAsiaTheme="minorEastAsia" w:hAnsiTheme="minorHAnsi" w:cstheme="minorBidi"/>
          <w:noProof/>
          <w:kern w:val="2"/>
          <w:sz w:val="21"/>
        </w:rPr>
      </w:pPr>
      <w:del w:id="151" w:author="Miley Ren" w:date="2017-09-30T23:39:00Z">
        <w:r w:rsidRPr="00964AD1" w:rsidDel="00964AD1">
          <w:rPr>
            <w:rStyle w:val="af"/>
            <w:noProof/>
          </w:rPr>
          <w:delText xml:space="preserve">3.3.1 </w:delText>
        </w:r>
        <w:r w:rsidRPr="00964AD1" w:rsidDel="00964AD1">
          <w:rPr>
            <w:rStyle w:val="af"/>
            <w:rFonts w:hint="eastAsia"/>
            <w:noProof/>
          </w:rPr>
          <w:delText>自动售货机</w:delText>
        </w:r>
        <w:r w:rsidRPr="00964AD1" w:rsidDel="00964AD1">
          <w:rPr>
            <w:rStyle w:val="af"/>
            <w:noProof/>
          </w:rPr>
          <w:delText>SaaS</w:delText>
        </w:r>
        <w:r w:rsidRPr="00964AD1" w:rsidDel="00964AD1">
          <w:rPr>
            <w:rStyle w:val="af"/>
            <w:rFonts w:hint="eastAsia"/>
            <w:noProof/>
          </w:rPr>
          <w:delText>云平台</w:delText>
        </w:r>
        <w:r w:rsidDel="00964AD1">
          <w:rPr>
            <w:noProof/>
            <w:webHidden/>
          </w:rPr>
          <w:tab/>
          <w:delText>15</w:delText>
        </w:r>
      </w:del>
    </w:p>
    <w:p w14:paraId="68331691" w14:textId="77777777" w:rsidR="00964AD1" w:rsidDel="00964AD1" w:rsidRDefault="00964AD1">
      <w:pPr>
        <w:pStyle w:val="30"/>
        <w:tabs>
          <w:tab w:val="right" w:leader="dot" w:pos="8296"/>
        </w:tabs>
        <w:rPr>
          <w:del w:id="152" w:author="Miley Ren" w:date="2017-09-30T23:39:00Z"/>
          <w:rFonts w:asciiTheme="minorHAnsi" w:eastAsiaTheme="minorEastAsia" w:hAnsiTheme="minorHAnsi" w:cstheme="minorBidi"/>
          <w:noProof/>
          <w:kern w:val="2"/>
          <w:sz w:val="21"/>
        </w:rPr>
      </w:pPr>
      <w:del w:id="153" w:author="Miley Ren" w:date="2017-09-30T23:39:00Z">
        <w:r w:rsidRPr="00964AD1" w:rsidDel="00964AD1">
          <w:rPr>
            <w:rStyle w:val="af"/>
            <w:noProof/>
          </w:rPr>
          <w:delText>3.3.2 Android</w:delText>
        </w:r>
        <w:r w:rsidRPr="00964AD1" w:rsidDel="00964AD1">
          <w:rPr>
            <w:rStyle w:val="af"/>
            <w:rFonts w:hint="eastAsia"/>
            <w:noProof/>
          </w:rPr>
          <w:delText>终端</w:delText>
        </w:r>
        <w:r w:rsidDel="00964AD1">
          <w:rPr>
            <w:noProof/>
            <w:webHidden/>
          </w:rPr>
          <w:tab/>
          <w:delText>21</w:delText>
        </w:r>
      </w:del>
    </w:p>
    <w:p w14:paraId="0AF5B00A" w14:textId="77777777" w:rsidR="00964AD1" w:rsidDel="00964AD1" w:rsidRDefault="00964AD1">
      <w:pPr>
        <w:pStyle w:val="11"/>
        <w:rPr>
          <w:del w:id="154" w:author="Miley Ren" w:date="2017-09-30T23:39:00Z"/>
          <w:rFonts w:asciiTheme="minorHAnsi" w:eastAsiaTheme="minorEastAsia" w:hAnsiTheme="minorHAnsi" w:cstheme="minorBidi"/>
          <w:noProof/>
          <w:kern w:val="2"/>
          <w:sz w:val="21"/>
        </w:rPr>
      </w:pPr>
      <w:del w:id="155" w:author="Miley Ren" w:date="2017-09-30T23:39:00Z">
        <w:r w:rsidRPr="00964AD1" w:rsidDel="00964AD1">
          <w:rPr>
            <w:rStyle w:val="af"/>
            <w:rFonts w:hint="eastAsia"/>
            <w:noProof/>
          </w:rPr>
          <w:delText>第</w:delText>
        </w:r>
        <w:r w:rsidRPr="00964AD1" w:rsidDel="00964AD1">
          <w:rPr>
            <w:rStyle w:val="af"/>
            <w:noProof/>
          </w:rPr>
          <w:delText>4</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系统设计</w:delText>
        </w:r>
        <w:r w:rsidDel="00964AD1">
          <w:rPr>
            <w:noProof/>
            <w:webHidden/>
          </w:rPr>
          <w:tab/>
          <w:delText>24</w:delText>
        </w:r>
      </w:del>
    </w:p>
    <w:p w14:paraId="0E6F30AD" w14:textId="77777777" w:rsidR="00964AD1" w:rsidDel="00964AD1" w:rsidRDefault="00964AD1">
      <w:pPr>
        <w:pStyle w:val="20"/>
        <w:tabs>
          <w:tab w:val="right" w:leader="dot" w:pos="8296"/>
        </w:tabs>
        <w:rPr>
          <w:del w:id="156" w:author="Miley Ren" w:date="2017-09-30T23:39:00Z"/>
          <w:rFonts w:asciiTheme="minorHAnsi" w:eastAsiaTheme="minorEastAsia" w:hAnsiTheme="minorHAnsi" w:cstheme="minorBidi"/>
          <w:noProof/>
          <w:kern w:val="2"/>
          <w:sz w:val="21"/>
        </w:rPr>
      </w:pPr>
      <w:del w:id="157" w:author="Miley Ren" w:date="2017-09-30T23:39:00Z">
        <w:r w:rsidRPr="00964AD1" w:rsidDel="00964AD1">
          <w:rPr>
            <w:rStyle w:val="af"/>
            <w:noProof/>
          </w:rPr>
          <w:delText xml:space="preserve">4.1 </w:delText>
        </w:r>
        <w:r w:rsidRPr="00964AD1" w:rsidDel="00964AD1">
          <w:rPr>
            <w:rStyle w:val="af"/>
            <w:rFonts w:hint="eastAsia"/>
            <w:noProof/>
          </w:rPr>
          <w:delText>系统总体架构</w:delText>
        </w:r>
        <w:r w:rsidDel="00964AD1">
          <w:rPr>
            <w:noProof/>
            <w:webHidden/>
          </w:rPr>
          <w:tab/>
          <w:delText>24</w:delText>
        </w:r>
      </w:del>
    </w:p>
    <w:p w14:paraId="5AAB036F" w14:textId="77777777" w:rsidR="00964AD1" w:rsidDel="00964AD1" w:rsidRDefault="00964AD1">
      <w:pPr>
        <w:pStyle w:val="20"/>
        <w:tabs>
          <w:tab w:val="right" w:leader="dot" w:pos="8296"/>
        </w:tabs>
        <w:rPr>
          <w:del w:id="158" w:author="Miley Ren" w:date="2017-09-30T23:39:00Z"/>
          <w:rFonts w:asciiTheme="minorHAnsi" w:eastAsiaTheme="minorEastAsia" w:hAnsiTheme="minorHAnsi" w:cstheme="minorBidi"/>
          <w:noProof/>
          <w:kern w:val="2"/>
          <w:sz w:val="21"/>
        </w:rPr>
      </w:pPr>
      <w:del w:id="159" w:author="Miley Ren" w:date="2017-09-30T23:39:00Z">
        <w:r w:rsidRPr="00964AD1" w:rsidDel="00964AD1">
          <w:rPr>
            <w:rStyle w:val="af"/>
            <w:noProof/>
          </w:rPr>
          <w:delText xml:space="preserve">4.2 </w:delText>
        </w:r>
        <w:r w:rsidRPr="00964AD1" w:rsidDel="00964AD1">
          <w:rPr>
            <w:rStyle w:val="af"/>
            <w:rFonts w:hint="eastAsia"/>
            <w:noProof/>
          </w:rPr>
          <w:delText>系统详细设计</w:delText>
        </w:r>
        <w:r w:rsidDel="00964AD1">
          <w:rPr>
            <w:noProof/>
            <w:webHidden/>
          </w:rPr>
          <w:tab/>
          <w:delText>25</w:delText>
        </w:r>
      </w:del>
    </w:p>
    <w:p w14:paraId="6DAFA811" w14:textId="77777777" w:rsidR="00964AD1" w:rsidDel="00964AD1" w:rsidRDefault="00964AD1">
      <w:pPr>
        <w:pStyle w:val="20"/>
        <w:tabs>
          <w:tab w:val="right" w:leader="dot" w:pos="8296"/>
        </w:tabs>
        <w:rPr>
          <w:del w:id="160" w:author="Miley Ren" w:date="2017-09-30T23:39:00Z"/>
          <w:rFonts w:asciiTheme="minorHAnsi" w:eastAsiaTheme="minorEastAsia" w:hAnsiTheme="minorHAnsi" w:cstheme="minorBidi"/>
          <w:noProof/>
          <w:kern w:val="2"/>
          <w:sz w:val="21"/>
        </w:rPr>
      </w:pPr>
      <w:del w:id="161" w:author="Miley Ren" w:date="2017-09-30T23:39:00Z">
        <w:r w:rsidRPr="00964AD1" w:rsidDel="00964AD1">
          <w:rPr>
            <w:rStyle w:val="af"/>
            <w:noProof/>
          </w:rPr>
          <w:delText xml:space="preserve">4.3 </w:delText>
        </w:r>
        <w:r w:rsidRPr="00964AD1" w:rsidDel="00964AD1">
          <w:rPr>
            <w:rStyle w:val="af"/>
            <w:rFonts w:hint="eastAsia"/>
            <w:noProof/>
          </w:rPr>
          <w:delText>数据库设计</w:delText>
        </w:r>
        <w:r w:rsidDel="00964AD1">
          <w:rPr>
            <w:noProof/>
            <w:webHidden/>
          </w:rPr>
          <w:tab/>
          <w:delText>28</w:delText>
        </w:r>
      </w:del>
    </w:p>
    <w:p w14:paraId="06CF7FDA" w14:textId="77777777" w:rsidR="00964AD1" w:rsidDel="00964AD1" w:rsidRDefault="00964AD1">
      <w:pPr>
        <w:pStyle w:val="11"/>
        <w:rPr>
          <w:del w:id="162" w:author="Miley Ren" w:date="2017-09-30T23:39:00Z"/>
          <w:rFonts w:asciiTheme="minorHAnsi" w:eastAsiaTheme="minorEastAsia" w:hAnsiTheme="minorHAnsi" w:cstheme="minorBidi"/>
          <w:noProof/>
          <w:kern w:val="2"/>
          <w:sz w:val="21"/>
        </w:rPr>
      </w:pPr>
      <w:del w:id="163" w:author="Miley Ren" w:date="2017-09-30T23:39:00Z">
        <w:r w:rsidRPr="00964AD1" w:rsidDel="00964AD1">
          <w:rPr>
            <w:rStyle w:val="af"/>
            <w:rFonts w:hint="eastAsia"/>
            <w:noProof/>
          </w:rPr>
          <w:delText>第</w:delText>
        </w:r>
        <w:r w:rsidRPr="00964AD1" w:rsidDel="00964AD1">
          <w:rPr>
            <w:rStyle w:val="af"/>
            <w:noProof/>
          </w:rPr>
          <w:delText>5</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云平台系统的实现</w:delText>
        </w:r>
        <w:r w:rsidDel="00964AD1">
          <w:rPr>
            <w:noProof/>
            <w:webHidden/>
          </w:rPr>
          <w:tab/>
          <w:delText>35</w:delText>
        </w:r>
      </w:del>
    </w:p>
    <w:p w14:paraId="6168826B" w14:textId="77777777" w:rsidR="00964AD1" w:rsidDel="00964AD1" w:rsidRDefault="00964AD1">
      <w:pPr>
        <w:pStyle w:val="20"/>
        <w:tabs>
          <w:tab w:val="right" w:leader="dot" w:pos="8296"/>
        </w:tabs>
        <w:rPr>
          <w:del w:id="164" w:author="Miley Ren" w:date="2017-09-30T23:39:00Z"/>
          <w:rFonts w:asciiTheme="minorHAnsi" w:eastAsiaTheme="minorEastAsia" w:hAnsiTheme="minorHAnsi" w:cstheme="minorBidi"/>
          <w:noProof/>
          <w:kern w:val="2"/>
          <w:sz w:val="21"/>
        </w:rPr>
      </w:pPr>
      <w:del w:id="165" w:author="Miley Ren" w:date="2017-09-30T23:39:00Z">
        <w:r w:rsidRPr="00964AD1" w:rsidDel="00964AD1">
          <w:rPr>
            <w:rStyle w:val="af"/>
            <w:noProof/>
          </w:rPr>
          <w:delText xml:space="preserve">5.1 </w:delText>
        </w:r>
        <w:r w:rsidRPr="00964AD1" w:rsidDel="00964AD1">
          <w:rPr>
            <w:rStyle w:val="af"/>
            <w:rFonts w:hint="eastAsia"/>
            <w:noProof/>
          </w:rPr>
          <w:delText>租金模块实现</w:delText>
        </w:r>
        <w:r w:rsidDel="00964AD1">
          <w:rPr>
            <w:noProof/>
            <w:webHidden/>
          </w:rPr>
          <w:tab/>
          <w:delText>35</w:delText>
        </w:r>
      </w:del>
    </w:p>
    <w:p w14:paraId="016033DE" w14:textId="77777777" w:rsidR="00964AD1" w:rsidDel="00964AD1" w:rsidRDefault="00964AD1">
      <w:pPr>
        <w:pStyle w:val="20"/>
        <w:tabs>
          <w:tab w:val="right" w:leader="dot" w:pos="8296"/>
        </w:tabs>
        <w:rPr>
          <w:del w:id="166" w:author="Miley Ren" w:date="2017-09-30T23:39:00Z"/>
          <w:rFonts w:asciiTheme="minorHAnsi" w:eastAsiaTheme="minorEastAsia" w:hAnsiTheme="minorHAnsi" w:cstheme="minorBidi"/>
          <w:noProof/>
          <w:kern w:val="2"/>
          <w:sz w:val="21"/>
        </w:rPr>
      </w:pPr>
      <w:del w:id="167" w:author="Miley Ren" w:date="2017-09-30T23:39:00Z">
        <w:r w:rsidRPr="00964AD1" w:rsidDel="00964AD1">
          <w:rPr>
            <w:rStyle w:val="af"/>
            <w:noProof/>
          </w:rPr>
          <w:delText xml:space="preserve">5.3 </w:delText>
        </w:r>
        <w:r w:rsidRPr="00964AD1" w:rsidDel="00964AD1">
          <w:rPr>
            <w:rStyle w:val="af"/>
            <w:rFonts w:hint="eastAsia"/>
            <w:noProof/>
          </w:rPr>
          <w:delText>系统权限实现</w:delText>
        </w:r>
        <w:r w:rsidDel="00964AD1">
          <w:rPr>
            <w:noProof/>
            <w:webHidden/>
          </w:rPr>
          <w:tab/>
          <w:delText>38</w:delText>
        </w:r>
      </w:del>
    </w:p>
    <w:p w14:paraId="62B27BD3" w14:textId="77777777" w:rsidR="00964AD1" w:rsidDel="00964AD1" w:rsidRDefault="00964AD1">
      <w:pPr>
        <w:pStyle w:val="20"/>
        <w:tabs>
          <w:tab w:val="right" w:leader="dot" w:pos="8296"/>
        </w:tabs>
        <w:rPr>
          <w:del w:id="168" w:author="Miley Ren" w:date="2017-09-30T23:39:00Z"/>
          <w:rFonts w:asciiTheme="minorHAnsi" w:eastAsiaTheme="minorEastAsia" w:hAnsiTheme="minorHAnsi" w:cstheme="minorBidi"/>
          <w:noProof/>
          <w:kern w:val="2"/>
          <w:sz w:val="21"/>
        </w:rPr>
      </w:pPr>
      <w:del w:id="169" w:author="Miley Ren" w:date="2017-09-30T23:39:00Z">
        <w:r w:rsidRPr="00964AD1" w:rsidDel="00964AD1">
          <w:rPr>
            <w:rStyle w:val="af"/>
            <w:noProof/>
          </w:rPr>
          <w:delText xml:space="preserve">5.4 </w:delText>
        </w:r>
        <w:r w:rsidRPr="00964AD1" w:rsidDel="00964AD1">
          <w:rPr>
            <w:rStyle w:val="af"/>
            <w:rFonts w:hint="eastAsia"/>
            <w:noProof/>
          </w:rPr>
          <w:delText>厂商模块实现</w:delText>
        </w:r>
        <w:r w:rsidDel="00964AD1">
          <w:rPr>
            <w:noProof/>
            <w:webHidden/>
          </w:rPr>
          <w:tab/>
          <w:delText>38</w:delText>
        </w:r>
      </w:del>
    </w:p>
    <w:p w14:paraId="744545FC" w14:textId="77777777" w:rsidR="00964AD1" w:rsidDel="00964AD1" w:rsidRDefault="00964AD1">
      <w:pPr>
        <w:pStyle w:val="20"/>
        <w:tabs>
          <w:tab w:val="right" w:leader="dot" w:pos="8296"/>
        </w:tabs>
        <w:rPr>
          <w:del w:id="170" w:author="Miley Ren" w:date="2017-09-30T23:39:00Z"/>
          <w:rFonts w:asciiTheme="minorHAnsi" w:eastAsiaTheme="minorEastAsia" w:hAnsiTheme="minorHAnsi" w:cstheme="minorBidi"/>
          <w:noProof/>
          <w:kern w:val="2"/>
          <w:sz w:val="21"/>
        </w:rPr>
      </w:pPr>
      <w:del w:id="171" w:author="Miley Ren" w:date="2017-09-30T23:39:00Z">
        <w:r w:rsidRPr="00964AD1" w:rsidDel="00964AD1">
          <w:rPr>
            <w:rStyle w:val="af"/>
            <w:noProof/>
          </w:rPr>
          <w:delText xml:space="preserve">5.5 </w:delText>
        </w:r>
        <w:r w:rsidRPr="00964AD1" w:rsidDel="00964AD1">
          <w:rPr>
            <w:rStyle w:val="af"/>
            <w:rFonts w:hint="eastAsia"/>
            <w:noProof/>
          </w:rPr>
          <w:delText>运营商模块实现</w:delText>
        </w:r>
        <w:r w:rsidDel="00964AD1">
          <w:rPr>
            <w:noProof/>
            <w:webHidden/>
          </w:rPr>
          <w:tab/>
          <w:delText>41</w:delText>
        </w:r>
      </w:del>
    </w:p>
    <w:p w14:paraId="209AD547" w14:textId="77777777" w:rsidR="00964AD1" w:rsidDel="00964AD1" w:rsidRDefault="00964AD1">
      <w:pPr>
        <w:pStyle w:val="20"/>
        <w:tabs>
          <w:tab w:val="right" w:leader="dot" w:pos="8296"/>
        </w:tabs>
        <w:rPr>
          <w:del w:id="172" w:author="Miley Ren" w:date="2017-09-30T23:39:00Z"/>
          <w:rFonts w:asciiTheme="minorHAnsi" w:eastAsiaTheme="minorEastAsia" w:hAnsiTheme="minorHAnsi" w:cstheme="minorBidi"/>
          <w:noProof/>
          <w:kern w:val="2"/>
          <w:sz w:val="21"/>
        </w:rPr>
      </w:pPr>
      <w:del w:id="173" w:author="Miley Ren" w:date="2017-09-30T23:39:00Z">
        <w:r w:rsidRPr="00964AD1" w:rsidDel="00964AD1">
          <w:rPr>
            <w:rStyle w:val="af"/>
            <w:noProof/>
          </w:rPr>
          <w:delText xml:space="preserve">5.6 </w:delText>
        </w:r>
        <w:r w:rsidRPr="00964AD1" w:rsidDel="00964AD1">
          <w:rPr>
            <w:rStyle w:val="af"/>
            <w:rFonts w:hint="eastAsia"/>
            <w:noProof/>
          </w:rPr>
          <w:delText>文件服务器</w:delText>
        </w:r>
        <w:r w:rsidDel="00964AD1">
          <w:rPr>
            <w:noProof/>
            <w:webHidden/>
          </w:rPr>
          <w:tab/>
          <w:delText>44</w:delText>
        </w:r>
      </w:del>
    </w:p>
    <w:p w14:paraId="6EF4BAAA" w14:textId="77777777" w:rsidR="00964AD1" w:rsidDel="00964AD1" w:rsidRDefault="00964AD1">
      <w:pPr>
        <w:pStyle w:val="11"/>
        <w:rPr>
          <w:del w:id="174" w:author="Miley Ren" w:date="2017-09-30T23:39:00Z"/>
          <w:rFonts w:asciiTheme="minorHAnsi" w:eastAsiaTheme="minorEastAsia" w:hAnsiTheme="minorHAnsi" w:cstheme="minorBidi"/>
          <w:noProof/>
          <w:kern w:val="2"/>
          <w:sz w:val="21"/>
        </w:rPr>
      </w:pPr>
      <w:del w:id="175" w:author="Miley Ren" w:date="2017-09-30T23:39:00Z">
        <w:r w:rsidRPr="00964AD1" w:rsidDel="00964AD1">
          <w:rPr>
            <w:rStyle w:val="af"/>
            <w:rFonts w:hint="eastAsia"/>
            <w:noProof/>
          </w:rPr>
          <w:delText>第</w:delText>
        </w:r>
        <w:r w:rsidRPr="00964AD1" w:rsidDel="00964AD1">
          <w:rPr>
            <w:rStyle w:val="af"/>
            <w:noProof/>
          </w:rPr>
          <w:delText>6</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终端系统的实现</w:delText>
        </w:r>
        <w:r w:rsidDel="00964AD1">
          <w:rPr>
            <w:noProof/>
            <w:webHidden/>
          </w:rPr>
          <w:tab/>
          <w:delText>45</w:delText>
        </w:r>
      </w:del>
    </w:p>
    <w:p w14:paraId="3DA9FC9A" w14:textId="77777777" w:rsidR="00964AD1" w:rsidDel="00964AD1" w:rsidRDefault="00964AD1">
      <w:pPr>
        <w:pStyle w:val="20"/>
        <w:tabs>
          <w:tab w:val="right" w:leader="dot" w:pos="8296"/>
        </w:tabs>
        <w:rPr>
          <w:del w:id="176" w:author="Miley Ren" w:date="2017-09-30T23:39:00Z"/>
          <w:rFonts w:asciiTheme="minorHAnsi" w:eastAsiaTheme="minorEastAsia" w:hAnsiTheme="minorHAnsi" w:cstheme="minorBidi"/>
          <w:noProof/>
          <w:kern w:val="2"/>
          <w:sz w:val="21"/>
        </w:rPr>
      </w:pPr>
      <w:del w:id="177" w:author="Miley Ren" w:date="2017-09-30T23:39:00Z">
        <w:r w:rsidRPr="00964AD1" w:rsidDel="00964AD1">
          <w:rPr>
            <w:rStyle w:val="af"/>
            <w:noProof/>
          </w:rPr>
          <w:delText xml:space="preserve">6.1 </w:delText>
        </w:r>
        <w:r w:rsidRPr="00964AD1" w:rsidDel="00964AD1">
          <w:rPr>
            <w:rStyle w:val="af"/>
            <w:rFonts w:hint="eastAsia"/>
            <w:noProof/>
          </w:rPr>
          <w:delText>数据传输加密实现</w:delText>
        </w:r>
        <w:r w:rsidDel="00964AD1">
          <w:rPr>
            <w:noProof/>
            <w:webHidden/>
          </w:rPr>
          <w:tab/>
          <w:delText>45</w:delText>
        </w:r>
      </w:del>
    </w:p>
    <w:p w14:paraId="3D4C68B4" w14:textId="77777777" w:rsidR="00964AD1" w:rsidDel="00964AD1" w:rsidRDefault="00964AD1">
      <w:pPr>
        <w:pStyle w:val="20"/>
        <w:tabs>
          <w:tab w:val="right" w:leader="dot" w:pos="8296"/>
        </w:tabs>
        <w:rPr>
          <w:del w:id="178" w:author="Miley Ren" w:date="2017-09-30T23:39:00Z"/>
          <w:rFonts w:asciiTheme="minorHAnsi" w:eastAsiaTheme="minorEastAsia" w:hAnsiTheme="minorHAnsi" w:cstheme="minorBidi"/>
          <w:noProof/>
          <w:kern w:val="2"/>
          <w:sz w:val="21"/>
        </w:rPr>
      </w:pPr>
      <w:del w:id="179" w:author="Miley Ren" w:date="2017-09-30T23:39:00Z">
        <w:r w:rsidRPr="00964AD1" w:rsidDel="00964AD1">
          <w:rPr>
            <w:rStyle w:val="af"/>
            <w:noProof/>
          </w:rPr>
          <w:delText xml:space="preserve">6.2 </w:delText>
        </w:r>
        <w:r w:rsidRPr="00964AD1" w:rsidDel="00964AD1">
          <w:rPr>
            <w:rStyle w:val="af"/>
            <w:rFonts w:hint="eastAsia"/>
            <w:noProof/>
          </w:rPr>
          <w:delText>操作员客户端实现</w:delText>
        </w:r>
        <w:r w:rsidDel="00964AD1">
          <w:rPr>
            <w:noProof/>
            <w:webHidden/>
          </w:rPr>
          <w:tab/>
          <w:delText>45</w:delText>
        </w:r>
      </w:del>
    </w:p>
    <w:p w14:paraId="3759832E" w14:textId="77777777" w:rsidR="00964AD1" w:rsidDel="00964AD1" w:rsidRDefault="00964AD1">
      <w:pPr>
        <w:pStyle w:val="20"/>
        <w:tabs>
          <w:tab w:val="right" w:leader="dot" w:pos="8296"/>
        </w:tabs>
        <w:rPr>
          <w:del w:id="180" w:author="Miley Ren" w:date="2017-09-30T23:39:00Z"/>
          <w:rFonts w:asciiTheme="minorHAnsi" w:eastAsiaTheme="minorEastAsia" w:hAnsiTheme="minorHAnsi" w:cstheme="minorBidi"/>
          <w:noProof/>
          <w:kern w:val="2"/>
          <w:sz w:val="21"/>
        </w:rPr>
      </w:pPr>
      <w:del w:id="181" w:author="Miley Ren" w:date="2017-09-30T23:39:00Z">
        <w:r w:rsidRPr="00964AD1" w:rsidDel="00964AD1">
          <w:rPr>
            <w:rStyle w:val="af"/>
            <w:noProof/>
          </w:rPr>
          <w:delText xml:space="preserve">6.3 </w:delText>
        </w:r>
        <w:r w:rsidRPr="00964AD1" w:rsidDel="00964AD1">
          <w:rPr>
            <w:rStyle w:val="af"/>
            <w:rFonts w:hint="eastAsia"/>
            <w:noProof/>
          </w:rPr>
          <w:delText>售货机终端实现</w:delText>
        </w:r>
        <w:r w:rsidDel="00964AD1">
          <w:rPr>
            <w:noProof/>
            <w:webHidden/>
          </w:rPr>
          <w:tab/>
          <w:delText>47</w:delText>
        </w:r>
      </w:del>
    </w:p>
    <w:p w14:paraId="000A41A0" w14:textId="77777777" w:rsidR="00964AD1" w:rsidDel="00964AD1" w:rsidRDefault="00964AD1">
      <w:pPr>
        <w:pStyle w:val="11"/>
        <w:rPr>
          <w:del w:id="182" w:author="Miley Ren" w:date="2017-09-30T23:39:00Z"/>
          <w:rFonts w:asciiTheme="minorHAnsi" w:eastAsiaTheme="minorEastAsia" w:hAnsiTheme="minorHAnsi" w:cstheme="minorBidi"/>
          <w:noProof/>
          <w:kern w:val="2"/>
          <w:sz w:val="21"/>
        </w:rPr>
      </w:pPr>
      <w:del w:id="183" w:author="Miley Ren" w:date="2017-09-30T23:39:00Z">
        <w:r w:rsidRPr="00964AD1" w:rsidDel="00964AD1">
          <w:rPr>
            <w:rStyle w:val="af"/>
            <w:rFonts w:hint="eastAsia"/>
            <w:noProof/>
          </w:rPr>
          <w:delText>第</w:delText>
        </w:r>
        <w:r w:rsidRPr="00964AD1" w:rsidDel="00964AD1">
          <w:rPr>
            <w:rStyle w:val="af"/>
            <w:noProof/>
          </w:rPr>
          <w:delText>7</w:delText>
        </w:r>
        <w:r w:rsidRPr="00964AD1" w:rsidDel="00964AD1">
          <w:rPr>
            <w:rStyle w:val="af"/>
            <w:rFonts w:hint="eastAsia"/>
            <w:noProof/>
          </w:rPr>
          <w:delText>章</w:delText>
        </w:r>
        <w:r w:rsidRPr="00964AD1" w:rsidDel="00964AD1">
          <w:rPr>
            <w:rStyle w:val="af"/>
            <w:noProof/>
          </w:rPr>
          <w:delText xml:space="preserve"> </w:delText>
        </w:r>
        <w:r w:rsidRPr="00964AD1" w:rsidDel="00964AD1">
          <w:rPr>
            <w:rStyle w:val="af"/>
            <w:rFonts w:hint="eastAsia"/>
            <w:noProof/>
          </w:rPr>
          <w:delText>总结与展望</w:delText>
        </w:r>
        <w:r w:rsidDel="00964AD1">
          <w:rPr>
            <w:noProof/>
            <w:webHidden/>
          </w:rPr>
          <w:tab/>
          <w:delText>57</w:delText>
        </w:r>
      </w:del>
    </w:p>
    <w:p w14:paraId="2484364C" w14:textId="77777777" w:rsidR="00964AD1" w:rsidDel="00964AD1" w:rsidRDefault="00964AD1">
      <w:pPr>
        <w:pStyle w:val="11"/>
        <w:rPr>
          <w:del w:id="184" w:author="Miley Ren" w:date="2017-09-30T23:39:00Z"/>
          <w:rFonts w:asciiTheme="minorHAnsi" w:eastAsiaTheme="minorEastAsia" w:hAnsiTheme="minorHAnsi" w:cstheme="minorBidi"/>
          <w:noProof/>
          <w:kern w:val="2"/>
          <w:sz w:val="21"/>
        </w:rPr>
      </w:pPr>
      <w:del w:id="185" w:author="Miley Ren" w:date="2017-09-30T23:39:00Z">
        <w:r w:rsidRPr="00964AD1" w:rsidDel="00964AD1">
          <w:rPr>
            <w:rStyle w:val="af"/>
            <w:rFonts w:hint="eastAsia"/>
            <w:noProof/>
          </w:rPr>
          <w:delText>致谢</w:delText>
        </w:r>
        <w:r w:rsidDel="00964AD1">
          <w:rPr>
            <w:noProof/>
            <w:webHidden/>
          </w:rPr>
          <w:tab/>
          <w:delText>59</w:delText>
        </w:r>
      </w:del>
    </w:p>
    <w:p w14:paraId="7F23CAAA" w14:textId="77777777" w:rsidR="00964AD1" w:rsidDel="00964AD1" w:rsidRDefault="00964AD1">
      <w:pPr>
        <w:pStyle w:val="11"/>
        <w:rPr>
          <w:del w:id="186" w:author="Miley Ren" w:date="2017-09-30T23:39:00Z"/>
          <w:rFonts w:asciiTheme="minorHAnsi" w:eastAsiaTheme="minorEastAsia" w:hAnsiTheme="minorHAnsi" w:cstheme="minorBidi"/>
          <w:noProof/>
          <w:kern w:val="2"/>
          <w:sz w:val="21"/>
        </w:rPr>
      </w:pPr>
      <w:del w:id="187" w:author="Miley Ren" w:date="2017-09-30T23:39:00Z">
        <w:r w:rsidRPr="00964AD1" w:rsidDel="00964AD1">
          <w:rPr>
            <w:rStyle w:val="af"/>
            <w:rFonts w:hint="eastAsia"/>
            <w:noProof/>
          </w:rPr>
          <w:delText>参考文献</w:delText>
        </w:r>
        <w:r w:rsidDel="00964AD1">
          <w:rPr>
            <w:noProof/>
            <w:webHidden/>
          </w:rPr>
          <w:tab/>
          <w:delText>60</w:delText>
        </w:r>
      </w:del>
    </w:p>
    <w:p w14:paraId="21E28E68" w14:textId="77777777" w:rsidR="006D72BC" w:rsidRPr="0098515E" w:rsidRDefault="00A87353">
      <w:pPr>
        <w:ind w:firstLine="440"/>
        <w:rPr>
          <w:rFonts w:ascii="宋体" w:hAnsi="宋体"/>
        </w:rPr>
      </w:pPr>
      <w:r w:rsidRPr="00636514">
        <w:rPr>
          <w:rFonts w:ascii="宋体" w:hAnsi="宋体"/>
          <w:kern w:val="0"/>
          <w:sz w:val="22"/>
        </w:rPr>
        <w:fldChar w:fldCharType="end"/>
      </w:r>
    </w:p>
    <w:p w14:paraId="0B7DE315" w14:textId="77777777" w:rsidR="006D72BC" w:rsidRPr="00636514" w:rsidRDefault="006D72BC" w:rsidP="00233E80">
      <w:pPr>
        <w:ind w:firstLine="480"/>
        <w:rPr>
          <w:rFonts w:ascii="宋体" w:hAnsi="宋体"/>
        </w:rPr>
        <w:sectPr w:rsidR="006D72BC" w:rsidRPr="00636514" w:rsidSect="00B3567A">
          <w:endnotePr>
            <w:numFmt w:val="decimal"/>
          </w:endnotePr>
          <w:pgSz w:w="11906" w:h="16838"/>
          <w:pgMar w:top="1440" w:right="1800" w:bottom="1440" w:left="1800" w:header="851" w:footer="992" w:gutter="0"/>
          <w:pgNumType w:fmt="upperRoman" w:start="1"/>
          <w:cols w:space="425"/>
          <w:docGrid w:type="lines" w:linePitch="312"/>
        </w:sectPr>
      </w:pPr>
    </w:p>
    <w:p w14:paraId="777D520D" w14:textId="77777777" w:rsidR="004C4360" w:rsidRPr="00636514" w:rsidRDefault="006C24CD" w:rsidP="006C24CD">
      <w:pPr>
        <w:pStyle w:val="1"/>
        <w:ind w:left="240"/>
      </w:pPr>
      <w:bookmarkStart w:id="188" w:name="_Toc492673747"/>
      <w:bookmarkStart w:id="189" w:name="_Toc494578084"/>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88"/>
      <w:bookmarkEnd w:id="189"/>
    </w:p>
    <w:p w14:paraId="1DC1AA1F" w14:textId="77777777" w:rsidR="00A35743" w:rsidRPr="00636514" w:rsidRDefault="00073140" w:rsidP="007341F7">
      <w:pPr>
        <w:pStyle w:val="2"/>
      </w:pPr>
      <w:bookmarkStart w:id="190" w:name="_Toc492673748"/>
      <w:bookmarkStart w:id="191" w:name="_Toc494578085"/>
      <w:r w:rsidRPr="00636514">
        <w:t xml:space="preserve">1.1 </w:t>
      </w:r>
      <w:r w:rsidR="00784B52" w:rsidRPr="00636514">
        <w:t>研究背景及意义</w:t>
      </w:r>
      <w:bookmarkEnd w:id="190"/>
      <w:bookmarkEnd w:id="191"/>
    </w:p>
    <w:p w14:paraId="37D15557" w14:textId="41E91790" w:rsidR="000419EB" w:rsidRDefault="00D94175" w:rsidP="007D13ED">
      <w:pPr>
        <w:ind w:firstLine="480"/>
      </w:pPr>
      <w:r w:rsidRPr="00636514">
        <w:rPr>
          <w:rFonts w:hint="eastAsia"/>
        </w:rPr>
        <w:t>自动</w:t>
      </w:r>
      <w:r w:rsidR="003E6277" w:rsidRPr="00636514">
        <w:t>售货机是继超市、便利店之后</w:t>
      </w:r>
      <w:r w:rsidRPr="00636514">
        <w:t>的</w:t>
      </w:r>
      <w:r w:rsidR="00B76DDA">
        <w:t>一种</w:t>
      </w:r>
      <w:r w:rsidRPr="00636514">
        <w:rPr>
          <w:rFonts w:hint="eastAsia"/>
        </w:rPr>
        <w:t>全新</w:t>
      </w:r>
      <w:r w:rsidRPr="00636514">
        <w:t>商业</w:t>
      </w:r>
      <w:r w:rsidRPr="00636514">
        <w:rPr>
          <w:rFonts w:hint="eastAsia"/>
        </w:rPr>
        <w:t>零售</w:t>
      </w:r>
      <w:r w:rsidRPr="00636514">
        <w:t>模式</w:t>
      </w:r>
      <w:r w:rsidR="00660F5F" w:rsidRPr="00636514">
        <w:rPr>
          <w:rFonts w:hint="eastAsia"/>
        </w:rPr>
        <w:t>，</w:t>
      </w:r>
      <w:r w:rsidR="00283818">
        <w:rPr>
          <w:rFonts w:hint="eastAsia"/>
        </w:rPr>
        <w:t>类似于</w:t>
      </w:r>
      <w:r w:rsidR="00F90E05" w:rsidRPr="00636514">
        <w:rPr>
          <w:rFonts w:hint="eastAsia"/>
        </w:rPr>
        <w:t>阿里推出的无人超市，自动售货机</w:t>
      </w:r>
      <w:r w:rsidR="00114A11" w:rsidRPr="00636514">
        <w:rPr>
          <w:rFonts w:hint="eastAsia"/>
        </w:rPr>
        <w:t>是</w:t>
      </w:r>
      <w:r w:rsidR="00F90E05" w:rsidRPr="00636514">
        <w:rPr>
          <w:rFonts w:hint="eastAsia"/>
        </w:rPr>
        <w:t>更加小型、便捷的无人超市</w:t>
      </w:r>
      <w:r w:rsidR="00660F5F" w:rsidRPr="00636514">
        <w:rPr>
          <w:rFonts w:hint="eastAsia"/>
        </w:rPr>
        <w:t>。</w:t>
      </w:r>
      <w:r w:rsidR="00430634" w:rsidRPr="00636514">
        <w:rPr>
          <w:rFonts w:hint="eastAsia"/>
        </w:rPr>
        <w:t>商家</w:t>
      </w:r>
      <w:r w:rsidR="00E76C79" w:rsidRPr="00636514">
        <w:rPr>
          <w:rFonts w:hint="eastAsia"/>
        </w:rPr>
        <w:t>经过调研与考察</w:t>
      </w:r>
      <w:r w:rsidR="00430634" w:rsidRPr="00636514">
        <w:rPr>
          <w:rFonts w:hint="eastAsia"/>
        </w:rPr>
        <w:t>将其</w:t>
      </w:r>
      <w:r w:rsidR="00114A11" w:rsidRPr="00636514">
        <w:rPr>
          <w:rFonts w:hint="eastAsia"/>
        </w:rPr>
        <w:t>单独放置在客流量较大的场所，如商场、地铁站和学校等地。</w:t>
      </w:r>
    </w:p>
    <w:p w14:paraId="32360967" w14:textId="766253E3" w:rsidR="001B0042" w:rsidRPr="00636514" w:rsidRDefault="00660F5F" w:rsidP="007D13ED">
      <w:pPr>
        <w:ind w:firstLine="480"/>
      </w:pPr>
      <w:r w:rsidRPr="00636514">
        <w:rPr>
          <w:rFonts w:hint="eastAsia"/>
        </w:rPr>
        <w:t>自</w:t>
      </w:r>
      <w:r w:rsidR="00D94175" w:rsidRPr="00636514">
        <w:rPr>
          <w:rFonts w:hint="eastAsia"/>
        </w:rPr>
        <w:t>2</w:t>
      </w:r>
      <w:r w:rsidR="00D94175" w:rsidRPr="00636514">
        <w:t>0</w:t>
      </w:r>
      <w:r w:rsidR="00D94175" w:rsidRPr="00636514">
        <w:rPr>
          <w:rFonts w:hint="eastAsia"/>
        </w:rPr>
        <w:t>世纪</w:t>
      </w:r>
      <w:r w:rsidR="00D94175" w:rsidRPr="00636514">
        <w:rPr>
          <w:rFonts w:hint="eastAsia"/>
        </w:rPr>
        <w:t>70</w:t>
      </w:r>
      <w:r w:rsidR="00D94175" w:rsidRPr="00636514">
        <w:rPr>
          <w:rFonts w:hint="eastAsia"/>
        </w:rPr>
        <w:t>年代起</w:t>
      </w:r>
      <w:r w:rsidR="00275C12" w:rsidRPr="00636514">
        <w:rPr>
          <w:rFonts w:hint="eastAsia"/>
        </w:rPr>
        <w:t>，自动</w:t>
      </w:r>
      <w:r w:rsidR="007D479F">
        <w:rPr>
          <w:rFonts w:hint="eastAsia"/>
        </w:rPr>
        <w:t>售货机</w:t>
      </w:r>
      <w:r w:rsidR="00DE3A71" w:rsidRPr="00636514">
        <w:rPr>
          <w:rFonts w:hint="eastAsia"/>
        </w:rPr>
        <w:t>零售业</w:t>
      </w:r>
      <w:r w:rsidR="00D94175" w:rsidRPr="00636514">
        <w:t>在</w:t>
      </w:r>
      <w:r w:rsidR="00DE5784" w:rsidRPr="00636514">
        <w:rPr>
          <w:rFonts w:hint="eastAsia"/>
        </w:rPr>
        <w:t>西方</w:t>
      </w:r>
      <w:r w:rsidR="007D5957" w:rsidRPr="00636514">
        <w:rPr>
          <w:rFonts w:hint="eastAsia"/>
        </w:rPr>
        <w:t>发达地区</w:t>
      </w:r>
      <w:r w:rsidR="00D94175" w:rsidRPr="00636514">
        <w:t>发展起来，因其</w:t>
      </w:r>
      <w:r w:rsidR="00D94175" w:rsidRPr="00636514">
        <w:rPr>
          <w:rFonts w:hint="eastAsia"/>
        </w:rPr>
        <w:t>不受地域</w:t>
      </w:r>
      <w:r w:rsidR="00D94175" w:rsidRPr="00636514">
        <w:t>的限制，</w:t>
      </w:r>
      <w:r w:rsidR="00D94175" w:rsidRPr="00636514">
        <w:rPr>
          <w:rFonts w:hint="eastAsia"/>
        </w:rPr>
        <w:t>占地</w:t>
      </w:r>
      <w:r w:rsidR="00D94175" w:rsidRPr="00636514">
        <w:t>面积较小，</w:t>
      </w:r>
      <w:r w:rsidR="007D5957" w:rsidRPr="00636514">
        <w:rPr>
          <w:rFonts w:hint="eastAsia"/>
        </w:rPr>
        <w:t>节省人力物力资源</w:t>
      </w:r>
      <w:r w:rsidR="00D94175" w:rsidRPr="00636514">
        <w:rPr>
          <w:rFonts w:hint="eastAsia"/>
        </w:rPr>
        <w:t>且</w:t>
      </w:r>
      <w:r w:rsidR="00D94175" w:rsidRPr="00636514">
        <w:rPr>
          <w:rFonts w:hint="eastAsia"/>
        </w:rPr>
        <w:t>24</w:t>
      </w:r>
      <w:r w:rsidR="00D94175" w:rsidRPr="00636514">
        <w:rPr>
          <w:rFonts w:hint="eastAsia"/>
        </w:rPr>
        <w:t>小时不停机服务</w:t>
      </w:r>
      <w:r w:rsidR="00053D17" w:rsidRPr="00636514">
        <w:t>，</w:t>
      </w:r>
      <w:r w:rsidR="00D94175" w:rsidRPr="00636514">
        <w:t>而被称为</w:t>
      </w:r>
      <w:r w:rsidR="00D94175" w:rsidRPr="00636514">
        <w:rPr>
          <w:rFonts w:hint="eastAsia"/>
        </w:rPr>
        <w:t>24</w:t>
      </w:r>
      <w:r w:rsidR="00D94175" w:rsidRPr="00636514">
        <w:rPr>
          <w:rFonts w:hint="eastAsia"/>
        </w:rPr>
        <w:t>小时</w:t>
      </w:r>
      <w:r w:rsidR="00D94175" w:rsidRPr="00636514">
        <w:t>营业的微型超市</w:t>
      </w:r>
      <w:r w:rsidR="00A051F0">
        <w:rPr>
          <w:rStyle w:val="af9"/>
        </w:rPr>
        <w:t>[</w:t>
      </w:r>
      <w:r w:rsidR="00A051F0" w:rsidRPr="00636514">
        <w:rPr>
          <w:rStyle w:val="af9"/>
        </w:rPr>
        <w:endnoteReference w:id="2"/>
      </w:r>
      <w:r w:rsidR="00A051F0">
        <w:rPr>
          <w:rStyle w:val="af9"/>
        </w:rPr>
        <w:t>]</w:t>
      </w:r>
      <w:r w:rsidR="00D94175" w:rsidRPr="0098515E">
        <w:t>。</w:t>
      </w:r>
      <w:r w:rsidR="005267C1" w:rsidRPr="005270D9">
        <w:t>在日本</w:t>
      </w:r>
      <w:r w:rsidR="005267C1" w:rsidRPr="005270D9">
        <w:rPr>
          <w:rFonts w:hint="eastAsia"/>
        </w:rPr>
        <w:t>甚至</w:t>
      </w:r>
      <w:r w:rsidR="007D5957" w:rsidRPr="005270D9">
        <w:rPr>
          <w:rFonts w:hint="eastAsia"/>
        </w:rPr>
        <w:t>分布</w:t>
      </w:r>
      <w:r w:rsidR="005267C1" w:rsidRPr="005270D9">
        <w:rPr>
          <w:rFonts w:hint="eastAsia"/>
        </w:rPr>
        <w:t>到田间地头等客流量</w:t>
      </w:r>
      <w:r w:rsidR="00BE103B" w:rsidRPr="00636514">
        <w:rPr>
          <w:rFonts w:hint="eastAsia"/>
        </w:rPr>
        <w:t>相对较少的地区</w:t>
      </w:r>
      <w:r w:rsidR="005267C1" w:rsidRPr="00636514">
        <w:rPr>
          <w:rFonts w:hint="eastAsia"/>
        </w:rPr>
        <w:t>。</w:t>
      </w:r>
      <w:r w:rsidR="009224D1" w:rsidRPr="00636514">
        <w:rPr>
          <w:rFonts w:hint="eastAsia"/>
        </w:rPr>
        <w:t>上世纪初</w:t>
      </w:r>
      <w:r w:rsidR="00053D17" w:rsidRPr="00636514">
        <w:rPr>
          <w:rFonts w:hint="eastAsia"/>
        </w:rPr>
        <w:t>，</w:t>
      </w:r>
      <w:r w:rsidR="00053D17" w:rsidRPr="00636514">
        <w:t>我国经济逐步发展</w:t>
      </w:r>
      <w:r w:rsidR="00053D17" w:rsidRPr="00636514">
        <w:rPr>
          <w:rFonts w:hint="eastAsia"/>
        </w:rPr>
        <w:t>，</w:t>
      </w:r>
      <w:r w:rsidR="00DA68E3" w:rsidRPr="00636514">
        <w:rPr>
          <w:rFonts w:hint="eastAsia"/>
        </w:rPr>
        <w:t>城市人口大幅增加</w:t>
      </w:r>
      <w:r w:rsidR="00053D17" w:rsidRPr="00636514">
        <w:rPr>
          <w:rFonts w:hint="eastAsia"/>
        </w:rPr>
        <w:t>，</w:t>
      </w:r>
      <w:r w:rsidR="00B317E9" w:rsidRPr="00636514">
        <w:rPr>
          <w:rFonts w:hint="eastAsia"/>
        </w:rPr>
        <w:t>即时购买</w:t>
      </w:r>
      <w:r w:rsidR="00053D17" w:rsidRPr="00636514">
        <w:rPr>
          <w:rFonts w:hint="eastAsia"/>
        </w:rPr>
        <w:t>正满足人们当下的需求。</w:t>
      </w:r>
      <w:r w:rsidR="00F50892" w:rsidRPr="00636514">
        <w:rPr>
          <w:rFonts w:hint="eastAsia"/>
        </w:rPr>
        <w:t>随着消费者需求的增长</w:t>
      </w:r>
      <w:r w:rsidR="00307963" w:rsidRPr="00636514">
        <w:rPr>
          <w:rFonts w:hint="eastAsia"/>
        </w:rPr>
        <w:t>以及售货机行业的发展</w:t>
      </w:r>
      <w:r w:rsidR="00F50892" w:rsidRPr="00636514">
        <w:rPr>
          <w:rFonts w:hint="eastAsia"/>
        </w:rPr>
        <w:t>，自动售货机中商品的销售种类也逐渐多元化</w:t>
      </w:r>
      <w:r w:rsidR="00A051F0">
        <w:rPr>
          <w:rStyle w:val="af9"/>
        </w:rPr>
        <w:t>[</w:t>
      </w:r>
      <w:r w:rsidR="00A051F0" w:rsidRPr="00636514">
        <w:rPr>
          <w:rStyle w:val="af9"/>
        </w:rPr>
        <w:endnoteReference w:id="3"/>
      </w:r>
      <w:r w:rsidR="00A051F0">
        <w:rPr>
          <w:rStyle w:val="af9"/>
        </w:rPr>
        <w:t>]</w:t>
      </w:r>
      <w:r w:rsidR="00F50892" w:rsidRPr="0098515E">
        <w:rPr>
          <w:rFonts w:hint="eastAsia"/>
        </w:rPr>
        <w:t>，由传统概念的“饮料机”发展为可以售卖零食、咖啡、面膜、药品等</w:t>
      </w:r>
      <w:r w:rsidR="00E626D0" w:rsidRPr="005270D9">
        <w:rPr>
          <w:rFonts w:hint="eastAsia"/>
        </w:rPr>
        <w:t>众多商品的</w:t>
      </w:r>
      <w:r w:rsidR="00F50892" w:rsidRPr="005270D9">
        <w:rPr>
          <w:rFonts w:hint="eastAsia"/>
        </w:rPr>
        <w:t>“小百货</w:t>
      </w:r>
      <w:r w:rsidR="00897BA6" w:rsidRPr="005270D9">
        <w:rPr>
          <w:rFonts w:hint="eastAsia"/>
        </w:rPr>
        <w:t>机器</w:t>
      </w:r>
      <w:r w:rsidR="00F50892" w:rsidRPr="005270D9">
        <w:rPr>
          <w:rFonts w:hint="eastAsia"/>
        </w:rPr>
        <w:t>”。</w:t>
      </w:r>
    </w:p>
    <w:p w14:paraId="2BA27049" w14:textId="5CD252E1" w:rsidR="00202F94" w:rsidRPr="00636514" w:rsidRDefault="000419EB" w:rsidP="00202F94">
      <w:pPr>
        <w:ind w:firstLine="480"/>
      </w:pPr>
      <w:r w:rsidRPr="00636514">
        <w:rPr>
          <w:rFonts w:hint="eastAsia"/>
        </w:rPr>
        <w:t>自动</w:t>
      </w:r>
      <w:r>
        <w:rPr>
          <w:rFonts w:hint="eastAsia"/>
        </w:rPr>
        <w:t>售货机与传统便利店、无人超市、网上购物等在各个销售领域发挥职能，相互配合市场的运营，又相互竞争市场占有量。</w:t>
      </w:r>
      <w:r w:rsidR="006B4586" w:rsidRPr="00636514">
        <w:rPr>
          <w:rFonts w:hint="eastAsia"/>
        </w:rPr>
        <w:t>然而自动售货机引入我国之后并未像互联网、电子商务一样得到迅猛发展</w:t>
      </w:r>
      <w:r w:rsidR="008E50C0" w:rsidRPr="00636514">
        <w:rPr>
          <w:rFonts w:hint="eastAsia"/>
        </w:rPr>
        <w:t>，多</w:t>
      </w:r>
      <w:r w:rsidR="003E3995" w:rsidRPr="00636514">
        <w:rPr>
          <w:rFonts w:hint="eastAsia"/>
        </w:rPr>
        <w:t>年来一直处于一种</w:t>
      </w:r>
      <w:r w:rsidR="009E2CA1" w:rsidRPr="00636514">
        <w:rPr>
          <w:rFonts w:hint="eastAsia"/>
        </w:rPr>
        <w:t>不温不火</w:t>
      </w:r>
      <w:r w:rsidR="006F65CD" w:rsidRPr="00636514">
        <w:rPr>
          <w:rFonts w:hint="eastAsia"/>
        </w:rPr>
        <w:t>的状态</w:t>
      </w:r>
      <w:r w:rsidR="006424B9" w:rsidRPr="00636514">
        <w:rPr>
          <w:rFonts w:hint="eastAsia"/>
        </w:rPr>
        <w:t>，以至于</w:t>
      </w:r>
      <w:r w:rsidR="000D68AC" w:rsidRPr="00636514">
        <w:rPr>
          <w:rFonts w:hint="eastAsia"/>
        </w:rPr>
        <w:t>很多人</w:t>
      </w:r>
      <w:r w:rsidR="006F65CD" w:rsidRPr="00636514">
        <w:rPr>
          <w:rFonts w:hint="eastAsia"/>
        </w:rPr>
        <w:t>提到</w:t>
      </w:r>
      <w:r w:rsidR="006424B9" w:rsidRPr="00636514">
        <w:rPr>
          <w:rFonts w:hint="eastAsia"/>
        </w:rPr>
        <w:t>自动售货机</w:t>
      </w:r>
      <w:r w:rsidR="006F65CD" w:rsidRPr="00636514">
        <w:rPr>
          <w:rFonts w:hint="eastAsia"/>
        </w:rPr>
        <w:t>便把它归结为传统行业。</w:t>
      </w:r>
      <w:r w:rsidR="006C06ED" w:rsidRPr="00636514">
        <w:rPr>
          <w:rFonts w:hint="eastAsia"/>
        </w:rPr>
        <w:t>造成这种现象的原因有很多：首先，人力物力成本的提高让售货机零售业的</w:t>
      </w:r>
      <w:r w:rsidR="00B317E9" w:rsidRPr="00636514">
        <w:rPr>
          <w:rFonts w:hint="eastAsia"/>
        </w:rPr>
        <w:t>利润越来越微薄，</w:t>
      </w:r>
      <w:r w:rsidR="006C06ED" w:rsidRPr="00636514">
        <w:rPr>
          <w:rFonts w:hint="eastAsia"/>
        </w:rPr>
        <w:t>投放成本和运维成本</w:t>
      </w:r>
      <w:r w:rsidR="00B317E9" w:rsidRPr="00636514">
        <w:t>也水涨船高</w:t>
      </w:r>
      <w:r w:rsidR="006C06ED" w:rsidRPr="00636514">
        <w:rPr>
          <w:rFonts w:hint="eastAsia"/>
        </w:rPr>
        <w:t>；其次，信息社会的迅猛发展，让已习惯高度信息化生活的消费者难以再适应传统的售货机销售渠道</w:t>
      </w:r>
      <w:r w:rsidR="00017C95" w:rsidRPr="00636514">
        <w:rPr>
          <w:rFonts w:hint="eastAsia"/>
        </w:rPr>
        <w:t>，</w:t>
      </w:r>
      <w:r w:rsidR="0085098E" w:rsidRPr="00636514">
        <w:rPr>
          <w:rFonts w:hint="eastAsia"/>
        </w:rPr>
        <w:t>传统投币式已跟</w:t>
      </w:r>
      <w:r w:rsidR="001E3734" w:rsidRPr="00636514">
        <w:rPr>
          <w:rFonts w:hint="eastAsia"/>
        </w:rPr>
        <w:t>不</w:t>
      </w:r>
      <w:r w:rsidR="0085098E" w:rsidRPr="00636514">
        <w:rPr>
          <w:rFonts w:hint="eastAsia"/>
        </w:rPr>
        <w:t>上</w:t>
      </w:r>
      <w:r w:rsidR="00A63517" w:rsidRPr="00636514">
        <w:rPr>
          <w:rFonts w:hint="eastAsia"/>
        </w:rPr>
        <w:t>无现金支付</w:t>
      </w:r>
      <w:r w:rsidR="0085098E" w:rsidRPr="00636514">
        <w:rPr>
          <w:rFonts w:hint="eastAsia"/>
        </w:rPr>
        <w:t>的</w:t>
      </w:r>
      <w:r w:rsidR="00A63517" w:rsidRPr="00636514">
        <w:rPr>
          <w:rFonts w:hint="eastAsia"/>
        </w:rPr>
        <w:t>潮流</w:t>
      </w:r>
      <w:r w:rsidR="00691D6B" w:rsidRPr="00636514">
        <w:rPr>
          <w:rFonts w:hint="eastAsia"/>
        </w:rPr>
        <w:t>；最后，</w:t>
      </w:r>
      <w:r w:rsidR="008B0DA5" w:rsidRPr="00636514">
        <w:rPr>
          <w:rFonts w:hint="eastAsia"/>
        </w:rPr>
        <w:t>很多传统自动售货机并未实现实时数据同步，管理员不能实时的清楚售货机货道内的信息以及每种商品的销售情况，这也给</w:t>
      </w:r>
      <w:r w:rsidR="00B317E9" w:rsidRPr="00636514">
        <w:rPr>
          <w:rFonts w:hint="eastAsia"/>
        </w:rPr>
        <w:t>运营工作</w:t>
      </w:r>
      <w:r w:rsidR="008B0DA5" w:rsidRPr="00636514">
        <w:rPr>
          <w:rFonts w:hint="eastAsia"/>
        </w:rPr>
        <w:t>带来阻碍。</w:t>
      </w:r>
    </w:p>
    <w:p w14:paraId="64C59D3C" w14:textId="6574AFA8" w:rsidR="00F07A06" w:rsidRDefault="00114A11" w:rsidP="00F07A06">
      <w:pPr>
        <w:ind w:firstLine="480"/>
      </w:pPr>
      <w:r w:rsidRPr="00636514">
        <w:t>面对发展的众多问题</w:t>
      </w:r>
      <w:r w:rsidRPr="00636514">
        <w:rPr>
          <w:rFonts w:hint="eastAsia"/>
        </w:rPr>
        <w:t>，</w:t>
      </w:r>
      <w:r w:rsidR="00B338E3" w:rsidRPr="00636514">
        <w:rPr>
          <w:rFonts w:hint="eastAsia"/>
        </w:rPr>
        <w:t>自动售货行业并未因此萎靡不振，而是另辟蹊径，将自动售货机和这一传统行业和新时期的新兴技术、新型销售方式进行结合，行业的发展逐渐进入井喷期</w:t>
      </w:r>
      <w:r w:rsidR="0068260E" w:rsidRPr="00636514">
        <w:rPr>
          <w:rFonts w:hint="eastAsia"/>
        </w:rPr>
        <w:t>。</w:t>
      </w:r>
      <w:r w:rsidR="00C22F02" w:rsidRPr="00636514">
        <w:rPr>
          <w:rFonts w:hint="eastAsia"/>
        </w:rPr>
        <w:t>随着互联网技术的发展，传统售货机的交互模式已经显得落后，</w:t>
      </w:r>
      <w:r w:rsidR="00B317E9" w:rsidRPr="00636514">
        <w:rPr>
          <w:rFonts w:hint="eastAsia"/>
        </w:rPr>
        <w:t>因此</w:t>
      </w:r>
      <w:r w:rsidR="00C22F02" w:rsidRPr="00636514">
        <w:rPr>
          <w:rFonts w:hint="eastAsia"/>
        </w:rPr>
        <w:t>自动售货机将传统</w:t>
      </w:r>
      <w:r w:rsidR="00B317E9" w:rsidRPr="00636514">
        <w:rPr>
          <w:rFonts w:hint="eastAsia"/>
        </w:rPr>
        <w:t>仅</w:t>
      </w:r>
      <w:r w:rsidR="00C22F02" w:rsidRPr="00636514">
        <w:rPr>
          <w:rFonts w:hint="eastAsia"/>
        </w:rPr>
        <w:t>使用投币和刷卡的</w:t>
      </w:r>
      <w:r w:rsidR="00B317E9" w:rsidRPr="00636514">
        <w:rPr>
          <w:rFonts w:hint="eastAsia"/>
        </w:rPr>
        <w:t>支付</w:t>
      </w:r>
      <w:r w:rsidR="00C22F02" w:rsidRPr="00636514">
        <w:rPr>
          <w:rFonts w:hint="eastAsia"/>
        </w:rPr>
        <w:t>方式增加为可以使用微信、支付宝、银联等移动方式进行支付</w:t>
      </w:r>
      <w:r w:rsidR="00A051F0">
        <w:rPr>
          <w:rStyle w:val="af9"/>
        </w:rPr>
        <w:t>[</w:t>
      </w:r>
      <w:r w:rsidR="00A051F0" w:rsidRPr="00636514">
        <w:rPr>
          <w:rStyle w:val="af9"/>
        </w:rPr>
        <w:endnoteReference w:id="4"/>
      </w:r>
      <w:r w:rsidR="00A051F0">
        <w:rPr>
          <w:rStyle w:val="af9"/>
        </w:rPr>
        <w:t>]</w:t>
      </w:r>
      <w:r w:rsidR="009D4E60" w:rsidRPr="00636514">
        <w:rPr>
          <w:vertAlign w:val="superscript"/>
        </w:rPr>
        <w:fldChar w:fldCharType="begin"/>
      </w:r>
      <w:r w:rsidR="009D4E60" w:rsidRPr="00636514">
        <w:rPr>
          <w:vertAlign w:val="superscript"/>
        </w:rPr>
        <w:instrText xml:space="preserve"> </w:instrText>
      </w:r>
      <w:r w:rsidR="009D4E60" w:rsidRPr="00636514">
        <w:rPr>
          <w:rFonts w:hint="eastAsia"/>
          <w:vertAlign w:val="superscript"/>
        </w:rPr>
        <w:instrText>REF _Ref493526999 \r \h</w:instrText>
      </w:r>
      <w:r w:rsidR="009D4E60" w:rsidRPr="00636514">
        <w:rPr>
          <w:vertAlign w:val="superscript"/>
        </w:rPr>
        <w:instrText xml:space="preserve">  \* MERGEFORMAT </w:instrText>
      </w:r>
      <w:r w:rsidR="009D4E60" w:rsidRPr="00636514">
        <w:rPr>
          <w:vertAlign w:val="superscript"/>
        </w:rPr>
      </w:r>
      <w:r w:rsidR="009D4E60" w:rsidRPr="00636514">
        <w:rPr>
          <w:vertAlign w:val="superscript"/>
        </w:rPr>
        <w:fldChar w:fldCharType="end"/>
      </w:r>
      <w:r w:rsidR="00570DAA" w:rsidRPr="0098515E">
        <w:rPr>
          <w:rFonts w:hint="eastAsia"/>
        </w:rPr>
        <w:t>。多元的支付方式不仅方便了消费者，</w:t>
      </w:r>
      <w:r w:rsidR="00570DAA" w:rsidRPr="0098515E">
        <w:rPr>
          <w:rFonts w:hint="eastAsia"/>
        </w:rPr>
        <w:lastRenderedPageBreak/>
        <w:t>还省去了清点现金的麻烦，更</w:t>
      </w:r>
      <w:r w:rsidR="00B55673" w:rsidRPr="005270D9">
        <w:rPr>
          <w:rFonts w:hint="eastAsia"/>
        </w:rPr>
        <w:t>加</w:t>
      </w:r>
      <w:r w:rsidR="00570DAA" w:rsidRPr="005270D9">
        <w:rPr>
          <w:rFonts w:hint="eastAsia"/>
        </w:rPr>
        <w:t>节省人力。</w:t>
      </w:r>
      <w:r w:rsidR="00AB1BF6" w:rsidRPr="005270D9">
        <w:rPr>
          <w:rFonts w:hint="eastAsia"/>
        </w:rPr>
        <w:t>同时在售货机上新增一个显示器，用于显示优惠信息、商品支付信息</w:t>
      </w:r>
      <w:r w:rsidR="00C942F9" w:rsidRPr="00636514">
        <w:rPr>
          <w:rFonts w:hint="eastAsia"/>
        </w:rPr>
        <w:t>、广告信息</w:t>
      </w:r>
      <w:r w:rsidR="00AB1BF6" w:rsidRPr="00636514">
        <w:rPr>
          <w:rFonts w:hint="eastAsia"/>
        </w:rPr>
        <w:t>等信息</w:t>
      </w:r>
      <w:r w:rsidR="00355C4E" w:rsidRPr="00636514">
        <w:rPr>
          <w:rFonts w:hint="eastAsia"/>
        </w:rPr>
        <w:t>，</w:t>
      </w:r>
      <w:r w:rsidR="00233C92" w:rsidRPr="00636514">
        <w:rPr>
          <w:rFonts w:hint="eastAsia"/>
        </w:rPr>
        <w:t>这种方式</w:t>
      </w:r>
      <w:r w:rsidR="00C942F9" w:rsidRPr="00636514">
        <w:rPr>
          <w:rFonts w:hint="eastAsia"/>
        </w:rPr>
        <w:t>不仅增强了购物的人机交互性，还增加了一项新的赢利点</w:t>
      </w:r>
      <w:r w:rsidR="00355C4E" w:rsidRPr="00636514">
        <w:rPr>
          <w:rFonts w:hint="eastAsia"/>
        </w:rPr>
        <w:t>。</w:t>
      </w:r>
      <w:r w:rsidR="00570DAA" w:rsidRPr="00636514">
        <w:rPr>
          <w:rFonts w:hint="eastAsia"/>
        </w:rPr>
        <w:t>这些新型的售货机模式结合了互联网的优势，将售货机行业再次拉回销售业的大竞争</w:t>
      </w:r>
      <w:r w:rsidR="00D50AD5">
        <w:rPr>
          <w:rFonts w:hint="eastAsia"/>
        </w:rPr>
        <w:t>环境</w:t>
      </w:r>
      <w:r w:rsidR="00570DAA" w:rsidRPr="00636514">
        <w:rPr>
          <w:rFonts w:hint="eastAsia"/>
        </w:rPr>
        <w:t>之中。</w:t>
      </w:r>
    </w:p>
    <w:p w14:paraId="67434425" w14:textId="77777777" w:rsidR="00556BEB" w:rsidRPr="00636514" w:rsidRDefault="00556BEB" w:rsidP="007341F7">
      <w:pPr>
        <w:pStyle w:val="2"/>
      </w:pPr>
      <w:bookmarkStart w:id="192" w:name="_Toc492673749"/>
      <w:bookmarkStart w:id="193" w:name="_Toc494578086"/>
      <w:r w:rsidRPr="00636514">
        <w:rPr>
          <w:rFonts w:hint="eastAsia"/>
        </w:rPr>
        <w:t>1.2</w:t>
      </w:r>
      <w:r w:rsidR="00CD254B" w:rsidRPr="00636514">
        <w:t xml:space="preserve"> </w:t>
      </w:r>
      <w:r w:rsidRPr="00636514">
        <w:rPr>
          <w:rFonts w:hint="eastAsia"/>
        </w:rPr>
        <w:t>研究现状</w:t>
      </w:r>
      <w:bookmarkEnd w:id="192"/>
      <w:bookmarkEnd w:id="193"/>
    </w:p>
    <w:p w14:paraId="056E57C8" w14:textId="26F6D2AE" w:rsidR="00EF301E" w:rsidRDefault="00CF350D" w:rsidP="00140C5E">
      <w:pPr>
        <w:ind w:firstLine="480"/>
      </w:pPr>
      <w:r w:rsidRPr="00636514">
        <w:rPr>
          <w:rFonts w:hint="eastAsia"/>
        </w:rPr>
        <w:t>随着</w:t>
      </w:r>
      <w:r w:rsidR="007C6B84" w:rsidRPr="00636514">
        <w:rPr>
          <w:rFonts w:hint="eastAsia"/>
        </w:rPr>
        <w:t>我</w:t>
      </w:r>
      <w:r w:rsidRPr="00636514">
        <w:t>国互联网技术的发展</w:t>
      </w:r>
      <w:r w:rsidRPr="00636514">
        <w:rPr>
          <w:rFonts w:hint="eastAsia"/>
        </w:rPr>
        <w:t>，</w:t>
      </w:r>
      <w:r w:rsidR="00D94175" w:rsidRPr="00636514">
        <w:rPr>
          <w:rFonts w:hint="eastAsia"/>
        </w:rPr>
        <w:t>整个</w:t>
      </w:r>
      <w:r w:rsidRPr="00636514">
        <w:rPr>
          <w:rFonts w:hint="eastAsia"/>
        </w:rPr>
        <w:t>自动售货机</w:t>
      </w:r>
      <w:r w:rsidR="00D94175" w:rsidRPr="00636514">
        <w:t>行业都在</w:t>
      </w:r>
      <w:r w:rsidR="00D94175" w:rsidRPr="00636514">
        <w:rPr>
          <w:rFonts w:hint="eastAsia"/>
        </w:rPr>
        <w:t>改</w:t>
      </w:r>
      <w:r w:rsidR="00D94175" w:rsidRPr="00636514">
        <w:t>善</w:t>
      </w:r>
      <w:r w:rsidR="00372620" w:rsidRPr="00636514">
        <w:rPr>
          <w:rFonts w:hint="eastAsia"/>
        </w:rPr>
        <w:t>其</w:t>
      </w:r>
      <w:r w:rsidR="00D94175" w:rsidRPr="00636514">
        <w:t>发展</w:t>
      </w:r>
      <w:r w:rsidRPr="00636514">
        <w:rPr>
          <w:rFonts w:hint="eastAsia"/>
        </w:rPr>
        <w:t>态势</w:t>
      </w:r>
      <w:r w:rsidR="00A051F0">
        <w:rPr>
          <w:rStyle w:val="af9"/>
        </w:rPr>
        <w:t>[</w:t>
      </w:r>
      <w:r w:rsidR="00A051F0" w:rsidRPr="00636514">
        <w:rPr>
          <w:rStyle w:val="af9"/>
        </w:rPr>
        <w:endnoteReference w:id="5"/>
      </w:r>
      <w:r w:rsidR="00A051F0">
        <w:rPr>
          <w:rStyle w:val="af9"/>
        </w:rPr>
        <w:t>]</w:t>
      </w:r>
      <w:r w:rsidR="00D94175" w:rsidRPr="0098515E">
        <w:rPr>
          <w:rFonts w:hint="eastAsia"/>
        </w:rPr>
        <w:t>，</w:t>
      </w:r>
      <w:r w:rsidR="00D94175" w:rsidRPr="005270D9">
        <w:t>售货机制造商</w:t>
      </w:r>
      <w:r w:rsidR="00B55673" w:rsidRPr="005270D9">
        <w:rPr>
          <w:rFonts w:hint="eastAsia"/>
        </w:rPr>
        <w:t>的硬件</w:t>
      </w:r>
      <w:r w:rsidR="00D94175" w:rsidRPr="005270D9">
        <w:t>逐步优化</w:t>
      </w:r>
      <w:r w:rsidRPr="005270D9">
        <w:rPr>
          <w:rFonts w:hint="eastAsia"/>
        </w:rPr>
        <w:t>、</w:t>
      </w:r>
      <w:r w:rsidR="00D94175" w:rsidRPr="00636514">
        <w:t>系统开发逐步</w:t>
      </w:r>
      <w:r w:rsidR="00D94175" w:rsidRPr="00636514">
        <w:rPr>
          <w:rFonts w:hint="eastAsia"/>
        </w:rPr>
        <w:t>更新</w:t>
      </w:r>
      <w:r w:rsidRPr="00636514">
        <w:rPr>
          <w:rFonts w:hint="eastAsia"/>
        </w:rPr>
        <w:t>、支付方式</w:t>
      </w:r>
      <w:r w:rsidR="00696E40" w:rsidRPr="00636514">
        <w:rPr>
          <w:rFonts w:hint="eastAsia"/>
        </w:rPr>
        <w:t>逐步</w:t>
      </w:r>
      <w:r w:rsidRPr="00636514">
        <w:rPr>
          <w:rFonts w:hint="eastAsia"/>
        </w:rPr>
        <w:t>多</w:t>
      </w:r>
      <w:r w:rsidR="00B55673" w:rsidRPr="00636514">
        <w:rPr>
          <w:rFonts w:hint="eastAsia"/>
        </w:rPr>
        <w:t>元</w:t>
      </w:r>
      <w:r w:rsidR="00486461" w:rsidRPr="00636514">
        <w:rPr>
          <w:rFonts w:hint="eastAsia"/>
        </w:rPr>
        <w:t>化</w:t>
      </w:r>
      <w:r w:rsidR="00D94175" w:rsidRPr="00636514">
        <w:t>。</w:t>
      </w:r>
      <w:r w:rsidR="00487E3B" w:rsidRPr="00636514">
        <w:t>自动售货机作为一种共享性质的</w:t>
      </w:r>
      <w:r w:rsidR="00271053" w:rsidRPr="00636514">
        <w:rPr>
          <w:rFonts w:hint="eastAsia"/>
        </w:rPr>
        <w:t>销售</w:t>
      </w:r>
      <w:r w:rsidR="000830A8" w:rsidRPr="00636514">
        <w:rPr>
          <w:rFonts w:hint="eastAsia"/>
        </w:rPr>
        <w:t>载体</w:t>
      </w:r>
      <w:r w:rsidR="00271053" w:rsidRPr="00636514">
        <w:rPr>
          <w:rFonts w:hint="eastAsia"/>
        </w:rPr>
        <w:t>，</w:t>
      </w:r>
      <w:r w:rsidR="00DE5AEE" w:rsidRPr="00636514">
        <w:rPr>
          <w:rFonts w:hint="eastAsia"/>
        </w:rPr>
        <w:t>在</w:t>
      </w:r>
      <w:r w:rsidR="002B78EF" w:rsidRPr="00636514">
        <w:rPr>
          <w:rFonts w:hint="eastAsia"/>
        </w:rPr>
        <w:t>日本和其他发达国家</w:t>
      </w:r>
      <w:r w:rsidR="00DE5AEE" w:rsidRPr="00636514">
        <w:rPr>
          <w:rFonts w:hint="eastAsia"/>
        </w:rPr>
        <w:t>发展相对成熟</w:t>
      </w:r>
      <w:r w:rsidR="004E35EF" w:rsidRPr="00636514">
        <w:rPr>
          <w:rFonts w:hint="eastAsia"/>
        </w:rPr>
        <w:t>。我国</w:t>
      </w:r>
      <w:r w:rsidR="00E566A1" w:rsidRPr="00636514">
        <w:rPr>
          <w:rFonts w:hint="eastAsia"/>
        </w:rPr>
        <w:t>引入自动售货初期仅仅是引入国外的运营方式、售卖品类</w:t>
      </w:r>
      <w:r w:rsidR="00972C51" w:rsidRPr="00636514">
        <w:t>和</w:t>
      </w:r>
      <w:r w:rsidR="00E566A1" w:rsidRPr="00636514">
        <w:rPr>
          <w:rFonts w:hint="eastAsia"/>
        </w:rPr>
        <w:t>软硬件技术，独立创新的东西甚少，这也造成</w:t>
      </w:r>
      <w:r w:rsidR="000830A8" w:rsidRPr="00636514">
        <w:rPr>
          <w:rFonts w:hint="eastAsia"/>
        </w:rPr>
        <w:t>其</w:t>
      </w:r>
      <w:r w:rsidR="00E566A1" w:rsidRPr="00636514">
        <w:rPr>
          <w:rFonts w:hint="eastAsia"/>
        </w:rPr>
        <w:t>发展被各方面掣肘。</w:t>
      </w:r>
    </w:p>
    <w:p w14:paraId="1AAD4CF7" w14:textId="752A4209" w:rsidR="00EF301E" w:rsidRPr="00636514" w:rsidRDefault="00EF301E" w:rsidP="00CA5888">
      <w:pPr>
        <w:ind w:firstLine="480"/>
      </w:pPr>
      <w:r>
        <w:rPr>
          <w:rFonts w:hint="eastAsia"/>
        </w:rPr>
        <w:t>现今，售货机行业中运营商使用的管理系统主要有以下几种类型：</w:t>
      </w:r>
      <w:r>
        <w:rPr>
          <w:rFonts w:hint="eastAsia"/>
        </w:rPr>
        <w:t>1</w:t>
      </w:r>
      <w:r>
        <w:rPr>
          <w:rFonts w:hint="eastAsia"/>
        </w:rPr>
        <w:t>）最常见的是</w:t>
      </w:r>
      <w:r>
        <w:t>售货机厂商提供的管理系统</w:t>
      </w:r>
      <w:r>
        <w:rPr>
          <w:rFonts w:hint="eastAsia"/>
        </w:rPr>
        <w:t>，</w:t>
      </w:r>
      <w:r>
        <w:t>这种系统往往功能简单</w:t>
      </w:r>
      <w:r>
        <w:rPr>
          <w:rFonts w:hint="eastAsia"/>
        </w:rPr>
        <w:t>，</w:t>
      </w:r>
      <w:r>
        <w:t>不能满足运营商的功能需求</w:t>
      </w:r>
      <w:r>
        <w:rPr>
          <w:rFonts w:hint="eastAsia"/>
        </w:rPr>
        <w:t>。</w:t>
      </w:r>
      <w:r>
        <w:rPr>
          <w:rFonts w:hint="eastAsia"/>
        </w:rPr>
        <w:t>2</w:t>
      </w:r>
      <w:r>
        <w:rPr>
          <w:rFonts w:hint="eastAsia"/>
        </w:rPr>
        <w:t>）运营商端自行开发的管理系统，这类系统能够满足运营商的日常统计、管理等功能，但是开发成本较高。</w:t>
      </w:r>
      <w:r>
        <w:rPr>
          <w:rFonts w:hint="eastAsia"/>
        </w:rPr>
        <w:t>3</w:t>
      </w:r>
      <w:r>
        <w:rPr>
          <w:rFonts w:hint="eastAsia"/>
        </w:rPr>
        <w:t>）运营商不使用管理系统，仅仅通过人工清算售货机的日常销售概况。</w:t>
      </w:r>
    </w:p>
    <w:p w14:paraId="2A51D112" w14:textId="3D08EE5D" w:rsidR="00D94175" w:rsidRPr="00636514" w:rsidRDefault="00BC2F7A" w:rsidP="00B17B5F">
      <w:pPr>
        <w:ind w:firstLine="480"/>
      </w:pPr>
      <w:r w:rsidRPr="00636514">
        <w:rPr>
          <w:rFonts w:hint="eastAsia"/>
        </w:rPr>
        <w:t>随着国内技术的逐渐成熟，售货机行业</w:t>
      </w:r>
      <w:r w:rsidR="000830A8" w:rsidRPr="00636514">
        <w:rPr>
          <w:rFonts w:hint="eastAsia"/>
        </w:rPr>
        <w:t>开始开展</w:t>
      </w:r>
      <w:r w:rsidRPr="00636514">
        <w:rPr>
          <w:rFonts w:hint="eastAsia"/>
        </w:rPr>
        <w:t>新型</w:t>
      </w:r>
      <w:r w:rsidR="00972C51" w:rsidRPr="00636514">
        <w:rPr>
          <w:rFonts w:hint="eastAsia"/>
        </w:rPr>
        <w:t>系统</w:t>
      </w:r>
      <w:r w:rsidRPr="00636514">
        <w:rPr>
          <w:rFonts w:hint="eastAsia"/>
        </w:rPr>
        <w:t>的开发</w:t>
      </w:r>
      <w:r w:rsidR="00BE2BF8" w:rsidRPr="00636514">
        <w:rPr>
          <w:rFonts w:hint="eastAsia"/>
        </w:rPr>
        <w:t>：</w:t>
      </w:r>
      <w:r w:rsidR="00BE2BF8" w:rsidRPr="00636514">
        <w:t>一方面</w:t>
      </w:r>
      <w:r w:rsidR="00BE2BF8" w:rsidRPr="00636514">
        <w:rPr>
          <w:rFonts w:hint="eastAsia"/>
        </w:rPr>
        <w:t>，</w:t>
      </w:r>
      <w:r w:rsidRPr="00636514">
        <w:rPr>
          <w:rFonts w:hint="eastAsia"/>
        </w:rPr>
        <w:t>提供一套供</w:t>
      </w:r>
      <w:r w:rsidR="00BE2BF8" w:rsidRPr="00636514">
        <w:rPr>
          <w:rFonts w:hint="eastAsia"/>
        </w:rPr>
        <w:t>商家</w:t>
      </w:r>
      <w:r w:rsidR="00D342B1">
        <w:rPr>
          <w:rFonts w:hint="eastAsia"/>
        </w:rPr>
        <w:t>使用的云平台管理系</w:t>
      </w:r>
      <w:r w:rsidRPr="00636514">
        <w:rPr>
          <w:rFonts w:hint="eastAsia"/>
        </w:rPr>
        <w:t>统，用于运营商的用户管理、机器管理、货道管理、订单管理</w:t>
      </w:r>
      <w:r w:rsidR="00BE2BF8" w:rsidRPr="00636514">
        <w:rPr>
          <w:rFonts w:hint="eastAsia"/>
        </w:rPr>
        <w:t>、库存管理、商家管理</w:t>
      </w:r>
      <w:r w:rsidRPr="00636514">
        <w:rPr>
          <w:rFonts w:hint="eastAsia"/>
        </w:rPr>
        <w:t>等</w:t>
      </w:r>
      <w:r w:rsidR="00A371D5" w:rsidRPr="00636514">
        <w:rPr>
          <w:rFonts w:hint="eastAsia"/>
        </w:rPr>
        <w:t>；</w:t>
      </w:r>
      <w:r w:rsidR="00BE2BF8" w:rsidRPr="00636514">
        <w:t>另一方面</w:t>
      </w:r>
      <w:r w:rsidR="00BE2BF8" w:rsidRPr="00636514">
        <w:rPr>
          <w:rFonts w:hint="eastAsia"/>
        </w:rPr>
        <w:t>，</w:t>
      </w:r>
      <w:r w:rsidR="00A371D5" w:rsidRPr="00636514">
        <w:rPr>
          <w:rFonts w:hint="eastAsia"/>
        </w:rPr>
        <w:t>在售货机终端</w:t>
      </w:r>
      <w:r w:rsidR="000830A8" w:rsidRPr="00636514">
        <w:rPr>
          <w:rFonts w:hint="eastAsia"/>
        </w:rPr>
        <w:t>配备</w:t>
      </w:r>
      <w:r w:rsidR="00A371D5" w:rsidRPr="00636514">
        <w:rPr>
          <w:rFonts w:hint="eastAsia"/>
        </w:rPr>
        <w:t>可操作的显示屏，用以提供支付宝、微信、银联等移动支付</w:t>
      </w:r>
      <w:r w:rsidR="00B55673" w:rsidRPr="00636514">
        <w:rPr>
          <w:rFonts w:hint="eastAsia"/>
        </w:rPr>
        <w:t>页</w:t>
      </w:r>
      <w:r w:rsidR="00A371D5" w:rsidRPr="00636514">
        <w:rPr>
          <w:rFonts w:hint="eastAsia"/>
        </w:rPr>
        <w:t>面</w:t>
      </w:r>
      <w:r w:rsidR="00A051F0">
        <w:rPr>
          <w:rStyle w:val="af9"/>
        </w:rPr>
        <w:t>[</w:t>
      </w:r>
      <w:r w:rsidR="00A051F0" w:rsidRPr="00636514">
        <w:rPr>
          <w:rStyle w:val="af9"/>
        </w:rPr>
        <w:endnoteReference w:id="6"/>
      </w:r>
      <w:r w:rsidR="00A051F0">
        <w:rPr>
          <w:rStyle w:val="af9"/>
        </w:rPr>
        <w:t>]</w:t>
      </w:r>
      <w:r w:rsidR="00A371D5" w:rsidRPr="0098515E">
        <w:rPr>
          <w:rFonts w:hint="eastAsia"/>
        </w:rPr>
        <w:t>。</w:t>
      </w:r>
      <w:r w:rsidR="00FE60E3" w:rsidRPr="005270D9">
        <w:rPr>
          <w:rFonts w:hint="eastAsia"/>
        </w:rPr>
        <w:t>后台管理系统和售货机终端系统的结合使用</w:t>
      </w:r>
      <w:r w:rsidR="00E00BA5" w:rsidRPr="005270D9">
        <w:rPr>
          <w:rFonts w:hint="eastAsia"/>
        </w:rPr>
        <w:t>，</w:t>
      </w:r>
      <w:r w:rsidR="00BE2BF8" w:rsidRPr="00636514">
        <w:rPr>
          <w:rFonts w:hint="eastAsia"/>
        </w:rPr>
        <w:t>在</w:t>
      </w:r>
      <w:r w:rsidR="003072E9" w:rsidRPr="00636514">
        <w:rPr>
          <w:rFonts w:hint="eastAsia"/>
        </w:rPr>
        <w:t>提高消费者</w:t>
      </w:r>
      <w:r w:rsidR="00972C51" w:rsidRPr="00636514">
        <w:t>购</w:t>
      </w:r>
      <w:r w:rsidR="00FF3DEF">
        <w:rPr>
          <w:rFonts w:hint="eastAsia"/>
        </w:rPr>
        <w:t>买商品</w:t>
      </w:r>
      <w:r w:rsidR="003072E9" w:rsidRPr="00636514">
        <w:rPr>
          <w:rFonts w:hint="eastAsia"/>
        </w:rPr>
        <w:t>便利性</w:t>
      </w:r>
      <w:r w:rsidR="00BE2BF8" w:rsidRPr="00636514">
        <w:t>的同时</w:t>
      </w:r>
      <w:r w:rsidR="003072E9" w:rsidRPr="00636514">
        <w:rPr>
          <w:rFonts w:hint="eastAsia"/>
        </w:rPr>
        <w:t>也方便了</w:t>
      </w:r>
      <w:r w:rsidR="00BE2BF8" w:rsidRPr="00636514">
        <w:t>商家</w:t>
      </w:r>
      <w:r w:rsidR="003072E9" w:rsidRPr="00636514">
        <w:rPr>
          <w:rFonts w:hint="eastAsia"/>
        </w:rPr>
        <w:t>对售货机及商品的管理。</w:t>
      </w:r>
    </w:p>
    <w:p w14:paraId="1FCE7A81" w14:textId="13147B20" w:rsidR="005D74EF" w:rsidRPr="00636514" w:rsidRDefault="00D624F4" w:rsidP="00B17B5F">
      <w:pPr>
        <w:ind w:firstLine="480"/>
      </w:pPr>
      <w:r>
        <w:t>新型售货机</w:t>
      </w:r>
      <w:r w:rsidR="00DF1AD1">
        <w:rPr>
          <w:rFonts w:hint="eastAsia"/>
        </w:rPr>
        <w:t>云</w:t>
      </w:r>
      <w:r>
        <w:t>管理</w:t>
      </w:r>
      <w:r w:rsidR="00DF1AD1">
        <w:t>平台</w:t>
      </w:r>
      <w:r>
        <w:t>由厂商端提供</w:t>
      </w:r>
      <w:r>
        <w:rPr>
          <w:rFonts w:hint="eastAsia"/>
        </w:rPr>
        <w:t>，</w:t>
      </w:r>
      <w:r>
        <w:t>供合作运营商</w:t>
      </w:r>
      <w:r w:rsidR="00A5219D">
        <w:t>租用后</w:t>
      </w:r>
      <w:r>
        <w:t>使用</w:t>
      </w:r>
      <w:r>
        <w:rPr>
          <w:rFonts w:hint="eastAsia"/>
        </w:rPr>
        <w:t>。</w:t>
      </w:r>
      <w:r w:rsidR="005068D4" w:rsidRPr="00636514">
        <w:rPr>
          <w:rFonts w:hint="eastAsia"/>
        </w:rPr>
        <w:t>售货机</w:t>
      </w:r>
      <w:r w:rsidR="00D515DA">
        <w:rPr>
          <w:rFonts w:hint="eastAsia"/>
        </w:rPr>
        <w:t>终端</w:t>
      </w:r>
      <w:r w:rsidR="005068D4" w:rsidRPr="00636514">
        <w:rPr>
          <w:rFonts w:hint="eastAsia"/>
        </w:rPr>
        <w:t>与互联网和</w:t>
      </w:r>
      <w:r w:rsidR="005068D4" w:rsidRPr="00636514">
        <w:rPr>
          <w:rFonts w:hint="eastAsia"/>
        </w:rPr>
        <w:t>4G</w:t>
      </w:r>
      <w:r w:rsidR="005068D4" w:rsidRPr="00636514">
        <w:rPr>
          <w:rFonts w:hint="eastAsia"/>
        </w:rPr>
        <w:t>网络相结合，</w:t>
      </w:r>
      <w:r w:rsidR="00F35F18" w:rsidRPr="00636514">
        <w:rPr>
          <w:rFonts w:hint="eastAsia"/>
        </w:rPr>
        <w:t>增加了</w:t>
      </w:r>
      <w:r w:rsidR="005068D4" w:rsidRPr="00636514">
        <w:rPr>
          <w:rFonts w:hint="eastAsia"/>
        </w:rPr>
        <w:t>产品的新颖度和支付手段</w:t>
      </w:r>
      <w:r w:rsidR="00A051F0">
        <w:rPr>
          <w:rStyle w:val="af9"/>
        </w:rPr>
        <w:t>[</w:t>
      </w:r>
      <w:r w:rsidR="00A051F0" w:rsidRPr="00636514">
        <w:rPr>
          <w:rStyle w:val="af9"/>
        </w:rPr>
        <w:endnoteReference w:id="7"/>
      </w:r>
      <w:r w:rsidR="00A051F0">
        <w:rPr>
          <w:rStyle w:val="af9"/>
        </w:rPr>
        <w:t>]</w:t>
      </w:r>
      <w:r w:rsidR="00E4302E">
        <w:rPr>
          <w:rFonts w:hint="eastAsia"/>
        </w:rPr>
        <w:t>，</w:t>
      </w:r>
      <w:r w:rsidR="005068D4" w:rsidRPr="0098515E">
        <w:rPr>
          <w:rFonts w:hint="eastAsia"/>
        </w:rPr>
        <w:t>售</w:t>
      </w:r>
      <w:r w:rsidR="005068D4" w:rsidRPr="005270D9">
        <w:rPr>
          <w:rFonts w:hint="eastAsia"/>
        </w:rPr>
        <w:t>货机空闲时可在显示屏上播放广告，</w:t>
      </w:r>
      <w:r w:rsidR="004E35EF" w:rsidRPr="005270D9">
        <w:rPr>
          <w:rFonts w:hint="eastAsia"/>
        </w:rPr>
        <w:t>又</w:t>
      </w:r>
      <w:r w:rsidR="005068D4" w:rsidRPr="005270D9">
        <w:rPr>
          <w:rFonts w:hint="eastAsia"/>
        </w:rPr>
        <w:t>增加额外赢利点。</w:t>
      </w:r>
      <w:r w:rsidR="00584B2B" w:rsidRPr="005270D9">
        <w:rPr>
          <w:rFonts w:hint="eastAsia"/>
        </w:rPr>
        <w:t>目前</w:t>
      </w:r>
      <w:r w:rsidR="00F35F18" w:rsidRPr="00636514">
        <w:rPr>
          <w:rFonts w:hint="eastAsia"/>
        </w:rPr>
        <w:t>出现了两种类型的新型系统</w:t>
      </w:r>
      <w:r w:rsidR="00584B2B" w:rsidRPr="00636514">
        <w:rPr>
          <w:rFonts w:hint="eastAsia"/>
        </w:rPr>
        <w:t>，</w:t>
      </w:r>
      <w:r w:rsidR="00585D32" w:rsidRPr="00636514">
        <w:rPr>
          <w:rFonts w:hint="eastAsia"/>
        </w:rPr>
        <w:t>一种</w:t>
      </w:r>
      <w:r w:rsidR="00F35F18" w:rsidRPr="00636514">
        <w:rPr>
          <w:rFonts w:hint="eastAsia"/>
        </w:rPr>
        <w:t>是在机器上提供</w:t>
      </w:r>
      <w:r w:rsidR="00585D32" w:rsidRPr="00636514">
        <w:rPr>
          <w:rFonts w:hint="eastAsia"/>
        </w:rPr>
        <w:t>一个包含位置的二维码</w:t>
      </w:r>
      <w:r w:rsidR="00F35F18" w:rsidRPr="00636514">
        <w:rPr>
          <w:rFonts w:hint="eastAsia"/>
        </w:rPr>
        <w:t>，通过扫码获取商品信息</w:t>
      </w:r>
      <w:r w:rsidR="00A051F0">
        <w:rPr>
          <w:rStyle w:val="af9"/>
        </w:rPr>
        <w:t>[</w:t>
      </w:r>
      <w:r w:rsidR="00A051F0" w:rsidRPr="00636514">
        <w:rPr>
          <w:rStyle w:val="af9"/>
        </w:rPr>
        <w:endnoteReference w:id="8"/>
      </w:r>
      <w:r w:rsidR="00A051F0">
        <w:rPr>
          <w:rStyle w:val="af9"/>
        </w:rPr>
        <w:t>]</w:t>
      </w:r>
      <w:r w:rsidR="00F35F18" w:rsidRPr="0098515E">
        <w:rPr>
          <w:rFonts w:hint="eastAsia"/>
        </w:rPr>
        <w:t>；</w:t>
      </w:r>
      <w:r w:rsidR="00ED0FEC" w:rsidRPr="005270D9">
        <w:rPr>
          <w:rFonts w:hint="eastAsia"/>
        </w:rPr>
        <w:t>另一种</w:t>
      </w:r>
      <w:r w:rsidR="006A093A" w:rsidRPr="005270D9">
        <w:rPr>
          <w:rFonts w:hint="eastAsia"/>
        </w:rPr>
        <w:t>在终端提供显示器，显示商品列表</w:t>
      </w:r>
      <w:r w:rsidR="00ED0FEC" w:rsidRPr="005270D9">
        <w:rPr>
          <w:rFonts w:hint="eastAsia"/>
        </w:rPr>
        <w:t>，用户选货后</w:t>
      </w:r>
      <w:r w:rsidR="001063E9" w:rsidRPr="005270D9">
        <w:rPr>
          <w:rFonts w:hint="eastAsia"/>
        </w:rPr>
        <w:t>通过投币、移动支付等多种方式</w:t>
      </w:r>
      <w:r w:rsidR="00ED0FEC" w:rsidRPr="00636514">
        <w:rPr>
          <w:rFonts w:hint="eastAsia"/>
        </w:rPr>
        <w:t>进行支付</w:t>
      </w:r>
      <w:r w:rsidR="001063E9" w:rsidRPr="00636514">
        <w:rPr>
          <w:rFonts w:hint="eastAsia"/>
        </w:rPr>
        <w:t>，用户处支付外，不需要其他的交互</w:t>
      </w:r>
      <w:r w:rsidR="00ED0FEC" w:rsidRPr="00636514">
        <w:rPr>
          <w:rFonts w:hint="eastAsia"/>
        </w:rPr>
        <w:t>。</w:t>
      </w:r>
    </w:p>
    <w:p w14:paraId="4F3E6DF8" w14:textId="77777777" w:rsidR="00F50BC0" w:rsidRPr="00636514" w:rsidRDefault="005D74EF" w:rsidP="00B17B5F">
      <w:pPr>
        <w:ind w:firstLine="480"/>
      </w:pPr>
      <w:r w:rsidRPr="00636514">
        <w:rPr>
          <w:rFonts w:hint="eastAsia"/>
        </w:rPr>
        <w:lastRenderedPageBreak/>
        <w:t>无论是哪种新型售货机，都给消费者带来了新的体验和便利，然而对于售货机商家来说，</w:t>
      </w:r>
      <w:r w:rsidR="001278CC" w:rsidRPr="00636514">
        <w:rPr>
          <w:rFonts w:hint="eastAsia"/>
        </w:rPr>
        <w:t>投放一台自动售货机，</w:t>
      </w:r>
      <w:r w:rsidR="00AB73EF" w:rsidRPr="00636514">
        <w:rPr>
          <w:rFonts w:hint="eastAsia"/>
        </w:rPr>
        <w:t>初期</w:t>
      </w:r>
      <w:r w:rsidR="001278CC" w:rsidRPr="00636514">
        <w:rPr>
          <w:rFonts w:hint="eastAsia"/>
        </w:rPr>
        <w:t>要考虑售货机的购置</w:t>
      </w:r>
      <w:r w:rsidR="00584B2B" w:rsidRPr="00636514">
        <w:t>资本</w:t>
      </w:r>
      <w:r w:rsidR="00584B2B" w:rsidRPr="00636514">
        <w:rPr>
          <w:rFonts w:hint="eastAsia"/>
        </w:rPr>
        <w:t>、</w:t>
      </w:r>
      <w:r w:rsidR="001278CC" w:rsidRPr="00636514">
        <w:rPr>
          <w:rFonts w:hint="eastAsia"/>
        </w:rPr>
        <w:t>生产资金、占地租金、人工雇佣等非技术成本</w:t>
      </w:r>
      <w:r w:rsidR="00D255F9" w:rsidRPr="00636514">
        <w:rPr>
          <w:rFonts w:hint="eastAsia"/>
        </w:rPr>
        <w:t>，</w:t>
      </w:r>
      <w:r w:rsidR="00AB73EF" w:rsidRPr="00636514">
        <w:rPr>
          <w:rFonts w:hint="eastAsia"/>
        </w:rPr>
        <w:t>现今又要考虑新型软件的购置成本。</w:t>
      </w:r>
      <w:r w:rsidR="00B85A3F" w:rsidRPr="00636514">
        <w:rPr>
          <w:rFonts w:hint="eastAsia"/>
        </w:rPr>
        <w:t>软件的开发、部署和维护需要聘请专业的技术团队</w:t>
      </w:r>
      <w:r w:rsidR="003144FD" w:rsidRPr="00636514">
        <w:rPr>
          <w:rFonts w:hint="eastAsia"/>
        </w:rPr>
        <w:t>，而对于中小型的公司来说，这无疑是一项额外的大笔开销</w:t>
      </w:r>
      <w:r w:rsidR="005C6024" w:rsidRPr="00636514">
        <w:rPr>
          <w:rFonts w:hint="eastAsia"/>
        </w:rPr>
        <w:t>。</w:t>
      </w:r>
      <w:r w:rsidR="003144FD" w:rsidRPr="00636514">
        <w:rPr>
          <w:rFonts w:hint="eastAsia"/>
        </w:rPr>
        <w:t>新型软件</w:t>
      </w:r>
      <w:r w:rsidR="00A8032E" w:rsidRPr="00636514">
        <w:rPr>
          <w:rFonts w:hint="eastAsia"/>
        </w:rPr>
        <w:t>能够吸引消费者，</w:t>
      </w:r>
      <w:r w:rsidR="005C6024" w:rsidRPr="00636514">
        <w:rPr>
          <w:rFonts w:hint="eastAsia"/>
        </w:rPr>
        <w:t>在</w:t>
      </w:r>
      <w:r w:rsidR="00A8032E" w:rsidRPr="00636514">
        <w:rPr>
          <w:rFonts w:hint="eastAsia"/>
        </w:rPr>
        <w:t>增强在同行业中的竞争优势</w:t>
      </w:r>
      <w:r w:rsidR="005C6024" w:rsidRPr="00636514">
        <w:rPr>
          <w:rFonts w:hint="eastAsia"/>
        </w:rPr>
        <w:t>的同时</w:t>
      </w:r>
      <w:r w:rsidR="00A8032E" w:rsidRPr="00636514">
        <w:rPr>
          <w:rFonts w:hint="eastAsia"/>
        </w:rPr>
        <w:t>，</w:t>
      </w:r>
      <w:r w:rsidR="005C6024" w:rsidRPr="00636514">
        <w:rPr>
          <w:rFonts w:hint="eastAsia"/>
        </w:rPr>
        <w:t>昂贵的</w:t>
      </w:r>
      <w:r w:rsidR="00A8032E" w:rsidRPr="00636514">
        <w:rPr>
          <w:rFonts w:hint="eastAsia"/>
        </w:rPr>
        <w:t>开销也令一些公司望而却步。</w:t>
      </w:r>
    </w:p>
    <w:p w14:paraId="290DAB65" w14:textId="77777777" w:rsidR="00556BEB" w:rsidRPr="00636514" w:rsidRDefault="00556BEB" w:rsidP="007341F7">
      <w:pPr>
        <w:pStyle w:val="2"/>
      </w:pPr>
      <w:bookmarkStart w:id="194" w:name="_Toc492673750"/>
      <w:bookmarkStart w:id="195" w:name="_Toc494578087"/>
      <w:r w:rsidRPr="00636514">
        <w:rPr>
          <w:rFonts w:hint="eastAsia"/>
        </w:rPr>
        <w:t>1</w:t>
      </w:r>
      <w:r w:rsidRPr="00636514">
        <w:t>.3</w:t>
      </w:r>
      <w:r w:rsidR="00CD254B" w:rsidRPr="00636514">
        <w:t xml:space="preserve"> </w:t>
      </w:r>
      <w:r w:rsidRPr="00636514">
        <w:t>主要研究内容</w:t>
      </w:r>
      <w:bookmarkEnd w:id="194"/>
      <w:bookmarkEnd w:id="195"/>
    </w:p>
    <w:p w14:paraId="5B67C515" w14:textId="77A019AE" w:rsidR="00DA0A4C" w:rsidRPr="00636514" w:rsidRDefault="00DA0A4C" w:rsidP="00DA0A4C">
      <w:pPr>
        <w:ind w:firstLine="480"/>
      </w:pPr>
      <w:r w:rsidRPr="00636514">
        <w:rPr>
          <w:rFonts w:hint="eastAsia"/>
        </w:rPr>
        <w:t>本文描述了基于</w:t>
      </w:r>
      <w:r w:rsidR="006D45E1" w:rsidRPr="00636514">
        <w:rPr>
          <w:rFonts w:hint="eastAsia"/>
        </w:rPr>
        <w:t>SaaS(</w:t>
      </w:r>
      <w:r w:rsidR="006D45E1" w:rsidRPr="00636514">
        <w:t>Software-as-a-Service</w:t>
      </w:r>
      <w:r w:rsidR="006D45E1" w:rsidRPr="00636514">
        <w:rPr>
          <w:rFonts w:hint="eastAsia"/>
        </w:rPr>
        <w:t>)</w:t>
      </w:r>
      <w:r w:rsidRPr="00636514">
        <w:t>模式的自动售货机云平台的</w:t>
      </w:r>
      <w:r w:rsidRPr="00636514">
        <w:rPr>
          <w:rFonts w:hint="eastAsia"/>
        </w:rPr>
        <w:t>设计与实现，该平台是为适应当今自动售货机厂商和运营商发展现状的一个新概念的设计。</w:t>
      </w:r>
      <w:r>
        <w:rPr>
          <w:rFonts w:hint="eastAsia"/>
        </w:rPr>
        <w:t>自动售货机行业结合互联网科技和</w:t>
      </w:r>
      <w:r w:rsidR="006D45E1">
        <w:rPr>
          <w:rFonts w:hint="eastAsia"/>
        </w:rPr>
        <w:t>SaaS</w:t>
      </w:r>
      <w:r>
        <w:rPr>
          <w:rFonts w:hint="eastAsia"/>
        </w:rPr>
        <w:t>服务将普通</w:t>
      </w:r>
      <w:r>
        <w:rPr>
          <w:rFonts w:hint="eastAsia"/>
        </w:rPr>
        <w:t>web</w:t>
      </w:r>
      <w:r>
        <w:rPr>
          <w:rFonts w:hint="eastAsia"/>
        </w:rPr>
        <w:t>应用升级为共享应用。</w:t>
      </w:r>
      <w:r w:rsidRPr="00636514">
        <w:rPr>
          <w:rFonts w:hint="eastAsia"/>
        </w:rPr>
        <w:t>近些年来，共享的概念逐渐走进大众的视野，比如北森一体化人才管理平台和包含在线</w:t>
      </w:r>
      <w:r w:rsidRPr="00636514">
        <w:rPr>
          <w:rFonts w:hint="eastAsia"/>
        </w:rPr>
        <w:t>Office</w:t>
      </w:r>
      <w:r w:rsidRPr="00636514">
        <w:rPr>
          <w:rFonts w:hint="eastAsia"/>
        </w:rPr>
        <w:t>的</w:t>
      </w:r>
      <w:hyperlink r:id="rId21" w:tgtFrame="_blank" w:history="1">
        <w:r w:rsidRPr="00636514">
          <w:t>Google</w:t>
        </w:r>
      </w:hyperlink>
      <w:r w:rsidRPr="005270D9">
        <w:t>Apps</w:t>
      </w:r>
      <w:r w:rsidRPr="00636514">
        <w:rPr>
          <w:rFonts w:hint="eastAsia"/>
        </w:rPr>
        <w:t>，开发商仅仅</w:t>
      </w:r>
      <w:r w:rsidRPr="00636514">
        <w:t>开发一套平台系统应用</w:t>
      </w:r>
      <w:r w:rsidRPr="00636514">
        <w:rPr>
          <w:rFonts w:hint="eastAsia"/>
        </w:rPr>
        <w:t>，却可供多数人重复使用。不仅如此，共享平台的使用价格较之传统</w:t>
      </w:r>
      <w:r w:rsidRPr="00636514">
        <w:t>平台</w:t>
      </w:r>
      <w:r w:rsidRPr="00636514">
        <w:rPr>
          <w:rFonts w:hint="eastAsia"/>
        </w:rPr>
        <w:t>也低廉的多。</w:t>
      </w:r>
    </w:p>
    <w:p w14:paraId="2EADC4E8" w14:textId="4591D2B3" w:rsidR="00DA0A4C" w:rsidRPr="00DA0A4C" w:rsidRDefault="00DA0A4C" w:rsidP="0035066D">
      <w:pPr>
        <w:ind w:firstLine="480"/>
      </w:pPr>
      <w:r w:rsidRPr="00636514">
        <w:rPr>
          <w:rFonts w:hint="eastAsia"/>
        </w:rPr>
        <w:t>SaaS</w:t>
      </w:r>
      <w:r>
        <w:t xml:space="preserve"> </w:t>
      </w:r>
      <w:r w:rsidRPr="00636514">
        <w:t>是互联网技术的一种全新的应用模式</w:t>
      </w:r>
      <w:r w:rsidRPr="00636514">
        <w:rPr>
          <w:rFonts w:hint="eastAsia"/>
        </w:rPr>
        <w:t>，</w:t>
      </w:r>
      <w:r w:rsidRPr="00636514">
        <w:t>是软件即服务的简称</w:t>
      </w:r>
      <w:r w:rsidRPr="00636514">
        <w:rPr>
          <w:rFonts w:hint="eastAsia"/>
        </w:rPr>
        <w:t>，它将软件部署在服务提供方的服务器上，服务商负责软件的开发、运维和数据管理等。</w:t>
      </w:r>
      <w:r w:rsidRPr="00636514">
        <w:rPr>
          <w:rFonts w:hint="eastAsia"/>
        </w:rPr>
        <w:t>SaaS</w:t>
      </w:r>
      <w:r w:rsidRPr="00636514">
        <w:rPr>
          <w:rFonts w:hint="eastAsia"/>
        </w:rPr>
        <w:t>允许用户按需支付软件的租用费用，而不需要关注软件的开发和运维，用户通过互联网使用软件，多个用户共享一套软件。这种模式极大地增强了软件的复用率、减少了成本，对自动售货机行业来说，能够降低软件开发的成本和开销，帮助售货机行业应对成本</w:t>
      </w:r>
      <w:r w:rsidRPr="00636514">
        <w:t>和</w:t>
      </w:r>
      <w:r w:rsidRPr="00636514">
        <w:rPr>
          <w:rFonts w:hint="eastAsia"/>
        </w:rPr>
        <w:t>效率的挑战。</w:t>
      </w:r>
    </w:p>
    <w:p w14:paraId="0C75158A" w14:textId="1581099C" w:rsidR="000633DB" w:rsidRPr="00636514" w:rsidRDefault="00E20A63" w:rsidP="00B17B5F">
      <w:pPr>
        <w:ind w:firstLine="480"/>
      </w:pPr>
      <w:r>
        <w:rPr>
          <w:rFonts w:hint="eastAsia"/>
        </w:rPr>
        <w:t>软件提供商</w:t>
      </w:r>
      <w:r w:rsidR="00136639">
        <w:rPr>
          <w:rFonts w:hint="eastAsia"/>
        </w:rPr>
        <w:t>（即厂商</w:t>
      </w:r>
      <w:r w:rsidR="00B250E3">
        <w:rPr>
          <w:rFonts w:hint="eastAsia"/>
        </w:rPr>
        <w:t>，下称“</w:t>
      </w:r>
      <w:r w:rsidR="00243697">
        <w:rPr>
          <w:rFonts w:hint="eastAsia"/>
        </w:rPr>
        <w:t>提供商</w:t>
      </w:r>
      <w:r w:rsidR="00B250E3">
        <w:rPr>
          <w:rFonts w:hint="eastAsia"/>
        </w:rPr>
        <w:t>”</w:t>
      </w:r>
      <w:r w:rsidR="00136639">
        <w:rPr>
          <w:rFonts w:hint="eastAsia"/>
        </w:rPr>
        <w:t>）</w:t>
      </w:r>
      <w:r w:rsidR="00C5245F" w:rsidRPr="00636514">
        <w:rPr>
          <w:rFonts w:hint="eastAsia"/>
        </w:rPr>
        <w:t>根据</w:t>
      </w:r>
      <w:r w:rsidR="00DB561B" w:rsidRPr="00636514">
        <w:rPr>
          <w:rFonts w:hint="eastAsia"/>
        </w:rPr>
        <w:t>需求分析设计出一套能覆盖自动售货机需求和功能的云</w:t>
      </w:r>
      <w:r w:rsidR="00E435BE">
        <w:rPr>
          <w:rFonts w:hint="eastAsia"/>
        </w:rPr>
        <w:t>管理</w:t>
      </w:r>
      <w:r w:rsidR="00DB561B" w:rsidRPr="00636514">
        <w:rPr>
          <w:rFonts w:hint="eastAsia"/>
        </w:rPr>
        <w:t>平台。</w:t>
      </w:r>
      <w:r w:rsidR="003414E5">
        <w:rPr>
          <w:rFonts w:hint="eastAsia"/>
        </w:rPr>
        <w:t>该云平台</w:t>
      </w:r>
      <w:r w:rsidR="005B4744">
        <w:rPr>
          <w:rFonts w:hint="eastAsia"/>
        </w:rPr>
        <w:t>的</w:t>
      </w:r>
      <w:r w:rsidR="003414E5">
        <w:rPr>
          <w:rFonts w:hint="eastAsia"/>
        </w:rPr>
        <w:t>提供商为售货机厂商</w:t>
      </w:r>
      <w:r w:rsidR="00AB0585">
        <w:rPr>
          <w:rFonts w:hint="eastAsia"/>
        </w:rPr>
        <w:t>，</w:t>
      </w:r>
      <w:r w:rsidR="00D97E9F">
        <w:rPr>
          <w:rFonts w:hint="eastAsia"/>
        </w:rPr>
        <w:t>为</w:t>
      </w:r>
      <w:r w:rsidR="002549FA">
        <w:rPr>
          <w:rFonts w:hint="eastAsia"/>
        </w:rPr>
        <w:t>运营商</w:t>
      </w:r>
      <w:r w:rsidR="00D2556C">
        <w:rPr>
          <w:rFonts w:hint="eastAsia"/>
        </w:rPr>
        <w:t>提供服务</w:t>
      </w:r>
      <w:r w:rsidR="002549FA">
        <w:rPr>
          <w:rFonts w:hint="eastAsia"/>
        </w:rPr>
        <w:t>，</w:t>
      </w:r>
      <w:r w:rsidR="00E47EF1">
        <w:rPr>
          <w:rFonts w:hint="eastAsia"/>
        </w:rPr>
        <w:t>运营商</w:t>
      </w:r>
      <w:r w:rsidR="00290575">
        <w:rPr>
          <w:rFonts w:hint="eastAsia"/>
        </w:rPr>
        <w:t>只需缴纳</w:t>
      </w:r>
      <w:r w:rsidR="00AE5084">
        <w:rPr>
          <w:rFonts w:hint="eastAsia"/>
        </w:rPr>
        <w:t>少量</w:t>
      </w:r>
      <w:r w:rsidR="00290575">
        <w:rPr>
          <w:rFonts w:hint="eastAsia"/>
        </w:rPr>
        <w:t>租金进行租用就可以正常使用平台系统。</w:t>
      </w:r>
      <w:r w:rsidR="00DB561B" w:rsidRPr="00636514">
        <w:rPr>
          <w:rFonts w:hint="eastAsia"/>
        </w:rPr>
        <w:t>该平台采用一对多的交付方式</w:t>
      </w:r>
      <w:r w:rsidR="00333275" w:rsidRPr="00636514">
        <w:rPr>
          <w:rFonts w:hint="eastAsia"/>
        </w:rPr>
        <w:t>，一套软件可供多家商</w:t>
      </w:r>
      <w:r w:rsidR="00DB561B" w:rsidRPr="00636514">
        <w:rPr>
          <w:rFonts w:hint="eastAsia"/>
        </w:rPr>
        <w:t>户使用，软件使用者可以像租户一样，根据一定的规则缴纳租金，租用所需求的软件服务</w:t>
      </w:r>
      <w:r w:rsidR="00095A6C" w:rsidRPr="00636514">
        <w:rPr>
          <w:rFonts w:hint="eastAsia"/>
        </w:rPr>
        <w:t>。</w:t>
      </w:r>
      <w:r w:rsidR="00486C9D">
        <w:rPr>
          <w:rFonts w:hint="eastAsia"/>
        </w:rPr>
        <w:t>这种多租户</w:t>
      </w:r>
      <w:r w:rsidR="00B2289B" w:rsidRPr="00636514">
        <w:rPr>
          <w:rFonts w:hint="eastAsia"/>
        </w:rPr>
        <w:t>共享的软件服务降低了软件开发和软件维护的成本，用户将功能</w:t>
      </w:r>
      <w:r w:rsidR="000D1C2E" w:rsidRPr="00636514">
        <w:rPr>
          <w:rFonts w:hint="eastAsia"/>
        </w:rPr>
        <w:t>实现</w:t>
      </w:r>
      <w:r w:rsidR="00B2289B" w:rsidRPr="00636514">
        <w:rPr>
          <w:rFonts w:hint="eastAsia"/>
        </w:rPr>
        <w:t>完全托付给</w:t>
      </w:r>
      <w:r w:rsidR="00A451F8">
        <w:rPr>
          <w:rFonts w:hint="eastAsia"/>
        </w:rPr>
        <w:t>提供</w:t>
      </w:r>
      <w:r w:rsidR="00B2289B" w:rsidRPr="00636514">
        <w:rPr>
          <w:rFonts w:hint="eastAsia"/>
        </w:rPr>
        <w:t>商，不需要考虑软件的开发、维护和升级，</w:t>
      </w:r>
      <w:r w:rsidR="00584B2B" w:rsidRPr="00636514">
        <w:rPr>
          <w:rFonts w:hint="eastAsia"/>
        </w:rPr>
        <w:t>降低</w:t>
      </w:r>
      <w:r w:rsidR="00B2289B" w:rsidRPr="00636514">
        <w:rPr>
          <w:rFonts w:hint="eastAsia"/>
        </w:rPr>
        <w:t>自动售货机公司的运营成本</w:t>
      </w:r>
      <w:r w:rsidR="00584B2B" w:rsidRPr="00636514">
        <w:rPr>
          <w:rFonts w:hint="eastAsia"/>
        </w:rPr>
        <w:t>的</w:t>
      </w:r>
      <w:r w:rsidR="00B2289B" w:rsidRPr="00636514">
        <w:rPr>
          <w:rFonts w:hint="eastAsia"/>
        </w:rPr>
        <w:t>同时</w:t>
      </w:r>
      <w:r w:rsidR="00584B2B" w:rsidRPr="00636514">
        <w:rPr>
          <w:rFonts w:hint="eastAsia"/>
        </w:rPr>
        <w:t>，</w:t>
      </w:r>
      <w:r w:rsidR="00B2289B" w:rsidRPr="00636514">
        <w:rPr>
          <w:rFonts w:hint="eastAsia"/>
        </w:rPr>
        <w:t>也省去了公司聘请专业软件人员的费用，对于亟待升级售货机系统的公司意义深远。</w:t>
      </w:r>
    </w:p>
    <w:p w14:paraId="02C80C6E" w14:textId="77777777" w:rsidR="00556BEB" w:rsidRPr="00636514" w:rsidRDefault="00556BEB" w:rsidP="007341F7">
      <w:pPr>
        <w:pStyle w:val="2"/>
      </w:pPr>
      <w:bookmarkStart w:id="196" w:name="_Toc492673751"/>
      <w:bookmarkStart w:id="197" w:name="_Toc494578088"/>
      <w:r w:rsidRPr="00636514">
        <w:rPr>
          <w:rFonts w:hint="eastAsia"/>
        </w:rPr>
        <w:lastRenderedPageBreak/>
        <w:t>1.4</w:t>
      </w:r>
      <w:r w:rsidR="00CD254B" w:rsidRPr="00636514">
        <w:t xml:space="preserve"> </w:t>
      </w:r>
      <w:r w:rsidRPr="00636514">
        <w:rPr>
          <w:rFonts w:hint="eastAsia"/>
        </w:rPr>
        <w:t>本文结构</w:t>
      </w:r>
      <w:bookmarkEnd w:id="196"/>
      <w:bookmarkEnd w:id="197"/>
    </w:p>
    <w:p w14:paraId="4F917B67" w14:textId="77777777" w:rsidR="00FB1953" w:rsidRPr="00636514" w:rsidRDefault="00FB1953" w:rsidP="00FB1953">
      <w:pPr>
        <w:ind w:firstLine="480"/>
      </w:pPr>
      <w:r w:rsidRPr="00636514">
        <w:t>本文</w:t>
      </w:r>
      <w:r w:rsidR="003D3460" w:rsidRPr="00636514">
        <w:t>分为以下几个章节进行介绍</w:t>
      </w:r>
      <w:r w:rsidRPr="00636514">
        <w:rPr>
          <w:rFonts w:hint="eastAsia"/>
        </w:rPr>
        <w:t>：</w:t>
      </w:r>
    </w:p>
    <w:p w14:paraId="1B37F50A" w14:textId="77777777" w:rsidR="00FB1953" w:rsidRPr="00636514" w:rsidRDefault="00FB1953" w:rsidP="00AD581F">
      <w:pPr>
        <w:numPr>
          <w:ilvl w:val="0"/>
          <w:numId w:val="2"/>
        </w:numPr>
        <w:ind w:firstLineChars="0"/>
      </w:pPr>
      <w:r w:rsidRPr="00636514">
        <w:rPr>
          <w:rFonts w:hint="eastAsia"/>
        </w:rPr>
        <w:t>引言。主要对论文的研究背景</w:t>
      </w:r>
      <w:r w:rsidR="004E35EF" w:rsidRPr="00636514">
        <w:rPr>
          <w:rFonts w:hint="eastAsia"/>
        </w:rPr>
        <w:t>及</w:t>
      </w:r>
      <w:r w:rsidRPr="00636514">
        <w:rPr>
          <w:rFonts w:hint="eastAsia"/>
        </w:rPr>
        <w:t>意义进行介绍，对论文的研究现状和主要研究内容进行分析。</w:t>
      </w:r>
    </w:p>
    <w:p w14:paraId="4CC04A36" w14:textId="77777777" w:rsidR="00FB1953" w:rsidRPr="00636514" w:rsidRDefault="00D964FF" w:rsidP="00AD581F">
      <w:pPr>
        <w:numPr>
          <w:ilvl w:val="0"/>
          <w:numId w:val="2"/>
        </w:numPr>
        <w:ind w:firstLineChars="0"/>
      </w:pPr>
      <w:r w:rsidRPr="00636514">
        <w:rPr>
          <w:rFonts w:hint="eastAsia"/>
        </w:rPr>
        <w:t>相关技术</w:t>
      </w:r>
      <w:r w:rsidR="00E53E80" w:rsidRPr="00636514">
        <w:rPr>
          <w:rFonts w:hint="eastAsia"/>
        </w:rPr>
        <w:t>概述</w:t>
      </w:r>
      <w:r w:rsidRPr="00636514">
        <w:rPr>
          <w:rFonts w:hint="eastAsia"/>
        </w:rPr>
        <w:t>。主要介绍了</w:t>
      </w:r>
      <w:r w:rsidRPr="00636514">
        <w:rPr>
          <w:rFonts w:hint="eastAsia"/>
        </w:rPr>
        <w:t>J2EE</w:t>
      </w:r>
      <w:r w:rsidRPr="00636514">
        <w:rPr>
          <w:rFonts w:hint="eastAsia"/>
        </w:rPr>
        <w:t>体系结构、</w:t>
      </w:r>
      <w:r w:rsidRPr="00636514">
        <w:rPr>
          <w:rFonts w:hint="eastAsia"/>
        </w:rPr>
        <w:t>SSM</w:t>
      </w:r>
      <w:r w:rsidRPr="00636514">
        <w:rPr>
          <w:rFonts w:hint="eastAsia"/>
        </w:rPr>
        <w:t>框架、</w:t>
      </w:r>
      <w:r w:rsidRPr="00636514">
        <w:rPr>
          <w:rFonts w:hint="eastAsia"/>
        </w:rPr>
        <w:t>SaaS</w:t>
      </w:r>
      <w:r w:rsidR="00584B2B" w:rsidRPr="00636514">
        <w:rPr>
          <w:rFonts w:hint="eastAsia"/>
        </w:rPr>
        <w:t>服务</w:t>
      </w:r>
      <w:r w:rsidRPr="00636514">
        <w:rPr>
          <w:rFonts w:hint="eastAsia"/>
        </w:rPr>
        <w:t>、</w:t>
      </w:r>
      <w:r w:rsidRPr="00636514">
        <w:rPr>
          <w:rFonts w:hint="eastAsia"/>
        </w:rPr>
        <w:t>Android</w:t>
      </w:r>
      <w:r w:rsidRPr="00636514">
        <w:rPr>
          <w:rFonts w:hint="eastAsia"/>
        </w:rPr>
        <w:t>和其他相关技术。</w:t>
      </w:r>
    </w:p>
    <w:p w14:paraId="07EBE1B2" w14:textId="77777777" w:rsidR="00D964FF" w:rsidRPr="00636514" w:rsidRDefault="00D964FF" w:rsidP="00AD581F">
      <w:pPr>
        <w:numPr>
          <w:ilvl w:val="0"/>
          <w:numId w:val="2"/>
        </w:numPr>
        <w:ind w:firstLineChars="0"/>
      </w:pPr>
      <w:r w:rsidRPr="00636514">
        <w:t>需求分析</w:t>
      </w:r>
      <w:r w:rsidRPr="00636514">
        <w:rPr>
          <w:rFonts w:hint="eastAsia"/>
        </w:rPr>
        <w:t>。</w:t>
      </w:r>
      <w:r w:rsidRPr="00636514">
        <w:t>主要介绍该系统的需求分析</w:t>
      </w:r>
      <w:r w:rsidR="00234B3D" w:rsidRPr="00636514">
        <w:rPr>
          <w:rFonts w:hint="eastAsia"/>
        </w:rPr>
        <w:t>和用例图</w:t>
      </w:r>
      <w:r w:rsidR="005C62C4" w:rsidRPr="00636514">
        <w:rPr>
          <w:rFonts w:hint="eastAsia"/>
        </w:rPr>
        <w:t>。</w:t>
      </w:r>
      <w:r w:rsidR="008B775C" w:rsidRPr="00636514">
        <w:rPr>
          <w:rFonts w:hint="eastAsia"/>
        </w:rPr>
        <w:t>从两个方面进行，一个为</w:t>
      </w:r>
      <w:r w:rsidR="008B775C" w:rsidRPr="00636514">
        <w:rPr>
          <w:rFonts w:hint="eastAsia"/>
        </w:rPr>
        <w:t>SaaS</w:t>
      </w:r>
      <w:r w:rsidR="008B775C" w:rsidRPr="00636514">
        <w:rPr>
          <w:rFonts w:hint="eastAsia"/>
        </w:rPr>
        <w:t>平台端，一个为</w:t>
      </w:r>
      <w:r w:rsidR="008B775C" w:rsidRPr="00636514">
        <w:rPr>
          <w:rFonts w:hint="eastAsia"/>
        </w:rPr>
        <w:t>Android</w:t>
      </w:r>
      <w:r w:rsidR="008B775C" w:rsidRPr="00636514">
        <w:rPr>
          <w:rFonts w:hint="eastAsia"/>
        </w:rPr>
        <w:t>端</w:t>
      </w:r>
      <w:r w:rsidR="00234B3D" w:rsidRPr="00636514">
        <w:rPr>
          <w:rFonts w:hint="eastAsia"/>
        </w:rPr>
        <w:t>。</w:t>
      </w:r>
    </w:p>
    <w:p w14:paraId="7F3E289A" w14:textId="77777777" w:rsidR="00B55673" w:rsidRPr="00636514" w:rsidRDefault="00234B3D" w:rsidP="00AD581F">
      <w:pPr>
        <w:numPr>
          <w:ilvl w:val="0"/>
          <w:numId w:val="2"/>
        </w:numPr>
        <w:ind w:firstLineChars="0"/>
      </w:pPr>
      <w:r w:rsidRPr="00636514">
        <w:rPr>
          <w:rFonts w:hint="eastAsia"/>
        </w:rPr>
        <w:t>系统设计。主要介绍系统的基本结构、系统设计和数据库设计</w:t>
      </w:r>
      <w:r w:rsidR="00B55673" w:rsidRPr="00636514">
        <w:rPr>
          <w:rFonts w:hint="eastAsia"/>
        </w:rPr>
        <w:t>，并且设计出数据库</w:t>
      </w:r>
      <w:r w:rsidR="00B55673" w:rsidRPr="00636514">
        <w:rPr>
          <w:rFonts w:hint="eastAsia"/>
        </w:rPr>
        <w:t>E-R</w:t>
      </w:r>
      <w:r w:rsidR="00B55673" w:rsidRPr="00636514">
        <w:rPr>
          <w:rFonts w:hint="eastAsia"/>
        </w:rPr>
        <w:t>图。</w:t>
      </w:r>
    </w:p>
    <w:p w14:paraId="0EA88BF7" w14:textId="77777777" w:rsidR="005C62C4" w:rsidRPr="00636514" w:rsidRDefault="00234B3D" w:rsidP="00AD581F">
      <w:pPr>
        <w:numPr>
          <w:ilvl w:val="0"/>
          <w:numId w:val="2"/>
        </w:numPr>
        <w:ind w:firstLineChars="0"/>
      </w:pPr>
      <w:r w:rsidRPr="00636514">
        <w:rPr>
          <w:rFonts w:hint="eastAsia"/>
        </w:rPr>
        <w:t>云平台</w:t>
      </w:r>
      <w:r w:rsidR="00584B2B" w:rsidRPr="00636514">
        <w:rPr>
          <w:rFonts w:hint="eastAsia"/>
        </w:rPr>
        <w:t>系统</w:t>
      </w:r>
      <w:r w:rsidRPr="00636514">
        <w:rPr>
          <w:rFonts w:hint="eastAsia"/>
        </w:rPr>
        <w:t>的</w:t>
      </w:r>
      <w:r w:rsidR="00584B2B" w:rsidRPr="00636514">
        <w:t>实现</w:t>
      </w:r>
      <w:r w:rsidR="00B21165" w:rsidRPr="00636514">
        <w:rPr>
          <w:rFonts w:hint="eastAsia"/>
        </w:rPr>
        <w:t>。</w:t>
      </w:r>
      <w:r w:rsidR="00584B2B" w:rsidRPr="00636514">
        <w:rPr>
          <w:rFonts w:hint="eastAsia"/>
        </w:rPr>
        <w:t>主要介绍了租户模块的分析和实现、</w:t>
      </w:r>
      <w:r w:rsidR="005C5770" w:rsidRPr="00636514">
        <w:rPr>
          <w:rFonts w:hint="eastAsia"/>
        </w:rPr>
        <w:t>系统权限的设计和实现、</w:t>
      </w:r>
      <w:r w:rsidR="00584B2B" w:rsidRPr="00636514">
        <w:rPr>
          <w:rFonts w:hint="eastAsia"/>
        </w:rPr>
        <w:t>厂商模块和运营商模块的</w:t>
      </w:r>
      <w:r w:rsidR="005C5770" w:rsidRPr="00636514">
        <w:rPr>
          <w:rFonts w:hint="eastAsia"/>
        </w:rPr>
        <w:t>分析</w:t>
      </w:r>
      <w:r w:rsidR="00584B2B" w:rsidRPr="00636514">
        <w:rPr>
          <w:rFonts w:hint="eastAsia"/>
        </w:rPr>
        <w:t>实现，</w:t>
      </w:r>
      <w:r w:rsidR="00702FBB" w:rsidRPr="00636514">
        <w:rPr>
          <w:rFonts w:hint="eastAsia"/>
        </w:rPr>
        <w:t>并做出相应的时序图。</w:t>
      </w:r>
      <w:r w:rsidR="00584B2B" w:rsidRPr="00636514">
        <w:rPr>
          <w:rFonts w:hint="eastAsia"/>
        </w:rPr>
        <w:t xml:space="preserve"> </w:t>
      </w:r>
    </w:p>
    <w:p w14:paraId="730E4B7C" w14:textId="77777777" w:rsidR="004D6804" w:rsidRPr="00636514" w:rsidRDefault="00055925" w:rsidP="00AD581F">
      <w:pPr>
        <w:numPr>
          <w:ilvl w:val="0"/>
          <w:numId w:val="2"/>
        </w:numPr>
        <w:ind w:firstLineChars="0"/>
      </w:pPr>
      <w:r w:rsidRPr="00636514">
        <w:rPr>
          <w:rFonts w:hint="eastAsia"/>
        </w:rPr>
        <w:t>客户端</w:t>
      </w:r>
      <w:r w:rsidR="00F41732" w:rsidRPr="00636514">
        <w:rPr>
          <w:rFonts w:hint="eastAsia"/>
        </w:rPr>
        <w:t>的</w:t>
      </w:r>
      <w:r w:rsidRPr="00636514">
        <w:t>实现</w:t>
      </w:r>
      <w:r w:rsidR="00966528" w:rsidRPr="00636514">
        <w:rPr>
          <w:rFonts w:hint="eastAsia"/>
        </w:rPr>
        <w:t>。</w:t>
      </w:r>
      <w:r w:rsidRPr="00636514">
        <w:rPr>
          <w:rFonts w:hint="eastAsia"/>
        </w:rPr>
        <w:t>主要介绍了客户端的</w:t>
      </w:r>
      <w:r w:rsidR="00F41732" w:rsidRPr="00636514">
        <w:rPr>
          <w:rFonts w:hint="eastAsia"/>
        </w:rPr>
        <w:t>分析</w:t>
      </w:r>
      <w:r w:rsidRPr="00636514">
        <w:rPr>
          <w:rFonts w:hint="eastAsia"/>
        </w:rPr>
        <w:t>实现，首先介绍了操作员客户端的各个模块功能和实现，做出对应的时序图。然后介绍了售货机终端的设计与实现，包括购物流程、串口通信、移动支付和版本更新等模块，并做出相应的时序图和流程图。</w:t>
      </w:r>
    </w:p>
    <w:p w14:paraId="0672BC33" w14:textId="77777777" w:rsidR="00966528" w:rsidRPr="00636514" w:rsidRDefault="00966528" w:rsidP="00AD581F">
      <w:pPr>
        <w:numPr>
          <w:ilvl w:val="0"/>
          <w:numId w:val="2"/>
        </w:numPr>
        <w:ind w:firstLineChars="0"/>
      </w:pPr>
      <w:r w:rsidRPr="00636514">
        <w:t>总结与展望</w:t>
      </w:r>
      <w:r w:rsidRPr="00636514">
        <w:rPr>
          <w:rFonts w:hint="eastAsia"/>
        </w:rPr>
        <w:t>。</w:t>
      </w:r>
      <w:r w:rsidRPr="00636514">
        <w:t>介绍系统的功能和方法</w:t>
      </w:r>
      <w:r w:rsidRPr="00636514">
        <w:rPr>
          <w:rFonts w:hint="eastAsia"/>
        </w:rPr>
        <w:t>，</w:t>
      </w:r>
      <w:r w:rsidR="007D1516" w:rsidRPr="00636514">
        <w:rPr>
          <w:rFonts w:hint="eastAsia"/>
        </w:rPr>
        <w:t>并</w:t>
      </w:r>
      <w:r w:rsidRPr="00636514">
        <w:rPr>
          <w:rFonts w:hint="eastAsia"/>
        </w:rPr>
        <w:t>提出进一步的展望。</w:t>
      </w:r>
    </w:p>
    <w:p w14:paraId="7AAAB695" w14:textId="77777777" w:rsidR="00DF2557" w:rsidRPr="00636514" w:rsidRDefault="00624FC3" w:rsidP="006C24CD">
      <w:pPr>
        <w:pStyle w:val="1"/>
        <w:ind w:left="240"/>
      </w:pPr>
      <w:r w:rsidRPr="00636514">
        <w:br w:type="page"/>
      </w:r>
      <w:bookmarkStart w:id="198" w:name="_Toc492673752"/>
      <w:bookmarkStart w:id="199" w:name="_Toc494578089"/>
      <w:r w:rsidR="006C24CD" w:rsidRPr="00636514">
        <w:lastRenderedPageBreak/>
        <w:t>第</w:t>
      </w:r>
      <w:r w:rsidR="006C24CD" w:rsidRPr="00636514">
        <w:t>2</w:t>
      </w:r>
      <w:r w:rsidR="006C24CD" w:rsidRPr="00636514">
        <w:t>章</w:t>
      </w:r>
      <w:r w:rsidR="006C24CD" w:rsidRPr="00636514">
        <w:rPr>
          <w:rFonts w:hint="eastAsia"/>
          <w:lang w:eastAsia="zh-CN"/>
        </w:rPr>
        <w:t xml:space="preserve"> </w:t>
      </w:r>
      <w:r w:rsidR="004C4360" w:rsidRPr="00636514">
        <w:rPr>
          <w:rFonts w:hint="eastAsia"/>
        </w:rPr>
        <w:t>相关技术</w:t>
      </w:r>
      <w:r w:rsidR="008150FB" w:rsidRPr="00636514">
        <w:rPr>
          <w:rFonts w:hint="eastAsia"/>
        </w:rPr>
        <w:t>概述</w:t>
      </w:r>
      <w:bookmarkEnd w:id="198"/>
      <w:bookmarkEnd w:id="199"/>
    </w:p>
    <w:p w14:paraId="022B6BF7" w14:textId="77777777" w:rsidR="00A75E2C" w:rsidRPr="00636514" w:rsidRDefault="00254B30" w:rsidP="00F907EF">
      <w:pPr>
        <w:ind w:firstLine="480"/>
      </w:pPr>
      <w:r w:rsidRPr="00636514">
        <w:t>本章</w:t>
      </w:r>
      <w:r w:rsidR="003B7B18" w:rsidRPr="00636514">
        <w:rPr>
          <w:rFonts w:hint="eastAsia"/>
        </w:rPr>
        <w:t>介绍</w:t>
      </w:r>
      <w:r w:rsidR="008F3C12" w:rsidRPr="00636514">
        <w:rPr>
          <w:rFonts w:hint="eastAsia"/>
        </w:rPr>
        <w:t>相关</w:t>
      </w:r>
      <w:r w:rsidR="00DF2557" w:rsidRPr="00636514">
        <w:t>的技术和概念</w:t>
      </w:r>
      <w:r w:rsidR="00DF2557" w:rsidRPr="00636514">
        <w:rPr>
          <w:rFonts w:hint="eastAsia"/>
        </w:rPr>
        <w:t>，</w:t>
      </w:r>
      <w:r w:rsidR="003B7B18" w:rsidRPr="00636514">
        <w:rPr>
          <w:rFonts w:hint="eastAsia"/>
        </w:rPr>
        <w:t>主要从三个方面阐述</w:t>
      </w:r>
      <w:r w:rsidR="00A75E2C" w:rsidRPr="00636514">
        <w:rPr>
          <w:rFonts w:hint="eastAsia"/>
        </w:rPr>
        <w:t>：首先，</w:t>
      </w:r>
      <w:r w:rsidR="00AA1B47" w:rsidRPr="00636514">
        <w:rPr>
          <w:rFonts w:hint="eastAsia"/>
        </w:rPr>
        <w:t>简单地</w:t>
      </w:r>
      <w:r w:rsidR="006F6DFA" w:rsidRPr="00636514">
        <w:rPr>
          <w:rFonts w:hint="eastAsia"/>
        </w:rPr>
        <w:t>介绍</w:t>
      </w:r>
      <w:r w:rsidR="00A75E2C" w:rsidRPr="00636514">
        <w:rPr>
          <w:rFonts w:hint="eastAsia"/>
        </w:rPr>
        <w:t>了</w:t>
      </w:r>
      <w:r w:rsidR="00A75E2C" w:rsidRPr="00636514">
        <w:rPr>
          <w:rFonts w:hint="eastAsia"/>
        </w:rPr>
        <w:t>SaaS</w:t>
      </w:r>
      <w:r w:rsidR="00A75E2C" w:rsidRPr="00636514">
        <w:rPr>
          <w:rFonts w:hint="eastAsia"/>
        </w:rPr>
        <w:t>模式</w:t>
      </w:r>
      <w:r w:rsidR="00363132" w:rsidRPr="00636514">
        <w:rPr>
          <w:rFonts w:hint="eastAsia"/>
        </w:rPr>
        <w:t>、</w:t>
      </w:r>
      <w:r w:rsidR="006F6DFA" w:rsidRPr="00636514">
        <w:rPr>
          <w:rFonts w:hint="eastAsia"/>
        </w:rPr>
        <w:t>多租户框架</w:t>
      </w:r>
      <w:r w:rsidR="00363132" w:rsidRPr="00636514">
        <w:rPr>
          <w:rFonts w:hint="eastAsia"/>
        </w:rPr>
        <w:t>以及数据库隔离模式</w:t>
      </w:r>
      <w:r w:rsidR="00A75E2C" w:rsidRPr="00636514">
        <w:rPr>
          <w:rFonts w:hint="eastAsia"/>
        </w:rPr>
        <w:t>；然后，</w:t>
      </w:r>
      <w:r w:rsidR="006F6DFA" w:rsidRPr="00636514">
        <w:rPr>
          <w:rFonts w:hint="eastAsia"/>
        </w:rPr>
        <w:t>系统地阐述了</w:t>
      </w:r>
      <w:r w:rsidR="00A75E2C" w:rsidRPr="00636514">
        <w:rPr>
          <w:rFonts w:hint="eastAsia"/>
        </w:rPr>
        <w:t>SSM</w:t>
      </w:r>
      <w:r w:rsidR="00A75E2C" w:rsidRPr="00636514">
        <w:rPr>
          <w:rFonts w:hint="eastAsia"/>
        </w:rPr>
        <w:t>框架</w:t>
      </w:r>
      <w:r w:rsidR="006051C9" w:rsidRPr="00636514">
        <w:rPr>
          <w:rFonts w:hint="eastAsia"/>
        </w:rPr>
        <w:t>和</w:t>
      </w:r>
      <w:r w:rsidR="002A0655" w:rsidRPr="00636514">
        <w:rPr>
          <w:rFonts w:hint="eastAsia"/>
        </w:rPr>
        <w:t>其它</w:t>
      </w:r>
      <w:r w:rsidR="006051C9" w:rsidRPr="00636514">
        <w:rPr>
          <w:rFonts w:hint="eastAsia"/>
        </w:rPr>
        <w:t>框架的对比</w:t>
      </w:r>
      <w:r w:rsidR="00064212" w:rsidRPr="00636514">
        <w:rPr>
          <w:rFonts w:hint="eastAsia"/>
        </w:rPr>
        <w:t>；</w:t>
      </w:r>
      <w:r w:rsidR="00A75E2C" w:rsidRPr="00636514">
        <w:rPr>
          <w:rFonts w:hint="eastAsia"/>
        </w:rPr>
        <w:t>最后，</w:t>
      </w:r>
      <w:r w:rsidR="006F6DFA" w:rsidRPr="00636514">
        <w:rPr>
          <w:rFonts w:hint="eastAsia"/>
        </w:rPr>
        <w:t>详细</w:t>
      </w:r>
      <w:r w:rsidR="00E82A5C" w:rsidRPr="00636514">
        <w:rPr>
          <w:rFonts w:hint="eastAsia"/>
        </w:rPr>
        <w:t>地</w:t>
      </w:r>
      <w:r w:rsidR="006F6DFA" w:rsidRPr="00636514">
        <w:rPr>
          <w:rFonts w:hint="eastAsia"/>
        </w:rPr>
        <w:t>描述了</w:t>
      </w:r>
      <w:r w:rsidR="00A75E2C" w:rsidRPr="00636514">
        <w:rPr>
          <w:rFonts w:hint="eastAsia"/>
        </w:rPr>
        <w:t>Android</w:t>
      </w:r>
      <w:r w:rsidR="00A75E2C" w:rsidRPr="00636514">
        <w:rPr>
          <w:rFonts w:hint="eastAsia"/>
        </w:rPr>
        <w:t>技术</w:t>
      </w:r>
      <w:r w:rsidR="006F6DFA" w:rsidRPr="00636514">
        <w:rPr>
          <w:rFonts w:hint="eastAsia"/>
        </w:rPr>
        <w:t>和</w:t>
      </w:r>
      <w:r w:rsidR="00756239" w:rsidRPr="00636514">
        <w:rPr>
          <w:rFonts w:hint="eastAsia"/>
        </w:rPr>
        <w:t>所</w:t>
      </w:r>
      <w:r w:rsidR="00A050B3" w:rsidRPr="00636514">
        <w:rPr>
          <w:rFonts w:hint="eastAsia"/>
        </w:rPr>
        <w:t>使</w:t>
      </w:r>
      <w:r w:rsidR="00756239" w:rsidRPr="00636514">
        <w:rPr>
          <w:rFonts w:hint="eastAsia"/>
        </w:rPr>
        <w:t>用的</w:t>
      </w:r>
      <w:r w:rsidR="006F6DFA" w:rsidRPr="00636514">
        <w:rPr>
          <w:rFonts w:hint="eastAsia"/>
        </w:rPr>
        <w:t>相关组件</w:t>
      </w:r>
      <w:r w:rsidR="00A75E2C" w:rsidRPr="00636514">
        <w:rPr>
          <w:rFonts w:hint="eastAsia"/>
        </w:rPr>
        <w:t>。</w:t>
      </w:r>
    </w:p>
    <w:p w14:paraId="56D9A3B1" w14:textId="2E3CC133" w:rsidR="00EE578F" w:rsidRPr="00636514" w:rsidRDefault="0061519F" w:rsidP="007341F7">
      <w:pPr>
        <w:pStyle w:val="2"/>
      </w:pPr>
      <w:bookmarkStart w:id="200" w:name="_Toc492673753"/>
      <w:bookmarkStart w:id="201" w:name="_Toc494578090"/>
      <w:r w:rsidRPr="00636514">
        <w:rPr>
          <w:rFonts w:hint="eastAsia"/>
        </w:rPr>
        <w:t>2.1</w:t>
      </w:r>
      <w:r w:rsidR="007E155D" w:rsidRPr="00636514">
        <w:t xml:space="preserve"> </w:t>
      </w:r>
      <w:bookmarkEnd w:id="200"/>
      <w:r w:rsidR="00366B50">
        <w:rPr>
          <w:rFonts w:hint="eastAsia"/>
          <w:lang w:eastAsia="zh-CN"/>
        </w:rPr>
        <w:t>多租户和</w:t>
      </w:r>
      <w:r w:rsidR="00366B50">
        <w:rPr>
          <w:rFonts w:hint="eastAsia"/>
          <w:lang w:eastAsia="zh-CN"/>
        </w:rPr>
        <w:t>SaaS</w:t>
      </w:r>
      <w:r w:rsidR="00366B50">
        <w:rPr>
          <w:rFonts w:hint="eastAsia"/>
          <w:lang w:eastAsia="zh-CN"/>
        </w:rPr>
        <w:t>服务</w:t>
      </w:r>
      <w:bookmarkEnd w:id="201"/>
    </w:p>
    <w:p w14:paraId="4E9E28CF" w14:textId="034FF641" w:rsidR="00095242" w:rsidRPr="00636514" w:rsidRDefault="00095242" w:rsidP="00AD581F">
      <w:pPr>
        <w:pStyle w:val="afe"/>
        <w:numPr>
          <w:ilvl w:val="0"/>
          <w:numId w:val="16"/>
        </w:numPr>
        <w:ind w:firstLineChars="0"/>
      </w:pPr>
      <w:bookmarkStart w:id="202" w:name="_Toc492673754"/>
      <w:r w:rsidRPr="00636514">
        <w:rPr>
          <w:rFonts w:hint="eastAsia"/>
        </w:rPr>
        <w:t>多租户</w:t>
      </w:r>
      <w:r w:rsidR="0054582E" w:rsidRPr="00636514">
        <w:rPr>
          <w:rFonts w:hint="eastAsia"/>
        </w:rPr>
        <w:t>架构</w:t>
      </w:r>
      <w:bookmarkEnd w:id="202"/>
    </w:p>
    <w:p w14:paraId="24906F6F" w14:textId="2E448397" w:rsidR="004C7677" w:rsidRDefault="00B236DC" w:rsidP="00F907EF">
      <w:pPr>
        <w:ind w:firstLine="480"/>
      </w:pPr>
      <w:r w:rsidRPr="00636514">
        <w:t>多租户技术</w:t>
      </w:r>
      <w:r w:rsidRPr="00636514">
        <w:rPr>
          <w:rFonts w:hint="eastAsia"/>
        </w:rPr>
        <w:t>（</w:t>
      </w:r>
      <w:r w:rsidR="004D2EF0" w:rsidRPr="00636514">
        <w:t>multi-tenancy technology</w:t>
      </w:r>
      <w:r w:rsidR="004D2EF0" w:rsidRPr="00636514">
        <w:rPr>
          <w:rFonts w:hint="eastAsia"/>
        </w:rPr>
        <w:t>）</w:t>
      </w:r>
      <w:r w:rsidRPr="00636514">
        <w:t>是</w:t>
      </w:r>
      <w:r w:rsidR="00811100" w:rsidRPr="00636514">
        <w:rPr>
          <w:rFonts w:hint="eastAsia"/>
        </w:rPr>
        <w:t>一种软件架构技术，</w:t>
      </w:r>
      <w:r w:rsidR="009971D4" w:rsidRPr="00636514">
        <w:rPr>
          <w:rFonts w:hint="eastAsia"/>
        </w:rPr>
        <w:t>为</w:t>
      </w:r>
      <w:r w:rsidR="00811100" w:rsidRPr="00636514">
        <w:rPr>
          <w:rFonts w:hint="eastAsia"/>
        </w:rPr>
        <w:t>实现一</w:t>
      </w:r>
      <w:r w:rsidR="00156DCB" w:rsidRPr="00636514">
        <w:t>套</w:t>
      </w:r>
      <w:r w:rsidR="00156DCB" w:rsidRPr="00636514">
        <w:rPr>
          <w:rFonts w:hint="eastAsia"/>
        </w:rPr>
        <w:t>可供</w:t>
      </w:r>
      <w:r w:rsidR="00811100" w:rsidRPr="00636514">
        <w:rPr>
          <w:rFonts w:hint="eastAsia"/>
        </w:rPr>
        <w:t>多个企业用户公用</w:t>
      </w:r>
      <w:r w:rsidR="00156DCB" w:rsidRPr="00636514">
        <w:rPr>
          <w:rFonts w:hint="eastAsia"/>
        </w:rPr>
        <w:t>的</w:t>
      </w:r>
      <w:r w:rsidR="00811100" w:rsidRPr="00636514">
        <w:rPr>
          <w:rFonts w:hint="eastAsia"/>
        </w:rPr>
        <w:t>软件服务</w:t>
      </w:r>
      <w:r w:rsidR="00AB5F60" w:rsidRPr="00636514">
        <w:rPr>
          <w:rFonts w:hint="eastAsia"/>
        </w:rPr>
        <w:t>体系</w:t>
      </w:r>
      <w:r w:rsidR="00A051F0">
        <w:rPr>
          <w:rStyle w:val="af9"/>
        </w:rPr>
        <w:t>[</w:t>
      </w:r>
      <w:r w:rsidR="00A051F0" w:rsidRPr="00636514">
        <w:rPr>
          <w:rStyle w:val="af9"/>
        </w:rPr>
        <w:endnoteReference w:id="9"/>
      </w:r>
      <w:r w:rsidR="00A051F0">
        <w:rPr>
          <w:rStyle w:val="af9"/>
        </w:rPr>
        <w:t>]</w:t>
      </w:r>
      <w:r w:rsidR="00811100" w:rsidRPr="0098515E">
        <w:rPr>
          <w:rFonts w:hint="eastAsia"/>
        </w:rPr>
        <w:t>。</w:t>
      </w:r>
      <w:r w:rsidR="00C123E8" w:rsidRPr="005270D9">
        <w:rPr>
          <w:rFonts w:hint="eastAsia"/>
        </w:rPr>
        <w:t>多租户技术是</w:t>
      </w:r>
      <w:r w:rsidR="00C123E8" w:rsidRPr="00636514">
        <w:rPr>
          <w:rFonts w:hint="eastAsia"/>
        </w:rPr>
        <w:t>SaaS</w:t>
      </w:r>
      <w:r w:rsidR="00C123E8" w:rsidRPr="00636514">
        <w:t>模式的重要</w:t>
      </w:r>
      <w:r w:rsidR="00BD2A47" w:rsidRPr="00636514">
        <w:rPr>
          <w:rFonts w:hint="eastAsia"/>
        </w:rPr>
        <w:t>支持</w:t>
      </w:r>
      <w:r w:rsidR="00C123E8" w:rsidRPr="00636514">
        <w:t>技术</w:t>
      </w:r>
      <w:r w:rsidR="00C123E8" w:rsidRPr="00636514">
        <w:rPr>
          <w:rFonts w:hint="eastAsia"/>
        </w:rPr>
        <w:t>，</w:t>
      </w:r>
      <w:r w:rsidR="00C123E8" w:rsidRPr="00636514">
        <w:t>是</w:t>
      </w:r>
      <w:r w:rsidR="00D605D4" w:rsidRPr="00636514">
        <w:rPr>
          <w:rFonts w:hint="eastAsia"/>
        </w:rPr>
        <w:t>S</w:t>
      </w:r>
      <w:r w:rsidR="00D733D1" w:rsidRPr="00636514">
        <w:rPr>
          <w:rFonts w:hint="eastAsia"/>
        </w:rPr>
        <w:t>aaS</w:t>
      </w:r>
      <w:r w:rsidR="00D733D1" w:rsidRPr="00636514">
        <w:rPr>
          <w:rFonts w:hint="eastAsia"/>
        </w:rPr>
        <w:t>服务</w:t>
      </w:r>
      <w:r w:rsidR="00C123E8" w:rsidRPr="00636514">
        <w:t>区别</w:t>
      </w:r>
      <w:r w:rsidR="00830029" w:rsidRPr="00636514">
        <w:t>于</w:t>
      </w:r>
      <w:r w:rsidR="00D605D4" w:rsidRPr="00636514">
        <w:t>其他服务的一个显著</w:t>
      </w:r>
      <w:r w:rsidR="00D605D4" w:rsidRPr="00636514">
        <w:rPr>
          <w:rFonts w:hint="eastAsia"/>
        </w:rPr>
        <w:t>特性</w:t>
      </w:r>
      <w:r w:rsidR="00690A7F" w:rsidRPr="00636514">
        <w:rPr>
          <w:rFonts w:hint="eastAsia"/>
        </w:rPr>
        <w:t>，</w:t>
      </w:r>
      <w:r w:rsidR="00A34160" w:rsidRPr="00636514">
        <w:rPr>
          <w:rFonts w:hint="eastAsia"/>
        </w:rPr>
        <w:t>它为</w:t>
      </w:r>
      <w:r w:rsidR="00A34160" w:rsidRPr="00636514">
        <w:rPr>
          <w:rFonts w:hint="eastAsia"/>
        </w:rPr>
        <w:t>SaaS</w:t>
      </w:r>
      <w:r w:rsidR="00A34160" w:rsidRPr="00636514">
        <w:rPr>
          <w:rFonts w:hint="eastAsia"/>
        </w:rPr>
        <w:t>软件服务数据层提供了开发思路和技术支持</w:t>
      </w:r>
      <w:r w:rsidR="00E42DD4" w:rsidRPr="00636514">
        <w:rPr>
          <w:rFonts w:hint="eastAsia"/>
        </w:rPr>
        <w:t>。</w:t>
      </w:r>
      <w:r w:rsidR="008317CF" w:rsidRPr="00636514">
        <w:t>传统</w:t>
      </w:r>
      <w:r w:rsidR="004C7677" w:rsidRPr="00636514">
        <w:t>系统</w:t>
      </w:r>
      <w:r w:rsidR="00D572D8" w:rsidRPr="00636514">
        <w:rPr>
          <w:rFonts w:hint="eastAsia"/>
        </w:rPr>
        <w:t>中软件使用者和软件</w:t>
      </w:r>
      <w:r w:rsidR="004C7677" w:rsidRPr="00636514">
        <w:rPr>
          <w:rFonts w:hint="eastAsia"/>
        </w:rPr>
        <w:t>系统</w:t>
      </w:r>
      <w:r w:rsidR="00D572D8" w:rsidRPr="00636514">
        <w:rPr>
          <w:rFonts w:hint="eastAsia"/>
        </w:rPr>
        <w:t>是严格的一对一</w:t>
      </w:r>
      <w:r w:rsidR="004C7677" w:rsidRPr="00636514">
        <w:rPr>
          <w:rFonts w:hint="eastAsia"/>
        </w:rPr>
        <w:t>关系</w:t>
      </w:r>
      <w:r w:rsidR="00D572D8" w:rsidRPr="00636514">
        <w:rPr>
          <w:rFonts w:hint="eastAsia"/>
        </w:rPr>
        <w:t>，</w:t>
      </w:r>
      <w:r w:rsidR="004C7677" w:rsidRPr="00636514">
        <w:rPr>
          <w:rFonts w:hint="eastAsia"/>
        </w:rPr>
        <w:t>体现为多用户模式；</w:t>
      </w:r>
      <w:r w:rsidR="00D572D8" w:rsidRPr="00636514">
        <w:rPr>
          <w:rFonts w:hint="eastAsia"/>
        </w:rPr>
        <w:t>而多租户架构下</w:t>
      </w:r>
      <w:r w:rsidR="004C7677" w:rsidRPr="00636514">
        <w:rPr>
          <w:rFonts w:hint="eastAsia"/>
        </w:rPr>
        <w:t>软件使用者和软件系统</w:t>
      </w:r>
      <w:r w:rsidR="00502AEB" w:rsidRPr="00636514">
        <w:rPr>
          <w:rFonts w:hint="eastAsia"/>
        </w:rPr>
        <w:t>可为</w:t>
      </w:r>
      <w:r w:rsidR="004C7677" w:rsidRPr="00636514">
        <w:rPr>
          <w:rFonts w:hint="eastAsia"/>
        </w:rPr>
        <w:t>一对多的关系，体现为多租户</w:t>
      </w:r>
      <w:r w:rsidR="00DB5B3A" w:rsidRPr="00636514">
        <w:rPr>
          <w:rFonts w:hint="eastAsia"/>
        </w:rPr>
        <w:t>模式，</w:t>
      </w:r>
      <w:r w:rsidR="002B6E57" w:rsidRPr="00636514">
        <w:rPr>
          <w:rFonts w:hint="eastAsia"/>
        </w:rPr>
        <w:t>每个租户在相应的权限范围内使用系统提供的软件服务，</w:t>
      </w:r>
      <w:r w:rsidR="00DB5B3A" w:rsidRPr="00636514">
        <w:rPr>
          <w:rFonts w:hint="eastAsia"/>
        </w:rPr>
        <w:t>租户内部又</w:t>
      </w:r>
      <w:r w:rsidR="00741271" w:rsidRPr="00636514">
        <w:rPr>
          <w:rFonts w:hint="eastAsia"/>
        </w:rPr>
        <w:t>表</w:t>
      </w:r>
      <w:r w:rsidR="00DB5B3A" w:rsidRPr="00636514">
        <w:rPr>
          <w:rFonts w:hint="eastAsia"/>
        </w:rPr>
        <w:t>现为多用户模式</w:t>
      </w:r>
      <w:r w:rsidR="00A051F0">
        <w:rPr>
          <w:rStyle w:val="af9"/>
        </w:rPr>
        <w:t>[</w:t>
      </w:r>
      <w:r w:rsidR="00A051F0" w:rsidRPr="00636514">
        <w:rPr>
          <w:rStyle w:val="af9"/>
        </w:rPr>
        <w:endnoteReference w:id="10"/>
      </w:r>
      <w:r w:rsidR="00A051F0">
        <w:rPr>
          <w:rStyle w:val="af9"/>
        </w:rPr>
        <w:t>]</w:t>
      </w:r>
      <w:r w:rsidR="00DB5B3A" w:rsidRPr="0098515E">
        <w:rPr>
          <w:rFonts w:hint="eastAsia"/>
        </w:rPr>
        <w:t>。</w:t>
      </w:r>
    </w:p>
    <w:p w14:paraId="4C22AD7E" w14:textId="77777777" w:rsidR="00DF170C" w:rsidRDefault="00F54D59" w:rsidP="000C7694">
      <w:pPr>
        <w:ind w:firstLine="480"/>
      </w:pPr>
      <w:r w:rsidRPr="00636514">
        <w:t>多租户架构在数据隔离</w:t>
      </w:r>
      <w:r w:rsidRPr="00636514">
        <w:rPr>
          <w:rFonts w:hint="eastAsia"/>
        </w:rPr>
        <w:t>方面体现为三种设</w:t>
      </w:r>
      <w:r w:rsidRPr="00636514">
        <w:t>计方式</w:t>
      </w:r>
      <w:r w:rsidRPr="00636514">
        <w:rPr>
          <w:rFonts w:hint="eastAsia"/>
        </w:rPr>
        <w:t>：</w:t>
      </w:r>
      <w:r w:rsidRPr="00636514">
        <w:t>独立数据库</w:t>
      </w:r>
      <w:r w:rsidRPr="00636514">
        <w:rPr>
          <w:rFonts w:hint="eastAsia"/>
        </w:rPr>
        <w:t>、</w:t>
      </w:r>
      <w:r w:rsidRPr="00636514">
        <w:t>共享数据库</w:t>
      </w:r>
      <w:r w:rsidRPr="00636514">
        <w:rPr>
          <w:rFonts w:hint="eastAsia"/>
        </w:rPr>
        <w:t>但使用</w:t>
      </w:r>
      <w:r w:rsidRPr="00636514">
        <w:t>独立</w:t>
      </w:r>
      <w:r w:rsidRPr="00636514">
        <w:rPr>
          <w:rFonts w:hint="eastAsia"/>
        </w:rPr>
        <w:t>sch</w:t>
      </w:r>
      <w:r w:rsidRPr="00636514">
        <w:t>e</w:t>
      </w:r>
      <w:r w:rsidRPr="00636514">
        <w:rPr>
          <w:rFonts w:hint="eastAsia"/>
        </w:rPr>
        <w:t>ma</w:t>
      </w:r>
      <w:r w:rsidRPr="00636514">
        <w:rPr>
          <w:rFonts w:hint="eastAsia"/>
        </w:rPr>
        <w:t>、</w:t>
      </w:r>
      <w:r w:rsidRPr="00636514">
        <w:t>共享数据库</w:t>
      </w:r>
      <w:r w:rsidRPr="00636514">
        <w:rPr>
          <w:rFonts w:hint="eastAsia"/>
        </w:rPr>
        <w:t>同时</w:t>
      </w:r>
      <w:r w:rsidRPr="00636514">
        <w:t>共享</w:t>
      </w:r>
      <w:r w:rsidRPr="00636514">
        <w:rPr>
          <w:rFonts w:hint="eastAsia"/>
        </w:rPr>
        <w:t>schema</w:t>
      </w:r>
      <w:r>
        <w:rPr>
          <w:rStyle w:val="af9"/>
        </w:rPr>
        <w:t>[</w:t>
      </w:r>
      <w:r w:rsidRPr="00636514">
        <w:rPr>
          <w:rStyle w:val="af9"/>
        </w:rPr>
        <w:endnoteReference w:id="11"/>
      </w:r>
      <w:r>
        <w:rPr>
          <w:rStyle w:val="af9"/>
        </w:rPr>
        <w:t>]</w:t>
      </w:r>
      <w:r w:rsidRPr="0098515E">
        <w:rPr>
          <w:rFonts w:hint="eastAsia"/>
        </w:rPr>
        <w:t>。</w:t>
      </w:r>
    </w:p>
    <w:p w14:paraId="67FD1D29" w14:textId="6ACD486D" w:rsidR="000C7694" w:rsidRPr="00636514" w:rsidRDefault="000C7694" w:rsidP="000C7694">
      <w:pPr>
        <w:ind w:firstLine="480"/>
      </w:pPr>
      <w:r w:rsidRPr="00636514">
        <w:t>首先</w:t>
      </w:r>
      <w:r w:rsidRPr="00636514">
        <w:rPr>
          <w:rFonts w:hint="eastAsia"/>
        </w:rPr>
        <w:t>，</w:t>
      </w:r>
      <w:r w:rsidRPr="00636514">
        <w:t>是最高级别的独立数据库</w:t>
      </w:r>
      <w:r w:rsidRPr="00636514">
        <w:rPr>
          <w:rFonts w:hint="eastAsia"/>
        </w:rPr>
        <w:t>。</w:t>
      </w:r>
      <w:r w:rsidRPr="00636514">
        <w:t>从本质上分析</w:t>
      </w:r>
      <w:r w:rsidRPr="00636514">
        <w:rPr>
          <w:rFonts w:hint="eastAsia"/>
        </w:rPr>
        <w:t>，</w:t>
      </w:r>
      <w:r w:rsidRPr="00636514">
        <w:t>独立数据库为每个</w:t>
      </w:r>
      <w:r w:rsidRPr="00636514">
        <w:rPr>
          <w:rFonts w:hint="eastAsia"/>
        </w:rPr>
        <w:t>租户</w:t>
      </w:r>
      <w:r w:rsidRPr="00636514">
        <w:t>创建一个数据库</w:t>
      </w:r>
      <w:r w:rsidRPr="00636514">
        <w:rPr>
          <w:rFonts w:hint="eastAsia"/>
        </w:rPr>
        <w:t>，数据的隔离性、安全性和开销较高。独立数据库与传统的软件系统的数据库设计方式几乎一样，仅仅将软件部署在</w:t>
      </w:r>
      <w:r w:rsidRPr="00636514">
        <w:rPr>
          <w:rFonts w:hint="eastAsia"/>
        </w:rPr>
        <w:t>SaaS</w:t>
      </w:r>
      <w:r w:rsidRPr="00636514">
        <w:rPr>
          <w:rFonts w:hint="eastAsia"/>
        </w:rPr>
        <w:t>服务提供</w:t>
      </w:r>
      <w:r w:rsidRPr="00636514">
        <w:t>方</w:t>
      </w:r>
      <w:r w:rsidRPr="00636514">
        <w:rPr>
          <w:rFonts w:hint="eastAsia"/>
        </w:rPr>
        <w:t>，这种模式的数据实现方式虽然有</w:t>
      </w:r>
      <w:r w:rsidRPr="00636514">
        <w:t>最</w:t>
      </w:r>
      <w:r w:rsidRPr="00636514">
        <w:rPr>
          <w:rFonts w:hint="eastAsia"/>
        </w:rPr>
        <w:t>高的安全性和隔离性，但是却大大提高了成本。</w:t>
      </w:r>
      <w:r w:rsidR="00D22E28">
        <w:rPr>
          <w:rFonts w:hint="eastAsia"/>
        </w:rPr>
        <w:t>每新增一个租户就需要构建一个新的数据库，安全性较高，且恢复数据简单，但是从本质上讲各个租户相当于传统的多用户模式，并未真正实现多租户的理念。</w:t>
      </w:r>
    </w:p>
    <w:p w14:paraId="74548ABA" w14:textId="6689CB0B" w:rsidR="000C7694" w:rsidRPr="00636514" w:rsidRDefault="000C7694" w:rsidP="000C7694">
      <w:pPr>
        <w:ind w:firstLine="480"/>
      </w:pPr>
      <w:r w:rsidRPr="00636514">
        <w:t>其次</w:t>
      </w:r>
      <w:r w:rsidRPr="00636514">
        <w:rPr>
          <w:rFonts w:hint="eastAsia"/>
        </w:rPr>
        <w:t>，</w:t>
      </w:r>
      <w:r w:rsidRPr="00636514">
        <w:t>是共享数据库</w:t>
      </w:r>
      <w:r w:rsidRPr="00636514">
        <w:rPr>
          <w:rFonts w:hint="eastAsia"/>
        </w:rPr>
        <w:t>、隔离数据架构。多个租户共享同一个数据库，使用</w:t>
      </w:r>
      <w:r w:rsidRPr="00636514">
        <w:rPr>
          <w:rFonts w:hint="eastAsia"/>
        </w:rPr>
        <w:t>Schema</w:t>
      </w:r>
      <w:r w:rsidRPr="00636514">
        <w:rPr>
          <w:rFonts w:hint="eastAsia"/>
        </w:rPr>
        <w:t>进行个隔离。</w:t>
      </w:r>
      <w:r w:rsidR="008C502A">
        <w:rPr>
          <w:rFonts w:hint="eastAsia"/>
        </w:rPr>
        <w:t>这种模式为安全性要求较高的租户提供了一定程度的逻辑隔离，但又不是完全的隔离，每个数据库可以支持更多的租户数量，节约了服务器的资源成本。但是若出现故障，数据恢复较为困难，同时因数据库表的限制</w:t>
      </w:r>
      <w:r w:rsidR="002452C6">
        <w:rPr>
          <w:rFonts w:hint="eastAsia"/>
        </w:rPr>
        <w:t>，</w:t>
      </w:r>
      <w:r w:rsidR="008C502A">
        <w:rPr>
          <w:rFonts w:hint="eastAsia"/>
        </w:rPr>
        <w:t>仅适合租户较少的应用。</w:t>
      </w:r>
    </w:p>
    <w:p w14:paraId="6F717916" w14:textId="1512EC54" w:rsidR="00944272" w:rsidRDefault="000C7694" w:rsidP="0091491F">
      <w:pPr>
        <w:ind w:firstLine="480"/>
      </w:pPr>
      <w:r w:rsidRPr="00636514">
        <w:lastRenderedPageBreak/>
        <w:t>最后</w:t>
      </w:r>
      <w:r w:rsidRPr="00636514">
        <w:rPr>
          <w:rFonts w:hint="eastAsia"/>
        </w:rPr>
        <w:t>，</w:t>
      </w:r>
      <w:r w:rsidR="007C3388">
        <w:rPr>
          <w:rFonts w:hint="eastAsia"/>
        </w:rPr>
        <w:t>共享数据库，共享数据模式</w:t>
      </w:r>
      <w:r w:rsidRPr="00636514">
        <w:rPr>
          <w:rFonts w:hint="eastAsia"/>
        </w:rPr>
        <w:t>。</w:t>
      </w:r>
      <w:r w:rsidR="0097432F">
        <w:rPr>
          <w:rFonts w:hint="eastAsia"/>
        </w:rPr>
        <w:t>租户共用同一个数据库，</w:t>
      </w:r>
      <w:r w:rsidRPr="00636514">
        <w:t>在表中增加相应的</w:t>
      </w:r>
      <w:r w:rsidR="002837D2">
        <w:rPr>
          <w:rFonts w:hint="eastAsia"/>
        </w:rPr>
        <w:t>Tenan</w:t>
      </w:r>
      <w:r w:rsidR="002837D2">
        <w:t>t</w:t>
      </w:r>
      <w:r w:rsidRPr="00636514">
        <w:rPr>
          <w:rFonts w:hint="eastAsia"/>
        </w:rPr>
        <w:t>Id</w:t>
      </w:r>
      <w:r w:rsidRPr="00636514">
        <w:t>进行数据的隔离</w:t>
      </w:r>
      <w:r w:rsidRPr="00636514">
        <w:rPr>
          <w:rFonts w:hint="eastAsia"/>
        </w:rPr>
        <w:t>。</w:t>
      </w:r>
      <w:r w:rsidR="0097432F">
        <w:rPr>
          <w:rFonts w:hint="eastAsia"/>
        </w:rPr>
        <w:t>所有租户放在同一个数据库甚至是同一张表中，</w:t>
      </w:r>
      <w:r w:rsidRPr="00636514">
        <w:rPr>
          <w:rFonts w:hint="eastAsia"/>
        </w:rPr>
        <w:t>从本质上说，这是一种安全性、隔离性最低，共享性最高的方案</w:t>
      </w:r>
      <w:r w:rsidR="0097432F">
        <w:rPr>
          <w:rFonts w:hint="eastAsia"/>
        </w:rPr>
        <w:t>，实现了效率的最大化</w:t>
      </w:r>
      <w:r w:rsidRPr="00636514">
        <w:rPr>
          <w:rFonts w:hint="eastAsia"/>
        </w:rPr>
        <w:t>。当系统需要支持的租户越来越多时，共享数据库低成本、高效的特性就显现出来了。</w:t>
      </w:r>
      <w:r w:rsidR="00CA3E55">
        <w:rPr>
          <w:rFonts w:hint="eastAsia"/>
        </w:rPr>
        <w:t>但是这种方案的数据隔离在开发时需要提供更高的技术手段加强数据的安全。</w:t>
      </w:r>
    </w:p>
    <w:p w14:paraId="1182BF73" w14:textId="6FD47EF1" w:rsidR="00944272" w:rsidRDefault="00944272" w:rsidP="0091491F">
      <w:pPr>
        <w:ind w:firstLine="480"/>
      </w:pPr>
      <w:r>
        <w:rPr>
          <w:rFonts w:hint="eastAsia"/>
          <w:noProof/>
        </w:rPr>
        <w:drawing>
          <wp:anchor distT="0" distB="0" distL="114300" distR="114300" simplePos="0" relativeHeight="251711488" behindDoc="0" locked="0" layoutInCell="1" allowOverlap="1" wp14:anchorId="66EBACAA" wp14:editId="6BD18541">
            <wp:simplePos x="0" y="0"/>
            <wp:positionH relativeFrom="column">
              <wp:posOffset>839165</wp:posOffset>
            </wp:positionH>
            <wp:positionV relativeFrom="paragraph">
              <wp:posOffset>310515</wp:posOffset>
            </wp:positionV>
            <wp:extent cx="3994150" cy="1842770"/>
            <wp:effectExtent l="0" t="0" r="635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隔离级别对比.png"/>
                    <pic:cNvPicPr/>
                  </pic:nvPicPr>
                  <pic:blipFill rotWithShape="1">
                    <a:blip r:embed="rId22">
                      <a:extLst>
                        <a:ext uri="{28A0092B-C50C-407E-A947-70E740481C1C}">
                          <a14:useLocalDpi xmlns:a14="http://schemas.microsoft.com/office/drawing/2010/main" val="0"/>
                        </a:ext>
                      </a:extLst>
                    </a:blip>
                    <a:srcRect t="9734"/>
                    <a:stretch/>
                  </pic:blipFill>
                  <pic:spPr bwMode="auto">
                    <a:xfrm>
                      <a:off x="0" y="0"/>
                      <a:ext cx="3994150" cy="1842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租户隔离别分析如图</w:t>
      </w:r>
      <w:r>
        <w:rPr>
          <w:rFonts w:hint="eastAsia"/>
        </w:rPr>
        <w:t>2-</w:t>
      </w:r>
      <w:r>
        <w:t>1</w:t>
      </w:r>
      <w:r>
        <w:rPr>
          <w:rFonts w:hint="eastAsia"/>
        </w:rPr>
        <w:t>。</w:t>
      </w:r>
    </w:p>
    <w:p w14:paraId="67A6B3F6" w14:textId="519D1CCC" w:rsidR="00944272" w:rsidRDefault="00944272" w:rsidP="0091491F">
      <w:pPr>
        <w:ind w:firstLine="480"/>
        <w:jc w:val="center"/>
      </w:pPr>
      <w:r>
        <w:t>图</w:t>
      </w:r>
      <w:r>
        <w:rPr>
          <w:rFonts w:hint="eastAsia"/>
        </w:rPr>
        <w:t>2-</w:t>
      </w:r>
      <w:r>
        <w:t xml:space="preserve">1  </w:t>
      </w:r>
      <w:r>
        <w:t>租户隔离级别对比</w:t>
      </w:r>
    </w:p>
    <w:p w14:paraId="788C297A" w14:textId="2B1991AB" w:rsidR="001D6672" w:rsidRPr="00636514" w:rsidRDefault="001D6672" w:rsidP="00AD581F">
      <w:pPr>
        <w:pStyle w:val="afe"/>
        <w:numPr>
          <w:ilvl w:val="0"/>
          <w:numId w:val="16"/>
        </w:numPr>
        <w:ind w:firstLineChars="0"/>
      </w:pPr>
      <w:bookmarkStart w:id="203" w:name="_Toc492673755"/>
      <w:r w:rsidRPr="00636514">
        <w:t>SaaS</w:t>
      </w:r>
      <w:bookmarkEnd w:id="203"/>
      <w:r w:rsidR="00B46901">
        <w:rPr>
          <w:rFonts w:hint="eastAsia"/>
        </w:rPr>
        <w:t>服务</w:t>
      </w:r>
      <w:r w:rsidR="00FF7628">
        <w:rPr>
          <w:rFonts w:hint="eastAsia"/>
        </w:rPr>
        <w:t>模式</w:t>
      </w:r>
    </w:p>
    <w:p w14:paraId="3A3F28E7" w14:textId="3346B8F4" w:rsidR="005308A1" w:rsidRDefault="00C72076" w:rsidP="00A662FE">
      <w:pPr>
        <w:ind w:firstLine="480"/>
      </w:pPr>
      <w:r w:rsidRPr="00636514">
        <w:rPr>
          <w:rFonts w:hint="eastAsia"/>
        </w:rPr>
        <w:t>Saa</w:t>
      </w:r>
      <w:r w:rsidRPr="00636514">
        <w:t>S</w:t>
      </w:r>
      <w:r w:rsidRPr="00636514">
        <w:t>是</w:t>
      </w:r>
      <w:r w:rsidRPr="00636514">
        <w:rPr>
          <w:rFonts w:hint="eastAsia"/>
        </w:rPr>
        <w:t>一种可通过</w:t>
      </w:r>
      <w:r w:rsidRPr="00636514">
        <w:rPr>
          <w:rFonts w:hint="eastAsia"/>
        </w:rPr>
        <w:t>Web</w:t>
      </w:r>
      <w:r w:rsidRPr="00636514">
        <w:rPr>
          <w:rFonts w:hint="eastAsia"/>
        </w:rPr>
        <w:t>访问的软件模式平台</w:t>
      </w:r>
      <w:r w:rsidR="00A051F0">
        <w:rPr>
          <w:rStyle w:val="af9"/>
        </w:rPr>
        <w:t>[</w:t>
      </w:r>
      <w:r w:rsidR="00A051F0" w:rsidRPr="00636514">
        <w:rPr>
          <w:rStyle w:val="af9"/>
        </w:rPr>
        <w:endnoteReference w:id="12"/>
      </w:r>
      <w:r w:rsidR="00A051F0">
        <w:rPr>
          <w:rStyle w:val="af9"/>
        </w:rPr>
        <w:t>]</w:t>
      </w:r>
      <w:r w:rsidRPr="0098515E">
        <w:rPr>
          <w:rFonts w:hint="eastAsia"/>
        </w:rPr>
        <w:t>，</w:t>
      </w:r>
      <w:r w:rsidRPr="005270D9">
        <w:t>是</w:t>
      </w:r>
      <w:r w:rsidRPr="00636514">
        <w:rPr>
          <w:rFonts w:hint="eastAsia"/>
        </w:rPr>
        <w:t>IBM</w:t>
      </w:r>
      <w:r w:rsidRPr="00636514">
        <w:rPr>
          <w:rFonts w:hint="eastAsia"/>
        </w:rPr>
        <w:t>提出的一种新型软件交付服务，软件部署在第三方服务器上，租户根据自己的实际需求订购软件服务，无需购买、安装、维护或升级任何软件产品，能够在享有完善服务的同时，耗费最少的信息化成本。</w:t>
      </w:r>
      <w:r w:rsidRPr="00636514">
        <w:rPr>
          <w:rFonts w:hint="eastAsia"/>
        </w:rPr>
        <w:t>SaaS</w:t>
      </w:r>
      <w:r w:rsidRPr="00636514">
        <w:t>服务往往和多租户技术同行</w:t>
      </w:r>
      <w:r w:rsidRPr="00636514">
        <w:rPr>
          <w:rFonts w:hint="eastAsia"/>
        </w:rPr>
        <w:t>，</w:t>
      </w:r>
      <w:r w:rsidRPr="00636514">
        <w:t>多租户技术的核心思想给</w:t>
      </w:r>
      <w:r w:rsidRPr="00636514">
        <w:rPr>
          <w:rFonts w:hint="eastAsia"/>
        </w:rPr>
        <w:t>SaaS</w:t>
      </w:r>
      <w:r w:rsidRPr="00636514">
        <w:t>软件服务提供了数据隔离的思路和方法</w:t>
      </w:r>
      <w:r w:rsidR="00A051F0">
        <w:rPr>
          <w:rStyle w:val="af9"/>
        </w:rPr>
        <w:t>[</w:t>
      </w:r>
      <w:r w:rsidR="00A051F0" w:rsidRPr="00636514">
        <w:rPr>
          <w:rStyle w:val="af9"/>
        </w:rPr>
        <w:endnoteReference w:id="13"/>
      </w:r>
      <w:r w:rsidR="00A051F0">
        <w:rPr>
          <w:rStyle w:val="af9"/>
        </w:rPr>
        <w:t>]</w:t>
      </w:r>
      <w:r w:rsidRPr="0098515E">
        <w:rPr>
          <w:rFonts w:hint="eastAsia"/>
        </w:rPr>
        <w:t>。</w:t>
      </w:r>
    </w:p>
    <w:p w14:paraId="38EDEA4D" w14:textId="623DD844" w:rsidR="005308A1" w:rsidRDefault="005308A1" w:rsidP="005308A1">
      <w:pPr>
        <w:ind w:firstLine="480"/>
      </w:pPr>
      <w:r w:rsidRPr="00636514">
        <w:rPr>
          <w:rFonts w:hint="eastAsia"/>
        </w:rPr>
        <w:t>SaaS</w:t>
      </w:r>
      <w:r w:rsidRPr="00636514">
        <w:rPr>
          <w:rFonts w:hint="eastAsia"/>
        </w:rPr>
        <w:t>主要通过采集</w:t>
      </w:r>
      <w:r w:rsidRPr="00636514">
        <w:t>租</w:t>
      </w:r>
      <w:r w:rsidRPr="00636514">
        <w:rPr>
          <w:rFonts w:hint="eastAsia"/>
        </w:rPr>
        <w:t>户需求，将该行业内的软件需求进行抽象和封装，形成一套完整的开发体系。软件提供商提供服务器、软件服务和共享数据库，负责平台的开发、测试，最终统一部署到自己的服务器上。类似于较为常见的云服务器</w:t>
      </w:r>
      <w:r>
        <w:rPr>
          <w:rFonts w:hint="eastAsia"/>
        </w:rPr>
        <w:t>的使用模式</w:t>
      </w:r>
      <w:r w:rsidRPr="00636514">
        <w:rPr>
          <w:rFonts w:hint="eastAsia"/>
        </w:rPr>
        <w:t>，用户可以根据自己的需求，按照一定的收费规则向软件服务商购买</w:t>
      </w:r>
      <w:r w:rsidRPr="00636514">
        <w:rPr>
          <w:rFonts w:hint="eastAsia"/>
        </w:rPr>
        <w:t>SaaS</w:t>
      </w:r>
      <w:r w:rsidRPr="00636514">
        <w:t>软件服务</w:t>
      </w:r>
      <w:r w:rsidRPr="00636514">
        <w:rPr>
          <w:rFonts w:hint="eastAsia"/>
        </w:rPr>
        <w:t>。</w:t>
      </w:r>
      <w:r w:rsidRPr="00636514">
        <w:rPr>
          <w:rFonts w:hint="eastAsia"/>
        </w:rPr>
        <w:t>Saa</w:t>
      </w:r>
      <w:r w:rsidRPr="00636514">
        <w:t>S</w:t>
      </w:r>
      <w:r w:rsidRPr="00636514">
        <w:t>的软件服务采用一对多的运营模式</w:t>
      </w:r>
      <w:r w:rsidRPr="00636514">
        <w:rPr>
          <w:rFonts w:hint="eastAsia"/>
        </w:rPr>
        <w:t>，租户通过</w:t>
      </w:r>
      <w:r w:rsidRPr="00636514">
        <w:rPr>
          <w:rFonts w:hint="eastAsia"/>
        </w:rPr>
        <w:t>web</w:t>
      </w:r>
      <w:r w:rsidRPr="00636514">
        <w:rPr>
          <w:rFonts w:hint="eastAsia"/>
        </w:rPr>
        <w:t>入口直接访问使用。</w:t>
      </w:r>
      <w:r w:rsidRPr="00636514">
        <w:t>租户</w:t>
      </w:r>
      <w:r w:rsidRPr="00636514">
        <w:rPr>
          <w:rFonts w:hint="eastAsia"/>
        </w:rPr>
        <w:t>租金</w:t>
      </w:r>
      <w:r w:rsidRPr="00636514">
        <w:t>往往</w:t>
      </w:r>
      <w:r w:rsidRPr="00636514">
        <w:rPr>
          <w:rFonts w:hint="eastAsia"/>
        </w:rPr>
        <w:t>覆盖了</w:t>
      </w:r>
      <w:r w:rsidRPr="00636514">
        <w:t>软件的开发</w:t>
      </w:r>
      <w:r w:rsidRPr="00636514">
        <w:rPr>
          <w:rFonts w:hint="eastAsia"/>
        </w:rPr>
        <w:t>费用、运维费用以及软件的许可证费用等。共享的软件服务将单个用户进行软件开发和运维的成本分摊到各个租户的租金中，让软件开发费用变得低廉。这种模式非常适用于软件技术部门不完善</w:t>
      </w:r>
      <w:r w:rsidRPr="00636514">
        <w:rPr>
          <w:rFonts w:hint="eastAsia"/>
        </w:rPr>
        <w:lastRenderedPageBreak/>
        <w:t>的中小型企业，是其实现信息化的捷径。如图</w:t>
      </w:r>
      <w:r>
        <w:rPr>
          <w:rFonts w:hint="eastAsia"/>
        </w:rPr>
        <w:t>2-</w:t>
      </w:r>
      <w:r>
        <w:t>2</w:t>
      </w:r>
      <w:r w:rsidRPr="00636514">
        <w:rPr>
          <w:rFonts w:hint="eastAsia"/>
        </w:rPr>
        <w:t>为</w:t>
      </w:r>
      <w:r w:rsidRPr="00636514">
        <w:rPr>
          <w:rFonts w:hint="eastAsia"/>
        </w:rPr>
        <w:t>SaaS</w:t>
      </w:r>
      <w:r w:rsidRPr="00636514">
        <w:rPr>
          <w:rFonts w:hint="eastAsia"/>
        </w:rPr>
        <w:t>多租户软件服务的架</w:t>
      </w:r>
      <w:r>
        <w:rPr>
          <w:rFonts w:hint="eastAsia"/>
          <w:noProof/>
        </w:rPr>
        <w:drawing>
          <wp:anchor distT="0" distB="0" distL="114300" distR="114300" simplePos="0" relativeHeight="251713536" behindDoc="0" locked="0" layoutInCell="1" allowOverlap="1" wp14:anchorId="1A42522F" wp14:editId="7EA06FB7">
            <wp:simplePos x="0" y="0"/>
            <wp:positionH relativeFrom="column">
              <wp:posOffset>1424940</wp:posOffset>
            </wp:positionH>
            <wp:positionV relativeFrom="paragraph">
              <wp:posOffset>635580</wp:posOffset>
            </wp:positionV>
            <wp:extent cx="2329180" cy="2445385"/>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未命名文件.png"/>
                    <pic:cNvPicPr/>
                  </pic:nvPicPr>
                  <pic:blipFill rotWithShape="1">
                    <a:blip r:embed="rId23">
                      <a:extLst>
                        <a:ext uri="{28A0092B-C50C-407E-A947-70E740481C1C}">
                          <a14:useLocalDpi xmlns:a14="http://schemas.microsoft.com/office/drawing/2010/main" val="0"/>
                        </a:ext>
                      </a:extLst>
                    </a:blip>
                    <a:srcRect l="12930" t="13604" r="9267" b="4904"/>
                    <a:stretch/>
                  </pic:blipFill>
                  <pic:spPr bwMode="auto">
                    <a:xfrm>
                      <a:off x="0" y="0"/>
                      <a:ext cx="2329180" cy="2445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构。</w:t>
      </w:r>
    </w:p>
    <w:p w14:paraId="64EEAB34" w14:textId="7BA02DDD" w:rsidR="00A662FE" w:rsidRPr="0098515E" w:rsidRDefault="00A662FE" w:rsidP="00A662FE">
      <w:pPr>
        <w:ind w:firstLineChars="0" w:firstLine="0"/>
        <w:jc w:val="center"/>
      </w:pPr>
      <w:r>
        <w:rPr>
          <w:rFonts w:hint="eastAsia"/>
        </w:rPr>
        <w:t>图</w:t>
      </w:r>
      <w:r>
        <w:rPr>
          <w:rFonts w:hint="eastAsia"/>
        </w:rPr>
        <w:t>2-</w:t>
      </w:r>
      <w:r w:rsidR="00944272">
        <w:t xml:space="preserve">2  </w:t>
      </w:r>
      <w:r>
        <w:t>S</w:t>
      </w:r>
      <w:r>
        <w:rPr>
          <w:rFonts w:hint="eastAsia"/>
        </w:rPr>
        <w:t>aaS</w:t>
      </w:r>
      <w:r>
        <w:rPr>
          <w:rFonts w:hint="eastAsia"/>
        </w:rPr>
        <w:t>多租户软件服务的架构</w:t>
      </w:r>
    </w:p>
    <w:p w14:paraId="504BAD30" w14:textId="7B28BF01" w:rsidR="00AA51BA" w:rsidRDefault="00AA51BA" w:rsidP="00F907EF">
      <w:pPr>
        <w:ind w:firstLine="480"/>
      </w:pPr>
      <w:r w:rsidRPr="005270D9">
        <w:t>SaaS</w:t>
      </w:r>
      <w:r w:rsidRPr="00636514">
        <w:t>多租户软件服务架构</w:t>
      </w:r>
      <w:r w:rsidR="00136DFC" w:rsidRPr="00636514">
        <w:rPr>
          <w:rFonts w:hint="eastAsia"/>
        </w:rPr>
        <w:t>由下至上</w:t>
      </w:r>
      <w:r w:rsidRPr="00636514">
        <w:t>第一层为</w:t>
      </w:r>
      <w:r w:rsidR="00E952AE" w:rsidRPr="00636514">
        <w:t>基础层</w:t>
      </w:r>
      <w:r w:rsidR="00E952AE" w:rsidRPr="00636514">
        <w:rPr>
          <w:rFonts w:hint="eastAsia"/>
        </w:rPr>
        <w:t>，</w:t>
      </w:r>
      <w:r w:rsidR="00136DFC" w:rsidRPr="00636514">
        <w:rPr>
          <w:rFonts w:hint="eastAsia"/>
        </w:rPr>
        <w:t>该层</w:t>
      </w:r>
      <w:r w:rsidR="00E952AE" w:rsidRPr="00636514">
        <w:t>一般为</w:t>
      </w:r>
      <w:r w:rsidR="004A3B16" w:rsidRPr="00636514">
        <w:t>普通</w:t>
      </w:r>
      <w:r w:rsidR="00E952AE" w:rsidRPr="00636514">
        <w:t>服务器或云服务器</w:t>
      </w:r>
      <w:r w:rsidR="004A3B16" w:rsidRPr="00636514">
        <w:rPr>
          <w:rFonts w:hint="eastAsia"/>
        </w:rPr>
        <w:t>；</w:t>
      </w:r>
      <w:r w:rsidR="00E952AE" w:rsidRPr="00636514">
        <w:t>第二层为数据库层</w:t>
      </w:r>
      <w:r w:rsidR="004A3B16" w:rsidRPr="00636514">
        <w:rPr>
          <w:rFonts w:hint="eastAsia"/>
        </w:rPr>
        <w:t>；</w:t>
      </w:r>
      <w:r w:rsidR="00E952AE" w:rsidRPr="00636514">
        <w:t>第三层为</w:t>
      </w:r>
      <w:r w:rsidR="00E952AE" w:rsidRPr="00636514">
        <w:rPr>
          <w:rFonts w:hint="eastAsia"/>
        </w:rPr>
        <w:t>SaaS</w:t>
      </w:r>
      <w:r w:rsidR="00E952AE" w:rsidRPr="00636514">
        <w:t>多租户服务</w:t>
      </w:r>
      <w:r w:rsidR="004A3B16" w:rsidRPr="00636514">
        <w:rPr>
          <w:rFonts w:hint="eastAsia"/>
        </w:rPr>
        <w:t>；</w:t>
      </w:r>
      <w:r w:rsidR="00E952AE" w:rsidRPr="00636514">
        <w:t>第四层为</w:t>
      </w:r>
      <w:r w:rsidR="000E4D03" w:rsidRPr="00636514">
        <w:t>应用层</w:t>
      </w:r>
      <w:r w:rsidR="004C2867">
        <w:rPr>
          <w:rFonts w:hint="eastAsia"/>
        </w:rPr>
        <w:t>；</w:t>
      </w:r>
      <w:r w:rsidR="008D7F5E" w:rsidRPr="00636514">
        <w:rPr>
          <w:rFonts w:hint="eastAsia"/>
        </w:rPr>
        <w:t>最高层</w:t>
      </w:r>
      <w:r w:rsidR="000E4D03" w:rsidRPr="00636514">
        <w:t>为各个租户</w:t>
      </w:r>
      <w:r w:rsidR="00D536E2" w:rsidRPr="00636514">
        <w:rPr>
          <w:rFonts w:hint="eastAsia"/>
        </w:rPr>
        <w:t>实体</w:t>
      </w:r>
      <w:r w:rsidR="00A051F0">
        <w:rPr>
          <w:rStyle w:val="af9"/>
        </w:rPr>
        <w:t>[</w:t>
      </w:r>
      <w:r w:rsidR="00A051F0" w:rsidRPr="00636514">
        <w:rPr>
          <w:rStyle w:val="af9"/>
        </w:rPr>
        <w:endnoteReference w:id="14"/>
      </w:r>
      <w:r w:rsidR="00A051F0">
        <w:rPr>
          <w:rStyle w:val="af9"/>
        </w:rPr>
        <w:t>]</w:t>
      </w:r>
      <w:r w:rsidR="00D27452" w:rsidRPr="00636514">
        <w:rPr>
          <w:vertAlign w:val="superscript"/>
        </w:rPr>
        <w:fldChar w:fldCharType="begin"/>
      </w:r>
      <w:r w:rsidR="00D27452" w:rsidRPr="00636514">
        <w:rPr>
          <w:vertAlign w:val="superscript"/>
        </w:rPr>
        <w:instrText xml:space="preserve"> REF _Ref493529442 \r \h  \* MERGEFORMAT </w:instrText>
      </w:r>
      <w:r w:rsidR="00D27452" w:rsidRPr="00636514">
        <w:rPr>
          <w:vertAlign w:val="superscript"/>
        </w:rPr>
      </w:r>
      <w:r w:rsidR="00D27452" w:rsidRPr="00636514">
        <w:rPr>
          <w:vertAlign w:val="superscript"/>
        </w:rPr>
        <w:fldChar w:fldCharType="end"/>
      </w:r>
      <w:r w:rsidR="000E4D03" w:rsidRPr="0098515E">
        <w:rPr>
          <w:rFonts w:hint="eastAsia"/>
        </w:rPr>
        <w:t>。</w:t>
      </w:r>
      <w:r w:rsidR="00F0094F" w:rsidRPr="005270D9">
        <w:rPr>
          <w:rFonts w:hint="eastAsia"/>
        </w:rPr>
        <w:t>SaaS</w:t>
      </w:r>
      <w:r w:rsidR="00F0094F" w:rsidRPr="00636514">
        <w:t>服务商进行</w:t>
      </w:r>
      <w:r w:rsidR="00F3277D" w:rsidRPr="00636514">
        <w:rPr>
          <w:rFonts w:hint="eastAsia"/>
        </w:rPr>
        <w:t>软件</w:t>
      </w:r>
      <w:r w:rsidR="00F0094F" w:rsidRPr="00636514">
        <w:rPr>
          <w:rFonts w:hint="eastAsia"/>
        </w:rPr>
        <w:t>开发和数据的维护，并为租户提供初始用户名和密码，</w:t>
      </w:r>
      <w:r w:rsidR="00DC597C" w:rsidRPr="00636514">
        <w:rPr>
          <w:rFonts w:hint="eastAsia"/>
        </w:rPr>
        <w:t>初始租户管理员</w:t>
      </w:r>
      <w:r w:rsidR="00981C1D" w:rsidRPr="00636514">
        <w:rPr>
          <w:rFonts w:hint="eastAsia"/>
        </w:rPr>
        <w:t>具有</w:t>
      </w:r>
      <w:r w:rsidR="00DC597C" w:rsidRPr="00636514">
        <w:rPr>
          <w:rFonts w:hint="eastAsia"/>
        </w:rPr>
        <w:t>该租户内部</w:t>
      </w:r>
      <w:r w:rsidR="00981C1D" w:rsidRPr="00636514">
        <w:rPr>
          <w:rFonts w:hint="eastAsia"/>
        </w:rPr>
        <w:t>的最高权限</w:t>
      </w:r>
      <w:r w:rsidR="00DC597C" w:rsidRPr="00636514">
        <w:rPr>
          <w:rFonts w:hint="eastAsia"/>
        </w:rPr>
        <w:t>，</w:t>
      </w:r>
      <w:r w:rsidR="004D73D7" w:rsidRPr="00636514">
        <w:t>用户</w:t>
      </w:r>
      <w:r w:rsidR="00DC597C" w:rsidRPr="00636514">
        <w:rPr>
          <w:rFonts w:hint="eastAsia"/>
        </w:rPr>
        <w:t>根据权限使用系统的不同服务，</w:t>
      </w:r>
      <w:r w:rsidR="00981C1D" w:rsidRPr="00636514">
        <w:rPr>
          <w:rFonts w:hint="eastAsia"/>
        </w:rPr>
        <w:t>不同租户</w:t>
      </w:r>
      <w:r w:rsidR="00DC597C" w:rsidRPr="00636514">
        <w:rPr>
          <w:rFonts w:hint="eastAsia"/>
        </w:rPr>
        <w:t>间</w:t>
      </w:r>
      <w:r w:rsidR="00DC27C7" w:rsidRPr="00636514">
        <w:t>相互隔离</w:t>
      </w:r>
      <w:r w:rsidR="00981C1D" w:rsidRPr="00636514">
        <w:rPr>
          <w:rFonts w:hint="eastAsia"/>
        </w:rPr>
        <w:t>，</w:t>
      </w:r>
      <w:r w:rsidR="0023055C" w:rsidRPr="00636514">
        <w:rPr>
          <w:rFonts w:hint="eastAsia"/>
        </w:rPr>
        <w:t>互不冲突</w:t>
      </w:r>
      <w:r w:rsidR="00981C1D" w:rsidRPr="00636514">
        <w:rPr>
          <w:rFonts w:hint="eastAsia"/>
        </w:rPr>
        <w:t>。</w:t>
      </w:r>
      <w:r w:rsidR="00DE2E61" w:rsidRPr="00636514">
        <w:rPr>
          <w:rFonts w:hint="eastAsia"/>
        </w:rPr>
        <w:t>服务</w:t>
      </w:r>
      <w:r w:rsidR="00136DFC" w:rsidRPr="00636514">
        <w:rPr>
          <w:rFonts w:hint="eastAsia"/>
        </w:rPr>
        <w:t>提供</w:t>
      </w:r>
      <w:r w:rsidR="008B0EE1" w:rsidRPr="00636514">
        <w:rPr>
          <w:rFonts w:hint="eastAsia"/>
        </w:rPr>
        <w:t>方管理员仅</w:t>
      </w:r>
      <w:r w:rsidR="00DE2E61" w:rsidRPr="00636514">
        <w:rPr>
          <w:rFonts w:hint="eastAsia"/>
        </w:rPr>
        <w:t>对租户</w:t>
      </w:r>
      <w:r w:rsidR="00136DFC" w:rsidRPr="00636514">
        <w:rPr>
          <w:rFonts w:hint="eastAsia"/>
        </w:rPr>
        <w:t>的</w:t>
      </w:r>
      <w:r w:rsidR="00DE2E61" w:rsidRPr="00636514">
        <w:rPr>
          <w:rFonts w:hint="eastAsia"/>
        </w:rPr>
        <w:t>最高权限管理员进行管理，并不干涉</w:t>
      </w:r>
      <w:r w:rsidR="00DC27C7" w:rsidRPr="00636514">
        <w:t>租户</w:t>
      </w:r>
      <w:r w:rsidR="00DE2E61" w:rsidRPr="00636514">
        <w:rPr>
          <w:rFonts w:hint="eastAsia"/>
        </w:rPr>
        <w:t>内部的</w:t>
      </w:r>
      <w:r w:rsidR="00821445" w:rsidRPr="00636514">
        <w:rPr>
          <w:rFonts w:hint="eastAsia"/>
        </w:rPr>
        <w:t>管理和层次结构。</w:t>
      </w:r>
    </w:p>
    <w:p w14:paraId="023FF6CA" w14:textId="36C9D9BF" w:rsidR="003166FC" w:rsidRDefault="000F2906" w:rsidP="00F907EF">
      <w:pPr>
        <w:ind w:firstLine="480"/>
      </w:pPr>
      <w:r>
        <w:rPr>
          <w:rFonts w:hint="eastAsia"/>
        </w:rPr>
        <w:t>传统软件需要部署在自己的</w:t>
      </w:r>
      <w:r w:rsidR="00DC4146">
        <w:rPr>
          <w:rFonts w:hint="eastAsia"/>
        </w:rPr>
        <w:t>硬件设备上，若自己构建除了软件的开销还有大量的硬件和服务器的花费。而一个</w:t>
      </w:r>
      <w:r w:rsidR="00DC4146">
        <w:rPr>
          <w:rFonts w:hint="eastAsia"/>
        </w:rPr>
        <w:t>SaaS</w:t>
      </w:r>
      <w:r w:rsidR="00DC4146">
        <w:rPr>
          <w:rFonts w:hint="eastAsia"/>
        </w:rPr>
        <w:t>提供商提供统一的硬件和服务器将软件服务进行部署，使用者只需通过互联网访问系统，</w:t>
      </w:r>
      <w:r w:rsidR="005922BC">
        <w:rPr>
          <w:rFonts w:hint="eastAsia"/>
        </w:rPr>
        <w:t>每个商家都节省了硬件设施的消耗，潜在的资源节省超出了传统软件的很多倍。在这种情况下，使用</w:t>
      </w:r>
      <w:r w:rsidR="005922BC">
        <w:rPr>
          <w:rFonts w:hint="eastAsia"/>
        </w:rPr>
        <w:t>S</w:t>
      </w:r>
      <w:r w:rsidR="005922BC">
        <w:t>aaS</w:t>
      </w:r>
      <w:r w:rsidR="005922BC">
        <w:t>的软件提供商将拥有绝对的竞争优势</w:t>
      </w:r>
      <w:r w:rsidR="005922BC">
        <w:rPr>
          <w:rFonts w:hint="eastAsia"/>
        </w:rPr>
        <w:t>，</w:t>
      </w:r>
      <w:r w:rsidR="005922BC">
        <w:t>使用低价高质量的服务吸引客户</w:t>
      </w:r>
      <w:r w:rsidR="005922BC">
        <w:rPr>
          <w:rFonts w:hint="eastAsia"/>
        </w:rPr>
        <w:t>。</w:t>
      </w:r>
      <w:r w:rsidR="000200B7">
        <w:t>即使通过收取租户租金</w:t>
      </w:r>
      <w:r w:rsidR="000200B7">
        <w:rPr>
          <w:rFonts w:hint="eastAsia"/>
        </w:rPr>
        <w:t>来支持开发成本，仍然有着很大的优势。</w:t>
      </w:r>
      <w:r w:rsidR="003166FC" w:rsidRPr="00636514">
        <w:t>传统软件与</w:t>
      </w:r>
      <w:r w:rsidR="003166FC" w:rsidRPr="00636514">
        <w:rPr>
          <w:rFonts w:hint="eastAsia"/>
        </w:rPr>
        <w:t>SaaS</w:t>
      </w:r>
      <w:r w:rsidR="003166FC" w:rsidRPr="00636514">
        <w:rPr>
          <w:rFonts w:hint="eastAsia"/>
        </w:rPr>
        <w:t>软件的对比如图</w:t>
      </w:r>
      <w:r w:rsidR="003166FC" w:rsidRPr="00636514">
        <w:rPr>
          <w:rFonts w:hint="eastAsia"/>
        </w:rPr>
        <w:t>2-</w:t>
      </w:r>
      <w:r w:rsidR="005308A1">
        <w:t>3</w:t>
      </w:r>
      <w:r w:rsidR="003166FC" w:rsidRPr="00636514">
        <w:rPr>
          <w:rFonts w:hint="eastAsia"/>
        </w:rPr>
        <w:t>。</w:t>
      </w:r>
    </w:p>
    <w:p w14:paraId="48F1AD8F" w14:textId="77777777" w:rsidR="00FA100F" w:rsidRPr="0098515E" w:rsidRDefault="00FA100F" w:rsidP="00FA100F">
      <w:pPr>
        <w:ind w:firstLine="480"/>
      </w:pPr>
      <w:r>
        <w:t>使用</w:t>
      </w:r>
      <w:r>
        <w:rPr>
          <w:rFonts w:hint="eastAsia"/>
        </w:rPr>
        <w:t>SaaS</w:t>
      </w:r>
      <w:r>
        <w:rPr>
          <w:rFonts w:hint="eastAsia"/>
        </w:rPr>
        <w:t>提供软件服务和传统软件有很大的区别：首先，软件的所有权将从用户转向软件的提供商；然后，软件的基础设施和维护由用户转向软件提供商，包括系统的开发，硬件设施和技术服务；最后，相比传统软件，</w:t>
      </w:r>
      <w:r>
        <w:t>SaaS</w:t>
      </w:r>
      <w:r>
        <w:rPr>
          <w:rFonts w:hint="eastAsia"/>
        </w:rPr>
        <w:t>软件服务价格低廉。</w:t>
      </w:r>
    </w:p>
    <w:p w14:paraId="49F8D9FD" w14:textId="21B69E0E" w:rsidR="00042DF0" w:rsidRDefault="00FA100F" w:rsidP="00042DF0">
      <w:pPr>
        <w:ind w:firstLineChars="0" w:firstLine="0"/>
        <w:jc w:val="center"/>
      </w:pPr>
      <w:r>
        <w:rPr>
          <w:noProof/>
        </w:rPr>
        <w:lastRenderedPageBreak/>
        <w:drawing>
          <wp:anchor distT="0" distB="0" distL="114300" distR="114300" simplePos="0" relativeHeight="251659264" behindDoc="0" locked="0" layoutInCell="1" allowOverlap="1" wp14:anchorId="7F943CFB" wp14:editId="418EF36C">
            <wp:simplePos x="0" y="0"/>
            <wp:positionH relativeFrom="column">
              <wp:posOffset>518298</wp:posOffset>
            </wp:positionH>
            <wp:positionV relativeFrom="paragraph">
              <wp:posOffset>248</wp:posOffset>
            </wp:positionV>
            <wp:extent cx="4229735" cy="2141220"/>
            <wp:effectExtent l="0" t="0" r="0" b="0"/>
            <wp:wrapTopAndBottom/>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传统软件与Saas软件对比.png"/>
                    <pic:cNvPicPr/>
                  </pic:nvPicPr>
                  <pic:blipFill rotWithShape="1">
                    <a:blip r:embed="rId24">
                      <a:extLst>
                        <a:ext uri="{28A0092B-C50C-407E-A947-70E740481C1C}">
                          <a14:useLocalDpi xmlns:a14="http://schemas.microsoft.com/office/drawing/2010/main" val="0"/>
                        </a:ext>
                      </a:extLst>
                    </a:blip>
                    <a:srcRect t="11698" r="2311" b="4602"/>
                    <a:stretch/>
                  </pic:blipFill>
                  <pic:spPr bwMode="auto">
                    <a:xfrm>
                      <a:off x="0" y="0"/>
                      <a:ext cx="4229735"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DF0">
        <w:rPr>
          <w:rFonts w:hint="eastAsia"/>
        </w:rPr>
        <w:t>图</w:t>
      </w:r>
      <w:r w:rsidR="00042DF0">
        <w:rPr>
          <w:rFonts w:hint="eastAsia"/>
        </w:rPr>
        <w:t>2-</w:t>
      </w:r>
      <w:r w:rsidR="005308A1">
        <w:t>3</w:t>
      </w:r>
      <w:r w:rsidR="00042DF0">
        <w:t xml:space="preserve">  </w:t>
      </w:r>
      <w:r w:rsidR="00042DF0">
        <w:rPr>
          <w:rFonts w:hint="eastAsia"/>
        </w:rPr>
        <w:t>传统软件与</w:t>
      </w:r>
      <w:r w:rsidR="00042DF0">
        <w:rPr>
          <w:rFonts w:hint="eastAsia"/>
        </w:rPr>
        <w:t>Saa</w:t>
      </w:r>
      <w:r w:rsidR="00042DF0">
        <w:t>S</w:t>
      </w:r>
      <w:r w:rsidR="00042DF0">
        <w:rPr>
          <w:rFonts w:hint="eastAsia"/>
        </w:rPr>
        <w:t>软件对比</w:t>
      </w:r>
    </w:p>
    <w:p w14:paraId="5F705E9D" w14:textId="576CF66B" w:rsidR="00377B0D" w:rsidRPr="00636514" w:rsidRDefault="00357F58" w:rsidP="00377B0D">
      <w:pPr>
        <w:pStyle w:val="2"/>
      </w:pPr>
      <w:bookmarkStart w:id="204" w:name="_Toc492673756"/>
      <w:bookmarkStart w:id="205" w:name="_Toc494578091"/>
      <w:r w:rsidRPr="005270D9">
        <w:rPr>
          <w:rFonts w:hint="eastAsia"/>
        </w:rPr>
        <w:t>2.2</w:t>
      </w:r>
      <w:r w:rsidR="007E155D" w:rsidRPr="00636514">
        <w:t xml:space="preserve"> </w:t>
      </w:r>
      <w:bookmarkEnd w:id="204"/>
      <w:r w:rsidR="009C4DF3">
        <w:rPr>
          <w:rFonts w:hint="eastAsia"/>
          <w:lang w:eastAsia="zh-CN"/>
        </w:rPr>
        <w:t>S</w:t>
      </w:r>
      <w:r w:rsidR="009C4DF3">
        <w:rPr>
          <w:lang w:eastAsia="zh-CN"/>
        </w:rPr>
        <w:t>SM</w:t>
      </w:r>
      <w:r w:rsidR="009C4DF3">
        <w:rPr>
          <w:lang w:eastAsia="zh-CN"/>
        </w:rPr>
        <w:t>框架</w:t>
      </w:r>
      <w:bookmarkEnd w:id="205"/>
    </w:p>
    <w:p w14:paraId="74EAA225" w14:textId="7FDE6E82" w:rsidR="00377B0D" w:rsidRPr="00636514" w:rsidRDefault="00094A2B" w:rsidP="00F907EF">
      <w:pPr>
        <w:ind w:firstLine="480"/>
      </w:pPr>
      <w:r w:rsidRPr="00636514">
        <w:rPr>
          <w:rFonts w:hint="eastAsia"/>
        </w:rPr>
        <w:t>SSM</w:t>
      </w:r>
      <w:r w:rsidRPr="00636514">
        <w:rPr>
          <w:rFonts w:hint="eastAsia"/>
        </w:rPr>
        <w:t>框架即</w:t>
      </w:r>
      <w:r w:rsidRPr="00636514">
        <w:rPr>
          <w:rFonts w:hint="eastAsia"/>
        </w:rPr>
        <w:t>Spring</w:t>
      </w:r>
      <w:r w:rsidR="00297965" w:rsidRPr="00636514">
        <w:t xml:space="preserve"> </w:t>
      </w:r>
      <w:r w:rsidRPr="00636514">
        <w:rPr>
          <w:rFonts w:hint="eastAsia"/>
        </w:rPr>
        <w:t>+</w:t>
      </w:r>
      <w:r w:rsidR="00297965" w:rsidRPr="00636514">
        <w:t xml:space="preserve"> </w:t>
      </w:r>
      <w:r w:rsidRPr="00636514">
        <w:t>SpringMVC</w:t>
      </w:r>
      <w:r w:rsidR="00297965" w:rsidRPr="00636514">
        <w:t xml:space="preserve"> </w:t>
      </w:r>
      <w:r w:rsidRPr="00636514">
        <w:rPr>
          <w:rFonts w:hint="eastAsia"/>
        </w:rPr>
        <w:t>+</w:t>
      </w:r>
      <w:r w:rsidR="00297965" w:rsidRPr="00636514">
        <w:t xml:space="preserve"> </w:t>
      </w:r>
      <w:r w:rsidRPr="00636514">
        <w:t>M</w:t>
      </w:r>
      <w:r w:rsidR="007E06EA" w:rsidRPr="00636514">
        <w:t>yB</w:t>
      </w:r>
      <w:r w:rsidRPr="00636514">
        <w:t>atis</w:t>
      </w:r>
      <w:r w:rsidRPr="00636514">
        <w:t>框架的整合</w:t>
      </w:r>
      <w:r w:rsidR="00A051F0">
        <w:rPr>
          <w:rStyle w:val="af9"/>
        </w:rPr>
        <w:t>[</w:t>
      </w:r>
      <w:r w:rsidR="00A051F0" w:rsidRPr="00636514">
        <w:rPr>
          <w:rStyle w:val="af9"/>
        </w:rPr>
        <w:endnoteReference w:id="15"/>
      </w:r>
      <w:r w:rsidR="00A051F0">
        <w:rPr>
          <w:rStyle w:val="af9"/>
        </w:rPr>
        <w:t>]</w:t>
      </w:r>
      <w:r w:rsidR="000E347D" w:rsidRPr="0098515E">
        <w:rPr>
          <w:rFonts w:hint="eastAsia"/>
        </w:rPr>
        <w:t>。</w:t>
      </w:r>
      <w:r w:rsidR="00996F10" w:rsidRPr="005270D9">
        <w:rPr>
          <w:rFonts w:hint="eastAsia"/>
        </w:rPr>
        <w:t>通过</w:t>
      </w:r>
      <w:r w:rsidR="00996F10" w:rsidRPr="00636514">
        <w:rPr>
          <w:rFonts w:hint="eastAsia"/>
        </w:rPr>
        <w:t>xml</w:t>
      </w:r>
      <w:r w:rsidR="002952B8" w:rsidRPr="00636514">
        <w:rPr>
          <w:rFonts w:hint="eastAsia"/>
        </w:rPr>
        <w:t>配置文件配置</w:t>
      </w:r>
      <w:r w:rsidR="00996F10" w:rsidRPr="00636514">
        <w:rPr>
          <w:rFonts w:hint="eastAsia"/>
        </w:rPr>
        <w:t>数据库连接池</w:t>
      </w:r>
      <w:r w:rsidR="00EE7387" w:rsidRPr="00636514">
        <w:rPr>
          <w:rFonts w:hint="eastAsia"/>
        </w:rPr>
        <w:t>、</w:t>
      </w:r>
      <w:r w:rsidR="002952B8" w:rsidRPr="00636514">
        <w:rPr>
          <w:rFonts w:hint="eastAsia"/>
        </w:rPr>
        <w:t>事务管理和注解</w:t>
      </w:r>
      <w:r w:rsidR="00996F10" w:rsidRPr="00636514">
        <w:rPr>
          <w:rFonts w:hint="eastAsia"/>
        </w:rPr>
        <w:t>等内容。</w:t>
      </w:r>
      <w:r w:rsidR="00BC6306" w:rsidRPr="00636514">
        <w:rPr>
          <w:rFonts w:hint="eastAsia"/>
        </w:rPr>
        <w:t>使用</w:t>
      </w:r>
      <w:r w:rsidR="0018092F" w:rsidRPr="00636514">
        <w:rPr>
          <w:rFonts w:hint="eastAsia"/>
        </w:rPr>
        <w:t>Spring</w:t>
      </w:r>
      <w:r w:rsidR="0018092F" w:rsidRPr="00636514">
        <w:rPr>
          <w:rFonts w:hint="eastAsia"/>
        </w:rPr>
        <w:t>管理业务逻辑层，</w:t>
      </w:r>
      <w:r w:rsidR="00BC6306" w:rsidRPr="00636514">
        <w:rPr>
          <w:rFonts w:hint="eastAsia"/>
        </w:rPr>
        <w:t>使用</w:t>
      </w:r>
      <w:r w:rsidR="007E06EA" w:rsidRPr="00636514">
        <w:t>MyBatis</w:t>
      </w:r>
      <w:r w:rsidR="0018092F" w:rsidRPr="00636514">
        <w:rPr>
          <w:rFonts w:hint="eastAsia"/>
        </w:rPr>
        <w:t>管理</w:t>
      </w:r>
      <w:r w:rsidR="00DB52A8" w:rsidRPr="00636514">
        <w:rPr>
          <w:rFonts w:hint="eastAsia"/>
        </w:rPr>
        <w:t>持久层，</w:t>
      </w:r>
      <w:r w:rsidR="00BC6306" w:rsidRPr="00636514">
        <w:rPr>
          <w:rFonts w:hint="eastAsia"/>
        </w:rPr>
        <w:t>使用</w:t>
      </w:r>
      <w:r w:rsidR="00DB52A8" w:rsidRPr="00636514">
        <w:rPr>
          <w:rFonts w:hint="eastAsia"/>
        </w:rPr>
        <w:t>SpringMVC</w:t>
      </w:r>
      <w:r w:rsidR="00DD3545" w:rsidRPr="00636514">
        <w:rPr>
          <w:rFonts w:hint="eastAsia"/>
        </w:rPr>
        <w:t>管理</w:t>
      </w:r>
      <w:r w:rsidR="00DB52A8" w:rsidRPr="00636514">
        <w:rPr>
          <w:rFonts w:hint="eastAsia"/>
        </w:rPr>
        <w:t>表现层。</w:t>
      </w:r>
    </w:p>
    <w:p w14:paraId="685B61F8" w14:textId="0E8F7344" w:rsidR="001D6672" w:rsidRPr="00636514" w:rsidRDefault="000E4E48" w:rsidP="00AD581F">
      <w:pPr>
        <w:pStyle w:val="afe"/>
        <w:numPr>
          <w:ilvl w:val="0"/>
          <w:numId w:val="17"/>
        </w:numPr>
        <w:ind w:firstLineChars="0"/>
      </w:pPr>
      <w:bookmarkStart w:id="206" w:name="_Toc492673757"/>
      <w:r w:rsidRPr="00636514">
        <w:t>Spring</w:t>
      </w:r>
      <w:r w:rsidRPr="00636514">
        <w:t>框架和</w:t>
      </w:r>
      <w:r w:rsidRPr="00636514">
        <w:rPr>
          <w:rFonts w:hint="eastAsia"/>
        </w:rPr>
        <w:t>SpringMVC</w:t>
      </w:r>
      <w:bookmarkEnd w:id="206"/>
      <w:r w:rsidR="006766A2" w:rsidRPr="00636514">
        <w:rPr>
          <w:rFonts w:hint="eastAsia"/>
        </w:rPr>
        <w:t>框架</w:t>
      </w:r>
      <w:r w:rsidR="0032636C" w:rsidRPr="00636514">
        <w:rPr>
          <w:rFonts w:hint="eastAsia"/>
        </w:rPr>
        <w:t>的关系</w:t>
      </w:r>
    </w:p>
    <w:p w14:paraId="14CA631A" w14:textId="77777777" w:rsidR="00515466" w:rsidRPr="00636514" w:rsidRDefault="005F024C" w:rsidP="00F907EF">
      <w:pPr>
        <w:ind w:firstLine="480"/>
      </w:pPr>
      <w:r w:rsidRPr="00636514">
        <w:t>Spring</w:t>
      </w:r>
      <w:r w:rsidR="009D3C1A" w:rsidRPr="00636514">
        <w:rPr>
          <w:rFonts w:hint="eastAsia"/>
        </w:rPr>
        <w:t>以</w:t>
      </w:r>
      <w:r w:rsidR="009D3C1A" w:rsidRPr="00636514">
        <w:rPr>
          <w:rFonts w:hint="eastAsia"/>
        </w:rPr>
        <w:t>IoC</w:t>
      </w:r>
      <w:r w:rsidR="009D3C1A" w:rsidRPr="00636514">
        <w:rPr>
          <w:rFonts w:hint="eastAsia"/>
        </w:rPr>
        <w:t>和</w:t>
      </w:r>
      <w:r w:rsidR="009D3C1A" w:rsidRPr="00636514">
        <w:rPr>
          <w:rFonts w:hint="eastAsia"/>
        </w:rPr>
        <w:t>AOP</w:t>
      </w:r>
      <w:r w:rsidR="009D3C1A" w:rsidRPr="00636514">
        <w:rPr>
          <w:rFonts w:hint="eastAsia"/>
        </w:rPr>
        <w:t>为内核，</w:t>
      </w:r>
      <w:r w:rsidR="008E5AB6" w:rsidRPr="00636514">
        <w:rPr>
          <w:rFonts w:hint="eastAsia"/>
        </w:rPr>
        <w:t>是一种轻量级的容器框架</w:t>
      </w:r>
      <w:r w:rsidR="002313E9" w:rsidRPr="00636514">
        <w:rPr>
          <w:rFonts w:hint="eastAsia"/>
        </w:rPr>
        <w:t>，能很好的解决</w:t>
      </w:r>
      <w:r w:rsidR="002313E9" w:rsidRPr="00636514">
        <w:rPr>
          <w:rFonts w:hint="eastAsia"/>
        </w:rPr>
        <w:t>JavaEE</w:t>
      </w:r>
      <w:r w:rsidR="002313E9" w:rsidRPr="00636514">
        <w:rPr>
          <w:rFonts w:hint="eastAsia"/>
        </w:rPr>
        <w:t>企业级用用程序开发的复杂性</w:t>
      </w:r>
      <w:r w:rsidR="00DA6112" w:rsidRPr="00636514">
        <w:rPr>
          <w:rFonts w:hint="eastAsia"/>
        </w:rPr>
        <w:t>。</w:t>
      </w:r>
      <w:r w:rsidR="00931054" w:rsidRPr="00636514">
        <w:rPr>
          <w:rFonts w:hint="eastAsia"/>
        </w:rPr>
        <w:t>它将传统的开发和配置变得简洁，可以使开发人员集中更多的精力到业务逻辑上去，</w:t>
      </w:r>
      <w:r w:rsidR="00342D6B" w:rsidRPr="00636514">
        <w:rPr>
          <w:rFonts w:hint="eastAsia"/>
        </w:rPr>
        <w:t>从一定程度上缩短了开发时间</w:t>
      </w:r>
      <w:r w:rsidR="00B64EEA" w:rsidRPr="00636514">
        <w:rPr>
          <w:rFonts w:hint="eastAsia"/>
        </w:rPr>
        <w:t>。</w:t>
      </w:r>
    </w:p>
    <w:p w14:paraId="3348A786" w14:textId="77777777" w:rsidR="005F024C" w:rsidRPr="00636514" w:rsidRDefault="008937B9" w:rsidP="00F907EF">
      <w:pPr>
        <w:ind w:firstLine="480"/>
      </w:pPr>
      <w:r w:rsidRPr="00636514">
        <w:rPr>
          <w:rFonts w:hint="eastAsia"/>
        </w:rPr>
        <w:t>Spring</w:t>
      </w:r>
      <w:r w:rsidR="007633F3" w:rsidRPr="00636514">
        <w:rPr>
          <w:rFonts w:hint="eastAsia"/>
        </w:rPr>
        <w:t>不仅</w:t>
      </w:r>
      <w:r w:rsidR="00FD2229" w:rsidRPr="00636514">
        <w:t>方便了解耦</w:t>
      </w:r>
      <w:r w:rsidRPr="00636514">
        <w:rPr>
          <w:rFonts w:hint="eastAsia"/>
        </w:rPr>
        <w:t>，</w:t>
      </w:r>
      <w:r w:rsidR="00C82EE7" w:rsidRPr="00636514">
        <w:rPr>
          <w:rFonts w:hint="eastAsia"/>
        </w:rPr>
        <w:t>还</w:t>
      </w:r>
      <w:r w:rsidRPr="00636514">
        <w:t>可</w:t>
      </w:r>
      <w:r w:rsidR="00C82EE7" w:rsidRPr="00636514">
        <w:rPr>
          <w:rFonts w:hint="eastAsia"/>
        </w:rPr>
        <w:t>以</w:t>
      </w:r>
      <w:r w:rsidRPr="00636514">
        <w:t>控制对象间的依赖关系</w:t>
      </w:r>
      <w:r w:rsidRPr="00636514">
        <w:rPr>
          <w:rFonts w:hint="eastAsia"/>
        </w:rPr>
        <w:t>。</w:t>
      </w:r>
      <w:r w:rsidR="00B05236" w:rsidRPr="00636514">
        <w:rPr>
          <w:rFonts w:hint="eastAsia"/>
        </w:rPr>
        <w:t>它</w:t>
      </w:r>
      <w:r w:rsidR="007B4BCA" w:rsidRPr="00636514">
        <w:rPr>
          <w:rFonts w:hint="eastAsia"/>
        </w:rPr>
        <w:t>提供了用于测试的模块，可通过简单的注解实现单元测试。</w:t>
      </w:r>
      <w:r w:rsidR="00251D94" w:rsidRPr="00636514">
        <w:rPr>
          <w:rFonts w:hint="eastAsia"/>
        </w:rPr>
        <w:t>Spring</w:t>
      </w:r>
      <w:r w:rsidR="00251D94" w:rsidRPr="00636514">
        <w:t>也</w:t>
      </w:r>
      <w:r w:rsidR="00FD2229" w:rsidRPr="00636514">
        <w:rPr>
          <w:rFonts w:hint="eastAsia"/>
        </w:rPr>
        <w:t>提供声明式事务的支持，</w:t>
      </w:r>
      <w:r w:rsidR="00251D94" w:rsidRPr="00636514">
        <w:rPr>
          <w:rFonts w:hint="eastAsia"/>
        </w:rPr>
        <w:t>能够灵活的控制事务管理。</w:t>
      </w:r>
      <w:r w:rsidR="00A9538D" w:rsidRPr="00636514">
        <w:rPr>
          <w:rFonts w:hint="eastAsia"/>
        </w:rPr>
        <w:t>同时</w:t>
      </w:r>
      <w:r w:rsidR="00BF7820" w:rsidRPr="00636514">
        <w:rPr>
          <w:rFonts w:hint="eastAsia"/>
        </w:rPr>
        <w:t>，</w:t>
      </w:r>
      <w:r w:rsidR="00A9538D" w:rsidRPr="00636514">
        <w:rPr>
          <w:rFonts w:hint="eastAsia"/>
        </w:rPr>
        <w:t>还可与</w:t>
      </w:r>
      <w:r w:rsidR="00251D94" w:rsidRPr="00636514">
        <w:rPr>
          <w:rFonts w:hint="eastAsia"/>
        </w:rPr>
        <w:t>其他优秀框架进行良好的集成，如</w:t>
      </w:r>
      <w:r w:rsidR="00251D94" w:rsidRPr="00636514">
        <w:rPr>
          <w:rFonts w:hint="eastAsia"/>
        </w:rPr>
        <w:t>Struts</w:t>
      </w:r>
      <w:r w:rsidR="00251D94" w:rsidRPr="00636514">
        <w:t>2</w:t>
      </w:r>
      <w:r w:rsidR="00251D94" w:rsidRPr="00636514">
        <w:rPr>
          <w:rFonts w:hint="eastAsia"/>
        </w:rPr>
        <w:t>、</w:t>
      </w:r>
      <w:r w:rsidR="00251D94" w:rsidRPr="00636514">
        <w:rPr>
          <w:rFonts w:hint="eastAsia"/>
        </w:rPr>
        <w:t>Hibernate</w:t>
      </w:r>
      <w:r w:rsidR="00251D94" w:rsidRPr="00636514">
        <w:t>和</w:t>
      </w:r>
      <w:r w:rsidR="004930FC" w:rsidRPr="00636514">
        <w:t>MyBatis</w:t>
      </w:r>
      <w:r w:rsidR="00251D94" w:rsidRPr="00636514">
        <w:rPr>
          <w:rFonts w:hint="eastAsia"/>
        </w:rPr>
        <w:t>框架等</w:t>
      </w:r>
      <w:r w:rsidR="00C8205E" w:rsidRPr="00636514">
        <w:rPr>
          <w:rFonts w:hint="eastAsia"/>
        </w:rPr>
        <w:t>。</w:t>
      </w:r>
    </w:p>
    <w:p w14:paraId="054F99AC" w14:textId="74A99DAF" w:rsidR="0053732C" w:rsidRDefault="000034B6" w:rsidP="00F907EF">
      <w:pPr>
        <w:ind w:firstLine="480"/>
      </w:pPr>
      <w:r w:rsidRPr="00636514">
        <w:rPr>
          <w:rFonts w:hint="eastAsia"/>
        </w:rPr>
        <w:t>Spring</w:t>
      </w:r>
      <w:r w:rsidRPr="00636514">
        <w:rPr>
          <w:rFonts w:hint="eastAsia"/>
        </w:rPr>
        <w:t>框架</w:t>
      </w:r>
      <w:r w:rsidR="00837C58" w:rsidRPr="00636514">
        <w:rPr>
          <w:rFonts w:hint="eastAsia"/>
        </w:rPr>
        <w:t>由七个模块组成，</w:t>
      </w:r>
      <w:r w:rsidR="00553F63" w:rsidRPr="00636514">
        <w:rPr>
          <w:rFonts w:hint="eastAsia"/>
        </w:rPr>
        <w:t>提供了企业级开发</w:t>
      </w:r>
      <w:r w:rsidR="00BF7820" w:rsidRPr="00636514">
        <w:t>中</w:t>
      </w:r>
      <w:r w:rsidR="00553F63" w:rsidRPr="00636514">
        <w:rPr>
          <w:rFonts w:hint="eastAsia"/>
        </w:rPr>
        <w:t>包括持久层、业务层和展示层的所有支持</w:t>
      </w:r>
      <w:r w:rsidR="00D138A9" w:rsidRPr="00636514">
        <w:rPr>
          <w:rFonts w:hint="eastAsia"/>
        </w:rPr>
        <w:t>。</w:t>
      </w:r>
      <w:r w:rsidR="00042DF0" w:rsidRPr="005270D9">
        <w:rPr>
          <w:rFonts w:hint="eastAsia"/>
        </w:rPr>
        <w:t>Spring</w:t>
      </w:r>
      <w:r w:rsidR="00042DF0" w:rsidRPr="00636514">
        <w:rPr>
          <w:rFonts w:hint="eastAsia"/>
        </w:rPr>
        <w:t>构建在核心容器上，其主要分布如图</w:t>
      </w:r>
      <w:r w:rsidR="00042DF0" w:rsidRPr="00636514">
        <w:rPr>
          <w:rFonts w:hint="eastAsia"/>
        </w:rPr>
        <w:t>2-</w:t>
      </w:r>
      <w:r w:rsidR="00FA100F">
        <w:t>4</w:t>
      </w:r>
      <w:r w:rsidR="00042DF0" w:rsidRPr="00636514">
        <w:rPr>
          <w:rFonts w:hint="eastAsia"/>
        </w:rPr>
        <w:t>所示</w:t>
      </w:r>
      <w:r w:rsidR="00042DF0">
        <w:rPr>
          <w:rFonts w:hint="eastAsia"/>
        </w:rPr>
        <w:t>。</w:t>
      </w:r>
    </w:p>
    <w:p w14:paraId="324F3194" w14:textId="77777777" w:rsidR="0018084A" w:rsidRPr="00636514" w:rsidRDefault="0018084A" w:rsidP="0018084A">
      <w:pPr>
        <w:ind w:firstLine="480"/>
      </w:pPr>
      <w:r w:rsidRPr="00636514">
        <w:rPr>
          <w:rFonts w:hint="eastAsia"/>
        </w:rPr>
        <w:t>Spring</w:t>
      </w:r>
      <w:r w:rsidRPr="00636514">
        <w:rPr>
          <w:rFonts w:hint="eastAsia"/>
        </w:rPr>
        <w:t>的核心容器有四个，包括</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的基础架构并提供框架的基础功能。它实现了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，表示控制反转。程序之间的关系完全交由容器控制，实现类的选择控制权移交给第三方裁决，用户不用关心对象的创建和销毁，降低了类与类之间的依赖关系和代码的耦合度。</w:t>
      </w:r>
    </w:p>
    <w:p w14:paraId="22ABC6AB" w14:textId="2A133D15" w:rsidR="0018084A" w:rsidRDefault="0018084A" w:rsidP="0018084A">
      <w:pPr>
        <w:ind w:firstLine="480"/>
        <w:jc w:val="center"/>
      </w:pPr>
      <w:r>
        <w:rPr>
          <w:rFonts w:hint="eastAsia"/>
          <w:noProof/>
        </w:rPr>
        <w:lastRenderedPageBreak/>
        <w:drawing>
          <wp:anchor distT="0" distB="0" distL="114300" distR="114300" simplePos="0" relativeHeight="251660288" behindDoc="0" locked="0" layoutInCell="1" allowOverlap="1" wp14:anchorId="55636B68" wp14:editId="4B7661F4">
            <wp:simplePos x="0" y="0"/>
            <wp:positionH relativeFrom="column">
              <wp:posOffset>1043332</wp:posOffset>
            </wp:positionH>
            <wp:positionV relativeFrom="paragraph">
              <wp:posOffset>83185</wp:posOffset>
            </wp:positionV>
            <wp:extent cx="3466465" cy="2443480"/>
            <wp:effectExtent l="0" t="0" r="63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25">
                      <a:extLst>
                        <a:ext uri="{28A0092B-C50C-407E-A947-70E740481C1C}">
                          <a14:useLocalDpi xmlns:a14="http://schemas.microsoft.com/office/drawing/2010/main" val="0"/>
                        </a:ext>
                      </a:extLst>
                    </a:blip>
                    <a:srcRect l="6784" t="15260" r="8484" b="5203"/>
                    <a:stretch/>
                  </pic:blipFill>
                  <pic:spPr bwMode="auto">
                    <a:xfrm>
                      <a:off x="0" y="0"/>
                      <a:ext cx="3466465" cy="2443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4</w:t>
      </w:r>
      <w:r>
        <w:t xml:space="preserve"> S</w:t>
      </w:r>
      <w:r>
        <w:rPr>
          <w:rFonts w:hint="eastAsia"/>
        </w:rPr>
        <w:t>pring</w:t>
      </w:r>
      <w:r>
        <w:rPr>
          <w:rFonts w:hint="eastAsia"/>
        </w:rPr>
        <w:t>框架组件图</w:t>
      </w:r>
      <w:r w:rsidR="00A051F0">
        <w:rPr>
          <w:rStyle w:val="af9"/>
        </w:rPr>
        <w:t>[</w:t>
      </w:r>
      <w:r w:rsidR="00A051F0">
        <w:rPr>
          <w:rStyle w:val="af9"/>
        </w:rPr>
        <w:endnoteReference w:id="16"/>
      </w:r>
      <w:r w:rsidR="00A051F0">
        <w:rPr>
          <w:rStyle w:val="af9"/>
        </w:rPr>
        <w:t>]</w:t>
      </w:r>
    </w:p>
    <w:p w14:paraId="6BE2C39A" w14:textId="1D89D0D6" w:rsidR="001A67AA" w:rsidRPr="00636514" w:rsidRDefault="001A67AA" w:rsidP="00F907EF">
      <w:pPr>
        <w:ind w:firstLine="480"/>
      </w:pPr>
      <w:r w:rsidRPr="00636514">
        <w:rPr>
          <w:rFonts w:hint="eastAsia"/>
        </w:rPr>
        <w:t>Spring</w:t>
      </w:r>
      <w:r w:rsidRPr="00636514">
        <w:rPr>
          <w:rFonts w:hint="eastAsia"/>
        </w:rPr>
        <w:t>的另一个重要特性是</w:t>
      </w:r>
      <w:r w:rsidR="00C93A01" w:rsidRPr="00636514">
        <w:rPr>
          <w:rFonts w:hint="eastAsia"/>
        </w:rPr>
        <w:t>A</w:t>
      </w:r>
      <w:r w:rsidR="00C93A01" w:rsidRPr="00636514">
        <w:t>OP</w:t>
      </w:r>
      <w:r w:rsidR="00C93A01" w:rsidRPr="00636514">
        <w:rPr>
          <w:rFonts w:hint="eastAsia"/>
        </w:rPr>
        <w:t>（面向切面编程）</w:t>
      </w:r>
      <w:r w:rsidRPr="00636514">
        <w:rPr>
          <w:rFonts w:hint="eastAsia"/>
        </w:rPr>
        <w:t>，它是</w:t>
      </w:r>
      <w:r w:rsidRPr="00636514">
        <w:rPr>
          <w:rFonts w:hint="eastAsia"/>
        </w:rPr>
        <w:t>Aspe</w:t>
      </w:r>
      <w:r w:rsidRPr="00636514">
        <w:t>c</w:t>
      </w:r>
      <w:r w:rsidRPr="00636514">
        <w:rPr>
          <w:rFonts w:hint="eastAsia"/>
        </w:rPr>
        <w:t>t</w:t>
      </w:r>
      <w:r w:rsidRPr="00636514">
        <w:t>-Oriented Programming</w:t>
      </w:r>
      <w:r w:rsidR="00C93A01" w:rsidRPr="00636514">
        <w:t>的简称</w:t>
      </w:r>
      <w:r w:rsidR="00995BAE" w:rsidRPr="00636514">
        <w:rPr>
          <w:rFonts w:hint="eastAsia"/>
        </w:rPr>
        <w:t>。</w:t>
      </w:r>
      <w:r w:rsidR="00BC1F38" w:rsidRPr="00636514">
        <w:rPr>
          <w:rFonts w:hint="eastAsia"/>
        </w:rPr>
        <w:t>AOP</w:t>
      </w:r>
      <w:r w:rsidR="00BC1F38" w:rsidRPr="00636514">
        <w:rPr>
          <w:rFonts w:hint="eastAsia"/>
        </w:rPr>
        <w:t>是一种设计思想，任何符合</w:t>
      </w:r>
      <w:r w:rsidR="00BC1F38" w:rsidRPr="00636514">
        <w:rPr>
          <w:rFonts w:hint="eastAsia"/>
        </w:rPr>
        <w:t>AOP</w:t>
      </w:r>
      <w:r w:rsidR="00BC1F38" w:rsidRPr="00636514">
        <w:rPr>
          <w:rFonts w:hint="eastAsia"/>
        </w:rPr>
        <w:t>思想的技术实现都可以被称作</w:t>
      </w:r>
      <w:r w:rsidR="00BC1F38" w:rsidRPr="00636514">
        <w:rPr>
          <w:rFonts w:hint="eastAsia"/>
        </w:rPr>
        <w:t>AOP</w:t>
      </w:r>
      <w:r w:rsidR="00BC1F38" w:rsidRPr="00636514">
        <w:rPr>
          <w:rFonts w:hint="eastAsia"/>
        </w:rPr>
        <w:t>。</w:t>
      </w:r>
      <w:r w:rsidR="002B1A33" w:rsidRPr="00636514">
        <w:rPr>
          <w:rFonts w:hint="eastAsia"/>
        </w:rPr>
        <w:t>它</w:t>
      </w:r>
      <w:r w:rsidR="00B13A7F" w:rsidRPr="00636514">
        <w:rPr>
          <w:rFonts w:hint="eastAsia"/>
        </w:rPr>
        <w:t>是面向对象编程的一种补充，面向对象编程在类似事务处理、日志管理、异常管理等方面会产生大量不利</w:t>
      </w:r>
      <w:r w:rsidR="00995BAE" w:rsidRPr="00636514">
        <w:rPr>
          <w:rFonts w:hint="eastAsia"/>
        </w:rPr>
        <w:t>于</w:t>
      </w:r>
      <w:r w:rsidR="00B13A7F" w:rsidRPr="00636514">
        <w:rPr>
          <w:rFonts w:hint="eastAsia"/>
        </w:rPr>
        <w:t>维护且复用效果差的代码。</w:t>
      </w:r>
      <w:r w:rsidR="00DC2F94" w:rsidRPr="00636514">
        <w:rPr>
          <w:rFonts w:hint="eastAsia"/>
        </w:rPr>
        <w:t>AOP</w:t>
      </w:r>
      <w:r w:rsidR="008C1A33" w:rsidRPr="00636514">
        <w:rPr>
          <w:rFonts w:hint="eastAsia"/>
        </w:rPr>
        <w:t>把软件分为核心关注点和横切关注点两个部分，</w:t>
      </w:r>
      <w:r w:rsidR="003311F1" w:rsidRPr="00636514">
        <w:rPr>
          <w:rFonts w:hint="eastAsia"/>
        </w:rPr>
        <w:t>将技术的实现代码和业务进行分离，</w:t>
      </w:r>
      <w:r w:rsidR="00DC2F94" w:rsidRPr="00636514">
        <w:rPr>
          <w:rFonts w:hint="eastAsia"/>
        </w:rPr>
        <w:t>有效降低代码的耦合性</w:t>
      </w:r>
      <w:r w:rsidR="00A051F0">
        <w:rPr>
          <w:rStyle w:val="af9"/>
        </w:rPr>
        <w:t>[</w:t>
      </w:r>
      <w:r w:rsidR="00A051F0" w:rsidRPr="00636514">
        <w:rPr>
          <w:rStyle w:val="af9"/>
        </w:rPr>
        <w:endnoteReference w:id="17"/>
      </w:r>
      <w:r w:rsidR="00A051F0">
        <w:rPr>
          <w:rStyle w:val="af9"/>
        </w:rPr>
        <w:t>]</w:t>
      </w:r>
      <w:r w:rsidR="00247F36" w:rsidRPr="005270D9">
        <w:rPr>
          <w:rFonts w:hint="eastAsia"/>
        </w:rPr>
        <w:t>。</w:t>
      </w:r>
    </w:p>
    <w:p w14:paraId="7576D604" w14:textId="7E26C4E1" w:rsidR="00CA298C" w:rsidRPr="00636514" w:rsidRDefault="00CA298C" w:rsidP="00F907EF">
      <w:pPr>
        <w:ind w:firstLine="480"/>
      </w:pPr>
      <w:r w:rsidRPr="00636514">
        <w:rPr>
          <w:rFonts w:hint="eastAsia"/>
        </w:rPr>
        <w:t>Spring</w:t>
      </w:r>
      <w:r w:rsidRPr="00636514">
        <w:rPr>
          <w:rFonts w:hint="eastAsia"/>
        </w:rPr>
        <w:t>还提供了基于</w:t>
      </w:r>
      <w:r w:rsidRPr="00636514">
        <w:rPr>
          <w:rFonts w:hint="eastAsia"/>
        </w:rPr>
        <w:t>Junit</w:t>
      </w:r>
      <w:r w:rsidRPr="00636514">
        <w:t>4</w:t>
      </w:r>
      <w:r w:rsidRPr="00636514">
        <w:t>的</w:t>
      </w:r>
      <w:r w:rsidRPr="00636514">
        <w:rPr>
          <w:rFonts w:hint="eastAsia"/>
        </w:rPr>
        <w:t>Spring</w:t>
      </w:r>
      <w:r w:rsidRPr="00636514">
        <w:rPr>
          <w:rFonts w:hint="eastAsia"/>
        </w:rPr>
        <w:t>测试框架，</w:t>
      </w:r>
      <w:r w:rsidR="008E7F2C" w:rsidRPr="00636514">
        <w:rPr>
          <w:rFonts w:hint="eastAsia"/>
        </w:rPr>
        <w:t>在</w:t>
      </w:r>
      <w:r w:rsidR="00BE7A53" w:rsidRPr="00636514">
        <w:rPr>
          <w:rFonts w:hint="eastAsia"/>
        </w:rPr>
        <w:t>测试</w:t>
      </w:r>
      <w:r w:rsidR="008E7F2C" w:rsidRPr="00636514">
        <w:rPr>
          <w:rFonts w:hint="eastAsia"/>
        </w:rPr>
        <w:t>类上使用</w:t>
      </w:r>
      <w:r w:rsidR="008E7F2C" w:rsidRPr="00636514">
        <w:t>@ContextConfiguration(locations= "classpath:</w:t>
      </w:r>
      <w:r w:rsidR="008E7F2C" w:rsidRPr="00636514">
        <w:rPr>
          <w:rFonts w:hint="eastAsia"/>
        </w:rPr>
        <w:t>**</w:t>
      </w:r>
      <w:r w:rsidR="008E7F2C" w:rsidRPr="00636514">
        <w:t>.xml")</w:t>
      </w:r>
      <w:r w:rsidR="008E7F2C" w:rsidRPr="00636514">
        <w:t>注解</w:t>
      </w:r>
      <w:r w:rsidR="008E7F2C" w:rsidRPr="00636514">
        <w:rPr>
          <w:rFonts w:hint="eastAsia"/>
        </w:rPr>
        <w:t>指定</w:t>
      </w:r>
      <w:r w:rsidR="008E7F2C" w:rsidRPr="00636514">
        <w:rPr>
          <w:rFonts w:hint="eastAsia"/>
        </w:rPr>
        <w:t>bean</w:t>
      </w:r>
      <w:r w:rsidR="008E7F2C" w:rsidRPr="00636514">
        <w:rPr>
          <w:rFonts w:hint="eastAsia"/>
        </w:rPr>
        <w:t>注入的配置文件，</w:t>
      </w:r>
      <w:r w:rsidR="00BE7A53" w:rsidRPr="00636514">
        <w:t>使用</w:t>
      </w:r>
      <w:r w:rsidR="00BE7A53" w:rsidRPr="00636514">
        <w:t>@RunWith(SpringJUnit4ClassRunner.class)</w:t>
      </w:r>
      <w:r w:rsidR="00BE7A53" w:rsidRPr="00636514">
        <w:t>指明集成</w:t>
      </w:r>
      <w:r w:rsidR="00BE7A53" w:rsidRPr="00636514">
        <w:rPr>
          <w:rFonts w:hint="eastAsia"/>
        </w:rPr>
        <w:t>Spring</w:t>
      </w:r>
      <w:r w:rsidR="00BE7A53" w:rsidRPr="00636514">
        <w:t>单元测试的</w:t>
      </w:r>
      <w:r w:rsidRPr="00636514">
        <w:rPr>
          <w:rFonts w:hint="eastAsia"/>
        </w:rPr>
        <w:t>的测试</w:t>
      </w:r>
      <w:r w:rsidR="00BD6194" w:rsidRPr="00636514">
        <w:rPr>
          <w:rFonts w:hint="eastAsia"/>
        </w:rPr>
        <w:t>运行器</w:t>
      </w:r>
      <w:r w:rsidR="00A051F0">
        <w:rPr>
          <w:rStyle w:val="af9"/>
        </w:rPr>
        <w:t>[</w:t>
      </w:r>
      <w:r w:rsidR="00A051F0" w:rsidRPr="00636514">
        <w:rPr>
          <w:rStyle w:val="af9"/>
        </w:rPr>
        <w:endnoteReference w:id="18"/>
      </w:r>
      <w:r w:rsidR="00A051F0">
        <w:rPr>
          <w:rStyle w:val="af9"/>
        </w:rPr>
        <w:t>]</w:t>
      </w:r>
      <w:r w:rsidR="00BD6194" w:rsidRPr="005270D9">
        <w:rPr>
          <w:rFonts w:hint="eastAsia"/>
        </w:rPr>
        <w:t>。</w:t>
      </w:r>
    </w:p>
    <w:p w14:paraId="65D64BEE" w14:textId="3F1B27DE" w:rsidR="00776FC2" w:rsidRPr="00636514" w:rsidRDefault="006902F4" w:rsidP="00776FC2">
      <w:pPr>
        <w:ind w:firstLine="480"/>
      </w:pPr>
      <w:r w:rsidRPr="00636514">
        <w:rPr>
          <w:rFonts w:hint="eastAsia"/>
        </w:rPr>
        <w:t>SpringMVC</w:t>
      </w:r>
      <w:r w:rsidR="001C1D4C" w:rsidRPr="00636514">
        <w:rPr>
          <w:rFonts w:hint="eastAsia"/>
        </w:rPr>
        <w:t>是一种基于</w:t>
      </w:r>
      <w:r w:rsidR="001C1D4C" w:rsidRPr="00636514">
        <w:rPr>
          <w:rFonts w:hint="eastAsia"/>
        </w:rPr>
        <w:t>MVC</w:t>
      </w:r>
      <w:r w:rsidR="004B32B4" w:rsidRPr="00636514">
        <w:rPr>
          <w:rFonts w:hint="eastAsia"/>
        </w:rPr>
        <w:t>三层</w:t>
      </w:r>
      <w:r w:rsidR="001C1D4C" w:rsidRPr="00636514">
        <w:rPr>
          <w:rFonts w:hint="eastAsia"/>
        </w:rPr>
        <w:t>模式的</w:t>
      </w:r>
      <w:r w:rsidR="001C1D4C" w:rsidRPr="00636514">
        <w:rPr>
          <w:rFonts w:hint="eastAsia"/>
        </w:rPr>
        <w:t>web</w:t>
      </w:r>
      <w:r w:rsidR="001C1D4C" w:rsidRPr="00636514">
        <w:rPr>
          <w:rFonts w:hint="eastAsia"/>
        </w:rPr>
        <w:t>框架</w:t>
      </w:r>
      <w:r w:rsidR="00730A7F" w:rsidRPr="00636514">
        <w:rPr>
          <w:rFonts w:hint="eastAsia"/>
        </w:rPr>
        <w:t>，</w:t>
      </w:r>
      <w:r w:rsidR="00730A7F" w:rsidRPr="00636514">
        <w:t>它</w:t>
      </w:r>
      <w:r w:rsidR="00134ADF" w:rsidRPr="00636514">
        <w:rPr>
          <w:rFonts w:hint="eastAsia"/>
        </w:rPr>
        <w:t>使用注解通过简单的</w:t>
      </w:r>
      <w:r w:rsidR="00134ADF" w:rsidRPr="00636514">
        <w:rPr>
          <w:rFonts w:hint="eastAsia"/>
        </w:rPr>
        <w:t>POJO</w:t>
      </w:r>
      <w:r w:rsidR="00134ADF" w:rsidRPr="00636514">
        <w:rPr>
          <w:rFonts w:hint="eastAsia"/>
        </w:rPr>
        <w:t>类作为控制器进行请求</w:t>
      </w:r>
      <w:r w:rsidR="006E0292" w:rsidRPr="00636514">
        <w:rPr>
          <w:rFonts w:hint="eastAsia"/>
        </w:rPr>
        <w:t>的处理</w:t>
      </w:r>
      <w:r w:rsidR="00653B36" w:rsidRPr="00636514">
        <w:rPr>
          <w:rFonts w:hint="eastAsia"/>
        </w:rPr>
        <w:t>和转发</w:t>
      </w:r>
      <w:r w:rsidR="00995BAE" w:rsidRPr="00636514">
        <w:rPr>
          <w:rFonts w:hint="eastAsia"/>
        </w:rPr>
        <w:t>。</w:t>
      </w:r>
      <w:r w:rsidR="00C02067" w:rsidRPr="00636514">
        <w:rPr>
          <w:rFonts w:hint="eastAsia"/>
        </w:rPr>
        <w:t>SpringMVC</w:t>
      </w:r>
      <w:r w:rsidR="00C02067" w:rsidRPr="00636514">
        <w:t>的框架模型</w:t>
      </w:r>
      <w:r w:rsidR="006A6896" w:rsidRPr="00636514">
        <w:t>如图</w:t>
      </w:r>
      <w:r w:rsidR="006A6896" w:rsidRPr="00636514">
        <w:rPr>
          <w:rFonts w:hint="eastAsia"/>
        </w:rPr>
        <w:t>2-</w:t>
      </w:r>
      <w:r w:rsidR="00FA100F">
        <w:t>5</w:t>
      </w:r>
      <w:r w:rsidR="006A6896" w:rsidRPr="00636514">
        <w:t>所示</w:t>
      </w:r>
      <w:r w:rsidR="001459AE" w:rsidRPr="005270D9">
        <w:rPr>
          <w:rFonts w:hint="eastAsia"/>
        </w:rPr>
        <w:t>。</w:t>
      </w:r>
      <w:r w:rsidR="001459AE" w:rsidRPr="00636514">
        <w:rPr>
          <w:rFonts w:hint="eastAsia"/>
        </w:rPr>
        <w:t>SpringMVC</w:t>
      </w:r>
      <w:r w:rsidR="001459AE" w:rsidRPr="00636514">
        <w:rPr>
          <w:rFonts w:hint="eastAsia"/>
        </w:rPr>
        <w:t>围绕</w:t>
      </w:r>
      <w:r w:rsidR="001459AE" w:rsidRPr="00636514">
        <w:rPr>
          <w:rFonts w:hint="eastAsia"/>
        </w:rPr>
        <w:t>DispatcherServlet</w:t>
      </w:r>
      <w:r w:rsidR="00F31BCC">
        <w:rPr>
          <w:rFonts w:hint="eastAsia"/>
        </w:rPr>
        <w:t>展开，它负责将请求发送到相应的后台处理程序。</w:t>
      </w:r>
      <w:r w:rsidR="001459AE" w:rsidRPr="00636514">
        <w:rPr>
          <w:rFonts w:hint="eastAsia"/>
        </w:rPr>
        <w:t>使用</w:t>
      </w:r>
      <w:r w:rsidR="001459AE" w:rsidRPr="00636514">
        <w:t>@Controller</w:t>
      </w:r>
      <w:r w:rsidR="001459AE" w:rsidRPr="00636514">
        <w:rPr>
          <w:rFonts w:hint="eastAsia"/>
        </w:rPr>
        <w:t>注解</w:t>
      </w:r>
      <w:r w:rsidR="001459AE" w:rsidRPr="00636514">
        <w:t>将</w:t>
      </w:r>
      <w:r w:rsidR="001459AE" w:rsidRPr="00636514">
        <w:rPr>
          <w:rFonts w:hint="eastAsia"/>
        </w:rPr>
        <w:t>POJO</w:t>
      </w:r>
      <w:r w:rsidR="001459AE" w:rsidRPr="00636514">
        <w:rPr>
          <w:rFonts w:hint="eastAsia"/>
        </w:rPr>
        <w:t>类作为请求转发和处理的</w:t>
      </w:r>
      <w:r w:rsidR="001459AE" w:rsidRPr="00636514">
        <w:rPr>
          <w:rFonts w:hint="eastAsia"/>
        </w:rPr>
        <w:t>Action</w:t>
      </w:r>
      <w:r w:rsidR="001459AE" w:rsidRPr="00636514">
        <w:t>类</w:t>
      </w:r>
      <w:r w:rsidR="001459AE" w:rsidRPr="00636514">
        <w:rPr>
          <w:rFonts w:hint="eastAsia"/>
        </w:rPr>
        <w:t>，在方法上使用</w:t>
      </w:r>
      <w:r w:rsidR="001459AE" w:rsidRPr="00636514">
        <w:t>@RequestMapping</w:t>
      </w:r>
      <w:r w:rsidR="001459AE" w:rsidRPr="00636514">
        <w:t>注解实现类似于</w:t>
      </w:r>
      <w:r w:rsidR="001459AE" w:rsidRPr="00636514">
        <w:rPr>
          <w:rFonts w:hint="eastAsia"/>
        </w:rPr>
        <w:t>REST</w:t>
      </w:r>
      <w:r w:rsidR="001459AE" w:rsidRPr="00636514">
        <w:rPr>
          <w:rFonts w:hint="eastAsia"/>
        </w:rPr>
        <w:t>格式的的</w:t>
      </w:r>
      <w:r w:rsidR="001459AE" w:rsidRPr="00636514">
        <w:rPr>
          <w:rFonts w:hint="eastAsia"/>
        </w:rPr>
        <w:t>URL</w:t>
      </w:r>
      <w:r w:rsidR="001459AE" w:rsidRPr="00636514">
        <w:rPr>
          <w:rFonts w:hint="eastAsia"/>
        </w:rPr>
        <w:t>请求。</w:t>
      </w:r>
      <w:r w:rsidR="00776FC2" w:rsidRPr="00636514">
        <w:rPr>
          <w:rFonts w:hint="eastAsia"/>
        </w:rPr>
        <w:t>这种通过注解的方式实现类似于</w:t>
      </w:r>
      <w:r w:rsidR="00776FC2" w:rsidRPr="00636514">
        <w:rPr>
          <w:rFonts w:hint="eastAsia"/>
        </w:rPr>
        <w:t>REST</w:t>
      </w:r>
      <w:r w:rsidR="00776FC2" w:rsidRPr="00636514">
        <w:rPr>
          <w:rFonts w:hint="eastAsia"/>
        </w:rPr>
        <w:t>的</w:t>
      </w:r>
      <w:r w:rsidR="00776FC2" w:rsidRPr="00636514">
        <w:rPr>
          <w:rFonts w:hint="eastAsia"/>
        </w:rPr>
        <w:t>URL</w:t>
      </w:r>
      <w:r w:rsidR="00776FC2" w:rsidRPr="00636514">
        <w:rPr>
          <w:rFonts w:hint="eastAsia"/>
        </w:rPr>
        <w:t>请求的功能是</w:t>
      </w:r>
      <w:r w:rsidR="00776FC2" w:rsidRPr="00636514">
        <w:rPr>
          <w:rFonts w:hint="eastAsia"/>
        </w:rPr>
        <w:t>SpringMVC</w:t>
      </w:r>
      <w:r w:rsidR="00776FC2" w:rsidRPr="00636514">
        <w:t>区别与其他框架的优势之一</w:t>
      </w:r>
      <w:r w:rsidR="00776FC2" w:rsidRPr="00636514">
        <w:rPr>
          <w:rFonts w:hint="eastAsia"/>
        </w:rPr>
        <w:t>。</w:t>
      </w:r>
      <w:r w:rsidR="00776FC2" w:rsidRPr="00636514">
        <w:rPr>
          <w:rFonts w:hint="eastAsia"/>
        </w:rPr>
        <w:t>SpringMVC</w:t>
      </w:r>
      <w:r w:rsidR="00776FC2" w:rsidRPr="00636514">
        <w:t>使用注解的方式实现方法的注入</w:t>
      </w:r>
      <w:r w:rsidR="00776FC2" w:rsidRPr="00636514">
        <w:rPr>
          <w:rFonts w:hint="eastAsia"/>
        </w:rPr>
        <w:t>，不需要手动创建对象，同时能够实现数据的请求转发，尽量减少了</w:t>
      </w:r>
      <w:r w:rsidR="00776FC2" w:rsidRPr="00636514">
        <w:rPr>
          <w:rFonts w:hint="eastAsia"/>
        </w:rPr>
        <w:t>xml</w:t>
      </w:r>
      <w:r w:rsidR="00776FC2" w:rsidRPr="00636514">
        <w:rPr>
          <w:rFonts w:hint="eastAsia"/>
        </w:rPr>
        <w:t>配置文件的使用。</w:t>
      </w:r>
      <w:r w:rsidR="00776FC2" w:rsidRPr="00636514">
        <w:rPr>
          <w:rFonts w:hint="eastAsia"/>
        </w:rPr>
        <w:t>SpringMVC</w:t>
      </w:r>
      <w:r w:rsidR="00776FC2" w:rsidRPr="00636514">
        <w:rPr>
          <w:rFonts w:hint="eastAsia"/>
        </w:rPr>
        <w:t>集成了</w:t>
      </w:r>
      <w:r w:rsidR="00776FC2" w:rsidRPr="00636514">
        <w:rPr>
          <w:rFonts w:hint="eastAsia"/>
        </w:rPr>
        <w:t>Spring</w:t>
      </w:r>
      <w:r w:rsidR="00776FC2" w:rsidRPr="00636514">
        <w:rPr>
          <w:rFonts w:hint="eastAsia"/>
        </w:rPr>
        <w:t>的优点，将企业级</w:t>
      </w:r>
      <w:r w:rsidR="00776FC2" w:rsidRPr="00636514">
        <w:rPr>
          <w:rFonts w:hint="eastAsia"/>
        </w:rPr>
        <w:t>web</w:t>
      </w:r>
      <w:r w:rsidR="00776FC2" w:rsidRPr="00636514">
        <w:rPr>
          <w:rFonts w:hint="eastAsia"/>
        </w:rPr>
        <w:t>开发变得更加简洁。</w:t>
      </w:r>
    </w:p>
    <w:p w14:paraId="119A767E" w14:textId="065C9BF9" w:rsidR="001459AE" w:rsidRPr="00636514" w:rsidRDefault="00776FC2" w:rsidP="00776FC2">
      <w:pPr>
        <w:ind w:firstLineChars="0" w:firstLine="0"/>
        <w:jc w:val="center"/>
      </w:pPr>
      <w:r>
        <w:rPr>
          <w:noProof/>
        </w:rPr>
        <w:lastRenderedPageBreak/>
        <w:drawing>
          <wp:anchor distT="0" distB="0" distL="114300" distR="114300" simplePos="0" relativeHeight="251661312" behindDoc="0" locked="0" layoutInCell="1" allowOverlap="1" wp14:anchorId="5E2DB382" wp14:editId="7CDD0438">
            <wp:simplePos x="0" y="0"/>
            <wp:positionH relativeFrom="column">
              <wp:posOffset>1011031</wp:posOffset>
            </wp:positionH>
            <wp:positionV relativeFrom="paragraph">
              <wp:posOffset>51435</wp:posOffset>
            </wp:positionV>
            <wp:extent cx="3342005" cy="1748790"/>
            <wp:effectExtent l="0" t="0" r="0" b="381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42005" cy="17487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2-</w:t>
      </w:r>
      <w:r w:rsidR="00FA100F">
        <w:t xml:space="preserve">5  </w:t>
      </w:r>
      <w:r>
        <w:t>SpringMVC</w:t>
      </w:r>
      <w:r>
        <w:rPr>
          <w:rFonts w:hint="eastAsia"/>
        </w:rPr>
        <w:t>框架模型图</w:t>
      </w:r>
      <w:r w:rsidR="00A051F0">
        <w:rPr>
          <w:rStyle w:val="af9"/>
        </w:rPr>
        <w:t>[</w:t>
      </w:r>
      <w:r w:rsidR="00A051F0">
        <w:rPr>
          <w:rStyle w:val="af9"/>
        </w:rPr>
        <w:endnoteReference w:id="19"/>
      </w:r>
      <w:r w:rsidR="00A051F0">
        <w:rPr>
          <w:rStyle w:val="af9"/>
        </w:rPr>
        <w:t>]</w:t>
      </w:r>
    </w:p>
    <w:p w14:paraId="22856D08" w14:textId="69C20389" w:rsidR="001D6672" w:rsidRDefault="00275A69" w:rsidP="00AD581F">
      <w:pPr>
        <w:pStyle w:val="afe"/>
        <w:numPr>
          <w:ilvl w:val="0"/>
          <w:numId w:val="17"/>
        </w:numPr>
        <w:ind w:firstLineChars="0"/>
      </w:pPr>
      <w:bookmarkStart w:id="207" w:name="_Toc492673758"/>
      <w:r>
        <w:rPr>
          <w:rFonts w:hint="eastAsia"/>
        </w:rPr>
        <w:t>数据持久层框架的</w:t>
      </w:r>
      <w:bookmarkEnd w:id="207"/>
      <w:r w:rsidR="00D326BB">
        <w:rPr>
          <w:rFonts w:hint="eastAsia"/>
        </w:rPr>
        <w:t>对比及选择</w:t>
      </w:r>
    </w:p>
    <w:p w14:paraId="6E231ACD" w14:textId="29D84453" w:rsidR="006B2873" w:rsidRDefault="00FA100F" w:rsidP="003E2ABB">
      <w:pPr>
        <w:ind w:firstLine="480"/>
      </w:pPr>
      <w:r>
        <w:rPr>
          <w:rFonts w:hint="eastAsia"/>
          <w:noProof/>
        </w:rPr>
        <w:drawing>
          <wp:anchor distT="0" distB="0" distL="114300" distR="114300" simplePos="0" relativeHeight="251662336" behindDoc="0" locked="0" layoutInCell="1" allowOverlap="1" wp14:anchorId="44F88EDE" wp14:editId="11F31B8F">
            <wp:simplePos x="0" y="0"/>
            <wp:positionH relativeFrom="column">
              <wp:posOffset>461866</wp:posOffset>
            </wp:positionH>
            <wp:positionV relativeFrom="paragraph">
              <wp:posOffset>1600835</wp:posOffset>
            </wp:positionV>
            <wp:extent cx="4466590" cy="2472690"/>
            <wp:effectExtent l="0" t="0" r="0" b="3810"/>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27">
                      <a:extLst>
                        <a:ext uri="{28A0092B-C50C-407E-A947-70E740481C1C}">
                          <a14:useLocalDpi xmlns:a14="http://schemas.microsoft.com/office/drawing/2010/main" val="0"/>
                        </a:ext>
                      </a:extLst>
                    </a:blip>
                    <a:srcRect l="1206" t="2193" r="1558"/>
                    <a:stretch/>
                  </pic:blipFill>
                  <pic:spPr bwMode="auto">
                    <a:xfrm>
                      <a:off x="0" y="0"/>
                      <a:ext cx="4466590"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ABB" w:rsidRPr="00636514">
        <w:rPr>
          <w:rFonts w:hint="eastAsia"/>
        </w:rPr>
        <w:t>MyBatis</w:t>
      </w:r>
      <w:r w:rsidR="003E2ABB" w:rsidRPr="00636514">
        <w:rPr>
          <w:rFonts w:hint="eastAsia"/>
        </w:rPr>
        <w:t>是</w:t>
      </w:r>
      <w:r w:rsidR="003E2ABB" w:rsidRPr="00636514">
        <w:rPr>
          <w:rFonts w:hint="eastAsia"/>
        </w:rPr>
        <w:t>apache</w:t>
      </w:r>
      <w:r w:rsidR="003E2ABB" w:rsidRPr="00636514">
        <w:rPr>
          <w:rFonts w:hint="eastAsia"/>
        </w:rPr>
        <w:t>的一个开源项目，其前身是</w:t>
      </w:r>
      <w:r w:rsidR="003E2ABB" w:rsidRPr="00636514">
        <w:rPr>
          <w:rFonts w:hint="eastAsia"/>
        </w:rPr>
        <w:t>i</w:t>
      </w:r>
      <w:r w:rsidR="003E2ABB" w:rsidRPr="00636514">
        <w:t>BATIS</w:t>
      </w:r>
      <w:r w:rsidR="003E2ABB" w:rsidRPr="00636514">
        <w:rPr>
          <w:rFonts w:hint="eastAsia"/>
        </w:rPr>
        <w:t>，</w:t>
      </w:r>
      <w:r w:rsidR="003E2ABB" w:rsidRPr="00636514">
        <w:t>是一个数据访问层框架</w:t>
      </w:r>
      <w:r w:rsidR="003E2ABB">
        <w:rPr>
          <w:rStyle w:val="af9"/>
        </w:rPr>
        <w:t>[</w:t>
      </w:r>
      <w:r w:rsidR="003E2ABB" w:rsidRPr="00636514">
        <w:rPr>
          <w:rStyle w:val="af9"/>
        </w:rPr>
        <w:endnoteReference w:id="20"/>
      </w:r>
      <w:r w:rsidR="003E2ABB">
        <w:rPr>
          <w:rStyle w:val="af9"/>
        </w:rPr>
        <w:t>]</w:t>
      </w:r>
      <w:r w:rsidR="003E2ABB" w:rsidRPr="005270D9">
        <w:rPr>
          <w:rFonts w:hint="eastAsia"/>
        </w:rPr>
        <w:t>。</w:t>
      </w:r>
      <w:r w:rsidR="003E2ABB" w:rsidRPr="00636514">
        <w:rPr>
          <w:rFonts w:hint="eastAsia"/>
        </w:rPr>
        <w:t>MyBatis</w:t>
      </w:r>
      <w:r w:rsidR="003E2ABB" w:rsidRPr="00636514">
        <w:rPr>
          <w:rFonts w:hint="eastAsia"/>
        </w:rPr>
        <w:t>支持定制化</w:t>
      </w:r>
      <w:r w:rsidR="003E2ABB" w:rsidRPr="00636514">
        <w:rPr>
          <w:rFonts w:hint="eastAsia"/>
        </w:rPr>
        <w:t>SQL</w:t>
      </w:r>
      <w:r w:rsidR="003E2ABB" w:rsidRPr="00636514">
        <w:rPr>
          <w:rFonts w:hint="eastAsia"/>
        </w:rPr>
        <w:t>语句、存储过程以及高级映射，它使用注解或</w:t>
      </w:r>
      <w:r w:rsidR="003E2ABB" w:rsidRPr="00636514">
        <w:rPr>
          <w:rFonts w:hint="eastAsia"/>
        </w:rPr>
        <w:t>xml</w:t>
      </w:r>
      <w:r w:rsidR="003E2ABB" w:rsidRPr="00636514">
        <w:rPr>
          <w:rFonts w:hint="eastAsia"/>
        </w:rPr>
        <w:t>配置将</w:t>
      </w:r>
      <w:r w:rsidR="003E2ABB" w:rsidRPr="00636514">
        <w:t>接口和</w:t>
      </w:r>
      <w:r w:rsidR="003E2ABB" w:rsidRPr="00636514">
        <w:t>POJO</w:t>
      </w:r>
      <w:r w:rsidR="003E2ABB" w:rsidRPr="00636514">
        <w:t>类映射成数据库中的记录。首先</w:t>
      </w:r>
      <w:r w:rsidR="003E2ABB" w:rsidRPr="00636514">
        <w:rPr>
          <w:rFonts w:hint="eastAsia"/>
        </w:rPr>
        <w:t>，</w:t>
      </w:r>
      <w:r w:rsidR="003E2ABB" w:rsidRPr="00636514">
        <w:rPr>
          <w:rFonts w:hint="eastAsia"/>
        </w:rPr>
        <w:t>MyBatis</w:t>
      </w:r>
      <w:r w:rsidR="003E2ABB" w:rsidRPr="00636514">
        <w:t>根据配置文件创建</w:t>
      </w:r>
      <w:r w:rsidR="003E2ABB" w:rsidRPr="00636514">
        <w:rPr>
          <w:rFonts w:hint="eastAsia"/>
        </w:rPr>
        <w:t>Sql</w:t>
      </w:r>
      <w:r w:rsidR="003E2ABB" w:rsidRPr="00636514">
        <w:t>SessionFactory</w:t>
      </w:r>
      <w:r w:rsidR="003E2ABB" w:rsidRPr="00636514">
        <w:rPr>
          <w:rFonts w:hint="eastAsia"/>
        </w:rPr>
        <w:t>；接着，使用注解或者配置文件来获取</w:t>
      </w:r>
      <w:r w:rsidR="003E2ABB" w:rsidRPr="00636514">
        <w:rPr>
          <w:rFonts w:hint="eastAsia"/>
        </w:rPr>
        <w:t>SqlSession</w:t>
      </w:r>
      <w:r w:rsidR="003E2ABB" w:rsidRPr="00636514">
        <w:rPr>
          <w:rFonts w:hint="eastAsia"/>
        </w:rPr>
        <w:t>；然后通过</w:t>
      </w:r>
      <w:r w:rsidR="003E2ABB" w:rsidRPr="00636514">
        <w:rPr>
          <w:rFonts w:hint="eastAsia"/>
        </w:rPr>
        <w:t>sql</w:t>
      </w:r>
      <w:r w:rsidR="003E2ABB" w:rsidRPr="00636514">
        <w:rPr>
          <w:rFonts w:hint="eastAsia"/>
        </w:rPr>
        <w:t>语句执行数据库操作，最后关闭</w:t>
      </w:r>
      <w:r w:rsidR="003E2ABB" w:rsidRPr="00636514">
        <w:rPr>
          <w:rFonts w:hint="eastAsia"/>
        </w:rPr>
        <w:t>SqlSession</w:t>
      </w:r>
      <w:r w:rsidR="003E2ABB" w:rsidRPr="00636514">
        <w:rPr>
          <w:rFonts w:hint="eastAsia"/>
        </w:rPr>
        <w:t>。</w:t>
      </w:r>
      <w:r w:rsidR="006B2873" w:rsidRPr="00636514">
        <w:rPr>
          <w:rFonts w:hint="eastAsia"/>
        </w:rPr>
        <w:t>MyBatis</w:t>
      </w:r>
      <w:r w:rsidR="006B2873" w:rsidRPr="00636514">
        <w:rPr>
          <w:rFonts w:hint="eastAsia"/>
        </w:rPr>
        <w:t>架构图如图</w:t>
      </w:r>
      <w:r w:rsidR="006B2873" w:rsidRPr="00636514">
        <w:rPr>
          <w:rFonts w:hint="eastAsia"/>
        </w:rPr>
        <w:t>2-</w:t>
      </w:r>
      <w:r>
        <w:t>6</w:t>
      </w:r>
      <w:r w:rsidR="006B2873" w:rsidRPr="00636514">
        <w:rPr>
          <w:rFonts w:hint="eastAsia"/>
        </w:rPr>
        <w:t>所示</w:t>
      </w:r>
      <w:r w:rsidR="006B2873" w:rsidRPr="005270D9">
        <w:rPr>
          <w:rFonts w:hint="eastAsia"/>
        </w:rPr>
        <w:t>。</w:t>
      </w:r>
    </w:p>
    <w:p w14:paraId="73B49DE0" w14:textId="719674D8" w:rsidR="006E310E" w:rsidRPr="00636514" w:rsidRDefault="006B2873" w:rsidP="006B2873">
      <w:pPr>
        <w:ind w:firstLineChars="0" w:firstLine="0"/>
        <w:jc w:val="center"/>
      </w:pPr>
      <w:r>
        <w:rPr>
          <w:rFonts w:hint="eastAsia"/>
        </w:rPr>
        <w:t>图</w:t>
      </w:r>
      <w:r>
        <w:rPr>
          <w:rFonts w:hint="eastAsia"/>
        </w:rPr>
        <w:t>2-</w:t>
      </w:r>
      <w:r w:rsidR="00FA100F">
        <w:t xml:space="preserve">6  </w:t>
      </w:r>
      <w:r>
        <w:t>M</w:t>
      </w:r>
      <w:r>
        <w:rPr>
          <w:rFonts w:hint="eastAsia"/>
        </w:rPr>
        <w:t>yBatis</w:t>
      </w:r>
      <w:r>
        <w:rPr>
          <w:rFonts w:hint="eastAsia"/>
        </w:rPr>
        <w:t>架构图</w:t>
      </w:r>
      <w:r w:rsidR="00A051F0">
        <w:rPr>
          <w:rStyle w:val="af9"/>
        </w:rPr>
        <w:t>[</w:t>
      </w:r>
      <w:r w:rsidR="00A051F0">
        <w:rPr>
          <w:rStyle w:val="af9"/>
        </w:rPr>
        <w:endnoteReference w:id="21"/>
      </w:r>
      <w:r w:rsidR="00A051F0">
        <w:rPr>
          <w:rStyle w:val="af9"/>
        </w:rPr>
        <w:t>]</w:t>
      </w:r>
    </w:p>
    <w:p w14:paraId="73198FA3" w14:textId="06C1233E" w:rsidR="00011316" w:rsidRDefault="009E5BAA" w:rsidP="00011316">
      <w:pPr>
        <w:ind w:firstLine="480"/>
      </w:pPr>
      <w:r w:rsidRPr="00636514">
        <w:rPr>
          <w:rFonts w:hint="eastAsia"/>
        </w:rPr>
        <w:t>MyBatis</w:t>
      </w:r>
      <w:r w:rsidRPr="00636514">
        <w:rPr>
          <w:rFonts w:hint="eastAsia"/>
        </w:rPr>
        <w:t>框架可分为三层：接口层、数据处理层、基础支撑层。接口层提供和数据库的交互方式，根据简单的</w:t>
      </w:r>
      <w:r w:rsidRPr="00636514">
        <w:rPr>
          <w:rFonts w:hint="eastAsia"/>
        </w:rPr>
        <w:t xml:space="preserve"> API</w:t>
      </w:r>
      <w:r w:rsidRPr="00636514">
        <w:t>对数据库实现增删改查操作</w:t>
      </w:r>
      <w:r w:rsidRPr="00636514">
        <w:rPr>
          <w:rFonts w:hint="eastAsia"/>
        </w:rPr>
        <w:t>，使用</w:t>
      </w:r>
      <w:r w:rsidRPr="00636514">
        <w:rPr>
          <w:rFonts w:hint="eastAsia"/>
        </w:rPr>
        <w:t>Mapper</w:t>
      </w:r>
      <w:r w:rsidRPr="00636514">
        <w:rPr>
          <w:rFonts w:hint="eastAsia"/>
        </w:rPr>
        <w:t>接口满足了面向接口编程的需要。</w:t>
      </w:r>
      <w:r w:rsidR="00011316" w:rsidRPr="00636514">
        <w:t>数据处理层是</w:t>
      </w:r>
      <w:r w:rsidR="00011316" w:rsidRPr="00636514">
        <w:rPr>
          <w:rFonts w:hint="eastAsia"/>
        </w:rPr>
        <w:t>MyBatis</w:t>
      </w:r>
      <w:r w:rsidR="00011316" w:rsidRPr="00636514">
        <w:t>的核心</w:t>
      </w:r>
      <w:r w:rsidR="00011316" w:rsidRPr="00636514">
        <w:rPr>
          <w:rFonts w:hint="eastAsia"/>
        </w:rPr>
        <w:t>，</w:t>
      </w:r>
      <w:r w:rsidR="00011316" w:rsidRPr="00636514">
        <w:t>通过传入的参数值</w:t>
      </w:r>
      <w:r w:rsidR="00011316" w:rsidRPr="00636514">
        <w:rPr>
          <w:rFonts w:hint="eastAsia"/>
        </w:rPr>
        <w:t>动态的构建</w:t>
      </w:r>
      <w:r w:rsidR="00011316" w:rsidRPr="00636514">
        <w:rPr>
          <w:rFonts w:hint="eastAsia"/>
        </w:rPr>
        <w:t>SQL</w:t>
      </w:r>
      <w:r w:rsidR="00011316" w:rsidRPr="00636514">
        <w:rPr>
          <w:rFonts w:hint="eastAsia"/>
        </w:rPr>
        <w:t>语句，将返回结果集转换为</w:t>
      </w:r>
      <w:r w:rsidR="00011316" w:rsidRPr="00636514">
        <w:rPr>
          <w:rFonts w:hint="eastAsia"/>
        </w:rPr>
        <w:t>List</w:t>
      </w:r>
      <w:r w:rsidR="00011316" w:rsidRPr="00636514">
        <w:t>&lt;E&gt;</w:t>
      </w:r>
      <w:r w:rsidR="00011316" w:rsidRPr="00636514">
        <w:rPr>
          <w:rFonts w:hint="eastAsia"/>
        </w:rPr>
        <w:t>列表或对象，使得</w:t>
      </w:r>
      <w:r w:rsidR="00011316" w:rsidRPr="00636514">
        <w:rPr>
          <w:rFonts w:hint="eastAsia"/>
        </w:rPr>
        <w:t>MyBatis</w:t>
      </w:r>
      <w:r w:rsidR="00011316" w:rsidRPr="00636514">
        <w:rPr>
          <w:rFonts w:hint="eastAsia"/>
        </w:rPr>
        <w:t>有很强的扩展性和灵活性。</w:t>
      </w:r>
      <w:r w:rsidR="00011316" w:rsidRPr="00636514">
        <w:t>框架支撑层负责事务的管理</w:t>
      </w:r>
      <w:r w:rsidR="00011316" w:rsidRPr="00636514">
        <w:rPr>
          <w:rFonts w:hint="eastAsia"/>
        </w:rPr>
        <w:t>、</w:t>
      </w:r>
      <w:r w:rsidR="00011316" w:rsidRPr="00636514">
        <w:t>连接池的管理</w:t>
      </w:r>
      <w:r w:rsidR="00011316" w:rsidRPr="00636514">
        <w:rPr>
          <w:rFonts w:hint="eastAsia"/>
        </w:rPr>
        <w:t>、</w:t>
      </w:r>
      <w:r w:rsidR="00011316" w:rsidRPr="00636514">
        <w:t>缓存以及</w:t>
      </w:r>
      <w:r w:rsidR="00011316" w:rsidRPr="00636514">
        <w:rPr>
          <w:rFonts w:hint="eastAsia"/>
        </w:rPr>
        <w:t>SQL</w:t>
      </w:r>
      <w:r w:rsidR="00011316" w:rsidRPr="00636514">
        <w:rPr>
          <w:rFonts w:hint="eastAsia"/>
        </w:rPr>
        <w:t>语句的配置。它可以和</w:t>
      </w:r>
      <w:r w:rsidR="00011316" w:rsidRPr="00636514">
        <w:rPr>
          <w:rFonts w:hint="eastAsia"/>
        </w:rPr>
        <w:t>Spring</w:t>
      </w:r>
      <w:r w:rsidR="00011316" w:rsidRPr="00636514">
        <w:rPr>
          <w:rFonts w:hint="eastAsia"/>
        </w:rPr>
        <w:t>框架很好的整合，通过</w:t>
      </w:r>
      <w:r w:rsidR="00011316" w:rsidRPr="00636514">
        <w:rPr>
          <w:rFonts w:hint="eastAsia"/>
        </w:rPr>
        <w:t>Spring</w:t>
      </w:r>
      <w:r w:rsidR="00011316" w:rsidRPr="00636514">
        <w:rPr>
          <w:rFonts w:hint="eastAsia"/>
        </w:rPr>
        <w:t>自动扫描装</w:t>
      </w:r>
      <w:r w:rsidR="00011316" w:rsidRPr="00636514">
        <w:rPr>
          <w:rFonts w:hint="eastAsia"/>
        </w:rPr>
        <w:lastRenderedPageBreak/>
        <w:t>配</w:t>
      </w:r>
      <w:r w:rsidR="00D2285B">
        <w:rPr>
          <w:rFonts w:hint="eastAsia"/>
        </w:rPr>
        <w:t>D</w:t>
      </w:r>
      <w:r w:rsidR="00011316" w:rsidRPr="00636514">
        <w:rPr>
          <w:rFonts w:hint="eastAsia"/>
        </w:rPr>
        <w:t>ao</w:t>
      </w:r>
      <w:r w:rsidR="00011316" w:rsidRPr="00636514">
        <w:rPr>
          <w:rFonts w:hint="eastAsia"/>
        </w:rPr>
        <w:t>，</w:t>
      </w:r>
      <w:r w:rsidR="00011316" w:rsidRPr="00636514">
        <w:t>使用</w:t>
      </w:r>
      <w:r w:rsidR="00011316" w:rsidRPr="00636514">
        <w:t>SQL</w:t>
      </w:r>
      <w:r w:rsidR="00011316" w:rsidRPr="00636514">
        <w:t>构建器动态构造</w:t>
      </w:r>
      <w:r w:rsidR="00011316" w:rsidRPr="00636514">
        <w:rPr>
          <w:rFonts w:hint="eastAsia"/>
        </w:rPr>
        <w:t>SQL</w:t>
      </w:r>
      <w:r w:rsidR="00011316" w:rsidRPr="00636514">
        <w:rPr>
          <w:rFonts w:hint="eastAsia"/>
        </w:rPr>
        <w:t>语句</w:t>
      </w:r>
      <w:r w:rsidR="00A051F0">
        <w:rPr>
          <w:rStyle w:val="af9"/>
        </w:rPr>
        <w:t>[</w:t>
      </w:r>
      <w:r w:rsidR="00A051F0" w:rsidRPr="00636514">
        <w:rPr>
          <w:rStyle w:val="af9"/>
        </w:rPr>
        <w:endnoteReference w:id="22"/>
      </w:r>
      <w:r w:rsidR="00A051F0">
        <w:rPr>
          <w:rStyle w:val="af9"/>
        </w:rPr>
        <w:t>]</w:t>
      </w:r>
      <w:r w:rsidR="00011316" w:rsidRPr="005270D9">
        <w:rPr>
          <w:rFonts w:hint="eastAsia"/>
        </w:rPr>
        <w:t>。</w:t>
      </w:r>
    </w:p>
    <w:p w14:paraId="0BC4F3C0" w14:textId="77777777" w:rsidR="00AC4519" w:rsidRPr="00636514" w:rsidRDefault="00223FF9" w:rsidP="005B7910">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都是优秀的关系型映射框架，都对数据库的操作做了封装，将数据库操作变得简单起来</w:t>
      </w:r>
      <w:r w:rsidR="0053661C" w:rsidRPr="00636514">
        <w:rPr>
          <w:rFonts w:hint="eastAsia"/>
        </w:rPr>
        <w:t>。</w:t>
      </w:r>
      <w:r w:rsidR="00AC4519" w:rsidRPr="00636514">
        <w:rPr>
          <w:rFonts w:hint="eastAsia"/>
        </w:rPr>
        <w:t>而本文将选用</w:t>
      </w:r>
      <w:r w:rsidR="00AC4519" w:rsidRPr="00636514">
        <w:rPr>
          <w:rFonts w:hint="eastAsia"/>
        </w:rPr>
        <w:t>MyBatis</w:t>
      </w:r>
      <w:r w:rsidR="00AC4519" w:rsidRPr="00636514">
        <w:rPr>
          <w:rFonts w:hint="eastAsia"/>
        </w:rPr>
        <w:t>框架作为数据操作层的框架，根据</w:t>
      </w:r>
      <w:r w:rsidR="00AC4519" w:rsidRPr="00636514">
        <w:rPr>
          <w:rFonts w:hint="eastAsia"/>
        </w:rPr>
        <w:t>MyBatis</w:t>
      </w:r>
      <w:r w:rsidR="00AC4519" w:rsidRPr="00636514">
        <w:rPr>
          <w:rFonts w:hint="eastAsia"/>
        </w:rPr>
        <w:t>和</w:t>
      </w:r>
      <w:r w:rsidR="00AC4519" w:rsidRPr="00636514">
        <w:rPr>
          <w:rFonts w:hint="eastAsia"/>
        </w:rPr>
        <w:t>Hibernate</w:t>
      </w:r>
      <w:r w:rsidR="00AC4519" w:rsidRPr="00636514">
        <w:rPr>
          <w:rFonts w:hint="eastAsia"/>
        </w:rPr>
        <w:t>这两大框架的适用类型和成本进行</w:t>
      </w:r>
      <w:r w:rsidR="008B3528" w:rsidRPr="00636514">
        <w:rPr>
          <w:rFonts w:hint="eastAsia"/>
        </w:rPr>
        <w:t>考虑</w:t>
      </w:r>
      <w:r w:rsidR="00402CF2" w:rsidRPr="00636514">
        <w:rPr>
          <w:rFonts w:hint="eastAsia"/>
        </w:rPr>
        <w:t>和分析</w:t>
      </w:r>
      <w:r w:rsidR="00AC4519" w:rsidRPr="00636514">
        <w:rPr>
          <w:rFonts w:hint="eastAsia"/>
        </w:rPr>
        <w:t>，</w:t>
      </w:r>
      <w:r w:rsidR="00152DFA" w:rsidRPr="00636514">
        <w:rPr>
          <w:rFonts w:hint="eastAsia"/>
        </w:rPr>
        <w:t>主要分为以下几点</w:t>
      </w:r>
      <w:r w:rsidR="001A2D90" w:rsidRPr="00636514">
        <w:rPr>
          <w:rFonts w:hint="eastAsia"/>
        </w:rPr>
        <w:t>：</w:t>
      </w:r>
    </w:p>
    <w:p w14:paraId="1DC7BF54" w14:textId="77777777" w:rsidR="001A2D90" w:rsidRPr="00636514" w:rsidRDefault="00152DFA" w:rsidP="00AD581F">
      <w:pPr>
        <w:pStyle w:val="afe"/>
        <w:numPr>
          <w:ilvl w:val="0"/>
          <w:numId w:val="18"/>
        </w:numPr>
        <w:ind w:firstLineChars="0"/>
      </w:pPr>
      <w:r w:rsidRPr="00636514">
        <w:rPr>
          <w:rFonts w:hint="eastAsia"/>
        </w:rPr>
        <w:t>Hibernate</w:t>
      </w:r>
      <w:r w:rsidR="007A3B3A" w:rsidRPr="00636514">
        <w:rPr>
          <w:rFonts w:hint="eastAsia"/>
        </w:rPr>
        <w:t>采用</w:t>
      </w:r>
      <w:r w:rsidRPr="00636514">
        <w:rPr>
          <w:rFonts w:hint="eastAsia"/>
        </w:rPr>
        <w:t>全自动对象关系型映射，</w:t>
      </w:r>
      <w:r w:rsidR="00402CF2" w:rsidRPr="00636514">
        <w:rPr>
          <w:rFonts w:hint="eastAsia"/>
        </w:rPr>
        <w:t>Mybatis</w:t>
      </w:r>
      <w:r w:rsidRPr="00636514">
        <w:rPr>
          <w:rFonts w:hint="eastAsia"/>
        </w:rPr>
        <w:t>采用半自动的映射。</w:t>
      </w:r>
      <w:r w:rsidRPr="00636514">
        <w:rPr>
          <w:rFonts w:hint="eastAsia"/>
        </w:rPr>
        <w:t>MyBatis</w:t>
      </w:r>
      <w:r w:rsidRPr="00636514">
        <w:rPr>
          <w:rFonts w:hint="eastAsia"/>
        </w:rPr>
        <w:t>的</w:t>
      </w:r>
      <w:r w:rsidRPr="00636514">
        <w:rPr>
          <w:rFonts w:hint="eastAsia"/>
        </w:rPr>
        <w:t>SQL</w:t>
      </w:r>
      <w:r w:rsidR="00402CF2" w:rsidRPr="00636514">
        <w:t>语句</w:t>
      </w:r>
      <w:r w:rsidRPr="00636514">
        <w:rPr>
          <w:rFonts w:hint="eastAsia"/>
        </w:rPr>
        <w:t>可根据需求进行定制，通过配置文件手动编写</w:t>
      </w:r>
      <w:r w:rsidRPr="00636514">
        <w:rPr>
          <w:rFonts w:hint="eastAsia"/>
        </w:rPr>
        <w:t>SQL</w:t>
      </w:r>
      <w:r w:rsidRPr="00636514">
        <w:rPr>
          <w:rFonts w:hint="eastAsia"/>
        </w:rPr>
        <w:t>或使用注解</w:t>
      </w:r>
      <w:r w:rsidRPr="00636514">
        <w:t>@SelectProvider</w:t>
      </w:r>
      <w:r w:rsidRPr="00636514">
        <w:t>在</w:t>
      </w:r>
      <w:r w:rsidRPr="00636514">
        <w:rPr>
          <w:rFonts w:hint="eastAsia"/>
        </w:rPr>
        <w:t>普通</w:t>
      </w:r>
      <w:r w:rsidRPr="00636514">
        <w:rPr>
          <w:rFonts w:hint="eastAsia"/>
        </w:rPr>
        <w:t>POJO</w:t>
      </w:r>
      <w:r w:rsidRPr="00636514">
        <w:rPr>
          <w:rFonts w:hint="eastAsia"/>
        </w:rPr>
        <w:t>类中进行</w:t>
      </w:r>
      <w:r w:rsidRPr="00636514">
        <w:rPr>
          <w:rFonts w:hint="eastAsia"/>
        </w:rPr>
        <w:t>SQL</w:t>
      </w:r>
      <w:r w:rsidRPr="00636514">
        <w:rPr>
          <w:rFonts w:hint="eastAsia"/>
        </w:rPr>
        <w:t>的动态构建。</w:t>
      </w:r>
      <w:r w:rsidRPr="00636514">
        <w:rPr>
          <w:rFonts w:hint="eastAsia"/>
        </w:rPr>
        <w:t>MyBatis</w:t>
      </w:r>
      <w:r w:rsidRPr="00636514">
        <w:rPr>
          <w:rFonts w:hint="eastAsia"/>
        </w:rPr>
        <w:t>的这种定制化的</w:t>
      </w:r>
      <w:r w:rsidRPr="00636514">
        <w:rPr>
          <w:rFonts w:hint="eastAsia"/>
        </w:rPr>
        <w:t>SQL</w:t>
      </w:r>
      <w:r w:rsidRPr="00636514">
        <w:rPr>
          <w:rFonts w:hint="eastAsia"/>
        </w:rPr>
        <w:t>构建方法可以按照</w:t>
      </w:r>
      <w:r w:rsidR="00402CF2" w:rsidRPr="00636514">
        <w:rPr>
          <w:rFonts w:hint="eastAsia"/>
        </w:rPr>
        <w:t>开发人员的意志</w:t>
      </w:r>
      <w:r w:rsidRPr="00636514">
        <w:rPr>
          <w:rFonts w:hint="eastAsia"/>
        </w:rPr>
        <w:t>操作指定的字段</w:t>
      </w:r>
      <w:r w:rsidR="00402CF2" w:rsidRPr="00636514">
        <w:rPr>
          <w:rFonts w:hint="eastAsia"/>
        </w:rPr>
        <w:t>。此外，</w:t>
      </w:r>
      <w:r w:rsidRPr="00636514">
        <w:rPr>
          <w:rFonts w:hint="eastAsia"/>
        </w:rPr>
        <w:t>使用原生的</w:t>
      </w:r>
      <w:r w:rsidRPr="00636514">
        <w:rPr>
          <w:rFonts w:hint="eastAsia"/>
        </w:rPr>
        <w:t>SQL</w:t>
      </w:r>
      <w:r w:rsidRPr="00636514">
        <w:rPr>
          <w:rFonts w:hint="eastAsia"/>
        </w:rPr>
        <w:t>语句进行数据库</w:t>
      </w:r>
      <w:r w:rsidR="00402CF2" w:rsidRPr="00636514">
        <w:rPr>
          <w:rFonts w:hint="eastAsia"/>
        </w:rPr>
        <w:t>的操作</w:t>
      </w:r>
      <w:r w:rsidR="00EA3961" w:rsidRPr="00636514">
        <w:rPr>
          <w:rFonts w:hint="eastAsia"/>
        </w:rPr>
        <w:t>在性能上更加优化，</w:t>
      </w:r>
      <w:r w:rsidR="006E4024" w:rsidRPr="00636514">
        <w:rPr>
          <w:rFonts w:hint="eastAsia"/>
        </w:rPr>
        <w:t>查询速度更快，拥有更高的</w:t>
      </w:r>
      <w:r w:rsidR="006636E1" w:rsidRPr="00636514">
        <w:rPr>
          <w:rFonts w:hint="eastAsia"/>
        </w:rPr>
        <w:t>灵活性和可控性。</w:t>
      </w:r>
    </w:p>
    <w:p w14:paraId="1303C44C" w14:textId="77777777" w:rsidR="000F7576" w:rsidRPr="00636514" w:rsidRDefault="000F7576" w:rsidP="00AD581F">
      <w:pPr>
        <w:pStyle w:val="afe"/>
        <w:numPr>
          <w:ilvl w:val="0"/>
          <w:numId w:val="18"/>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w:t>
      </w:r>
      <w:r w:rsidR="00402CF2" w:rsidRPr="00636514">
        <w:rPr>
          <w:rFonts w:hint="eastAsia"/>
        </w:rPr>
        <w:t>从</w:t>
      </w:r>
      <w:r w:rsidRPr="00636514">
        <w:rPr>
          <w:rFonts w:hint="eastAsia"/>
        </w:rPr>
        <w:t>运行速度上</w:t>
      </w:r>
      <w:r w:rsidR="00402CF2" w:rsidRPr="00636514">
        <w:rPr>
          <w:rFonts w:hint="eastAsia"/>
        </w:rPr>
        <w:t>来说</w:t>
      </w:r>
      <w:r w:rsidRPr="00636514">
        <w:rPr>
          <w:rFonts w:hint="eastAsia"/>
        </w:rPr>
        <w:t>MyBatis</w:t>
      </w:r>
      <w:r w:rsidRPr="00636514">
        <w:rPr>
          <w:rFonts w:hint="eastAsia"/>
        </w:rPr>
        <w:t>更有优势。</w:t>
      </w:r>
    </w:p>
    <w:p w14:paraId="128E55BA" w14:textId="77777777" w:rsidR="00CE5D17" w:rsidRPr="00636514" w:rsidRDefault="000F7576" w:rsidP="00AD581F">
      <w:pPr>
        <w:pStyle w:val="afe"/>
        <w:numPr>
          <w:ilvl w:val="0"/>
          <w:numId w:val="18"/>
        </w:numPr>
        <w:ind w:firstLineChars="0"/>
      </w:pPr>
      <w:r w:rsidRPr="00636514">
        <w:rPr>
          <w:rFonts w:hint="eastAsia"/>
        </w:rPr>
        <w:t>MyBatis</w:t>
      </w:r>
      <w:r w:rsidRPr="00636514">
        <w:rPr>
          <w:rFonts w:hint="eastAsia"/>
        </w:rPr>
        <w:t>框架</w:t>
      </w:r>
      <w:r w:rsidR="00AB162E" w:rsidRPr="00636514">
        <w:rPr>
          <w:rFonts w:hint="eastAsia"/>
        </w:rPr>
        <w:t>较之</w:t>
      </w:r>
      <w:r w:rsidR="00AB162E" w:rsidRPr="00636514">
        <w:rPr>
          <w:rFonts w:hint="eastAsia"/>
        </w:rPr>
        <w:t>Hibernate</w:t>
      </w:r>
      <w:r w:rsidR="008F12CB" w:rsidRPr="00636514">
        <w:rPr>
          <w:rFonts w:hint="eastAsia"/>
        </w:rPr>
        <w:t>框架</w:t>
      </w:r>
      <w:r w:rsidR="00AB162E" w:rsidRPr="00636514">
        <w:rPr>
          <w:rFonts w:hint="eastAsia"/>
        </w:rPr>
        <w:t>入门简单，更易学习，学习成本也相对较低，</w:t>
      </w:r>
      <w:r w:rsidR="001E207E" w:rsidRPr="00636514">
        <w:rPr>
          <w:rFonts w:hint="eastAsia"/>
        </w:rPr>
        <w:t>同时开发速度更快。</w:t>
      </w:r>
    </w:p>
    <w:p w14:paraId="797B8A4C" w14:textId="465C0395" w:rsidR="00CE5D17" w:rsidRPr="00636514" w:rsidRDefault="00CE5D17" w:rsidP="001D1262">
      <w:pPr>
        <w:ind w:firstLine="480"/>
      </w:pPr>
      <w:r w:rsidRPr="00636514">
        <w:t>虽然</w:t>
      </w:r>
      <w:r w:rsidRPr="00636514">
        <w:rPr>
          <w:rFonts w:hint="eastAsia"/>
        </w:rPr>
        <w:t>Hibernate</w:t>
      </w:r>
      <w:r w:rsidRPr="00636514">
        <w:rPr>
          <w:rFonts w:hint="eastAsia"/>
        </w:rPr>
        <w:t>框架也有很多的功能和特性的优点，但开发一项项目要根据项目的实际适用性</w:t>
      </w:r>
      <w:r w:rsidR="00375F26" w:rsidRPr="00636514">
        <w:rPr>
          <w:rFonts w:hint="eastAsia"/>
        </w:rPr>
        <w:t>和成本</w:t>
      </w:r>
      <w:r w:rsidR="00052375" w:rsidRPr="00636514">
        <w:rPr>
          <w:rFonts w:hint="eastAsia"/>
        </w:rPr>
        <w:t>等多种因素</w:t>
      </w:r>
      <w:r w:rsidR="00375F26" w:rsidRPr="00636514">
        <w:rPr>
          <w:rFonts w:hint="eastAsia"/>
        </w:rPr>
        <w:t>进行选择</w:t>
      </w:r>
      <w:r w:rsidR="00052375" w:rsidRPr="00636514">
        <w:rPr>
          <w:rFonts w:hint="eastAsia"/>
        </w:rPr>
        <w:t>。</w:t>
      </w:r>
      <w:r w:rsidRPr="00636514">
        <w:rPr>
          <w:rFonts w:hint="eastAsia"/>
        </w:rPr>
        <w:t>所以本文选用了能够动态定制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w:t>
      </w:r>
      <w:r w:rsidR="00117AEF" w:rsidRPr="00636514">
        <w:rPr>
          <w:rFonts w:hint="eastAsia"/>
        </w:rPr>
        <w:t>，</w:t>
      </w:r>
      <w:r w:rsidR="00052375" w:rsidRPr="00636514">
        <w:rPr>
          <w:rFonts w:hint="eastAsia"/>
        </w:rPr>
        <w:t>并</w:t>
      </w:r>
      <w:r w:rsidR="00117AEF" w:rsidRPr="00636514">
        <w:rPr>
          <w:rFonts w:hint="eastAsia"/>
        </w:rPr>
        <w:t>将其整合</w:t>
      </w:r>
      <w:r w:rsidR="00117AEF" w:rsidRPr="00636514">
        <w:rPr>
          <w:rFonts w:hint="eastAsia"/>
        </w:rPr>
        <w:t>Spring</w:t>
      </w:r>
      <w:r w:rsidR="00117AEF" w:rsidRPr="00636514">
        <w:rPr>
          <w:rFonts w:hint="eastAsia"/>
        </w:rPr>
        <w:t>、</w:t>
      </w:r>
      <w:r w:rsidR="00117AEF" w:rsidRPr="00636514">
        <w:rPr>
          <w:rFonts w:hint="eastAsia"/>
        </w:rPr>
        <w:t>Spring</w:t>
      </w:r>
      <w:r w:rsidR="00117AEF" w:rsidRPr="00636514">
        <w:t>MVC</w:t>
      </w:r>
      <w:r w:rsidR="00117AEF" w:rsidRPr="00636514">
        <w:t>进行整个系统的</w:t>
      </w:r>
      <w:r w:rsidR="004D2776" w:rsidRPr="00636514">
        <w:t>开发</w:t>
      </w:r>
      <w:r w:rsidR="00A051F0">
        <w:rPr>
          <w:rStyle w:val="af9"/>
        </w:rPr>
        <w:t>[</w:t>
      </w:r>
      <w:r w:rsidR="00A051F0" w:rsidRPr="00636514">
        <w:rPr>
          <w:rStyle w:val="af9"/>
        </w:rPr>
        <w:endnoteReference w:id="23"/>
      </w:r>
      <w:r w:rsidR="00A051F0">
        <w:rPr>
          <w:rStyle w:val="af9"/>
        </w:rPr>
        <w:t>]</w:t>
      </w:r>
      <w:r w:rsidR="002B0D5E" w:rsidRPr="005270D9">
        <w:rPr>
          <w:rFonts w:hint="eastAsia"/>
        </w:rPr>
        <w:t>。</w:t>
      </w:r>
    </w:p>
    <w:p w14:paraId="13757BA0" w14:textId="2EEB7591" w:rsidR="006912D6" w:rsidRPr="00636514" w:rsidRDefault="00CF2354" w:rsidP="007341F7">
      <w:pPr>
        <w:pStyle w:val="2"/>
      </w:pPr>
      <w:bookmarkStart w:id="208" w:name="_Toc492673760"/>
      <w:bookmarkStart w:id="209" w:name="_Toc494578092"/>
      <w:r w:rsidRPr="00636514">
        <w:rPr>
          <w:rFonts w:hint="eastAsia"/>
        </w:rPr>
        <w:t>2.3</w:t>
      </w:r>
      <w:r w:rsidR="00630588" w:rsidRPr="00636514">
        <w:t xml:space="preserve"> </w:t>
      </w:r>
      <w:r w:rsidR="00C8024B" w:rsidRPr="00636514">
        <w:t>Android</w:t>
      </w:r>
      <w:bookmarkEnd w:id="208"/>
      <w:r w:rsidR="00FA3CD0">
        <w:rPr>
          <w:rFonts w:hint="eastAsia"/>
          <w:lang w:eastAsia="zh-CN"/>
        </w:rPr>
        <w:t>应用</w:t>
      </w:r>
      <w:bookmarkEnd w:id="209"/>
    </w:p>
    <w:p w14:paraId="1D145FE6" w14:textId="76173957" w:rsidR="00BE78EC" w:rsidRPr="00636514" w:rsidRDefault="0089043E" w:rsidP="00BE78EC">
      <w:pPr>
        <w:ind w:firstLine="480"/>
      </w:pPr>
      <w:r w:rsidRPr="00636514">
        <w:rPr>
          <w:rFonts w:hint="eastAsia"/>
        </w:rPr>
        <w:t>Android</w:t>
      </w:r>
      <w:r w:rsidRPr="00636514">
        <w:rPr>
          <w:rFonts w:hint="eastAsia"/>
        </w:rPr>
        <w:t>是</w:t>
      </w:r>
      <w:r w:rsidR="00CB2E56"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008E7980" w:rsidRPr="00636514">
        <w:rPr>
          <w:rFonts w:hint="eastAsia"/>
        </w:rPr>
        <w:t>、电视、手表等设备</w:t>
      </w:r>
      <w:r w:rsidRPr="00636514">
        <w:t>的</w:t>
      </w:r>
      <w:r w:rsidR="00CB2E56" w:rsidRPr="00636514">
        <w:t>一款基于</w:t>
      </w:r>
      <w:r w:rsidR="00A72B66" w:rsidRPr="00636514">
        <w:t>Linux</w:t>
      </w:r>
      <w:r w:rsidRPr="00636514">
        <w:rPr>
          <w:rFonts w:hint="eastAsia"/>
        </w:rPr>
        <w:t>的操作系统</w:t>
      </w:r>
      <w:r w:rsidR="00801DDA" w:rsidRPr="00636514" w:rsidDel="00801DDA">
        <w:rPr>
          <w:rFonts w:hint="eastAsia"/>
        </w:rPr>
        <w:t xml:space="preserve"> </w:t>
      </w:r>
      <w:r w:rsidR="00A051F0">
        <w:rPr>
          <w:rStyle w:val="af9"/>
        </w:rPr>
        <w:t>[</w:t>
      </w:r>
      <w:r w:rsidR="00A051F0" w:rsidRPr="00636514">
        <w:rPr>
          <w:rStyle w:val="af9"/>
        </w:rPr>
        <w:endnoteReference w:id="24"/>
      </w:r>
      <w:r w:rsidR="00A051F0">
        <w:rPr>
          <w:rStyle w:val="af9"/>
        </w:rPr>
        <w:t>]</w:t>
      </w:r>
      <w:r w:rsidR="0043262B" w:rsidRPr="005270D9">
        <w:rPr>
          <w:rFonts w:hint="eastAsia"/>
        </w:rPr>
        <w:t>。</w:t>
      </w:r>
      <w:r w:rsidR="008E7980" w:rsidRPr="00636514">
        <w:rPr>
          <w:rFonts w:hint="eastAsia"/>
        </w:rPr>
        <w:t>自</w:t>
      </w:r>
      <w:r w:rsidR="008E7980" w:rsidRPr="00636514">
        <w:rPr>
          <w:rFonts w:hint="eastAsia"/>
        </w:rPr>
        <w:t>Android</w:t>
      </w:r>
      <w:r w:rsidR="008E7980" w:rsidRPr="00636514">
        <w:rPr>
          <w:rFonts w:hint="eastAsia"/>
        </w:rPr>
        <w:t>问世以来，</w:t>
      </w:r>
      <w:r w:rsidR="00CB2E56" w:rsidRPr="00636514">
        <w:rPr>
          <w:rFonts w:hint="eastAsia"/>
        </w:rPr>
        <w:t>便</w:t>
      </w:r>
      <w:r w:rsidR="008E7980" w:rsidRPr="00636514">
        <w:rPr>
          <w:rFonts w:hint="eastAsia"/>
        </w:rPr>
        <w:t>以一种迅猛的势头发展</w:t>
      </w:r>
      <w:r w:rsidR="00CB2E56" w:rsidRPr="00636514">
        <w:rPr>
          <w:rFonts w:hint="eastAsia"/>
        </w:rPr>
        <w:t>：</w:t>
      </w:r>
      <w:r w:rsidR="008E7980" w:rsidRPr="00636514">
        <w:rPr>
          <w:rFonts w:hint="eastAsia"/>
        </w:rPr>
        <w:t>2011</w:t>
      </w:r>
      <w:r w:rsidR="008E7980" w:rsidRPr="00636514">
        <w:rPr>
          <w:rFonts w:hint="eastAsia"/>
        </w:rPr>
        <w:t>年，</w:t>
      </w:r>
      <w:r w:rsidR="008E7980" w:rsidRPr="00636514">
        <w:rPr>
          <w:rFonts w:hint="eastAsia"/>
        </w:rPr>
        <w:t>Android</w:t>
      </w:r>
      <w:r w:rsidR="008E7980" w:rsidRPr="00636514">
        <w:rPr>
          <w:rFonts w:hint="eastAsia"/>
        </w:rPr>
        <w:t>首次超越了当时占比最高的</w:t>
      </w:r>
      <w:r w:rsidR="008E7980" w:rsidRPr="00636514">
        <w:rPr>
          <w:rFonts w:hint="eastAsia"/>
        </w:rPr>
        <w:t>Symbian</w:t>
      </w:r>
      <w:r w:rsidR="008E7980" w:rsidRPr="00636514">
        <w:rPr>
          <w:rFonts w:hint="eastAsia"/>
        </w:rPr>
        <w:t>系统</w:t>
      </w:r>
      <w:r w:rsidR="00CB2E56" w:rsidRPr="00636514">
        <w:rPr>
          <w:rFonts w:hint="eastAsia"/>
        </w:rPr>
        <w:t>；</w:t>
      </w:r>
      <w:r w:rsidR="008E7980" w:rsidRPr="00636514">
        <w:rPr>
          <w:rFonts w:hint="eastAsia"/>
        </w:rPr>
        <w:t>2013</w:t>
      </w:r>
      <w:r w:rsidR="008E7980" w:rsidRPr="00636514">
        <w:rPr>
          <w:rFonts w:hint="eastAsia"/>
        </w:rPr>
        <w:t>年，全国使用</w:t>
      </w:r>
      <w:r w:rsidR="008E7980" w:rsidRPr="00636514">
        <w:rPr>
          <w:rFonts w:hint="eastAsia"/>
        </w:rPr>
        <w:t>Android</w:t>
      </w:r>
      <w:r w:rsidR="008E7980" w:rsidRPr="00636514">
        <w:rPr>
          <w:rFonts w:hint="eastAsia"/>
        </w:rPr>
        <w:t>系统的设备</w:t>
      </w:r>
      <w:r w:rsidR="00E42FB0" w:rsidRPr="00636514">
        <w:rPr>
          <w:rFonts w:hint="eastAsia"/>
        </w:rPr>
        <w:t>已</w:t>
      </w:r>
      <w:r w:rsidR="008E7980" w:rsidRPr="00636514">
        <w:rPr>
          <w:rFonts w:hint="eastAsia"/>
        </w:rPr>
        <w:t>有</w:t>
      </w:r>
      <w:r w:rsidR="008E7980" w:rsidRPr="00636514">
        <w:rPr>
          <w:rFonts w:hint="eastAsia"/>
        </w:rPr>
        <w:t>10</w:t>
      </w:r>
      <w:r w:rsidR="008E7980" w:rsidRPr="00636514">
        <w:rPr>
          <w:rFonts w:hint="eastAsia"/>
        </w:rPr>
        <w:t>亿台之多。</w:t>
      </w:r>
      <w:r w:rsidR="008B317C" w:rsidRPr="00636514">
        <w:rPr>
          <w:rFonts w:hint="eastAsia"/>
        </w:rPr>
        <w:t>Android</w:t>
      </w:r>
      <w:r w:rsidR="008B317C" w:rsidRPr="00636514">
        <w:rPr>
          <w:rFonts w:hint="eastAsia"/>
        </w:rPr>
        <w:t>系统不仅提供了丰富的系统控件和</w:t>
      </w:r>
      <w:r w:rsidR="008B317C" w:rsidRPr="00636514">
        <w:rPr>
          <w:rFonts w:hint="eastAsia"/>
        </w:rPr>
        <w:t>SQLite</w:t>
      </w:r>
      <w:r w:rsidR="008B317C" w:rsidRPr="00636514">
        <w:rPr>
          <w:rFonts w:hint="eastAsia"/>
        </w:rPr>
        <w:t>这一自带的数据库，还提供了系统自带的日志工具类</w:t>
      </w:r>
      <w:r w:rsidR="008B317C" w:rsidRPr="00636514">
        <w:rPr>
          <w:rFonts w:hint="eastAsia"/>
        </w:rPr>
        <w:t>Log</w:t>
      </w:r>
      <w:r w:rsidR="008B317C" w:rsidRPr="00636514">
        <w:rPr>
          <w:rFonts w:hint="eastAsia"/>
        </w:rPr>
        <w:t>，不需任何配置就可以在代码中使用</w:t>
      </w:r>
      <w:r w:rsidR="008B317C" w:rsidRPr="00636514">
        <w:rPr>
          <w:rFonts w:hint="eastAsia"/>
        </w:rPr>
        <w:t>Log</w:t>
      </w:r>
      <w:r w:rsidR="008B317C" w:rsidRPr="00636514">
        <w:t>.**()</w:t>
      </w:r>
      <w:r w:rsidR="008B317C" w:rsidRPr="00636514">
        <w:t>进行日志的打印</w:t>
      </w:r>
      <w:r w:rsidR="008B317C" w:rsidRPr="00636514">
        <w:rPr>
          <w:rFonts w:hint="eastAsia"/>
        </w:rPr>
        <w:t>。</w:t>
      </w:r>
    </w:p>
    <w:p w14:paraId="31AFCBEE" w14:textId="340D7ABB" w:rsidR="0027736A" w:rsidRDefault="001625F1" w:rsidP="00BE78EC">
      <w:pPr>
        <w:ind w:firstLine="480"/>
      </w:pPr>
      <w:r>
        <w:rPr>
          <w:rFonts w:hint="eastAsia"/>
          <w:noProof/>
        </w:rPr>
        <w:lastRenderedPageBreak/>
        <w:drawing>
          <wp:anchor distT="0" distB="0" distL="114300" distR="114300" simplePos="0" relativeHeight="251663360" behindDoc="0" locked="0" layoutInCell="1" allowOverlap="1" wp14:anchorId="0E20CFEC" wp14:editId="7B0D58E4">
            <wp:simplePos x="0" y="0"/>
            <wp:positionH relativeFrom="column">
              <wp:posOffset>436135</wp:posOffset>
            </wp:positionH>
            <wp:positionV relativeFrom="paragraph">
              <wp:posOffset>321310</wp:posOffset>
            </wp:positionV>
            <wp:extent cx="4182386" cy="3367333"/>
            <wp:effectExtent l="0" t="0" r="8890" b="508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28">
                      <a:extLst>
                        <a:ext uri="{28A0092B-C50C-407E-A947-70E740481C1C}">
                          <a14:useLocalDpi xmlns:a14="http://schemas.microsoft.com/office/drawing/2010/main" val="0"/>
                        </a:ext>
                      </a:extLst>
                    </a:blip>
                    <a:srcRect t="1294"/>
                    <a:stretch/>
                  </pic:blipFill>
                  <pic:spPr bwMode="auto">
                    <a:xfrm>
                      <a:off x="0" y="0"/>
                      <a:ext cx="4182386" cy="33673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736A" w:rsidRPr="00636514">
        <w:t>首先介绍</w:t>
      </w:r>
      <w:r w:rsidR="0027736A" w:rsidRPr="00636514">
        <w:rPr>
          <w:rFonts w:hint="eastAsia"/>
        </w:rPr>
        <w:t>Android</w:t>
      </w:r>
      <w:r w:rsidR="0027736A" w:rsidRPr="00636514">
        <w:rPr>
          <w:rFonts w:hint="eastAsia"/>
        </w:rPr>
        <w:t>的体系结构</w:t>
      </w:r>
      <w:r w:rsidR="00CB2E56" w:rsidRPr="00636514">
        <w:rPr>
          <w:rFonts w:hint="eastAsia"/>
        </w:rPr>
        <w:t>，</w:t>
      </w:r>
      <w:r w:rsidR="00CB2E56" w:rsidRPr="00636514">
        <w:rPr>
          <w:rFonts w:hint="eastAsia"/>
        </w:rPr>
        <w:t>Android</w:t>
      </w:r>
      <w:r w:rsidR="00CB2E56" w:rsidRPr="00636514">
        <w:rPr>
          <w:rFonts w:hint="eastAsia"/>
        </w:rPr>
        <w:t>系统结构图如图</w:t>
      </w:r>
      <w:r w:rsidR="00CB2E56" w:rsidRPr="00636514">
        <w:rPr>
          <w:rFonts w:hint="eastAsia"/>
        </w:rPr>
        <w:t>2-</w:t>
      </w:r>
      <w:r w:rsidR="00FA100F">
        <w:t>7</w:t>
      </w:r>
      <w:r w:rsidR="00477BE4" w:rsidRPr="005270D9">
        <w:t>所示</w:t>
      </w:r>
      <w:r w:rsidR="001E0753" w:rsidRPr="00636514">
        <w:rPr>
          <w:rFonts w:hint="eastAsia"/>
        </w:rPr>
        <w:t>。</w:t>
      </w:r>
    </w:p>
    <w:p w14:paraId="76599DBB" w14:textId="5F182961" w:rsidR="00F121C0" w:rsidRPr="00636514" w:rsidRDefault="00F121C0" w:rsidP="00F121C0">
      <w:pPr>
        <w:ind w:firstLineChars="0" w:firstLine="0"/>
        <w:jc w:val="center"/>
      </w:pPr>
      <w:r>
        <w:rPr>
          <w:rFonts w:hint="eastAsia"/>
        </w:rPr>
        <w:t>图</w:t>
      </w:r>
      <w:r>
        <w:rPr>
          <w:rFonts w:hint="eastAsia"/>
        </w:rPr>
        <w:t>2-</w:t>
      </w:r>
      <w:r w:rsidR="00FA100F">
        <w:t xml:space="preserve">7 </w:t>
      </w:r>
      <w:r>
        <w:t>Android</w:t>
      </w:r>
      <w:r>
        <w:rPr>
          <w:rFonts w:hint="eastAsia"/>
        </w:rPr>
        <w:t>系统体系结构</w:t>
      </w:r>
      <w:r w:rsidR="00A051F0">
        <w:rPr>
          <w:rStyle w:val="af9"/>
        </w:rPr>
        <w:t>[</w:t>
      </w:r>
      <w:r w:rsidR="00A051F0">
        <w:rPr>
          <w:rStyle w:val="af9"/>
        </w:rPr>
        <w:endnoteReference w:id="25"/>
      </w:r>
      <w:r w:rsidR="00A051F0">
        <w:rPr>
          <w:rStyle w:val="af9"/>
        </w:rPr>
        <w:t>]</w:t>
      </w:r>
    </w:p>
    <w:p w14:paraId="6BF72387" w14:textId="1B6B021C" w:rsidR="001F2D6F" w:rsidRPr="00636514" w:rsidRDefault="001F2D6F" w:rsidP="00BE78EC">
      <w:pPr>
        <w:ind w:firstLine="480"/>
      </w:pPr>
      <w:r w:rsidRPr="00636514">
        <w:rPr>
          <w:rFonts w:hint="eastAsia"/>
        </w:rPr>
        <w:t>Android</w:t>
      </w:r>
      <w:r w:rsidRPr="00636514">
        <w:rPr>
          <w:rFonts w:hint="eastAsia"/>
        </w:rPr>
        <w:t>的系统架构分为四层，从下</w:t>
      </w:r>
      <w:r w:rsidR="008B3528" w:rsidRPr="00636514">
        <w:rPr>
          <w:rFonts w:hint="eastAsia"/>
        </w:rPr>
        <w:t>至</w:t>
      </w:r>
      <w:r w:rsidRPr="00636514">
        <w:rPr>
          <w:rFonts w:hint="eastAsia"/>
        </w:rPr>
        <w:t>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sidR="00A051F0">
        <w:rPr>
          <w:rStyle w:val="af9"/>
        </w:rPr>
        <w:t>[</w:t>
      </w:r>
      <w:r w:rsidR="00A051F0" w:rsidRPr="00636514">
        <w:rPr>
          <w:rStyle w:val="af9"/>
        </w:rPr>
        <w:endnoteReference w:id="26"/>
      </w:r>
      <w:r w:rsidR="00A051F0">
        <w:rPr>
          <w:rStyle w:val="af9"/>
        </w:rPr>
        <w:t>]</w:t>
      </w:r>
      <w:r w:rsidR="00C976DC" w:rsidRPr="005270D9">
        <w:rPr>
          <w:rFonts w:hint="eastAsia"/>
        </w:rPr>
        <w:t>。</w:t>
      </w:r>
      <w:r w:rsidR="005D63BB" w:rsidRPr="00636514">
        <w:rPr>
          <w:rFonts w:hint="eastAsia"/>
        </w:rPr>
        <w:t>Linux</w:t>
      </w:r>
      <w:r w:rsidR="005D63BB" w:rsidRPr="00636514">
        <w:rPr>
          <w:rFonts w:hint="eastAsia"/>
        </w:rPr>
        <w:t>内核层为</w:t>
      </w:r>
      <w:r w:rsidR="005D63BB" w:rsidRPr="00636514">
        <w:rPr>
          <w:rFonts w:hint="eastAsia"/>
        </w:rPr>
        <w:t>Android</w:t>
      </w:r>
      <w:r w:rsidR="005D63BB" w:rsidRPr="00636514">
        <w:rPr>
          <w:rFonts w:hint="eastAsia"/>
        </w:rPr>
        <w:t>设备提供了底层驱动</w:t>
      </w:r>
      <w:r w:rsidR="00484F38" w:rsidRPr="00636514">
        <w:rPr>
          <w:rFonts w:hint="eastAsia"/>
        </w:rPr>
        <w:t>，如</w:t>
      </w:r>
      <w:r w:rsidR="00484F38" w:rsidRPr="00636514">
        <w:rPr>
          <w:rFonts w:hint="eastAsia"/>
        </w:rPr>
        <w:t>USB Driver</w:t>
      </w:r>
      <w:r w:rsidR="00484F38" w:rsidRPr="00636514">
        <w:rPr>
          <w:rFonts w:hint="eastAsia"/>
        </w:rPr>
        <w:t>、</w:t>
      </w:r>
      <w:r w:rsidR="00484F38" w:rsidRPr="00636514">
        <w:rPr>
          <w:rFonts w:hint="eastAsia"/>
        </w:rPr>
        <w:t>WIFI Driver</w:t>
      </w:r>
      <w:r w:rsidR="00484F38" w:rsidRPr="00636514">
        <w:t>等</w:t>
      </w:r>
      <w:r w:rsidR="005D63BB" w:rsidRPr="00636514">
        <w:rPr>
          <w:rFonts w:hint="eastAsia"/>
        </w:rPr>
        <w:t>；系统运行层提供了</w:t>
      </w:r>
      <w:r w:rsidR="005D63BB" w:rsidRPr="00636514">
        <w:rPr>
          <w:rFonts w:hint="eastAsia"/>
        </w:rPr>
        <w:t>Android</w:t>
      </w:r>
      <w:r w:rsidR="005D63BB" w:rsidRPr="00636514">
        <w:rPr>
          <w:rFonts w:hint="eastAsia"/>
        </w:rPr>
        <w:t>开发过程中的主要特性支持，如</w:t>
      </w:r>
      <w:r w:rsidR="005D63BB" w:rsidRPr="00636514">
        <w:rPr>
          <w:rFonts w:hint="eastAsia"/>
        </w:rPr>
        <w:t>Android</w:t>
      </w:r>
      <w:r w:rsidR="005D63BB" w:rsidRPr="00636514">
        <w:rPr>
          <w:rFonts w:hint="eastAsia"/>
        </w:rPr>
        <w:t>的内置数据库</w:t>
      </w:r>
      <w:r w:rsidR="005D63BB" w:rsidRPr="00636514">
        <w:rPr>
          <w:rFonts w:hint="eastAsia"/>
        </w:rPr>
        <w:t>SQLite</w:t>
      </w:r>
      <w:r w:rsidR="00993663" w:rsidRPr="00636514">
        <w:rPr>
          <w:rFonts w:hint="eastAsia"/>
        </w:rPr>
        <w:t>、</w:t>
      </w:r>
      <w:r w:rsidR="005D63BB" w:rsidRPr="00636514">
        <w:rPr>
          <w:rFonts w:hint="eastAsia"/>
        </w:rPr>
        <w:t>Android</w:t>
      </w:r>
      <w:r w:rsidR="005D63BB" w:rsidRPr="00636514">
        <w:t>的</w:t>
      </w:r>
      <w:r w:rsidR="005D63BB" w:rsidRPr="00636514">
        <w:rPr>
          <w:rFonts w:hint="eastAsia"/>
        </w:rPr>
        <w:t>2D</w:t>
      </w:r>
      <w:r w:rsidR="005D63BB" w:rsidRPr="00636514">
        <w:rPr>
          <w:rFonts w:hint="eastAsia"/>
        </w:rPr>
        <w:t>图形引擎</w:t>
      </w:r>
      <w:r w:rsidR="005D63BB" w:rsidRPr="00636514">
        <w:rPr>
          <w:rFonts w:hint="eastAsia"/>
        </w:rPr>
        <w:t>SGL</w:t>
      </w:r>
      <w:r w:rsidR="005D63BB" w:rsidRPr="00636514">
        <w:rPr>
          <w:rFonts w:hint="eastAsia"/>
        </w:rPr>
        <w:t>等，同时</w:t>
      </w:r>
      <w:r w:rsidR="00EC6BC4" w:rsidRPr="00636514">
        <w:rPr>
          <w:rFonts w:hint="eastAsia"/>
        </w:rPr>
        <w:t>该</w:t>
      </w:r>
      <w:r w:rsidR="005D63BB" w:rsidRPr="00636514">
        <w:rPr>
          <w:rFonts w:hint="eastAsia"/>
        </w:rPr>
        <w:t>层还提供一些核心的运行时的库，这允许用户使用</w:t>
      </w:r>
      <w:r w:rsidR="005D63BB" w:rsidRPr="00636514">
        <w:rPr>
          <w:rFonts w:hint="eastAsia"/>
        </w:rPr>
        <w:t>Java</w:t>
      </w:r>
      <w:r w:rsidR="005D63BB" w:rsidRPr="00636514">
        <w:rPr>
          <w:rFonts w:hint="eastAsia"/>
        </w:rPr>
        <w:t>语言进行开发；</w:t>
      </w:r>
      <w:r w:rsidR="000F20E6" w:rsidRPr="00636514">
        <w:rPr>
          <w:rFonts w:hint="eastAsia"/>
        </w:rPr>
        <w:t>应用框架层提供大量的</w:t>
      </w:r>
      <w:r w:rsidR="000F20E6" w:rsidRPr="00636514">
        <w:rPr>
          <w:rFonts w:hint="eastAsia"/>
        </w:rPr>
        <w:t>API</w:t>
      </w:r>
      <w:r w:rsidR="0050439B" w:rsidRPr="00636514">
        <w:rPr>
          <w:rFonts w:hint="eastAsia"/>
        </w:rPr>
        <w:t>，如开发时常用的</w:t>
      </w:r>
      <w:r w:rsidR="0050439B" w:rsidRPr="00636514">
        <w:rPr>
          <w:rFonts w:hint="eastAsia"/>
        </w:rPr>
        <w:t>Activity Manager</w:t>
      </w:r>
      <w:r w:rsidR="0050439B" w:rsidRPr="00636514">
        <w:rPr>
          <w:rFonts w:hint="eastAsia"/>
        </w:rPr>
        <w:t>、</w:t>
      </w:r>
      <w:r w:rsidR="0050439B" w:rsidRPr="00636514">
        <w:rPr>
          <w:rFonts w:hint="eastAsia"/>
        </w:rPr>
        <w:t>Content</w:t>
      </w:r>
      <w:r w:rsidR="0050439B" w:rsidRPr="00636514">
        <w:t xml:space="preserve"> Providers</w:t>
      </w:r>
      <w:r w:rsidR="0050439B" w:rsidRPr="00636514">
        <w:t>等</w:t>
      </w:r>
      <w:r w:rsidR="000F20E6" w:rsidRPr="00636514">
        <w:rPr>
          <w:rFonts w:hint="eastAsia"/>
        </w:rPr>
        <w:t>；应用层提供核心应用程序，</w:t>
      </w:r>
      <w:r w:rsidR="00AD7357" w:rsidRPr="00636514">
        <w:rPr>
          <w:rFonts w:hint="eastAsia"/>
        </w:rPr>
        <w:t>所有开发的应用都要安装在这一层，</w:t>
      </w:r>
      <w:r w:rsidR="000F20E6" w:rsidRPr="00636514">
        <w:rPr>
          <w:rFonts w:hint="eastAsia"/>
        </w:rPr>
        <w:t>如</w:t>
      </w:r>
      <w:r w:rsidR="00AD7357" w:rsidRPr="00636514">
        <w:rPr>
          <w:rFonts w:hint="eastAsia"/>
        </w:rPr>
        <w:t>系统自带的</w:t>
      </w:r>
      <w:r w:rsidR="000F20E6" w:rsidRPr="00636514">
        <w:rPr>
          <w:rFonts w:hint="eastAsia"/>
        </w:rPr>
        <w:t>联系人</w:t>
      </w:r>
      <w:r w:rsidR="00AD7357" w:rsidRPr="00636514">
        <w:rPr>
          <w:rFonts w:hint="eastAsia"/>
        </w:rPr>
        <w:t>、日历，还有我们自己开发的应用等</w:t>
      </w:r>
      <w:r w:rsidR="000F20E6" w:rsidRPr="00636514">
        <w:rPr>
          <w:rFonts w:hint="eastAsia"/>
        </w:rPr>
        <w:t>。</w:t>
      </w:r>
    </w:p>
    <w:p w14:paraId="031AE2AA" w14:textId="3C940E0B" w:rsidR="002A7F57" w:rsidRDefault="00731E3B" w:rsidP="00BE78EC">
      <w:pPr>
        <w:ind w:firstLine="480"/>
      </w:pPr>
      <w:r w:rsidRPr="00636514">
        <w:rPr>
          <w:rFonts w:hint="eastAsia"/>
        </w:rPr>
        <w:t>Android</w:t>
      </w:r>
      <w:r w:rsidRPr="00636514">
        <w:t>开发有四大组件</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00CD4F55" w:rsidRPr="00636514">
        <w:t>Broadcast</w:t>
      </w:r>
      <w:r w:rsidR="00A92BEE" w:rsidRPr="00636514">
        <w:t xml:space="preserve"> </w:t>
      </w:r>
      <w:r w:rsidR="00CD4F55" w:rsidRPr="00636514">
        <w:t>Receiver</w:t>
      </w:r>
      <w:r w:rsidRPr="00636514">
        <w:rPr>
          <w:rFonts w:hint="eastAsia"/>
        </w:rPr>
        <w:t>）和内容提供器（</w:t>
      </w:r>
      <w:hyperlink r:id="rId29" w:tgtFrame="_blank" w:history="1">
        <w:r w:rsidR="00F8218A" w:rsidRPr="00636514">
          <w:t>Content Provider</w:t>
        </w:r>
      </w:hyperlink>
      <w:r w:rsidRPr="005270D9">
        <w:rPr>
          <w:rFonts w:hint="eastAsia"/>
        </w:rPr>
        <w:t>）</w:t>
      </w:r>
      <w:r w:rsidR="00A051F0">
        <w:rPr>
          <w:rStyle w:val="af9"/>
        </w:rPr>
        <w:t>[</w:t>
      </w:r>
      <w:r w:rsidR="00A051F0" w:rsidRPr="00636514">
        <w:rPr>
          <w:rStyle w:val="af9"/>
        </w:rPr>
        <w:endnoteReference w:id="27"/>
      </w:r>
      <w:r w:rsidR="00A051F0">
        <w:rPr>
          <w:rStyle w:val="af9"/>
        </w:rPr>
        <w:t>]</w:t>
      </w:r>
      <w:r w:rsidRPr="005270D9">
        <w:rPr>
          <w:rFonts w:hint="eastAsia"/>
        </w:rPr>
        <w:t>。</w:t>
      </w:r>
    </w:p>
    <w:p w14:paraId="27EC2624" w14:textId="1C2CB05E" w:rsidR="00FA100F" w:rsidRPr="00636514" w:rsidRDefault="00FA100F" w:rsidP="00BE78EC">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开发的基础，所有用户界面和组件都运行在活动之中，它提供一个窗口，用户通过窗口进行交互。</w:t>
      </w:r>
      <w:r w:rsidRPr="00636514">
        <w:rPr>
          <w:rFonts w:hint="eastAsia"/>
        </w:rPr>
        <w:t>Activity</w:t>
      </w:r>
      <w:r w:rsidRPr="00636514">
        <w:rPr>
          <w:rFonts w:hint="eastAsia"/>
        </w:rPr>
        <w:t>的效果类似于</w:t>
      </w:r>
      <w:r w:rsidRPr="00636514">
        <w:rPr>
          <w:rFonts w:hint="eastAsia"/>
        </w:rPr>
        <w:t>web</w:t>
      </w:r>
      <w:r w:rsidRPr="00636514">
        <w:rPr>
          <w:rFonts w:hint="eastAsia"/>
        </w:rPr>
        <w:t>应用中的网页，一个</w:t>
      </w:r>
      <w:r w:rsidRPr="00636514">
        <w:rPr>
          <w:rFonts w:hint="eastAsia"/>
        </w:rPr>
        <w:t>Android</w:t>
      </w:r>
      <w:r w:rsidRPr="00636514">
        <w:t>应用由多个</w:t>
      </w:r>
      <w:r w:rsidRPr="00636514">
        <w:rPr>
          <w:rFonts w:hint="eastAsia"/>
        </w:rPr>
        <w:t>Activity</w:t>
      </w:r>
      <w:r w:rsidRPr="00636514">
        <w:rPr>
          <w:rFonts w:hint="eastAsia"/>
        </w:rPr>
        <w:t>组成。一个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r w:rsidRPr="00636514">
        <w:rPr>
          <w:rFonts w:hint="eastAsia"/>
        </w:rPr>
        <w:t>Activity</w:t>
      </w:r>
      <w:r w:rsidRPr="00636514">
        <w:rPr>
          <w:rFonts w:hint="eastAsia"/>
        </w:rPr>
        <w:t>的生命周期</w:t>
      </w:r>
      <w:r w:rsidRPr="005270D9">
        <w:rPr>
          <w:rFonts w:hint="eastAsia"/>
        </w:rPr>
        <w:t>如图</w:t>
      </w:r>
      <w:r w:rsidRPr="00636514">
        <w:rPr>
          <w:rFonts w:hint="eastAsia"/>
        </w:rPr>
        <w:t>2-</w:t>
      </w:r>
      <w:r>
        <w:t>8</w:t>
      </w:r>
      <w:r>
        <w:rPr>
          <w:rFonts w:hint="eastAsia"/>
        </w:rPr>
        <w:t>。</w:t>
      </w:r>
    </w:p>
    <w:p w14:paraId="776DC16C" w14:textId="54E7757F" w:rsidR="00137978" w:rsidRPr="005270D9" w:rsidRDefault="00FA100F" w:rsidP="0091491F">
      <w:pPr>
        <w:ind w:firstLine="480"/>
        <w:jc w:val="center"/>
        <w:rPr>
          <w:rFonts w:eastAsia="："/>
        </w:rPr>
      </w:pPr>
      <w:r>
        <w:rPr>
          <w:rFonts w:eastAsia="："/>
          <w:noProof/>
        </w:rPr>
        <w:lastRenderedPageBreak/>
        <w:drawing>
          <wp:anchor distT="0" distB="0" distL="114300" distR="114300" simplePos="0" relativeHeight="251664384" behindDoc="0" locked="0" layoutInCell="1" allowOverlap="1" wp14:anchorId="5BF6AAE6" wp14:editId="1D93D1B5">
            <wp:simplePos x="0" y="0"/>
            <wp:positionH relativeFrom="column">
              <wp:posOffset>785163</wp:posOffset>
            </wp:positionH>
            <wp:positionV relativeFrom="paragraph">
              <wp:posOffset>7620</wp:posOffset>
            </wp:positionV>
            <wp:extent cx="3872230" cy="2809240"/>
            <wp:effectExtent l="0" t="0" r="0" b="0"/>
            <wp:wrapTopAndBottom/>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ndroid生命周期.png"/>
                    <pic:cNvPicPr/>
                  </pic:nvPicPr>
                  <pic:blipFill>
                    <a:blip r:embed="rId30">
                      <a:extLst>
                        <a:ext uri="{28A0092B-C50C-407E-A947-70E740481C1C}">
                          <a14:useLocalDpi xmlns:a14="http://schemas.microsoft.com/office/drawing/2010/main" val="0"/>
                        </a:ext>
                      </a:extLst>
                    </a:blip>
                    <a:stretch>
                      <a:fillRect/>
                    </a:stretch>
                  </pic:blipFill>
                  <pic:spPr>
                    <a:xfrm>
                      <a:off x="0" y="0"/>
                      <a:ext cx="3872230" cy="2809240"/>
                    </a:xfrm>
                    <a:prstGeom prst="rect">
                      <a:avLst/>
                    </a:prstGeom>
                  </pic:spPr>
                </pic:pic>
              </a:graphicData>
            </a:graphic>
            <wp14:sizeRelH relativeFrom="page">
              <wp14:pctWidth>0</wp14:pctWidth>
            </wp14:sizeRelH>
            <wp14:sizeRelV relativeFrom="page">
              <wp14:pctHeight>0</wp14:pctHeight>
            </wp14:sizeRelV>
          </wp:anchor>
        </w:drawing>
      </w:r>
      <w:r w:rsidR="00137978">
        <w:rPr>
          <w:rFonts w:eastAsia="：" w:hint="eastAsia"/>
        </w:rPr>
        <w:t>图</w:t>
      </w:r>
      <w:r w:rsidR="00137978">
        <w:rPr>
          <w:rFonts w:eastAsia="：" w:hint="eastAsia"/>
        </w:rPr>
        <w:t>2-</w:t>
      </w:r>
      <w:r>
        <w:rPr>
          <w:rFonts w:eastAsia="："/>
        </w:rPr>
        <w:t xml:space="preserve">8  </w:t>
      </w:r>
      <w:r w:rsidR="00137978">
        <w:rPr>
          <w:rFonts w:eastAsia="："/>
        </w:rPr>
        <w:t>A</w:t>
      </w:r>
      <w:r w:rsidR="00137978">
        <w:rPr>
          <w:rFonts w:eastAsia="：" w:hint="eastAsia"/>
        </w:rPr>
        <w:t>ctivity</w:t>
      </w:r>
      <w:r w:rsidR="00137978">
        <w:rPr>
          <w:rFonts w:eastAsia="：" w:hint="eastAsia"/>
        </w:rPr>
        <w:t>生命周期图解</w:t>
      </w:r>
    </w:p>
    <w:p w14:paraId="47C92D9C" w14:textId="4D3FF419" w:rsidR="003B1DDA" w:rsidRDefault="003B1DDA" w:rsidP="003B1DDA">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四大组件中的一个重要的内容，主要用于实现不需要和用户交互的长期运行的工作，它不需要任何交互界面</w:t>
      </w:r>
      <w:r w:rsidR="00A051F0">
        <w:rPr>
          <w:rStyle w:val="af9"/>
        </w:rPr>
        <w:t>[</w:t>
      </w:r>
      <w:r w:rsidR="00A051F0" w:rsidRPr="00636514">
        <w:rPr>
          <w:rStyle w:val="af9"/>
        </w:rPr>
        <w:endnoteReference w:id="28"/>
      </w:r>
      <w:r w:rsidR="00A051F0">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可以应用在多个场景，如后台运行的音乐播放器，后台地图导航等都是使用了</w:t>
      </w:r>
      <w:r w:rsidRPr="00636514">
        <w:rPr>
          <w:rFonts w:hint="eastAsia"/>
        </w:rPr>
        <w:t>Service</w:t>
      </w:r>
      <w:r w:rsidRPr="00636514">
        <w:rPr>
          <w:rFonts w:hint="eastAsia"/>
        </w:rPr>
        <w:t>的特性。开启</w:t>
      </w:r>
      <w:r w:rsidRPr="00636514">
        <w:rPr>
          <w:rFonts w:hint="eastAsia"/>
        </w:rPr>
        <w:t>Service</w:t>
      </w:r>
      <w:r w:rsidRPr="00636514">
        <w:rPr>
          <w:rFonts w:hint="eastAsia"/>
        </w:rPr>
        <w:t>有两种方式，一种是</w:t>
      </w:r>
      <w:r w:rsidRPr="00636514">
        <w:rPr>
          <w:rFonts w:hint="eastAsia"/>
        </w:rPr>
        <w:t>start</w:t>
      </w:r>
      <w:r w:rsidRPr="00636514">
        <w:t>Service()</w:t>
      </w:r>
      <w:r w:rsidRPr="00636514">
        <w:rPr>
          <w:rFonts w:hint="eastAsia"/>
        </w:rPr>
        <w:t>，</w:t>
      </w:r>
      <w:r w:rsidRPr="00636514">
        <w:t>另一种是</w:t>
      </w:r>
      <w:r w:rsidRPr="00636514">
        <w:t>bindService()</w:t>
      </w:r>
      <w:r w:rsidRPr="00636514">
        <w:rPr>
          <w:rFonts w:hint="eastAsia"/>
        </w:rPr>
        <w:t>。</w:t>
      </w:r>
    </w:p>
    <w:p w14:paraId="1F01F498" w14:textId="77BB4FA0" w:rsidR="00B40740" w:rsidRPr="00636514" w:rsidRDefault="00CD6C11" w:rsidP="007B3BD3">
      <w:pPr>
        <w:ind w:firstLine="480"/>
      </w:pPr>
      <w:r w:rsidRPr="00636514">
        <w:rPr>
          <w:rFonts w:hint="eastAsia"/>
        </w:rPr>
        <w:t>和</w:t>
      </w:r>
      <w:r w:rsidR="00C20E97" w:rsidRPr="00636514">
        <w:rPr>
          <w:rFonts w:hint="eastAsia"/>
        </w:rPr>
        <w:t>接收</w:t>
      </w:r>
      <w:r w:rsidR="00462771" w:rsidRPr="00636514">
        <w:rPr>
          <w:rFonts w:hint="eastAsia"/>
        </w:rPr>
        <w:t>。</w:t>
      </w:r>
      <w:r w:rsidR="00FE443F" w:rsidRPr="00636514">
        <w:t>Broadcast Receiver</w:t>
      </w:r>
      <w:r w:rsidR="00D139ED" w:rsidRPr="00636514">
        <w:rPr>
          <w:rFonts w:hint="eastAsia"/>
        </w:rPr>
        <w:t>也未提供任何可供交互的用户界面，用户不能进行显式的操作。</w:t>
      </w:r>
      <w:r w:rsidR="00FE443F" w:rsidRPr="00636514">
        <w:rPr>
          <w:rFonts w:hint="eastAsia"/>
        </w:rPr>
        <w:t>它</w:t>
      </w:r>
      <w:r w:rsidR="003478E8" w:rsidRPr="00636514">
        <w:rPr>
          <w:rFonts w:hint="eastAsia"/>
        </w:rPr>
        <w:t>是一个全局的接收器，能够对系统全局的广播消息进行监听。</w:t>
      </w:r>
      <w:r w:rsidR="00676004" w:rsidRPr="00636514">
        <w:rPr>
          <w:rFonts w:hint="eastAsia"/>
        </w:rPr>
        <w:t>应用程序发出广播的</w:t>
      </w:r>
      <w:r w:rsidR="00676004" w:rsidRPr="00636514">
        <w:rPr>
          <w:rFonts w:hint="eastAsia"/>
        </w:rPr>
        <w:t>Intent</w:t>
      </w:r>
      <w:r w:rsidR="00676004" w:rsidRPr="00636514">
        <w:t>后</w:t>
      </w:r>
      <w:r w:rsidR="00676004" w:rsidRPr="00636514">
        <w:rPr>
          <w:rFonts w:hint="eastAsia"/>
        </w:rPr>
        <w:t>，</w:t>
      </w:r>
      <w:r w:rsidR="00676004" w:rsidRPr="00636514">
        <w:t>任何匹配该</w:t>
      </w:r>
      <w:r w:rsidR="00676004" w:rsidRPr="00636514">
        <w:rPr>
          <w:rFonts w:hint="eastAsia"/>
        </w:rPr>
        <w:t>Intent</w:t>
      </w:r>
      <w:r w:rsidR="00676004" w:rsidRPr="00636514">
        <w:rPr>
          <w:rFonts w:hint="eastAsia"/>
        </w:rPr>
        <w:t>的</w:t>
      </w:r>
      <w:r w:rsidR="00FE443F" w:rsidRPr="00636514">
        <w:t>Broadcast Receiver</w:t>
      </w:r>
      <w:r w:rsidR="00676004" w:rsidRPr="00636514">
        <w:rPr>
          <w:rFonts w:hint="eastAsia"/>
        </w:rPr>
        <w:t>都可以被启动，这也是能在程序间传播消息的重要原因。</w:t>
      </w:r>
    </w:p>
    <w:p w14:paraId="29113194" w14:textId="3B026ED6" w:rsidR="00676004" w:rsidRPr="00636514" w:rsidRDefault="00513072" w:rsidP="007B3BD3">
      <w:pPr>
        <w:ind w:firstLine="480"/>
      </w:pPr>
      <w:hyperlink r:id="rId31" w:tgtFrame="_blank" w:history="1">
        <w:r w:rsidR="00423894" w:rsidRPr="00636514">
          <w:t>Content Provider</w:t>
        </w:r>
      </w:hyperlink>
      <w:r w:rsidR="00A21672" w:rsidRPr="005270D9">
        <w:t>可以实现程序间的</w:t>
      </w:r>
      <w:r w:rsidR="00FE443F" w:rsidRPr="00636514">
        <w:t>信息</w:t>
      </w:r>
      <w:r w:rsidR="00A21672" w:rsidRPr="00636514">
        <w:t>共享</w:t>
      </w:r>
      <w:r w:rsidR="002E77FB" w:rsidRPr="00636514">
        <w:rPr>
          <w:rFonts w:hint="eastAsia"/>
        </w:rPr>
        <w:t>，</w:t>
      </w:r>
      <w:r w:rsidR="002E77FB" w:rsidRPr="00636514">
        <w:t>主要用于对外共享数据</w:t>
      </w:r>
      <w:r w:rsidR="00A051F0">
        <w:rPr>
          <w:rStyle w:val="af9"/>
        </w:rPr>
        <w:t>[</w:t>
      </w:r>
      <w:r w:rsidR="00A051F0" w:rsidRPr="00636514">
        <w:rPr>
          <w:rStyle w:val="af9"/>
        </w:rPr>
        <w:endnoteReference w:id="29"/>
      </w:r>
      <w:r w:rsidR="00A051F0">
        <w:rPr>
          <w:rStyle w:val="af9"/>
        </w:rPr>
        <w:t>]</w:t>
      </w:r>
      <w:r w:rsidR="002E77FB" w:rsidRPr="005270D9">
        <w:rPr>
          <w:rFonts w:hint="eastAsia"/>
        </w:rPr>
        <w:t>。</w:t>
      </w:r>
      <w:r w:rsidR="002E77FB" w:rsidRPr="00636514">
        <w:rPr>
          <w:rFonts w:hint="eastAsia"/>
        </w:rPr>
        <w:t>Content</w:t>
      </w:r>
      <w:r w:rsidR="002E77FB" w:rsidRPr="00636514">
        <w:t xml:space="preserve"> Provider</w:t>
      </w:r>
      <w:r w:rsidR="008344BA" w:rsidRPr="00636514">
        <w:t>一般提供一个供用户存储或使用数据</w:t>
      </w:r>
      <w:r w:rsidR="00FE443F" w:rsidRPr="00636514">
        <w:t>的接口</w:t>
      </w:r>
      <w:r w:rsidR="008344BA" w:rsidRPr="00636514">
        <w:rPr>
          <w:rFonts w:hint="eastAsia"/>
        </w:rPr>
        <w:t>，</w:t>
      </w:r>
      <w:r w:rsidR="008344BA" w:rsidRPr="00636514">
        <w:t>它对底层进行了抽象</w:t>
      </w:r>
      <w:r w:rsidR="008344BA" w:rsidRPr="00636514">
        <w:rPr>
          <w:rFonts w:hint="eastAsia"/>
        </w:rPr>
        <w:t>和封装，即使在开发过程中更换数据库，</w:t>
      </w:r>
      <w:r w:rsidR="008344BA" w:rsidRPr="00636514">
        <w:rPr>
          <w:rFonts w:hint="eastAsia"/>
        </w:rPr>
        <w:t>Content</w:t>
      </w:r>
      <w:r w:rsidR="008344BA" w:rsidRPr="00636514">
        <w:t xml:space="preserve"> Provider</w:t>
      </w:r>
      <w:r w:rsidR="008344BA" w:rsidRPr="00636514">
        <w:t>仍然不会影响上层的使用</w:t>
      </w:r>
      <w:r w:rsidR="008344BA" w:rsidRPr="00636514">
        <w:rPr>
          <w:rFonts w:hint="eastAsia"/>
        </w:rPr>
        <w:t>。</w:t>
      </w:r>
    </w:p>
    <w:p w14:paraId="13A7C3C0" w14:textId="52A3B7EA" w:rsidR="004C4360" w:rsidRPr="00636514" w:rsidRDefault="00C325C7" w:rsidP="00170B15">
      <w:pPr>
        <w:pStyle w:val="1"/>
        <w:ind w:leftChars="0" w:left="240"/>
      </w:pPr>
      <w:r w:rsidRPr="00636514">
        <w:br w:type="page"/>
      </w:r>
      <w:bookmarkStart w:id="210" w:name="_Toc492673761"/>
      <w:bookmarkStart w:id="211" w:name="_Toc494578093"/>
      <w:r w:rsidR="006C24CD" w:rsidRPr="00636514">
        <w:lastRenderedPageBreak/>
        <w:t>第</w:t>
      </w:r>
      <w:r w:rsidR="006C24CD" w:rsidRPr="00636514">
        <w:rPr>
          <w:rFonts w:hint="eastAsia"/>
          <w:lang w:eastAsia="zh-CN"/>
        </w:rPr>
        <w:t>3</w:t>
      </w:r>
      <w:r w:rsidR="006C24CD" w:rsidRPr="00636514">
        <w:rPr>
          <w:rFonts w:hint="eastAsia"/>
          <w:lang w:eastAsia="zh-CN"/>
        </w:rPr>
        <w:t>章</w:t>
      </w:r>
      <w:r w:rsidR="006C24CD" w:rsidRPr="00636514">
        <w:rPr>
          <w:rFonts w:hint="eastAsia"/>
          <w:lang w:eastAsia="zh-CN"/>
        </w:rPr>
        <w:t xml:space="preserve"> </w:t>
      </w:r>
      <w:r w:rsidR="004C4360" w:rsidRPr="00636514">
        <w:t>需求分析</w:t>
      </w:r>
      <w:bookmarkEnd w:id="210"/>
      <w:bookmarkEnd w:id="211"/>
    </w:p>
    <w:p w14:paraId="260D4D15" w14:textId="694D9E87" w:rsidR="005928BF" w:rsidRPr="00636514" w:rsidRDefault="00E95184" w:rsidP="00E816CC">
      <w:pPr>
        <w:ind w:firstLine="480"/>
      </w:pPr>
      <w:r w:rsidRPr="00636514">
        <w:rPr>
          <w:rFonts w:hint="eastAsia"/>
        </w:rPr>
        <w:t>基于</w:t>
      </w:r>
      <w:r w:rsidRPr="00636514">
        <w:rPr>
          <w:rFonts w:hint="eastAsia"/>
        </w:rPr>
        <w:t>SaaS</w:t>
      </w:r>
      <w:r w:rsidRPr="00636514">
        <w:rPr>
          <w:rFonts w:hint="eastAsia"/>
        </w:rPr>
        <w:t>模式的自动售货机云平台系统分为云</w:t>
      </w:r>
      <w:r w:rsidR="00211205" w:rsidRPr="00636514">
        <w:rPr>
          <w:rFonts w:hint="eastAsia"/>
        </w:rPr>
        <w:t>平台</w:t>
      </w:r>
      <w:r w:rsidR="00304C33">
        <w:rPr>
          <w:rFonts w:hint="eastAsia"/>
        </w:rPr>
        <w:t>管理系统</w:t>
      </w:r>
      <w:r w:rsidRPr="00636514">
        <w:rPr>
          <w:rFonts w:hint="eastAsia"/>
        </w:rPr>
        <w:t>和终端</w:t>
      </w:r>
      <w:r w:rsidR="00304C33">
        <w:rPr>
          <w:rFonts w:hint="eastAsia"/>
        </w:rPr>
        <w:t>两大模块。</w:t>
      </w:r>
      <w:r w:rsidR="00211205" w:rsidRPr="00636514">
        <w:rPr>
          <w:rFonts w:hint="eastAsia"/>
        </w:rPr>
        <w:t>云平台</w:t>
      </w:r>
      <w:r w:rsidR="00304C33">
        <w:rPr>
          <w:rFonts w:hint="eastAsia"/>
        </w:rPr>
        <w:t>管理系统</w:t>
      </w:r>
      <w:r w:rsidR="00801DDA" w:rsidRPr="00636514">
        <w:rPr>
          <w:rFonts w:hint="eastAsia"/>
        </w:rPr>
        <w:t>包括</w:t>
      </w:r>
      <w:r w:rsidR="00960AC6">
        <w:rPr>
          <w:rFonts w:hint="eastAsia"/>
        </w:rPr>
        <w:t>系统模块</w:t>
      </w:r>
      <w:r w:rsidR="00EB6859">
        <w:rPr>
          <w:rFonts w:hint="eastAsia"/>
        </w:rPr>
        <w:t>、厂商模块</w:t>
      </w:r>
      <w:r w:rsidR="00283073" w:rsidRPr="00636514">
        <w:rPr>
          <w:rFonts w:hint="eastAsia"/>
        </w:rPr>
        <w:t>和运营商</w:t>
      </w:r>
      <w:r w:rsidR="00C91BBD">
        <w:rPr>
          <w:rFonts w:hint="eastAsia"/>
        </w:rPr>
        <w:t>模块</w:t>
      </w:r>
      <w:r w:rsidR="00EB6859">
        <w:t>三</w:t>
      </w:r>
      <w:r w:rsidR="00801DDA" w:rsidRPr="00636514">
        <w:rPr>
          <w:rFonts w:hint="eastAsia"/>
        </w:rPr>
        <w:t>个</w:t>
      </w:r>
      <w:r w:rsidR="00C91BBD">
        <w:rPr>
          <w:rFonts w:hint="eastAsia"/>
        </w:rPr>
        <w:t>部分</w:t>
      </w:r>
      <w:r w:rsidR="00EB6859">
        <w:rPr>
          <w:rFonts w:hint="eastAsia"/>
        </w:rPr>
        <w:t>，</w:t>
      </w:r>
      <w:r w:rsidR="00283073" w:rsidRPr="00636514">
        <w:rPr>
          <w:rFonts w:hint="eastAsia"/>
        </w:rPr>
        <w:t>终端</w:t>
      </w:r>
      <w:r w:rsidR="00801DDA" w:rsidRPr="00636514">
        <w:rPr>
          <w:rFonts w:hint="eastAsia"/>
        </w:rPr>
        <w:t>包括</w:t>
      </w:r>
      <w:r w:rsidR="00283073" w:rsidRPr="00636514">
        <w:rPr>
          <w:rFonts w:hint="eastAsia"/>
        </w:rPr>
        <w:t>操作员终端和自动售货机终端</w:t>
      </w:r>
      <w:r w:rsidR="00801DDA" w:rsidRPr="00636514">
        <w:rPr>
          <w:rFonts w:hint="eastAsia"/>
        </w:rPr>
        <w:t>两个</w:t>
      </w:r>
      <w:r w:rsidRPr="00636514">
        <w:rPr>
          <w:rFonts w:hint="eastAsia"/>
        </w:rPr>
        <w:t>模块。本章将从</w:t>
      </w:r>
      <w:r w:rsidR="00283073" w:rsidRPr="00636514">
        <w:t>云平台系统和终端系统中的</w:t>
      </w:r>
      <w:r w:rsidRPr="00636514">
        <w:rPr>
          <w:rFonts w:hint="eastAsia"/>
        </w:rPr>
        <w:t>四个部分进行需求分析。</w:t>
      </w:r>
    </w:p>
    <w:p w14:paraId="6752D82C" w14:textId="12184DC5" w:rsidR="005928BF" w:rsidRPr="00636514" w:rsidRDefault="005367AF" w:rsidP="002A4EFF">
      <w:pPr>
        <w:pStyle w:val="2"/>
        <w:ind w:firstLineChars="100" w:firstLine="281"/>
      </w:pPr>
      <w:bookmarkStart w:id="212" w:name="_Toc492673762"/>
      <w:bookmarkStart w:id="213" w:name="_Toc494578094"/>
      <w:r w:rsidRPr="00636514">
        <w:rPr>
          <w:rFonts w:hint="eastAsia"/>
        </w:rPr>
        <w:t xml:space="preserve">3.1 </w:t>
      </w:r>
      <w:r w:rsidR="000F0C81">
        <w:rPr>
          <w:rFonts w:hint="eastAsia"/>
          <w:lang w:eastAsia="zh-CN"/>
        </w:rPr>
        <w:t>系统</w:t>
      </w:r>
      <w:r w:rsidRPr="00636514">
        <w:rPr>
          <w:rFonts w:hint="eastAsia"/>
        </w:rPr>
        <w:t>目标</w:t>
      </w:r>
      <w:bookmarkEnd w:id="212"/>
      <w:bookmarkEnd w:id="213"/>
    </w:p>
    <w:p w14:paraId="703BFD01" w14:textId="61C7A1B1" w:rsidR="00774228" w:rsidRPr="00636514" w:rsidRDefault="00446D98" w:rsidP="009A375F">
      <w:pPr>
        <w:ind w:firstLine="480"/>
      </w:pPr>
      <w:r w:rsidRPr="00636514">
        <w:rPr>
          <w:rFonts w:hint="eastAsia"/>
        </w:rPr>
        <w:t>主要</w:t>
      </w:r>
      <w:r w:rsidR="00C71E5F" w:rsidRPr="00636514">
        <w:rPr>
          <w:rFonts w:hint="eastAsia"/>
        </w:rPr>
        <w:t>使用</w:t>
      </w:r>
      <w:r w:rsidRPr="00636514">
        <w:rPr>
          <w:rFonts w:hint="eastAsia"/>
        </w:rPr>
        <w:t>SSM</w:t>
      </w:r>
      <w:r w:rsidRPr="00636514">
        <w:rPr>
          <w:rFonts w:hint="eastAsia"/>
        </w:rPr>
        <w:t>框架</w:t>
      </w:r>
      <w:r w:rsidR="00C93943" w:rsidRPr="00636514">
        <w:rPr>
          <w:rFonts w:hint="eastAsia"/>
        </w:rPr>
        <w:t>、多租户</w:t>
      </w:r>
      <w:r w:rsidR="00671764" w:rsidRPr="00636514">
        <w:rPr>
          <w:rFonts w:hint="eastAsia"/>
        </w:rPr>
        <w:t>模型</w:t>
      </w:r>
      <w:r w:rsidR="00C93943" w:rsidRPr="00636514">
        <w:t>和</w:t>
      </w:r>
      <w:r w:rsidR="00C93943" w:rsidRPr="00636514">
        <w:rPr>
          <w:rFonts w:hint="eastAsia"/>
        </w:rPr>
        <w:t>SaaS</w:t>
      </w:r>
      <w:r w:rsidR="00203DBF" w:rsidRPr="00636514">
        <w:rPr>
          <w:rFonts w:hint="eastAsia"/>
        </w:rPr>
        <w:t>模式</w:t>
      </w:r>
      <w:r w:rsidRPr="00636514">
        <w:rPr>
          <w:rFonts w:hint="eastAsia"/>
        </w:rPr>
        <w:t>设计和实现一套能够供多租户（</w:t>
      </w:r>
      <w:r w:rsidR="00AE4498">
        <w:rPr>
          <w:rFonts w:hint="eastAsia"/>
        </w:rPr>
        <w:t>厂商或</w:t>
      </w:r>
      <w:r w:rsidRPr="00636514">
        <w:rPr>
          <w:rFonts w:hint="eastAsia"/>
        </w:rPr>
        <w:t>多个自动售货机运营商）</w:t>
      </w:r>
      <w:r w:rsidR="00DA56BD" w:rsidRPr="00636514">
        <w:rPr>
          <w:rFonts w:hint="eastAsia"/>
        </w:rPr>
        <w:t>使用的管理系统</w:t>
      </w:r>
      <w:r w:rsidR="00942EAA" w:rsidRPr="00636514">
        <w:rPr>
          <w:rFonts w:hint="eastAsia"/>
        </w:rPr>
        <w:t>及终端系统</w:t>
      </w:r>
      <w:r w:rsidR="00DA56BD" w:rsidRPr="00636514">
        <w:rPr>
          <w:rFonts w:hint="eastAsia"/>
        </w:rPr>
        <w:t>。</w:t>
      </w:r>
    </w:p>
    <w:p w14:paraId="4865F437" w14:textId="23C37B0D" w:rsidR="009A375F" w:rsidRPr="00636514" w:rsidRDefault="007E5516" w:rsidP="009A375F">
      <w:pPr>
        <w:ind w:firstLine="480"/>
      </w:pPr>
      <w:r>
        <w:rPr>
          <w:rFonts w:hint="eastAsia"/>
        </w:rPr>
        <w:t>云平台系统</w:t>
      </w:r>
      <w:r w:rsidR="00E558A1" w:rsidRPr="00636514">
        <w:rPr>
          <w:rFonts w:hint="eastAsia"/>
        </w:rPr>
        <w:t>分为</w:t>
      </w:r>
      <w:r w:rsidR="00BE178C">
        <w:rPr>
          <w:rFonts w:hint="eastAsia"/>
        </w:rPr>
        <w:t>三</w:t>
      </w:r>
      <w:r w:rsidR="00E558A1" w:rsidRPr="00636514">
        <w:rPr>
          <w:rFonts w:hint="eastAsia"/>
        </w:rPr>
        <w:t>大模块，分别是</w:t>
      </w:r>
      <w:r w:rsidR="00BE178C">
        <w:rPr>
          <w:rFonts w:hint="eastAsia"/>
        </w:rPr>
        <w:t>系统模块、</w:t>
      </w:r>
      <w:r w:rsidR="00E558A1" w:rsidRPr="00636514">
        <w:rPr>
          <w:rFonts w:hint="eastAsia"/>
        </w:rPr>
        <w:t>自动售货机厂商</w:t>
      </w:r>
      <w:r w:rsidR="00603233" w:rsidRPr="00636514">
        <w:rPr>
          <w:rFonts w:hint="eastAsia"/>
        </w:rPr>
        <w:t>模块</w:t>
      </w:r>
      <w:r w:rsidR="00E558A1" w:rsidRPr="00636514">
        <w:rPr>
          <w:rFonts w:hint="eastAsia"/>
        </w:rPr>
        <w:t>和运营商</w:t>
      </w:r>
      <w:r w:rsidR="00603233" w:rsidRPr="00636514">
        <w:rPr>
          <w:rFonts w:hint="eastAsia"/>
        </w:rPr>
        <w:t>模块</w:t>
      </w:r>
      <w:r w:rsidR="00EA5365" w:rsidRPr="00636514">
        <w:rPr>
          <w:rFonts w:hint="eastAsia"/>
        </w:rPr>
        <w:t>。</w:t>
      </w:r>
      <w:r w:rsidR="00F752B3">
        <w:rPr>
          <w:rFonts w:hint="eastAsia"/>
        </w:rPr>
        <w:t>系统模块包括租金定义、租户管理、权限管理和角色管理等</w:t>
      </w:r>
      <w:r w:rsidR="00832CCB">
        <w:rPr>
          <w:rFonts w:hint="eastAsia"/>
        </w:rPr>
        <w:t>。</w:t>
      </w:r>
      <w:r w:rsidR="00E558A1" w:rsidRPr="00636514">
        <w:rPr>
          <w:rFonts w:hint="eastAsia"/>
        </w:rPr>
        <w:t>售货机</w:t>
      </w:r>
      <w:r w:rsidR="00280F08" w:rsidRPr="00636514">
        <w:rPr>
          <w:rFonts w:hint="eastAsia"/>
        </w:rPr>
        <w:t>厂商</w:t>
      </w:r>
      <w:r w:rsidR="0028662C">
        <w:t>模块</w:t>
      </w:r>
      <w:r w:rsidR="00774228" w:rsidRPr="00636514">
        <w:rPr>
          <w:rFonts w:hint="eastAsia"/>
        </w:rPr>
        <w:t>主要</w:t>
      </w:r>
      <w:r w:rsidR="00E558A1" w:rsidRPr="00636514">
        <w:rPr>
          <w:rFonts w:hint="eastAsia"/>
        </w:rPr>
        <w:t>包含用户管理、运营商管理、售货机类型管理等。</w:t>
      </w:r>
      <w:r w:rsidR="004F036A" w:rsidRPr="00636514">
        <w:rPr>
          <w:rFonts w:hint="eastAsia"/>
        </w:rPr>
        <w:t>运营商</w:t>
      </w:r>
      <w:r w:rsidR="006960EF">
        <w:rPr>
          <w:rFonts w:hint="eastAsia"/>
        </w:rPr>
        <w:t>模块</w:t>
      </w:r>
      <w:r w:rsidR="00EB0CD8" w:rsidRPr="00636514">
        <w:rPr>
          <w:rFonts w:hint="eastAsia"/>
        </w:rPr>
        <w:t>主要</w:t>
      </w:r>
      <w:r w:rsidR="00CD6B03" w:rsidRPr="00636514">
        <w:rPr>
          <w:rFonts w:hint="eastAsia"/>
        </w:rPr>
        <w:t>包括</w:t>
      </w:r>
      <w:r w:rsidR="004F036A" w:rsidRPr="00636514">
        <w:rPr>
          <w:rFonts w:hint="eastAsia"/>
        </w:rPr>
        <w:t>用户管理、售货机管理、库存管理、商品管理、财务管理等模块。</w:t>
      </w:r>
    </w:p>
    <w:p w14:paraId="0A56CEB4" w14:textId="44606A34" w:rsidR="006A7801" w:rsidRPr="00636514" w:rsidRDefault="00BB1BBA" w:rsidP="006A7801">
      <w:pPr>
        <w:ind w:firstLine="480"/>
      </w:pPr>
      <w:r w:rsidRPr="00636514">
        <w:t>系统的</w:t>
      </w:r>
      <w:r w:rsidRPr="00636514">
        <w:rPr>
          <w:rFonts w:hint="eastAsia"/>
        </w:rPr>
        <w:t>Android</w:t>
      </w:r>
      <w:r w:rsidRPr="00636514">
        <w:rPr>
          <w:rFonts w:hint="eastAsia"/>
        </w:rPr>
        <w:t>终端</w:t>
      </w:r>
      <w:r w:rsidR="004740E3" w:rsidRPr="00636514">
        <w:rPr>
          <w:rFonts w:hint="eastAsia"/>
        </w:rPr>
        <w:t>同样</w:t>
      </w:r>
      <w:r w:rsidRPr="00636514">
        <w:rPr>
          <w:rFonts w:hint="eastAsia"/>
        </w:rPr>
        <w:t>分为两大模块，</w:t>
      </w:r>
      <w:r w:rsidR="00E734B3" w:rsidRPr="00636514">
        <w:rPr>
          <w:rFonts w:hint="eastAsia"/>
        </w:rPr>
        <w:t>分别是操作员（售货机上货员工）</w:t>
      </w:r>
      <w:r w:rsidR="00DE01A6" w:rsidRPr="00636514">
        <w:rPr>
          <w:rFonts w:hint="eastAsia"/>
        </w:rPr>
        <w:t>客户端</w:t>
      </w:r>
      <w:r w:rsidR="00E734B3" w:rsidRPr="00636514">
        <w:rPr>
          <w:rFonts w:hint="eastAsia"/>
        </w:rPr>
        <w:t>和自动售货机终端。</w:t>
      </w:r>
      <w:r w:rsidR="003526E9" w:rsidRPr="00636514">
        <w:rPr>
          <w:rFonts w:hint="eastAsia"/>
        </w:rPr>
        <w:t>操作员客户端</w:t>
      </w:r>
      <w:r w:rsidR="00A4494A" w:rsidRPr="00636514">
        <w:rPr>
          <w:rFonts w:hint="eastAsia"/>
        </w:rPr>
        <w:t>为</w:t>
      </w:r>
      <w:r w:rsidR="003526E9" w:rsidRPr="00636514">
        <w:rPr>
          <w:rFonts w:hint="eastAsia"/>
        </w:rPr>
        <w:t>用户</w:t>
      </w:r>
      <w:r w:rsidR="00A4494A" w:rsidRPr="00636514">
        <w:rPr>
          <w:rFonts w:hint="eastAsia"/>
        </w:rPr>
        <w:t>提供一个可随时随地进行售货机查询和货道更新的</w:t>
      </w:r>
      <w:r w:rsidR="00A4494A" w:rsidRPr="00636514">
        <w:rPr>
          <w:rFonts w:hint="eastAsia"/>
        </w:rPr>
        <w:t>Android</w:t>
      </w:r>
      <w:r w:rsidR="00936752" w:rsidRPr="00636514">
        <w:t>应用</w:t>
      </w:r>
      <w:r w:rsidR="00A4494A" w:rsidRPr="00636514">
        <w:rPr>
          <w:rFonts w:hint="eastAsia"/>
        </w:rPr>
        <w:t>，免去了人工记录的麻烦。</w:t>
      </w:r>
      <w:r w:rsidR="00DD6945" w:rsidRPr="00636514">
        <w:rPr>
          <w:rFonts w:hint="eastAsia"/>
        </w:rPr>
        <w:t>售货机终端主要完成自动售货机的</w:t>
      </w:r>
      <w:r w:rsidR="00A27E42" w:rsidRPr="00636514">
        <w:rPr>
          <w:rFonts w:hint="eastAsia"/>
        </w:rPr>
        <w:t>日常销售</w:t>
      </w:r>
      <w:r w:rsidR="00DD6945" w:rsidRPr="00636514">
        <w:rPr>
          <w:rFonts w:hint="eastAsia"/>
        </w:rPr>
        <w:t>工作，为用户提供支付宝、微信以及银联二维码</w:t>
      </w:r>
      <w:r w:rsidR="00453966" w:rsidRPr="00636514">
        <w:t>的移动</w:t>
      </w:r>
      <w:r w:rsidR="00DD6945" w:rsidRPr="00636514">
        <w:rPr>
          <w:rFonts w:hint="eastAsia"/>
        </w:rPr>
        <w:t>方式进行支付。</w:t>
      </w:r>
    </w:p>
    <w:p w14:paraId="3F44985F" w14:textId="77777777" w:rsidR="008F45EA" w:rsidRPr="00636514" w:rsidRDefault="008F45EA" w:rsidP="008F45EA">
      <w:pPr>
        <w:pStyle w:val="2"/>
      </w:pPr>
      <w:bookmarkStart w:id="214" w:name="_Toc494578095"/>
      <w:r w:rsidRPr="00636514">
        <w:rPr>
          <w:rFonts w:hint="eastAsia"/>
        </w:rPr>
        <w:t>3.2</w:t>
      </w:r>
      <w:r w:rsidRPr="00636514">
        <w:t xml:space="preserve"> </w:t>
      </w:r>
      <w:r w:rsidRPr="00636514">
        <w:rPr>
          <w:rFonts w:hint="eastAsia"/>
        </w:rPr>
        <w:t>可行性分析</w:t>
      </w:r>
      <w:bookmarkEnd w:id="214"/>
    </w:p>
    <w:p w14:paraId="45964B34" w14:textId="4572A86F" w:rsidR="00DA10E6" w:rsidRPr="00636514" w:rsidRDefault="008F45EA" w:rsidP="00774228">
      <w:pPr>
        <w:ind w:firstLine="480"/>
      </w:pPr>
      <w:r w:rsidRPr="00636514">
        <w:rPr>
          <w:rFonts w:hint="eastAsia"/>
        </w:rPr>
        <w:t>基于</w:t>
      </w:r>
      <w:r w:rsidRPr="00636514">
        <w:rPr>
          <w:rFonts w:hint="eastAsia"/>
        </w:rPr>
        <w:t>SaaS</w:t>
      </w:r>
      <w:r w:rsidRPr="00636514">
        <w:rPr>
          <w:rFonts w:hint="eastAsia"/>
        </w:rPr>
        <w:t>模式自动售货机云平台的设计从技术、经济和操作的可行性等方面进行分析</w:t>
      </w:r>
      <w:r w:rsidR="00A051F0">
        <w:rPr>
          <w:rStyle w:val="af9"/>
        </w:rPr>
        <w:t>[</w:t>
      </w:r>
      <w:r w:rsidR="00A051F0" w:rsidRPr="00636514">
        <w:rPr>
          <w:rStyle w:val="af9"/>
        </w:rPr>
        <w:endnoteReference w:id="30"/>
      </w:r>
      <w:r w:rsidR="00A051F0">
        <w:rPr>
          <w:rStyle w:val="af9"/>
        </w:rPr>
        <w:t>]</w:t>
      </w:r>
      <w:r w:rsidRPr="005270D9">
        <w:rPr>
          <w:rFonts w:hint="eastAsia"/>
        </w:rPr>
        <w:t>。</w:t>
      </w:r>
    </w:p>
    <w:p w14:paraId="31CFE9CD" w14:textId="3FA7F190" w:rsidR="00DA10E6" w:rsidRPr="00636514" w:rsidRDefault="00DA10E6" w:rsidP="00774228">
      <w:pPr>
        <w:ind w:firstLine="480"/>
      </w:pPr>
      <w:r w:rsidRPr="00636514">
        <w:rPr>
          <w:rFonts w:hint="eastAsia"/>
        </w:rPr>
        <w:t>从技术上来说，</w:t>
      </w:r>
      <w:r w:rsidR="0021675D" w:rsidRPr="00636514">
        <w:rPr>
          <w:rFonts w:hint="eastAsia"/>
        </w:rPr>
        <w:t>数据库开发模式使用多租户架构的概念，</w:t>
      </w:r>
      <w:r w:rsidR="008D70B4" w:rsidRPr="00636514">
        <w:rPr>
          <w:rFonts w:hint="eastAsia"/>
        </w:rPr>
        <w:t>云平台后</w:t>
      </w:r>
      <w:r w:rsidR="0021675D" w:rsidRPr="00636514">
        <w:rPr>
          <w:rFonts w:hint="eastAsia"/>
        </w:rPr>
        <w:t>台使用</w:t>
      </w:r>
      <w:r w:rsidR="008F45EA" w:rsidRPr="00636514">
        <w:rPr>
          <w:rFonts w:hint="eastAsia"/>
        </w:rPr>
        <w:t>SSM</w:t>
      </w:r>
      <w:r w:rsidR="008F45EA" w:rsidRPr="00636514">
        <w:rPr>
          <w:rFonts w:hint="eastAsia"/>
        </w:rPr>
        <w:t>框架进行开发，</w:t>
      </w:r>
      <w:r w:rsidR="008D70B4" w:rsidRPr="00636514">
        <w:rPr>
          <w:rFonts w:hint="eastAsia"/>
        </w:rPr>
        <w:t>平台</w:t>
      </w:r>
      <w:r w:rsidR="000C71A7" w:rsidRPr="00636514">
        <w:rPr>
          <w:rFonts w:hint="eastAsia"/>
        </w:rPr>
        <w:t>前端</w:t>
      </w:r>
      <w:r w:rsidR="00801DDA" w:rsidRPr="00636514">
        <w:rPr>
          <w:rFonts w:hint="eastAsia"/>
        </w:rPr>
        <w:t>使用</w:t>
      </w:r>
      <w:r w:rsidR="00801DDA" w:rsidRPr="00636514">
        <w:rPr>
          <w:rFonts w:hint="eastAsia"/>
        </w:rPr>
        <w:t>JSP</w:t>
      </w:r>
      <w:r w:rsidR="00801DDA" w:rsidRPr="00636514">
        <w:rPr>
          <w:rFonts w:hint="eastAsia"/>
        </w:rPr>
        <w:t>、</w:t>
      </w:r>
      <w:r w:rsidR="00801DDA" w:rsidRPr="00636514">
        <w:rPr>
          <w:rFonts w:hint="eastAsia"/>
        </w:rPr>
        <w:t>BootStrap</w:t>
      </w:r>
      <w:r w:rsidR="00801DDA" w:rsidRPr="00636514">
        <w:rPr>
          <w:rFonts w:hint="eastAsia"/>
        </w:rPr>
        <w:t>、</w:t>
      </w:r>
      <w:r w:rsidR="00801DDA" w:rsidRPr="00636514">
        <w:rPr>
          <w:rFonts w:hint="eastAsia"/>
        </w:rPr>
        <w:t>Ajax</w:t>
      </w:r>
      <w:r w:rsidR="00801DDA" w:rsidRPr="00636514">
        <w:rPr>
          <w:rFonts w:hint="eastAsia"/>
        </w:rPr>
        <w:t>、</w:t>
      </w:r>
      <w:r w:rsidR="00801DDA" w:rsidRPr="00636514">
        <w:rPr>
          <w:rFonts w:hint="eastAsia"/>
        </w:rPr>
        <w:t>Javascript</w:t>
      </w:r>
      <w:r w:rsidR="00801DDA" w:rsidRPr="00636514">
        <w:rPr>
          <w:rFonts w:hint="eastAsia"/>
        </w:rPr>
        <w:t>、</w:t>
      </w:r>
      <w:r w:rsidR="00E91B2A">
        <w:rPr>
          <w:rFonts w:hint="eastAsia"/>
        </w:rPr>
        <w:t>JQ</w:t>
      </w:r>
      <w:r w:rsidR="00801DDA" w:rsidRPr="00636514">
        <w:rPr>
          <w:rFonts w:hint="eastAsia"/>
        </w:rPr>
        <w:t>uery</w:t>
      </w:r>
      <w:r w:rsidR="00801DDA" w:rsidRPr="00636514">
        <w:rPr>
          <w:rFonts w:hint="eastAsia"/>
        </w:rPr>
        <w:t>等进行前端开发，</w:t>
      </w:r>
      <w:r w:rsidR="00A6102A" w:rsidRPr="00636514">
        <w:rPr>
          <w:rFonts w:hint="eastAsia"/>
        </w:rPr>
        <w:t>终端使用</w:t>
      </w:r>
      <w:r w:rsidR="00A6102A" w:rsidRPr="00636514">
        <w:rPr>
          <w:rFonts w:hint="eastAsia"/>
        </w:rPr>
        <w:t>Android</w:t>
      </w:r>
      <w:r w:rsidR="00A6102A" w:rsidRPr="00636514">
        <w:rPr>
          <w:rFonts w:hint="eastAsia"/>
        </w:rPr>
        <w:t>技术进行开发</w:t>
      </w:r>
      <w:r w:rsidR="0010332A" w:rsidRPr="00636514">
        <w:rPr>
          <w:rFonts w:hint="eastAsia"/>
        </w:rPr>
        <w:t>。</w:t>
      </w:r>
    </w:p>
    <w:p w14:paraId="10492422" w14:textId="77777777" w:rsidR="00DA10E6" w:rsidRPr="00636514" w:rsidRDefault="00DA10E6" w:rsidP="00DA10E6">
      <w:pPr>
        <w:ind w:firstLine="480"/>
      </w:pPr>
      <w:r w:rsidRPr="00636514">
        <w:rPr>
          <w:rFonts w:hint="eastAsia"/>
        </w:rPr>
        <w:t>从经济上来说，系统由第三方开发，租户不用付出人力和物力，</w:t>
      </w:r>
      <w:r w:rsidR="00774228" w:rsidRPr="00636514">
        <w:rPr>
          <w:rFonts w:hint="eastAsia"/>
        </w:rPr>
        <w:t>通过</w:t>
      </w:r>
      <w:r w:rsidR="00774228" w:rsidRPr="00636514">
        <w:rPr>
          <w:rFonts w:hint="eastAsia"/>
        </w:rPr>
        <w:t>web</w:t>
      </w:r>
      <w:r w:rsidR="00774228" w:rsidRPr="00636514">
        <w:rPr>
          <w:rFonts w:hint="eastAsia"/>
        </w:rPr>
        <w:t>入口进入租用页面，按需购买</w:t>
      </w:r>
      <w:r w:rsidR="00801DDA" w:rsidRPr="00636514">
        <w:rPr>
          <w:rFonts w:hint="eastAsia"/>
        </w:rPr>
        <w:t>平台使用时间和容量</w:t>
      </w:r>
      <w:r w:rsidR="00774228" w:rsidRPr="00636514">
        <w:rPr>
          <w:rFonts w:hint="eastAsia"/>
        </w:rPr>
        <w:t>，最大程度的减少开销。</w:t>
      </w:r>
    </w:p>
    <w:p w14:paraId="60FBEAD7" w14:textId="5E4DC37C" w:rsidR="00DA10E6" w:rsidRPr="00636514" w:rsidRDefault="00DA10E6" w:rsidP="00DA10E6">
      <w:pPr>
        <w:ind w:firstLine="480"/>
      </w:pPr>
      <w:r w:rsidRPr="00636514">
        <w:rPr>
          <w:rFonts w:hint="eastAsia"/>
        </w:rPr>
        <w:lastRenderedPageBreak/>
        <w:t>从</w:t>
      </w:r>
      <w:r w:rsidR="006B45F8" w:rsidRPr="00636514">
        <w:rPr>
          <w:rFonts w:hint="eastAsia"/>
        </w:rPr>
        <w:t>可</w:t>
      </w:r>
      <w:r w:rsidRPr="00636514">
        <w:rPr>
          <w:rFonts w:hint="eastAsia"/>
        </w:rPr>
        <w:t>操作</w:t>
      </w:r>
      <w:r w:rsidR="006B45F8" w:rsidRPr="00636514">
        <w:rPr>
          <w:rFonts w:hint="eastAsia"/>
        </w:rPr>
        <w:t>性</w:t>
      </w:r>
      <w:r w:rsidRPr="00636514">
        <w:rPr>
          <w:rFonts w:hint="eastAsia"/>
        </w:rPr>
        <w:t>上来说，自动售货机厂商为售货机生产者，售货机厂家可对自己生产的售货机进行增删改查的基础管理。售货机运营商维护售货机的日常运营和销售活动。操作员终端主要进行售货机的查询和货道商品的更新操作，</w:t>
      </w:r>
      <w:r w:rsidRPr="00636514">
        <w:rPr>
          <w:rFonts w:hint="eastAsia"/>
        </w:rPr>
        <w:t>Android</w:t>
      </w:r>
      <w:r w:rsidR="003526E9" w:rsidRPr="00636514">
        <w:rPr>
          <w:rFonts w:hint="eastAsia"/>
        </w:rPr>
        <w:t>终端</w:t>
      </w:r>
      <w:r w:rsidR="00671764" w:rsidRPr="00636514">
        <w:rPr>
          <w:rFonts w:hint="eastAsia"/>
        </w:rPr>
        <w:t>首先</w:t>
      </w:r>
      <w:r w:rsidRPr="00636514">
        <w:rPr>
          <w:rFonts w:hint="eastAsia"/>
        </w:rPr>
        <w:t>通过</w:t>
      </w:r>
      <w:r w:rsidRPr="00636514">
        <w:rPr>
          <w:rFonts w:hint="eastAsia"/>
        </w:rPr>
        <w:t>HTTP</w:t>
      </w:r>
      <w:r w:rsidRPr="00636514">
        <w:rPr>
          <w:rFonts w:hint="eastAsia"/>
        </w:rPr>
        <w:t>请求处理和后台服务器进行交互，获取后台数据信息，然后查询请求的售货机货道的当前信息，操作员根据货道编号和商品数量对当前货道进行更新。售货机终端用于售货机的日常运营活动，并通过</w:t>
      </w:r>
      <w:r w:rsidRPr="00636514">
        <w:rPr>
          <w:rFonts w:hint="eastAsia"/>
        </w:rPr>
        <w:t>HTTP</w:t>
      </w:r>
      <w:r w:rsidRPr="00636514">
        <w:rPr>
          <w:rFonts w:hint="eastAsia"/>
        </w:rPr>
        <w:t>请求访问后台管理系统，将每次售货的结果传回后台系统进行数据的更新。</w:t>
      </w:r>
    </w:p>
    <w:p w14:paraId="3B6D26AD" w14:textId="77777777" w:rsidR="008F45EA" w:rsidRPr="00636514" w:rsidRDefault="008F45EA" w:rsidP="008F45EA">
      <w:pPr>
        <w:ind w:firstLine="480"/>
      </w:pPr>
      <w:r w:rsidRPr="00636514">
        <w:t>系统从技术</w:t>
      </w:r>
      <w:r w:rsidRPr="00636514">
        <w:rPr>
          <w:rFonts w:hint="eastAsia"/>
        </w:rPr>
        <w:t>、经济和操作三个方面都具备开发的可行性和必要性。</w:t>
      </w:r>
    </w:p>
    <w:p w14:paraId="65719C41" w14:textId="77777777" w:rsidR="00D766C3" w:rsidRPr="00636514" w:rsidRDefault="00D766C3" w:rsidP="00D766C3">
      <w:pPr>
        <w:pStyle w:val="2"/>
        <w:rPr>
          <w:lang w:eastAsia="zh-CN"/>
        </w:rPr>
      </w:pPr>
      <w:bookmarkStart w:id="215" w:name="_Toc494578096"/>
      <w:r w:rsidRPr="00636514">
        <w:t>3.</w:t>
      </w:r>
      <w:r w:rsidR="008F45EA" w:rsidRPr="00636514">
        <w:rPr>
          <w:rFonts w:hint="eastAsia"/>
          <w:lang w:eastAsia="zh-CN"/>
        </w:rPr>
        <w:t>3</w:t>
      </w:r>
      <w:r w:rsidRPr="00636514">
        <w:t xml:space="preserve"> </w:t>
      </w:r>
      <w:r w:rsidRPr="00636514">
        <w:rPr>
          <w:rFonts w:hint="eastAsia"/>
          <w:lang w:eastAsia="zh-CN"/>
        </w:rPr>
        <w:t>需求分析</w:t>
      </w:r>
      <w:bookmarkEnd w:id="215"/>
    </w:p>
    <w:p w14:paraId="37E00205" w14:textId="6CD23F82" w:rsidR="00CE6EF8" w:rsidRPr="00636514" w:rsidRDefault="00DB4530" w:rsidP="00D766C3">
      <w:pPr>
        <w:ind w:firstLine="480"/>
      </w:pPr>
      <w:r w:rsidRPr="00636514">
        <w:rPr>
          <w:rFonts w:hint="eastAsia"/>
        </w:rPr>
        <w:t>本节将从系统管理员、运营商、厂商和消费者等几个方面描述系统的</w:t>
      </w:r>
      <w:r w:rsidR="00967F55">
        <w:rPr>
          <w:rFonts w:hint="eastAsia"/>
        </w:rPr>
        <w:t>需求分析和用例图</w:t>
      </w:r>
      <w:r w:rsidRPr="00636514">
        <w:rPr>
          <w:rFonts w:hint="eastAsia"/>
        </w:rPr>
        <w:t>。</w:t>
      </w:r>
      <w:r w:rsidR="00CE6EF8" w:rsidRPr="00636514">
        <w:rPr>
          <w:rFonts w:hint="eastAsia"/>
        </w:rPr>
        <w:t>用例图是用来描述系统某个功能单元的一种</w:t>
      </w:r>
      <w:r w:rsidR="00CE6EF8" w:rsidRPr="00636514">
        <w:rPr>
          <w:rFonts w:hint="eastAsia"/>
        </w:rPr>
        <w:t>UML</w:t>
      </w:r>
      <w:r w:rsidR="00CE6EF8" w:rsidRPr="00636514">
        <w:rPr>
          <w:rFonts w:hint="eastAsia"/>
        </w:rPr>
        <w:t>模型描述图</w:t>
      </w:r>
      <w:r w:rsidR="00A051F0">
        <w:rPr>
          <w:rStyle w:val="af9"/>
        </w:rPr>
        <w:t>[</w:t>
      </w:r>
      <w:r w:rsidR="00A051F0" w:rsidRPr="00636514">
        <w:rPr>
          <w:rStyle w:val="af9"/>
        </w:rPr>
        <w:endnoteReference w:id="31"/>
      </w:r>
      <w:r w:rsidR="00A051F0">
        <w:rPr>
          <w:rStyle w:val="af9"/>
        </w:rPr>
        <w:t>]</w:t>
      </w:r>
      <w:r w:rsidR="00CE6EF8" w:rsidRPr="005270D9">
        <w:rPr>
          <w:rFonts w:hint="eastAsia"/>
        </w:rPr>
        <w:t>，用于描述基本流程之间的“使用者”关系，进而可视化的表示系统的需求。系统需求与软件功</w:t>
      </w:r>
      <w:r w:rsidR="00CE6EF8" w:rsidRPr="00636514">
        <w:rPr>
          <w:rFonts w:hint="eastAsia"/>
        </w:rPr>
        <w:t>能</w:t>
      </w:r>
      <w:r w:rsidR="00505877">
        <w:rPr>
          <w:rFonts w:hint="eastAsia"/>
        </w:rPr>
        <w:t>仅</w:t>
      </w:r>
      <w:r w:rsidR="00CE6EF8" w:rsidRPr="00636514">
        <w:rPr>
          <w:rFonts w:hint="eastAsia"/>
        </w:rPr>
        <w:t>通过自然语言进行描述，这种方法经常造成</w:t>
      </w:r>
      <w:r w:rsidR="000C64E7" w:rsidRPr="00636514">
        <w:rPr>
          <w:rFonts w:hint="eastAsia"/>
        </w:rPr>
        <w:t>使用者或开发者</w:t>
      </w:r>
      <w:r w:rsidR="00CE6EF8" w:rsidRPr="00636514">
        <w:rPr>
          <w:rFonts w:hint="eastAsia"/>
        </w:rPr>
        <w:t>理解上的偏差与</w:t>
      </w:r>
      <w:r w:rsidR="000C64E7" w:rsidRPr="00636514">
        <w:rPr>
          <w:rFonts w:hint="eastAsia"/>
        </w:rPr>
        <w:t>审核</w:t>
      </w:r>
      <w:r w:rsidR="00E907C7" w:rsidRPr="00636514">
        <w:rPr>
          <w:rFonts w:hint="eastAsia"/>
        </w:rPr>
        <w:t>的</w:t>
      </w:r>
      <w:r w:rsidR="00CE6EF8" w:rsidRPr="00636514">
        <w:rPr>
          <w:rFonts w:hint="eastAsia"/>
        </w:rPr>
        <w:t>疲劳。随着</w:t>
      </w:r>
      <w:r w:rsidR="00CE6EF8" w:rsidRPr="00636514">
        <w:rPr>
          <w:rFonts w:hint="eastAsia"/>
        </w:rPr>
        <w:t>UML</w:t>
      </w:r>
      <w:r w:rsidR="00CE6EF8" w:rsidRPr="00636514">
        <w:rPr>
          <w:rFonts w:hint="eastAsia"/>
        </w:rPr>
        <w:t>系统建模的出现，通过可视化的方法描述系统需求逐渐成为软件开发中的一项基本</w:t>
      </w:r>
      <w:r w:rsidR="00EB2BA3" w:rsidRPr="00636514">
        <w:rPr>
          <w:rFonts w:hint="eastAsia"/>
        </w:rPr>
        <w:t>要素</w:t>
      </w:r>
      <w:r w:rsidR="00CE6EF8" w:rsidRPr="00636514">
        <w:rPr>
          <w:rFonts w:hint="eastAsia"/>
        </w:rPr>
        <w:t>。</w:t>
      </w:r>
    </w:p>
    <w:p w14:paraId="27BA4785" w14:textId="2AE4B3E3" w:rsidR="00444366" w:rsidRPr="00636514" w:rsidRDefault="00444366" w:rsidP="00444366">
      <w:pPr>
        <w:pStyle w:val="3"/>
        <w:rPr>
          <w:color w:val="auto"/>
          <w:lang w:eastAsia="zh-CN"/>
        </w:rPr>
      </w:pPr>
      <w:bookmarkStart w:id="216" w:name="_Toc494578097"/>
      <w:r w:rsidRPr="00636514">
        <w:rPr>
          <w:rFonts w:hint="eastAsia"/>
          <w:color w:val="auto"/>
        </w:rPr>
        <w:t>3.</w:t>
      </w:r>
      <w:r w:rsidR="00E63845" w:rsidRPr="00636514">
        <w:rPr>
          <w:rFonts w:hint="eastAsia"/>
          <w:color w:val="auto"/>
          <w:lang w:eastAsia="zh-CN"/>
        </w:rPr>
        <w:t>3</w:t>
      </w:r>
      <w:r w:rsidR="00D766C3" w:rsidRPr="00636514">
        <w:rPr>
          <w:color w:val="auto"/>
        </w:rPr>
        <w:t>.</w:t>
      </w:r>
      <w:r w:rsidR="008921F4">
        <w:rPr>
          <w:color w:val="auto"/>
        </w:rPr>
        <w:t>1</w:t>
      </w:r>
      <w:r w:rsidRPr="00636514">
        <w:rPr>
          <w:rFonts w:hint="eastAsia"/>
          <w:color w:val="auto"/>
        </w:rPr>
        <w:t xml:space="preserve"> </w:t>
      </w:r>
      <w:r w:rsidR="00D31778" w:rsidRPr="00636514">
        <w:rPr>
          <w:rFonts w:hint="eastAsia"/>
          <w:color w:val="auto"/>
          <w:lang w:eastAsia="zh-CN"/>
        </w:rPr>
        <w:t>自动售货机</w:t>
      </w:r>
      <w:r w:rsidRPr="00636514">
        <w:rPr>
          <w:color w:val="auto"/>
        </w:rPr>
        <w:t>SaaS</w:t>
      </w:r>
      <w:r w:rsidRPr="00636514">
        <w:rPr>
          <w:color w:val="auto"/>
        </w:rPr>
        <w:t>云平台</w:t>
      </w:r>
      <w:bookmarkEnd w:id="216"/>
    </w:p>
    <w:p w14:paraId="30567AA8" w14:textId="660399EA" w:rsidR="00444366" w:rsidRPr="00636514" w:rsidRDefault="00444366" w:rsidP="00444366">
      <w:pPr>
        <w:ind w:firstLine="480"/>
      </w:pPr>
      <w:r w:rsidRPr="00636514">
        <w:rPr>
          <w:rFonts w:hint="eastAsia"/>
        </w:rPr>
        <w:t>SaaS</w:t>
      </w:r>
      <w:r w:rsidRPr="00636514">
        <w:rPr>
          <w:rFonts w:hint="eastAsia"/>
        </w:rPr>
        <w:t>云平台</w:t>
      </w:r>
      <w:r w:rsidR="004E5A6F">
        <w:rPr>
          <w:rFonts w:hint="eastAsia"/>
        </w:rPr>
        <w:t>供</w:t>
      </w:r>
      <w:r w:rsidRPr="00636514">
        <w:rPr>
          <w:rFonts w:hint="eastAsia"/>
        </w:rPr>
        <w:t>三</w:t>
      </w:r>
      <w:r w:rsidR="004E5A6F">
        <w:rPr>
          <w:rFonts w:hint="eastAsia"/>
        </w:rPr>
        <w:t>种类型的</w:t>
      </w:r>
      <w:r w:rsidR="00995F87">
        <w:t>租</w:t>
      </w:r>
      <w:r w:rsidR="004E5A6F">
        <w:rPr>
          <w:rFonts w:hint="eastAsia"/>
        </w:rPr>
        <w:t>户使用</w:t>
      </w:r>
      <w:r w:rsidRPr="00636514">
        <w:rPr>
          <w:rFonts w:hint="eastAsia"/>
        </w:rPr>
        <w:t>，分别是系统管理员、自动售货机运营商</w:t>
      </w:r>
      <w:r w:rsidR="00F4414E" w:rsidRPr="00636514">
        <w:rPr>
          <w:rFonts w:hint="eastAsia"/>
        </w:rPr>
        <w:t>管理员</w:t>
      </w:r>
      <w:r w:rsidRPr="00636514">
        <w:rPr>
          <w:rFonts w:hint="eastAsia"/>
        </w:rPr>
        <w:t>和自动售货机厂商</w:t>
      </w:r>
      <w:r w:rsidR="00F4414E" w:rsidRPr="00636514">
        <w:rPr>
          <w:rFonts w:hint="eastAsia"/>
        </w:rPr>
        <w:t>管理员</w:t>
      </w:r>
      <w:r w:rsidR="00F03CB5">
        <w:rPr>
          <w:rFonts w:hint="eastAsia"/>
        </w:rPr>
        <w:t>。</w:t>
      </w:r>
      <w:r w:rsidR="001D5A44">
        <w:rPr>
          <w:rFonts w:hint="eastAsia"/>
        </w:rPr>
        <w:t>系统管理员和厂商管理员为软件提供商角色，</w:t>
      </w:r>
      <w:r w:rsidR="00154AD5">
        <w:rPr>
          <w:rFonts w:hint="eastAsia"/>
        </w:rPr>
        <w:t>运营商为</w:t>
      </w:r>
      <w:r w:rsidR="00271AD4">
        <w:rPr>
          <w:rFonts w:hint="eastAsia"/>
        </w:rPr>
        <w:t>平台的</w:t>
      </w:r>
      <w:r w:rsidR="001D5A44">
        <w:rPr>
          <w:rFonts w:hint="eastAsia"/>
        </w:rPr>
        <w:t>主要使用者</w:t>
      </w:r>
      <w:r w:rsidR="008D675A">
        <w:rPr>
          <w:rFonts w:hint="eastAsia"/>
        </w:rPr>
        <w:t>，即租户</w:t>
      </w:r>
      <w:r w:rsidR="00154AD5">
        <w:rPr>
          <w:rFonts w:hint="eastAsia"/>
        </w:rPr>
        <w:t>，</w:t>
      </w:r>
      <w:r w:rsidR="00C6785B" w:rsidRPr="00636514">
        <w:rPr>
          <w:rFonts w:hint="eastAsia"/>
        </w:rPr>
        <w:t>租户</w:t>
      </w:r>
      <w:r w:rsidR="002337B9" w:rsidRPr="00636514">
        <w:rPr>
          <w:rFonts w:hint="eastAsia"/>
        </w:rPr>
        <w:t>通过</w:t>
      </w:r>
      <w:r w:rsidR="002337B9" w:rsidRPr="00636514">
        <w:t>W</w:t>
      </w:r>
      <w:r w:rsidR="002337B9" w:rsidRPr="00636514">
        <w:rPr>
          <w:rFonts w:hint="eastAsia"/>
        </w:rPr>
        <w:t>eb</w:t>
      </w:r>
      <w:r w:rsidR="00C6785B" w:rsidRPr="00636514">
        <w:t>入口</w:t>
      </w:r>
      <w:r w:rsidR="00C6785B" w:rsidRPr="00636514">
        <w:rPr>
          <w:rFonts w:hint="eastAsia"/>
        </w:rPr>
        <w:t>输入租户编号、用户名和密码进入</w:t>
      </w:r>
      <w:r w:rsidRPr="00636514">
        <w:rPr>
          <w:rFonts w:hint="eastAsia"/>
        </w:rPr>
        <w:t>系统。</w:t>
      </w:r>
      <w:r w:rsidR="00E85153" w:rsidRPr="00636514">
        <w:rPr>
          <w:rFonts w:hint="eastAsia"/>
        </w:rPr>
        <w:t>平台</w:t>
      </w:r>
      <w:r w:rsidRPr="00636514">
        <w:rPr>
          <w:rFonts w:hint="eastAsia"/>
        </w:rPr>
        <w:t>系统管理员主要进行系统权限管理、用户管理、租赁管理、定价管理等</w:t>
      </w:r>
      <w:r w:rsidR="00AC2FA9" w:rsidRPr="00636514">
        <w:rPr>
          <w:rFonts w:hint="eastAsia"/>
        </w:rPr>
        <w:t>活动</w:t>
      </w:r>
      <w:r w:rsidRPr="00636514">
        <w:rPr>
          <w:rFonts w:hint="eastAsia"/>
        </w:rPr>
        <w:t>。运营商端管理系统主要进行售货机日常</w:t>
      </w:r>
      <w:r w:rsidR="00B263C8" w:rsidRPr="00636514">
        <w:t>运营</w:t>
      </w:r>
      <w:r w:rsidR="00B263C8" w:rsidRPr="00636514">
        <w:rPr>
          <w:rFonts w:hint="eastAsia"/>
        </w:rPr>
        <w:t>、售货机</w:t>
      </w:r>
      <w:r w:rsidRPr="00636514">
        <w:rPr>
          <w:rFonts w:hint="eastAsia"/>
        </w:rPr>
        <w:t>维护和后续活动的管理，包括用户管理、售货机管理、货道管理、商品管理、订单管理等，</w:t>
      </w:r>
      <w:r w:rsidR="005F3CF3" w:rsidRPr="00636514">
        <w:rPr>
          <w:rFonts w:hint="eastAsia"/>
        </w:rPr>
        <w:t>每个</w:t>
      </w:r>
      <w:r w:rsidRPr="00636514">
        <w:rPr>
          <w:rFonts w:hint="eastAsia"/>
        </w:rPr>
        <w:t>管理员角色拥有不同</w:t>
      </w:r>
      <w:r w:rsidR="005F3CF3" w:rsidRPr="00636514">
        <w:rPr>
          <w:rFonts w:hint="eastAsia"/>
        </w:rPr>
        <w:t>数量</w:t>
      </w:r>
      <w:r w:rsidR="00151FA0" w:rsidRPr="00636514">
        <w:rPr>
          <w:rFonts w:hint="eastAsia"/>
        </w:rPr>
        <w:t>的权限，负责</w:t>
      </w:r>
      <w:r w:rsidR="005F3CF3" w:rsidRPr="00636514">
        <w:rPr>
          <w:rFonts w:hint="eastAsia"/>
        </w:rPr>
        <w:t>相应的管理区间</w:t>
      </w:r>
      <w:r w:rsidRPr="00636514">
        <w:rPr>
          <w:rFonts w:hint="eastAsia"/>
        </w:rPr>
        <w:t>。</w:t>
      </w:r>
      <w:r w:rsidR="00B263C8" w:rsidRPr="00636514">
        <w:rPr>
          <w:rFonts w:hint="eastAsia"/>
        </w:rPr>
        <w:t>此外，</w:t>
      </w:r>
      <w:r w:rsidRPr="00636514">
        <w:rPr>
          <w:rFonts w:hint="eastAsia"/>
        </w:rPr>
        <w:t>运营商端管理系统</w:t>
      </w:r>
      <w:r w:rsidR="00B263C8" w:rsidRPr="00636514">
        <w:rPr>
          <w:rFonts w:hint="eastAsia"/>
        </w:rPr>
        <w:t>还</w:t>
      </w:r>
      <w:r w:rsidRPr="00636514">
        <w:rPr>
          <w:rFonts w:hint="eastAsia"/>
        </w:rPr>
        <w:t>提供自动售货机</w:t>
      </w:r>
      <w:r w:rsidR="00B263C8" w:rsidRPr="00636514">
        <w:rPr>
          <w:rFonts w:hint="eastAsia"/>
        </w:rPr>
        <w:t>销售</w:t>
      </w:r>
      <w:r w:rsidRPr="00636514">
        <w:rPr>
          <w:rFonts w:hint="eastAsia"/>
        </w:rPr>
        <w:t>终端需要的货道信息和商品信息。售货机根据后端</w:t>
      </w:r>
      <w:r w:rsidR="00B263C8" w:rsidRPr="00636514">
        <w:rPr>
          <w:rFonts w:hint="eastAsia"/>
        </w:rPr>
        <w:t>提供的</w:t>
      </w:r>
      <w:r w:rsidRPr="00636514">
        <w:rPr>
          <w:rFonts w:hint="eastAsia"/>
        </w:rPr>
        <w:t>信息</w:t>
      </w:r>
      <w:r w:rsidR="00B263C8" w:rsidRPr="00636514">
        <w:rPr>
          <w:rFonts w:hint="eastAsia"/>
        </w:rPr>
        <w:t>展示商品列表，</w:t>
      </w:r>
      <w:r w:rsidRPr="00636514">
        <w:rPr>
          <w:rFonts w:hint="eastAsia"/>
        </w:rPr>
        <w:t>进行</w:t>
      </w:r>
      <w:r w:rsidR="00B263C8" w:rsidRPr="00636514">
        <w:rPr>
          <w:rFonts w:hint="eastAsia"/>
        </w:rPr>
        <w:t>购物</w:t>
      </w:r>
      <w:r w:rsidRPr="00636514">
        <w:rPr>
          <w:rFonts w:hint="eastAsia"/>
        </w:rPr>
        <w:t>交易，并将交易记录</w:t>
      </w:r>
      <w:r w:rsidR="00B263C8" w:rsidRPr="00636514">
        <w:rPr>
          <w:rFonts w:hint="eastAsia"/>
        </w:rPr>
        <w:t>和货道变更信息回</w:t>
      </w:r>
      <w:r w:rsidRPr="00636514">
        <w:rPr>
          <w:rFonts w:hint="eastAsia"/>
        </w:rPr>
        <w:t>存</w:t>
      </w:r>
      <w:r w:rsidR="00B263C8" w:rsidRPr="00636514">
        <w:rPr>
          <w:rFonts w:hint="eastAsia"/>
        </w:rPr>
        <w:t>到</w:t>
      </w:r>
      <w:r w:rsidRPr="00636514">
        <w:rPr>
          <w:rFonts w:hint="eastAsia"/>
        </w:rPr>
        <w:t>后台管理系统。</w:t>
      </w:r>
      <w:r w:rsidRPr="00636514">
        <w:t>厂商端管理系统主要进行售货机的销售及管理</w:t>
      </w:r>
      <w:r w:rsidRPr="00636514">
        <w:rPr>
          <w:rFonts w:hint="eastAsia"/>
        </w:rPr>
        <w:t>，售货机信</w:t>
      </w:r>
      <w:r w:rsidRPr="00636514">
        <w:rPr>
          <w:rFonts w:hint="eastAsia"/>
        </w:rPr>
        <w:lastRenderedPageBreak/>
        <w:t>息管理、货道管理、合作商家管理等</w:t>
      </w:r>
      <w:r w:rsidR="00051B57" w:rsidRPr="00636514">
        <w:rPr>
          <w:rFonts w:hint="eastAsia"/>
        </w:rPr>
        <w:t>内容</w:t>
      </w:r>
      <w:r w:rsidRPr="00636514">
        <w:rPr>
          <w:rFonts w:hint="eastAsia"/>
        </w:rPr>
        <w:t>。</w:t>
      </w:r>
    </w:p>
    <w:p w14:paraId="00AC417F" w14:textId="77777777" w:rsidR="00444366" w:rsidRPr="00636514" w:rsidRDefault="00444366" w:rsidP="00AD581F">
      <w:pPr>
        <w:numPr>
          <w:ilvl w:val="0"/>
          <w:numId w:val="11"/>
        </w:numPr>
        <w:ind w:firstLineChars="0"/>
      </w:pPr>
      <w:r w:rsidRPr="00636514">
        <w:rPr>
          <w:rFonts w:hint="eastAsia"/>
        </w:rPr>
        <w:t>系统管理员</w:t>
      </w:r>
    </w:p>
    <w:p w14:paraId="6B595D08" w14:textId="5C74CF70" w:rsidR="005D7A48" w:rsidRDefault="002C62EA" w:rsidP="00051DA1">
      <w:pPr>
        <w:ind w:firstLine="480"/>
      </w:pPr>
      <w:r>
        <w:rPr>
          <w:rFonts w:hint="eastAsia"/>
          <w:noProof/>
        </w:rPr>
        <w:drawing>
          <wp:anchor distT="0" distB="0" distL="114300" distR="114300" simplePos="0" relativeHeight="251701248" behindDoc="0" locked="0" layoutInCell="1" allowOverlap="1" wp14:anchorId="22CAD54E" wp14:editId="6446E88E">
            <wp:simplePos x="0" y="0"/>
            <wp:positionH relativeFrom="column">
              <wp:posOffset>621996</wp:posOffset>
            </wp:positionH>
            <wp:positionV relativeFrom="paragraph">
              <wp:posOffset>1259205</wp:posOffset>
            </wp:positionV>
            <wp:extent cx="4048125" cy="1884045"/>
            <wp:effectExtent l="0" t="0" r="9525" b="19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系统管理员.png"/>
                    <pic:cNvPicPr/>
                  </pic:nvPicPr>
                  <pic:blipFill rotWithShape="1">
                    <a:blip r:embed="rId32">
                      <a:extLst>
                        <a:ext uri="{28A0092B-C50C-407E-A947-70E740481C1C}">
                          <a14:useLocalDpi xmlns:a14="http://schemas.microsoft.com/office/drawing/2010/main" val="0"/>
                        </a:ext>
                      </a:extLst>
                    </a:blip>
                    <a:srcRect t="5210"/>
                    <a:stretch/>
                  </pic:blipFill>
                  <pic:spPr bwMode="auto">
                    <a:xfrm>
                      <a:off x="0" y="0"/>
                      <a:ext cx="4048125" cy="1884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A48" w:rsidRPr="00636514">
        <w:t>系统管理员是平台的提供商</w:t>
      </w:r>
      <w:r w:rsidR="005D7A48" w:rsidRPr="00636514">
        <w:rPr>
          <w:rFonts w:hint="eastAsia"/>
        </w:rPr>
        <w:t>，</w:t>
      </w:r>
      <w:r w:rsidR="00193D34" w:rsidRPr="00636514">
        <w:rPr>
          <w:rFonts w:hint="eastAsia"/>
        </w:rPr>
        <w:t>处于管理的第一层</w:t>
      </w:r>
      <w:r w:rsidR="005D7A48" w:rsidRPr="00636514">
        <w:rPr>
          <w:rFonts w:hint="eastAsia"/>
        </w:rPr>
        <w:t>。基于</w:t>
      </w:r>
      <w:r w:rsidR="005D7A48" w:rsidRPr="00636514">
        <w:rPr>
          <w:rFonts w:hint="eastAsia"/>
        </w:rPr>
        <w:t>SaaS</w:t>
      </w:r>
      <w:r w:rsidR="005D7A48" w:rsidRPr="00636514">
        <w:rPr>
          <w:rFonts w:hint="eastAsia"/>
        </w:rPr>
        <w:t>的售货机云平台是由</w:t>
      </w:r>
      <w:r w:rsidR="00E777D1">
        <w:rPr>
          <w:rFonts w:hint="eastAsia"/>
        </w:rPr>
        <w:t>厂商</w:t>
      </w:r>
      <w:r w:rsidR="005D7A48" w:rsidRPr="00636514">
        <w:rPr>
          <w:rFonts w:hint="eastAsia"/>
        </w:rPr>
        <w:t>提供，用户通过访问</w:t>
      </w:r>
      <w:r w:rsidR="005D7A48" w:rsidRPr="00636514">
        <w:rPr>
          <w:rFonts w:hint="eastAsia"/>
        </w:rPr>
        <w:t>web</w:t>
      </w:r>
      <w:r w:rsidR="005D7A48" w:rsidRPr="00636514">
        <w:rPr>
          <w:rFonts w:hint="eastAsia"/>
        </w:rPr>
        <w:t>页面根据实际需求进行系统空间和时间的租用。系统管理员为</w:t>
      </w:r>
      <w:r w:rsidR="00ED4550" w:rsidRPr="00636514">
        <w:rPr>
          <w:rFonts w:hint="eastAsia"/>
        </w:rPr>
        <w:t>一级用户，需要对</w:t>
      </w:r>
      <w:r w:rsidR="00F75FD2">
        <w:rPr>
          <w:rFonts w:hint="eastAsia"/>
        </w:rPr>
        <w:t>平台</w:t>
      </w:r>
      <w:r w:rsidR="00FC0105">
        <w:rPr>
          <w:rFonts w:hint="eastAsia"/>
        </w:rPr>
        <w:t>的租用规则进行定义</w:t>
      </w:r>
      <w:r w:rsidR="00ED4550" w:rsidRPr="00636514">
        <w:rPr>
          <w:rFonts w:hint="eastAsia"/>
        </w:rPr>
        <w:t>，对处于第二级和</w:t>
      </w:r>
      <w:r w:rsidR="005D7A48" w:rsidRPr="00636514">
        <w:rPr>
          <w:rFonts w:hint="eastAsia"/>
        </w:rPr>
        <w:t>二级以下的</w:t>
      </w:r>
      <w:r w:rsidR="005D7A48" w:rsidRPr="00636514">
        <w:t>租</w:t>
      </w:r>
      <w:r w:rsidR="005D7A48" w:rsidRPr="00636514">
        <w:rPr>
          <w:rFonts w:hint="eastAsia"/>
        </w:rPr>
        <w:t>户进行管理。</w:t>
      </w:r>
      <w:r w:rsidR="001D3AF4" w:rsidRPr="00636514">
        <w:rPr>
          <w:rFonts w:hint="eastAsia"/>
        </w:rPr>
        <w:t>系统管理员用例图如图</w:t>
      </w:r>
      <w:r w:rsidR="001D3AF4" w:rsidRPr="00636514">
        <w:rPr>
          <w:rFonts w:hint="eastAsia"/>
        </w:rPr>
        <w:t>3-</w:t>
      </w:r>
      <w:r w:rsidR="001D3AF4" w:rsidRPr="00636514">
        <w:t>1</w:t>
      </w:r>
      <w:r w:rsidR="001D3AF4" w:rsidRPr="00636514">
        <w:t>所示</w:t>
      </w:r>
      <w:r w:rsidR="001D3AF4" w:rsidRPr="00636514">
        <w:rPr>
          <w:rFonts w:hint="eastAsia"/>
        </w:rPr>
        <w:t>。</w:t>
      </w:r>
    </w:p>
    <w:p w14:paraId="289B6529" w14:textId="5C0FF721" w:rsidR="009F71EF" w:rsidRPr="00636514" w:rsidRDefault="009F71EF" w:rsidP="009F71EF">
      <w:pPr>
        <w:ind w:firstLineChars="0" w:firstLine="0"/>
        <w:jc w:val="center"/>
      </w:pPr>
      <w:r>
        <w:rPr>
          <w:rFonts w:hint="eastAsia"/>
        </w:rPr>
        <w:t>图</w:t>
      </w:r>
      <w:r>
        <w:rPr>
          <w:rFonts w:hint="eastAsia"/>
        </w:rPr>
        <w:t>3-1</w:t>
      </w:r>
      <w:r>
        <w:t xml:space="preserve">  </w:t>
      </w:r>
      <w:r>
        <w:rPr>
          <w:rFonts w:hint="eastAsia"/>
        </w:rPr>
        <w:t>系统管理员用例图</w:t>
      </w:r>
    </w:p>
    <w:p w14:paraId="2DC47C4F" w14:textId="77777777" w:rsidR="00444366" w:rsidRPr="00636514" w:rsidRDefault="00444366" w:rsidP="00AD581F">
      <w:pPr>
        <w:numPr>
          <w:ilvl w:val="1"/>
          <w:numId w:val="4"/>
        </w:numPr>
        <w:ind w:firstLineChars="0"/>
      </w:pPr>
      <w:r w:rsidRPr="00636514">
        <w:t>用户角色管理</w:t>
      </w:r>
      <w:r w:rsidRPr="00636514">
        <w:rPr>
          <w:rFonts w:hint="eastAsia"/>
        </w:rPr>
        <w:t>：</w:t>
      </w:r>
    </w:p>
    <w:p w14:paraId="65E1A695" w14:textId="6E03C736" w:rsidR="00444366" w:rsidRPr="00636514" w:rsidRDefault="00627FD5" w:rsidP="00444366">
      <w:pPr>
        <w:ind w:left="840" w:firstLineChars="0" w:firstLine="420"/>
        <w:rPr>
          <w:lang w:val="x-none"/>
        </w:rPr>
      </w:pPr>
      <w:r w:rsidRPr="00636514">
        <w:rPr>
          <w:rFonts w:hint="eastAsia"/>
        </w:rPr>
        <w:t>用户角色包括</w:t>
      </w:r>
      <w:r w:rsidR="008402C0" w:rsidRPr="00636514">
        <w:rPr>
          <w:rFonts w:hint="eastAsia"/>
        </w:rPr>
        <w:t>权限管理和</w:t>
      </w:r>
      <w:r w:rsidR="00444366" w:rsidRPr="00636514">
        <w:rPr>
          <w:rFonts w:hint="eastAsia"/>
        </w:rPr>
        <w:t>角色管理</w:t>
      </w:r>
      <w:r w:rsidR="00EE7B9B" w:rsidRPr="00636514">
        <w:rPr>
          <w:rFonts w:hint="eastAsia"/>
        </w:rPr>
        <w:t>两个部分</w:t>
      </w:r>
      <w:r w:rsidR="00444366" w:rsidRPr="00636514">
        <w:rPr>
          <w:rFonts w:hint="eastAsia"/>
        </w:rPr>
        <w:t>，</w:t>
      </w:r>
      <w:r w:rsidR="00973E2E" w:rsidRPr="00636514">
        <w:rPr>
          <w:rFonts w:hint="eastAsia"/>
        </w:rPr>
        <w:t>每个角色可以由多个权限组成</w:t>
      </w:r>
      <w:r w:rsidR="00973E2E">
        <w:rPr>
          <w:rFonts w:hint="eastAsia"/>
        </w:rPr>
        <w:t>，</w:t>
      </w:r>
      <w:r w:rsidR="00444366" w:rsidRPr="00636514">
        <w:rPr>
          <w:rFonts w:hint="eastAsia"/>
        </w:rPr>
        <w:t>不同的权限对应不同的操作</w:t>
      </w:r>
      <w:r w:rsidRPr="00636514">
        <w:rPr>
          <w:rFonts w:hint="eastAsia"/>
        </w:rPr>
        <w:t>区间</w:t>
      </w:r>
      <w:r w:rsidR="00444366" w:rsidRPr="00636514">
        <w:rPr>
          <w:rFonts w:hint="eastAsia"/>
        </w:rPr>
        <w:t>。用户权限包括权限名称、权限编号、权限描述、权限所属</w:t>
      </w:r>
      <w:r w:rsidR="00245779" w:rsidRPr="00636514">
        <w:rPr>
          <w:rFonts w:hint="eastAsia"/>
        </w:rPr>
        <w:t>租户</w:t>
      </w:r>
      <w:r w:rsidR="00444366" w:rsidRPr="00636514">
        <w:rPr>
          <w:rFonts w:hint="eastAsia"/>
        </w:rPr>
        <w:t>类型</w:t>
      </w:r>
      <w:r w:rsidR="00DB252C" w:rsidRPr="00636514">
        <w:rPr>
          <w:rFonts w:hint="eastAsia"/>
        </w:rPr>
        <w:t>等属性</w:t>
      </w:r>
      <w:r w:rsidR="00444366" w:rsidRPr="00636514">
        <w:rPr>
          <w:rFonts w:hint="eastAsia"/>
        </w:rPr>
        <w:t>。权限所属类型分为三种：系统管理员、运营商</w:t>
      </w:r>
      <w:r w:rsidR="00E37672" w:rsidRPr="00636514">
        <w:t>和</w:t>
      </w:r>
      <w:r w:rsidR="00444366" w:rsidRPr="00636514">
        <w:rPr>
          <w:rFonts w:hint="eastAsia"/>
        </w:rPr>
        <w:t>厂商，在数据库中用</w:t>
      </w:r>
      <w:r w:rsidR="00BC48D0" w:rsidRPr="00636514">
        <w:rPr>
          <w:rFonts w:hint="eastAsia"/>
        </w:rPr>
        <w:t>数字</w:t>
      </w:r>
      <w:r w:rsidR="00444366" w:rsidRPr="00636514">
        <w:rPr>
          <w:rFonts w:hint="eastAsia"/>
        </w:rPr>
        <w:t>0</w:t>
      </w:r>
      <w:r w:rsidR="00444366" w:rsidRPr="00636514">
        <w:rPr>
          <w:rFonts w:hint="eastAsia"/>
        </w:rPr>
        <w:t>、</w:t>
      </w:r>
      <w:r w:rsidR="00444366" w:rsidRPr="00636514">
        <w:rPr>
          <w:rFonts w:hint="eastAsia"/>
        </w:rPr>
        <w:t>1</w:t>
      </w:r>
      <w:r w:rsidR="00BC48D0" w:rsidRPr="00636514">
        <w:t>和</w:t>
      </w:r>
      <w:r w:rsidR="00444366" w:rsidRPr="00636514">
        <w:rPr>
          <w:rFonts w:hint="eastAsia"/>
        </w:rPr>
        <w:t>2</w:t>
      </w:r>
      <w:r w:rsidR="00444366" w:rsidRPr="00636514">
        <w:rPr>
          <w:rFonts w:hint="eastAsia"/>
        </w:rPr>
        <w:t>进行标识。</w:t>
      </w:r>
    </w:p>
    <w:p w14:paraId="1CC091B3" w14:textId="77777777" w:rsidR="00444366" w:rsidRPr="00636514" w:rsidRDefault="00444366" w:rsidP="00AD581F">
      <w:pPr>
        <w:numPr>
          <w:ilvl w:val="1"/>
          <w:numId w:val="4"/>
        </w:numPr>
        <w:ind w:firstLineChars="0"/>
      </w:pPr>
      <w:r w:rsidRPr="00636514">
        <w:rPr>
          <w:rFonts w:hint="eastAsia"/>
        </w:rPr>
        <w:t>租金信息管理：</w:t>
      </w:r>
    </w:p>
    <w:p w14:paraId="22A24543" w14:textId="668B518F" w:rsidR="00444366" w:rsidRPr="00636514" w:rsidRDefault="00444366" w:rsidP="00444366">
      <w:pPr>
        <w:ind w:left="840" w:firstLineChars="0" w:firstLine="420"/>
      </w:pPr>
      <w:r w:rsidRPr="00636514">
        <w:rPr>
          <w:rFonts w:hint="eastAsia"/>
        </w:rPr>
        <w:t>系统管理员对</w:t>
      </w:r>
      <w:r w:rsidRPr="00636514">
        <w:rPr>
          <w:rFonts w:hint="eastAsia"/>
        </w:rPr>
        <w:t>SaaS</w:t>
      </w:r>
      <w:r w:rsidR="00DF7AD4" w:rsidRPr="00636514">
        <w:t>平台</w:t>
      </w:r>
      <w:r w:rsidRPr="00636514">
        <w:t>的租</w:t>
      </w:r>
      <w:r w:rsidR="00DF7AD4" w:rsidRPr="00636514">
        <w:t>金</w:t>
      </w:r>
      <w:r w:rsidR="00BE0467" w:rsidRPr="00636514">
        <w:rPr>
          <w:rFonts w:hint="eastAsia"/>
        </w:rPr>
        <w:t>表</w:t>
      </w:r>
      <w:r w:rsidRPr="00636514">
        <w:t>进行定制</w:t>
      </w:r>
      <w:r w:rsidRPr="00636514">
        <w:rPr>
          <w:rFonts w:hint="eastAsia"/>
        </w:rPr>
        <w:t>，规则如下：若用户第一次使用系统，可免费</w:t>
      </w:r>
      <w:r w:rsidR="00DF7AD4" w:rsidRPr="00636514">
        <w:t>试用</w:t>
      </w:r>
      <w:r w:rsidRPr="00636514">
        <w:rPr>
          <w:rFonts w:hint="eastAsia"/>
        </w:rPr>
        <w:t>30</w:t>
      </w:r>
      <w:r w:rsidRPr="00636514">
        <w:rPr>
          <w:rFonts w:hint="eastAsia"/>
        </w:rPr>
        <w:t>天，</w:t>
      </w:r>
      <w:r w:rsidRPr="00636514">
        <w:rPr>
          <w:rFonts w:hint="eastAsia"/>
        </w:rPr>
        <w:t>30</w:t>
      </w:r>
      <w:r w:rsidRPr="00636514">
        <w:rPr>
          <w:rFonts w:hint="eastAsia"/>
        </w:rPr>
        <w:t>天之内</w:t>
      </w:r>
      <w:r w:rsidR="00566215">
        <w:rPr>
          <w:rFonts w:hint="eastAsia"/>
        </w:rPr>
        <w:t>能够</w:t>
      </w:r>
      <w:r w:rsidRPr="00636514">
        <w:rPr>
          <w:rFonts w:hint="eastAsia"/>
        </w:rPr>
        <w:t>使用系统所有功能，给用户一个租用前的免费体验期</w:t>
      </w:r>
      <w:r w:rsidR="00DF4372" w:rsidRPr="00636514">
        <w:rPr>
          <w:rFonts w:hint="eastAsia"/>
        </w:rPr>
        <w:t>。</w:t>
      </w:r>
      <w:r w:rsidRPr="00636514">
        <w:rPr>
          <w:rFonts w:hint="eastAsia"/>
        </w:rPr>
        <w:t>30</w:t>
      </w:r>
      <w:r w:rsidRPr="00636514">
        <w:rPr>
          <w:rFonts w:hint="eastAsia"/>
        </w:rPr>
        <w:t>天试用期结束后，</w:t>
      </w:r>
      <w:r w:rsidR="003377E7" w:rsidRPr="00636514">
        <w:rPr>
          <w:rFonts w:hint="eastAsia"/>
        </w:rPr>
        <w:t>系统</w:t>
      </w:r>
      <w:r w:rsidR="00495F81" w:rsidRPr="00636514">
        <w:rPr>
          <w:rFonts w:hint="eastAsia"/>
        </w:rPr>
        <w:t>标记</w:t>
      </w:r>
      <w:r w:rsidR="003377E7" w:rsidRPr="00636514">
        <w:rPr>
          <w:rFonts w:hint="eastAsia"/>
        </w:rPr>
        <w:t>租户</w:t>
      </w:r>
      <w:r w:rsidRPr="00636514">
        <w:rPr>
          <w:rFonts w:hint="eastAsia"/>
        </w:rPr>
        <w:t>已</w:t>
      </w:r>
      <w:r w:rsidR="00956AE3" w:rsidRPr="00636514">
        <w:t>行使了</w:t>
      </w:r>
      <w:r w:rsidRPr="00636514">
        <w:rPr>
          <w:rFonts w:hint="eastAsia"/>
        </w:rPr>
        <w:t>试用机会，不能再次免费</w:t>
      </w:r>
      <w:r w:rsidR="000E12DF" w:rsidRPr="00636514">
        <w:rPr>
          <w:rFonts w:hint="eastAsia"/>
        </w:rPr>
        <w:t>使用</w:t>
      </w:r>
      <w:r w:rsidR="00DC7084" w:rsidRPr="00636514">
        <w:rPr>
          <w:rFonts w:hint="eastAsia"/>
        </w:rPr>
        <w:t>。</w:t>
      </w:r>
      <w:r w:rsidRPr="00636514">
        <w:rPr>
          <w:rFonts w:hint="eastAsia"/>
        </w:rPr>
        <w:t>管理员定</w:t>
      </w:r>
      <w:r w:rsidR="00CA1D50" w:rsidRPr="00636514">
        <w:rPr>
          <w:rFonts w:hint="eastAsia"/>
        </w:rPr>
        <w:t>制</w:t>
      </w:r>
      <w:r w:rsidRPr="00636514">
        <w:rPr>
          <w:rFonts w:hint="eastAsia"/>
        </w:rPr>
        <w:t>规则，</w:t>
      </w:r>
      <w:r w:rsidR="00DC7084" w:rsidRPr="00636514">
        <w:rPr>
          <w:rFonts w:hint="eastAsia"/>
        </w:rPr>
        <w:t>设置</w:t>
      </w:r>
      <w:r w:rsidRPr="00636514">
        <w:rPr>
          <w:rFonts w:hint="eastAsia"/>
        </w:rPr>
        <w:t>每月的租用费用，若租用期达到一年，</w:t>
      </w:r>
      <w:r w:rsidR="00DC7084" w:rsidRPr="00636514">
        <w:t>设置租金折扣为</w:t>
      </w:r>
      <w:r w:rsidRPr="00636514">
        <w:rPr>
          <w:rFonts w:hint="eastAsia"/>
        </w:rPr>
        <w:t>85</w:t>
      </w:r>
      <w:r w:rsidRPr="00636514">
        <w:rPr>
          <w:rFonts w:hint="eastAsia"/>
        </w:rPr>
        <w:t>折</w:t>
      </w:r>
      <w:r w:rsidR="00DC7084" w:rsidRPr="00636514">
        <w:rPr>
          <w:rFonts w:hint="eastAsia"/>
        </w:rPr>
        <w:t>；</w:t>
      </w:r>
      <w:r w:rsidRPr="00636514">
        <w:rPr>
          <w:rFonts w:hint="eastAsia"/>
        </w:rPr>
        <w:t>达到两年</w:t>
      </w:r>
      <w:r w:rsidR="00DC7084" w:rsidRPr="00636514">
        <w:rPr>
          <w:rFonts w:hint="eastAsia"/>
        </w:rPr>
        <w:t>设置租金</w:t>
      </w:r>
      <w:r w:rsidR="00523F24" w:rsidRPr="00636514">
        <w:rPr>
          <w:rFonts w:hint="eastAsia"/>
        </w:rPr>
        <w:t>折扣</w:t>
      </w:r>
      <w:r w:rsidR="00DC7084" w:rsidRPr="00636514">
        <w:rPr>
          <w:rFonts w:hint="eastAsia"/>
        </w:rPr>
        <w:t>为</w:t>
      </w:r>
      <w:r w:rsidRPr="00636514">
        <w:rPr>
          <w:rFonts w:hint="eastAsia"/>
        </w:rPr>
        <w:t>75</w:t>
      </w:r>
      <w:r w:rsidRPr="00636514">
        <w:rPr>
          <w:rFonts w:hint="eastAsia"/>
        </w:rPr>
        <w:t>折</w:t>
      </w:r>
      <w:r w:rsidR="00523F24" w:rsidRPr="00636514">
        <w:rPr>
          <w:rFonts w:hint="eastAsia"/>
        </w:rPr>
        <w:t>；</w:t>
      </w:r>
      <w:r w:rsidR="00523F24" w:rsidRPr="00636514">
        <w:t>一次性定制</w:t>
      </w:r>
      <w:r w:rsidRPr="00636514">
        <w:rPr>
          <w:rFonts w:hint="eastAsia"/>
        </w:rPr>
        <w:t>三年</w:t>
      </w:r>
      <w:r w:rsidR="00523F24" w:rsidRPr="00636514">
        <w:rPr>
          <w:rFonts w:hint="eastAsia"/>
        </w:rPr>
        <w:t>则设置租金折扣为</w:t>
      </w:r>
      <w:r w:rsidRPr="00636514">
        <w:rPr>
          <w:rFonts w:hint="eastAsia"/>
        </w:rPr>
        <w:t>65</w:t>
      </w:r>
      <w:r w:rsidRPr="00636514">
        <w:rPr>
          <w:rFonts w:hint="eastAsia"/>
        </w:rPr>
        <w:t>折</w:t>
      </w:r>
      <w:r w:rsidR="008A3D15" w:rsidRPr="00636514">
        <w:rPr>
          <w:rFonts w:hint="eastAsia"/>
        </w:rPr>
        <w:t>。</w:t>
      </w:r>
      <w:r w:rsidR="008A3D15" w:rsidRPr="00636514">
        <w:t>此外</w:t>
      </w:r>
      <w:r w:rsidR="008A3D15" w:rsidRPr="00636514">
        <w:rPr>
          <w:rFonts w:hint="eastAsia"/>
        </w:rPr>
        <w:t>，</w:t>
      </w:r>
      <w:r w:rsidR="008A3D15" w:rsidRPr="00636514">
        <w:t>设置每增加一台租用空间所需的金额</w:t>
      </w:r>
      <w:r w:rsidR="00C82B2F" w:rsidRPr="00636514">
        <w:rPr>
          <w:rFonts w:hint="eastAsia"/>
        </w:rPr>
        <w:t>，厂商和运营商端可分别设置。</w:t>
      </w:r>
      <w:r w:rsidR="00876F74" w:rsidRPr="00636514">
        <w:rPr>
          <w:rFonts w:hint="eastAsia"/>
        </w:rPr>
        <w:t>根据以上规则</w:t>
      </w:r>
      <w:r w:rsidRPr="00636514">
        <w:rPr>
          <w:rFonts w:hint="eastAsia"/>
        </w:rPr>
        <w:t>用户在系统页面中</w:t>
      </w:r>
      <w:r w:rsidR="00876F74" w:rsidRPr="00636514">
        <w:rPr>
          <w:rFonts w:hint="eastAsia"/>
        </w:rPr>
        <w:t>自行设置</w:t>
      </w:r>
      <w:r w:rsidRPr="00636514">
        <w:rPr>
          <w:rFonts w:hint="eastAsia"/>
        </w:rPr>
        <w:t>租用时间</w:t>
      </w:r>
      <w:r w:rsidR="00530ECD" w:rsidRPr="00636514">
        <w:rPr>
          <w:rFonts w:hint="eastAsia"/>
        </w:rPr>
        <w:t>和租用空间</w:t>
      </w:r>
      <w:r w:rsidRPr="00636514">
        <w:rPr>
          <w:rFonts w:hint="eastAsia"/>
        </w:rPr>
        <w:t>。若</w:t>
      </w:r>
      <w:r w:rsidR="00C42132" w:rsidRPr="00636514">
        <w:t>租户</w:t>
      </w:r>
      <w:r w:rsidR="003557D5">
        <w:rPr>
          <w:rFonts w:hint="eastAsia"/>
        </w:rPr>
        <w:t>租用期限到达，系统</w:t>
      </w:r>
      <w:r w:rsidRPr="00636514">
        <w:rPr>
          <w:rFonts w:hint="eastAsia"/>
        </w:rPr>
        <w:t>给出租用到期的提示</w:t>
      </w:r>
      <w:r w:rsidR="004120CB" w:rsidRPr="00636514">
        <w:rPr>
          <w:rFonts w:hint="eastAsia"/>
        </w:rPr>
        <w:t>，并将租户</w:t>
      </w:r>
      <w:r w:rsidR="00556E7C" w:rsidRPr="00636514">
        <w:rPr>
          <w:rFonts w:hint="eastAsia"/>
        </w:rPr>
        <w:t>设置为不可用状态</w:t>
      </w:r>
      <w:r w:rsidRPr="00636514">
        <w:rPr>
          <w:rFonts w:hint="eastAsia"/>
        </w:rPr>
        <w:t>。</w:t>
      </w:r>
    </w:p>
    <w:p w14:paraId="4647EEE3" w14:textId="77777777" w:rsidR="00444366" w:rsidRPr="00636514" w:rsidRDefault="00C42132" w:rsidP="00AD581F">
      <w:pPr>
        <w:numPr>
          <w:ilvl w:val="1"/>
          <w:numId w:val="4"/>
        </w:numPr>
        <w:ind w:firstLineChars="0"/>
      </w:pPr>
      <w:r w:rsidRPr="00636514">
        <w:lastRenderedPageBreak/>
        <w:t>租户</w:t>
      </w:r>
      <w:r w:rsidR="00444366" w:rsidRPr="00636514">
        <w:rPr>
          <w:rFonts w:hint="eastAsia"/>
        </w:rPr>
        <w:t>管理：</w:t>
      </w:r>
    </w:p>
    <w:p w14:paraId="50A4423F" w14:textId="6E8245E6" w:rsidR="00444366" w:rsidRPr="00636514" w:rsidRDefault="00786C06" w:rsidP="00444366">
      <w:pPr>
        <w:ind w:left="840" w:firstLineChars="0" w:firstLine="420"/>
      </w:pPr>
      <w:r w:rsidRPr="00636514">
        <w:t>租户</w:t>
      </w:r>
      <w:r w:rsidR="00444366" w:rsidRPr="00636514">
        <w:t>是系统管理员所对应的</w:t>
      </w:r>
      <w:r w:rsidR="00444366" w:rsidRPr="00636514">
        <w:rPr>
          <w:rFonts w:hint="eastAsia"/>
        </w:rPr>
        <w:t>“用户”，</w:t>
      </w:r>
      <w:r w:rsidRPr="00636514">
        <w:rPr>
          <w:rFonts w:hint="eastAsia"/>
        </w:rPr>
        <w:t>租户</w:t>
      </w:r>
      <w:r w:rsidR="00444366" w:rsidRPr="00636514">
        <w:rPr>
          <w:rFonts w:hint="eastAsia"/>
        </w:rPr>
        <w:t>通过注册页面选择租用</w:t>
      </w:r>
      <w:r w:rsidRPr="00636514">
        <w:t>时间</w:t>
      </w:r>
      <w:r w:rsidR="00444366" w:rsidRPr="00636514">
        <w:rPr>
          <w:rFonts w:hint="eastAsia"/>
        </w:rPr>
        <w:t>和租用</w:t>
      </w:r>
      <w:r w:rsidRPr="00636514">
        <w:rPr>
          <w:rFonts w:hint="eastAsia"/>
        </w:rPr>
        <w:t>空间</w:t>
      </w:r>
      <w:r w:rsidR="00444366" w:rsidRPr="00636514">
        <w:rPr>
          <w:rFonts w:hint="eastAsia"/>
        </w:rPr>
        <w:t>进行租金缴纳</w:t>
      </w:r>
      <w:r w:rsidR="00DC094F">
        <w:rPr>
          <w:rFonts w:hint="eastAsia"/>
        </w:rPr>
        <w:t>和</w:t>
      </w:r>
      <w:r w:rsidR="00DC094F" w:rsidRPr="00636514">
        <w:t>商户</w:t>
      </w:r>
      <w:r w:rsidR="00DC094F" w:rsidRPr="00636514">
        <w:rPr>
          <w:rFonts w:hint="eastAsia"/>
        </w:rPr>
        <w:t>的注册</w:t>
      </w:r>
      <w:r w:rsidR="00444366" w:rsidRPr="00636514">
        <w:rPr>
          <w:rFonts w:hint="eastAsia"/>
        </w:rPr>
        <w:t>。</w:t>
      </w:r>
    </w:p>
    <w:p w14:paraId="488E452D" w14:textId="77777777" w:rsidR="00444366" w:rsidRPr="00636514" w:rsidRDefault="00444366" w:rsidP="00AD581F">
      <w:pPr>
        <w:numPr>
          <w:ilvl w:val="0"/>
          <w:numId w:val="11"/>
        </w:numPr>
        <w:ind w:firstLineChars="0"/>
      </w:pPr>
      <w:r w:rsidRPr="00636514">
        <w:rPr>
          <w:rFonts w:hint="eastAsia"/>
        </w:rPr>
        <w:t>运营商端管理系统</w:t>
      </w:r>
    </w:p>
    <w:p w14:paraId="1500A478" w14:textId="5EDCC2D7" w:rsidR="009467D7" w:rsidRDefault="00CE0AB0" w:rsidP="00CD032E">
      <w:pPr>
        <w:ind w:firstLine="480"/>
      </w:pPr>
      <w:r>
        <w:rPr>
          <w:rFonts w:hint="eastAsia"/>
          <w:noProof/>
        </w:rPr>
        <w:drawing>
          <wp:anchor distT="0" distB="0" distL="114300" distR="114300" simplePos="0" relativeHeight="251666432" behindDoc="0" locked="0" layoutInCell="1" allowOverlap="1" wp14:anchorId="2AA124F1" wp14:editId="527B8DE8">
            <wp:simplePos x="0" y="0"/>
            <wp:positionH relativeFrom="column">
              <wp:posOffset>756285</wp:posOffset>
            </wp:positionH>
            <wp:positionV relativeFrom="paragraph">
              <wp:posOffset>1346200</wp:posOffset>
            </wp:positionV>
            <wp:extent cx="4255135" cy="2530475"/>
            <wp:effectExtent l="0" t="0" r="0" b="3175"/>
            <wp:wrapTopAndBottom/>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运营商系统用例图.png"/>
                    <pic:cNvPicPr/>
                  </pic:nvPicPr>
                  <pic:blipFill>
                    <a:blip r:embed="rId33">
                      <a:extLst>
                        <a:ext uri="{28A0092B-C50C-407E-A947-70E740481C1C}">
                          <a14:useLocalDpi xmlns:a14="http://schemas.microsoft.com/office/drawing/2010/main" val="0"/>
                        </a:ext>
                      </a:extLst>
                    </a:blip>
                    <a:stretch>
                      <a:fillRect/>
                    </a:stretch>
                  </pic:blipFill>
                  <pic:spPr>
                    <a:xfrm>
                      <a:off x="0" y="0"/>
                      <a:ext cx="4255135" cy="2530475"/>
                    </a:xfrm>
                    <a:prstGeom prst="rect">
                      <a:avLst/>
                    </a:prstGeom>
                  </pic:spPr>
                </pic:pic>
              </a:graphicData>
            </a:graphic>
            <wp14:sizeRelH relativeFrom="page">
              <wp14:pctWidth>0</wp14:pctWidth>
            </wp14:sizeRelH>
            <wp14:sizeRelV relativeFrom="page">
              <wp14:pctHeight>0</wp14:pctHeight>
            </wp14:sizeRelV>
          </wp:anchor>
        </w:drawing>
      </w:r>
      <w:r w:rsidR="009467D7" w:rsidRPr="00636514">
        <w:rPr>
          <w:rFonts w:hint="eastAsia"/>
        </w:rPr>
        <w:t>售货机</w:t>
      </w:r>
      <w:r w:rsidR="008B7BB5" w:rsidRPr="00636514">
        <w:rPr>
          <w:rFonts w:hint="eastAsia"/>
        </w:rPr>
        <w:t>运营商是系统的主要用户之一。软件租用成功后运营商管理员可添加</w:t>
      </w:r>
      <w:r w:rsidR="009467D7" w:rsidRPr="00636514">
        <w:rPr>
          <w:rFonts w:hint="eastAsia"/>
        </w:rPr>
        <w:t>下级管理员并分配给用户权限，不同的用户权责分明，共同管理租户系统。运营商通过</w:t>
      </w:r>
      <w:r w:rsidR="009467D7" w:rsidRPr="00636514">
        <w:t>租户</w:t>
      </w:r>
      <w:r w:rsidR="009467D7" w:rsidRPr="00636514">
        <w:rPr>
          <w:rFonts w:hint="eastAsia"/>
        </w:rPr>
        <w:t>租用界面进行系统的租用和商户的创建，然后使用该系统</w:t>
      </w:r>
      <w:r w:rsidR="0042042C" w:rsidRPr="00636514">
        <w:rPr>
          <w:rFonts w:hint="eastAsia"/>
        </w:rPr>
        <w:t>。</w:t>
      </w:r>
      <w:r w:rsidR="009467D7" w:rsidRPr="00636514">
        <w:t>运营商系统用例图</w:t>
      </w:r>
      <w:r w:rsidR="00170B15" w:rsidRPr="00636514">
        <w:rPr>
          <w:rFonts w:hint="eastAsia"/>
        </w:rPr>
        <w:t>如下。</w:t>
      </w:r>
    </w:p>
    <w:p w14:paraId="54B25042" w14:textId="430AC389" w:rsidR="009467D7" w:rsidRPr="005270D9" w:rsidRDefault="00CE0AB0" w:rsidP="00140C5E">
      <w:pPr>
        <w:ind w:firstLineChars="0" w:firstLine="0"/>
        <w:jc w:val="center"/>
      </w:pPr>
      <w:r>
        <w:rPr>
          <w:rFonts w:hint="eastAsia"/>
        </w:rPr>
        <w:t>图</w:t>
      </w:r>
      <w:r>
        <w:rPr>
          <w:rFonts w:hint="eastAsia"/>
        </w:rPr>
        <w:t>3-2</w:t>
      </w:r>
      <w:r>
        <w:t xml:space="preserve">  </w:t>
      </w:r>
      <w:r>
        <w:rPr>
          <w:rFonts w:hint="eastAsia"/>
        </w:rPr>
        <w:t>运营商系统用例图</w:t>
      </w:r>
    </w:p>
    <w:p w14:paraId="57BDC473" w14:textId="1CC77A94" w:rsidR="00444366" w:rsidRPr="00636514" w:rsidRDefault="00444366" w:rsidP="00AD581F">
      <w:pPr>
        <w:numPr>
          <w:ilvl w:val="1"/>
          <w:numId w:val="4"/>
        </w:numPr>
        <w:ind w:firstLineChars="0"/>
      </w:pPr>
      <w:r w:rsidRPr="00636514">
        <w:t>平台</w:t>
      </w:r>
      <w:r w:rsidR="00F52970">
        <w:t>使用</w:t>
      </w:r>
      <w:r w:rsidR="00F52970">
        <w:rPr>
          <w:rFonts w:hint="eastAsia"/>
        </w:rPr>
        <w:t>/</w:t>
      </w:r>
      <w:r w:rsidRPr="00636514">
        <w:t>租用</w:t>
      </w:r>
      <w:r w:rsidRPr="00636514">
        <w:rPr>
          <w:rFonts w:hint="eastAsia"/>
        </w:rPr>
        <w:t>：</w:t>
      </w:r>
    </w:p>
    <w:p w14:paraId="26264CC4" w14:textId="47FCAA51" w:rsidR="00444366" w:rsidRPr="00636514" w:rsidRDefault="00444366" w:rsidP="00444366">
      <w:pPr>
        <w:ind w:left="840" w:firstLineChars="0" w:firstLine="420"/>
      </w:pPr>
      <w:r w:rsidRPr="00636514">
        <w:rPr>
          <w:rFonts w:hint="eastAsia"/>
        </w:rPr>
        <w:t>运营商</w:t>
      </w:r>
      <w:r w:rsidRPr="00636514">
        <w:t>初次使用系统</w:t>
      </w:r>
      <w:r w:rsidRPr="00636514">
        <w:rPr>
          <w:rFonts w:hint="eastAsia"/>
        </w:rPr>
        <w:t>，首先进行系统的租赁和租金的缴纳</w:t>
      </w:r>
      <w:r w:rsidR="006C2261" w:rsidRPr="00636514">
        <w:rPr>
          <w:rFonts w:hint="eastAsia"/>
        </w:rPr>
        <w:t>。</w:t>
      </w:r>
      <w:r w:rsidRPr="00636514">
        <w:rPr>
          <w:rFonts w:hint="eastAsia"/>
        </w:rPr>
        <w:t>进行</w:t>
      </w:r>
      <w:r w:rsidR="006C2261" w:rsidRPr="00636514">
        <w:rPr>
          <w:rFonts w:hint="eastAsia"/>
        </w:rPr>
        <w:t>租用</w:t>
      </w:r>
      <w:r w:rsidRPr="00636514">
        <w:rPr>
          <w:rFonts w:hint="eastAsia"/>
        </w:rPr>
        <w:t>操作时会给商家分配一个初始的管理员账号和密码，租赁成功后跳转登录界面进行登录。第一次使用系统可免费试用</w:t>
      </w:r>
      <w:r w:rsidRPr="00636514">
        <w:rPr>
          <w:rFonts w:hint="eastAsia"/>
        </w:rPr>
        <w:t>30</w:t>
      </w:r>
      <w:r w:rsidRPr="00636514">
        <w:rPr>
          <w:rFonts w:hint="eastAsia"/>
        </w:rPr>
        <w:t>天；商家信息表中记录租用的开始时间和结束时间，租用到期后需续费才能再次</w:t>
      </w:r>
      <w:r w:rsidR="008F219A" w:rsidRPr="00636514">
        <w:rPr>
          <w:rFonts w:hint="eastAsia"/>
        </w:rPr>
        <w:t>恢复</w:t>
      </w:r>
      <w:r w:rsidRPr="00636514">
        <w:rPr>
          <w:rFonts w:hint="eastAsia"/>
        </w:rPr>
        <w:t>使用。</w:t>
      </w:r>
    </w:p>
    <w:p w14:paraId="265BBEA4" w14:textId="77777777" w:rsidR="00444366" w:rsidRPr="00636514" w:rsidRDefault="00444366" w:rsidP="00AD581F">
      <w:pPr>
        <w:numPr>
          <w:ilvl w:val="1"/>
          <w:numId w:val="4"/>
        </w:numPr>
        <w:ind w:firstLineChars="0"/>
      </w:pPr>
      <w:r w:rsidRPr="00636514">
        <w:t>用户</w:t>
      </w:r>
      <w:r w:rsidRPr="00636514">
        <w:rPr>
          <w:rFonts w:hint="eastAsia"/>
        </w:rPr>
        <w:t>注册</w:t>
      </w:r>
      <w:r w:rsidR="000C2729" w:rsidRPr="00636514">
        <w:rPr>
          <w:rFonts w:hint="eastAsia"/>
        </w:rPr>
        <w:t>/</w:t>
      </w:r>
      <w:r w:rsidR="000C2729" w:rsidRPr="00636514">
        <w:rPr>
          <w:rFonts w:hint="eastAsia"/>
        </w:rPr>
        <w:t>登录</w:t>
      </w:r>
      <w:r w:rsidRPr="00636514">
        <w:rPr>
          <w:rFonts w:hint="eastAsia"/>
        </w:rPr>
        <w:t>：</w:t>
      </w:r>
    </w:p>
    <w:p w14:paraId="28AD5F57" w14:textId="2337CE29" w:rsidR="00444366" w:rsidRPr="00636514" w:rsidRDefault="00444366" w:rsidP="00444366">
      <w:pPr>
        <w:ind w:left="840" w:firstLineChars="0" w:firstLine="420"/>
      </w:pPr>
      <w:r w:rsidRPr="00636514">
        <w:rPr>
          <w:rFonts w:hint="eastAsia"/>
        </w:rPr>
        <w:t>用户通过浏览器进入登录入口，输入公司编号、</w:t>
      </w:r>
      <w:r w:rsidR="007E1585" w:rsidRPr="00636514">
        <w:rPr>
          <w:rFonts w:hint="eastAsia"/>
        </w:rPr>
        <w:t>账号</w:t>
      </w:r>
      <w:r w:rsidRPr="00636514">
        <w:rPr>
          <w:rFonts w:hint="eastAsia"/>
        </w:rPr>
        <w:t>和密码进行登录，三项缺一不可。系统根据用户输入的信息进行匹配，</w:t>
      </w:r>
      <w:r w:rsidR="00A926EB">
        <w:rPr>
          <w:rFonts w:hint="eastAsia"/>
        </w:rPr>
        <w:t>验证租</w:t>
      </w:r>
      <w:r w:rsidRPr="00636514">
        <w:rPr>
          <w:rFonts w:hint="eastAsia"/>
        </w:rPr>
        <w:t>用时</w:t>
      </w:r>
      <w:r w:rsidR="007E1585" w:rsidRPr="00636514">
        <w:rPr>
          <w:rFonts w:hint="eastAsia"/>
        </w:rPr>
        <w:t>间是否到期，验证通过后，进入其对应的商家及权限范围内的页面。新</w:t>
      </w:r>
      <w:r w:rsidRPr="00636514">
        <w:rPr>
          <w:rFonts w:hint="eastAsia"/>
        </w:rPr>
        <w:t>用户由</w:t>
      </w:r>
      <w:r w:rsidR="008177D1" w:rsidRPr="00636514">
        <w:rPr>
          <w:rFonts w:hint="eastAsia"/>
        </w:rPr>
        <w:t>运营商</w:t>
      </w:r>
      <w:r w:rsidR="00997C84" w:rsidRPr="00636514">
        <w:rPr>
          <w:rFonts w:hint="eastAsia"/>
        </w:rPr>
        <w:t>端</w:t>
      </w:r>
      <w:r w:rsidR="007E1585" w:rsidRPr="00636514">
        <w:rPr>
          <w:rFonts w:hint="eastAsia"/>
        </w:rPr>
        <w:t>管理员进行添</w:t>
      </w:r>
      <w:r w:rsidR="00200889">
        <w:rPr>
          <w:rFonts w:hint="eastAsia"/>
        </w:rPr>
        <w:t>加</w:t>
      </w:r>
      <w:r w:rsidRPr="00636514">
        <w:rPr>
          <w:rFonts w:hint="eastAsia"/>
        </w:rPr>
        <w:t>，并提供初始</w:t>
      </w:r>
      <w:r w:rsidR="00FA11A7" w:rsidRPr="00636514">
        <w:rPr>
          <w:rFonts w:hint="eastAsia"/>
        </w:rPr>
        <w:t>用户</w:t>
      </w:r>
      <w:r w:rsidRPr="00636514">
        <w:rPr>
          <w:rFonts w:hint="eastAsia"/>
        </w:rPr>
        <w:t>密码。</w:t>
      </w:r>
    </w:p>
    <w:p w14:paraId="1E2F4434" w14:textId="77777777" w:rsidR="00444366" w:rsidRPr="00636514" w:rsidRDefault="00444366" w:rsidP="00AD581F">
      <w:pPr>
        <w:numPr>
          <w:ilvl w:val="1"/>
          <w:numId w:val="4"/>
        </w:numPr>
        <w:ind w:firstLineChars="0"/>
      </w:pPr>
      <w:r w:rsidRPr="00636514">
        <w:lastRenderedPageBreak/>
        <w:t>用户管理</w:t>
      </w:r>
      <w:r w:rsidRPr="00636514">
        <w:rPr>
          <w:rFonts w:hint="eastAsia"/>
        </w:rPr>
        <w:t>：</w:t>
      </w:r>
    </w:p>
    <w:p w14:paraId="16585031" w14:textId="77777777" w:rsidR="00444366" w:rsidRPr="00636514" w:rsidRDefault="00444366" w:rsidP="00444366">
      <w:pPr>
        <w:ind w:left="840" w:firstLineChars="0" w:firstLine="420"/>
      </w:pPr>
      <w:r w:rsidRPr="00636514">
        <w:rPr>
          <w:rFonts w:hint="eastAsia"/>
        </w:rPr>
        <w:t>用户管理分为用户信息</w:t>
      </w:r>
      <w:r w:rsidR="00DF4048" w:rsidRPr="00636514">
        <w:rPr>
          <w:rFonts w:hint="eastAsia"/>
        </w:rPr>
        <w:t>管理、用户组管理、角色管理三项。系统管理员和用户组管理员可</w:t>
      </w:r>
      <w:r w:rsidR="003A5C78" w:rsidRPr="00636514">
        <w:rPr>
          <w:rFonts w:hint="eastAsia"/>
        </w:rPr>
        <w:t>对用户进行基本的增删改查操作，同时修改用户的角色信息</w:t>
      </w:r>
      <w:r w:rsidRPr="00636514">
        <w:rPr>
          <w:rFonts w:hint="eastAsia"/>
        </w:rPr>
        <w:t>。管理员</w:t>
      </w:r>
      <w:r w:rsidR="00DC29A7" w:rsidRPr="00636514">
        <w:rPr>
          <w:rFonts w:hint="eastAsia"/>
        </w:rPr>
        <w:t>创建用户组，为每个用户组分配一个组管理员，</w:t>
      </w:r>
      <w:r w:rsidRPr="00636514">
        <w:rPr>
          <w:rFonts w:hint="eastAsia"/>
        </w:rPr>
        <w:t>组管理员对组内成员进行管理。</w:t>
      </w:r>
      <w:r w:rsidR="00A43ECA" w:rsidRPr="00636514">
        <w:rPr>
          <w:rFonts w:hint="eastAsia"/>
        </w:rPr>
        <w:t>此外，普通操作员不具有用户管理的权限。管理员可查看所有</w:t>
      </w:r>
      <w:r w:rsidRPr="00636514">
        <w:rPr>
          <w:rFonts w:hint="eastAsia"/>
        </w:rPr>
        <w:t>角色信息，以及每个角色所包含的用户权限，</w:t>
      </w:r>
      <w:r w:rsidR="00A43ECA" w:rsidRPr="00636514">
        <w:rPr>
          <w:rFonts w:hint="eastAsia"/>
        </w:rPr>
        <w:t>每个类型的租户只能查看同类角色信息。</w:t>
      </w:r>
    </w:p>
    <w:p w14:paraId="55091E59" w14:textId="77777777" w:rsidR="00444366" w:rsidRPr="00636514" w:rsidRDefault="00444366" w:rsidP="00AD581F">
      <w:pPr>
        <w:numPr>
          <w:ilvl w:val="1"/>
          <w:numId w:val="4"/>
        </w:numPr>
        <w:ind w:firstLineChars="0"/>
      </w:pPr>
      <w:r w:rsidRPr="00636514">
        <w:rPr>
          <w:rFonts w:hint="eastAsia"/>
        </w:rPr>
        <w:t>售货机管理：</w:t>
      </w:r>
    </w:p>
    <w:p w14:paraId="59DE1F29" w14:textId="2EECCC31" w:rsidR="00444366" w:rsidRPr="00636514" w:rsidRDefault="00444366" w:rsidP="00444366">
      <w:pPr>
        <w:ind w:left="840" w:firstLineChars="0" w:firstLine="420"/>
      </w:pPr>
      <w:r w:rsidRPr="00636514">
        <w:t>售货机管理</w:t>
      </w:r>
      <w:r w:rsidR="005111C6" w:rsidRPr="00636514">
        <w:rPr>
          <w:rFonts w:hint="eastAsia"/>
        </w:rPr>
        <w:t>模块</w:t>
      </w:r>
      <w:r w:rsidRPr="00636514">
        <w:t>分为</w:t>
      </w:r>
      <w:r w:rsidR="005111C6"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sidRPr="00636514">
        <w:rPr>
          <w:rFonts w:hint="eastAsia"/>
        </w:rPr>
        <w:t>、货道管理四个部分。管理员可对售货机进行</w:t>
      </w:r>
      <w:r w:rsidR="005F51B6" w:rsidRPr="00636514">
        <w:rPr>
          <w:rFonts w:hint="eastAsia"/>
        </w:rPr>
        <w:t>基本的增删</w:t>
      </w:r>
      <w:r w:rsidR="00CD36EE">
        <w:t>改</w:t>
      </w:r>
      <w:r w:rsidR="005F51B6" w:rsidRPr="00636514">
        <w:rPr>
          <w:rFonts w:hint="eastAsia"/>
        </w:rPr>
        <w:t>查操作，并</w:t>
      </w:r>
      <w:r w:rsidR="00806D3F" w:rsidRPr="00636514">
        <w:rPr>
          <w:rFonts w:hint="eastAsia"/>
        </w:rPr>
        <w:t>将机器</w:t>
      </w:r>
      <w:r w:rsidRPr="00636514">
        <w:rPr>
          <w:rFonts w:hint="eastAsia"/>
        </w:rPr>
        <w:t>分配</w:t>
      </w:r>
      <w:r w:rsidR="00806D3F" w:rsidRPr="00636514">
        <w:rPr>
          <w:rFonts w:hint="eastAsia"/>
        </w:rPr>
        <w:t>给</w:t>
      </w:r>
      <w:r w:rsidR="00D17F42">
        <w:rPr>
          <w:rFonts w:hint="eastAsia"/>
        </w:rPr>
        <w:t>操作员</w:t>
      </w:r>
      <w:r w:rsidR="007C470A" w:rsidRPr="00636514">
        <w:rPr>
          <w:rFonts w:hint="eastAsia"/>
        </w:rPr>
        <w:t>，</w:t>
      </w:r>
      <w:r w:rsidRPr="00636514">
        <w:rPr>
          <w:rFonts w:hint="eastAsia"/>
        </w:rPr>
        <w:t>通过输入售货机铭牌号、设备主板、是否分配、售货机类型等信息查询匹配的售货机列表。管理员点击添加售货机按钮后弹出添加信息的模态框，填写售货机信息</w:t>
      </w:r>
      <w:r w:rsidR="007C470A" w:rsidRPr="00636514">
        <w:rPr>
          <w:rFonts w:hint="eastAsia"/>
        </w:rPr>
        <w:t>表单</w:t>
      </w:r>
      <w:r w:rsidRPr="00636514">
        <w:rPr>
          <w:rFonts w:hint="eastAsia"/>
        </w:rPr>
        <w:t>进行添加，并添加售货机对应的货道；点击详情</w:t>
      </w:r>
      <w:r w:rsidR="00E5600A">
        <w:rPr>
          <w:rFonts w:hint="eastAsia"/>
        </w:rPr>
        <w:t>按</w:t>
      </w:r>
      <w:r w:rsidRPr="00636514">
        <w:rPr>
          <w:rFonts w:hint="eastAsia"/>
        </w:rPr>
        <w:t>钮，查看售货机详细信息及货道列表</w:t>
      </w:r>
      <w:r w:rsidR="00800980" w:rsidRPr="00636514">
        <w:rPr>
          <w:rFonts w:hint="eastAsia"/>
        </w:rPr>
        <w:t>；</w:t>
      </w:r>
      <w:r w:rsidRPr="00636514">
        <w:rPr>
          <w:rFonts w:hint="eastAsia"/>
        </w:rPr>
        <w:t>点击更新按钮，更新售货机信息</w:t>
      </w:r>
      <w:r w:rsidR="006D40C1" w:rsidRPr="00636514">
        <w:rPr>
          <w:rFonts w:hint="eastAsia"/>
        </w:rPr>
        <w:t>；</w:t>
      </w:r>
      <w:r w:rsidRPr="00636514">
        <w:rPr>
          <w:rFonts w:hint="eastAsia"/>
        </w:rPr>
        <w:t>点击分配按钮，为售货机分配操作员。</w:t>
      </w:r>
    </w:p>
    <w:p w14:paraId="395E5823" w14:textId="0E3AD697" w:rsidR="00444366" w:rsidRPr="00636514" w:rsidRDefault="00444366" w:rsidP="00444366">
      <w:pPr>
        <w:ind w:left="840" w:firstLineChars="0" w:firstLine="420"/>
      </w:pPr>
      <w:r w:rsidRPr="00636514">
        <w:t>管理员可对售货机组进行</w:t>
      </w:r>
      <w:r w:rsidR="007B7404" w:rsidRPr="00636514">
        <w:rPr>
          <w:rFonts w:hint="eastAsia"/>
        </w:rPr>
        <w:t>基本增删改查操作，将机器分组进行分配</w:t>
      </w:r>
      <w:r w:rsidR="0052684D">
        <w:rPr>
          <w:rFonts w:hint="eastAsia"/>
        </w:rPr>
        <w:t>。点击添加售货机组按钮，弹出模态框，</w:t>
      </w:r>
      <w:r w:rsidRPr="00636514">
        <w:rPr>
          <w:rFonts w:hint="eastAsia"/>
        </w:rPr>
        <w:t>填写售货机组信息后进行提交，</w:t>
      </w:r>
      <w:r w:rsidR="007B7404" w:rsidRPr="00636514">
        <w:rPr>
          <w:rFonts w:hint="eastAsia"/>
        </w:rPr>
        <w:t>添加一个新的分组；点击详情按钮进行售货机组信息查看；点击更新</w:t>
      </w:r>
      <w:r w:rsidRPr="00636514">
        <w:rPr>
          <w:rFonts w:hint="eastAsia"/>
        </w:rPr>
        <w:t>按钮可对售货机组信息进行更新；点击分配按钮，可将售货机内所有售货机分配给选定的操作员，若组内售货机已被分配，则只分配未</w:t>
      </w:r>
      <w:r w:rsidR="00394AA3">
        <w:rPr>
          <w:rFonts w:hint="eastAsia"/>
        </w:rPr>
        <w:t>被</w:t>
      </w:r>
      <w:r w:rsidRPr="00636514">
        <w:rPr>
          <w:rFonts w:hint="eastAsia"/>
        </w:rPr>
        <w:t>分配的售货机；点击删除按钮，则删除该售货机组。</w:t>
      </w:r>
    </w:p>
    <w:p w14:paraId="7ADFA2CA" w14:textId="498EAAEB" w:rsidR="00444366" w:rsidRPr="00636514" w:rsidRDefault="00444366" w:rsidP="00444366">
      <w:pPr>
        <w:ind w:left="840" w:firstLineChars="0" w:firstLine="420"/>
      </w:pPr>
      <w:r w:rsidRPr="00636514">
        <w:t>管理员添加售货机的同时也</w:t>
      </w:r>
      <w:r w:rsidR="009D5E01" w:rsidRPr="00636514">
        <w:t>应</w:t>
      </w:r>
      <w:r w:rsidRPr="00636514">
        <w:t>完善货道信息</w:t>
      </w:r>
      <w:r w:rsidR="00394AA3">
        <w:rPr>
          <w:rFonts w:hint="eastAsia"/>
        </w:rPr>
        <w:t>，</w:t>
      </w:r>
      <w:r w:rsidRPr="00636514">
        <w:rPr>
          <w:rFonts w:hint="eastAsia"/>
        </w:rPr>
        <w:t>在货道管理界面进行售货机货道的查询，页面</w:t>
      </w:r>
      <w:r w:rsidR="00570462" w:rsidRPr="00636514">
        <w:t>列出</w:t>
      </w:r>
      <w:r w:rsidRPr="00636514">
        <w:rPr>
          <w:rFonts w:hint="eastAsia"/>
        </w:rPr>
        <w:t>了售货机铭牌号、货道编号、商品编号等查询条件。</w:t>
      </w:r>
      <w:r w:rsidRPr="00636514">
        <w:t>每个货道对应着一个售货机</w:t>
      </w:r>
      <w:r w:rsidRPr="00636514">
        <w:rPr>
          <w:rFonts w:hint="eastAsia"/>
        </w:rPr>
        <w:t>，</w:t>
      </w:r>
      <w:r w:rsidRPr="00636514">
        <w:t>货道信息存储了该货道的容货量</w:t>
      </w:r>
      <w:r w:rsidRPr="00636514">
        <w:rPr>
          <w:rFonts w:hint="eastAsia"/>
        </w:rPr>
        <w:t>、</w:t>
      </w:r>
      <w:r w:rsidRPr="00636514">
        <w:t>当前库存量</w:t>
      </w:r>
      <w:r w:rsidRPr="00636514">
        <w:rPr>
          <w:rFonts w:hint="eastAsia"/>
        </w:rPr>
        <w:t>、</w:t>
      </w:r>
      <w:r w:rsidR="00097096" w:rsidRPr="00636514">
        <w:rPr>
          <w:rFonts w:hint="eastAsia"/>
        </w:rPr>
        <w:t>在售</w:t>
      </w:r>
      <w:r w:rsidRPr="00636514">
        <w:rPr>
          <w:rFonts w:hint="eastAsia"/>
        </w:rPr>
        <w:t>商品等信息。对于销售相同商品的货道可以将其添加至一个货道组，方便了管理员进行批量操作。</w:t>
      </w:r>
    </w:p>
    <w:p w14:paraId="707510E6" w14:textId="77777777" w:rsidR="00444366" w:rsidRPr="00636514" w:rsidRDefault="00444366" w:rsidP="00AD581F">
      <w:pPr>
        <w:numPr>
          <w:ilvl w:val="1"/>
          <w:numId w:val="4"/>
        </w:numPr>
        <w:ind w:firstLineChars="0"/>
      </w:pPr>
      <w:r w:rsidRPr="00636514">
        <w:t>商品管理</w:t>
      </w:r>
      <w:r w:rsidRPr="00636514">
        <w:rPr>
          <w:rFonts w:hint="eastAsia"/>
        </w:rPr>
        <w:t>：</w:t>
      </w:r>
    </w:p>
    <w:p w14:paraId="56162896" w14:textId="0ED2AB02" w:rsidR="00444366" w:rsidRPr="00636514" w:rsidRDefault="00444366" w:rsidP="00444366">
      <w:pPr>
        <w:ind w:left="840" w:firstLineChars="0" w:firstLine="420"/>
      </w:pPr>
      <w:r w:rsidRPr="00636514">
        <w:t>商品管理员进入商品管理页面</w:t>
      </w:r>
      <w:r w:rsidR="00B05CB1">
        <w:rPr>
          <w:rFonts w:hint="eastAsia"/>
        </w:rPr>
        <w:t>，</w:t>
      </w:r>
      <w:r w:rsidRPr="00636514">
        <w:rPr>
          <w:rFonts w:hint="eastAsia"/>
        </w:rPr>
        <w:t>对商品进行</w:t>
      </w:r>
      <w:r w:rsidR="00C465E8" w:rsidRPr="00636514">
        <w:rPr>
          <w:rFonts w:hint="eastAsia"/>
        </w:rPr>
        <w:t>基本管理操作。</w:t>
      </w:r>
      <w:r w:rsidR="00476DD4" w:rsidRPr="00636514">
        <w:rPr>
          <w:rFonts w:hint="eastAsia"/>
        </w:rPr>
        <w:t>进入添加</w:t>
      </w:r>
      <w:r w:rsidR="00476DD4" w:rsidRPr="00636514">
        <w:rPr>
          <w:rFonts w:hint="eastAsia"/>
        </w:rPr>
        <w:lastRenderedPageBreak/>
        <w:t>信息页面</w:t>
      </w:r>
      <w:r w:rsidR="00C465E8" w:rsidRPr="00636514">
        <w:rPr>
          <w:rFonts w:hint="eastAsia"/>
        </w:rPr>
        <w:t>，填写</w:t>
      </w:r>
      <w:r w:rsidRPr="00636514">
        <w:rPr>
          <w:rFonts w:hint="eastAsia"/>
        </w:rPr>
        <w:t>详细信息</w:t>
      </w:r>
      <w:r w:rsidR="00C465E8" w:rsidRPr="00636514">
        <w:rPr>
          <w:rFonts w:hint="eastAsia"/>
        </w:rPr>
        <w:t>表单</w:t>
      </w:r>
      <w:r w:rsidR="00B05CB1">
        <w:rPr>
          <w:rFonts w:hint="eastAsia"/>
        </w:rPr>
        <w:t>后点击保存</w:t>
      </w:r>
      <w:r w:rsidRPr="00636514">
        <w:rPr>
          <w:rFonts w:hint="eastAsia"/>
        </w:rPr>
        <w:t>；</w:t>
      </w:r>
      <w:r w:rsidR="00C465E8" w:rsidRPr="00636514">
        <w:rPr>
          <w:rFonts w:hint="eastAsia"/>
        </w:rPr>
        <w:t>进入详情页面</w:t>
      </w:r>
      <w:r w:rsidRPr="00636514">
        <w:rPr>
          <w:rFonts w:hint="eastAsia"/>
        </w:rPr>
        <w:t>，</w:t>
      </w:r>
      <w:r w:rsidR="000F4391" w:rsidRPr="00636514">
        <w:rPr>
          <w:rFonts w:hint="eastAsia"/>
        </w:rPr>
        <w:t>查看</w:t>
      </w:r>
      <w:r w:rsidR="00440DB3" w:rsidRPr="00636514">
        <w:rPr>
          <w:rFonts w:hint="eastAsia"/>
        </w:rPr>
        <w:t>详细信息；填写更新信息表单</w:t>
      </w:r>
      <w:r w:rsidRPr="00636514">
        <w:rPr>
          <w:rFonts w:hint="eastAsia"/>
        </w:rPr>
        <w:t>，进行商品信息的更新；点击删除，进行商品的删除。</w:t>
      </w:r>
    </w:p>
    <w:p w14:paraId="2B1FE506" w14:textId="77777777" w:rsidR="00444366" w:rsidRPr="00636514" w:rsidRDefault="00444366" w:rsidP="00AD581F">
      <w:pPr>
        <w:numPr>
          <w:ilvl w:val="1"/>
          <w:numId w:val="4"/>
        </w:numPr>
        <w:ind w:firstLineChars="0"/>
      </w:pPr>
      <w:r w:rsidRPr="00636514">
        <w:t>库存管理</w:t>
      </w:r>
      <w:r w:rsidRPr="00636514">
        <w:rPr>
          <w:rFonts w:hint="eastAsia"/>
        </w:rPr>
        <w:t>：</w:t>
      </w:r>
    </w:p>
    <w:p w14:paraId="01A1EB8E" w14:textId="77777777" w:rsidR="00444366" w:rsidRPr="00636514" w:rsidRDefault="00444366" w:rsidP="00444366">
      <w:pPr>
        <w:ind w:left="840" w:firstLineChars="0" w:firstLine="420"/>
      </w:pPr>
      <w:r w:rsidRPr="00636514">
        <w:t>库存管理包括出库信息查询</w:t>
      </w:r>
      <w:r w:rsidRPr="00636514">
        <w:rPr>
          <w:rFonts w:hint="eastAsia"/>
        </w:rPr>
        <w:t>、</w:t>
      </w:r>
      <w:r w:rsidRPr="00636514">
        <w:t>仓库出货</w:t>
      </w:r>
      <w:r w:rsidRPr="00636514">
        <w:rPr>
          <w:rFonts w:hint="eastAsia"/>
        </w:rPr>
        <w:t>、商品调拨、</w:t>
      </w:r>
      <w:r w:rsidR="00D2298A" w:rsidRPr="00636514">
        <w:t>清单打印等</w:t>
      </w:r>
      <w:r w:rsidRPr="00636514">
        <w:t>模块</w:t>
      </w:r>
      <w:r w:rsidR="00D2298A" w:rsidRPr="00636514">
        <w:rPr>
          <w:rFonts w:hint="eastAsia"/>
        </w:rPr>
        <w:t>。操作员填写调拨单，请求</w:t>
      </w:r>
      <w:r w:rsidRPr="00636514">
        <w:rPr>
          <w:rFonts w:hint="eastAsia"/>
        </w:rPr>
        <w:t>分配商品；仓库管理员查看调拨单，在出库页面中填写营业员编号、所选商品、出库数量、备注信息等</w:t>
      </w:r>
      <w:r w:rsidR="008B74A9" w:rsidRPr="00636514">
        <w:rPr>
          <w:rFonts w:hint="eastAsia"/>
        </w:rPr>
        <w:t>内容</w:t>
      </w:r>
      <w:r w:rsidRPr="00636514">
        <w:rPr>
          <w:rFonts w:hint="eastAsia"/>
        </w:rPr>
        <w:t>；仓库管理员进入查询页面查看出库信息。</w:t>
      </w:r>
    </w:p>
    <w:p w14:paraId="3BD647EE" w14:textId="482255BD" w:rsidR="00444366" w:rsidRPr="00636514" w:rsidRDefault="00444366" w:rsidP="00AD581F">
      <w:pPr>
        <w:numPr>
          <w:ilvl w:val="1"/>
          <w:numId w:val="4"/>
        </w:numPr>
        <w:ind w:firstLineChars="0"/>
      </w:pPr>
      <w:r w:rsidRPr="00636514">
        <w:t>订单</w:t>
      </w:r>
      <w:r w:rsidR="00562127">
        <w:rPr>
          <w:rFonts w:hint="eastAsia"/>
        </w:rPr>
        <w:t>和</w:t>
      </w:r>
      <w:r w:rsidRPr="00636514">
        <w:t>财务管理</w:t>
      </w:r>
      <w:r w:rsidRPr="00636514">
        <w:rPr>
          <w:rFonts w:hint="eastAsia"/>
        </w:rPr>
        <w:t>：</w:t>
      </w:r>
    </w:p>
    <w:p w14:paraId="269248C9" w14:textId="77777777" w:rsidR="00F5570C" w:rsidRPr="00636514" w:rsidRDefault="00444366" w:rsidP="005D7A48">
      <w:pPr>
        <w:ind w:left="840" w:firstLineChars="0" w:firstLine="420"/>
      </w:pPr>
      <w:r w:rsidRPr="00636514">
        <w:t>自动售货机终端工作过程中</w:t>
      </w:r>
      <w:r w:rsidRPr="00636514">
        <w:rPr>
          <w:rFonts w:hint="eastAsia"/>
        </w:rPr>
        <w:t>，</w:t>
      </w:r>
      <w:r w:rsidRPr="00636514">
        <w:t>每完成一笔订单就向后台发送一个</w:t>
      </w:r>
      <w:r w:rsidR="000C2C89" w:rsidRPr="00636514">
        <w:rPr>
          <w:rFonts w:hint="eastAsia"/>
        </w:rPr>
        <w:t>HTTP</w:t>
      </w:r>
      <w:r w:rsidRPr="00636514">
        <w:t>请求</w:t>
      </w:r>
      <w:r w:rsidRPr="00636514">
        <w:rPr>
          <w:rFonts w:hint="eastAsia"/>
        </w:rPr>
        <w:t>，</w:t>
      </w:r>
      <w:r w:rsidRPr="00636514">
        <w:t>将订单信息保存在</w:t>
      </w:r>
      <w:r w:rsidR="00415A30" w:rsidRPr="00636514">
        <w:t>后台</w:t>
      </w:r>
      <w:r w:rsidRPr="00636514">
        <w:t>数据库中</w:t>
      </w:r>
      <w:r w:rsidRPr="00636514">
        <w:rPr>
          <w:rFonts w:hint="eastAsia"/>
        </w:rPr>
        <w:t>，</w:t>
      </w:r>
      <w:r w:rsidRPr="00636514">
        <w:t>管理员</w:t>
      </w:r>
      <w:r w:rsidR="00CB2541" w:rsidRPr="00636514">
        <w:t>进入管理</w:t>
      </w:r>
      <w:r w:rsidRPr="00636514">
        <w:t>页面查看自动售货机订单信息</w:t>
      </w:r>
      <w:r w:rsidRPr="00636514">
        <w:rPr>
          <w:rFonts w:hint="eastAsia"/>
        </w:rPr>
        <w:t>。</w:t>
      </w:r>
      <w:r w:rsidR="00D2298A" w:rsidRPr="00636514">
        <w:t>售货机完成交易</w:t>
      </w:r>
      <w:r w:rsidRPr="00636514">
        <w:t>后会向后台发送一条</w:t>
      </w:r>
      <w:r w:rsidR="00415A30" w:rsidRPr="00636514">
        <w:t>交易</w:t>
      </w:r>
      <w:r w:rsidRPr="00636514">
        <w:t>信息</w:t>
      </w:r>
      <w:r w:rsidRPr="00636514">
        <w:rPr>
          <w:rFonts w:hint="eastAsia"/>
        </w:rPr>
        <w:t>，</w:t>
      </w:r>
      <w:r w:rsidR="00B325CE" w:rsidRPr="00636514">
        <w:t>其</w:t>
      </w:r>
      <w:r w:rsidRPr="00636514">
        <w:rPr>
          <w:rFonts w:hint="eastAsia"/>
        </w:rPr>
        <w:t>中包含交易金额，财务管理员</w:t>
      </w:r>
      <w:r w:rsidR="00B325CE" w:rsidRPr="00636514">
        <w:rPr>
          <w:rFonts w:hint="eastAsia"/>
        </w:rPr>
        <w:t>对</w:t>
      </w:r>
      <w:r w:rsidRPr="00636514">
        <w:rPr>
          <w:rFonts w:hint="eastAsia"/>
        </w:rPr>
        <w:t>每月的交易金额</w:t>
      </w:r>
      <w:r w:rsidR="00B325CE" w:rsidRPr="00636514">
        <w:rPr>
          <w:rFonts w:hint="eastAsia"/>
        </w:rPr>
        <w:t>进行统计</w:t>
      </w:r>
      <w:r w:rsidRPr="00636514">
        <w:rPr>
          <w:rFonts w:hint="eastAsia"/>
        </w:rPr>
        <w:t>。</w:t>
      </w:r>
    </w:p>
    <w:p w14:paraId="54FF055C" w14:textId="77777777" w:rsidR="00444366" w:rsidRPr="00636514" w:rsidRDefault="00444366" w:rsidP="00AD581F">
      <w:pPr>
        <w:numPr>
          <w:ilvl w:val="0"/>
          <w:numId w:val="11"/>
        </w:numPr>
        <w:ind w:firstLineChars="0"/>
      </w:pPr>
      <w:r w:rsidRPr="00636514">
        <w:rPr>
          <w:rFonts w:hint="eastAsia"/>
        </w:rPr>
        <w:t>厂商端管理系统</w:t>
      </w:r>
      <w:r w:rsidR="00425E28" w:rsidRPr="00636514">
        <w:rPr>
          <w:rFonts w:hint="eastAsia"/>
        </w:rPr>
        <w:t xml:space="preserve"> </w:t>
      </w:r>
    </w:p>
    <w:p w14:paraId="79285299" w14:textId="3619E8BF" w:rsidR="00ED1C41" w:rsidRDefault="00ED1C41" w:rsidP="002824CD">
      <w:pPr>
        <w:ind w:left="840" w:firstLineChars="0" w:firstLine="420"/>
      </w:pPr>
      <w:r>
        <w:rPr>
          <w:noProof/>
        </w:rPr>
        <w:drawing>
          <wp:anchor distT="0" distB="0" distL="114300" distR="114300" simplePos="0" relativeHeight="251702272" behindDoc="0" locked="0" layoutInCell="1" allowOverlap="1" wp14:anchorId="3E988BBF" wp14:editId="3B3DFED1">
            <wp:simplePos x="0" y="0"/>
            <wp:positionH relativeFrom="column">
              <wp:posOffset>462915</wp:posOffset>
            </wp:positionH>
            <wp:positionV relativeFrom="paragraph">
              <wp:posOffset>1587500</wp:posOffset>
            </wp:positionV>
            <wp:extent cx="5000625" cy="18764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厂商用例图.png"/>
                    <pic:cNvPicPr/>
                  </pic:nvPicPr>
                  <pic:blipFill rotWithShape="1">
                    <a:blip r:embed="rId34">
                      <a:extLst>
                        <a:ext uri="{28A0092B-C50C-407E-A947-70E740481C1C}">
                          <a14:useLocalDpi xmlns:a14="http://schemas.microsoft.com/office/drawing/2010/main" val="0"/>
                        </a:ext>
                      </a:extLst>
                    </a:blip>
                    <a:srcRect t="8458"/>
                    <a:stretch/>
                  </pic:blipFill>
                  <pic:spPr bwMode="auto">
                    <a:xfrm>
                      <a:off x="0" y="0"/>
                      <a:ext cx="500062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6EC9">
        <w:rPr>
          <w:rFonts w:hint="eastAsia"/>
        </w:rPr>
        <w:t>该云平台</w:t>
      </w:r>
      <w:r w:rsidR="005D47BB">
        <w:rPr>
          <w:rFonts w:hint="eastAsia"/>
        </w:rPr>
        <w:t>提供商</w:t>
      </w:r>
      <w:r w:rsidR="00C663E7">
        <w:rPr>
          <w:rFonts w:hint="eastAsia"/>
        </w:rPr>
        <w:t>除</w:t>
      </w:r>
      <w:r w:rsidR="005D47BB">
        <w:rPr>
          <w:rFonts w:hint="eastAsia"/>
        </w:rPr>
        <w:t>拥有系</w:t>
      </w:r>
      <w:r w:rsidR="00C663E7">
        <w:rPr>
          <w:rFonts w:hint="eastAsia"/>
        </w:rPr>
        <w:t>统管理员，还</w:t>
      </w:r>
      <w:r w:rsidR="005D47BB">
        <w:rPr>
          <w:rFonts w:hint="eastAsia"/>
        </w:rPr>
        <w:t>拥有管理内部售货机的售货机厂商管理员</w:t>
      </w:r>
      <w:r w:rsidR="00BF7139">
        <w:rPr>
          <w:rFonts w:hint="eastAsia"/>
        </w:rPr>
        <w:t>，</w:t>
      </w:r>
      <w:r w:rsidR="00426028" w:rsidRPr="00636514">
        <w:rPr>
          <w:rFonts w:hint="eastAsia"/>
        </w:rPr>
        <w:t>厂商</w:t>
      </w:r>
      <w:r w:rsidR="00673AE1">
        <w:rPr>
          <w:rFonts w:hint="eastAsia"/>
        </w:rPr>
        <w:t>管理员</w:t>
      </w:r>
      <w:r w:rsidR="002824CD">
        <w:rPr>
          <w:rFonts w:hint="eastAsia"/>
        </w:rPr>
        <w:t>进行</w:t>
      </w:r>
      <w:r w:rsidR="00AF6FDE">
        <w:rPr>
          <w:rFonts w:hint="eastAsia"/>
        </w:rPr>
        <w:t>售货机</w:t>
      </w:r>
      <w:r w:rsidR="00DE2D58">
        <w:rPr>
          <w:rFonts w:hint="eastAsia"/>
        </w:rPr>
        <w:t>的</w:t>
      </w:r>
      <w:r w:rsidR="00AF6FDE">
        <w:rPr>
          <w:rFonts w:hint="eastAsia"/>
        </w:rPr>
        <w:t>管理和运营</w:t>
      </w:r>
      <w:r w:rsidR="002824CD">
        <w:rPr>
          <w:rFonts w:hint="eastAsia"/>
        </w:rPr>
        <w:t>。与自动售货机运营商相同</w:t>
      </w:r>
      <w:r w:rsidR="00426028" w:rsidRPr="00636514">
        <w:rPr>
          <w:rFonts w:hint="eastAsia"/>
        </w:rPr>
        <w:t>，售货机厂商也处于该</w:t>
      </w:r>
      <w:r w:rsidR="00426028" w:rsidRPr="00636514">
        <w:rPr>
          <w:rFonts w:hint="eastAsia"/>
        </w:rPr>
        <w:t>SaaS</w:t>
      </w:r>
      <w:r w:rsidR="00426028" w:rsidRPr="00636514">
        <w:rPr>
          <w:rFonts w:hint="eastAsia"/>
        </w:rPr>
        <w:t>云平台的第二级，是系统管理员的</w:t>
      </w:r>
      <w:r w:rsidR="008A61DE" w:rsidRPr="00636514">
        <w:rPr>
          <w:rFonts w:hint="eastAsia"/>
        </w:rPr>
        <w:t>下级用户。各个厂商之间相互隔离，分别进行软件的使用和系统的管理。</w:t>
      </w:r>
      <w:r w:rsidR="00C93BB5" w:rsidRPr="00636514">
        <w:t>厂商系统用例图</w:t>
      </w:r>
      <w:r w:rsidR="008A61DE" w:rsidRPr="00636514">
        <w:t>如图</w:t>
      </w:r>
      <w:r w:rsidR="008A61DE" w:rsidRPr="00636514">
        <w:rPr>
          <w:rFonts w:hint="eastAsia"/>
        </w:rPr>
        <w:t>3-</w:t>
      </w:r>
      <w:r w:rsidR="008A61DE" w:rsidRPr="00636514">
        <w:t>3</w:t>
      </w:r>
      <w:r w:rsidR="00D07413" w:rsidRPr="00636514">
        <w:t>所示</w:t>
      </w:r>
      <w:r w:rsidR="00C93BB5" w:rsidRPr="00636514">
        <w:rPr>
          <w:rFonts w:hint="eastAsia"/>
        </w:rPr>
        <w:t>。</w:t>
      </w:r>
    </w:p>
    <w:p w14:paraId="6F2979A5" w14:textId="0C389759" w:rsidR="006A381A" w:rsidRPr="00636514" w:rsidRDefault="006A381A" w:rsidP="006A381A">
      <w:pPr>
        <w:ind w:firstLineChars="0" w:firstLine="0"/>
        <w:jc w:val="center"/>
      </w:pPr>
      <w:r>
        <w:rPr>
          <w:rFonts w:hint="eastAsia"/>
        </w:rPr>
        <w:t>图</w:t>
      </w:r>
      <w:r>
        <w:rPr>
          <w:rFonts w:hint="eastAsia"/>
        </w:rPr>
        <w:t>3-</w:t>
      </w:r>
      <w:r>
        <w:t xml:space="preserve">3  </w:t>
      </w:r>
      <w:r>
        <w:t>厂商系统用例图</w:t>
      </w:r>
    </w:p>
    <w:p w14:paraId="2699F7BD" w14:textId="1B02BED5" w:rsidR="00C93BB5" w:rsidRPr="00636514" w:rsidRDefault="00C93BB5" w:rsidP="00964AD1">
      <w:pPr>
        <w:pStyle w:val="afe"/>
        <w:numPr>
          <w:ilvl w:val="1"/>
          <w:numId w:val="4"/>
        </w:numPr>
        <w:ind w:firstLineChars="0"/>
      </w:pPr>
      <w:r w:rsidRPr="00636514">
        <w:rPr>
          <w:rFonts w:hint="eastAsia"/>
        </w:rPr>
        <w:t>平台</w:t>
      </w:r>
      <w:r w:rsidR="009B1209">
        <w:rPr>
          <w:rFonts w:hint="eastAsia"/>
        </w:rPr>
        <w:t>使用</w:t>
      </w:r>
      <w:r w:rsidRPr="00636514">
        <w:rPr>
          <w:rFonts w:hint="eastAsia"/>
        </w:rPr>
        <w:t>：</w:t>
      </w:r>
    </w:p>
    <w:p w14:paraId="7BC1C57A" w14:textId="15744B3F" w:rsidR="00C93BB5" w:rsidRPr="00636514" w:rsidRDefault="00D52D66" w:rsidP="00C93BB5">
      <w:pPr>
        <w:ind w:left="900" w:firstLineChars="0" w:firstLine="360"/>
      </w:pPr>
      <w:r>
        <w:rPr>
          <w:rFonts w:hint="eastAsia"/>
        </w:rPr>
        <w:t>厂商管理</w:t>
      </w:r>
      <w:r w:rsidR="00D60473">
        <w:rPr>
          <w:rFonts w:hint="eastAsia"/>
        </w:rPr>
        <w:t>由系统管理员进行创建</w:t>
      </w:r>
      <w:r w:rsidR="009331B3">
        <w:rPr>
          <w:rFonts w:hint="eastAsia"/>
        </w:rPr>
        <w:t>，系统管理员填写商家信息表单进</w:t>
      </w:r>
      <w:r w:rsidR="009331B3">
        <w:rPr>
          <w:rFonts w:hint="eastAsia"/>
        </w:rPr>
        <w:lastRenderedPageBreak/>
        <w:t>行商家用户名和密码的初始化。</w:t>
      </w:r>
      <w:r w:rsidR="00E400FD">
        <w:rPr>
          <w:rFonts w:hint="eastAsia"/>
        </w:rPr>
        <w:t>该平台提供商为厂商，因此平台</w:t>
      </w:r>
      <w:r w:rsidR="00F558B8">
        <w:rPr>
          <w:rFonts w:hint="eastAsia"/>
        </w:rPr>
        <w:t>仅供</w:t>
      </w:r>
      <w:r w:rsidR="00E400FD">
        <w:rPr>
          <w:rFonts w:hint="eastAsia"/>
        </w:rPr>
        <w:t>一家厂商</w:t>
      </w:r>
      <w:r w:rsidR="00F558B8">
        <w:rPr>
          <w:rFonts w:hint="eastAsia"/>
        </w:rPr>
        <w:t>系统厂商端系统</w:t>
      </w:r>
      <w:r w:rsidR="00E400FD">
        <w:rPr>
          <w:rFonts w:hint="eastAsia"/>
        </w:rPr>
        <w:t>。</w:t>
      </w:r>
    </w:p>
    <w:p w14:paraId="53C1E5E3" w14:textId="5C4FDCEB" w:rsidR="00C93BB5" w:rsidRPr="00636514" w:rsidRDefault="00C93BB5" w:rsidP="00AD581F">
      <w:pPr>
        <w:numPr>
          <w:ilvl w:val="0"/>
          <w:numId w:val="5"/>
        </w:numPr>
        <w:ind w:firstLineChars="0"/>
      </w:pPr>
      <w:r w:rsidRPr="00636514">
        <w:t>用户注册</w:t>
      </w:r>
      <w:r w:rsidRPr="00636514">
        <w:rPr>
          <w:rFonts w:hint="eastAsia"/>
        </w:rPr>
        <w:t>/</w:t>
      </w:r>
      <w:r w:rsidRPr="00636514">
        <w:rPr>
          <w:rFonts w:hint="eastAsia"/>
        </w:rPr>
        <w:t>登录：</w:t>
      </w:r>
    </w:p>
    <w:p w14:paraId="509D0603" w14:textId="2977793E" w:rsidR="00C93BB5" w:rsidRPr="00636514" w:rsidRDefault="00C93BB5" w:rsidP="00764E3D">
      <w:pPr>
        <w:ind w:left="900" w:firstLineChars="0" w:firstLine="360"/>
      </w:pPr>
      <w:r w:rsidRPr="00636514">
        <w:rPr>
          <w:rFonts w:hint="eastAsia"/>
        </w:rPr>
        <w:t>厂</w:t>
      </w:r>
      <w:r w:rsidR="003B69C1">
        <w:rPr>
          <w:rFonts w:hint="eastAsia"/>
        </w:rPr>
        <w:t>商管理员填写登录页面表单</w:t>
      </w:r>
      <w:r w:rsidRPr="00636514">
        <w:rPr>
          <w:rFonts w:hint="eastAsia"/>
        </w:rPr>
        <w:t>，系统根据商家编号、账号和密码进入相应的页面。厂商管理员可对用户进行基本的增删改查操作。</w:t>
      </w:r>
    </w:p>
    <w:p w14:paraId="1C88DCAD" w14:textId="16FB3A7A" w:rsidR="00444366" w:rsidRPr="00636514" w:rsidRDefault="00444366" w:rsidP="00AD581F">
      <w:pPr>
        <w:numPr>
          <w:ilvl w:val="0"/>
          <w:numId w:val="5"/>
        </w:numPr>
        <w:ind w:firstLineChars="0"/>
      </w:pPr>
      <w:r w:rsidRPr="00636514">
        <w:t>用户管理</w:t>
      </w:r>
      <w:r w:rsidRPr="00636514">
        <w:rPr>
          <w:rFonts w:hint="eastAsia"/>
        </w:rPr>
        <w:t>：</w:t>
      </w:r>
    </w:p>
    <w:p w14:paraId="49869EFB" w14:textId="50C715D6" w:rsidR="00444366" w:rsidRPr="00636514" w:rsidRDefault="00444366" w:rsidP="00444366">
      <w:pPr>
        <w:ind w:left="900" w:firstLineChars="0" w:firstLine="360"/>
      </w:pPr>
      <w:r w:rsidRPr="00636514">
        <w:rPr>
          <w:rFonts w:hint="eastAsia"/>
        </w:rPr>
        <w:t>厂商管理员可添加、更新、查询</w:t>
      </w:r>
      <w:r w:rsidR="003E50F4" w:rsidRPr="00636514">
        <w:t>和</w:t>
      </w:r>
      <w:r w:rsidRPr="00636514">
        <w:rPr>
          <w:rFonts w:hint="eastAsia"/>
        </w:rPr>
        <w:t>删除用户，管理员单击添加管理员按钮，弹出用户信息模态框，填写用户信息</w:t>
      </w:r>
      <w:r w:rsidR="003E50F4" w:rsidRPr="00636514">
        <w:rPr>
          <w:rFonts w:hint="eastAsia"/>
        </w:rPr>
        <w:t>表单</w:t>
      </w:r>
      <w:r w:rsidR="00A53993">
        <w:rPr>
          <w:rFonts w:hint="eastAsia"/>
        </w:rPr>
        <w:t>，点击保存用以新增用户；点击详情按钮查看用户详细信息；点击更新按钮，</w:t>
      </w:r>
      <w:r w:rsidRPr="00636514">
        <w:rPr>
          <w:rFonts w:hint="eastAsia"/>
        </w:rPr>
        <w:t>进行用户的信息更新。</w:t>
      </w:r>
    </w:p>
    <w:p w14:paraId="4C8DDD9F" w14:textId="2EA67860" w:rsidR="00444366" w:rsidRPr="00636514" w:rsidRDefault="00444366" w:rsidP="00AD581F">
      <w:pPr>
        <w:numPr>
          <w:ilvl w:val="0"/>
          <w:numId w:val="5"/>
        </w:numPr>
        <w:ind w:firstLineChars="0"/>
      </w:pPr>
      <w:r w:rsidRPr="00636514">
        <w:t>运营商管理</w:t>
      </w:r>
      <w:r w:rsidRPr="00636514">
        <w:rPr>
          <w:rFonts w:hint="eastAsia"/>
        </w:rPr>
        <w:t>：</w:t>
      </w:r>
    </w:p>
    <w:p w14:paraId="797BFFD0" w14:textId="677312B1" w:rsidR="00444366" w:rsidRPr="00636514" w:rsidRDefault="00444366" w:rsidP="00444366">
      <w:pPr>
        <w:ind w:left="900" w:firstLineChars="0" w:firstLine="360"/>
      </w:pPr>
      <w:r w:rsidRPr="00636514">
        <w:t>每个售货机厂商都有一系列的合作运营商</w:t>
      </w:r>
      <w:r w:rsidRPr="00636514">
        <w:rPr>
          <w:rFonts w:hint="eastAsia"/>
        </w:rPr>
        <w:t>，点击添加商家按钮，弹出</w:t>
      </w:r>
      <w:r w:rsidR="0077129D">
        <w:rPr>
          <w:rFonts w:hint="eastAsia"/>
        </w:rPr>
        <w:t>还</w:t>
      </w:r>
      <w:r w:rsidR="003E50F4" w:rsidRPr="00636514">
        <w:rPr>
          <w:rFonts w:hint="eastAsia"/>
        </w:rPr>
        <w:t>未添加的</w:t>
      </w:r>
      <w:r w:rsidR="00DA1394">
        <w:rPr>
          <w:rFonts w:hint="eastAsia"/>
        </w:rPr>
        <w:t>商家列表，</w:t>
      </w:r>
      <w:r w:rsidRPr="00636514">
        <w:rPr>
          <w:rFonts w:hint="eastAsia"/>
        </w:rPr>
        <w:t>点击列表复选框，选择要添加的商家。厂商管理员还可查看和删除相应的商家，表示不再将该商家的信息显示在合作商家列表中。</w:t>
      </w:r>
    </w:p>
    <w:p w14:paraId="2511D3B6" w14:textId="0E6E6257" w:rsidR="00444366" w:rsidRPr="00636514" w:rsidRDefault="00444366" w:rsidP="00AD581F">
      <w:pPr>
        <w:numPr>
          <w:ilvl w:val="0"/>
          <w:numId w:val="5"/>
        </w:numPr>
        <w:ind w:firstLineChars="0"/>
      </w:pPr>
      <w:r w:rsidRPr="00636514">
        <w:t>类型管理</w:t>
      </w:r>
      <w:r w:rsidRPr="00636514">
        <w:rPr>
          <w:rFonts w:hint="eastAsia"/>
        </w:rPr>
        <w:t>：</w:t>
      </w:r>
    </w:p>
    <w:p w14:paraId="37F3BE6A" w14:textId="1DAFFC78" w:rsidR="00444366" w:rsidRPr="00636514" w:rsidRDefault="00444366" w:rsidP="00444366">
      <w:pPr>
        <w:ind w:left="900" w:firstLineChars="0" w:firstLine="360"/>
      </w:pPr>
      <w:r w:rsidRPr="00636514">
        <w:t>类型管理页面主要</w:t>
      </w:r>
      <w:r w:rsidR="00F103D2" w:rsidRPr="00636514">
        <w:rPr>
          <w:rFonts w:hint="eastAsia"/>
        </w:rPr>
        <w:t>涉及</w:t>
      </w:r>
      <w:r w:rsidRPr="00636514">
        <w:t>售货机</w:t>
      </w:r>
      <w:r w:rsidR="003E50F4" w:rsidRPr="00636514">
        <w:t>内的商品存放</w:t>
      </w:r>
      <w:r w:rsidRPr="00636514">
        <w:t>类型</w:t>
      </w:r>
      <w:r w:rsidR="00504877" w:rsidRPr="00636514">
        <w:rPr>
          <w:rFonts w:hint="eastAsia"/>
        </w:rPr>
        <w:t>，</w:t>
      </w:r>
      <w:r w:rsidR="00F103D2" w:rsidRPr="00636514">
        <w:rPr>
          <w:rFonts w:hint="eastAsia"/>
        </w:rPr>
        <w:t>管理员进入类型管理页面对售货机类型进行基本的增删改查</w:t>
      </w:r>
      <w:r w:rsidRPr="00636514">
        <w:rPr>
          <w:rFonts w:hint="eastAsia"/>
        </w:rPr>
        <w:t>操作。售货机类型独立进行定义，当对售货机进行管理时，将售货机与相应类型进行关联。</w:t>
      </w:r>
    </w:p>
    <w:p w14:paraId="1CDCC56C" w14:textId="77777777" w:rsidR="00444366" w:rsidRPr="00636514" w:rsidRDefault="00444366" w:rsidP="00AD581F">
      <w:pPr>
        <w:numPr>
          <w:ilvl w:val="0"/>
          <w:numId w:val="5"/>
        </w:numPr>
        <w:ind w:firstLineChars="0"/>
      </w:pPr>
      <w:r w:rsidRPr="00636514">
        <w:t>售货机管理</w:t>
      </w:r>
      <w:r w:rsidRPr="00636514">
        <w:rPr>
          <w:rFonts w:hint="eastAsia"/>
        </w:rPr>
        <w:t>：</w:t>
      </w:r>
    </w:p>
    <w:p w14:paraId="5C8E7CB3" w14:textId="24CA708E" w:rsidR="00444366" w:rsidRPr="00636514" w:rsidRDefault="00494743" w:rsidP="00444366">
      <w:pPr>
        <w:ind w:left="900" w:firstLineChars="0" w:firstLine="360"/>
      </w:pPr>
      <w:r w:rsidRPr="00636514">
        <w:rPr>
          <w:rFonts w:hint="eastAsia"/>
        </w:rPr>
        <w:t>管理员对机器</w:t>
      </w:r>
      <w:r w:rsidR="00444366" w:rsidRPr="00636514">
        <w:rPr>
          <w:rFonts w:hint="eastAsia"/>
        </w:rPr>
        <w:t>信息进行管理，可对售货机进行</w:t>
      </w:r>
      <w:r w:rsidRPr="00636514">
        <w:rPr>
          <w:rFonts w:hint="eastAsia"/>
        </w:rPr>
        <w:t>基本增删改查操作</w:t>
      </w:r>
      <w:r w:rsidR="00444366" w:rsidRPr="00636514">
        <w:rPr>
          <w:rFonts w:hint="eastAsia"/>
        </w:rPr>
        <w:t>。管理员点击添加售货机按钮，弹出添加售货机模态框，填写售货机详细信息</w:t>
      </w:r>
      <w:r w:rsidR="003E50F4" w:rsidRPr="00636514">
        <w:rPr>
          <w:rFonts w:hint="eastAsia"/>
        </w:rPr>
        <w:t>表单</w:t>
      </w:r>
      <w:r w:rsidR="00444366" w:rsidRPr="00636514">
        <w:rPr>
          <w:rFonts w:hint="eastAsia"/>
        </w:rPr>
        <w:t>后点击保存进行提交</w:t>
      </w:r>
      <w:r w:rsidR="003E50F4" w:rsidRPr="00636514">
        <w:rPr>
          <w:rFonts w:hint="eastAsia"/>
        </w:rPr>
        <w:t>。</w:t>
      </w:r>
      <w:r w:rsidR="00444366" w:rsidRPr="00636514">
        <w:rPr>
          <w:rFonts w:hint="eastAsia"/>
        </w:rPr>
        <w:t>售货机详细信息包含售货机类型，页面</w:t>
      </w:r>
      <w:r w:rsidR="003E50F4" w:rsidRPr="00636514">
        <w:rPr>
          <w:rFonts w:hint="eastAsia"/>
        </w:rPr>
        <w:t>会</w:t>
      </w:r>
      <w:r w:rsidR="00444366" w:rsidRPr="00636514">
        <w:rPr>
          <w:rFonts w:hint="eastAsia"/>
        </w:rPr>
        <w:t>给出一个下拉列表进行售货机类型的选择；售货机添加成功，点击详细信息按钮查看售货机详细信息，同时添加包括售货机货道编号、货道容量等内容的货道信息；点击更新按钮，进行售货机信息的更新；点击分配按钮，弹出运营商列表，选择某运营商将已完成交易的售货机信息分配给相应的商家；点击删除按钮进行售货机的删除。</w:t>
      </w:r>
    </w:p>
    <w:p w14:paraId="6152CF45" w14:textId="77777777" w:rsidR="00444366" w:rsidRPr="00636514" w:rsidRDefault="00444366" w:rsidP="00AD581F">
      <w:pPr>
        <w:numPr>
          <w:ilvl w:val="0"/>
          <w:numId w:val="5"/>
        </w:numPr>
        <w:ind w:firstLineChars="0"/>
      </w:pPr>
      <w:r w:rsidRPr="00636514">
        <w:lastRenderedPageBreak/>
        <w:t>订单管理</w:t>
      </w:r>
      <w:r w:rsidRPr="00636514">
        <w:rPr>
          <w:rFonts w:hint="eastAsia"/>
        </w:rPr>
        <w:t>：</w:t>
      </w:r>
    </w:p>
    <w:p w14:paraId="40E667A7" w14:textId="6A9BB2DA" w:rsidR="00444366" w:rsidRPr="00636514" w:rsidRDefault="00444366" w:rsidP="00444366">
      <w:pPr>
        <w:ind w:left="900" w:firstLineChars="0" w:firstLine="360"/>
      </w:pPr>
      <w:r w:rsidRPr="00636514">
        <w:t>每台售货机分配给相应的运营商时</w:t>
      </w:r>
      <w:r w:rsidRPr="00636514">
        <w:rPr>
          <w:rFonts w:hint="eastAsia"/>
        </w:rPr>
        <w:t>，</w:t>
      </w:r>
      <w:r w:rsidRPr="00636514">
        <w:t>将</w:t>
      </w:r>
      <w:r w:rsidR="00740089">
        <w:t>向</w:t>
      </w:r>
      <w:r w:rsidRPr="00636514">
        <w:t>后台发送一个</w:t>
      </w:r>
      <w:r w:rsidR="004A0540" w:rsidRPr="00636514">
        <w:t>POST</w:t>
      </w:r>
      <w:r w:rsidRPr="00636514">
        <w:t>请求</w:t>
      </w:r>
      <w:r w:rsidRPr="00636514">
        <w:rPr>
          <w:rFonts w:hint="eastAsia"/>
        </w:rPr>
        <w:t>，</w:t>
      </w:r>
      <w:r w:rsidRPr="00636514">
        <w:t>将售货机销售信息进行存储</w:t>
      </w:r>
      <w:r w:rsidRPr="00636514">
        <w:rPr>
          <w:rFonts w:hint="eastAsia"/>
        </w:rPr>
        <w:t>，</w:t>
      </w:r>
      <w:r w:rsidRPr="00636514">
        <w:t>管理员可进入订单管理页面查看售货机销售订单</w:t>
      </w:r>
      <w:r w:rsidRPr="00636514">
        <w:rPr>
          <w:rFonts w:hint="eastAsia"/>
        </w:rPr>
        <w:t>。</w:t>
      </w:r>
    </w:p>
    <w:p w14:paraId="6223467C" w14:textId="029CB515" w:rsidR="00444366" w:rsidRPr="00636514" w:rsidRDefault="00444366" w:rsidP="00444366">
      <w:pPr>
        <w:pStyle w:val="3"/>
        <w:rPr>
          <w:color w:val="auto"/>
          <w:lang w:eastAsia="zh-CN"/>
        </w:rPr>
      </w:pPr>
      <w:bookmarkStart w:id="217" w:name="_Toc494578098"/>
      <w:r w:rsidRPr="00636514">
        <w:rPr>
          <w:rFonts w:hint="eastAsia"/>
          <w:color w:val="auto"/>
        </w:rPr>
        <w:t>3.</w:t>
      </w:r>
      <w:r w:rsidR="00E63845" w:rsidRPr="00636514">
        <w:rPr>
          <w:rFonts w:hint="eastAsia"/>
          <w:color w:val="auto"/>
          <w:lang w:eastAsia="zh-CN"/>
        </w:rPr>
        <w:t>3</w:t>
      </w:r>
      <w:r w:rsidRPr="00636514">
        <w:rPr>
          <w:rFonts w:hint="eastAsia"/>
          <w:color w:val="auto"/>
        </w:rPr>
        <w:t>.</w:t>
      </w:r>
      <w:r w:rsidR="008921F4">
        <w:rPr>
          <w:color w:val="auto"/>
        </w:rPr>
        <w:t>2</w:t>
      </w:r>
      <w:r w:rsidRPr="00636514">
        <w:rPr>
          <w:rFonts w:hint="eastAsia"/>
          <w:color w:val="auto"/>
        </w:rPr>
        <w:t xml:space="preserve"> Android</w:t>
      </w:r>
      <w:r w:rsidRPr="00636514">
        <w:rPr>
          <w:rFonts w:hint="eastAsia"/>
          <w:color w:val="auto"/>
        </w:rPr>
        <w:t>终端</w:t>
      </w:r>
      <w:bookmarkEnd w:id="217"/>
      <w:r w:rsidR="00425E28" w:rsidRPr="00636514">
        <w:rPr>
          <w:rFonts w:hint="eastAsia"/>
          <w:color w:val="auto"/>
          <w:lang w:eastAsia="zh-CN"/>
        </w:rPr>
        <w:t xml:space="preserve"> </w:t>
      </w:r>
    </w:p>
    <w:p w14:paraId="7E53F48F" w14:textId="1F28E3CB" w:rsidR="00444366" w:rsidRPr="00636514" w:rsidRDefault="00444366" w:rsidP="00444366">
      <w:pPr>
        <w:ind w:firstLine="480"/>
        <w:jc w:val="left"/>
      </w:pPr>
      <w:r w:rsidRPr="00636514">
        <w:rPr>
          <w:rFonts w:hint="eastAsia"/>
        </w:rPr>
        <w:t>Android</w:t>
      </w:r>
      <w:r w:rsidRPr="00636514">
        <w:rPr>
          <w:rFonts w:hint="eastAsia"/>
        </w:rPr>
        <w:t>终端主要包含两个模块，分别是运营商操作员客户端和自动售货机售货客户端，它们的后台服务都</w:t>
      </w:r>
      <w:r w:rsidR="0020568F" w:rsidRPr="00636514">
        <w:rPr>
          <w:rFonts w:hint="eastAsia"/>
        </w:rPr>
        <w:t>由</w:t>
      </w:r>
      <w:r w:rsidRPr="00636514">
        <w:rPr>
          <w:rFonts w:hint="eastAsia"/>
        </w:rPr>
        <w:t>SaaS</w:t>
      </w:r>
      <w:r w:rsidRPr="00636514">
        <w:rPr>
          <w:rFonts w:hint="eastAsia"/>
        </w:rPr>
        <w:t>云平台</w:t>
      </w:r>
      <w:r w:rsidR="008C17DB" w:rsidRPr="00636514">
        <w:rPr>
          <w:rFonts w:hint="eastAsia"/>
        </w:rPr>
        <w:t>管理系统进行提供</w:t>
      </w:r>
      <w:r w:rsidRPr="00636514">
        <w:rPr>
          <w:rFonts w:hint="eastAsia"/>
        </w:rPr>
        <w:t>，每一条</w:t>
      </w:r>
      <w:r w:rsidR="008C17DB" w:rsidRPr="00636514">
        <w:rPr>
          <w:rFonts w:hint="eastAsia"/>
        </w:rPr>
        <w:t>数据</w:t>
      </w:r>
      <w:r w:rsidRPr="00636514">
        <w:rPr>
          <w:rFonts w:hint="eastAsia"/>
        </w:rPr>
        <w:t>操作都和后台系统进行</w:t>
      </w:r>
      <w:r w:rsidR="008C17DB" w:rsidRPr="00636514">
        <w:t>交互</w:t>
      </w:r>
      <w:r w:rsidRPr="00636514">
        <w:rPr>
          <w:rFonts w:hint="eastAsia"/>
        </w:rPr>
        <w:t>。</w:t>
      </w:r>
    </w:p>
    <w:p w14:paraId="75DA1944" w14:textId="77777777" w:rsidR="00444366" w:rsidRPr="00636514" w:rsidRDefault="00444366" w:rsidP="00AD581F">
      <w:pPr>
        <w:numPr>
          <w:ilvl w:val="0"/>
          <w:numId w:val="12"/>
        </w:numPr>
        <w:ind w:firstLineChars="0"/>
      </w:pPr>
      <w:r w:rsidRPr="00636514">
        <w:rPr>
          <w:rFonts w:hint="eastAsia"/>
        </w:rPr>
        <w:t xml:space="preserve"> </w:t>
      </w:r>
      <w:r w:rsidRPr="00636514">
        <w:rPr>
          <w:rFonts w:hint="eastAsia"/>
        </w:rPr>
        <w:t>操作员客户端</w:t>
      </w:r>
      <w:r w:rsidR="00425E28" w:rsidRPr="00636514">
        <w:rPr>
          <w:rFonts w:hint="eastAsia"/>
        </w:rPr>
        <w:t xml:space="preserve"> </w:t>
      </w:r>
    </w:p>
    <w:p w14:paraId="4B0847B4" w14:textId="280B3DBE" w:rsidR="003D2DE8" w:rsidRDefault="003133DF" w:rsidP="003D2DE8">
      <w:pPr>
        <w:ind w:firstLine="480"/>
      </w:pPr>
      <w:r>
        <w:rPr>
          <w:rFonts w:hint="eastAsia"/>
          <w:noProof/>
        </w:rPr>
        <w:drawing>
          <wp:anchor distT="0" distB="0" distL="114300" distR="114300" simplePos="0" relativeHeight="251668480" behindDoc="0" locked="0" layoutInCell="1" allowOverlap="1" wp14:anchorId="24D7CA0C" wp14:editId="0DE20C24">
            <wp:simplePos x="0" y="0"/>
            <wp:positionH relativeFrom="column">
              <wp:posOffset>526415</wp:posOffset>
            </wp:positionH>
            <wp:positionV relativeFrom="paragraph">
              <wp:posOffset>1593215</wp:posOffset>
            </wp:positionV>
            <wp:extent cx="4259580" cy="2106930"/>
            <wp:effectExtent l="0" t="0" r="7620" b="7620"/>
            <wp:wrapTopAndBottom/>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操作员用例图.png"/>
                    <pic:cNvPicPr/>
                  </pic:nvPicPr>
                  <pic:blipFill>
                    <a:blip r:embed="rId35">
                      <a:extLst>
                        <a:ext uri="{28A0092B-C50C-407E-A947-70E740481C1C}">
                          <a14:useLocalDpi xmlns:a14="http://schemas.microsoft.com/office/drawing/2010/main" val="0"/>
                        </a:ext>
                      </a:extLst>
                    </a:blip>
                    <a:stretch>
                      <a:fillRect/>
                    </a:stretch>
                  </pic:blipFill>
                  <pic:spPr>
                    <a:xfrm>
                      <a:off x="0" y="0"/>
                      <a:ext cx="4259580" cy="2106930"/>
                    </a:xfrm>
                    <a:prstGeom prst="rect">
                      <a:avLst/>
                    </a:prstGeom>
                  </pic:spPr>
                </pic:pic>
              </a:graphicData>
            </a:graphic>
            <wp14:sizeRelH relativeFrom="page">
              <wp14:pctWidth>0</wp14:pctWidth>
            </wp14:sizeRelH>
            <wp14:sizeRelV relativeFrom="page">
              <wp14:pctHeight>0</wp14:pctHeight>
            </wp14:sizeRelV>
          </wp:anchor>
        </w:drawing>
      </w:r>
      <w:r w:rsidR="00444366" w:rsidRPr="00636514">
        <w:rPr>
          <w:rFonts w:hint="eastAsia"/>
        </w:rPr>
        <w:t>操作员客户端是为自动售货机运营商开发的一套移动端应用，主要为方便操作员上货时货道</w:t>
      </w:r>
      <w:r w:rsidR="006A2F16">
        <w:rPr>
          <w:rFonts w:hint="eastAsia"/>
        </w:rPr>
        <w:t>的</w:t>
      </w:r>
      <w:r w:rsidR="00444366" w:rsidRPr="00636514">
        <w:rPr>
          <w:rFonts w:hint="eastAsia"/>
        </w:rPr>
        <w:t>更新和货物的统计。</w:t>
      </w:r>
      <w:r w:rsidR="00F67DFE" w:rsidRPr="00636514">
        <w:rPr>
          <w:rFonts w:hint="eastAsia"/>
        </w:rPr>
        <w:t>操作员</w:t>
      </w:r>
      <w:r w:rsidR="00626C3D" w:rsidRPr="00636514">
        <w:rPr>
          <w:rFonts w:hint="eastAsia"/>
        </w:rPr>
        <w:t>通过</w:t>
      </w:r>
      <w:r w:rsidR="00CA6682">
        <w:rPr>
          <w:rFonts w:hint="eastAsia"/>
        </w:rPr>
        <w:t>租户编号、</w:t>
      </w:r>
      <w:r w:rsidR="00626C3D" w:rsidRPr="00636514">
        <w:rPr>
          <w:rFonts w:hint="eastAsia"/>
        </w:rPr>
        <w:t>用户名和密码进行登录，系统验证成功后进入个人页面。个人页面包含</w:t>
      </w:r>
      <w:r w:rsidR="00F67DFE" w:rsidRPr="00636514">
        <w:rPr>
          <w:rFonts w:hint="eastAsia"/>
        </w:rPr>
        <w:t>五个选项菜单，分别是机器列表、更新货道、查看个人信息、查看库存、退出登录和检测更新等。</w:t>
      </w:r>
      <w:r w:rsidR="003D2DE8" w:rsidRPr="00636514">
        <w:rPr>
          <w:rFonts w:hint="eastAsia"/>
        </w:rPr>
        <w:t>运营商操作员客户端用例图</w:t>
      </w:r>
      <w:r w:rsidR="00FC36E1" w:rsidRPr="00636514">
        <w:rPr>
          <w:rFonts w:hint="eastAsia"/>
        </w:rPr>
        <w:t>如图</w:t>
      </w:r>
      <w:r w:rsidR="00FC36E1" w:rsidRPr="00636514">
        <w:rPr>
          <w:rFonts w:hint="eastAsia"/>
        </w:rPr>
        <w:t>3-4</w:t>
      </w:r>
      <w:r w:rsidR="003D2DE8" w:rsidRPr="00636514">
        <w:rPr>
          <w:rFonts w:hint="eastAsia"/>
        </w:rPr>
        <w:t>。</w:t>
      </w:r>
    </w:p>
    <w:p w14:paraId="1BD716EB" w14:textId="650FBE7A" w:rsidR="00202FDE" w:rsidRPr="00636514" w:rsidRDefault="00202FDE" w:rsidP="00202FDE">
      <w:pPr>
        <w:ind w:firstLineChars="0" w:firstLine="0"/>
        <w:jc w:val="center"/>
      </w:pPr>
      <w:r>
        <w:rPr>
          <w:rFonts w:hint="eastAsia"/>
        </w:rPr>
        <w:t>图</w:t>
      </w:r>
      <w:r>
        <w:rPr>
          <w:rFonts w:hint="eastAsia"/>
        </w:rPr>
        <w:t>3-</w:t>
      </w:r>
      <w:r>
        <w:t xml:space="preserve">4  </w:t>
      </w:r>
      <w:r>
        <w:t>运营商操作员客户端用例图</w:t>
      </w:r>
    </w:p>
    <w:p w14:paraId="17B3A3ED" w14:textId="77777777" w:rsidR="00637D02" w:rsidRPr="00636514" w:rsidRDefault="00637D02" w:rsidP="00AD581F">
      <w:pPr>
        <w:numPr>
          <w:ilvl w:val="0"/>
          <w:numId w:val="5"/>
        </w:numPr>
        <w:ind w:firstLineChars="0"/>
      </w:pPr>
      <w:r w:rsidRPr="00636514">
        <w:t>用户登录</w:t>
      </w:r>
      <w:r w:rsidRPr="00636514">
        <w:rPr>
          <w:rFonts w:hint="eastAsia"/>
        </w:rPr>
        <w:t>：</w:t>
      </w:r>
    </w:p>
    <w:p w14:paraId="61A48546" w14:textId="77777777" w:rsidR="00637D02" w:rsidRPr="00636514" w:rsidRDefault="00637D02" w:rsidP="00637D02">
      <w:pPr>
        <w:ind w:left="900" w:firstLineChars="0" w:firstLine="360"/>
      </w:pPr>
      <w:r w:rsidRPr="00636514">
        <w:t>操作员客户端允许登录的用户类型有</w:t>
      </w:r>
      <w:r w:rsidRPr="00636514">
        <w:rPr>
          <w:rFonts w:hint="eastAsia"/>
        </w:rPr>
        <w:t>操作员及其租户空间内上级用户。用户输入商家编号、用户名和密码，客户端将信息发送到服务端，服务端进行用户身份验证后跳转至客户端主页面。</w:t>
      </w:r>
    </w:p>
    <w:p w14:paraId="7F99C7E3" w14:textId="77777777" w:rsidR="00637D02" w:rsidRPr="00636514" w:rsidRDefault="00637D02" w:rsidP="00AD581F">
      <w:pPr>
        <w:numPr>
          <w:ilvl w:val="0"/>
          <w:numId w:val="5"/>
        </w:numPr>
        <w:ind w:firstLineChars="0"/>
      </w:pPr>
      <w:r w:rsidRPr="00636514">
        <w:t>售货机查询</w:t>
      </w:r>
      <w:r w:rsidRPr="00636514">
        <w:rPr>
          <w:rFonts w:hint="eastAsia"/>
        </w:rPr>
        <w:t>：</w:t>
      </w:r>
    </w:p>
    <w:p w14:paraId="49963A2A" w14:textId="4A9B1CFF" w:rsidR="00637D02" w:rsidRPr="00636514" w:rsidRDefault="00622949" w:rsidP="00637D02">
      <w:pPr>
        <w:ind w:left="900" w:firstLineChars="0" w:firstLine="360"/>
      </w:pPr>
      <w:r>
        <w:rPr>
          <w:rFonts w:hint="eastAsia"/>
        </w:rPr>
        <w:lastRenderedPageBreak/>
        <w:t>用户进入售货机页面，</w:t>
      </w:r>
      <w:r w:rsidR="00637D02" w:rsidRPr="00636514">
        <w:rPr>
          <w:rFonts w:hint="eastAsia"/>
        </w:rPr>
        <w:t>点击售货机可查看当前售货机详情；点击售货机货道信息可查看售货机货道列表，查看当前货道库存量、销售商品、销售价格等。</w:t>
      </w:r>
    </w:p>
    <w:p w14:paraId="3C4EA284" w14:textId="77777777" w:rsidR="00444366" w:rsidRPr="00636514" w:rsidRDefault="00444366" w:rsidP="00AD581F">
      <w:pPr>
        <w:numPr>
          <w:ilvl w:val="0"/>
          <w:numId w:val="5"/>
        </w:numPr>
        <w:ind w:firstLineChars="0"/>
      </w:pPr>
      <w:r w:rsidRPr="00636514">
        <w:t>货道管理</w:t>
      </w:r>
      <w:r w:rsidRPr="00636514">
        <w:rPr>
          <w:rFonts w:hint="eastAsia"/>
        </w:rPr>
        <w:t>：</w:t>
      </w:r>
    </w:p>
    <w:p w14:paraId="2FBD77BF" w14:textId="77777777" w:rsidR="00444366" w:rsidRPr="00636514" w:rsidRDefault="00444366" w:rsidP="00444366">
      <w:pPr>
        <w:ind w:left="900" w:firstLineChars="0" w:firstLine="360"/>
      </w:pPr>
      <w:r w:rsidRPr="00636514">
        <w:t>用户进入货道管理页面</w:t>
      </w:r>
      <w:r w:rsidRPr="00636514">
        <w:rPr>
          <w:rFonts w:hint="eastAsia"/>
        </w:rPr>
        <w:t>，填写货道更新表单</w:t>
      </w:r>
      <w:r w:rsidR="00C934AA" w:rsidRPr="00636514">
        <w:rPr>
          <w:rFonts w:hint="eastAsia"/>
        </w:rPr>
        <w:t>和相应的</w:t>
      </w:r>
      <w:r w:rsidRPr="00636514">
        <w:rPr>
          <w:rFonts w:hint="eastAsia"/>
        </w:rPr>
        <w:t>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sidR="00C934AA" w:rsidRPr="00636514">
        <w:rPr>
          <w:rFonts w:hint="eastAsia"/>
        </w:rPr>
        <w:t>Android</w:t>
      </w:r>
      <w:r w:rsidR="00C934AA" w:rsidRPr="00636514">
        <w:t>终端</w:t>
      </w:r>
      <w:r w:rsidRPr="00636514">
        <w:rPr>
          <w:rFonts w:hint="eastAsia"/>
        </w:rPr>
        <w:t>向后台服务端发送一条</w:t>
      </w:r>
      <w:r w:rsidR="00C934AA" w:rsidRPr="00636514">
        <w:t>POS</w:t>
      </w:r>
      <w:r w:rsidR="00B343E9" w:rsidRPr="00636514">
        <w:t>T</w:t>
      </w:r>
      <w:r w:rsidRPr="00636514">
        <w:t>请求</w:t>
      </w:r>
      <w:r w:rsidRPr="00636514">
        <w:rPr>
          <w:rFonts w:hint="eastAsia"/>
        </w:rPr>
        <w:t>，将</w:t>
      </w:r>
      <w:r w:rsidR="001605FF" w:rsidRPr="00636514">
        <w:rPr>
          <w:rFonts w:hint="eastAsia"/>
        </w:rPr>
        <w:t>当前</w:t>
      </w:r>
      <w:r w:rsidRPr="00636514">
        <w:rPr>
          <w:rFonts w:hint="eastAsia"/>
        </w:rPr>
        <w:t>售货机对应货道的加货量和现存量进行更新。</w:t>
      </w:r>
    </w:p>
    <w:p w14:paraId="12A7B368" w14:textId="77777777" w:rsidR="00444366" w:rsidRPr="00636514" w:rsidRDefault="00444366" w:rsidP="00AD581F">
      <w:pPr>
        <w:numPr>
          <w:ilvl w:val="0"/>
          <w:numId w:val="5"/>
        </w:numPr>
        <w:ind w:firstLineChars="0"/>
      </w:pPr>
      <w:r w:rsidRPr="00636514">
        <w:rPr>
          <w:rFonts w:hint="eastAsia"/>
        </w:rPr>
        <w:t>版本更新：</w:t>
      </w:r>
    </w:p>
    <w:p w14:paraId="469A482A" w14:textId="77777777" w:rsidR="00444366" w:rsidRPr="00636514" w:rsidRDefault="0053060B" w:rsidP="00444366">
      <w:pPr>
        <w:ind w:left="900" w:firstLineChars="0" w:firstLine="360"/>
      </w:pPr>
      <w:r w:rsidRPr="00636514">
        <w:rPr>
          <w:rFonts w:hint="eastAsia"/>
        </w:rPr>
        <w:t>客户端首页提供版本更新按钮，</w:t>
      </w:r>
      <w:r w:rsidR="00444366" w:rsidRPr="00636514">
        <w:rPr>
          <w:rFonts w:hint="eastAsia"/>
        </w:rPr>
        <w:t>当新版本完成就在文件服务器上存放新的</w:t>
      </w:r>
      <w:r w:rsidR="00D23B14" w:rsidRPr="00636514">
        <w:t>APK</w:t>
      </w:r>
      <w:r w:rsidR="00444366" w:rsidRPr="00636514">
        <w:rPr>
          <w:rFonts w:hint="eastAsia"/>
        </w:rPr>
        <w:t>包和存有版本信息的配置文件。用户点击更新按钮，系统将自动检测是否存在新版本的</w:t>
      </w:r>
      <w:r w:rsidR="00D23B14" w:rsidRPr="00636514">
        <w:t>APK</w:t>
      </w:r>
      <w:r w:rsidR="00444366" w:rsidRPr="00636514">
        <w:rPr>
          <w:rFonts w:hint="eastAsia"/>
        </w:rPr>
        <w:t>文件，若已是最新版本则不</w:t>
      </w:r>
      <w:r w:rsidRPr="00636514">
        <w:rPr>
          <w:rFonts w:hint="eastAsia"/>
        </w:rPr>
        <w:t>处理</w:t>
      </w:r>
      <w:r w:rsidR="00444366" w:rsidRPr="00636514">
        <w:rPr>
          <w:rFonts w:hint="eastAsia"/>
        </w:rPr>
        <w:t>，否则，下载新的版本文件并进行更新。</w:t>
      </w:r>
    </w:p>
    <w:p w14:paraId="27CF539E" w14:textId="77777777" w:rsidR="00444366" w:rsidRPr="00636514" w:rsidRDefault="00444366" w:rsidP="00AD581F">
      <w:pPr>
        <w:numPr>
          <w:ilvl w:val="0"/>
          <w:numId w:val="12"/>
        </w:numPr>
        <w:ind w:firstLineChars="0"/>
      </w:pPr>
      <w:r w:rsidRPr="00636514">
        <w:rPr>
          <w:rFonts w:hint="eastAsia"/>
        </w:rPr>
        <w:t>自动售货机终端</w:t>
      </w:r>
      <w:r w:rsidR="00425E28" w:rsidRPr="00636514">
        <w:rPr>
          <w:rFonts w:hint="eastAsia"/>
        </w:rPr>
        <w:t xml:space="preserve"> </w:t>
      </w:r>
    </w:p>
    <w:p w14:paraId="57C79E80" w14:textId="2ADBFD72" w:rsidR="00B76AA4" w:rsidRDefault="00B00F5D" w:rsidP="00856000">
      <w:pPr>
        <w:ind w:firstLine="480"/>
      </w:pPr>
      <w:r>
        <w:rPr>
          <w:rFonts w:hint="eastAsia"/>
          <w:noProof/>
        </w:rPr>
        <w:drawing>
          <wp:anchor distT="0" distB="0" distL="114300" distR="114300" simplePos="0" relativeHeight="251669504" behindDoc="0" locked="0" layoutInCell="1" allowOverlap="1" wp14:anchorId="00AB6403" wp14:editId="26929876">
            <wp:simplePos x="0" y="0"/>
            <wp:positionH relativeFrom="column">
              <wp:posOffset>1743075</wp:posOffset>
            </wp:positionH>
            <wp:positionV relativeFrom="paragraph">
              <wp:posOffset>347980</wp:posOffset>
            </wp:positionV>
            <wp:extent cx="1963420" cy="1908810"/>
            <wp:effectExtent l="0" t="0" r="0" b="0"/>
            <wp:wrapTopAndBottom/>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售货机终端.png"/>
                    <pic:cNvPicPr/>
                  </pic:nvPicPr>
                  <pic:blipFill>
                    <a:blip r:embed="rId36">
                      <a:extLst>
                        <a:ext uri="{28A0092B-C50C-407E-A947-70E740481C1C}">
                          <a14:useLocalDpi xmlns:a14="http://schemas.microsoft.com/office/drawing/2010/main" val="0"/>
                        </a:ext>
                      </a:extLst>
                    </a:blip>
                    <a:stretch>
                      <a:fillRect/>
                    </a:stretch>
                  </pic:blipFill>
                  <pic:spPr>
                    <a:xfrm>
                      <a:off x="0" y="0"/>
                      <a:ext cx="1963420" cy="1908810"/>
                    </a:xfrm>
                    <a:prstGeom prst="rect">
                      <a:avLst/>
                    </a:prstGeom>
                  </pic:spPr>
                </pic:pic>
              </a:graphicData>
            </a:graphic>
            <wp14:sizeRelH relativeFrom="page">
              <wp14:pctWidth>0</wp14:pctWidth>
            </wp14:sizeRelH>
            <wp14:sizeRelV relativeFrom="page">
              <wp14:pctHeight>0</wp14:pctHeight>
            </wp14:sizeRelV>
          </wp:anchor>
        </w:drawing>
      </w:r>
      <w:r w:rsidR="00444366" w:rsidRPr="00636514">
        <w:t>自动售货机终端为消费者提供</w:t>
      </w:r>
      <w:r w:rsidR="00C05F23" w:rsidRPr="00636514">
        <w:rPr>
          <w:rFonts w:hint="eastAsia"/>
        </w:rPr>
        <w:t>基本交易渠道</w:t>
      </w:r>
      <w:r w:rsidR="00444366" w:rsidRPr="00636514">
        <w:rPr>
          <w:rFonts w:hint="eastAsia"/>
        </w:rPr>
        <w:t>。</w:t>
      </w:r>
      <w:r w:rsidR="00E17157" w:rsidRPr="00636514">
        <w:rPr>
          <w:rFonts w:hint="eastAsia"/>
        </w:rPr>
        <w:t>机器终端用例图如图</w:t>
      </w:r>
      <w:r w:rsidR="00E17157" w:rsidRPr="00636514">
        <w:rPr>
          <w:rFonts w:hint="eastAsia"/>
        </w:rPr>
        <w:t>3-</w:t>
      </w:r>
      <w:r w:rsidR="00E17157" w:rsidRPr="00636514">
        <w:t>5</w:t>
      </w:r>
      <w:r w:rsidR="00E17157" w:rsidRPr="00636514">
        <w:rPr>
          <w:rFonts w:hint="eastAsia"/>
        </w:rPr>
        <w:t>。</w:t>
      </w:r>
    </w:p>
    <w:p w14:paraId="4E695938" w14:textId="133F959A" w:rsidR="00B00F5D" w:rsidRPr="00636514" w:rsidRDefault="00B00F5D" w:rsidP="0057220C">
      <w:pPr>
        <w:ind w:firstLine="480"/>
        <w:jc w:val="center"/>
      </w:pPr>
      <w:r>
        <w:rPr>
          <w:rFonts w:hint="eastAsia"/>
        </w:rPr>
        <w:t>图</w:t>
      </w:r>
      <w:r>
        <w:rPr>
          <w:rFonts w:hint="eastAsia"/>
        </w:rPr>
        <w:t>3-</w:t>
      </w:r>
      <w:r>
        <w:t xml:space="preserve">5  </w:t>
      </w:r>
      <w:r w:rsidR="0057220C">
        <w:t>自动售货机终端用例图</w:t>
      </w:r>
    </w:p>
    <w:p w14:paraId="67FF86BA" w14:textId="77777777" w:rsidR="00444366" w:rsidRPr="00636514" w:rsidRDefault="00444366" w:rsidP="00AD581F">
      <w:pPr>
        <w:numPr>
          <w:ilvl w:val="0"/>
          <w:numId w:val="10"/>
        </w:numPr>
        <w:ind w:firstLineChars="0"/>
      </w:pPr>
      <w:r w:rsidRPr="005270D9">
        <w:rPr>
          <w:rFonts w:hint="eastAsia"/>
        </w:rPr>
        <w:t>多媒体播放：</w:t>
      </w:r>
    </w:p>
    <w:p w14:paraId="50E08036" w14:textId="77777777" w:rsidR="00444366" w:rsidRPr="00636514" w:rsidRDefault="00444366" w:rsidP="00444366">
      <w:pPr>
        <w:ind w:left="840" w:firstLine="480"/>
      </w:pPr>
      <w:r w:rsidRPr="00636514">
        <w:rPr>
          <w:rFonts w:hint="eastAsia"/>
        </w:rPr>
        <w:t>售货机终端在无人操作时，播放文件服务器上提供的广告视频，视频按照次序轮番循环播放。当有人操作售货机时进入终端主页面。</w:t>
      </w:r>
    </w:p>
    <w:p w14:paraId="4FA36E02" w14:textId="77777777" w:rsidR="00444366" w:rsidRPr="00636514" w:rsidRDefault="00444366" w:rsidP="00AD581F">
      <w:pPr>
        <w:numPr>
          <w:ilvl w:val="0"/>
          <w:numId w:val="10"/>
        </w:numPr>
        <w:ind w:firstLineChars="0"/>
      </w:pPr>
      <w:r w:rsidRPr="00636514">
        <w:t>货道管理</w:t>
      </w:r>
      <w:r w:rsidRPr="00636514">
        <w:rPr>
          <w:rFonts w:hint="eastAsia"/>
        </w:rPr>
        <w:t>：</w:t>
      </w:r>
    </w:p>
    <w:p w14:paraId="4BC02D20" w14:textId="77777777" w:rsidR="00444366" w:rsidRPr="00636514" w:rsidRDefault="00444366" w:rsidP="00444366">
      <w:pPr>
        <w:ind w:left="840" w:firstLine="480"/>
      </w:pPr>
      <w:r w:rsidRPr="00636514">
        <w:t>系统通过售货机号访问后台</w:t>
      </w:r>
      <w:r w:rsidR="00692945" w:rsidRPr="00636514">
        <w:rPr>
          <w:rFonts w:hint="eastAsia"/>
        </w:rPr>
        <w:t>服务器</w:t>
      </w:r>
      <w:r w:rsidRPr="00636514">
        <w:rPr>
          <w:rFonts w:hint="eastAsia"/>
        </w:rPr>
        <w:t>，</w:t>
      </w:r>
      <w:r w:rsidRPr="00636514">
        <w:t>获取对应</w:t>
      </w:r>
      <w:r w:rsidR="00732368" w:rsidRPr="00636514">
        <w:rPr>
          <w:rFonts w:hint="eastAsia"/>
        </w:rPr>
        <w:t>机器</w:t>
      </w:r>
      <w:r w:rsidRPr="00636514">
        <w:t>的货道信息表</w:t>
      </w:r>
      <w:r w:rsidRPr="00636514">
        <w:rPr>
          <w:rFonts w:hint="eastAsia"/>
        </w:rPr>
        <w:t>。信息表中包含货道、</w:t>
      </w:r>
      <w:r w:rsidR="002211A3" w:rsidRPr="00636514">
        <w:rPr>
          <w:rFonts w:hint="eastAsia"/>
        </w:rPr>
        <w:t>售货机信息、</w:t>
      </w:r>
      <w:r w:rsidRPr="00636514">
        <w:rPr>
          <w:rFonts w:hint="eastAsia"/>
        </w:rPr>
        <w:t>商品</w:t>
      </w:r>
      <w:r w:rsidR="002211A3" w:rsidRPr="00636514">
        <w:rPr>
          <w:rFonts w:hint="eastAsia"/>
        </w:rPr>
        <w:t>信息</w:t>
      </w:r>
      <w:r w:rsidRPr="00636514">
        <w:rPr>
          <w:rFonts w:hint="eastAsia"/>
        </w:rPr>
        <w:t>、价格</w:t>
      </w:r>
      <w:r w:rsidR="002211A3" w:rsidRPr="00636514">
        <w:rPr>
          <w:rFonts w:hint="eastAsia"/>
        </w:rPr>
        <w:t>信息</w:t>
      </w:r>
      <w:r w:rsidRPr="00636514">
        <w:rPr>
          <w:rFonts w:hint="eastAsia"/>
        </w:rPr>
        <w:t>、图片路径信息</w:t>
      </w:r>
      <w:r w:rsidR="002211A3" w:rsidRPr="00636514">
        <w:rPr>
          <w:rFonts w:hint="eastAsia"/>
        </w:rPr>
        <w:t>等内容</w:t>
      </w:r>
      <w:r w:rsidRPr="00636514">
        <w:rPr>
          <w:rFonts w:hint="eastAsia"/>
        </w:rPr>
        <w:t>，终端</w:t>
      </w:r>
      <w:r w:rsidR="002211A3" w:rsidRPr="00636514">
        <w:rPr>
          <w:rFonts w:hint="eastAsia"/>
        </w:rPr>
        <w:t>系统</w:t>
      </w:r>
      <w:r w:rsidRPr="00636514">
        <w:rPr>
          <w:rFonts w:hint="eastAsia"/>
        </w:rPr>
        <w:t>使用网格布局在页面中显示商品列表。</w:t>
      </w:r>
    </w:p>
    <w:p w14:paraId="268FFBC5" w14:textId="77777777" w:rsidR="00444366" w:rsidRPr="00636514" w:rsidRDefault="00444366" w:rsidP="00AD581F">
      <w:pPr>
        <w:numPr>
          <w:ilvl w:val="0"/>
          <w:numId w:val="5"/>
        </w:numPr>
        <w:ind w:firstLineChars="0"/>
      </w:pPr>
      <w:r w:rsidRPr="00636514">
        <w:lastRenderedPageBreak/>
        <w:t>用户选货</w:t>
      </w:r>
      <w:r w:rsidRPr="00636514">
        <w:rPr>
          <w:rFonts w:hint="eastAsia"/>
        </w:rPr>
        <w:t>：</w:t>
      </w:r>
    </w:p>
    <w:p w14:paraId="7CBA718E" w14:textId="3D875141" w:rsidR="00444366" w:rsidRPr="00636514" w:rsidRDefault="00444366" w:rsidP="00444366">
      <w:pPr>
        <w:ind w:left="900" w:firstLineChars="0" w:firstLine="360"/>
      </w:pPr>
      <w:r w:rsidRPr="00636514">
        <w:t>用户进入选货页面</w:t>
      </w:r>
      <w:r w:rsidRPr="00636514">
        <w:rPr>
          <w:rFonts w:hint="eastAsia"/>
        </w:rPr>
        <w:t>，</w:t>
      </w:r>
      <w:r w:rsidRPr="00636514">
        <w:t>页面</w:t>
      </w:r>
      <w:r w:rsidR="00137FEE" w:rsidRPr="00636514">
        <w:t>显示</w:t>
      </w:r>
      <w:r w:rsidRPr="00636514">
        <w:t>商品的图片</w:t>
      </w:r>
      <w:r w:rsidRPr="00636514">
        <w:rPr>
          <w:rFonts w:hint="eastAsia"/>
        </w:rPr>
        <w:t>、</w:t>
      </w:r>
      <w:r w:rsidRPr="00636514">
        <w:t>价格</w:t>
      </w:r>
      <w:r w:rsidR="007B2A36">
        <w:rPr>
          <w:rFonts w:hint="eastAsia"/>
        </w:rPr>
        <w:t>以及是否有货，</w:t>
      </w:r>
      <w:r w:rsidRPr="00636514">
        <w:rPr>
          <w:rFonts w:hint="eastAsia"/>
        </w:rPr>
        <w:t>点击商品进行选货。</w:t>
      </w:r>
    </w:p>
    <w:p w14:paraId="17A34F3F" w14:textId="77777777" w:rsidR="00444366" w:rsidRPr="00636514" w:rsidRDefault="00444366" w:rsidP="00AD581F">
      <w:pPr>
        <w:numPr>
          <w:ilvl w:val="0"/>
          <w:numId w:val="5"/>
        </w:numPr>
        <w:ind w:firstLineChars="0"/>
      </w:pPr>
      <w:r w:rsidRPr="00636514">
        <w:t>商品支付</w:t>
      </w:r>
      <w:r w:rsidRPr="00636514">
        <w:rPr>
          <w:rFonts w:hint="eastAsia"/>
        </w:rPr>
        <w:t>：</w:t>
      </w:r>
    </w:p>
    <w:p w14:paraId="6F23E4B2" w14:textId="77777777" w:rsidR="00444366" w:rsidRPr="00636514" w:rsidRDefault="00444366" w:rsidP="00444366">
      <w:pPr>
        <w:ind w:left="900" w:firstLineChars="0" w:firstLine="360"/>
      </w:pPr>
      <w:r w:rsidRPr="00636514">
        <w:t>用户</w:t>
      </w:r>
      <w:r w:rsidR="00A15001" w:rsidRPr="00636514">
        <w:rPr>
          <w:rFonts w:hint="eastAsia"/>
        </w:rPr>
        <w:t>选择购买商品或者赠送商品，</w:t>
      </w:r>
      <w:r w:rsidRPr="00636514">
        <w:t>选货成功后</w:t>
      </w:r>
      <w:r w:rsidRPr="00636514">
        <w:rPr>
          <w:rFonts w:hint="eastAsia"/>
        </w:rPr>
        <w:t>，</w:t>
      </w:r>
      <w:r w:rsidRPr="00636514">
        <w:t>点击确认</w:t>
      </w:r>
      <w:r w:rsidRPr="00636514">
        <w:rPr>
          <w:rFonts w:hint="eastAsia"/>
        </w:rPr>
        <w:t>生成订单。此时终端系统</w:t>
      </w:r>
      <w:r w:rsidRPr="00636514">
        <w:t>会向第三方支付服务器发送商品支付信息</w:t>
      </w:r>
      <w:r w:rsidRPr="00636514">
        <w:rPr>
          <w:rFonts w:hint="eastAsia"/>
        </w:rPr>
        <w:t>，</w:t>
      </w:r>
      <w:r w:rsidRPr="00636514">
        <w:t>包括时间</w:t>
      </w:r>
      <w:r w:rsidRPr="00636514">
        <w:rPr>
          <w:rFonts w:hint="eastAsia"/>
        </w:rPr>
        <w:t>、</w:t>
      </w:r>
      <w:r w:rsidRPr="00636514">
        <w:t>价格</w:t>
      </w:r>
      <w:r w:rsidRPr="00636514">
        <w:rPr>
          <w:rFonts w:hint="eastAsia"/>
        </w:rPr>
        <w:t>、货道、</w:t>
      </w:r>
      <w:r w:rsidRPr="00636514">
        <w:t>交易号等内容</w:t>
      </w:r>
      <w:r w:rsidRPr="00636514">
        <w:rPr>
          <w:rFonts w:hint="eastAsia"/>
        </w:rPr>
        <w:t>，</w:t>
      </w:r>
      <w:r w:rsidRPr="00636514">
        <w:t>后台处理成功后将</w:t>
      </w:r>
      <w:r w:rsidRPr="00636514">
        <w:rPr>
          <w:rFonts w:hint="eastAsia"/>
        </w:rPr>
        <w:t>返回</w:t>
      </w:r>
      <w:r w:rsidRPr="00636514">
        <w:t>支付的</w:t>
      </w:r>
      <w:r w:rsidR="00137FEE" w:rsidRPr="00636514">
        <w:t>二维码信息</w:t>
      </w:r>
      <w:r w:rsidRPr="00636514">
        <w:rPr>
          <w:rFonts w:hint="eastAsia"/>
        </w:rPr>
        <w:t>，用户可通过银联、支付宝和微信等进行</w:t>
      </w:r>
      <w:r w:rsidR="00137FEE" w:rsidRPr="00636514">
        <w:rPr>
          <w:rFonts w:hint="eastAsia"/>
        </w:rPr>
        <w:t>扫码</w:t>
      </w:r>
      <w:r w:rsidRPr="00636514">
        <w:rPr>
          <w:rFonts w:hint="eastAsia"/>
        </w:rPr>
        <w:t>支付。</w:t>
      </w:r>
    </w:p>
    <w:p w14:paraId="4F098570" w14:textId="77777777" w:rsidR="00444366" w:rsidRPr="00636514" w:rsidRDefault="00444366" w:rsidP="00AD581F">
      <w:pPr>
        <w:numPr>
          <w:ilvl w:val="0"/>
          <w:numId w:val="5"/>
        </w:numPr>
        <w:ind w:firstLineChars="0"/>
      </w:pPr>
      <w:r w:rsidRPr="00636514">
        <w:t>售货机出货</w:t>
      </w:r>
      <w:r w:rsidRPr="00636514">
        <w:rPr>
          <w:rFonts w:hint="eastAsia"/>
        </w:rPr>
        <w:t>：</w:t>
      </w:r>
    </w:p>
    <w:p w14:paraId="3B50EE6F" w14:textId="0CB151D4" w:rsidR="00444366" w:rsidRPr="00636514" w:rsidRDefault="00444366" w:rsidP="00444366">
      <w:pPr>
        <w:ind w:left="900" w:firstLineChars="0" w:firstLine="360"/>
      </w:pPr>
      <w:r w:rsidRPr="00636514">
        <w:t>若上一步为商品选购</w:t>
      </w:r>
      <w:r w:rsidRPr="00636514">
        <w:rPr>
          <w:rFonts w:hint="eastAsia"/>
        </w:rPr>
        <w:t>，</w:t>
      </w:r>
      <w:r w:rsidRPr="00636514">
        <w:t>商品支付成功后</w:t>
      </w:r>
      <w:r w:rsidRPr="00636514">
        <w:rPr>
          <w:rFonts w:hint="eastAsia"/>
        </w:rPr>
        <w:t>，</w:t>
      </w:r>
      <w:r w:rsidRPr="00636514">
        <w:t>系统通知自动售货机</w:t>
      </w:r>
      <w:r w:rsidR="00CE4226" w:rsidRPr="00636514">
        <w:t>将</w:t>
      </w:r>
      <w:r w:rsidRPr="00636514">
        <w:t>被选货道</w:t>
      </w:r>
      <w:r w:rsidR="00CE4226" w:rsidRPr="00636514">
        <w:t>的商品</w:t>
      </w:r>
      <w:r w:rsidRPr="00636514">
        <w:t>出货</w:t>
      </w:r>
      <w:r w:rsidRPr="00636514">
        <w:rPr>
          <w:rFonts w:hint="eastAsia"/>
        </w:rPr>
        <w:t>。</w:t>
      </w:r>
      <w:r w:rsidR="007701E1">
        <w:rPr>
          <w:rFonts w:hint="eastAsia"/>
        </w:rPr>
        <w:t>否则，</w:t>
      </w:r>
      <w:r w:rsidRPr="00636514">
        <w:rPr>
          <w:rFonts w:hint="eastAsia"/>
        </w:rPr>
        <w:t>进入赠品页面，输入赠品码，展示商品页面，用户根据赠品码选购相应价格的商品，选购成功后进行出货。</w:t>
      </w:r>
    </w:p>
    <w:p w14:paraId="2AD7DC83" w14:textId="77777777" w:rsidR="00444366" w:rsidRPr="00636514" w:rsidRDefault="00444366" w:rsidP="00AD581F">
      <w:pPr>
        <w:numPr>
          <w:ilvl w:val="0"/>
          <w:numId w:val="5"/>
        </w:numPr>
        <w:ind w:firstLineChars="0"/>
      </w:pPr>
      <w:r w:rsidRPr="00636514">
        <w:t>赠品服务</w:t>
      </w:r>
      <w:r w:rsidRPr="00636514">
        <w:rPr>
          <w:rFonts w:hint="eastAsia"/>
        </w:rPr>
        <w:t>：</w:t>
      </w:r>
    </w:p>
    <w:p w14:paraId="36334C4E" w14:textId="77777777" w:rsidR="00444366" w:rsidRPr="00636514" w:rsidRDefault="00444366" w:rsidP="00444366">
      <w:pPr>
        <w:ind w:left="900" w:firstLineChars="0" w:firstLine="360"/>
      </w:pPr>
      <w:r w:rsidRPr="00636514">
        <w:t>若商品支付时选择赠品服务</w:t>
      </w:r>
      <w:r w:rsidRPr="00636514">
        <w:rPr>
          <w:rFonts w:hint="eastAsia"/>
        </w:rPr>
        <w:t>，</w:t>
      </w:r>
      <w:r w:rsidR="005F20E8" w:rsidRPr="00636514">
        <w:rPr>
          <w:rFonts w:hint="eastAsia"/>
        </w:rPr>
        <w:t>则</w:t>
      </w:r>
      <w:r w:rsidRPr="00636514">
        <w:rPr>
          <w:rFonts w:hint="eastAsia"/>
        </w:rPr>
        <w:t>生成一个赠品码。获取赠品</w:t>
      </w:r>
      <w:r w:rsidR="00DD6FC2" w:rsidRPr="00636514">
        <w:rPr>
          <w:rFonts w:hint="eastAsia"/>
        </w:rPr>
        <w:t>码后，用户在任意一台售货机输入赠品码，</w:t>
      </w:r>
      <w:r w:rsidR="00F553FD" w:rsidRPr="00636514">
        <w:rPr>
          <w:rFonts w:hint="eastAsia"/>
        </w:rPr>
        <w:t>换赠</w:t>
      </w:r>
      <w:r w:rsidRPr="00636514">
        <w:rPr>
          <w:rFonts w:hint="eastAsia"/>
        </w:rPr>
        <w:t>同等价位的商品。</w:t>
      </w:r>
    </w:p>
    <w:p w14:paraId="69032772" w14:textId="77777777" w:rsidR="00444366" w:rsidRPr="00636514" w:rsidRDefault="00444366" w:rsidP="00AD581F">
      <w:pPr>
        <w:numPr>
          <w:ilvl w:val="0"/>
          <w:numId w:val="5"/>
        </w:numPr>
        <w:ind w:firstLineChars="0"/>
      </w:pPr>
      <w:r w:rsidRPr="00636514">
        <w:t>更新信息</w:t>
      </w:r>
      <w:r w:rsidRPr="00636514">
        <w:rPr>
          <w:rFonts w:hint="eastAsia"/>
        </w:rPr>
        <w:t>：</w:t>
      </w:r>
    </w:p>
    <w:p w14:paraId="390D3BD2" w14:textId="77777777" w:rsidR="00444366" w:rsidRPr="00636514" w:rsidRDefault="00444366" w:rsidP="00444366">
      <w:pPr>
        <w:ind w:left="900" w:firstLineChars="0" w:firstLine="360"/>
      </w:pPr>
      <w:r w:rsidRPr="00636514">
        <w:rPr>
          <w:rFonts w:hint="eastAsia"/>
        </w:rPr>
        <w:t>每次交易成功后，都需</w:t>
      </w:r>
      <w:r w:rsidR="00AA3AAD" w:rsidRPr="00636514">
        <w:rPr>
          <w:rFonts w:hint="eastAsia"/>
        </w:rPr>
        <w:t>向后台发送一条交易记录，将交易记录插入售货机销售的订单表中，</w:t>
      </w:r>
      <w:r w:rsidRPr="00636514">
        <w:rPr>
          <w:rFonts w:hint="eastAsia"/>
        </w:rPr>
        <w:t>记录支付的订单号和支付类型以便于统计</w:t>
      </w:r>
      <w:r w:rsidR="00E955A7" w:rsidRPr="00636514">
        <w:rPr>
          <w:rFonts w:hint="eastAsia"/>
        </w:rPr>
        <w:t>，</w:t>
      </w:r>
      <w:r w:rsidRPr="00636514">
        <w:rPr>
          <w:rFonts w:hint="eastAsia"/>
        </w:rPr>
        <w:t>同时对当前售货机的货道余量进行更新。</w:t>
      </w:r>
    </w:p>
    <w:p w14:paraId="4BBCC759" w14:textId="77777777" w:rsidR="00444366" w:rsidRPr="00636514" w:rsidRDefault="00444366" w:rsidP="00AD581F">
      <w:pPr>
        <w:numPr>
          <w:ilvl w:val="0"/>
          <w:numId w:val="5"/>
        </w:numPr>
        <w:ind w:firstLineChars="0"/>
      </w:pPr>
      <w:r w:rsidRPr="00636514">
        <w:rPr>
          <w:rFonts w:hint="eastAsia"/>
        </w:rPr>
        <w:t>版本更新：</w:t>
      </w:r>
    </w:p>
    <w:p w14:paraId="243875EE" w14:textId="77777777" w:rsidR="00444366" w:rsidRPr="00636514" w:rsidRDefault="00444366" w:rsidP="00F85949">
      <w:pPr>
        <w:ind w:left="900" w:firstLineChars="0" w:firstLine="360"/>
      </w:pPr>
      <w:r w:rsidRPr="00636514">
        <w:t>编写单独的应用安装在</w:t>
      </w:r>
      <w:r w:rsidRPr="00636514">
        <w:rPr>
          <w:rFonts w:hint="eastAsia"/>
        </w:rPr>
        <w:t>Android</w:t>
      </w:r>
      <w:r w:rsidRPr="00636514">
        <w:rPr>
          <w:rFonts w:hint="eastAsia"/>
        </w:rPr>
        <w:t>平板上，默认开机自启动</w:t>
      </w:r>
      <w:r w:rsidR="00542F96" w:rsidRPr="00636514">
        <w:rPr>
          <w:rFonts w:hint="eastAsia"/>
        </w:rPr>
        <w:t>。</w:t>
      </w:r>
      <w:r w:rsidR="00542F96" w:rsidRPr="00636514">
        <w:t>该应用</w:t>
      </w:r>
      <w:r w:rsidRPr="00636514">
        <w:rPr>
          <w:rFonts w:hint="eastAsia"/>
        </w:rPr>
        <w:t>每天自动检测服务器端是否有新的售货机终端的</w:t>
      </w:r>
      <w:r w:rsidR="00542F96" w:rsidRPr="00636514">
        <w:t>APK</w:t>
      </w:r>
      <w:r w:rsidRPr="00636514">
        <w:rPr>
          <w:rFonts w:hint="eastAsia"/>
        </w:rPr>
        <w:t>文件，若有，则下载后</w:t>
      </w:r>
      <w:r w:rsidR="00542F96" w:rsidRPr="00636514">
        <w:rPr>
          <w:rFonts w:hint="eastAsia"/>
        </w:rPr>
        <w:t>静默</w:t>
      </w:r>
      <w:r w:rsidRPr="00636514">
        <w:rPr>
          <w:rFonts w:hint="eastAsia"/>
        </w:rPr>
        <w:t>安装售货机终端系统并</w:t>
      </w:r>
      <w:r w:rsidR="00542F96" w:rsidRPr="00636514">
        <w:rPr>
          <w:rFonts w:hint="eastAsia"/>
        </w:rPr>
        <w:t>自动重启</w:t>
      </w:r>
      <w:r w:rsidRPr="00636514">
        <w:rPr>
          <w:rFonts w:hint="eastAsia"/>
        </w:rPr>
        <w:t>。</w:t>
      </w:r>
    </w:p>
    <w:p w14:paraId="4950F84C" w14:textId="007ECE39" w:rsidR="00E66B96" w:rsidRPr="00964AD1" w:rsidRDefault="00E93058" w:rsidP="00964AD1">
      <w:pPr>
        <w:pStyle w:val="1"/>
        <w:ind w:left="240"/>
      </w:pPr>
      <w:bookmarkStart w:id="218" w:name="_Toc492673775"/>
      <w:r w:rsidRPr="00636514">
        <w:rPr>
          <w:lang w:val="en-US" w:eastAsia="zh-CN"/>
        </w:rPr>
        <w:br w:type="page"/>
      </w:r>
      <w:bookmarkStart w:id="219" w:name="_Toc494578099"/>
      <w:r w:rsidR="001F78F6" w:rsidRPr="005270D9">
        <w:rPr>
          <w:rFonts w:hint="eastAsia"/>
        </w:rPr>
        <w:lastRenderedPageBreak/>
        <w:t>第</w:t>
      </w:r>
      <w:r w:rsidR="001F78F6" w:rsidRPr="00636514">
        <w:rPr>
          <w:rFonts w:hint="eastAsia"/>
        </w:rPr>
        <w:t>4</w:t>
      </w:r>
      <w:r w:rsidRPr="00636514">
        <w:rPr>
          <w:rFonts w:hint="eastAsia"/>
        </w:rPr>
        <w:t>章</w:t>
      </w:r>
      <w:r w:rsidRPr="00636514">
        <w:rPr>
          <w:rFonts w:hint="eastAsia"/>
        </w:rPr>
        <w:t xml:space="preserve"> </w:t>
      </w:r>
      <w:r w:rsidR="004D1BBF" w:rsidRPr="00636514">
        <w:rPr>
          <w:rFonts w:hint="eastAsia"/>
        </w:rPr>
        <w:t>系统</w:t>
      </w:r>
      <w:r w:rsidR="00A81BF0" w:rsidRPr="00636514">
        <w:rPr>
          <w:rFonts w:hint="eastAsia"/>
        </w:rPr>
        <w:t>设计</w:t>
      </w:r>
      <w:bookmarkEnd w:id="219"/>
    </w:p>
    <w:p w14:paraId="14B06434" w14:textId="79FCD9D2" w:rsidR="00F14191" w:rsidRDefault="00F14191" w:rsidP="00E819FF">
      <w:pPr>
        <w:pStyle w:val="2"/>
        <w:rPr>
          <w:lang w:eastAsia="zh-CN"/>
        </w:rPr>
      </w:pPr>
      <w:bookmarkStart w:id="220" w:name="_Toc494578100"/>
      <w:r>
        <w:rPr>
          <w:rFonts w:hint="eastAsia"/>
          <w:lang w:eastAsia="zh-CN"/>
        </w:rPr>
        <w:t xml:space="preserve">4.1 </w:t>
      </w:r>
      <w:r>
        <w:rPr>
          <w:rFonts w:hint="eastAsia"/>
          <w:lang w:eastAsia="zh-CN"/>
        </w:rPr>
        <w:t>系统</w:t>
      </w:r>
      <w:r w:rsidR="00F06D6B">
        <w:rPr>
          <w:rFonts w:hint="eastAsia"/>
          <w:lang w:eastAsia="zh-CN"/>
        </w:rPr>
        <w:t>总体架构</w:t>
      </w:r>
      <w:bookmarkEnd w:id="220"/>
    </w:p>
    <w:p w14:paraId="743D4625" w14:textId="2B9A1665" w:rsidR="00F06D6B" w:rsidRDefault="00F06D6B" w:rsidP="00964AD1">
      <w:pPr>
        <w:ind w:firstLine="480"/>
      </w:pPr>
      <w:r>
        <w:t>在该云平台系统中</w:t>
      </w:r>
      <w:r>
        <w:rPr>
          <w:rFonts w:hint="eastAsia"/>
        </w:rPr>
        <w:t>，</w:t>
      </w:r>
      <w:r w:rsidR="00D34CF7">
        <w:t>底层</w:t>
      </w:r>
      <w:r w:rsidR="00F60405">
        <w:t>使用多租户的数据模型</w:t>
      </w:r>
      <w:r w:rsidR="00F60405">
        <w:rPr>
          <w:rFonts w:hint="eastAsia"/>
        </w:rPr>
        <w:t>，</w:t>
      </w:r>
      <w:r w:rsidR="00F60405">
        <w:t>结合</w:t>
      </w:r>
      <w:r w:rsidR="00F60405">
        <w:rPr>
          <w:rFonts w:hint="eastAsia"/>
        </w:rPr>
        <w:t>SaaS</w:t>
      </w:r>
      <w:r w:rsidR="00F60405">
        <w:rPr>
          <w:rFonts w:hint="eastAsia"/>
        </w:rPr>
        <w:t>服务的方式进行数据库的设计。</w:t>
      </w:r>
      <w:r w:rsidR="00F4565B">
        <w:t>本文使用</w:t>
      </w:r>
      <w:r w:rsidR="00F4565B">
        <w:rPr>
          <w:rFonts w:hint="eastAsia"/>
        </w:rPr>
        <w:t>SpringMVC</w:t>
      </w:r>
      <w:r w:rsidR="00F4565B">
        <w:rPr>
          <w:rFonts w:hint="eastAsia"/>
        </w:rPr>
        <w:t>实现页面的</w:t>
      </w:r>
      <w:r w:rsidR="00F4565B">
        <w:rPr>
          <w:rFonts w:hint="eastAsia"/>
        </w:rPr>
        <w:t>Web</w:t>
      </w:r>
      <w:r w:rsidR="00F4565B">
        <w:t xml:space="preserve"> </w:t>
      </w:r>
      <w:r w:rsidR="00F4565B">
        <w:rPr>
          <w:rFonts w:hint="eastAsia"/>
        </w:rPr>
        <w:t>API</w:t>
      </w:r>
      <w:r w:rsidR="00F4565B">
        <w:t>s</w:t>
      </w:r>
      <w:r w:rsidR="00F4565B">
        <w:t>的请求</w:t>
      </w:r>
      <w:r w:rsidR="00E26FE3">
        <w:rPr>
          <w:rFonts w:hint="eastAsia"/>
        </w:rPr>
        <w:t>，</w:t>
      </w:r>
      <w:r w:rsidR="00E26FE3">
        <w:rPr>
          <w:rFonts w:hint="eastAsia"/>
        </w:rPr>
        <w:t>UI</w:t>
      </w:r>
      <w:r w:rsidR="00E26FE3">
        <w:rPr>
          <w:rFonts w:hint="eastAsia"/>
        </w:rPr>
        <w:t>上使用</w:t>
      </w:r>
      <w:r w:rsidR="00E26FE3">
        <w:rPr>
          <w:rFonts w:hint="eastAsia"/>
        </w:rPr>
        <w:t>JS</w:t>
      </w:r>
      <w:r w:rsidR="00E26FE3">
        <w:t>P</w:t>
      </w:r>
      <w:r w:rsidR="00E26FE3">
        <w:t>和</w:t>
      </w:r>
      <w:r w:rsidR="00E26FE3">
        <w:rPr>
          <w:rFonts w:hint="eastAsia"/>
        </w:rPr>
        <w:t>Ajax</w:t>
      </w:r>
      <w:r w:rsidR="00E26FE3">
        <w:rPr>
          <w:rFonts w:hint="eastAsia"/>
        </w:rPr>
        <w:t>等技术实现异步数据请求等</w:t>
      </w:r>
      <w:r w:rsidR="00D7349C">
        <w:rPr>
          <w:rFonts w:hint="eastAsia"/>
        </w:rPr>
        <w:t>功能</w:t>
      </w:r>
      <w:r w:rsidR="00E26FE3">
        <w:rPr>
          <w:rFonts w:hint="eastAsia"/>
        </w:rPr>
        <w:t>。</w:t>
      </w:r>
      <w:r w:rsidR="008A654F">
        <w:rPr>
          <w:rFonts w:hint="eastAsia"/>
        </w:rPr>
        <w:t>基于</w:t>
      </w:r>
      <w:r w:rsidR="008A654F">
        <w:rPr>
          <w:rFonts w:hint="eastAsia"/>
        </w:rPr>
        <w:t>SaaS</w:t>
      </w:r>
      <w:r w:rsidR="008A654F">
        <w:rPr>
          <w:rFonts w:hint="eastAsia"/>
        </w:rPr>
        <w:t>云平台的售货机管理系统使用多租户技术实现系统功能。</w:t>
      </w:r>
    </w:p>
    <w:p w14:paraId="5EA6126D" w14:textId="7E1D6970" w:rsidR="005901CA" w:rsidRDefault="008820E0" w:rsidP="00964AD1">
      <w:pPr>
        <w:ind w:firstLine="480"/>
      </w:pPr>
      <w:r>
        <w:rPr>
          <w:noProof/>
        </w:rPr>
        <w:drawing>
          <wp:anchor distT="0" distB="0" distL="114300" distR="114300" simplePos="0" relativeHeight="251714560" behindDoc="0" locked="0" layoutInCell="1" allowOverlap="1" wp14:anchorId="33446BDA" wp14:editId="34697C2C">
            <wp:simplePos x="0" y="0"/>
            <wp:positionH relativeFrom="column">
              <wp:posOffset>645795</wp:posOffset>
            </wp:positionH>
            <wp:positionV relativeFrom="paragraph">
              <wp:posOffset>1311275</wp:posOffset>
            </wp:positionV>
            <wp:extent cx="3956050" cy="2838450"/>
            <wp:effectExtent l="0" t="0" r="635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总体框架.png"/>
                    <pic:cNvPicPr/>
                  </pic:nvPicPr>
                  <pic:blipFill rotWithShape="1">
                    <a:blip r:embed="rId37">
                      <a:extLst>
                        <a:ext uri="{28A0092B-C50C-407E-A947-70E740481C1C}">
                          <a14:useLocalDpi xmlns:a14="http://schemas.microsoft.com/office/drawing/2010/main" val="0"/>
                        </a:ext>
                      </a:extLst>
                    </a:blip>
                    <a:srcRect t="7717"/>
                    <a:stretch/>
                  </pic:blipFill>
                  <pic:spPr bwMode="auto">
                    <a:xfrm>
                      <a:off x="0" y="0"/>
                      <a:ext cx="395605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1CA">
        <w:t>系统使用多个租户</w:t>
      </w:r>
      <w:r w:rsidR="005901CA">
        <w:rPr>
          <w:rFonts w:hint="eastAsia"/>
        </w:rPr>
        <w:t>进行测试，每个租户登录时会根据登录表单信息进行角色和权限的判定，用户进入响应的权限范围内，通过访问</w:t>
      </w:r>
      <w:r w:rsidR="005901CA">
        <w:rPr>
          <w:rFonts w:hint="eastAsia"/>
        </w:rPr>
        <w:t>UI</w:t>
      </w:r>
      <w:r w:rsidR="005901CA">
        <w:rPr>
          <w:rFonts w:hint="eastAsia"/>
        </w:rPr>
        <w:t>界面控制系统业务流程的正常运转和方法的调用。</w:t>
      </w:r>
      <w:r>
        <w:rPr>
          <w:rFonts w:hint="eastAsia"/>
        </w:rPr>
        <w:t>系统总体架构图如图</w:t>
      </w:r>
      <w:r>
        <w:rPr>
          <w:rFonts w:hint="eastAsia"/>
        </w:rPr>
        <w:t>4-</w:t>
      </w:r>
      <w:r>
        <w:t>1</w:t>
      </w:r>
      <w:r>
        <w:rPr>
          <w:rFonts w:hint="eastAsia"/>
        </w:rPr>
        <w:t>，这里仅给出简易的系统总体架构，详细内容</w:t>
      </w:r>
      <w:r w:rsidR="00901C15">
        <w:rPr>
          <w:rFonts w:hint="eastAsia"/>
        </w:rPr>
        <w:t>将</w:t>
      </w:r>
      <w:r>
        <w:rPr>
          <w:rFonts w:hint="eastAsia"/>
        </w:rPr>
        <w:t>在下文予以介绍。</w:t>
      </w:r>
    </w:p>
    <w:p w14:paraId="683CE8CC" w14:textId="77777777" w:rsidR="008820E0" w:rsidRDefault="008820E0" w:rsidP="00964AD1">
      <w:pPr>
        <w:ind w:firstLineChars="0" w:firstLine="0"/>
        <w:jc w:val="center"/>
      </w:pPr>
      <w:r>
        <w:t>图</w:t>
      </w:r>
      <w:r>
        <w:rPr>
          <w:rFonts w:hint="eastAsia"/>
        </w:rPr>
        <w:t>4-</w:t>
      </w:r>
      <w:r>
        <w:t xml:space="preserve">1 </w:t>
      </w:r>
      <w:r>
        <w:t>系统总体架构</w:t>
      </w:r>
    </w:p>
    <w:p w14:paraId="0C9F5DFB" w14:textId="5A1BD37B" w:rsidR="008820E0" w:rsidRDefault="008820E0" w:rsidP="00964AD1">
      <w:pPr>
        <w:ind w:firstLine="480"/>
      </w:pPr>
      <w:r>
        <w:t>从系统总体设计分析</w:t>
      </w:r>
      <w:r>
        <w:rPr>
          <w:rFonts w:hint="eastAsia"/>
        </w:rPr>
        <w:t>，根据用户种类，</w:t>
      </w:r>
      <w:r w:rsidRPr="00636514">
        <w:rPr>
          <w:rFonts w:hint="eastAsia"/>
        </w:rPr>
        <w:t>SaaS</w:t>
      </w:r>
      <w:r w:rsidRPr="00636514">
        <w:t>云平台管理系统用户</w:t>
      </w:r>
      <w:r>
        <w:t>分为以</w:t>
      </w:r>
      <w:r w:rsidRPr="00636514">
        <w:rPr>
          <w:rFonts w:hint="eastAsia"/>
        </w:rPr>
        <w:t>下三种：</w:t>
      </w:r>
      <w:r>
        <w:rPr>
          <w:rFonts w:hint="eastAsia"/>
        </w:rPr>
        <w:t>1</w:t>
      </w:r>
      <w:r>
        <w:rPr>
          <w:rFonts w:hint="eastAsia"/>
        </w:rPr>
        <w:t>）</w:t>
      </w:r>
      <w:r w:rsidRPr="00636514">
        <w:rPr>
          <w:rFonts w:hint="eastAsia"/>
        </w:rPr>
        <w:t>系统管理员</w:t>
      </w:r>
      <w:r>
        <w:rPr>
          <w:rFonts w:hint="eastAsia"/>
        </w:rPr>
        <w:t>，</w:t>
      </w:r>
      <w:r w:rsidRPr="00636514">
        <w:t>具有最高权限</w:t>
      </w:r>
      <w:r w:rsidRPr="00636514">
        <w:rPr>
          <w:rFonts w:hint="eastAsia"/>
        </w:rPr>
        <w:t>，是该系统平台的提供商，提供了基本的租金规范和租用规则，</w:t>
      </w:r>
      <w:r w:rsidRPr="00636514">
        <w:t>管理厂商和运营商两种</w:t>
      </w:r>
      <w:r>
        <w:t>类型的用户</w:t>
      </w:r>
      <w:r w:rsidRPr="00636514">
        <w:rPr>
          <w:rFonts w:hint="eastAsia"/>
        </w:rPr>
        <w:t>；</w:t>
      </w:r>
      <w:r>
        <w:rPr>
          <w:rFonts w:hint="eastAsia"/>
        </w:rPr>
        <w:t>2</w:t>
      </w:r>
      <w:r>
        <w:rPr>
          <w:rFonts w:hint="eastAsia"/>
        </w:rPr>
        <w:t>）</w:t>
      </w:r>
      <w:r w:rsidRPr="00636514">
        <w:rPr>
          <w:rFonts w:hint="eastAsia"/>
        </w:rPr>
        <w:t>运营商</w:t>
      </w:r>
      <w:r>
        <w:rPr>
          <w:rFonts w:hint="eastAsia"/>
        </w:rPr>
        <w:t>，</w:t>
      </w:r>
      <w:r w:rsidRPr="00636514">
        <w:rPr>
          <w:rFonts w:hint="eastAsia"/>
        </w:rPr>
        <w:t>该</w:t>
      </w:r>
      <w:r w:rsidRPr="00636514">
        <w:rPr>
          <w:rFonts w:hint="eastAsia"/>
        </w:rPr>
        <w:t>SaaS</w:t>
      </w:r>
      <w:r w:rsidRPr="00636514">
        <w:rPr>
          <w:rFonts w:hint="eastAsia"/>
        </w:rPr>
        <w:t>平台系统的</w:t>
      </w:r>
      <w:r w:rsidRPr="00636514">
        <w:t>租户之一</w:t>
      </w:r>
      <w:r w:rsidRPr="00636514">
        <w:rPr>
          <w:rFonts w:hint="eastAsia"/>
        </w:rPr>
        <w:t>，对其内部成员和业务进行定制和管理；</w:t>
      </w:r>
      <w:r>
        <w:rPr>
          <w:rFonts w:hint="eastAsia"/>
        </w:rPr>
        <w:t>3</w:t>
      </w:r>
      <w:r>
        <w:rPr>
          <w:rFonts w:hint="eastAsia"/>
        </w:rPr>
        <w:t>）</w:t>
      </w:r>
      <w:r w:rsidRPr="00636514">
        <w:rPr>
          <w:rFonts w:hint="eastAsia"/>
        </w:rPr>
        <w:t>厂商</w:t>
      </w:r>
      <w:r>
        <w:rPr>
          <w:rFonts w:hint="eastAsia"/>
        </w:rPr>
        <w:t>，</w:t>
      </w:r>
      <w:r w:rsidRPr="00636514">
        <w:rPr>
          <w:rFonts w:hint="eastAsia"/>
        </w:rPr>
        <w:t>该</w:t>
      </w:r>
      <w:r w:rsidRPr="00636514">
        <w:rPr>
          <w:rFonts w:hint="eastAsia"/>
        </w:rPr>
        <w:t>SaaS</w:t>
      </w:r>
      <w:r w:rsidRPr="00636514">
        <w:rPr>
          <w:rFonts w:hint="eastAsia"/>
        </w:rPr>
        <w:t>平台系统</w:t>
      </w:r>
      <w:r>
        <w:t>提供商的管理员类型之一</w:t>
      </w:r>
      <w:r w:rsidRPr="00636514">
        <w:rPr>
          <w:rFonts w:hint="eastAsia"/>
        </w:rPr>
        <w:t>，对</w:t>
      </w:r>
      <w:r>
        <w:rPr>
          <w:rFonts w:hint="eastAsia"/>
        </w:rPr>
        <w:t>厂商端</w:t>
      </w:r>
      <w:r w:rsidRPr="00636514">
        <w:rPr>
          <w:rFonts w:hint="eastAsia"/>
        </w:rPr>
        <w:t>售货机等信息进行管理。图</w:t>
      </w:r>
      <w:r w:rsidRPr="00636514">
        <w:rPr>
          <w:rFonts w:hint="eastAsia"/>
        </w:rPr>
        <w:t>4-</w:t>
      </w:r>
      <w:r w:rsidR="00440499">
        <w:t>2</w:t>
      </w:r>
      <w:r w:rsidRPr="00636514">
        <w:rPr>
          <w:rFonts w:hint="eastAsia"/>
        </w:rPr>
        <w:t>，为</w:t>
      </w:r>
      <w:r w:rsidRPr="00636514">
        <w:t>用户</w:t>
      </w:r>
      <w:r w:rsidRPr="00636514">
        <w:rPr>
          <w:rFonts w:hint="eastAsia"/>
        </w:rPr>
        <w:t>层次</w:t>
      </w:r>
      <w:r w:rsidRPr="00636514">
        <w:t>组织结构图</w:t>
      </w:r>
      <w:r>
        <w:rPr>
          <w:rFonts w:hint="eastAsia"/>
        </w:rPr>
        <w:t>。</w:t>
      </w:r>
    </w:p>
    <w:p w14:paraId="780C0149" w14:textId="3B381BDC" w:rsidR="004D1BBF" w:rsidRPr="005270D9" w:rsidRDefault="008820E0" w:rsidP="00713914">
      <w:pPr>
        <w:ind w:firstLineChars="0" w:firstLine="0"/>
        <w:jc w:val="center"/>
      </w:pPr>
      <w:r>
        <w:rPr>
          <w:noProof/>
        </w:rPr>
        <w:lastRenderedPageBreak/>
        <w:drawing>
          <wp:anchor distT="0" distB="0" distL="114300" distR="114300" simplePos="0" relativeHeight="251703296" behindDoc="0" locked="0" layoutInCell="1" allowOverlap="1" wp14:anchorId="4B48B16E" wp14:editId="7F3D68E9">
            <wp:simplePos x="0" y="0"/>
            <wp:positionH relativeFrom="column">
              <wp:posOffset>784198</wp:posOffset>
            </wp:positionH>
            <wp:positionV relativeFrom="paragraph">
              <wp:posOffset>43180</wp:posOffset>
            </wp:positionV>
            <wp:extent cx="3668395" cy="2830195"/>
            <wp:effectExtent l="0" t="0" r="8255"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用户结构.png"/>
                    <pic:cNvPicPr/>
                  </pic:nvPicPr>
                  <pic:blipFill>
                    <a:blip r:embed="rId38">
                      <a:extLst>
                        <a:ext uri="{28A0092B-C50C-407E-A947-70E740481C1C}">
                          <a14:useLocalDpi xmlns:a14="http://schemas.microsoft.com/office/drawing/2010/main" val="0"/>
                        </a:ext>
                      </a:extLst>
                    </a:blip>
                    <a:stretch>
                      <a:fillRect/>
                    </a:stretch>
                  </pic:blipFill>
                  <pic:spPr>
                    <a:xfrm>
                      <a:off x="0" y="0"/>
                      <a:ext cx="3668395" cy="2830195"/>
                    </a:xfrm>
                    <a:prstGeom prst="rect">
                      <a:avLst/>
                    </a:prstGeom>
                  </pic:spPr>
                </pic:pic>
              </a:graphicData>
            </a:graphic>
            <wp14:sizeRelH relativeFrom="page">
              <wp14:pctWidth>0</wp14:pctWidth>
            </wp14:sizeRelH>
            <wp14:sizeRelV relativeFrom="page">
              <wp14:pctHeight>0</wp14:pctHeight>
            </wp14:sizeRelV>
          </wp:anchor>
        </w:drawing>
      </w:r>
      <w:r w:rsidR="00713914">
        <w:rPr>
          <w:rFonts w:hint="eastAsia"/>
        </w:rPr>
        <w:t>图</w:t>
      </w:r>
      <w:r w:rsidR="00713914">
        <w:rPr>
          <w:rFonts w:hint="eastAsia"/>
        </w:rPr>
        <w:t>4-</w:t>
      </w:r>
      <w:r w:rsidR="00440499">
        <w:t xml:space="preserve">2  </w:t>
      </w:r>
      <w:r w:rsidR="00713914">
        <w:t>用户层次组织结构图</w:t>
      </w:r>
    </w:p>
    <w:p w14:paraId="098C0A09" w14:textId="1E4A8C22" w:rsidR="00440499" w:rsidRDefault="00E27539" w:rsidP="00E27539">
      <w:pPr>
        <w:pStyle w:val="2"/>
        <w:rPr>
          <w:lang w:eastAsia="zh-CN"/>
        </w:rPr>
      </w:pPr>
      <w:bookmarkStart w:id="221" w:name="_Toc492673776"/>
      <w:bookmarkStart w:id="222" w:name="_Toc494578101"/>
      <w:r w:rsidRPr="00636514">
        <w:rPr>
          <w:rFonts w:hint="eastAsia"/>
        </w:rPr>
        <w:t>4.</w:t>
      </w:r>
      <w:r w:rsidR="00071A76" w:rsidRPr="00636514">
        <w:rPr>
          <w:rFonts w:hint="eastAsia"/>
          <w:lang w:eastAsia="zh-CN"/>
        </w:rPr>
        <w:t>2</w:t>
      </w:r>
      <w:bookmarkEnd w:id="221"/>
      <w:r w:rsidR="00907FA8">
        <w:rPr>
          <w:lang w:eastAsia="zh-CN"/>
        </w:rPr>
        <w:t xml:space="preserve"> </w:t>
      </w:r>
      <w:r w:rsidR="00440499">
        <w:rPr>
          <w:rFonts w:hint="eastAsia"/>
          <w:lang w:eastAsia="zh-CN"/>
        </w:rPr>
        <w:t>系统详细设计</w:t>
      </w:r>
      <w:bookmarkEnd w:id="222"/>
    </w:p>
    <w:p w14:paraId="5F5010D0" w14:textId="6775C034" w:rsidR="00440499" w:rsidRDefault="00440499" w:rsidP="00964AD1">
      <w:pPr>
        <w:pStyle w:val="afe"/>
        <w:numPr>
          <w:ilvl w:val="0"/>
          <w:numId w:val="30"/>
        </w:numPr>
        <w:ind w:firstLineChars="0"/>
      </w:pPr>
      <w:r>
        <w:rPr>
          <w:rFonts w:hint="eastAsia"/>
        </w:rPr>
        <w:t>功能结构</w:t>
      </w:r>
    </w:p>
    <w:p w14:paraId="3CC2FC6A" w14:textId="5EB13342" w:rsidR="00440499" w:rsidRDefault="00440499" w:rsidP="00964AD1">
      <w:pPr>
        <w:ind w:firstLine="480"/>
      </w:pPr>
      <w:r w:rsidRPr="00636514">
        <w:rPr>
          <w:rFonts w:hint="eastAsia"/>
        </w:rPr>
        <w:t>根据功能又分为</w:t>
      </w:r>
      <w:r w:rsidRPr="00636514">
        <w:t>三个模块</w:t>
      </w:r>
      <w:r w:rsidRPr="00636514">
        <w:rPr>
          <w:rFonts w:hint="eastAsia"/>
        </w:rPr>
        <w:t>：</w:t>
      </w:r>
      <w:r w:rsidRPr="00636514">
        <w:t>系统管理员模块</w:t>
      </w:r>
      <w:r w:rsidRPr="00636514">
        <w:rPr>
          <w:rFonts w:hint="eastAsia"/>
        </w:rPr>
        <w:t>、运营商模块、厂商模块，其中系统管理员模块为系统的整体设计和基础模块，主要进行初始化、预定义和管理的功能。运营商模块为系统的主要模块之一，</w:t>
      </w:r>
      <w:r>
        <w:rPr>
          <w:rFonts w:hint="eastAsia"/>
        </w:rPr>
        <w:t>供运营商使用</w:t>
      </w:r>
      <w:r w:rsidRPr="00636514">
        <w:rPr>
          <w:rFonts w:hint="eastAsia"/>
        </w:rPr>
        <w:t>；厂商模块是售货机提供商所使用。根据运营商和厂商这两种租户类型进行系统的设计。售货机云平台功能结构图</w:t>
      </w:r>
      <w:r>
        <w:rPr>
          <w:rFonts w:hint="eastAsia"/>
        </w:rPr>
        <w:t>如图</w:t>
      </w:r>
      <w:r>
        <w:rPr>
          <w:rFonts w:hint="eastAsia"/>
        </w:rPr>
        <w:t>4-</w:t>
      </w:r>
      <w:r w:rsidR="00A74228">
        <w:t>3</w:t>
      </w:r>
      <w:r w:rsidRPr="00636514">
        <w:rPr>
          <w:rFonts w:hint="eastAsia"/>
        </w:rPr>
        <w:t>。</w:t>
      </w:r>
    </w:p>
    <w:p w14:paraId="32A5C2B9" w14:textId="77777777" w:rsidR="00DC0371" w:rsidRDefault="00BB75C5" w:rsidP="00964AD1">
      <w:pPr>
        <w:ind w:firstLine="480"/>
      </w:pPr>
      <w:r>
        <w:rPr>
          <w:rFonts w:hint="eastAsia"/>
        </w:rPr>
        <w:t>系统功能结构分为系统管理员、厂商和运营商三大模块</w:t>
      </w:r>
      <w:r w:rsidR="000666B3">
        <w:rPr>
          <w:rFonts w:hint="eastAsia"/>
        </w:rPr>
        <w:t>，各个模块的功能如下：</w:t>
      </w:r>
    </w:p>
    <w:p w14:paraId="37833EF3" w14:textId="1C2C0A0D" w:rsidR="00366DF6" w:rsidRDefault="00366DF6" w:rsidP="00964AD1">
      <w:pPr>
        <w:pStyle w:val="afe"/>
        <w:numPr>
          <w:ilvl w:val="0"/>
          <w:numId w:val="5"/>
        </w:numPr>
        <w:ind w:firstLineChars="0"/>
      </w:pPr>
      <w:r>
        <w:t>系统管理员模块包括系统的租金信息管理</w:t>
      </w:r>
      <w:r>
        <w:rPr>
          <w:rFonts w:hint="eastAsia"/>
        </w:rPr>
        <w:t>、</w:t>
      </w:r>
      <w:r>
        <w:t>权限管理</w:t>
      </w:r>
      <w:r>
        <w:rPr>
          <w:rFonts w:hint="eastAsia"/>
        </w:rPr>
        <w:t>、角色管理</w:t>
      </w:r>
      <w:r w:rsidR="00850C45">
        <w:rPr>
          <w:rFonts w:hint="eastAsia"/>
        </w:rPr>
        <w:t>和</w:t>
      </w:r>
      <w:r>
        <w:rPr>
          <w:rFonts w:hint="eastAsia"/>
        </w:rPr>
        <w:t>商家管理等</w:t>
      </w:r>
      <w:r w:rsidR="000666B3">
        <w:rPr>
          <w:rFonts w:hint="eastAsia"/>
        </w:rPr>
        <w:t>基本功能</w:t>
      </w:r>
      <w:r w:rsidR="004F44B8">
        <w:rPr>
          <w:rFonts w:hint="eastAsia"/>
        </w:rPr>
        <w:t>。</w:t>
      </w:r>
    </w:p>
    <w:p w14:paraId="074A6ABF" w14:textId="2AED3CDB" w:rsidR="000666B3" w:rsidRDefault="000666B3" w:rsidP="00964AD1">
      <w:pPr>
        <w:pStyle w:val="afe"/>
        <w:numPr>
          <w:ilvl w:val="0"/>
          <w:numId w:val="5"/>
        </w:numPr>
        <w:ind w:firstLineChars="0"/>
      </w:pPr>
      <w:r>
        <w:t>厂商模块包括</w:t>
      </w:r>
      <w:r w:rsidR="00850C45">
        <w:t>用户管理</w:t>
      </w:r>
      <w:r w:rsidR="00850C45">
        <w:rPr>
          <w:rFonts w:hint="eastAsia"/>
        </w:rPr>
        <w:t>、</w:t>
      </w:r>
      <w:r w:rsidR="00850C45">
        <w:t>售货机管理</w:t>
      </w:r>
      <w:r w:rsidR="00850C45">
        <w:rPr>
          <w:rFonts w:hint="eastAsia"/>
        </w:rPr>
        <w:t>、类型管理、订单管理和运营商管理等基本功能。</w:t>
      </w:r>
    </w:p>
    <w:p w14:paraId="38D1C834" w14:textId="2A42AEC9" w:rsidR="000666B3" w:rsidRPr="005270D9" w:rsidRDefault="00850C45" w:rsidP="00964AD1">
      <w:pPr>
        <w:pStyle w:val="afe"/>
        <w:numPr>
          <w:ilvl w:val="0"/>
          <w:numId w:val="5"/>
        </w:numPr>
        <w:ind w:firstLineChars="0"/>
      </w:pPr>
      <w:r>
        <w:t>运营商模块主要包括用户管理</w:t>
      </w:r>
      <w:r>
        <w:rPr>
          <w:rFonts w:hint="eastAsia"/>
        </w:rPr>
        <w:t>、售货机管理、货道管理、订单管理、商品管理、库存管理等基本功能。在数据库上使用视图进行数据的隔离，使用加密算法保证数据安全，避免各个租户间数据操作的影响。</w:t>
      </w:r>
    </w:p>
    <w:p w14:paraId="72108440" w14:textId="4F085513" w:rsidR="00A74228" w:rsidRPr="009F3083" w:rsidRDefault="004C7A00" w:rsidP="00964AD1">
      <w:pPr>
        <w:ind w:firstLineChars="0" w:firstLine="0"/>
        <w:jc w:val="center"/>
      </w:pPr>
      <w:r>
        <w:rPr>
          <w:rFonts w:hint="eastAsia"/>
          <w:noProof/>
        </w:rPr>
        <w:lastRenderedPageBreak/>
        <w:drawing>
          <wp:anchor distT="0" distB="0" distL="114300" distR="114300" simplePos="0" relativeHeight="251705344" behindDoc="0" locked="0" layoutInCell="1" allowOverlap="1" wp14:anchorId="7E9CAF4B" wp14:editId="258C3B0D">
            <wp:simplePos x="0" y="0"/>
            <wp:positionH relativeFrom="column">
              <wp:posOffset>136966</wp:posOffset>
            </wp:positionH>
            <wp:positionV relativeFrom="paragraph">
              <wp:posOffset>552</wp:posOffset>
            </wp:positionV>
            <wp:extent cx="5056505" cy="3667125"/>
            <wp:effectExtent l="0" t="0" r="0"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组织结构图.png"/>
                    <pic:cNvPicPr/>
                  </pic:nvPicPr>
                  <pic:blipFill rotWithShape="1">
                    <a:blip r:embed="rId39">
                      <a:extLst>
                        <a:ext uri="{28A0092B-C50C-407E-A947-70E740481C1C}">
                          <a14:useLocalDpi xmlns:a14="http://schemas.microsoft.com/office/drawing/2010/main" val="0"/>
                        </a:ext>
                      </a:extLst>
                    </a:blip>
                    <a:srcRect l="3622" t="5550" r="2189" b="2887"/>
                    <a:stretch/>
                  </pic:blipFill>
                  <pic:spPr bwMode="auto">
                    <a:xfrm>
                      <a:off x="0" y="0"/>
                      <a:ext cx="5056505"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4228">
        <w:t>图</w:t>
      </w:r>
      <w:r w:rsidR="00A74228">
        <w:rPr>
          <w:rFonts w:hint="eastAsia"/>
        </w:rPr>
        <w:t>4-</w:t>
      </w:r>
      <w:r w:rsidR="00A74228">
        <w:t xml:space="preserve">3  </w:t>
      </w:r>
      <w:r w:rsidR="00A74228">
        <w:t>售货机云平台功能结构图</w:t>
      </w:r>
    </w:p>
    <w:p w14:paraId="352AE73D" w14:textId="688A0DCC" w:rsidR="00440499" w:rsidRPr="00964AD1" w:rsidRDefault="00AD380C" w:rsidP="00964AD1">
      <w:pPr>
        <w:pStyle w:val="afe"/>
        <w:numPr>
          <w:ilvl w:val="0"/>
          <w:numId w:val="30"/>
        </w:numPr>
        <w:ind w:firstLineChars="0"/>
      </w:pPr>
      <w:r>
        <w:rPr>
          <w:rFonts w:hint="eastAsia"/>
        </w:rPr>
        <w:t>系统架构</w:t>
      </w:r>
    </w:p>
    <w:p w14:paraId="2E114383" w14:textId="0DB49B8A" w:rsidR="001C6511" w:rsidRDefault="00DC0371" w:rsidP="004915DF">
      <w:pPr>
        <w:ind w:firstLine="480"/>
      </w:pPr>
      <w:r>
        <w:rPr>
          <w:rFonts w:hint="eastAsia"/>
          <w:noProof/>
        </w:rPr>
        <w:drawing>
          <wp:anchor distT="0" distB="0" distL="114300" distR="114300" simplePos="0" relativeHeight="251710464" behindDoc="0" locked="0" layoutInCell="1" allowOverlap="1" wp14:anchorId="7833D853" wp14:editId="66A6C4C7">
            <wp:simplePos x="0" y="0"/>
            <wp:positionH relativeFrom="column">
              <wp:posOffset>915863</wp:posOffset>
            </wp:positionH>
            <wp:positionV relativeFrom="paragraph">
              <wp:posOffset>1224280</wp:posOffset>
            </wp:positionV>
            <wp:extent cx="3434080" cy="29578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三层架构图 .png"/>
                    <pic:cNvPicPr/>
                  </pic:nvPicPr>
                  <pic:blipFill rotWithShape="1">
                    <a:blip r:embed="rId40">
                      <a:extLst>
                        <a:ext uri="{28A0092B-C50C-407E-A947-70E740481C1C}">
                          <a14:useLocalDpi xmlns:a14="http://schemas.microsoft.com/office/drawing/2010/main" val="0"/>
                        </a:ext>
                      </a:extLst>
                    </a:blip>
                    <a:srcRect l="5579" t="7099" r="4401" b="3884"/>
                    <a:stretch/>
                  </pic:blipFill>
                  <pic:spPr bwMode="auto">
                    <a:xfrm>
                      <a:off x="0" y="0"/>
                      <a:ext cx="3434080" cy="2957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F6B87">
        <w:rPr>
          <w:rFonts w:hint="eastAsia"/>
        </w:rPr>
        <w:t>云平台</w:t>
      </w:r>
      <w:r w:rsidR="00E27539" w:rsidRPr="00636514">
        <w:rPr>
          <w:rFonts w:hint="eastAsia"/>
        </w:rPr>
        <w:t>系统采用</w:t>
      </w:r>
      <w:r w:rsidR="007A6ABD">
        <w:rPr>
          <w:rFonts w:hint="eastAsia"/>
        </w:rPr>
        <w:t>分层</w:t>
      </w:r>
      <w:r w:rsidR="00E27539" w:rsidRPr="00636514">
        <w:rPr>
          <w:rFonts w:hint="eastAsia"/>
        </w:rPr>
        <w:t>架构</w:t>
      </w:r>
      <w:r w:rsidR="004451B3">
        <w:rPr>
          <w:rFonts w:hint="eastAsia"/>
        </w:rPr>
        <w:t>的思想</w:t>
      </w:r>
      <w:r w:rsidR="00E27539" w:rsidRPr="00636514">
        <w:rPr>
          <w:rFonts w:hint="eastAsia"/>
        </w:rPr>
        <w:t>进行开发</w:t>
      </w:r>
      <w:r w:rsidR="00A033E2" w:rsidRPr="00636514">
        <w:rPr>
          <w:rFonts w:hint="eastAsia"/>
        </w:rPr>
        <w:t>，</w:t>
      </w:r>
      <w:r w:rsidR="00E27539" w:rsidRPr="00636514">
        <w:rPr>
          <w:rFonts w:hint="eastAsia"/>
        </w:rPr>
        <w:t>使用</w:t>
      </w:r>
      <w:r w:rsidR="00E27539" w:rsidRPr="00636514">
        <w:rPr>
          <w:rFonts w:hint="eastAsia"/>
        </w:rPr>
        <w:t>Maven</w:t>
      </w:r>
      <w:r w:rsidR="00E27539" w:rsidRPr="00636514">
        <w:rPr>
          <w:rFonts w:hint="eastAsia"/>
        </w:rPr>
        <w:t>进行</w:t>
      </w:r>
      <w:r w:rsidR="00A033E2" w:rsidRPr="00636514">
        <w:rPr>
          <w:rFonts w:hint="eastAsia"/>
        </w:rPr>
        <w:t>版本的控制</w:t>
      </w:r>
      <w:r w:rsidR="00E27539" w:rsidRPr="00636514">
        <w:rPr>
          <w:rFonts w:hint="eastAsia"/>
        </w:rPr>
        <w:t>，所有依赖包在</w:t>
      </w:r>
      <w:r w:rsidR="00E27539" w:rsidRPr="00636514">
        <w:rPr>
          <w:rFonts w:hint="eastAsia"/>
        </w:rPr>
        <w:t>pom.xml</w:t>
      </w:r>
      <w:r w:rsidR="00675881" w:rsidRPr="00636514">
        <w:rPr>
          <w:rFonts w:hint="eastAsia"/>
        </w:rPr>
        <w:t>文件中进行引入。相关</w:t>
      </w:r>
      <w:r w:rsidR="003054A9" w:rsidRPr="00636514">
        <w:rPr>
          <w:rFonts w:hint="eastAsia"/>
        </w:rPr>
        <w:t>信息</w:t>
      </w:r>
      <w:r w:rsidR="00E27539" w:rsidRPr="00636514">
        <w:rPr>
          <w:rFonts w:hint="eastAsia"/>
        </w:rPr>
        <w:t>在</w:t>
      </w:r>
      <w:r w:rsidR="00E27539" w:rsidRPr="00636514">
        <w:rPr>
          <w:rFonts w:hint="eastAsia"/>
        </w:rPr>
        <w:t>resource</w:t>
      </w:r>
      <w:r w:rsidR="00E27539" w:rsidRPr="00636514">
        <w:rPr>
          <w:rFonts w:hint="eastAsia"/>
        </w:rPr>
        <w:t>文件中列出，包括数据库</w:t>
      </w:r>
      <w:r w:rsidR="006E2284" w:rsidRPr="00636514">
        <w:rPr>
          <w:rFonts w:hint="eastAsia"/>
        </w:rPr>
        <w:t>账号</w:t>
      </w:r>
      <w:r w:rsidR="00E27539" w:rsidRPr="00636514">
        <w:rPr>
          <w:rFonts w:hint="eastAsia"/>
        </w:rPr>
        <w:t>信息、日志信息、框架的配置信息以及数据库连接池等。</w:t>
      </w:r>
      <w:r w:rsidR="005B6423">
        <w:rPr>
          <w:rFonts w:hint="eastAsia"/>
        </w:rPr>
        <w:t>云平台系统分层</w:t>
      </w:r>
      <w:r w:rsidR="005B6423">
        <w:t>架构图</w:t>
      </w:r>
      <w:r w:rsidR="005B6423" w:rsidRPr="00636514">
        <w:rPr>
          <w:rFonts w:hint="eastAsia"/>
        </w:rPr>
        <w:t>4-</w:t>
      </w:r>
      <w:r w:rsidR="006044D4">
        <w:t>4</w:t>
      </w:r>
      <w:r w:rsidR="005B6423" w:rsidRPr="00636514">
        <w:rPr>
          <w:rFonts w:hint="eastAsia"/>
        </w:rPr>
        <w:t>所示</w:t>
      </w:r>
      <w:r w:rsidR="001465AE">
        <w:rPr>
          <w:rFonts w:hint="eastAsia"/>
        </w:rPr>
        <w:t>。</w:t>
      </w:r>
    </w:p>
    <w:p w14:paraId="2CA7CC8E" w14:textId="64BFA43E" w:rsidR="00BA6D19" w:rsidRDefault="00A53719" w:rsidP="009F3083">
      <w:pPr>
        <w:ind w:firstLineChars="0" w:firstLine="0"/>
        <w:jc w:val="center"/>
      </w:pPr>
      <w:r>
        <w:t>图</w:t>
      </w:r>
      <w:r>
        <w:rPr>
          <w:rFonts w:hint="eastAsia"/>
        </w:rPr>
        <w:t>4-</w:t>
      </w:r>
      <w:r w:rsidR="000E374F">
        <w:t xml:space="preserve">4  </w:t>
      </w:r>
      <w:r w:rsidR="007F0B56">
        <w:rPr>
          <w:rFonts w:hint="eastAsia"/>
        </w:rPr>
        <w:t>云平台</w:t>
      </w:r>
      <w:r w:rsidR="003A0DD0">
        <w:rPr>
          <w:rFonts w:hint="eastAsia"/>
        </w:rPr>
        <w:t>系统</w:t>
      </w:r>
      <w:r w:rsidR="00613219">
        <w:rPr>
          <w:rFonts w:hint="eastAsia"/>
        </w:rPr>
        <w:t>分层</w:t>
      </w:r>
      <w:r>
        <w:t>架构图</w:t>
      </w:r>
    </w:p>
    <w:p w14:paraId="314AC86A" w14:textId="53C92F9A" w:rsidR="00C528D0" w:rsidRDefault="00BA6D19" w:rsidP="009F3083">
      <w:pPr>
        <w:pStyle w:val="afe"/>
        <w:numPr>
          <w:ilvl w:val="0"/>
          <w:numId w:val="25"/>
        </w:numPr>
        <w:ind w:firstLineChars="0"/>
      </w:pPr>
      <w:r>
        <w:lastRenderedPageBreak/>
        <w:t>版本控制层</w:t>
      </w:r>
    </w:p>
    <w:p w14:paraId="28B557B9" w14:textId="2B71065E" w:rsidR="009240DA" w:rsidRDefault="00BA6D19" w:rsidP="009F3083">
      <w:pPr>
        <w:pStyle w:val="afe"/>
        <w:ind w:left="900" w:firstLineChars="0" w:firstLine="360"/>
      </w:pPr>
      <w:r>
        <w:t>使用</w:t>
      </w:r>
      <w:r>
        <w:rPr>
          <w:rFonts w:hint="eastAsia"/>
        </w:rPr>
        <w:t>Maven</w:t>
      </w:r>
      <w:r>
        <w:rPr>
          <w:rFonts w:hint="eastAsia"/>
        </w:rPr>
        <w:t>和</w:t>
      </w:r>
      <w:r>
        <w:rPr>
          <w:rFonts w:hint="eastAsia"/>
        </w:rPr>
        <w:t>Github</w:t>
      </w:r>
      <w:r>
        <w:rPr>
          <w:rFonts w:hint="eastAsia"/>
        </w:rPr>
        <w:t>进行项目的构建和代码版本的控制</w:t>
      </w:r>
      <w:r w:rsidR="00483FA1">
        <w:rPr>
          <w:rFonts w:hint="eastAsia"/>
        </w:rPr>
        <w:t>。系统</w:t>
      </w:r>
      <w:r>
        <w:rPr>
          <w:rFonts w:hint="eastAsia"/>
        </w:rPr>
        <w:t>使用</w:t>
      </w:r>
      <w:r>
        <w:rPr>
          <w:rFonts w:hint="eastAsia"/>
        </w:rPr>
        <w:t>Maven</w:t>
      </w:r>
      <w:r>
        <w:rPr>
          <w:rFonts w:hint="eastAsia"/>
        </w:rPr>
        <w:t>进行信息的管理和项目的构建，具有较高的重用性。</w:t>
      </w:r>
      <w:r w:rsidR="00483FA1">
        <w:rPr>
          <w:rFonts w:hint="eastAsia"/>
        </w:rPr>
        <w:t>在</w:t>
      </w:r>
      <w:r w:rsidR="00483FA1">
        <w:rPr>
          <w:rFonts w:hint="eastAsia"/>
        </w:rPr>
        <w:t>pom</w:t>
      </w:r>
      <w:r w:rsidR="00483FA1">
        <w:t>.xml</w:t>
      </w:r>
      <w:r w:rsidR="00483FA1">
        <w:t>文件中使用几行代码就可以构建简单的项目</w:t>
      </w:r>
      <w:r w:rsidR="00483FA1">
        <w:rPr>
          <w:rFonts w:hint="eastAsia"/>
        </w:rPr>
        <w:t>。</w:t>
      </w:r>
      <w:r w:rsidR="00C302A3">
        <w:rPr>
          <w:rFonts w:hint="eastAsia"/>
        </w:rPr>
        <w:t>代码使用</w:t>
      </w:r>
      <w:r w:rsidR="00C302A3">
        <w:rPr>
          <w:rFonts w:hint="eastAsia"/>
        </w:rPr>
        <w:t>Git</w:t>
      </w:r>
      <w:r w:rsidR="00C302A3">
        <w:t>Hub</w:t>
      </w:r>
      <w:r w:rsidR="00C302A3">
        <w:t>进行</w:t>
      </w:r>
      <w:r w:rsidR="009240DA">
        <w:t>托管</w:t>
      </w:r>
      <w:r w:rsidR="009240DA">
        <w:rPr>
          <w:rFonts w:hint="eastAsia"/>
        </w:rPr>
        <w:t>，</w:t>
      </w:r>
      <w:r w:rsidR="009240DA">
        <w:t>进行代码版本的控制</w:t>
      </w:r>
      <w:r w:rsidR="009240DA">
        <w:rPr>
          <w:rFonts w:hint="eastAsia"/>
        </w:rPr>
        <w:t>。</w:t>
      </w:r>
    </w:p>
    <w:p w14:paraId="52417C87" w14:textId="3C81EEE9" w:rsidR="00C528D0" w:rsidRDefault="009240DA" w:rsidP="009F3083">
      <w:pPr>
        <w:pStyle w:val="afe"/>
        <w:numPr>
          <w:ilvl w:val="0"/>
          <w:numId w:val="25"/>
        </w:numPr>
        <w:ind w:firstLineChars="0"/>
      </w:pPr>
      <w:r>
        <w:t>配置层</w:t>
      </w:r>
    </w:p>
    <w:p w14:paraId="2821E418" w14:textId="710D9D17" w:rsidR="00260BB7" w:rsidRDefault="006C42A6" w:rsidP="009F3083">
      <w:pPr>
        <w:pStyle w:val="afe"/>
        <w:ind w:left="900" w:firstLineChars="0" w:firstLine="360"/>
      </w:pPr>
      <w:r>
        <w:rPr>
          <w:rFonts w:hint="eastAsia"/>
        </w:rPr>
        <w:t>配置层为</w:t>
      </w:r>
      <w:r>
        <w:rPr>
          <w:rFonts w:hint="eastAsia"/>
        </w:rPr>
        <w:t>SSM</w:t>
      </w:r>
      <w:r>
        <w:rPr>
          <w:rFonts w:hint="eastAsia"/>
        </w:rPr>
        <w:t>框架的</w:t>
      </w:r>
      <w:r w:rsidR="0030109E">
        <w:rPr>
          <w:rFonts w:hint="eastAsia"/>
        </w:rPr>
        <w:t>公用部分</w:t>
      </w:r>
      <w:r w:rsidR="009240DA">
        <w:rPr>
          <w:rFonts w:hint="eastAsia"/>
        </w:rPr>
        <w:t>，</w:t>
      </w:r>
      <w:r w:rsidR="00274293">
        <w:rPr>
          <w:rFonts w:hint="eastAsia"/>
        </w:rPr>
        <w:t>系统的开发和流程都以配置层信息为</w:t>
      </w:r>
      <w:r w:rsidR="005164F5">
        <w:rPr>
          <w:rFonts w:hint="eastAsia"/>
        </w:rPr>
        <w:t>依据</w:t>
      </w:r>
      <w:r w:rsidR="00274293">
        <w:rPr>
          <w:rFonts w:hint="eastAsia"/>
        </w:rPr>
        <w:t>。</w:t>
      </w:r>
      <w:r w:rsidR="009240DA">
        <w:rPr>
          <w:rFonts w:hint="eastAsia"/>
        </w:rPr>
        <w:t>包括数据库信息配置，</w:t>
      </w:r>
      <w:r w:rsidR="009240DA">
        <w:rPr>
          <w:rFonts w:hint="eastAsia"/>
        </w:rPr>
        <w:t>Spring</w:t>
      </w:r>
      <w:r w:rsidR="009240DA">
        <w:rPr>
          <w:rFonts w:hint="eastAsia"/>
        </w:rPr>
        <w:t>、</w:t>
      </w:r>
      <w:r w:rsidR="009240DA">
        <w:rPr>
          <w:rFonts w:hint="eastAsia"/>
        </w:rPr>
        <w:t>Spring</w:t>
      </w:r>
      <w:r w:rsidR="009240DA">
        <w:t>MVC</w:t>
      </w:r>
      <w:r w:rsidR="009240DA">
        <w:rPr>
          <w:rFonts w:hint="eastAsia"/>
        </w:rPr>
        <w:t>和</w:t>
      </w:r>
      <w:r w:rsidR="009240DA">
        <w:rPr>
          <w:rFonts w:hint="eastAsia"/>
        </w:rPr>
        <w:t>Mybatis</w:t>
      </w:r>
      <w:r w:rsidR="009240DA">
        <w:rPr>
          <w:rFonts w:hint="eastAsia"/>
        </w:rPr>
        <w:t>的配置等</w:t>
      </w:r>
      <w:r w:rsidR="003224F9">
        <w:rPr>
          <w:rFonts w:hint="eastAsia"/>
        </w:rPr>
        <w:t>，</w:t>
      </w:r>
      <w:r w:rsidR="00B3505D">
        <w:rPr>
          <w:rFonts w:hint="eastAsia"/>
        </w:rPr>
        <w:t>配置层包括</w:t>
      </w:r>
      <w:r w:rsidR="00B3505D">
        <w:rPr>
          <w:rFonts w:hint="eastAsia"/>
        </w:rPr>
        <w:t>**.properties</w:t>
      </w:r>
      <w:r w:rsidR="00B3505D">
        <w:rPr>
          <w:rFonts w:hint="eastAsia"/>
        </w:rPr>
        <w:t>、</w:t>
      </w:r>
      <w:r w:rsidR="00B3505D">
        <w:rPr>
          <w:rFonts w:hint="eastAsia"/>
        </w:rPr>
        <w:t>SpringMVC</w:t>
      </w:r>
      <w:r w:rsidR="00B3505D">
        <w:t>.xml</w:t>
      </w:r>
      <w:r w:rsidR="00745D7C">
        <w:rPr>
          <w:rFonts w:hint="eastAsia"/>
        </w:rPr>
        <w:t>、</w:t>
      </w:r>
      <w:r w:rsidR="00745D7C">
        <w:t>mybatis-config</w:t>
      </w:r>
      <w:r w:rsidR="00C71274">
        <w:rPr>
          <w:rFonts w:hint="eastAsia"/>
        </w:rPr>
        <w:t>.</w:t>
      </w:r>
      <w:r w:rsidR="00745D7C">
        <w:t>xml</w:t>
      </w:r>
      <w:r w:rsidR="00B3505D">
        <w:rPr>
          <w:rFonts w:hint="eastAsia"/>
        </w:rPr>
        <w:t>和</w:t>
      </w:r>
      <w:r w:rsidR="00B3505D">
        <w:rPr>
          <w:rFonts w:hint="eastAsia"/>
        </w:rPr>
        <w:t>Spring-mybatis.xml</w:t>
      </w:r>
      <w:r w:rsidR="00B3505D">
        <w:rPr>
          <w:rFonts w:hint="eastAsia"/>
        </w:rPr>
        <w:t>文件</w:t>
      </w:r>
      <w:r w:rsidR="003224F9">
        <w:rPr>
          <w:rFonts w:hint="eastAsia"/>
        </w:rPr>
        <w:t>。</w:t>
      </w:r>
      <w:r w:rsidR="00B3505D">
        <w:rPr>
          <w:rFonts w:hint="eastAsia"/>
        </w:rPr>
        <w:t>其中</w:t>
      </w:r>
      <w:r w:rsidR="00B3505D">
        <w:rPr>
          <w:rFonts w:hint="eastAsia"/>
        </w:rPr>
        <w:t>properties</w:t>
      </w:r>
      <w:r w:rsidR="00B3505D">
        <w:rPr>
          <w:rFonts w:hint="eastAsia"/>
        </w:rPr>
        <w:t>用于配置数据库基本信息</w:t>
      </w:r>
      <w:r w:rsidR="00290DE0">
        <w:rPr>
          <w:rFonts w:hint="eastAsia"/>
        </w:rPr>
        <w:t>和日志信息</w:t>
      </w:r>
      <w:r w:rsidR="00745D7C">
        <w:rPr>
          <w:rFonts w:hint="eastAsia"/>
        </w:rPr>
        <w:t>，</w:t>
      </w:r>
      <w:r w:rsidR="003224F9">
        <w:rPr>
          <w:rFonts w:hint="eastAsia"/>
        </w:rPr>
        <w:t>mybatis</w:t>
      </w:r>
      <w:r w:rsidR="003224F9">
        <w:t>-config</w:t>
      </w:r>
      <w:r w:rsidR="003224F9">
        <w:rPr>
          <w:rFonts w:hint="eastAsia"/>
        </w:rPr>
        <w:t>.xml</w:t>
      </w:r>
      <w:r w:rsidR="003224F9">
        <w:rPr>
          <w:rFonts w:hint="eastAsia"/>
        </w:rPr>
        <w:t>用于映射</w:t>
      </w:r>
      <w:r w:rsidR="003224F9">
        <w:rPr>
          <w:rFonts w:hint="eastAsia"/>
        </w:rPr>
        <w:t>Dao</w:t>
      </w:r>
      <w:r w:rsidR="003224F9">
        <w:rPr>
          <w:rFonts w:hint="eastAsia"/>
        </w:rPr>
        <w:t>接口信息</w:t>
      </w:r>
      <w:r w:rsidR="00E10923">
        <w:rPr>
          <w:rFonts w:hint="eastAsia"/>
        </w:rPr>
        <w:t>，</w:t>
      </w:r>
      <w:r w:rsidR="00E10923">
        <w:rPr>
          <w:rFonts w:hint="eastAsia"/>
        </w:rPr>
        <w:t>Spring</w:t>
      </w:r>
      <w:r w:rsidR="00E10923">
        <w:t>MVC</w:t>
      </w:r>
      <w:r w:rsidR="00E10923">
        <w:rPr>
          <w:rFonts w:hint="eastAsia"/>
        </w:rPr>
        <w:t>.x</w:t>
      </w:r>
      <w:r w:rsidR="00E10923">
        <w:t>ml</w:t>
      </w:r>
      <w:r w:rsidR="00E10923">
        <w:t>用于配置</w:t>
      </w:r>
      <w:r w:rsidR="00E10923">
        <w:rPr>
          <w:rFonts w:hint="eastAsia"/>
        </w:rPr>
        <w:t>Spring</w:t>
      </w:r>
      <w:r w:rsidR="00E10923">
        <w:rPr>
          <w:rFonts w:hint="eastAsia"/>
        </w:rPr>
        <w:t>及</w:t>
      </w:r>
      <w:r w:rsidR="00E10923">
        <w:rPr>
          <w:rFonts w:hint="eastAsia"/>
        </w:rPr>
        <w:t>SpringMVC</w:t>
      </w:r>
      <w:r w:rsidR="00E10923">
        <w:rPr>
          <w:rFonts w:hint="eastAsia"/>
        </w:rPr>
        <w:t>信息，</w:t>
      </w:r>
      <w:r w:rsidR="00E10923">
        <w:rPr>
          <w:rFonts w:hint="eastAsia"/>
        </w:rPr>
        <w:t>Spring</w:t>
      </w:r>
      <w:r w:rsidR="00E10923">
        <w:t>-mybatis</w:t>
      </w:r>
      <w:r w:rsidR="00E10923">
        <w:rPr>
          <w:rFonts w:hint="eastAsia"/>
        </w:rPr>
        <w:t>.xml</w:t>
      </w:r>
      <w:r w:rsidR="00E10923">
        <w:rPr>
          <w:rFonts w:hint="eastAsia"/>
        </w:rPr>
        <w:t>用于配置</w:t>
      </w:r>
      <w:r w:rsidR="00E10923">
        <w:rPr>
          <w:rFonts w:hint="eastAsia"/>
        </w:rPr>
        <w:t>Sprin</w:t>
      </w:r>
      <w:r w:rsidR="00E10923">
        <w:t>g</w:t>
      </w:r>
      <w:r w:rsidR="00E10923">
        <w:t>和</w:t>
      </w:r>
      <w:r w:rsidR="00E10923">
        <w:rPr>
          <w:rFonts w:hint="eastAsia"/>
        </w:rPr>
        <w:t>Mybatis</w:t>
      </w:r>
      <w:r w:rsidR="00E10923">
        <w:rPr>
          <w:rFonts w:hint="eastAsia"/>
        </w:rPr>
        <w:t>框架结合使用的相关配置</w:t>
      </w:r>
      <w:r w:rsidR="00767A3E">
        <w:rPr>
          <w:rFonts w:hint="eastAsia"/>
        </w:rPr>
        <w:t>。</w:t>
      </w:r>
      <w:r w:rsidR="00767A3E">
        <w:t>使用这种开发模式能够减少代码的冗余</w:t>
      </w:r>
      <w:r w:rsidR="00767A3E">
        <w:rPr>
          <w:rFonts w:hint="eastAsia"/>
        </w:rPr>
        <w:t>，</w:t>
      </w:r>
      <w:r w:rsidR="00767A3E">
        <w:t>使开发将更多的精力投入到业务逻辑层</w:t>
      </w:r>
      <w:r w:rsidR="00767A3E">
        <w:rPr>
          <w:rFonts w:hint="eastAsia"/>
        </w:rPr>
        <w:t>。</w:t>
      </w:r>
    </w:p>
    <w:p w14:paraId="4E40DCAA" w14:textId="4AE32E01" w:rsidR="00426D1A" w:rsidRDefault="00426D1A" w:rsidP="009F3083">
      <w:pPr>
        <w:pStyle w:val="afe"/>
        <w:numPr>
          <w:ilvl w:val="0"/>
          <w:numId w:val="25"/>
        </w:numPr>
        <w:ind w:firstLineChars="0"/>
      </w:pPr>
      <w:r w:rsidRPr="00636514">
        <w:t>数据库访问层</w:t>
      </w:r>
    </w:p>
    <w:p w14:paraId="2B525C2C" w14:textId="7562EEB8" w:rsidR="00F23DA9" w:rsidRDefault="00260BB7" w:rsidP="00E804B2">
      <w:pPr>
        <w:ind w:left="900" w:firstLineChars="0" w:firstLine="360"/>
      </w:pPr>
      <w:r>
        <w:rPr>
          <w:rFonts w:hint="eastAsia"/>
        </w:rPr>
        <w:t>数据访问层</w:t>
      </w:r>
      <w:r w:rsidR="005D1F50">
        <w:rPr>
          <w:rFonts w:hint="eastAsia"/>
        </w:rPr>
        <w:t>是系统访问数据的</w:t>
      </w:r>
      <w:r w:rsidR="006373C2">
        <w:rPr>
          <w:rFonts w:hint="eastAsia"/>
        </w:rPr>
        <w:t>底层通用层</w:t>
      </w:r>
      <w:r w:rsidR="005D1F50">
        <w:rPr>
          <w:rFonts w:hint="eastAsia"/>
        </w:rPr>
        <w:t>，</w:t>
      </w:r>
      <w:r w:rsidR="00E804B2" w:rsidRPr="00636514">
        <w:rPr>
          <w:rFonts w:hint="eastAsia"/>
        </w:rPr>
        <w:t>负责系统和数据库的交互</w:t>
      </w:r>
      <w:r w:rsidR="00E804B2">
        <w:rPr>
          <w:rFonts w:hint="eastAsia"/>
        </w:rPr>
        <w:t>，</w:t>
      </w:r>
      <w:r w:rsidR="00E804B2" w:rsidRPr="00636514">
        <w:rPr>
          <w:rFonts w:hint="eastAsia"/>
        </w:rPr>
        <w:t>完成数据的基本操作</w:t>
      </w:r>
      <w:r w:rsidR="00E804B2">
        <w:rPr>
          <w:rFonts w:hint="eastAsia"/>
        </w:rPr>
        <w:t>，</w:t>
      </w:r>
      <w:r w:rsidR="00F81FC1">
        <w:rPr>
          <w:rFonts w:hint="eastAsia"/>
        </w:rPr>
        <w:t>为上层</w:t>
      </w:r>
      <w:r w:rsidR="00980505">
        <w:rPr>
          <w:rFonts w:hint="eastAsia"/>
        </w:rPr>
        <w:t>Service</w:t>
      </w:r>
      <w:r w:rsidR="00F81FC1">
        <w:rPr>
          <w:rFonts w:hint="eastAsia"/>
        </w:rPr>
        <w:t>提供调用接口。</w:t>
      </w:r>
      <w:r w:rsidR="00E804B2" w:rsidRPr="00636514">
        <w:rPr>
          <w:rFonts w:hint="eastAsia"/>
        </w:rPr>
        <w:t>系统使用轻量级的</w:t>
      </w:r>
      <w:r w:rsidR="00E804B2" w:rsidRPr="00636514">
        <w:t>Mybatis</w:t>
      </w:r>
      <w:r w:rsidR="00E804B2" w:rsidRPr="00636514">
        <w:rPr>
          <w:rFonts w:hint="eastAsia"/>
        </w:rPr>
        <w:t>框架。在</w:t>
      </w:r>
      <w:r w:rsidR="00E804B2" w:rsidRPr="00636514">
        <w:rPr>
          <w:rFonts w:hint="eastAsia"/>
        </w:rPr>
        <w:t>pom</w:t>
      </w:r>
      <w:r w:rsidR="00E804B2" w:rsidRPr="00636514">
        <w:t>.xml</w:t>
      </w:r>
      <w:r w:rsidR="00E804B2" w:rsidRPr="00636514">
        <w:t>文件中引入</w:t>
      </w:r>
      <w:r w:rsidR="00E804B2" w:rsidRPr="00636514">
        <w:rPr>
          <w:rFonts w:hint="eastAsia"/>
        </w:rPr>
        <w:t>框架所需的依赖，在配置文件</w:t>
      </w:r>
      <w:r w:rsidR="00E804B2" w:rsidRPr="00636514">
        <w:rPr>
          <w:rFonts w:hint="eastAsia"/>
        </w:rPr>
        <w:t>spring</w:t>
      </w:r>
      <w:r w:rsidR="00E804B2" w:rsidRPr="00636514">
        <w:t>-mybatis</w:t>
      </w:r>
      <w:r w:rsidR="00E804B2" w:rsidRPr="00636514">
        <w:rPr>
          <w:rFonts w:hint="eastAsia"/>
        </w:rPr>
        <w:t>.xml</w:t>
      </w:r>
      <w:r w:rsidR="00E804B2" w:rsidRPr="00636514">
        <w:rPr>
          <w:rFonts w:hint="eastAsia"/>
        </w:rPr>
        <w:t>中启用注解，并进行</w:t>
      </w:r>
      <w:r w:rsidR="00E804B2" w:rsidRPr="00636514">
        <w:rPr>
          <w:rFonts w:hint="eastAsia"/>
        </w:rPr>
        <w:t>JNDI</w:t>
      </w:r>
      <w:r w:rsidR="00E804B2" w:rsidRPr="00636514">
        <w:rPr>
          <w:rFonts w:hint="eastAsia"/>
        </w:rPr>
        <w:t>数据源和</w:t>
      </w:r>
      <w:r w:rsidR="00E804B2" w:rsidRPr="00636514">
        <w:rPr>
          <w:rFonts w:hint="eastAsia"/>
        </w:rPr>
        <w:t>Spring</w:t>
      </w:r>
      <w:r w:rsidR="00E804B2" w:rsidRPr="00636514">
        <w:rPr>
          <w:rFonts w:hint="eastAsia"/>
        </w:rPr>
        <w:t>事务管理的配置。</w:t>
      </w:r>
    </w:p>
    <w:p w14:paraId="5CCA5805" w14:textId="3C82446F" w:rsidR="006427E1" w:rsidRDefault="006427E1" w:rsidP="006427E1">
      <w:pPr>
        <w:ind w:left="900" w:firstLineChars="0" w:firstLine="360"/>
      </w:pPr>
      <w:r w:rsidRPr="00636514">
        <w:rPr>
          <w:rFonts w:hint="eastAsia"/>
        </w:rPr>
        <w:t>其中，</w:t>
      </w:r>
      <w:r w:rsidRPr="00636514">
        <w:rPr>
          <w:rFonts w:hint="eastAsia"/>
        </w:rPr>
        <w:t>POJO</w:t>
      </w:r>
      <w:r w:rsidRPr="00636514">
        <w:rPr>
          <w:rFonts w:hint="eastAsia"/>
        </w:rPr>
        <w:t>类罗列了数据库中的所有的字段属性以及数据库中表与表的映射关系。</w:t>
      </w:r>
      <w:r w:rsidRPr="00636514">
        <w:rPr>
          <w:rFonts w:hint="eastAsia"/>
        </w:rPr>
        <w:t>Dao</w:t>
      </w:r>
      <w:r w:rsidR="00044794">
        <w:t>接口</w:t>
      </w:r>
      <w:r w:rsidRPr="00636514">
        <w:rPr>
          <w:rFonts w:hint="eastAsia"/>
        </w:rPr>
        <w:t>即</w:t>
      </w:r>
      <w:r w:rsidRPr="00636514">
        <w:rPr>
          <w:rFonts w:hint="eastAsia"/>
        </w:rPr>
        <w:t>MyBatis</w:t>
      </w:r>
      <w:r w:rsidRPr="00636514">
        <w:rPr>
          <w:rFonts w:hint="eastAsia"/>
        </w:rPr>
        <w:t>框架中的</w:t>
      </w:r>
      <w:r w:rsidRPr="00636514">
        <w:rPr>
          <w:rFonts w:hint="eastAsia"/>
        </w:rPr>
        <w:t>Mapper</w:t>
      </w:r>
      <w:r w:rsidRPr="00636514">
        <w:rPr>
          <w:rFonts w:hint="eastAsia"/>
        </w:rPr>
        <w:t>接口，定义了访问数据库的接口，每个</w:t>
      </w:r>
      <w:r w:rsidR="0040274B">
        <w:rPr>
          <w:rFonts w:hint="eastAsia"/>
        </w:rPr>
        <w:t>方法</w:t>
      </w:r>
      <w:r w:rsidRPr="00636514">
        <w:rPr>
          <w:rFonts w:hint="eastAsia"/>
        </w:rPr>
        <w:t>上使用</w:t>
      </w:r>
      <w:r w:rsidRPr="00636514">
        <w:rPr>
          <w:rFonts w:hint="eastAsia"/>
        </w:rPr>
        <w:t>@</w:t>
      </w:r>
      <w:r w:rsidRPr="00636514">
        <w:t>SelectProvider</w:t>
      </w:r>
      <w:r w:rsidRPr="00636514">
        <w:t>注解进行标注</w:t>
      </w:r>
      <w:r w:rsidRPr="00636514">
        <w:rPr>
          <w:rFonts w:hint="eastAsia"/>
        </w:rPr>
        <w:t>，</w:t>
      </w:r>
      <w:r w:rsidRPr="00636514">
        <w:rPr>
          <w:rFonts w:hint="eastAsia"/>
        </w:rPr>
        <w:t>type</w:t>
      </w:r>
      <w:r w:rsidRPr="00636514">
        <w:rPr>
          <w:rFonts w:hint="eastAsia"/>
        </w:rPr>
        <w:t>属性指向</w:t>
      </w:r>
      <w:r w:rsidRPr="00636514">
        <w:t>SQL</w:t>
      </w:r>
      <w:r w:rsidRPr="00636514">
        <w:t>构造的类</w:t>
      </w:r>
      <w:r w:rsidRPr="00636514">
        <w:rPr>
          <w:rFonts w:hint="eastAsia"/>
        </w:rPr>
        <w:t>，</w:t>
      </w:r>
      <w:r w:rsidRPr="00636514">
        <w:t>method</w:t>
      </w:r>
      <w:r w:rsidRPr="00636514">
        <w:t>属性指向</w:t>
      </w:r>
      <w:r w:rsidRPr="00636514">
        <w:t>SQL</w:t>
      </w:r>
      <w:r w:rsidRPr="00636514">
        <w:t>构造的具体方法</w:t>
      </w:r>
      <w:r w:rsidRPr="00636514">
        <w:rPr>
          <w:rFonts w:hint="eastAsia"/>
        </w:rPr>
        <w:t>。</w:t>
      </w:r>
      <w:r w:rsidRPr="00636514">
        <w:rPr>
          <w:rFonts w:hint="eastAsia"/>
        </w:rPr>
        <w:t>SqlProvider</w:t>
      </w:r>
      <w:r w:rsidRPr="00636514">
        <w:rPr>
          <w:rFonts w:hint="eastAsia"/>
        </w:rPr>
        <w:t>类是</w:t>
      </w:r>
      <w:r w:rsidRPr="00636514">
        <w:t>Mybatis</w:t>
      </w:r>
      <w:r w:rsidRPr="00636514">
        <w:t>的动态</w:t>
      </w:r>
      <w:r w:rsidRPr="00636514">
        <w:rPr>
          <w:rFonts w:hint="eastAsia"/>
        </w:rPr>
        <w:t>SQL</w:t>
      </w:r>
      <w:r w:rsidRPr="00636514">
        <w:rPr>
          <w:rFonts w:hint="eastAsia"/>
        </w:rPr>
        <w:t>构造类，它使用接口的方式进行定义。动态的</w:t>
      </w:r>
      <w:r w:rsidRPr="00636514">
        <w:rPr>
          <w:rFonts w:hint="eastAsia"/>
        </w:rPr>
        <w:t>SQL</w:t>
      </w:r>
      <w:r w:rsidRPr="00636514">
        <w:rPr>
          <w:rFonts w:hint="eastAsia"/>
        </w:rPr>
        <w:t>构造能够减少</w:t>
      </w:r>
      <w:r w:rsidRPr="00636514">
        <w:t>XML</w:t>
      </w:r>
      <w:r w:rsidRPr="00636514">
        <w:rPr>
          <w:rFonts w:hint="eastAsia"/>
        </w:rPr>
        <w:t>文件带来的冗余性，减少额外的配置文件，使代码更为简洁。</w:t>
      </w:r>
    </w:p>
    <w:p w14:paraId="4F7216DA" w14:textId="30459BC0" w:rsidR="00E0693E" w:rsidRDefault="00E0693E" w:rsidP="009F3083">
      <w:pPr>
        <w:pStyle w:val="afe"/>
        <w:numPr>
          <w:ilvl w:val="0"/>
          <w:numId w:val="25"/>
        </w:numPr>
        <w:ind w:firstLineChars="0"/>
      </w:pPr>
      <w:r>
        <w:rPr>
          <w:rFonts w:hint="eastAsia"/>
        </w:rPr>
        <w:t>业务逻辑层</w:t>
      </w:r>
    </w:p>
    <w:p w14:paraId="5540126C" w14:textId="77777777" w:rsidR="00422064" w:rsidRDefault="0078558A" w:rsidP="009F3083">
      <w:pPr>
        <w:pStyle w:val="afe"/>
        <w:ind w:left="900" w:firstLineChars="0" w:firstLine="360"/>
      </w:pPr>
      <w:r>
        <w:lastRenderedPageBreak/>
        <w:t>业务逻辑层是系统</w:t>
      </w:r>
      <w:r w:rsidR="00CE709E">
        <w:t>的核心部分</w:t>
      </w:r>
      <w:r w:rsidR="00CE709E">
        <w:rPr>
          <w:rFonts w:hint="eastAsia"/>
        </w:rPr>
        <w:t>，</w:t>
      </w:r>
      <w:r w:rsidR="00C83868">
        <w:rPr>
          <w:rFonts w:hint="eastAsia"/>
        </w:rPr>
        <w:t>用于接受请求，</w:t>
      </w:r>
      <w:r w:rsidR="00CE709E">
        <w:t>主要关注点是对各个页面和</w:t>
      </w:r>
      <w:r w:rsidR="00CE709E">
        <w:rPr>
          <w:rFonts w:hint="eastAsia"/>
        </w:rPr>
        <w:t>API</w:t>
      </w:r>
      <w:r w:rsidR="00CE709E">
        <w:rPr>
          <w:rFonts w:hint="eastAsia"/>
        </w:rPr>
        <w:t>的控制和跳转</w:t>
      </w:r>
      <w:r w:rsidR="00D0124D">
        <w:rPr>
          <w:rFonts w:hint="eastAsia"/>
        </w:rPr>
        <w:t>，分为</w:t>
      </w:r>
      <w:r w:rsidR="00D0124D">
        <w:rPr>
          <w:rFonts w:hint="eastAsia"/>
        </w:rPr>
        <w:t>Service</w:t>
      </w:r>
      <w:r w:rsidR="00D0124D">
        <w:t>层和</w:t>
      </w:r>
      <w:r w:rsidR="00D0124D">
        <w:rPr>
          <w:rFonts w:hint="eastAsia"/>
        </w:rPr>
        <w:t>Controller</w:t>
      </w:r>
      <w:r w:rsidR="00D0124D">
        <w:rPr>
          <w:rFonts w:hint="eastAsia"/>
        </w:rPr>
        <w:t>层。</w:t>
      </w:r>
    </w:p>
    <w:p w14:paraId="5A8C1907" w14:textId="7FD212FC" w:rsidR="007E383E" w:rsidRDefault="00E9423B" w:rsidP="009F3083">
      <w:pPr>
        <w:ind w:left="900" w:firstLineChars="0" w:firstLine="360"/>
      </w:pPr>
      <w:r>
        <w:rPr>
          <w:rFonts w:hint="eastAsia"/>
        </w:rPr>
        <w:t>Service</w:t>
      </w:r>
      <w:r>
        <w:rPr>
          <w:rFonts w:hint="eastAsia"/>
        </w:rPr>
        <w:t>主要负责模块的逻辑应用设计，</w:t>
      </w:r>
      <w:r w:rsidR="009F55E4" w:rsidRPr="00636514">
        <w:rPr>
          <w:rFonts w:hint="eastAsia"/>
        </w:rPr>
        <w:t>使用面向接口编程的方式进行开发，并注入数据层操作，使用</w:t>
      </w:r>
      <w:r w:rsidR="009F55E4" w:rsidRPr="00636514">
        <w:rPr>
          <w:rFonts w:hint="eastAsia"/>
        </w:rPr>
        <w:t>@</w:t>
      </w:r>
      <w:r w:rsidR="009F55E4" w:rsidRPr="00636514">
        <w:t>Service</w:t>
      </w:r>
      <w:r w:rsidR="009F55E4" w:rsidRPr="00636514">
        <w:t>注解</w:t>
      </w:r>
      <w:r w:rsidR="009F55E4" w:rsidRPr="00636514">
        <w:rPr>
          <w:rFonts w:hint="eastAsia"/>
        </w:rPr>
        <w:t>对</w:t>
      </w:r>
      <w:r w:rsidR="009F55E4" w:rsidRPr="00636514">
        <w:rPr>
          <w:rFonts w:hint="eastAsia"/>
        </w:rPr>
        <w:t>Service</w:t>
      </w:r>
      <w:r w:rsidR="009F55E4" w:rsidRPr="00636514">
        <w:rPr>
          <w:rFonts w:hint="eastAsia"/>
        </w:rPr>
        <w:t>类</w:t>
      </w:r>
      <w:r w:rsidR="009F55E4" w:rsidRPr="00636514">
        <w:t>进行标注</w:t>
      </w:r>
      <w:r w:rsidR="00A8467A">
        <w:rPr>
          <w:rFonts w:hint="eastAsia"/>
        </w:rPr>
        <w:t>。在业务逻辑控制中编写用户身份校验、商户租用期验证等信息，控制层可以直接调用</w:t>
      </w:r>
      <w:r w:rsidR="00A8467A">
        <w:rPr>
          <w:rFonts w:hint="eastAsia"/>
        </w:rPr>
        <w:t>Service</w:t>
      </w:r>
      <w:r w:rsidR="00A8467A">
        <w:rPr>
          <w:rFonts w:hint="eastAsia"/>
        </w:rPr>
        <w:t>层业务接口进行业务处理。</w:t>
      </w:r>
      <w:r w:rsidR="00A324A8">
        <w:rPr>
          <w:rFonts w:hint="eastAsia"/>
        </w:rPr>
        <w:t>Service</w:t>
      </w:r>
      <w:r w:rsidR="00A324A8">
        <w:rPr>
          <w:rFonts w:hint="eastAsia"/>
        </w:rPr>
        <w:t>层用于连接</w:t>
      </w:r>
      <w:r w:rsidR="00A324A8">
        <w:rPr>
          <w:rFonts w:hint="eastAsia"/>
        </w:rPr>
        <w:t>Dao</w:t>
      </w:r>
      <w:r w:rsidR="00A324A8">
        <w:rPr>
          <w:rFonts w:hint="eastAsia"/>
        </w:rPr>
        <w:t>层和</w:t>
      </w:r>
      <w:r w:rsidR="00A324A8">
        <w:rPr>
          <w:rFonts w:hint="eastAsia"/>
        </w:rPr>
        <w:t>Controller</w:t>
      </w:r>
      <w:r w:rsidR="00A324A8">
        <w:rPr>
          <w:rFonts w:hint="eastAsia"/>
        </w:rPr>
        <w:t>层的交互，</w:t>
      </w:r>
      <w:r w:rsidR="00A8467A">
        <w:rPr>
          <w:rFonts w:hint="eastAsia"/>
        </w:rPr>
        <w:t>在</w:t>
      </w:r>
      <w:r w:rsidR="00A8467A">
        <w:rPr>
          <w:rFonts w:hint="eastAsia"/>
        </w:rPr>
        <w:t>Service</w:t>
      </w:r>
      <w:r w:rsidR="00A8467A">
        <w:rPr>
          <w:rFonts w:hint="eastAsia"/>
        </w:rPr>
        <w:t>中封装业务逻辑能够方便系统的解耦，提高代码的利用率，也令开发更为简洁。</w:t>
      </w:r>
    </w:p>
    <w:p w14:paraId="31153F16" w14:textId="028CED70" w:rsidR="00C23A67" w:rsidRDefault="007E383E" w:rsidP="009F3083">
      <w:pPr>
        <w:ind w:left="900" w:firstLineChars="0" w:firstLine="360"/>
      </w:pPr>
      <w:r>
        <w:rPr>
          <w:rFonts w:hint="eastAsia"/>
        </w:rPr>
        <w:t>C</w:t>
      </w:r>
      <w:r w:rsidR="00422064">
        <w:rPr>
          <w:rFonts w:hint="eastAsia"/>
        </w:rPr>
        <w:t>ontroller</w:t>
      </w:r>
      <w:r w:rsidR="00422064">
        <w:rPr>
          <w:rFonts w:hint="eastAsia"/>
        </w:rPr>
        <w:t>层负责业务流程的控制</w:t>
      </w:r>
      <w:r w:rsidR="00F5696E">
        <w:rPr>
          <w:rFonts w:hint="eastAsia"/>
        </w:rPr>
        <w:t>，</w:t>
      </w:r>
      <w:r w:rsidR="00F5696E" w:rsidRPr="00636514">
        <w:rPr>
          <w:rFonts w:hint="eastAsia"/>
        </w:rPr>
        <w:t>主要用于和用户进行交互，</w:t>
      </w:r>
      <w:r w:rsidR="006960EC">
        <w:rPr>
          <w:rFonts w:hint="eastAsia"/>
        </w:rPr>
        <w:t>C</w:t>
      </w:r>
      <w:r w:rsidR="00F5696E" w:rsidRPr="00636514">
        <w:rPr>
          <w:rFonts w:hint="eastAsia"/>
        </w:rPr>
        <w:t>ontroller</w:t>
      </w:r>
      <w:r w:rsidR="00F5696E" w:rsidRPr="00636514">
        <w:rPr>
          <w:rFonts w:hint="eastAsia"/>
        </w:rPr>
        <w:t>类中使用</w:t>
      </w:r>
      <w:r w:rsidR="00F5696E" w:rsidRPr="00636514">
        <w:rPr>
          <w:rFonts w:hint="eastAsia"/>
        </w:rPr>
        <w:t>@</w:t>
      </w:r>
      <w:r w:rsidR="00F5696E" w:rsidRPr="00636514">
        <w:t>Controller</w:t>
      </w:r>
      <w:r w:rsidR="00F5696E" w:rsidRPr="00636514">
        <w:t>注解进行</w:t>
      </w:r>
      <w:r w:rsidR="00F5696E" w:rsidRPr="00636514">
        <w:rPr>
          <w:rFonts w:hint="eastAsia"/>
        </w:rPr>
        <w:t>注册。</w:t>
      </w:r>
      <w:r w:rsidR="00422064">
        <w:rPr>
          <w:rFonts w:hint="eastAsia"/>
        </w:rPr>
        <w:t>用于接收请求转发的任务</w:t>
      </w:r>
      <w:r w:rsidR="00E739FF">
        <w:rPr>
          <w:rFonts w:hint="eastAsia"/>
        </w:rPr>
        <w:t>，进行业务的调度处理</w:t>
      </w:r>
      <w:r w:rsidR="00422064">
        <w:rPr>
          <w:rFonts w:hint="eastAsia"/>
        </w:rPr>
        <w:t>。</w:t>
      </w:r>
      <w:r w:rsidR="00F33B97">
        <w:rPr>
          <w:rFonts w:hint="eastAsia"/>
        </w:rPr>
        <w:t>Controller</w:t>
      </w:r>
      <w:r w:rsidR="00F33B97">
        <w:rPr>
          <w:rFonts w:hint="eastAsia"/>
        </w:rPr>
        <w:t>接收请求信息，调用</w:t>
      </w:r>
      <w:r w:rsidR="00F33B97">
        <w:rPr>
          <w:rFonts w:hint="eastAsia"/>
        </w:rPr>
        <w:t>Service</w:t>
      </w:r>
      <w:r w:rsidR="00F33B97">
        <w:rPr>
          <w:rFonts w:hint="eastAsia"/>
        </w:rPr>
        <w:t>层接口进行业务流程的控制，一个请求处理完毕后</w:t>
      </w:r>
      <w:r w:rsidR="00690668" w:rsidRPr="00636514">
        <w:rPr>
          <w:rFonts w:hint="eastAsia"/>
        </w:rPr>
        <w:t>返回一个</w:t>
      </w:r>
      <w:r w:rsidR="00690668" w:rsidRPr="00636514">
        <w:rPr>
          <w:rFonts w:hint="eastAsia"/>
        </w:rPr>
        <w:t>ModelAndView</w:t>
      </w:r>
      <w:r w:rsidR="00690668" w:rsidRPr="00636514">
        <w:rPr>
          <w:rFonts w:hint="eastAsia"/>
        </w:rPr>
        <w:t>对象，其中包括了跳转的页面和需要传输的值。</w:t>
      </w:r>
      <w:r w:rsidR="00CE709E">
        <w:t>表示层用来渲染模型</w:t>
      </w:r>
      <w:r w:rsidR="00CE709E">
        <w:rPr>
          <w:rFonts w:hint="eastAsia"/>
        </w:rPr>
        <w:t>，</w:t>
      </w:r>
      <w:r w:rsidR="00CE709E">
        <w:t>将其以页面的形式展现给用户</w:t>
      </w:r>
      <w:r w:rsidR="00CE709E">
        <w:rPr>
          <w:rFonts w:hint="eastAsia"/>
        </w:rPr>
        <w:t>。</w:t>
      </w:r>
    </w:p>
    <w:p w14:paraId="65886933" w14:textId="6E99A623" w:rsidR="00E27539" w:rsidRPr="00636514" w:rsidRDefault="00E27539" w:rsidP="009F3083">
      <w:pPr>
        <w:pStyle w:val="afe"/>
        <w:numPr>
          <w:ilvl w:val="0"/>
          <w:numId w:val="25"/>
        </w:numPr>
        <w:ind w:firstLineChars="0"/>
      </w:pPr>
      <w:r w:rsidRPr="00636514">
        <w:t>表示层</w:t>
      </w:r>
    </w:p>
    <w:p w14:paraId="3D38A910" w14:textId="1712344C" w:rsidR="00E27539" w:rsidRDefault="00E27539" w:rsidP="00E27539">
      <w:pPr>
        <w:ind w:left="900" w:firstLineChars="0" w:firstLine="360"/>
      </w:pPr>
      <w:bookmarkStart w:id="223" w:name="_Toc492673777"/>
      <w:r w:rsidRPr="00636514">
        <w:rPr>
          <w:rFonts w:hint="eastAsia"/>
        </w:rPr>
        <w:t>表示层</w:t>
      </w:r>
      <w:r w:rsidR="007A7755">
        <w:rPr>
          <w:rFonts w:hint="eastAsia"/>
        </w:rPr>
        <w:t>负责前台页面的展示，</w:t>
      </w:r>
      <w:r w:rsidRPr="00636514">
        <w:rPr>
          <w:rFonts w:hint="eastAsia"/>
        </w:rPr>
        <w:t>使用</w:t>
      </w:r>
      <w:r w:rsidRPr="00636514">
        <w:t>JSP</w:t>
      </w:r>
      <w:r w:rsidRPr="00636514">
        <w:rPr>
          <w:rFonts w:hint="eastAsia"/>
        </w:rPr>
        <w:t>、</w:t>
      </w:r>
      <w:r w:rsidRPr="00636514">
        <w:t>Ajax</w:t>
      </w:r>
      <w:r w:rsidRPr="00636514">
        <w:rPr>
          <w:rFonts w:hint="eastAsia"/>
        </w:rPr>
        <w:t>、</w:t>
      </w:r>
      <w:r w:rsidRPr="00636514">
        <w:rPr>
          <w:rFonts w:hint="eastAsia"/>
        </w:rPr>
        <w:t>JavaScript</w:t>
      </w:r>
      <w:r w:rsidRPr="00636514">
        <w:rPr>
          <w:rFonts w:hint="eastAsia"/>
        </w:rPr>
        <w:t>、</w:t>
      </w:r>
      <w:r w:rsidRPr="00636514">
        <w:rPr>
          <w:rFonts w:hint="eastAsia"/>
        </w:rPr>
        <w:t>Bootstrap</w:t>
      </w:r>
      <w:r w:rsidR="005D45D3" w:rsidRPr="00636514">
        <w:rPr>
          <w:rFonts w:hint="eastAsia"/>
        </w:rPr>
        <w:t>等技术进行开发。</w:t>
      </w:r>
      <w:r w:rsidR="007E403E">
        <w:rPr>
          <w:rFonts w:hint="eastAsia"/>
        </w:rPr>
        <w:t>表示层</w:t>
      </w:r>
      <w:r w:rsidR="00E45802">
        <w:rPr>
          <w:rFonts w:hint="eastAsia"/>
        </w:rPr>
        <w:t>与</w:t>
      </w:r>
      <w:r w:rsidR="007E403E">
        <w:rPr>
          <w:rFonts w:hint="eastAsia"/>
        </w:rPr>
        <w:t>Controller</w:t>
      </w:r>
      <w:r w:rsidR="007E403E">
        <w:rPr>
          <w:rFonts w:hint="eastAsia"/>
        </w:rPr>
        <w:t>层结合较为紧密，</w:t>
      </w:r>
      <w:r w:rsidR="00C858F1">
        <w:rPr>
          <w:rFonts w:hint="eastAsia"/>
        </w:rPr>
        <w:t>需要</w:t>
      </w:r>
      <w:r w:rsidR="00AC1F96">
        <w:rPr>
          <w:rFonts w:hint="eastAsia"/>
        </w:rPr>
        <w:t>两者</w:t>
      </w:r>
      <w:r w:rsidR="00C858F1">
        <w:rPr>
          <w:rFonts w:hint="eastAsia"/>
        </w:rPr>
        <w:t>结合进行协作工作</w:t>
      </w:r>
      <w:r w:rsidR="008A206D">
        <w:rPr>
          <w:rFonts w:hint="eastAsia"/>
        </w:rPr>
        <w:t>，页面中</w:t>
      </w:r>
      <w:r w:rsidR="00124361">
        <w:rPr>
          <w:rFonts w:hint="eastAsia"/>
        </w:rPr>
        <w:t>通过表单的提交、链接的点击、按钮的点击</w:t>
      </w:r>
      <w:r w:rsidR="00585E18">
        <w:rPr>
          <w:rFonts w:hint="eastAsia"/>
        </w:rPr>
        <w:t>等操作</w:t>
      </w:r>
      <w:r w:rsidR="006D3764">
        <w:rPr>
          <w:rFonts w:hint="eastAsia"/>
        </w:rPr>
        <w:t>将请求信息传入</w:t>
      </w:r>
      <w:r w:rsidR="006D3764">
        <w:rPr>
          <w:rFonts w:hint="eastAsia"/>
        </w:rPr>
        <w:t>Controller</w:t>
      </w:r>
      <w:r w:rsidR="006D3764">
        <w:t>层</w:t>
      </w:r>
      <w:r w:rsidR="006D3764">
        <w:rPr>
          <w:rFonts w:hint="eastAsia"/>
        </w:rPr>
        <w:t>，通知其进行</w:t>
      </w:r>
      <w:r w:rsidR="007A7FE9">
        <w:rPr>
          <w:rFonts w:hint="eastAsia"/>
        </w:rPr>
        <w:t>对应的</w:t>
      </w:r>
      <w:r w:rsidR="006D3764">
        <w:rPr>
          <w:rFonts w:hint="eastAsia"/>
        </w:rPr>
        <w:t>请求和转发操作。</w:t>
      </w:r>
    </w:p>
    <w:p w14:paraId="6707F493" w14:textId="3DFF3479" w:rsidR="00072151" w:rsidRPr="00636514" w:rsidRDefault="00272465" w:rsidP="00F64CAE">
      <w:pPr>
        <w:pStyle w:val="2"/>
      </w:pPr>
      <w:bookmarkStart w:id="224" w:name="_Toc492673770"/>
      <w:bookmarkStart w:id="225" w:name="_Toc494578102"/>
      <w:bookmarkEnd w:id="223"/>
      <w:r w:rsidRPr="00636514">
        <w:rPr>
          <w:rFonts w:hint="eastAsia"/>
          <w:lang w:eastAsia="zh-CN"/>
        </w:rPr>
        <w:t>4</w:t>
      </w:r>
      <w:r w:rsidR="00072151" w:rsidRPr="00636514">
        <w:rPr>
          <w:rFonts w:hint="eastAsia"/>
        </w:rPr>
        <w:t>.</w:t>
      </w:r>
      <w:r w:rsidR="001C2686">
        <w:rPr>
          <w:lang w:eastAsia="zh-CN"/>
        </w:rPr>
        <w:t>3</w:t>
      </w:r>
      <w:r w:rsidR="00072151" w:rsidRPr="00636514">
        <w:rPr>
          <w:rFonts w:hint="eastAsia"/>
        </w:rPr>
        <w:t xml:space="preserve"> </w:t>
      </w:r>
      <w:r w:rsidR="00072151" w:rsidRPr="00636514">
        <w:rPr>
          <w:rFonts w:hint="eastAsia"/>
        </w:rPr>
        <w:t>数据库设计</w:t>
      </w:r>
      <w:bookmarkEnd w:id="224"/>
      <w:bookmarkEnd w:id="225"/>
    </w:p>
    <w:p w14:paraId="373EA28A" w14:textId="600E7C2D" w:rsidR="00072151" w:rsidRPr="00636514" w:rsidRDefault="00BD541D" w:rsidP="00072151">
      <w:pPr>
        <w:ind w:firstLine="480"/>
      </w:pPr>
      <w:r w:rsidRPr="00636514">
        <w:rPr>
          <w:rFonts w:hint="eastAsia"/>
        </w:rPr>
        <w:t>数据库设</w:t>
      </w:r>
      <w:r w:rsidR="00072151" w:rsidRPr="00636514">
        <w:rPr>
          <w:rFonts w:hint="eastAsia"/>
        </w:rPr>
        <w:t>是软件开发的基础</w:t>
      </w:r>
      <w:r w:rsidRPr="00636514">
        <w:rPr>
          <w:rFonts w:hint="eastAsia"/>
        </w:rPr>
        <w:t>，与平台开发的好坏息息相关</w:t>
      </w:r>
      <w:r w:rsidR="00072151" w:rsidRPr="00636514">
        <w:rPr>
          <w:rFonts w:hint="eastAsia"/>
        </w:rPr>
        <w:t>。该平台数据库</w:t>
      </w:r>
      <w:r w:rsidR="00D05140" w:rsidRPr="00636514">
        <w:rPr>
          <w:rFonts w:hint="eastAsia"/>
        </w:rPr>
        <w:t>的</w:t>
      </w:r>
      <w:r w:rsidR="00072151" w:rsidRPr="00636514">
        <w:rPr>
          <w:rFonts w:hint="eastAsia"/>
        </w:rPr>
        <w:t>分析和设计</w:t>
      </w:r>
      <w:r w:rsidR="00D05140" w:rsidRPr="00636514">
        <w:rPr>
          <w:rFonts w:hint="eastAsia"/>
        </w:rPr>
        <w:t>如下：</w:t>
      </w:r>
      <w:r w:rsidR="00072151" w:rsidRPr="00636514">
        <w:rPr>
          <w:rFonts w:hint="eastAsia"/>
        </w:rPr>
        <w:t>首先，进行</w:t>
      </w:r>
      <w:r w:rsidR="00072151" w:rsidRPr="00636514">
        <w:rPr>
          <w:rFonts w:hint="eastAsia"/>
        </w:rPr>
        <w:t>SaaS</w:t>
      </w:r>
      <w:r w:rsidR="00072151" w:rsidRPr="00636514">
        <w:t>平台多租户模式的分析和设计</w:t>
      </w:r>
      <w:r w:rsidR="00072151" w:rsidRPr="00636514">
        <w:rPr>
          <w:rFonts w:hint="eastAsia"/>
        </w:rPr>
        <w:t>；</w:t>
      </w:r>
      <w:r w:rsidR="00072151" w:rsidRPr="00636514">
        <w:t>然后</w:t>
      </w:r>
      <w:r w:rsidR="00072151" w:rsidRPr="00636514">
        <w:rPr>
          <w:rFonts w:hint="eastAsia"/>
        </w:rPr>
        <w:t>，</w:t>
      </w:r>
      <w:r w:rsidR="00072151" w:rsidRPr="00636514">
        <w:t>进行数据库的概念结构设计</w:t>
      </w:r>
      <w:r w:rsidR="00072151" w:rsidRPr="00636514">
        <w:rPr>
          <w:rFonts w:hint="eastAsia"/>
        </w:rPr>
        <w:t>；</w:t>
      </w:r>
      <w:r w:rsidR="00072151" w:rsidRPr="00636514">
        <w:t>最后</w:t>
      </w:r>
      <w:r w:rsidR="00072151" w:rsidRPr="00636514">
        <w:rPr>
          <w:rFonts w:hint="eastAsia"/>
        </w:rPr>
        <w:t>，</w:t>
      </w:r>
      <w:r w:rsidR="00072151" w:rsidRPr="00636514">
        <w:t>进行数据库的逻辑设计</w:t>
      </w:r>
      <w:r w:rsidR="00072151" w:rsidRPr="00636514">
        <w:rPr>
          <w:rFonts w:hint="eastAsia"/>
        </w:rPr>
        <w:t>和数据库表的设计。</w:t>
      </w:r>
    </w:p>
    <w:p w14:paraId="5A0C5773" w14:textId="01A12EAA" w:rsidR="00C216F6" w:rsidRPr="00C216F6" w:rsidRDefault="00072151" w:rsidP="002C3B13">
      <w:pPr>
        <w:pStyle w:val="afe"/>
        <w:numPr>
          <w:ilvl w:val="0"/>
          <w:numId w:val="20"/>
        </w:numPr>
        <w:ind w:firstLineChars="0"/>
      </w:pPr>
      <w:bookmarkStart w:id="226" w:name="_Toc492673771"/>
      <w:r w:rsidRPr="00636514">
        <w:t>数据库多租户设计模式的实现</w:t>
      </w:r>
      <w:bookmarkEnd w:id="226"/>
      <w:r w:rsidRPr="00636514">
        <w:rPr>
          <w:rFonts w:hint="eastAsia"/>
        </w:rPr>
        <w:t xml:space="preserve">  </w:t>
      </w:r>
    </w:p>
    <w:p w14:paraId="6B17ABCD" w14:textId="77777777" w:rsidR="00072151" w:rsidRPr="00636514" w:rsidRDefault="00072151" w:rsidP="00072151">
      <w:pPr>
        <w:ind w:firstLine="480"/>
      </w:pPr>
      <w:r w:rsidRPr="00636514">
        <w:rPr>
          <w:rFonts w:hint="eastAsia"/>
        </w:rPr>
        <w:t>本文</w:t>
      </w:r>
      <w:r w:rsidRPr="00636514">
        <w:t>在实现多个租户共享一套系统的同时将各租户间的业务进行隔离</w:t>
      </w:r>
      <w:r w:rsidRPr="00636514">
        <w:rPr>
          <w:rFonts w:hint="eastAsia"/>
        </w:rPr>
        <w:t>，主要得益于多租户技术的软件架构技术。多租户和经常说到的多用户概念有所不同，多用户是在一套系统上多个用户</w:t>
      </w:r>
      <w:r w:rsidR="005F0D78" w:rsidRPr="00636514">
        <w:rPr>
          <w:rFonts w:hint="eastAsia"/>
        </w:rPr>
        <w:t>共同</w:t>
      </w:r>
      <w:r w:rsidRPr="00636514">
        <w:rPr>
          <w:rFonts w:hint="eastAsia"/>
        </w:rPr>
        <w:t>使用系统；</w:t>
      </w:r>
      <w:r w:rsidR="00057938" w:rsidRPr="00636514">
        <w:rPr>
          <w:rFonts w:hint="eastAsia"/>
        </w:rPr>
        <w:t>多租户</w:t>
      </w:r>
      <w:r w:rsidRPr="00636514">
        <w:rPr>
          <w:rFonts w:hint="eastAsia"/>
        </w:rPr>
        <w:t>是许多组织或商家使用一</w:t>
      </w:r>
      <w:r w:rsidRPr="00636514">
        <w:rPr>
          <w:rFonts w:hint="eastAsia"/>
        </w:rPr>
        <w:lastRenderedPageBreak/>
        <w:t>套平台系统，每个组织或商家（即租户）有其独立的业务空间，在各自</w:t>
      </w:r>
      <w:r w:rsidR="00B702EC" w:rsidRPr="00636514">
        <w:rPr>
          <w:rFonts w:hint="eastAsia"/>
        </w:rPr>
        <w:t>的空间内可以添加众</w:t>
      </w:r>
      <w:r w:rsidR="003F3E1D" w:rsidRPr="00636514">
        <w:rPr>
          <w:rFonts w:hint="eastAsia"/>
        </w:rPr>
        <w:t>多用户，租户的内部</w:t>
      </w:r>
      <w:r w:rsidRPr="00636514">
        <w:rPr>
          <w:rFonts w:hint="eastAsia"/>
        </w:rPr>
        <w:t>用户仅可访问该组织或商家的数据。</w:t>
      </w:r>
    </w:p>
    <w:p w14:paraId="0626C519" w14:textId="249370C0" w:rsidR="00F26183" w:rsidRPr="00636514" w:rsidRDefault="00072151" w:rsidP="00072151">
      <w:pPr>
        <w:ind w:firstLine="480"/>
      </w:pPr>
      <w:r w:rsidRPr="00636514">
        <w:rPr>
          <w:rFonts w:hint="eastAsia"/>
        </w:rPr>
        <w:t>多租户系统的实现方式有多种，</w:t>
      </w:r>
      <w:r w:rsidR="0065065B">
        <w:rPr>
          <w:rFonts w:hint="eastAsia"/>
        </w:rPr>
        <w:t>分为</w:t>
      </w:r>
      <w:r w:rsidR="0065065B" w:rsidRPr="00636514">
        <w:t>独立数据库</w:t>
      </w:r>
      <w:r w:rsidR="0065065B" w:rsidRPr="00636514">
        <w:rPr>
          <w:rFonts w:hint="eastAsia"/>
        </w:rPr>
        <w:t>、</w:t>
      </w:r>
      <w:r w:rsidR="0065065B" w:rsidRPr="00636514">
        <w:t>共享数据库</w:t>
      </w:r>
      <w:r w:rsidR="0065065B" w:rsidRPr="00636514">
        <w:rPr>
          <w:rFonts w:hint="eastAsia"/>
        </w:rPr>
        <w:t>但使用</w:t>
      </w:r>
      <w:r w:rsidR="0065065B" w:rsidRPr="00636514">
        <w:t>独立</w:t>
      </w:r>
      <w:r w:rsidR="0065065B" w:rsidRPr="00636514">
        <w:rPr>
          <w:rFonts w:hint="eastAsia"/>
        </w:rPr>
        <w:t>sch</w:t>
      </w:r>
      <w:r w:rsidR="0065065B" w:rsidRPr="00636514">
        <w:t>e</w:t>
      </w:r>
      <w:r w:rsidR="0065065B" w:rsidRPr="00636514">
        <w:rPr>
          <w:rFonts w:hint="eastAsia"/>
        </w:rPr>
        <w:t>ma</w:t>
      </w:r>
      <w:r w:rsidR="0065065B" w:rsidRPr="00636514">
        <w:rPr>
          <w:rFonts w:hint="eastAsia"/>
        </w:rPr>
        <w:t>、</w:t>
      </w:r>
      <w:r w:rsidR="0065065B" w:rsidRPr="00636514">
        <w:t>共享数据库</w:t>
      </w:r>
      <w:r w:rsidR="0065065B" w:rsidRPr="00636514">
        <w:rPr>
          <w:rFonts w:hint="eastAsia"/>
        </w:rPr>
        <w:t>同时</w:t>
      </w:r>
      <w:r w:rsidR="0065065B" w:rsidRPr="00636514">
        <w:t>共享</w:t>
      </w:r>
      <w:r w:rsidR="0065065B">
        <w:rPr>
          <w:rFonts w:hint="eastAsia"/>
        </w:rPr>
        <w:t>schema</w:t>
      </w:r>
      <w:r w:rsidR="0065065B">
        <w:t>方式</w:t>
      </w:r>
      <w:r w:rsidR="0065065B" w:rsidRPr="0098515E">
        <w:rPr>
          <w:rFonts w:hint="eastAsia"/>
        </w:rPr>
        <w:t>。</w:t>
      </w:r>
      <w:r w:rsidRPr="00636514">
        <w:rPr>
          <w:rFonts w:hint="eastAsia"/>
        </w:rPr>
        <w:t>在选择使用哪种方式之前，要先从成本、安全性、隔离性</w:t>
      </w:r>
      <w:r w:rsidRPr="00636514">
        <w:t>和</w:t>
      </w:r>
      <w:r w:rsidRPr="00636514">
        <w:rPr>
          <w:rFonts w:hint="eastAsia"/>
        </w:rPr>
        <w:t>操作难易度等多个方面进行考虑。</w:t>
      </w:r>
      <w:r w:rsidR="001C1CEB" w:rsidRPr="005270D9">
        <w:rPr>
          <w:rFonts w:hint="eastAsia"/>
        </w:rPr>
        <w:t>多</w:t>
      </w:r>
      <w:r w:rsidR="001C1CEB" w:rsidRPr="00636514">
        <w:t>租</w:t>
      </w:r>
      <w:r w:rsidR="001C1CEB" w:rsidRPr="00636514">
        <w:rPr>
          <w:rFonts w:hint="eastAsia"/>
        </w:rPr>
        <w:t>户数据的隔离模型一般根据</w:t>
      </w:r>
      <w:r w:rsidR="001C1CEB" w:rsidRPr="00636514">
        <w:t>商</w:t>
      </w:r>
      <w:r w:rsidR="001C1CEB" w:rsidRPr="00636514">
        <w:rPr>
          <w:rFonts w:hint="eastAsia"/>
        </w:rPr>
        <w:t>户的特性进行选择，若系统对于数据安全性和隔离性要求极为严格，一般采用第一种类型的存储结构。若仅要求一定程度的数据安全性和隔离性，可使用第二种隔离模式。若</w:t>
      </w:r>
      <w:r w:rsidR="001C1CEB" w:rsidRPr="00636514">
        <w:t>对于数据信息敏感性不高</w:t>
      </w:r>
      <w:r w:rsidR="001C1CEB" w:rsidRPr="00636514">
        <w:rPr>
          <w:rFonts w:hint="eastAsia"/>
        </w:rPr>
        <w:t>，同时要缩减开销，</w:t>
      </w:r>
      <w:r w:rsidR="001C1CEB" w:rsidRPr="00636514">
        <w:t>可使用第三种</w:t>
      </w:r>
      <w:r w:rsidR="001C1CEB" w:rsidRPr="00636514">
        <w:rPr>
          <w:rFonts w:hint="eastAsia"/>
        </w:rPr>
        <w:t>隔离</w:t>
      </w:r>
      <w:r w:rsidR="001C1CEB" w:rsidRPr="00636514">
        <w:t>模式</w:t>
      </w:r>
      <w:r w:rsidR="001C1CEB" w:rsidRPr="00636514">
        <w:rPr>
          <w:rFonts w:hint="eastAsia"/>
        </w:rPr>
        <w:t>。</w:t>
      </w:r>
    </w:p>
    <w:p w14:paraId="7DDAB2BC" w14:textId="77B626B8" w:rsidR="00072151" w:rsidRPr="00636514" w:rsidRDefault="00F02316" w:rsidP="00072151">
      <w:pPr>
        <w:ind w:firstLine="480"/>
      </w:pPr>
      <w:r w:rsidRPr="00636514">
        <w:rPr>
          <w:rFonts w:hint="eastAsia"/>
        </w:rPr>
        <w:t>结合自动售货机行业的特性进行分析：</w:t>
      </w:r>
      <w:r w:rsidR="00072151" w:rsidRPr="00636514">
        <w:rPr>
          <w:rFonts w:hint="eastAsia"/>
        </w:rPr>
        <w:t>自动售货机行业的业务相对较为统一</w:t>
      </w:r>
      <w:r w:rsidRPr="00636514">
        <w:rPr>
          <w:rFonts w:hint="eastAsia"/>
        </w:rPr>
        <w:t>，</w:t>
      </w:r>
      <w:r w:rsidR="00072151" w:rsidRPr="00636514">
        <w:rPr>
          <w:rFonts w:hint="eastAsia"/>
        </w:rPr>
        <w:t>而软件系统仅作为一个辅助手段希望最大限度的减少成本。通过各个方面的分析，该系统选用第三种模式</w:t>
      </w:r>
      <w:r w:rsidR="000168C3" w:rsidRPr="00636514">
        <w:rPr>
          <w:rFonts w:hint="eastAsia"/>
        </w:rPr>
        <w:t>进行数据库的设计开发</w:t>
      </w:r>
      <w:r w:rsidR="00072151" w:rsidRPr="00636514">
        <w:rPr>
          <w:rFonts w:hint="eastAsia"/>
        </w:rPr>
        <w:t>。</w:t>
      </w:r>
    </w:p>
    <w:p w14:paraId="4A07C4BE" w14:textId="5696B788" w:rsidR="00072151" w:rsidRDefault="00072151" w:rsidP="008E1C4E">
      <w:pPr>
        <w:pStyle w:val="afe"/>
        <w:numPr>
          <w:ilvl w:val="0"/>
          <w:numId w:val="20"/>
        </w:numPr>
        <w:ind w:firstLineChars="0"/>
      </w:pPr>
      <w:bookmarkStart w:id="227" w:name="_Toc492673772"/>
      <w:r w:rsidRPr="00636514">
        <w:rPr>
          <w:rFonts w:hint="eastAsia"/>
        </w:rPr>
        <w:t>数据库概念结构设计</w:t>
      </w:r>
      <w:bookmarkEnd w:id="227"/>
    </w:p>
    <w:p w14:paraId="02909934" w14:textId="0BE9856D" w:rsidR="007A7AFA" w:rsidRDefault="00B25F0A" w:rsidP="0099154A">
      <w:pPr>
        <w:ind w:firstLine="480"/>
      </w:pPr>
      <w:r w:rsidRPr="00636514">
        <w:rPr>
          <w:rFonts w:hint="eastAsia"/>
          <w:lang w:val="x-none"/>
        </w:rPr>
        <w:t>在</w:t>
      </w:r>
      <w:r w:rsidR="00072151" w:rsidRPr="00636514">
        <w:rPr>
          <w:rFonts w:hint="eastAsia"/>
        </w:rPr>
        <w:t>确定了系统使用的数据库多租户架构模式，以及对系统的需求和功能的分析</w:t>
      </w:r>
      <w:r w:rsidRPr="00636514">
        <w:rPr>
          <w:rFonts w:hint="eastAsia"/>
        </w:rPr>
        <w:t>的提前下</w:t>
      </w:r>
      <w:r w:rsidR="00072151" w:rsidRPr="00636514">
        <w:rPr>
          <w:rFonts w:hint="eastAsia"/>
        </w:rPr>
        <w:t>，本节提出了一个描述数据实体关系的数据模型，即</w:t>
      </w:r>
      <w:r w:rsidR="00072151" w:rsidRPr="00636514">
        <w:rPr>
          <w:rFonts w:hint="eastAsia"/>
        </w:rPr>
        <w:t>E-R</w:t>
      </w:r>
      <w:r w:rsidR="00072151" w:rsidRPr="00636514">
        <w:rPr>
          <w:rFonts w:hint="eastAsia"/>
        </w:rPr>
        <w:t>图（</w:t>
      </w:r>
      <w:r w:rsidR="00072151" w:rsidRPr="00636514">
        <w:t>Entity-Relationship Diagram</w:t>
      </w:r>
      <w:r w:rsidR="00072151" w:rsidRPr="00636514">
        <w:rPr>
          <w:rFonts w:hint="eastAsia"/>
        </w:rPr>
        <w:t>）</w:t>
      </w:r>
      <w:r w:rsidR="00A051F0">
        <w:rPr>
          <w:rStyle w:val="af9"/>
        </w:rPr>
        <w:t>[</w:t>
      </w:r>
      <w:r w:rsidR="00A051F0" w:rsidRPr="00636514">
        <w:rPr>
          <w:rStyle w:val="af9"/>
        </w:rPr>
        <w:endnoteReference w:id="32"/>
      </w:r>
      <w:r w:rsidR="00A051F0">
        <w:rPr>
          <w:rStyle w:val="af9"/>
        </w:rPr>
        <w:t>]</w:t>
      </w:r>
      <w:r w:rsidR="00072151" w:rsidRPr="005270D9">
        <w:rPr>
          <w:rFonts w:hint="eastAsia"/>
        </w:rPr>
        <w:t>。顾名思义，</w:t>
      </w:r>
      <w:r w:rsidR="00072151" w:rsidRPr="00636514">
        <w:rPr>
          <w:rFonts w:hint="eastAsia"/>
        </w:rPr>
        <w:t>E-R</w:t>
      </w:r>
      <w:r w:rsidR="00072151" w:rsidRPr="00636514">
        <w:rPr>
          <w:rFonts w:hint="eastAsia"/>
        </w:rPr>
        <w:t>图描述实体之间的关系以及实体的属性。</w:t>
      </w:r>
      <w:r w:rsidR="00072151" w:rsidRPr="00636514">
        <w:rPr>
          <w:rFonts w:hint="eastAsia"/>
        </w:rPr>
        <w:t>E-R</w:t>
      </w:r>
      <w:r w:rsidR="00072151" w:rsidRPr="00636514">
        <w:rPr>
          <w:rFonts w:hint="eastAsia"/>
        </w:rPr>
        <w:t>图实体之间的关系分为</w:t>
      </w:r>
      <w:r w:rsidR="00072151" w:rsidRPr="00636514">
        <w:rPr>
          <w:rFonts w:hint="eastAsia"/>
        </w:rPr>
        <w:t>1</w:t>
      </w:r>
      <w:r w:rsidR="00072151" w:rsidRPr="00636514">
        <w:rPr>
          <w:rFonts w:hint="eastAsia"/>
        </w:rPr>
        <w:t>对</w:t>
      </w:r>
      <w:r w:rsidR="00072151" w:rsidRPr="00636514">
        <w:rPr>
          <w:rFonts w:hint="eastAsia"/>
        </w:rPr>
        <w:t>1</w:t>
      </w:r>
      <w:r w:rsidR="00072151" w:rsidRPr="00636514">
        <w:rPr>
          <w:rFonts w:hint="eastAsia"/>
        </w:rPr>
        <w:t>、</w:t>
      </w:r>
      <w:r w:rsidR="00072151" w:rsidRPr="00636514">
        <w:rPr>
          <w:rFonts w:hint="eastAsia"/>
        </w:rPr>
        <w:t>1</w:t>
      </w:r>
      <w:r w:rsidR="00072151" w:rsidRPr="00636514">
        <w:rPr>
          <w:rFonts w:hint="eastAsia"/>
        </w:rPr>
        <w:t>对多、多对多三种，通过这三种方式能够图形化的描述各个实体之间的关系。</w:t>
      </w:r>
      <w:r w:rsidR="00072151" w:rsidRPr="005270D9">
        <w:t>图</w:t>
      </w:r>
      <w:r w:rsidR="00272465" w:rsidRPr="00636514">
        <w:rPr>
          <w:rFonts w:hint="eastAsia"/>
        </w:rPr>
        <w:t>4-</w:t>
      </w:r>
      <w:r w:rsidR="000E374F">
        <w:t>5</w:t>
      </w:r>
      <w:r w:rsidR="007A1ECD" w:rsidRPr="00636514">
        <w:rPr>
          <w:rFonts w:hint="eastAsia"/>
        </w:rPr>
        <w:t>，为</w:t>
      </w:r>
      <w:r w:rsidR="00072151" w:rsidRPr="00636514">
        <w:rPr>
          <w:rFonts w:hint="eastAsia"/>
        </w:rPr>
        <w:t>自动售货机</w:t>
      </w:r>
      <w:r w:rsidR="009679C2" w:rsidRPr="00636514">
        <w:rPr>
          <w:rFonts w:hint="eastAsia"/>
        </w:rPr>
        <w:t>云</w:t>
      </w:r>
      <w:r w:rsidR="00072151" w:rsidRPr="00636514">
        <w:t>平台</w:t>
      </w:r>
      <w:r w:rsidR="009679C2" w:rsidRPr="00636514">
        <w:rPr>
          <w:rFonts w:hint="eastAsia"/>
        </w:rPr>
        <w:t>系统</w:t>
      </w:r>
      <w:r w:rsidR="00072151" w:rsidRPr="00636514">
        <w:t>的</w:t>
      </w:r>
      <w:r w:rsidR="00072151" w:rsidRPr="00636514">
        <w:rPr>
          <w:rFonts w:hint="eastAsia"/>
        </w:rPr>
        <w:t>E-R</w:t>
      </w:r>
      <w:r w:rsidR="00072151" w:rsidRPr="00636514">
        <w:rPr>
          <w:rFonts w:hint="eastAsia"/>
        </w:rPr>
        <w:t>图</w:t>
      </w:r>
      <w:r w:rsidR="007A1ECD" w:rsidRPr="00636514">
        <w:rPr>
          <w:rFonts w:hint="eastAsia"/>
        </w:rPr>
        <w:t>。</w:t>
      </w:r>
    </w:p>
    <w:p w14:paraId="024EFFD4" w14:textId="7C4DE008" w:rsidR="00072151" w:rsidRPr="00636514" w:rsidRDefault="00072151" w:rsidP="00AD581F">
      <w:pPr>
        <w:pStyle w:val="afe"/>
        <w:numPr>
          <w:ilvl w:val="0"/>
          <w:numId w:val="20"/>
        </w:numPr>
        <w:ind w:firstLineChars="0"/>
      </w:pPr>
      <w:bookmarkStart w:id="228" w:name="_Toc492673773"/>
      <w:r w:rsidRPr="00636514">
        <w:rPr>
          <w:rFonts w:hint="eastAsia"/>
        </w:rPr>
        <w:t>数据库逻辑结构设计</w:t>
      </w:r>
      <w:bookmarkEnd w:id="228"/>
      <w:r w:rsidRPr="00636514">
        <w:rPr>
          <w:rFonts w:hint="eastAsia"/>
        </w:rPr>
        <w:t xml:space="preserve"> </w:t>
      </w:r>
    </w:p>
    <w:p w14:paraId="2BB92B27" w14:textId="0F834792" w:rsidR="00072151" w:rsidRPr="00636514" w:rsidRDefault="00246261" w:rsidP="00072151">
      <w:pPr>
        <w:ind w:firstLine="480"/>
      </w:pPr>
      <w:r w:rsidRPr="00636514">
        <w:rPr>
          <w:rFonts w:hint="eastAsia"/>
        </w:rPr>
        <w:t>该</w:t>
      </w:r>
      <w:r w:rsidR="00072151" w:rsidRPr="00636514">
        <w:rPr>
          <w:rFonts w:hint="eastAsia"/>
        </w:rPr>
        <w:t>SaaS</w:t>
      </w:r>
      <w:r w:rsidRPr="00636514">
        <w:rPr>
          <w:rFonts w:hint="eastAsia"/>
        </w:rPr>
        <w:t>云平台的逻辑结构设计如下：</w:t>
      </w:r>
    </w:p>
    <w:p w14:paraId="79B9476A" w14:textId="432D7B2B" w:rsidR="00072151" w:rsidRPr="00636514" w:rsidRDefault="00072151" w:rsidP="00AD581F">
      <w:pPr>
        <w:numPr>
          <w:ilvl w:val="1"/>
          <w:numId w:val="6"/>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，商家编号，商家名，商家类型，商家描述，商家状态，开始租用时间，租用到期时间，租用台数，已用台数，是否试用过，</w:t>
      </w:r>
      <w:r w:rsidR="00F32389">
        <w:rPr>
          <w:rFonts w:hint="eastAsia"/>
        </w:rPr>
        <w:t>是否为合作运营商，</w:t>
      </w:r>
      <w:r w:rsidRPr="00636514">
        <w:rPr>
          <w:rFonts w:hint="eastAsia"/>
        </w:rPr>
        <w:t>操作人，操作时间）</w:t>
      </w:r>
    </w:p>
    <w:p w14:paraId="53F5B2F4" w14:textId="45C9B5FD" w:rsidR="00072151" w:rsidRPr="00636514" w:rsidRDefault="00072151" w:rsidP="00AD581F">
      <w:pPr>
        <w:numPr>
          <w:ilvl w:val="1"/>
          <w:numId w:val="6"/>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14:paraId="13DF27D0" w14:textId="567F16A2" w:rsidR="00072151" w:rsidRPr="00636514" w:rsidRDefault="00072151" w:rsidP="00AD581F">
      <w:pPr>
        <w:numPr>
          <w:ilvl w:val="1"/>
          <w:numId w:val="6"/>
        </w:numPr>
        <w:ind w:firstLineChars="0"/>
      </w:pPr>
      <w:r w:rsidRPr="00636514">
        <w:t>售货机租金</w:t>
      </w:r>
      <w:r w:rsidRPr="00636514">
        <w:rPr>
          <w:rFonts w:hint="eastAsia"/>
        </w:rPr>
        <w:t>（</w:t>
      </w:r>
      <w:r w:rsidRPr="00636514">
        <w:rPr>
          <w:rFonts w:hint="eastAsia"/>
          <w:u w:val="single"/>
        </w:rPr>
        <w:t>租用类型</w:t>
      </w:r>
      <w:r w:rsidRPr="00636514">
        <w:rPr>
          <w:rFonts w:hint="eastAsia"/>
        </w:rPr>
        <w:t>，每台价格）</w:t>
      </w:r>
    </w:p>
    <w:p w14:paraId="730722FD" w14:textId="1A2BC390" w:rsidR="00072151" w:rsidRPr="00636514" w:rsidRDefault="00072151" w:rsidP="00AD581F">
      <w:pPr>
        <w:numPr>
          <w:ilvl w:val="1"/>
          <w:numId w:val="6"/>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，租户类型，租金总价，租用售货机台数，开始租用时间，结束租用时间）</w:t>
      </w:r>
    </w:p>
    <w:p w14:paraId="67F0A774" w14:textId="226D7F6D" w:rsidR="00893C88" w:rsidRDefault="00893C88" w:rsidP="00964AD1">
      <w:pPr>
        <w:ind w:firstLineChars="0" w:firstLine="480"/>
        <w:jc w:val="center"/>
      </w:pPr>
      <w:r>
        <w:rPr>
          <w:rFonts w:hint="eastAsia"/>
          <w:noProof/>
        </w:rPr>
        <w:lastRenderedPageBreak/>
        <w:drawing>
          <wp:anchor distT="0" distB="0" distL="114300" distR="114300" simplePos="0" relativeHeight="251673600" behindDoc="0" locked="0" layoutInCell="1" allowOverlap="1" wp14:anchorId="35AD5E76" wp14:editId="02BE1F5D">
            <wp:simplePos x="0" y="0"/>
            <wp:positionH relativeFrom="column">
              <wp:posOffset>128270</wp:posOffset>
            </wp:positionH>
            <wp:positionV relativeFrom="paragraph">
              <wp:posOffset>157</wp:posOffset>
            </wp:positionV>
            <wp:extent cx="5043170" cy="5059680"/>
            <wp:effectExtent l="0" t="0" r="5080" b="7620"/>
            <wp:wrapTopAndBottom/>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E-R图.png"/>
                    <pic:cNvPicPr/>
                  </pic:nvPicPr>
                  <pic:blipFill>
                    <a:blip r:embed="rId41">
                      <a:extLst>
                        <a:ext uri="{28A0092B-C50C-407E-A947-70E740481C1C}">
                          <a14:useLocalDpi xmlns:a14="http://schemas.microsoft.com/office/drawing/2010/main" val="0"/>
                        </a:ext>
                      </a:extLst>
                    </a:blip>
                    <a:stretch>
                      <a:fillRect/>
                    </a:stretch>
                  </pic:blipFill>
                  <pic:spPr>
                    <a:xfrm>
                      <a:off x="0" y="0"/>
                      <a:ext cx="5043170" cy="50596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4-</w:t>
      </w:r>
      <w:r>
        <w:t xml:space="preserve">5  </w:t>
      </w:r>
      <w:r>
        <w:t>售货机云平台系统的</w:t>
      </w:r>
      <w:r>
        <w:rPr>
          <w:rFonts w:hint="eastAsia"/>
        </w:rPr>
        <w:t>E-R</w:t>
      </w:r>
      <w:r>
        <w:rPr>
          <w:rFonts w:hint="eastAsia"/>
        </w:rPr>
        <w:t>图</w:t>
      </w:r>
    </w:p>
    <w:p w14:paraId="73D6283C" w14:textId="07EE305E" w:rsidR="00072151" w:rsidRPr="00636514" w:rsidRDefault="00072151" w:rsidP="00AD581F">
      <w:pPr>
        <w:numPr>
          <w:ilvl w:val="1"/>
          <w:numId w:val="6"/>
        </w:numPr>
        <w:ind w:firstLineChars="0"/>
      </w:pPr>
      <w:r w:rsidRPr="00636514">
        <w:rPr>
          <w:rFonts w:hint="eastAsia"/>
        </w:rPr>
        <w:t>用户权限（</w:t>
      </w:r>
      <w:r w:rsidRPr="00636514">
        <w:rPr>
          <w:rFonts w:hint="eastAsia"/>
          <w:u w:val="single"/>
        </w:rPr>
        <w:t>Id</w:t>
      </w:r>
      <w:r w:rsidR="00B33A39" w:rsidRPr="00636514">
        <w:rPr>
          <w:rFonts w:hint="eastAsia"/>
        </w:rPr>
        <w:t>，</w:t>
      </w:r>
      <w:r w:rsidRPr="00636514">
        <w:rPr>
          <w:rFonts w:hint="eastAsia"/>
        </w:rPr>
        <w:t>编号，</w:t>
      </w:r>
      <w:r w:rsidR="00B33A39" w:rsidRPr="00636514">
        <w:rPr>
          <w:rFonts w:hint="eastAsia"/>
        </w:rPr>
        <w:t>名称，描述，</w:t>
      </w:r>
      <w:r w:rsidRPr="00636514">
        <w:rPr>
          <w:rFonts w:hint="eastAsia"/>
        </w:rPr>
        <w:t>所属类型，操作者，操作时间）</w:t>
      </w:r>
    </w:p>
    <w:p w14:paraId="79D28E63" w14:textId="23E8E247" w:rsidR="00072151" w:rsidRPr="00636514" w:rsidRDefault="00072151" w:rsidP="00AD581F">
      <w:pPr>
        <w:numPr>
          <w:ilvl w:val="1"/>
          <w:numId w:val="6"/>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14:paraId="1DAD7144" w14:textId="77777777" w:rsidR="00072151" w:rsidRPr="00636514" w:rsidRDefault="00072151" w:rsidP="00AD581F">
      <w:pPr>
        <w:numPr>
          <w:ilvl w:val="1"/>
          <w:numId w:val="6"/>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14:paraId="21DEF693" w14:textId="77777777" w:rsidR="00072151" w:rsidRPr="00636514" w:rsidRDefault="00072151" w:rsidP="00AD581F">
      <w:pPr>
        <w:numPr>
          <w:ilvl w:val="1"/>
          <w:numId w:val="6"/>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，用户所属商家</w:t>
      </w:r>
      <w:r w:rsidRPr="00636514">
        <w:rPr>
          <w:rFonts w:hint="eastAsia"/>
        </w:rPr>
        <w:t>Id</w:t>
      </w:r>
      <w:r w:rsidRPr="00636514">
        <w:rPr>
          <w:rFonts w:hint="eastAsia"/>
        </w:rPr>
        <w:t>，操作者，操作时间）</w:t>
      </w:r>
    </w:p>
    <w:p w14:paraId="01A63A13" w14:textId="77777777" w:rsidR="00072151" w:rsidRPr="00636514" w:rsidRDefault="00072151" w:rsidP="00AD581F">
      <w:pPr>
        <w:numPr>
          <w:ilvl w:val="1"/>
          <w:numId w:val="6"/>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14:paraId="610EA81E" w14:textId="77777777" w:rsidR="00072151" w:rsidRPr="00636514" w:rsidRDefault="00072151" w:rsidP="00AD581F">
      <w:pPr>
        <w:numPr>
          <w:ilvl w:val="1"/>
          <w:numId w:val="6"/>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所属商家</w:t>
      </w:r>
      <w:r w:rsidRPr="00636514">
        <w:rPr>
          <w:rFonts w:hint="eastAsia"/>
        </w:rPr>
        <w:t>Id</w:t>
      </w:r>
      <w:r w:rsidRPr="00636514">
        <w:rPr>
          <w:rFonts w:hint="eastAsia"/>
        </w:rPr>
        <w:t>，操作者，操作时间）</w:t>
      </w:r>
    </w:p>
    <w:p w14:paraId="0A54701A" w14:textId="77777777" w:rsidR="00072151" w:rsidRPr="00636514" w:rsidRDefault="00072151" w:rsidP="00AD581F">
      <w:pPr>
        <w:numPr>
          <w:ilvl w:val="1"/>
          <w:numId w:val="6"/>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，类型名称，所属商家</w:t>
      </w:r>
      <w:r w:rsidRPr="00636514">
        <w:rPr>
          <w:rFonts w:hint="eastAsia"/>
        </w:rPr>
        <w:t>Id</w:t>
      </w:r>
      <w:r w:rsidRPr="00636514">
        <w:rPr>
          <w:rFonts w:hint="eastAsia"/>
        </w:rPr>
        <w:t>，操作者，操作时间）</w:t>
      </w:r>
    </w:p>
    <w:p w14:paraId="645D5548" w14:textId="77777777" w:rsidR="00072151" w:rsidRPr="00636514" w:rsidRDefault="00072151" w:rsidP="00AD581F">
      <w:pPr>
        <w:numPr>
          <w:ilvl w:val="1"/>
          <w:numId w:val="6"/>
        </w:numPr>
        <w:ind w:firstLineChars="0"/>
      </w:pPr>
      <w:r w:rsidRPr="00636514">
        <w:t>厂商端售货机</w:t>
      </w:r>
      <w:r w:rsidRPr="00636514">
        <w:rPr>
          <w:rFonts w:hint="eastAsia"/>
        </w:rPr>
        <w:t>（</w:t>
      </w:r>
      <w:r w:rsidRPr="00636514">
        <w:rPr>
          <w:rFonts w:hint="eastAsia"/>
          <w:u w:val="single"/>
        </w:rPr>
        <w:t>Id</w:t>
      </w:r>
      <w:r w:rsidR="006D06BA" w:rsidRPr="00636514">
        <w:rPr>
          <w:rFonts w:hint="eastAsia"/>
        </w:rPr>
        <w:t>，</w:t>
      </w:r>
      <w:r w:rsidRPr="00636514">
        <w:rPr>
          <w:rFonts w:hint="eastAsia"/>
        </w:rPr>
        <w:t>名</w:t>
      </w:r>
      <w:r w:rsidR="006D06BA" w:rsidRPr="00636514">
        <w:rPr>
          <w:rFonts w:hint="eastAsia"/>
        </w:rPr>
        <w:t>称，</w:t>
      </w:r>
      <w:r w:rsidRPr="00636514">
        <w:rPr>
          <w:rFonts w:hint="eastAsia"/>
        </w:rPr>
        <w:t>主板号，厂商</w:t>
      </w:r>
      <w:r w:rsidRPr="00636514">
        <w:rPr>
          <w:rFonts w:hint="eastAsia"/>
        </w:rPr>
        <w:t>Id</w:t>
      </w:r>
      <w:r w:rsidRPr="00636514">
        <w:rPr>
          <w:rFonts w:hint="eastAsia"/>
        </w:rPr>
        <w:t>，</w:t>
      </w:r>
      <w:r w:rsidRPr="00636514">
        <w:t>售货机价格</w:t>
      </w:r>
      <w:r w:rsidR="00733A76" w:rsidRPr="00636514">
        <w:rPr>
          <w:rFonts w:hint="eastAsia"/>
        </w:rPr>
        <w:t>，支持类</w:t>
      </w:r>
      <w:r w:rsidR="00C47D4D" w:rsidRPr="00636514">
        <w:rPr>
          <w:rFonts w:hint="eastAsia"/>
        </w:rPr>
        <w:t>型，是否售出，运</w:t>
      </w:r>
      <w:r w:rsidRPr="00636514">
        <w:rPr>
          <w:rFonts w:hint="eastAsia"/>
        </w:rPr>
        <w:t>营商，操作者，操作时间）</w:t>
      </w:r>
    </w:p>
    <w:p w14:paraId="6B9DA211" w14:textId="77777777" w:rsidR="00072151" w:rsidRPr="00636514" w:rsidRDefault="00072151" w:rsidP="00AD581F">
      <w:pPr>
        <w:numPr>
          <w:ilvl w:val="1"/>
          <w:numId w:val="6"/>
        </w:numPr>
        <w:ind w:firstLineChars="0"/>
      </w:pPr>
      <w:r w:rsidRPr="00636514">
        <w:rPr>
          <w:rFonts w:hint="eastAsia"/>
        </w:rPr>
        <w:lastRenderedPageBreak/>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14:paraId="195F4A22" w14:textId="77777777" w:rsidR="00072151" w:rsidRPr="00636514" w:rsidRDefault="00072151" w:rsidP="00AD581F">
      <w:pPr>
        <w:numPr>
          <w:ilvl w:val="1"/>
          <w:numId w:val="6"/>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14:paraId="77ABB9D0" w14:textId="77777777" w:rsidR="00072151" w:rsidRPr="00636514" w:rsidRDefault="00072151" w:rsidP="00AD581F">
      <w:pPr>
        <w:numPr>
          <w:ilvl w:val="1"/>
          <w:numId w:val="6"/>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w:t>
      </w:r>
      <w:r w:rsidR="006F14A9" w:rsidRPr="00636514">
        <w:rPr>
          <w:rFonts w:hint="eastAsia"/>
        </w:rPr>
        <w:t>主</w:t>
      </w:r>
      <w:r w:rsidRPr="00636514">
        <w:t>板号</w:t>
      </w:r>
      <w:r w:rsidRPr="00636514">
        <w:rPr>
          <w:rFonts w:hint="eastAsia"/>
        </w:rPr>
        <w:t>，</w:t>
      </w:r>
      <w:r w:rsidR="006F14A9" w:rsidRPr="00636514">
        <w:rPr>
          <w:rFonts w:hint="eastAsia"/>
        </w:rPr>
        <w:t>类型名称</w:t>
      </w:r>
      <w:r w:rsidRPr="00636514">
        <w:rPr>
          <w:rFonts w:hint="eastAsia"/>
        </w:rPr>
        <w:t>，</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14:paraId="12045B00" w14:textId="77777777" w:rsidR="00072151" w:rsidRPr="00636514" w:rsidRDefault="00072151" w:rsidP="00AD581F">
      <w:pPr>
        <w:numPr>
          <w:ilvl w:val="1"/>
          <w:numId w:val="6"/>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14:paraId="4C23BAFC" w14:textId="77777777" w:rsidR="00072151" w:rsidRPr="00636514" w:rsidRDefault="00072151" w:rsidP="00AD581F">
      <w:pPr>
        <w:numPr>
          <w:ilvl w:val="1"/>
          <w:numId w:val="6"/>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14:paraId="11C920EE" w14:textId="77777777" w:rsidR="00072151" w:rsidRPr="00636514" w:rsidRDefault="00072151" w:rsidP="00AD581F">
      <w:pPr>
        <w:numPr>
          <w:ilvl w:val="1"/>
          <w:numId w:val="6"/>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，商品价格，是否折扣，操作人，操作时间）</w:t>
      </w:r>
    </w:p>
    <w:p w14:paraId="6C00F398" w14:textId="77777777" w:rsidR="00072151" w:rsidRPr="00636514" w:rsidRDefault="00072151" w:rsidP="00AD581F">
      <w:pPr>
        <w:numPr>
          <w:ilvl w:val="1"/>
          <w:numId w:val="6"/>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商品售卖价格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14:paraId="7B8E03B4" w14:textId="77777777" w:rsidR="00072151" w:rsidRPr="00636514" w:rsidRDefault="00072151" w:rsidP="00AD581F">
      <w:pPr>
        <w:numPr>
          <w:ilvl w:val="1"/>
          <w:numId w:val="6"/>
        </w:numPr>
        <w:ind w:firstLineChars="0"/>
      </w:pPr>
      <w:r w:rsidRPr="00636514">
        <w:t>商品</w:t>
      </w:r>
      <w:r w:rsidRPr="00636514">
        <w:rPr>
          <w:rFonts w:hint="eastAsia"/>
        </w:rPr>
        <w:t>（</w:t>
      </w:r>
      <w:r w:rsidRPr="00636514">
        <w:rPr>
          <w:rFonts w:hint="eastAsia"/>
          <w:u w:val="single"/>
        </w:rPr>
        <w:t>Id</w:t>
      </w:r>
      <w:r w:rsidR="006F14A9" w:rsidRPr="00636514">
        <w:rPr>
          <w:rFonts w:hint="eastAsia"/>
        </w:rPr>
        <w:t>，</w:t>
      </w:r>
      <w:r w:rsidRPr="00636514">
        <w:rPr>
          <w:rFonts w:hint="eastAsia"/>
        </w:rPr>
        <w:t>名</w:t>
      </w:r>
      <w:r w:rsidR="006F14A9" w:rsidRPr="00636514">
        <w:rPr>
          <w:rFonts w:hint="eastAsia"/>
        </w:rPr>
        <w:t>称</w:t>
      </w:r>
      <w:r w:rsidRPr="00636514">
        <w:rPr>
          <w:rFonts w:hint="eastAsia"/>
        </w:rPr>
        <w:t>，编号，规格，单位，进价，售价，描述，图片，运营商</w:t>
      </w:r>
      <w:r w:rsidRPr="00636514">
        <w:rPr>
          <w:rFonts w:hint="eastAsia"/>
        </w:rPr>
        <w:t>Id</w:t>
      </w:r>
      <w:r w:rsidRPr="00636514">
        <w:rPr>
          <w:rFonts w:hint="eastAsia"/>
        </w:rPr>
        <w:t>，操作者，操作时间）</w:t>
      </w:r>
    </w:p>
    <w:p w14:paraId="12310967" w14:textId="77777777" w:rsidR="00072151" w:rsidRPr="00636514" w:rsidRDefault="00072151" w:rsidP="00AD581F">
      <w:pPr>
        <w:numPr>
          <w:ilvl w:val="1"/>
          <w:numId w:val="6"/>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14:paraId="7E427561" w14:textId="77777777" w:rsidR="00072151" w:rsidRPr="00636514" w:rsidRDefault="00072151" w:rsidP="00AD581F">
      <w:pPr>
        <w:numPr>
          <w:ilvl w:val="1"/>
          <w:numId w:val="6"/>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rsidRPr="00636514">
        <w:t>操作员</w:t>
      </w:r>
      <w:r w:rsidRPr="00636514">
        <w:rPr>
          <w:rFonts w:hint="eastAsia"/>
        </w:rPr>
        <w:t>Id</w:t>
      </w:r>
      <w:r w:rsidRPr="00636514">
        <w:rPr>
          <w:rFonts w:hint="eastAsia"/>
        </w:rPr>
        <w:t>，操作时间）</w:t>
      </w:r>
    </w:p>
    <w:p w14:paraId="569DF695" w14:textId="77777777" w:rsidR="00072151" w:rsidRPr="00636514" w:rsidRDefault="00072151" w:rsidP="00AD581F">
      <w:pPr>
        <w:numPr>
          <w:ilvl w:val="1"/>
          <w:numId w:val="6"/>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14:paraId="0509A526" w14:textId="77777777" w:rsidR="00072151" w:rsidRPr="00636514" w:rsidRDefault="00072151" w:rsidP="00AD581F">
      <w:pPr>
        <w:numPr>
          <w:ilvl w:val="1"/>
          <w:numId w:val="6"/>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14:paraId="5E114F50" w14:textId="77777777" w:rsidR="00072151" w:rsidRPr="00636514" w:rsidRDefault="00072151" w:rsidP="00AD581F">
      <w:pPr>
        <w:numPr>
          <w:ilvl w:val="1"/>
          <w:numId w:val="6"/>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，金额，类型，操作员，运营商</w:t>
      </w:r>
      <w:r w:rsidRPr="00636514">
        <w:rPr>
          <w:rFonts w:hint="eastAsia"/>
        </w:rPr>
        <w:t>Id</w:t>
      </w:r>
      <w:r w:rsidRPr="00636514">
        <w:rPr>
          <w:rFonts w:hint="eastAsia"/>
        </w:rPr>
        <w:t>，上缴时间）</w:t>
      </w:r>
    </w:p>
    <w:p w14:paraId="591C85DB" w14:textId="52847284" w:rsidR="00072151" w:rsidRPr="00636514" w:rsidRDefault="001108EC" w:rsidP="00AD581F">
      <w:pPr>
        <w:pStyle w:val="afe"/>
        <w:numPr>
          <w:ilvl w:val="0"/>
          <w:numId w:val="20"/>
        </w:numPr>
        <w:ind w:firstLineChars="0"/>
      </w:pPr>
      <w:bookmarkStart w:id="229" w:name="_Toc492673774"/>
      <w:r w:rsidRPr="00964AD1">
        <w:rPr>
          <w:rFonts w:hint="eastAsia"/>
        </w:rPr>
        <w:t>多租户数据库</w:t>
      </w:r>
      <w:r w:rsidRPr="00964AD1">
        <w:t>安全</w:t>
      </w:r>
      <w:bookmarkEnd w:id="229"/>
    </w:p>
    <w:p w14:paraId="215E43FD" w14:textId="6C7DEEA7" w:rsidR="00AE2AB7" w:rsidRDefault="00AE2AB7" w:rsidP="00964AD1">
      <w:pPr>
        <w:ind w:firstLine="480"/>
      </w:pPr>
      <w:r>
        <w:rPr>
          <w:rFonts w:hint="eastAsia"/>
        </w:rPr>
        <w:t>在多租户系统中保护数据库安全性被视为首要关注点，租户将信息交给提供商托管，提供商必须保证租户的数据安全，且有一套体系能够为使租户足够的信赖将信息放置在提供商服务器上。</w:t>
      </w:r>
      <w:r w:rsidR="00E74C4D" w:rsidRPr="00636514">
        <w:rPr>
          <w:rFonts w:hint="eastAsia"/>
        </w:rPr>
        <w:t>数据库存放着用户和商家的关键信息，</w:t>
      </w:r>
      <w:r w:rsidR="00E74C4D">
        <w:rPr>
          <w:rFonts w:hint="eastAsia"/>
        </w:rPr>
        <w:t>比如用户的信息、编号等，</w:t>
      </w:r>
      <w:r w:rsidR="00E74C4D" w:rsidRPr="00636514">
        <w:rPr>
          <w:rFonts w:hint="eastAsia"/>
        </w:rPr>
        <w:t>若出现以下任意一种状况都将造成不可挽回的后果。比如：机器的损坏、工作人员不小心删除、电源的故障、人为破坏等。一旦出现故障给</w:t>
      </w:r>
      <w:r w:rsidR="00E74C4D" w:rsidRPr="00636514">
        <w:rPr>
          <w:rFonts w:hint="eastAsia"/>
        </w:rPr>
        <w:lastRenderedPageBreak/>
        <w:t>开发和生产生活带来巨大的损失。</w:t>
      </w:r>
      <w:r w:rsidR="00F57103">
        <w:t>因此</w:t>
      </w:r>
      <w:r w:rsidR="00F57103">
        <w:rPr>
          <w:rFonts w:hint="eastAsia"/>
        </w:rPr>
        <w:t>，</w:t>
      </w:r>
      <w:r w:rsidR="00F57103">
        <w:t>需</w:t>
      </w:r>
      <w:r w:rsidR="00DB18DC">
        <w:rPr>
          <w:rFonts w:hint="eastAsia"/>
        </w:rPr>
        <w:t>对数据提供多个层次和多方面的安全保障，抵挡来自网络或外部的威胁。</w:t>
      </w:r>
    </w:p>
    <w:p w14:paraId="6DAED9A3" w14:textId="39F5541C" w:rsidR="00DB18DC" w:rsidRDefault="00B90E69" w:rsidP="00072151">
      <w:pPr>
        <w:ind w:firstLine="480"/>
      </w:pPr>
      <w:r>
        <w:t>数据库安全技术可以从以下几个方面来实现</w:t>
      </w:r>
      <w:r w:rsidR="001D0CA3">
        <w:rPr>
          <w:rFonts w:hint="eastAsia"/>
        </w:rPr>
        <w:t>：</w:t>
      </w:r>
    </w:p>
    <w:p w14:paraId="2532EDA6" w14:textId="3ECB25AE" w:rsidR="00E0719F" w:rsidRDefault="00243E86" w:rsidP="00964AD1">
      <w:pPr>
        <w:pStyle w:val="afe"/>
        <w:numPr>
          <w:ilvl w:val="0"/>
          <w:numId w:val="29"/>
        </w:numPr>
        <w:ind w:firstLineChars="0"/>
      </w:pPr>
      <w:r>
        <w:t>视图过滤</w:t>
      </w:r>
      <w:r w:rsidR="00895F31">
        <w:t>租户</w:t>
      </w:r>
      <w:r>
        <w:t>信息</w:t>
      </w:r>
      <w:r w:rsidR="00962A3E">
        <w:rPr>
          <w:rFonts w:hint="eastAsia"/>
        </w:rPr>
        <w:t>：</w:t>
      </w:r>
    </w:p>
    <w:p w14:paraId="2DD3B0FA" w14:textId="0B40524B" w:rsidR="00E0719F" w:rsidRDefault="00840704" w:rsidP="00072151">
      <w:pPr>
        <w:ind w:firstLine="480"/>
      </w:pPr>
      <w:r>
        <w:rPr>
          <w:rFonts w:hint="eastAsia"/>
        </w:rPr>
        <w:t>视图是从一个或几个基本表中导出的虚表，就像是一个</w:t>
      </w:r>
      <w:r w:rsidR="00CC08AE">
        <w:rPr>
          <w:rFonts w:hint="eastAsia"/>
        </w:rPr>
        <w:t>窗</w:t>
      </w:r>
      <w:r>
        <w:rPr>
          <w:rFonts w:hint="eastAsia"/>
        </w:rPr>
        <w:t>口，可以通过视图查看当前的表信息</w:t>
      </w:r>
      <w:r w:rsidR="008E1C4E">
        <w:rPr>
          <w:rFonts w:hint="eastAsia"/>
        </w:rPr>
        <w:t>。使用视图能够限制用户访问特定的信息，在多租户共享数据库模式下，使用视图对数据库表中的某一数据进行授权，就可以阻止对该表中其他租户的信息进行访问，</w:t>
      </w:r>
      <w:r w:rsidR="001B3986">
        <w:rPr>
          <w:rFonts w:hint="eastAsia"/>
        </w:rPr>
        <w:t>进而提高系统的安全性。</w:t>
      </w:r>
    </w:p>
    <w:p w14:paraId="4FBE88C8" w14:textId="3182EDDA" w:rsidR="00BD06CA" w:rsidRDefault="00BD06CA" w:rsidP="00072151">
      <w:pPr>
        <w:ind w:firstLine="480"/>
      </w:pPr>
      <w:r>
        <w:t>视图定义好之后</w:t>
      </w:r>
      <w:r>
        <w:rPr>
          <w:rFonts w:hint="eastAsia"/>
        </w:rPr>
        <w:t>，</w:t>
      </w:r>
      <w:r>
        <w:t>租户就可以向查询</w:t>
      </w:r>
      <w:r>
        <w:rPr>
          <w:rFonts w:hint="eastAsia"/>
        </w:rPr>
        <w:t>普通表一样查询视图了</w:t>
      </w:r>
      <w:r w:rsidR="00D63108">
        <w:rPr>
          <w:rFonts w:hint="eastAsia"/>
        </w:rPr>
        <w:t>。同时也可以在一个视图上提交数据，用于添加表现信息。</w:t>
      </w:r>
      <w:r w:rsidR="001A27E4">
        <w:rPr>
          <w:rFonts w:hint="eastAsia"/>
        </w:rPr>
        <w:t>如下，为在售货机货道表上创建的一个视图</w:t>
      </w:r>
      <w:r w:rsidR="001A27E4">
        <w:rPr>
          <w:rFonts w:hint="eastAsia"/>
        </w:rPr>
        <w:t>Channel</w:t>
      </w:r>
      <w:r w:rsidR="004F075E">
        <w:t>View</w:t>
      </w:r>
      <w:r w:rsidR="004F075E">
        <w:rPr>
          <w:rFonts w:hint="eastAsia"/>
        </w:rPr>
        <w:t>，</w:t>
      </w:r>
      <w:r w:rsidR="004F075E">
        <w:t>该视图只允许租户访问自己所属公司对应的货道信息</w:t>
      </w:r>
      <w:r w:rsidR="004F075E">
        <w:rPr>
          <w:rFonts w:hint="eastAsia"/>
        </w:rPr>
        <w:t>，</w:t>
      </w:r>
      <w:r w:rsidR="005A0D9A">
        <w:rPr>
          <w:rFonts w:hint="eastAsia"/>
        </w:rPr>
        <w:t>而</w:t>
      </w:r>
      <w:r w:rsidR="005A0D9A">
        <w:t>无法获取其他租户的信息</w:t>
      </w:r>
      <w:r w:rsidR="004F075E">
        <w:rPr>
          <w:rFonts w:hint="eastAsia"/>
        </w:rPr>
        <w:t>。</w:t>
      </w:r>
    </w:p>
    <w:p w14:paraId="50F2B20C" w14:textId="77777777" w:rsidR="004F075E" w:rsidRDefault="00FF4AB5" w:rsidP="00964AD1">
      <w:pPr>
        <w:ind w:firstLineChars="0" w:firstLine="0"/>
        <w:rPr>
          <w:u w:val="single"/>
        </w:rPr>
      </w:pPr>
      <w:r>
        <w:rPr>
          <w:rFonts w:hint="eastAsia"/>
          <w:u w:val="single"/>
        </w:rPr>
        <w:t xml:space="preserve">                                                                      </w:t>
      </w:r>
    </w:p>
    <w:p w14:paraId="651FA580" w14:textId="27BBFD0B" w:rsidR="005A0D9A" w:rsidRPr="00964AD1" w:rsidRDefault="00E45978" w:rsidP="00964AD1">
      <w:pPr>
        <w:pStyle w:val="af0"/>
      </w:pPr>
      <w:r>
        <w:rPr>
          <w:rFonts w:eastAsiaTheme="minorEastAsia" w:hint="eastAsia"/>
          <w:lang w:eastAsia="zh-CN"/>
        </w:rPr>
        <w:t>1</w:t>
      </w:r>
      <w:r>
        <w:rPr>
          <w:rFonts w:eastAsiaTheme="minorEastAsia" w:hint="eastAsia"/>
          <w:lang w:eastAsia="zh-CN"/>
        </w:rPr>
        <w:t>、</w:t>
      </w:r>
      <w:r w:rsidR="005A0D9A" w:rsidRPr="00964AD1">
        <w:rPr>
          <w:rFonts w:hint="eastAsia"/>
        </w:rPr>
        <w:t>创建视图：</w:t>
      </w:r>
    </w:p>
    <w:p w14:paraId="3FE5455E" w14:textId="0A1D0A34" w:rsidR="00FF4AB5" w:rsidRPr="00964AD1" w:rsidRDefault="004F075E" w:rsidP="00964AD1">
      <w:pPr>
        <w:pStyle w:val="af0"/>
      </w:pPr>
      <w:r w:rsidRPr="00964AD1">
        <w:rPr>
          <w:rFonts w:hint="eastAsia"/>
        </w:rPr>
        <w:t>CREATE VIEW ChannelView AS</w:t>
      </w:r>
    </w:p>
    <w:p w14:paraId="624DFFC1" w14:textId="522C55A7" w:rsidR="004F075E" w:rsidRPr="00964AD1" w:rsidRDefault="004F075E" w:rsidP="00964AD1">
      <w:pPr>
        <w:pStyle w:val="af0"/>
      </w:pPr>
      <w:r w:rsidRPr="00964AD1">
        <w:t>SELECT * FROM channelinfo WHERE firmId=Login_Firm_id()</w:t>
      </w:r>
    </w:p>
    <w:p w14:paraId="171D132F" w14:textId="4CFE0167" w:rsidR="005A0D9A" w:rsidRPr="00964AD1" w:rsidRDefault="00E45978" w:rsidP="00964AD1">
      <w:pPr>
        <w:pStyle w:val="af0"/>
      </w:pPr>
      <w:r>
        <w:rPr>
          <w:rFonts w:eastAsiaTheme="minorEastAsia" w:hint="eastAsia"/>
          <w:lang w:eastAsia="zh-CN"/>
        </w:rPr>
        <w:t>2</w:t>
      </w:r>
      <w:r>
        <w:rPr>
          <w:rFonts w:eastAsiaTheme="minorEastAsia" w:hint="eastAsia"/>
          <w:lang w:eastAsia="zh-CN"/>
        </w:rPr>
        <w:t>、</w:t>
      </w:r>
      <w:r w:rsidR="005A0D9A" w:rsidRPr="00964AD1">
        <w:t>在视图上查询信息</w:t>
      </w:r>
      <w:r w:rsidR="005A0D9A" w:rsidRPr="00964AD1">
        <w:rPr>
          <w:rFonts w:hint="eastAsia"/>
        </w:rPr>
        <w:t>：</w:t>
      </w:r>
    </w:p>
    <w:p w14:paraId="10857128" w14:textId="5F39D970" w:rsidR="005A0D9A" w:rsidRPr="00964AD1" w:rsidRDefault="005A0D9A" w:rsidP="00964AD1">
      <w:pPr>
        <w:pStyle w:val="af0"/>
      </w:pPr>
      <w:r w:rsidRPr="00964AD1">
        <w:rPr>
          <w:rFonts w:hint="eastAsia"/>
        </w:rPr>
        <w:t>SELECT * FROM ChannelView</w:t>
      </w:r>
    </w:p>
    <w:p w14:paraId="6BCBAE15" w14:textId="79991A20" w:rsidR="004F075E" w:rsidRDefault="00FF4AB5" w:rsidP="00964AD1">
      <w:pPr>
        <w:ind w:firstLineChars="0" w:firstLine="0"/>
      </w:pPr>
      <w:r>
        <w:rPr>
          <w:u w:val="single"/>
        </w:rPr>
        <w:t xml:space="preserve">                                                                      </w:t>
      </w:r>
      <w:r w:rsidR="001D0CA3">
        <w:rPr>
          <w:rFonts w:hint="eastAsia"/>
        </w:rPr>
        <w:t xml:space="preserve"> </w:t>
      </w:r>
      <w:r w:rsidR="00D3404F">
        <w:rPr>
          <w:rFonts w:hint="eastAsia"/>
        </w:rPr>
        <w:t xml:space="preserve"> </w:t>
      </w:r>
    </w:p>
    <w:p w14:paraId="36D78EF5" w14:textId="7F7E0A7E" w:rsidR="00D3404F" w:rsidRDefault="00D3404F" w:rsidP="00964AD1">
      <w:pPr>
        <w:ind w:firstLine="480"/>
      </w:pPr>
      <w:r>
        <w:t>这段</w:t>
      </w:r>
      <w:r>
        <w:rPr>
          <w:rFonts w:hint="eastAsia"/>
        </w:rPr>
        <w:t>S</w:t>
      </w:r>
      <w:r>
        <w:t>QL</w:t>
      </w:r>
      <w:r>
        <w:t>语句中</w:t>
      </w:r>
      <w:r>
        <w:rPr>
          <w:rFonts w:hint="eastAsia"/>
        </w:rPr>
        <w:t>，</w:t>
      </w:r>
      <w:r>
        <w:t>通过当前登录的商家</w:t>
      </w:r>
      <w:r>
        <w:rPr>
          <w:rFonts w:hint="eastAsia"/>
        </w:rPr>
        <w:t>Id</w:t>
      </w:r>
      <w:r>
        <w:rPr>
          <w:rFonts w:hint="eastAsia"/>
        </w:rPr>
        <w:t>，建立了视图</w:t>
      </w:r>
      <w:r>
        <w:rPr>
          <w:rFonts w:hint="eastAsia"/>
        </w:rPr>
        <w:t>ChannelView</w:t>
      </w:r>
      <w:r>
        <w:rPr>
          <w:rFonts w:hint="eastAsia"/>
        </w:rPr>
        <w:t>，该视图只包含当前商家的售货机货道信息的部分行</w:t>
      </w:r>
      <w:r w:rsidR="007F648B">
        <w:rPr>
          <w:rFonts w:hint="eastAsia"/>
        </w:rPr>
        <w:t>。对于商家内部的用户，获取</w:t>
      </w:r>
      <w:r w:rsidR="007F648B">
        <w:rPr>
          <w:rFonts w:hint="eastAsia"/>
        </w:rPr>
        <w:t>ChannelView</w:t>
      </w:r>
      <w:r w:rsidR="007F648B">
        <w:t>视图的权限</w:t>
      </w:r>
      <w:r w:rsidR="007F648B">
        <w:rPr>
          <w:rFonts w:hint="eastAsia"/>
        </w:rPr>
        <w:t>，</w:t>
      </w:r>
      <w:r w:rsidR="007F648B">
        <w:t>而不是整张表的访问权限</w:t>
      </w:r>
      <w:r w:rsidR="007F648B">
        <w:rPr>
          <w:rFonts w:hint="eastAsia"/>
        </w:rPr>
        <w:t>。</w:t>
      </w:r>
    </w:p>
    <w:p w14:paraId="26F652B4" w14:textId="115224AF" w:rsidR="00C10D6C" w:rsidRDefault="00C10D6C" w:rsidP="00964AD1">
      <w:pPr>
        <w:ind w:firstLine="480"/>
      </w:pPr>
      <w:r>
        <w:t>使用视图机制</w:t>
      </w:r>
      <w:r>
        <w:rPr>
          <w:rFonts w:hint="eastAsia"/>
        </w:rPr>
        <w:t>，</w:t>
      </w:r>
      <w:r>
        <w:t>就可以在设计数据库系统时</w:t>
      </w:r>
      <w:r>
        <w:rPr>
          <w:rFonts w:hint="eastAsia"/>
        </w:rPr>
        <w:t>，</w:t>
      </w:r>
      <w:r>
        <w:t>对不同的商家定义不同的视图</w:t>
      </w:r>
      <w:r>
        <w:rPr>
          <w:rFonts w:hint="eastAsia"/>
        </w:rPr>
        <w:t>，</w:t>
      </w:r>
      <w:r>
        <w:t>使其他租户的信息不会出现在该商家的视图中</w:t>
      </w:r>
      <w:r w:rsidR="00306B54">
        <w:rPr>
          <w:rFonts w:hint="eastAsia"/>
        </w:rPr>
        <w:t>。这样的机制就自动对不同商家的信息进行了隔离，防止信息的交叉泄露。</w:t>
      </w:r>
    </w:p>
    <w:p w14:paraId="30FA4967" w14:textId="0BF11FB1" w:rsidR="009168CC" w:rsidRDefault="002C1A19" w:rsidP="00964AD1">
      <w:pPr>
        <w:pStyle w:val="afe"/>
        <w:numPr>
          <w:ilvl w:val="0"/>
          <w:numId w:val="29"/>
        </w:numPr>
        <w:ind w:firstLineChars="0"/>
      </w:pPr>
      <w:r>
        <w:rPr>
          <w:rFonts w:hint="eastAsia"/>
        </w:rPr>
        <w:t>数据库加密：</w:t>
      </w:r>
    </w:p>
    <w:p w14:paraId="04B3688E" w14:textId="018C494C" w:rsidR="00AC73E7" w:rsidRPr="00964AD1" w:rsidRDefault="00AC1EED" w:rsidP="00964AD1">
      <w:pPr>
        <w:ind w:firstLine="480"/>
      </w:pPr>
      <w:r>
        <w:rPr>
          <w:rFonts w:hint="eastAsia"/>
        </w:rPr>
        <w:t>和传统系统相比，基于</w:t>
      </w:r>
      <w:r>
        <w:rPr>
          <w:rFonts w:hint="eastAsia"/>
        </w:rPr>
        <w:t>SaaS</w:t>
      </w:r>
      <w:r>
        <w:rPr>
          <w:rFonts w:hint="eastAsia"/>
        </w:rPr>
        <w:t>的多租户系统将数据放在提供商的服务器中，但是对于租户来讲，提供商并不完全可信，</w:t>
      </w:r>
      <w:r w:rsidR="006A70F2">
        <w:rPr>
          <w:rFonts w:hint="eastAsia"/>
        </w:rPr>
        <w:t>对于租户的一些敏感信息，如公司财务和员工信息等，并不想让提供商或其他租户看到，这时就不能将数据明文存储在数据库中了</w:t>
      </w:r>
      <w:r w:rsidR="00AC73E7">
        <w:rPr>
          <w:rFonts w:hint="eastAsia"/>
        </w:rPr>
        <w:t>。为保证数据库的信息安全，可以使用数据库加密算法和业务加密</w:t>
      </w:r>
      <w:r w:rsidR="00AC73E7">
        <w:rPr>
          <w:rFonts w:hint="eastAsia"/>
        </w:rPr>
        <w:lastRenderedPageBreak/>
        <w:t>算法对数据信息进行加密。</w:t>
      </w:r>
    </w:p>
    <w:p w14:paraId="2AC47A2A" w14:textId="7DE48BE6" w:rsidR="007715A7" w:rsidRDefault="00417DE8" w:rsidP="00964AD1">
      <w:pPr>
        <w:ind w:firstLine="480"/>
      </w:pPr>
      <w:r>
        <w:rPr>
          <w:rFonts w:hint="eastAsia"/>
        </w:rPr>
        <w:t>在</w:t>
      </w:r>
      <w:r w:rsidR="00AC73E7">
        <w:rPr>
          <w:rFonts w:hint="eastAsia"/>
        </w:rPr>
        <w:t>数据库端中可以使用</w:t>
      </w:r>
      <w:r w:rsidR="00072151" w:rsidRPr="00636514">
        <w:rPr>
          <w:rFonts w:hint="eastAsia"/>
        </w:rPr>
        <w:t>MD5</w:t>
      </w:r>
      <w:r w:rsidR="00072151" w:rsidRPr="00636514">
        <w:rPr>
          <w:rFonts w:hint="eastAsia"/>
        </w:rPr>
        <w:t>、</w:t>
      </w:r>
      <w:r w:rsidR="00072151" w:rsidRPr="00636514">
        <w:rPr>
          <w:rFonts w:hint="eastAsia"/>
        </w:rPr>
        <w:t>ENCODE</w:t>
      </w:r>
      <w:r w:rsidR="00072151" w:rsidRPr="00636514">
        <w:rPr>
          <w:rFonts w:hint="eastAsia"/>
        </w:rPr>
        <w:t>等加密方式进行加密</w:t>
      </w:r>
      <w:r w:rsidR="00A051F0">
        <w:rPr>
          <w:rStyle w:val="af9"/>
        </w:rPr>
        <w:t>[</w:t>
      </w:r>
      <w:r w:rsidR="00A051F0" w:rsidRPr="00636514">
        <w:rPr>
          <w:rStyle w:val="af9"/>
        </w:rPr>
        <w:endnoteReference w:id="33"/>
      </w:r>
      <w:r w:rsidR="00A051F0">
        <w:rPr>
          <w:rStyle w:val="af9"/>
        </w:rPr>
        <w:t>]</w:t>
      </w:r>
      <w:r w:rsidR="008127C0">
        <w:rPr>
          <w:rFonts w:hint="eastAsia"/>
        </w:rPr>
        <w:t>。</w:t>
      </w:r>
      <w:r w:rsidR="008127C0" w:rsidRPr="00636514">
        <w:rPr>
          <w:rFonts w:hint="eastAsia"/>
        </w:rPr>
        <w:t>为保证数据库安全，在用户信息存储的过程对用户密码使用</w:t>
      </w:r>
      <w:r w:rsidR="008127C0" w:rsidRPr="00636514">
        <w:rPr>
          <w:rFonts w:hint="eastAsia"/>
        </w:rPr>
        <w:t>MD5</w:t>
      </w:r>
      <w:r w:rsidR="008127C0" w:rsidRPr="00636514">
        <w:rPr>
          <w:rFonts w:hint="eastAsia"/>
        </w:rPr>
        <w:t>算法，</w:t>
      </w:r>
      <w:r w:rsidR="008127C0" w:rsidRPr="00636514">
        <w:rPr>
          <w:rFonts w:hint="eastAsia"/>
        </w:rPr>
        <w:t>MD5</w:t>
      </w:r>
      <w:r w:rsidR="008127C0" w:rsidRPr="00636514">
        <w:rPr>
          <w:rFonts w:hint="eastAsia"/>
        </w:rPr>
        <w:t>加密为不可逆加密，能有效保障用户的账号安全。</w:t>
      </w:r>
      <w:r w:rsidR="008127C0" w:rsidRPr="005270D9">
        <w:rPr>
          <w:rFonts w:hint="eastAsia"/>
        </w:rPr>
        <w:t>即使用户密码被获取到，也不能进行解密，增加了安全性。</w:t>
      </w:r>
      <w:r w:rsidR="008127C0" w:rsidRPr="00636514">
        <w:rPr>
          <w:rFonts w:hint="eastAsia"/>
        </w:rPr>
        <w:t>对用户隐私信息，如手机号码，账号信息等使用</w:t>
      </w:r>
      <w:r w:rsidR="008127C0" w:rsidRPr="00636514">
        <w:rPr>
          <w:rFonts w:hint="eastAsia"/>
        </w:rPr>
        <w:t>ENCODE</w:t>
      </w:r>
      <w:r w:rsidR="008127C0" w:rsidRPr="00636514">
        <w:rPr>
          <w:rFonts w:hint="eastAsia"/>
        </w:rPr>
        <w:t>加密存储，</w:t>
      </w:r>
      <w:r w:rsidR="008127C0" w:rsidRPr="00636514">
        <w:rPr>
          <w:rFonts w:hint="eastAsia"/>
        </w:rPr>
        <w:t>ENCODE</w:t>
      </w:r>
      <w:r w:rsidR="008127C0" w:rsidRPr="00636514">
        <w:rPr>
          <w:rFonts w:hint="eastAsia"/>
        </w:rPr>
        <w:t>加密为双向加密方式，加密时使用</w:t>
      </w:r>
      <w:r w:rsidR="008127C0" w:rsidRPr="00636514">
        <w:rPr>
          <w:rFonts w:hint="eastAsia"/>
        </w:rPr>
        <w:t>ENCODE(</w:t>
      </w:r>
      <w:r w:rsidR="008127C0" w:rsidRPr="00636514">
        <w:t>‘</w:t>
      </w:r>
      <w:r w:rsidR="008127C0" w:rsidRPr="00636514">
        <w:t>存储信息</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对要存储的数据进行加密，使用</w:t>
      </w:r>
      <w:r w:rsidR="008127C0" w:rsidRPr="00636514">
        <w:rPr>
          <w:rFonts w:hint="eastAsia"/>
        </w:rPr>
        <w:t>DECODE(</w:t>
      </w:r>
      <w:r w:rsidR="008127C0" w:rsidRPr="00636514">
        <w:t>字段名称</w:t>
      </w:r>
      <w:r w:rsidR="008127C0" w:rsidRPr="00636514">
        <w:t>,‘</w:t>
      </w:r>
      <w:r w:rsidR="008127C0" w:rsidRPr="00636514">
        <w:rPr>
          <w:rFonts w:hint="eastAsia"/>
        </w:rPr>
        <w:t>加密密文</w:t>
      </w:r>
      <w:r w:rsidR="008127C0" w:rsidRPr="00636514">
        <w:t>’</w:t>
      </w:r>
      <w:r w:rsidR="008127C0" w:rsidRPr="00636514">
        <w:rPr>
          <w:rFonts w:hint="eastAsia"/>
        </w:rPr>
        <w:t>)</w:t>
      </w:r>
      <w:r w:rsidR="008127C0" w:rsidRPr="00636514">
        <w:rPr>
          <w:rFonts w:hint="eastAsia"/>
        </w:rPr>
        <w:t>进行解密。</w:t>
      </w:r>
    </w:p>
    <w:p w14:paraId="1A64114E" w14:textId="77777777" w:rsidR="00622993" w:rsidRDefault="00622993" w:rsidP="00622993">
      <w:pPr>
        <w:ind w:firstLine="480"/>
      </w:pPr>
      <w:r>
        <w:t>数据库加密实现如下</w:t>
      </w:r>
      <w:r>
        <w:rPr>
          <w:rFonts w:hint="eastAsia"/>
        </w:rPr>
        <w:t>：</w:t>
      </w:r>
    </w:p>
    <w:p w14:paraId="1F703B0C" w14:textId="2A50C75E" w:rsidR="00622993" w:rsidRDefault="00622993" w:rsidP="00964AD1">
      <w:pPr>
        <w:ind w:firstLineChars="0" w:firstLine="0"/>
        <w:rPr>
          <w:u w:val="single"/>
        </w:rPr>
      </w:pPr>
      <w:r>
        <w:rPr>
          <w:rFonts w:hint="eastAsia"/>
          <w:u w:val="single"/>
        </w:rPr>
        <w:t xml:space="preserve">                                                                      </w:t>
      </w:r>
    </w:p>
    <w:p w14:paraId="585CB32C" w14:textId="58E9CFAC" w:rsidR="00622993" w:rsidRPr="00964AD1" w:rsidRDefault="00622993" w:rsidP="00964AD1">
      <w:pPr>
        <w:pStyle w:val="af0"/>
      </w:pPr>
      <w:r w:rsidRPr="00964AD1">
        <w:rPr>
          <w:rFonts w:hint="eastAsia"/>
        </w:rPr>
        <w:t>1</w:t>
      </w:r>
      <w:r w:rsidRPr="00964AD1">
        <w:rPr>
          <w:rFonts w:hint="eastAsia"/>
        </w:rPr>
        <w:t>、</w:t>
      </w:r>
      <w:r w:rsidR="00EC68FD">
        <w:rPr>
          <w:rFonts w:hint="eastAsia"/>
        </w:rPr>
        <w:t>使用</w:t>
      </w:r>
      <w:r w:rsidR="00EC68FD">
        <w:rPr>
          <w:rFonts w:eastAsiaTheme="minorEastAsia" w:hint="eastAsia"/>
          <w:lang w:eastAsia="zh-CN"/>
        </w:rPr>
        <w:t>MD5</w:t>
      </w:r>
      <w:r w:rsidR="00EC68FD">
        <w:rPr>
          <w:rFonts w:eastAsiaTheme="minorEastAsia" w:hint="eastAsia"/>
          <w:lang w:eastAsia="zh-CN"/>
        </w:rPr>
        <w:t>和</w:t>
      </w:r>
      <w:r w:rsidR="00EC68FD">
        <w:rPr>
          <w:rFonts w:eastAsiaTheme="minorEastAsia" w:hint="eastAsia"/>
          <w:lang w:eastAsia="zh-CN"/>
        </w:rPr>
        <w:t>EN</w:t>
      </w:r>
      <w:r w:rsidR="00EC68FD">
        <w:rPr>
          <w:rFonts w:eastAsiaTheme="minorEastAsia"/>
          <w:lang w:eastAsia="zh-CN"/>
        </w:rPr>
        <w:t>CODE</w:t>
      </w:r>
      <w:r w:rsidRPr="00964AD1">
        <w:rPr>
          <w:rFonts w:hint="eastAsia"/>
        </w:rPr>
        <w:t>加密</w:t>
      </w:r>
    </w:p>
    <w:p w14:paraId="775295BE" w14:textId="77777777" w:rsidR="00622993" w:rsidRPr="00964AD1" w:rsidRDefault="00622993" w:rsidP="00964AD1">
      <w:pPr>
        <w:pStyle w:val="af0"/>
      </w:pPr>
      <w:r w:rsidRPr="00964AD1">
        <w:t>INSERT INTO userinfo(userName, password,phone…)VALUE</w:t>
      </w:r>
    </w:p>
    <w:p w14:paraId="36479668" w14:textId="77777777" w:rsidR="00622993" w:rsidRPr="00964AD1" w:rsidRDefault="00622993" w:rsidP="00964AD1">
      <w:pPr>
        <w:pStyle w:val="af0"/>
      </w:pPr>
      <w:r w:rsidRPr="00964AD1">
        <w:rPr>
          <w:rFonts w:hint="eastAsia"/>
        </w:rPr>
        <w:t>('user1', MD5('password'),ENCODE('xxx'</w:t>
      </w:r>
      <w:r w:rsidRPr="00964AD1">
        <w:rPr>
          <w:rFonts w:hint="eastAsia"/>
        </w:rPr>
        <w:t>，</w:t>
      </w:r>
      <w:r w:rsidRPr="00964AD1">
        <w:rPr>
          <w:rFonts w:hint="eastAsia"/>
        </w:rPr>
        <w:t>'encode'));</w:t>
      </w:r>
    </w:p>
    <w:p w14:paraId="7361DB56" w14:textId="77777777" w:rsidR="00622993" w:rsidRPr="00964AD1" w:rsidRDefault="00622993" w:rsidP="00964AD1">
      <w:pPr>
        <w:pStyle w:val="af0"/>
      </w:pPr>
      <w:r w:rsidRPr="00964AD1">
        <w:rPr>
          <w:rFonts w:hint="eastAsia"/>
        </w:rPr>
        <w:t>2</w:t>
      </w:r>
      <w:r w:rsidRPr="00964AD1">
        <w:rPr>
          <w:rFonts w:hint="eastAsia"/>
        </w:rPr>
        <w:t>、查找或解密</w:t>
      </w:r>
    </w:p>
    <w:p w14:paraId="0C285DFE" w14:textId="77777777" w:rsidR="00622993" w:rsidRPr="00964AD1" w:rsidRDefault="00622993" w:rsidP="00964AD1">
      <w:pPr>
        <w:pStyle w:val="af0"/>
      </w:pPr>
      <w:r w:rsidRPr="00964AD1">
        <w:t>SELECT (username,password,DECODE(phone, 'encode') as phone) from userinfo where password= MD5('password');</w:t>
      </w:r>
    </w:p>
    <w:p w14:paraId="6D66C36D" w14:textId="3AD8F45A" w:rsidR="00622993" w:rsidRDefault="00622993" w:rsidP="00964AD1">
      <w:pPr>
        <w:ind w:firstLineChars="0" w:firstLine="0"/>
      </w:pPr>
      <w:r>
        <w:rPr>
          <w:u w:val="single"/>
        </w:rPr>
        <w:t xml:space="preserve">                                                                      </w:t>
      </w:r>
    </w:p>
    <w:p w14:paraId="0AA7A61C" w14:textId="4439CB04" w:rsidR="008622A0" w:rsidRDefault="008622A0" w:rsidP="00964AD1">
      <w:pPr>
        <w:ind w:firstLine="480"/>
      </w:pPr>
      <w:r>
        <w:t>在业务逻辑中可以使用对称加密和非对称加密</w:t>
      </w:r>
      <w:r>
        <w:rPr>
          <w:rFonts w:hint="eastAsia"/>
        </w:rPr>
        <w:t>算法进行数据信息的编码</w:t>
      </w:r>
      <w:r w:rsidR="00204683">
        <w:rPr>
          <w:rFonts w:hint="eastAsia"/>
        </w:rPr>
        <w:t>。对称加密中，客户端和服务器都是用相同的密钥进行加密解密。非对称加密中使用公钥进行加密，私钥进行解密。</w:t>
      </w:r>
    </w:p>
    <w:p w14:paraId="2C6CB3B3" w14:textId="6E21F850" w:rsidR="003E59BB" w:rsidRPr="00636514" w:rsidRDefault="003E59BB" w:rsidP="00964AD1">
      <w:pPr>
        <w:ind w:firstLine="480"/>
      </w:pPr>
      <w:r>
        <w:t>对于共享数据库的这种数据隔离模型</w:t>
      </w:r>
      <w:r>
        <w:rPr>
          <w:rFonts w:hint="eastAsia"/>
        </w:rPr>
        <w:t>，数据库的加密显得尤为重要</w:t>
      </w:r>
      <w:r w:rsidR="00853192">
        <w:rPr>
          <w:rFonts w:hint="eastAsia"/>
        </w:rPr>
        <w:t>。</w:t>
      </w:r>
      <w:r w:rsidR="00426D4C">
        <w:rPr>
          <w:rFonts w:hint="eastAsia"/>
        </w:rPr>
        <w:t>加密的数据不能被恶意的检索到，这也从一个方面增强了数据的安全性。</w:t>
      </w:r>
      <w:r w:rsidR="00557DA1">
        <w:rPr>
          <w:rFonts w:hint="eastAsia"/>
        </w:rPr>
        <w:t>该系统将使用不可逆加密、可逆加密的算法一起实现数据的信息安全。</w:t>
      </w:r>
    </w:p>
    <w:p w14:paraId="4E8F675D" w14:textId="4D58F42A" w:rsidR="00072151" w:rsidRPr="00636514" w:rsidRDefault="00072151" w:rsidP="00AD581F">
      <w:pPr>
        <w:pStyle w:val="afe"/>
        <w:numPr>
          <w:ilvl w:val="0"/>
          <w:numId w:val="15"/>
        </w:numPr>
        <w:ind w:firstLineChars="0"/>
      </w:pPr>
      <w:r w:rsidRPr="00636514">
        <w:rPr>
          <w:rFonts w:hint="eastAsia"/>
        </w:rPr>
        <w:t>每天对数据库信息进行定时的固定备份，并定期将这些数据备份到光盘、软盘中。备份脚本如下：</w:t>
      </w:r>
    </w:p>
    <w:p w14:paraId="6E7D3DEA" w14:textId="77777777" w:rsidR="00072151" w:rsidRPr="00636514" w:rsidRDefault="00072151" w:rsidP="00072151">
      <w:pPr>
        <w:ind w:firstLineChars="0" w:firstLine="0"/>
        <w:rPr>
          <w:u w:val="single"/>
        </w:rPr>
      </w:pPr>
      <w:r w:rsidRPr="00636514">
        <w:rPr>
          <w:u w:val="single"/>
        </w:rPr>
        <w:t xml:space="preserve">                                                                                </w:t>
      </w:r>
    </w:p>
    <w:p w14:paraId="55BD1FC2" w14:textId="77777777" w:rsidR="00072151" w:rsidRPr="00636514" w:rsidRDefault="00072151" w:rsidP="00072151">
      <w:pPr>
        <w:pStyle w:val="af0"/>
        <w:ind w:firstLine="420"/>
      </w:pPr>
      <w:r w:rsidRPr="00636514">
        <w:t>@echo off</w:t>
      </w:r>
    </w:p>
    <w:p w14:paraId="53784917" w14:textId="77777777" w:rsidR="00072151" w:rsidRPr="00636514" w:rsidRDefault="00072151" w:rsidP="00072151">
      <w:pPr>
        <w:pStyle w:val="af0"/>
        <w:ind w:firstLine="420"/>
      </w:pPr>
      <w:r w:rsidRPr="00636514">
        <w:t>set "Ymd=%date:~,4%%date:~5,2%%date:~8,2%"</w:t>
      </w:r>
    </w:p>
    <w:p w14:paraId="4898DB9C" w14:textId="77777777" w:rsidR="00072151" w:rsidRPr="00636514" w:rsidRDefault="00072151" w:rsidP="00072151">
      <w:pPr>
        <w:pStyle w:val="af0"/>
        <w:ind w:left="420"/>
      </w:pPr>
      <w:r w:rsidRPr="00636514">
        <w:t>D:\"WorkSoftware"\"MySQL Server 5.1"\bin\mysqldump --opt -u root --password=</w:t>
      </w:r>
      <w:r w:rsidRPr="00636514">
        <w:rPr>
          <w:rFonts w:ascii="微软雅黑" w:eastAsia="微软雅黑" w:hAnsi="微软雅黑" w:cs="微软雅黑" w:hint="eastAsia"/>
        </w:rPr>
        <w:t>密码</w:t>
      </w:r>
      <w:r w:rsidRPr="00636514">
        <w:rPr>
          <w:rFonts w:hint="eastAsia"/>
        </w:rPr>
        <w:t xml:space="preserve"> </w:t>
      </w:r>
      <w:r w:rsidRPr="00636514">
        <w:t xml:space="preserve">-h127.0.0.1 vending &gt; D:\testbackupdb_%Ymd%.sql  </w:t>
      </w:r>
    </w:p>
    <w:p w14:paraId="2B2DCADC" w14:textId="77777777" w:rsidR="00072151" w:rsidRPr="00636514" w:rsidRDefault="00072151" w:rsidP="00072151">
      <w:pPr>
        <w:pStyle w:val="af0"/>
        <w:ind w:firstLine="420"/>
      </w:pPr>
      <w:r w:rsidRPr="00636514">
        <w:t>@echo on</w:t>
      </w:r>
    </w:p>
    <w:p w14:paraId="16CC35F0" w14:textId="77777777" w:rsidR="00072151" w:rsidRPr="00636514" w:rsidRDefault="00072151" w:rsidP="00072151">
      <w:pPr>
        <w:pStyle w:val="af0"/>
        <w:ind w:firstLine="420"/>
      </w:pPr>
      <w:r w:rsidRPr="00636514">
        <w:t>@pause</w:t>
      </w:r>
    </w:p>
    <w:p w14:paraId="333DEDC3" w14:textId="77777777" w:rsidR="00072151" w:rsidRPr="00636514" w:rsidRDefault="00072151" w:rsidP="00072151">
      <w:pPr>
        <w:ind w:firstLineChars="83" w:firstLine="199"/>
        <w:rPr>
          <w:u w:val="single"/>
        </w:rPr>
      </w:pPr>
      <w:r w:rsidRPr="00636514">
        <w:rPr>
          <w:u w:val="single"/>
        </w:rPr>
        <w:lastRenderedPageBreak/>
        <w:t xml:space="preserve">                                                                      </w:t>
      </w:r>
    </w:p>
    <w:p w14:paraId="69D726CE" w14:textId="43D7E59A" w:rsidR="007715A7" w:rsidRPr="00636514" w:rsidRDefault="00072151" w:rsidP="00AD581F">
      <w:pPr>
        <w:pStyle w:val="afe"/>
        <w:numPr>
          <w:ilvl w:val="0"/>
          <w:numId w:val="15"/>
        </w:numPr>
        <w:ind w:firstLineChars="0"/>
      </w:pPr>
      <w:r w:rsidRPr="00636514">
        <w:rPr>
          <w:rFonts w:hint="eastAsia"/>
        </w:rPr>
        <w:t>加强机房安全，确保设备能够安全正常的使用和运行</w:t>
      </w:r>
      <w:r w:rsidR="00254B2C">
        <w:rPr>
          <w:rFonts w:hint="eastAsia"/>
        </w:rPr>
        <w:t>。</w:t>
      </w:r>
    </w:p>
    <w:p w14:paraId="7DF8AC49" w14:textId="4C06B5BF" w:rsidR="00072151" w:rsidRPr="005270D9" w:rsidRDefault="00072151" w:rsidP="00AD581F">
      <w:pPr>
        <w:pStyle w:val="afe"/>
        <w:numPr>
          <w:ilvl w:val="0"/>
          <w:numId w:val="15"/>
        </w:numPr>
        <w:ind w:firstLineChars="0"/>
      </w:pPr>
      <w:r w:rsidRPr="00636514">
        <w:rPr>
          <w:rFonts w:hint="eastAsia"/>
        </w:rPr>
        <w:t>加强内部员工素质培训，确保数据不被泄露和破坏。</w:t>
      </w:r>
      <w:r w:rsidR="00E74C4D">
        <w:rPr>
          <w:rFonts w:hint="eastAsia"/>
        </w:rPr>
        <w:t>一般情况下，租户和提供商需签订一项保密协议，为数据的安全提供法律保障。</w:t>
      </w:r>
    </w:p>
    <w:p w14:paraId="47F66B99" w14:textId="4FF58DD3" w:rsidR="004C4360" w:rsidRPr="00636514" w:rsidRDefault="00A81BF0" w:rsidP="006C24CD">
      <w:pPr>
        <w:pStyle w:val="1"/>
        <w:ind w:left="240"/>
      </w:pPr>
      <w:r w:rsidRPr="00636514">
        <w:rPr>
          <w:lang w:eastAsia="zh-CN"/>
        </w:rPr>
        <w:br w:type="page"/>
      </w:r>
      <w:bookmarkStart w:id="230" w:name="_Toc494578103"/>
      <w:r w:rsidR="0022015B" w:rsidRPr="00636514">
        <w:rPr>
          <w:rFonts w:hint="eastAsia"/>
        </w:rPr>
        <w:lastRenderedPageBreak/>
        <w:t>第</w:t>
      </w:r>
      <w:r w:rsidR="0022015B" w:rsidRPr="00636514">
        <w:rPr>
          <w:rFonts w:hint="eastAsia"/>
        </w:rPr>
        <w:t>5</w:t>
      </w:r>
      <w:r w:rsidR="0022015B" w:rsidRPr="00636514">
        <w:rPr>
          <w:rFonts w:hint="eastAsia"/>
        </w:rPr>
        <w:t>章</w:t>
      </w:r>
      <w:r w:rsidR="0022015B" w:rsidRPr="00636514">
        <w:rPr>
          <w:rFonts w:hint="eastAsia"/>
        </w:rPr>
        <w:t xml:space="preserve"> </w:t>
      </w:r>
      <w:r w:rsidR="007F0957" w:rsidRPr="00636514">
        <w:rPr>
          <w:rFonts w:hint="eastAsia"/>
        </w:rPr>
        <w:t>云平台</w:t>
      </w:r>
      <w:r w:rsidR="004C4360" w:rsidRPr="00636514">
        <w:rPr>
          <w:rFonts w:hint="eastAsia"/>
        </w:rPr>
        <w:t>系统</w:t>
      </w:r>
      <w:r w:rsidR="008A5179" w:rsidRPr="00636514">
        <w:rPr>
          <w:rFonts w:hint="eastAsia"/>
        </w:rPr>
        <w:t>的</w:t>
      </w:r>
      <w:r w:rsidR="00B21165" w:rsidRPr="00636514">
        <w:rPr>
          <w:rFonts w:hint="eastAsia"/>
        </w:rPr>
        <w:t>实现</w:t>
      </w:r>
      <w:bookmarkEnd w:id="218"/>
      <w:bookmarkEnd w:id="230"/>
    </w:p>
    <w:p w14:paraId="538AA8D1" w14:textId="77777777" w:rsidR="00EE441B" w:rsidRPr="00636514" w:rsidRDefault="00724CE4" w:rsidP="00EE441B">
      <w:pPr>
        <w:ind w:firstLine="480"/>
      </w:pPr>
      <w:r w:rsidRPr="00636514">
        <w:rPr>
          <w:rFonts w:hint="eastAsia"/>
        </w:rPr>
        <w:t>本章介绍了基于</w:t>
      </w:r>
      <w:r w:rsidRPr="00636514">
        <w:rPr>
          <w:rFonts w:hint="eastAsia"/>
        </w:rPr>
        <w:t>SaaS</w:t>
      </w:r>
      <w:r w:rsidR="008127C0">
        <w:rPr>
          <w:rFonts w:hint="eastAsia"/>
        </w:rPr>
        <w:t>的自动售货机</w:t>
      </w:r>
      <w:r w:rsidR="00627AD3" w:rsidRPr="00636514">
        <w:rPr>
          <w:rFonts w:hint="eastAsia"/>
        </w:rPr>
        <w:t>云</w:t>
      </w:r>
      <w:r w:rsidRPr="00636514">
        <w:rPr>
          <w:rFonts w:hint="eastAsia"/>
        </w:rPr>
        <w:t>平台管理系统的设计与实现。</w:t>
      </w:r>
      <w:r w:rsidR="003F3540" w:rsidRPr="00636514">
        <w:rPr>
          <w:rFonts w:hint="eastAsia"/>
        </w:rPr>
        <w:t>云平台</w:t>
      </w:r>
      <w:r w:rsidRPr="00636514">
        <w:rPr>
          <w:rFonts w:hint="eastAsia"/>
        </w:rPr>
        <w:t>系统使用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sidR="008127C0">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sidR="00191F72" w:rsidRPr="00636514">
        <w:rPr>
          <w:rFonts w:hint="eastAsia"/>
        </w:rPr>
        <w:t>。</w:t>
      </w:r>
      <w:r w:rsidRPr="00636514">
        <w:rPr>
          <w:rFonts w:hint="eastAsia"/>
        </w:rPr>
        <w:t>主要使用</w:t>
      </w:r>
      <w:r w:rsidRPr="00636514">
        <w:rPr>
          <w:rFonts w:hint="eastAsia"/>
        </w:rPr>
        <w:t>SaaS</w:t>
      </w:r>
      <w:r w:rsidRPr="00636514">
        <w:rPr>
          <w:rFonts w:hint="eastAsia"/>
        </w:rPr>
        <w:t>软件即服务的思想，结合多租户架构实现了自动售货机厂商和运营商平台的管理模块。</w:t>
      </w:r>
    </w:p>
    <w:p w14:paraId="097B4AC5" w14:textId="77777777" w:rsidR="000B1AA4" w:rsidRPr="00636514" w:rsidRDefault="00126723" w:rsidP="000B1AA4">
      <w:pPr>
        <w:pStyle w:val="2"/>
      </w:pPr>
      <w:bookmarkStart w:id="231" w:name="_Toc494578104"/>
      <w:r w:rsidRPr="00636514">
        <w:rPr>
          <w:rFonts w:hint="eastAsia"/>
          <w:lang w:eastAsia="zh-CN"/>
        </w:rPr>
        <w:t>5</w:t>
      </w:r>
      <w:r w:rsidR="000B1AA4" w:rsidRPr="00636514">
        <w:rPr>
          <w:rFonts w:hint="eastAsia"/>
        </w:rPr>
        <w:t>.</w:t>
      </w:r>
      <w:r w:rsidRPr="00636514">
        <w:rPr>
          <w:rFonts w:hint="eastAsia"/>
          <w:lang w:eastAsia="zh-CN"/>
        </w:rPr>
        <w:t>1</w:t>
      </w:r>
      <w:r w:rsidR="000B1AA4" w:rsidRPr="00636514">
        <w:rPr>
          <w:rFonts w:hint="eastAsia"/>
        </w:rPr>
        <w:t xml:space="preserve"> </w:t>
      </w:r>
      <w:r w:rsidR="000B1AA4" w:rsidRPr="00636514">
        <w:rPr>
          <w:rFonts w:hint="eastAsia"/>
        </w:rPr>
        <w:t>租</w:t>
      </w:r>
      <w:r w:rsidR="000711A8" w:rsidRPr="00636514">
        <w:rPr>
          <w:rFonts w:hint="eastAsia"/>
        </w:rPr>
        <w:t>金</w:t>
      </w:r>
      <w:r w:rsidR="000B1AA4" w:rsidRPr="00636514">
        <w:rPr>
          <w:rFonts w:hint="eastAsia"/>
        </w:rPr>
        <w:t>模块实现</w:t>
      </w:r>
      <w:bookmarkEnd w:id="231"/>
    </w:p>
    <w:p w14:paraId="59F0302C" w14:textId="6227F3C3" w:rsidR="000B1AA4" w:rsidRPr="00636514" w:rsidRDefault="00974303" w:rsidP="000B1AA4">
      <w:pPr>
        <w:ind w:firstLine="480"/>
      </w:pPr>
      <w:r w:rsidRPr="00636514">
        <w:rPr>
          <w:rFonts w:hint="eastAsia"/>
        </w:rPr>
        <w:t>系统</w:t>
      </w:r>
      <w:r w:rsidR="000B1AA4" w:rsidRPr="00636514">
        <w:rPr>
          <w:rFonts w:hint="eastAsia"/>
        </w:rPr>
        <w:t>初始化时</w:t>
      </w:r>
      <w:r w:rsidR="00887801" w:rsidRPr="00636514">
        <w:rPr>
          <w:rFonts w:hint="eastAsia"/>
        </w:rPr>
        <w:t>需</w:t>
      </w:r>
      <w:r w:rsidR="00B908EB" w:rsidRPr="00636514">
        <w:rPr>
          <w:rFonts w:hint="eastAsia"/>
        </w:rPr>
        <w:t>对</w:t>
      </w:r>
      <w:r w:rsidR="000B1AA4" w:rsidRPr="00636514">
        <w:rPr>
          <w:rFonts w:hint="eastAsia"/>
        </w:rPr>
        <w:t>租金</w:t>
      </w:r>
      <w:r w:rsidR="00B908EB" w:rsidRPr="00636514">
        <w:rPr>
          <w:rFonts w:hint="eastAsia"/>
        </w:rPr>
        <w:t>规则</w:t>
      </w:r>
      <w:r w:rsidR="000B1AA4" w:rsidRPr="00636514">
        <w:rPr>
          <w:rFonts w:hint="eastAsia"/>
        </w:rPr>
        <w:t>进行定义，</w:t>
      </w:r>
      <w:r w:rsidR="00B908EB" w:rsidRPr="00636514">
        <w:rPr>
          <w:rFonts w:hint="eastAsia"/>
        </w:rPr>
        <w:t>单位租金定制</w:t>
      </w:r>
      <w:r w:rsidR="002553D4" w:rsidRPr="00636514">
        <w:rPr>
          <w:rFonts w:hint="eastAsia"/>
        </w:rPr>
        <w:t>分别为</w:t>
      </w:r>
      <w:r w:rsidR="008127C0">
        <w:rPr>
          <w:rFonts w:hint="eastAsia"/>
        </w:rPr>
        <w:t>1</w:t>
      </w:r>
      <w:r w:rsidR="002553D4" w:rsidRPr="00636514">
        <w:rPr>
          <w:rFonts w:hint="eastAsia"/>
        </w:rPr>
        <w:t>个月、</w:t>
      </w:r>
      <w:r w:rsidR="008127C0">
        <w:rPr>
          <w:rFonts w:hint="eastAsia"/>
        </w:rPr>
        <w:t>1</w:t>
      </w:r>
      <w:r w:rsidR="002553D4" w:rsidRPr="00636514">
        <w:rPr>
          <w:rFonts w:hint="eastAsia"/>
        </w:rPr>
        <w:t>年、</w:t>
      </w:r>
      <w:r w:rsidR="008127C0">
        <w:rPr>
          <w:rFonts w:hint="eastAsia"/>
        </w:rPr>
        <w:t>2</w:t>
      </w:r>
      <w:r w:rsidR="002553D4" w:rsidRPr="00636514">
        <w:rPr>
          <w:rFonts w:hint="eastAsia"/>
        </w:rPr>
        <w:t>年、</w:t>
      </w:r>
      <w:r w:rsidR="008127C0">
        <w:rPr>
          <w:rFonts w:hint="eastAsia"/>
        </w:rPr>
        <w:t>3</w:t>
      </w:r>
      <w:r w:rsidR="002553D4" w:rsidRPr="00636514">
        <w:rPr>
          <w:rFonts w:hint="eastAsia"/>
        </w:rPr>
        <w:t>年和免费使用几种。</w:t>
      </w:r>
      <w:r w:rsidR="000B1AA4" w:rsidRPr="00636514">
        <w:rPr>
          <w:rFonts w:hint="eastAsia"/>
        </w:rPr>
        <w:t>其中</w:t>
      </w:r>
      <w:r w:rsidR="008127C0">
        <w:rPr>
          <w:rFonts w:hint="eastAsia"/>
        </w:rPr>
        <w:t>1</w:t>
      </w:r>
      <w:r w:rsidR="000B1AA4" w:rsidRPr="00636514">
        <w:rPr>
          <w:rFonts w:hint="eastAsia"/>
        </w:rPr>
        <w:t>年、</w:t>
      </w:r>
      <w:r w:rsidR="008127C0">
        <w:rPr>
          <w:rFonts w:hint="eastAsia"/>
        </w:rPr>
        <w:t>2</w:t>
      </w:r>
      <w:r w:rsidR="000B1AA4" w:rsidRPr="00636514">
        <w:rPr>
          <w:rFonts w:hint="eastAsia"/>
        </w:rPr>
        <w:t>年和</w:t>
      </w:r>
      <w:r w:rsidR="008127C0">
        <w:rPr>
          <w:rFonts w:hint="eastAsia"/>
        </w:rPr>
        <w:t>3</w:t>
      </w:r>
      <w:r w:rsidR="000B1AA4" w:rsidRPr="00636514">
        <w:rPr>
          <w:rFonts w:hint="eastAsia"/>
        </w:rPr>
        <w:t>年分别</w:t>
      </w:r>
      <w:r w:rsidR="002553D4" w:rsidRPr="00636514">
        <w:rPr>
          <w:rFonts w:hint="eastAsia"/>
        </w:rPr>
        <w:t>设置</w:t>
      </w:r>
      <w:r w:rsidR="000B1AA4" w:rsidRPr="00636514">
        <w:rPr>
          <w:rFonts w:hint="eastAsia"/>
        </w:rPr>
        <w:t>相应的折扣率，</w:t>
      </w:r>
      <w:r w:rsidR="000B1AA4" w:rsidRPr="00636514">
        <w:t>当租用期限少于一年时</w:t>
      </w:r>
      <w:r w:rsidR="000B1AA4" w:rsidRPr="00636514">
        <w:rPr>
          <w:rFonts w:hint="eastAsia"/>
        </w:rPr>
        <w:t>不提供折扣，当租用期限达到一年</w:t>
      </w:r>
      <w:r w:rsidR="00DC68CF" w:rsidRPr="00636514">
        <w:t>及</w:t>
      </w:r>
      <w:r w:rsidR="000B1AA4" w:rsidRPr="00636514">
        <w:t>以上</w:t>
      </w:r>
      <w:r w:rsidR="000B1AA4" w:rsidRPr="00636514">
        <w:rPr>
          <w:rFonts w:hint="eastAsia"/>
        </w:rPr>
        <w:t>可为用户提供相应的折扣。系统管理员对租金的定价方式和折扣进行查看和更新。除按</w:t>
      </w:r>
      <w:r w:rsidR="000B1AA4" w:rsidRPr="00636514">
        <w:t>时</w:t>
      </w:r>
      <w:r w:rsidR="000B1AA4" w:rsidRPr="00636514">
        <w:rPr>
          <w:rFonts w:hint="eastAsia"/>
        </w:rPr>
        <w:t>限定义租金外，还需按照售货机台数进行定义</w:t>
      </w:r>
      <w:r w:rsidR="000B4E01" w:rsidRPr="00636514">
        <w:rPr>
          <w:rFonts w:hint="eastAsia"/>
        </w:rPr>
        <w:t>，定义每租用一台售货机的价格</w:t>
      </w:r>
      <w:r w:rsidR="000B1AA4" w:rsidRPr="00636514">
        <w:rPr>
          <w:rFonts w:hint="eastAsia"/>
        </w:rPr>
        <w:t>。</w:t>
      </w:r>
    </w:p>
    <w:p w14:paraId="6E74E232" w14:textId="77777777" w:rsidR="000B1AA4" w:rsidRDefault="007471C5" w:rsidP="000B1AA4">
      <w:pPr>
        <w:ind w:firstLine="480"/>
      </w:pPr>
      <w:r w:rsidRPr="00636514">
        <w:t>租金计算公式可定义如下</w:t>
      </w:r>
      <w:r w:rsidR="000B1AA4" w:rsidRPr="00636514">
        <w:rPr>
          <w:rFonts w:hint="eastAsia"/>
        </w:rPr>
        <w:t>：</w:t>
      </w:r>
    </w:p>
    <w:p w14:paraId="2FAB2B49" w14:textId="4EBD1EED" w:rsidR="0024358D" w:rsidRPr="00636514" w:rsidRDefault="0024358D" w:rsidP="0024358D">
      <w:pPr>
        <w:ind w:firstLineChars="0" w:firstLine="0"/>
      </w:pPr>
      <m:oMathPara>
        <m:oMath>
          <m:r>
            <m:rPr>
              <m:sty m:val="p"/>
            </m:rPr>
            <w:rPr>
              <w:rFonts w:ascii="Cambria Math" w:hAnsi="Cambria Math"/>
            </w:rPr>
            <m:t xml:space="preserve">SUM=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P*T*N*ρ, T&gt;0</m:t>
                  </m:r>
                  <m:r>
                    <w:rPr>
                      <w:rFonts w:ascii="Cambria Math" w:hAnsi="Cambria Math"/>
                    </w:rPr>
                    <m:t>且</m:t>
                  </m:r>
                  <m:r>
                    <w:rPr>
                      <w:rFonts w:ascii="Cambria Math" w:hAnsi="Cambria Math"/>
                    </w:rPr>
                    <m:t>Y=0</m:t>
                  </m:r>
                </m:e>
                <m:e>
                  <m:r>
                    <w:rPr>
                      <w:rFonts w:ascii="Cambria Math" w:hAnsi="Cambria Math"/>
                    </w:rPr>
                    <m:t>P*Y*12*D*N*ρ,T&gt;12</m:t>
                  </m:r>
                  <m:r>
                    <w:rPr>
                      <w:rFonts w:ascii="Cambria Math" w:hAnsi="Cambria Math"/>
                    </w:rPr>
                    <m:t>且</m:t>
                  </m:r>
                  <m:r>
                    <w:rPr>
                      <w:rFonts w:ascii="Cambria Math" w:hAnsi="Cambria Math"/>
                    </w:rPr>
                    <m:t>Y&gt;0</m:t>
                  </m:r>
                </m:e>
                <m:e>
                  <m:r>
                    <w:rPr>
                      <w:rFonts w:ascii="Cambria Math" w:hAnsi="Cambria Math"/>
                    </w:rPr>
                    <m:t>0</m:t>
                  </m:r>
                  <m:r>
                    <w:rPr>
                      <w:rFonts w:ascii="Cambria Math" w:hAnsi="Cambria Math" w:hint="eastAsia"/>
                    </w:rPr>
                    <m:t>,</m:t>
                  </m:r>
                  <m:r>
                    <w:rPr>
                      <w:rFonts w:ascii="Cambria Math" w:hAnsi="Cambria Math"/>
                    </w:rPr>
                    <m:t>P=0</m:t>
                  </m:r>
                </m:e>
              </m:eqAr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1</m:t>
          </m:r>
          <m:r>
            <w:rPr>
              <w:rFonts w:ascii="Cambria Math" w:hAnsi="Cambria Math" w:hint="eastAsia"/>
            </w:rPr>
            <m:t>）</m:t>
          </m:r>
        </m:oMath>
      </m:oMathPara>
    </w:p>
    <w:p w14:paraId="1D1FB413" w14:textId="17DFC0A1" w:rsidR="000B1AA4" w:rsidRPr="00636514" w:rsidRDefault="000B1AA4" w:rsidP="000B1AA4">
      <w:pPr>
        <w:ind w:firstLine="480"/>
      </w:pPr>
      <w:r w:rsidRPr="00636514">
        <w:rPr>
          <w:rFonts w:hint="eastAsia"/>
        </w:rPr>
        <w:t>其中</w:t>
      </w:r>
      <w:r w:rsidRPr="00636514">
        <w:rPr>
          <w:rFonts w:hint="eastAsia"/>
        </w:rPr>
        <w:t>S</w:t>
      </w:r>
      <w:r w:rsidRPr="00636514">
        <w:t>UM</w:t>
      </w:r>
      <w:r w:rsidRPr="00636514">
        <w:t>为租金总价</w:t>
      </w:r>
      <w:r w:rsidRPr="00636514">
        <w:rPr>
          <w:rFonts w:hint="eastAsia"/>
        </w:rPr>
        <w:t>，</w:t>
      </w:r>
      <w:r w:rsidRPr="00636514">
        <w:rPr>
          <w:rFonts w:hint="eastAsia"/>
        </w:rPr>
        <w:t>P</w:t>
      </w:r>
      <w:r w:rsidRPr="00636514">
        <w:t>表示每个月的租金金额</w:t>
      </w:r>
      <w:r w:rsidRPr="00636514">
        <w:rPr>
          <w:rFonts w:hint="eastAsia"/>
        </w:rPr>
        <w:t>，ρ表示每增加一台售货机的金额，</w:t>
      </w:r>
      <w:r w:rsidRPr="00636514">
        <w:rPr>
          <w:rFonts w:hint="eastAsia"/>
        </w:rPr>
        <w:t>N</w:t>
      </w:r>
      <w:r w:rsidRPr="00636514">
        <w:rPr>
          <w:rFonts w:hint="eastAsia"/>
        </w:rPr>
        <w:t>表示售货机的数量，</w:t>
      </w:r>
      <w:r w:rsidRPr="00636514">
        <w:rPr>
          <w:rFonts w:hint="eastAsia"/>
        </w:rPr>
        <w:t>T</w:t>
      </w:r>
      <w:r w:rsidRPr="00636514">
        <w:rPr>
          <w:rFonts w:hint="eastAsia"/>
        </w:rPr>
        <w:t>表示租用的月份，</w:t>
      </w:r>
      <w:r w:rsidRPr="00636514">
        <w:rPr>
          <w:rFonts w:hint="eastAsia"/>
        </w:rPr>
        <w:t>Y</w:t>
      </w:r>
      <w:r w:rsidRPr="00636514">
        <w:rPr>
          <w:rFonts w:hint="eastAsia"/>
        </w:rPr>
        <w:t>代表租用的年限，</w:t>
      </w:r>
      <w:r w:rsidRPr="00636514">
        <w:rPr>
          <w:rFonts w:hint="eastAsia"/>
        </w:rPr>
        <w:t>D</w:t>
      </w:r>
      <w:r w:rsidRPr="00636514">
        <w:rPr>
          <w:rFonts w:hint="eastAsia"/>
        </w:rPr>
        <w:t>代表租金的折扣。当租用时间不到一年时，租金总额为</w:t>
      </w:r>
      <w:r w:rsidRPr="00636514">
        <w:rPr>
          <w:rFonts w:hint="eastAsia"/>
        </w:rPr>
        <w:t>P*T</w:t>
      </w:r>
      <w:r w:rsidRPr="00636514">
        <w:t>*N*</w:t>
      </w:r>
      <w:r w:rsidRPr="00636514">
        <w:rPr>
          <w:rFonts w:hint="eastAsia"/>
        </w:rPr>
        <w:t>ρ</w:t>
      </w:r>
      <w:r w:rsidRPr="00636514">
        <w:rPr>
          <w:rFonts w:hint="eastAsia"/>
        </w:rPr>
        <w:t>;</w:t>
      </w:r>
      <w:r w:rsidRPr="00636514">
        <w:rPr>
          <w:rFonts w:hint="eastAsia"/>
        </w:rPr>
        <w:t>当租用时间大于等于一年时，租金总额为</w:t>
      </w:r>
      <w:r w:rsidRPr="00636514">
        <w:rPr>
          <w:rFonts w:hint="eastAsia"/>
        </w:rPr>
        <w:t>P*Y*12*D*N*</w:t>
      </w:r>
      <w:r w:rsidRPr="00636514">
        <w:rPr>
          <w:rFonts w:hint="eastAsia"/>
        </w:rPr>
        <w:t>ρ</w:t>
      </w:r>
      <w:r w:rsidRPr="00636514">
        <w:rPr>
          <w:rFonts w:hint="eastAsia"/>
        </w:rPr>
        <w:t>;</w:t>
      </w:r>
      <w:r w:rsidRPr="00636514">
        <w:t>初次试用</w:t>
      </w:r>
      <w:r w:rsidRPr="00636514">
        <w:rPr>
          <w:rFonts w:hint="eastAsia"/>
        </w:rPr>
        <w:t>租金为</w:t>
      </w:r>
      <w:r w:rsidRPr="00636514">
        <w:rPr>
          <w:rFonts w:hint="eastAsia"/>
        </w:rPr>
        <w:t>0</w:t>
      </w:r>
      <w:r w:rsidRPr="00636514">
        <w:rPr>
          <w:rFonts w:hint="eastAsia"/>
        </w:rPr>
        <w:t>。</w:t>
      </w:r>
    </w:p>
    <w:p w14:paraId="644BED9B" w14:textId="2DE8D780" w:rsidR="000B1AA4" w:rsidRDefault="000B1AA4" w:rsidP="000B1AA4">
      <w:pPr>
        <w:ind w:firstLine="480"/>
      </w:pPr>
      <w:r w:rsidRPr="00636514">
        <w:t>若租户进行续租</w:t>
      </w:r>
      <w:r w:rsidRPr="00636514">
        <w:rPr>
          <w:rFonts w:hint="eastAsia"/>
        </w:rPr>
        <w:t>，</w:t>
      </w:r>
      <w:r w:rsidRPr="00636514">
        <w:t>应先计算出当前总租用金额和已支付的未用期限的金额</w:t>
      </w:r>
      <w:r w:rsidRPr="00636514">
        <w:rPr>
          <w:rFonts w:hint="eastAsia"/>
        </w:rPr>
        <w:t>，</w:t>
      </w:r>
      <w:r w:rsidRPr="00636514">
        <w:t>两者相减即得新增的租用金额</w:t>
      </w:r>
      <w:r w:rsidRPr="00636514">
        <w:rPr>
          <w:rFonts w:hint="eastAsia"/>
        </w:rPr>
        <w:t>。</w:t>
      </w:r>
      <w:r w:rsidRPr="00636514">
        <w:t>公式如下</w:t>
      </w:r>
      <w:r w:rsidRPr="00636514">
        <w:rPr>
          <w:rFonts w:hint="eastAsia"/>
        </w:rPr>
        <w:t>：</w:t>
      </w:r>
    </w:p>
    <w:p w14:paraId="4FE72FB2" w14:textId="45247E7A" w:rsidR="000B1AA4" w:rsidRPr="00826775" w:rsidRDefault="00513072" w:rsidP="000B1AA4">
      <w:pPr>
        <w:ind w:firstLineChars="0" w:firstLine="0"/>
      </w:pPr>
      <m:oMathPara>
        <m:oMath>
          <m:sSub>
            <m:sSubPr>
              <m:ctrlPr>
                <w:rPr>
                  <w:rFonts w:ascii="Cambria Math" w:hAnsi="Cambria Math"/>
                </w:rPr>
              </m:ctrlPr>
            </m:sSubPr>
            <m:e>
              <m:r>
                <m:rPr>
                  <m:sty m:val="p"/>
                </m:rPr>
                <w:rPr>
                  <w:rFonts w:ascii="Cambria Math" w:hAnsi="Cambria Math"/>
                </w:rPr>
                <m:t>SUM</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0,P=0</m:t>
                  </m:r>
                  <m:r>
                    <w:rPr>
                      <w:rFonts w:ascii="Cambria Math" w:hAnsi="Cambria Math"/>
                    </w:rPr>
                    <m:t>或者</m:t>
                  </m:r>
                  <m:r>
                    <w:rPr>
                      <w:rFonts w:ascii="Cambria Math" w:hAnsi="Cambria Math"/>
                    </w:rPr>
                    <m:t>edTime&lt;now</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*N*ρ,0&lt;</m:t>
                  </m:r>
                  <m:d>
                    <m:dPr>
                      <m:ctrlPr>
                        <w:rPr>
                          <w:rFonts w:ascii="Cambria Math" w:hAnsi="Cambria Math"/>
                          <w:i/>
                        </w:rPr>
                      </m:ctrlPr>
                    </m:dPr>
                    <m:e>
                      <m:r>
                        <w:rPr>
                          <w:rFonts w:ascii="Cambria Math" w:hAnsi="Cambria Math"/>
                        </w:rPr>
                        <m:t>edTime-stTime</m:t>
                      </m:r>
                    </m:e>
                  </m:d>
                  <m:r>
                    <w:rPr>
                      <w:rFonts w:ascii="Cambria Math" w:hAnsi="Cambria Math"/>
                    </w:rPr>
                    <m:t xml:space="preserve">&lt;12 </m:t>
                  </m:r>
                </m:e>
                <m:e>
                  <m:r>
                    <w:rPr>
                      <w:rFonts w:ascii="Cambria Math" w:hAnsi="Cambria Math"/>
                    </w:rPr>
                    <m:t>P*</m:t>
                  </m:r>
                  <m:d>
                    <m:dPr>
                      <m:ctrlPr>
                        <w:rPr>
                          <w:rFonts w:ascii="Cambria Math" w:hAnsi="Cambria Math"/>
                          <w:i/>
                        </w:rPr>
                      </m:ctrlPr>
                    </m:dPr>
                    <m:e>
                      <m:r>
                        <w:rPr>
                          <w:rFonts w:ascii="Cambria Math" w:hAnsi="Cambria Math"/>
                        </w:rPr>
                        <m:t>edTime-now</m:t>
                      </m:r>
                    </m:e>
                  </m:d>
                  <m:r>
                    <w:rPr>
                      <w:rFonts w:ascii="Cambria Math" w:hAnsi="Cambria Math"/>
                    </w:rPr>
                    <m:t>*N*D*ρ,</m:t>
                  </m:r>
                  <m:d>
                    <m:dPr>
                      <m:ctrlPr>
                        <w:rPr>
                          <w:rFonts w:ascii="Cambria Math" w:hAnsi="Cambria Math"/>
                          <w:i/>
                        </w:rPr>
                      </m:ctrlPr>
                    </m:dPr>
                    <m:e>
                      <m:r>
                        <w:rPr>
                          <w:rFonts w:ascii="Cambria Math" w:hAnsi="Cambria Math"/>
                        </w:rPr>
                        <m:t>edTime-stTime</m:t>
                      </m:r>
                    </m:e>
                  </m:d>
                  <m:r>
                    <w:rPr>
                      <w:rFonts w:ascii="Cambria Math" w:hAnsi="Cambria Math"/>
                    </w:rPr>
                    <m:t>≥12</m:t>
                  </m:r>
                </m:e>
              </m:eqArr>
              <m:r>
                <w:rPr>
                  <w:rFonts w:ascii="Cambria Math" w:hAnsi="Cambria Math"/>
                </w:rPr>
                <m:t xml:space="preserve">    </m:t>
              </m:r>
              <m:r>
                <w:rPr>
                  <w:rFonts w:ascii="Cambria Math" w:hAnsi="Cambria Math"/>
                </w:rPr>
                <m:t>公式</m:t>
              </m:r>
              <m:d>
                <m:dPr>
                  <m:begChr m:val="（"/>
                  <m:endChr m:val="）"/>
                  <m:ctrlPr>
                    <w:rPr>
                      <w:rFonts w:ascii="Cambria Math" w:hAnsi="Cambria Math"/>
                      <w:i/>
                    </w:rPr>
                  </m:ctrlPr>
                </m:dPr>
                <m:e>
                  <m:r>
                    <w:rPr>
                      <w:rFonts w:ascii="Cambria Math" w:hAnsi="Cambria Math"/>
                    </w:rPr>
                    <m:t>2</m:t>
                  </m:r>
                </m:e>
              </m:d>
            </m:e>
          </m:d>
        </m:oMath>
      </m:oMathPara>
    </w:p>
    <w:p w14:paraId="731D9814" w14:textId="77777777" w:rsidR="000B1AA4" w:rsidRDefault="000B1AA4" w:rsidP="00826775">
      <w:pPr>
        <w:ind w:firstLine="480"/>
      </w:pPr>
      <w:r w:rsidRPr="00826775">
        <w:t>公式</w:t>
      </w:r>
      <w:r w:rsidRPr="00826775">
        <w:rPr>
          <w:rFonts w:hint="eastAsia"/>
        </w:rPr>
        <w:t>（</w:t>
      </w:r>
      <w:r w:rsidRPr="00826775">
        <w:rPr>
          <w:rFonts w:hint="eastAsia"/>
        </w:rPr>
        <w:t>2</w:t>
      </w:r>
      <w:r w:rsidRPr="00826775">
        <w:rPr>
          <w:rFonts w:hint="eastAsia"/>
        </w:rPr>
        <w:t>）为用于计算已支付但未使用的租用期限内的租金金额，若为试用期或者租金到期时间小于当前时间，则剩余租金为</w:t>
      </w:r>
      <w:r w:rsidRPr="00826775">
        <w:rPr>
          <w:rFonts w:hint="eastAsia"/>
        </w:rPr>
        <w:t>0</w:t>
      </w:r>
      <w:r w:rsidRPr="00826775">
        <w:rPr>
          <w:rFonts w:hint="eastAsia"/>
        </w:rPr>
        <w:t>；若租用开始时间到租用截止时间小于</w:t>
      </w:r>
      <w:r w:rsidRPr="00826775">
        <w:rPr>
          <w:rFonts w:hint="eastAsia"/>
        </w:rPr>
        <w:t>12</w:t>
      </w:r>
      <w:r w:rsidRPr="00826775">
        <w:rPr>
          <w:rFonts w:hint="eastAsia"/>
        </w:rPr>
        <w:t>个月，则使用</w:t>
      </w:r>
      <w:r w:rsidRPr="00826775">
        <w:rPr>
          <w:rFonts w:hint="eastAsia"/>
        </w:rPr>
        <w:t>P*(</w:t>
      </w:r>
      <w:r w:rsidRPr="00826775">
        <w:t>edTime-now</w:t>
      </w:r>
      <w:r w:rsidRPr="00826775">
        <w:rPr>
          <w:rFonts w:hint="eastAsia"/>
        </w:rPr>
        <w:t>)</w:t>
      </w:r>
      <w:r w:rsidRPr="00826775">
        <w:t>*N*</w:t>
      </w:r>
      <w:r w:rsidRPr="00826775">
        <w:rPr>
          <w:rFonts w:hint="eastAsia"/>
        </w:rPr>
        <w:t>ρ计算剩余租金；若租用开始时</w:t>
      </w:r>
      <w:r w:rsidRPr="00826775">
        <w:rPr>
          <w:rFonts w:hint="eastAsia"/>
        </w:rPr>
        <w:lastRenderedPageBreak/>
        <w:t>间到</w:t>
      </w:r>
      <w:r w:rsidRPr="00636514">
        <w:rPr>
          <w:rFonts w:hint="eastAsia"/>
        </w:rPr>
        <w:t>租用截止时间大于或等于</w:t>
      </w:r>
      <w:r w:rsidRPr="00636514">
        <w:rPr>
          <w:rFonts w:hint="eastAsia"/>
        </w:rPr>
        <w:t>12</w:t>
      </w:r>
      <w:r w:rsidRPr="00636514">
        <w:rPr>
          <w:rFonts w:hint="eastAsia"/>
        </w:rPr>
        <w:t>个月，则使用</w:t>
      </w:r>
      <w:r w:rsidRPr="00636514">
        <w:rPr>
          <w:rFonts w:hint="eastAsia"/>
        </w:rPr>
        <w:t>P*(</w:t>
      </w:r>
      <w:r w:rsidRPr="00636514">
        <w:t>edTime-now</w:t>
      </w:r>
      <w:r w:rsidRPr="00636514">
        <w:rPr>
          <w:rFonts w:hint="eastAsia"/>
        </w:rPr>
        <w:t>)</w:t>
      </w:r>
      <w:r w:rsidRPr="00636514">
        <w:t>*N*D</w:t>
      </w:r>
      <w:r w:rsidRPr="00636514">
        <w:rPr>
          <w:rFonts w:hint="eastAsia"/>
        </w:rPr>
        <w:t>*</w:t>
      </w:r>
      <w:r w:rsidRPr="00636514">
        <w:rPr>
          <w:rFonts w:hint="eastAsia"/>
        </w:rPr>
        <w:t>ρ计算剩余租金，其中增加了一项折扣信息。</w:t>
      </w:r>
      <w:r w:rsidRPr="00636514">
        <w:t>通过公式</w:t>
      </w:r>
      <w:r w:rsidRPr="00636514">
        <w:rPr>
          <w:rFonts w:hint="eastAsia"/>
        </w:rPr>
        <w:t>（</w:t>
      </w:r>
      <w:r w:rsidRPr="00636514">
        <w:rPr>
          <w:rFonts w:hint="eastAsia"/>
        </w:rPr>
        <w:t>1</w:t>
      </w:r>
      <w:r w:rsidRPr="00636514">
        <w:rPr>
          <w:rFonts w:hint="eastAsia"/>
        </w:rPr>
        <w:t>）和公式（</w:t>
      </w:r>
      <w:r w:rsidRPr="00636514">
        <w:rPr>
          <w:rFonts w:hint="eastAsia"/>
        </w:rPr>
        <w:t>2</w:t>
      </w:r>
      <w:r w:rsidRPr="00636514">
        <w:rPr>
          <w:rFonts w:hint="eastAsia"/>
        </w:rPr>
        <w:t>）可得新的租金计算公式为：</w:t>
      </w:r>
    </w:p>
    <w:p w14:paraId="51601DFE" w14:textId="051FB722" w:rsidR="000B1AA4" w:rsidRPr="005270D9" w:rsidRDefault="00513072" w:rsidP="000B1AA4">
      <w:pPr>
        <w:ind w:firstLineChars="0" w:firstLine="0"/>
      </w:pPr>
      <m:oMathPara>
        <m:oMath>
          <m:sSub>
            <m:sSubPr>
              <m:ctrlPr>
                <w:rPr>
                  <w:rFonts w:ascii="Cambria Math" w:hAnsi="Cambria Math"/>
                </w:rPr>
              </m:ctrlPr>
            </m:sSubPr>
            <m:e>
              <m:r>
                <w:rPr>
                  <w:rFonts w:ascii="Cambria Math" w:hAnsi="Cambria Math"/>
                </w:rPr>
                <m:t>SUM</m:t>
              </m:r>
            </m:e>
            <m:sub>
              <m:r>
                <w:rPr>
                  <w:rFonts w:ascii="Cambria Math" w:hAnsi="Cambria Math"/>
                </w:rPr>
                <m:t>N</m:t>
              </m:r>
            </m:sub>
          </m:sSub>
          <m:r>
            <m:rPr>
              <m:sty m:val="p"/>
            </m:rPr>
            <w:rPr>
              <w:rFonts w:ascii="Cambria Math" w:hAnsi="Cambria Math"/>
            </w:rPr>
            <m:t>=</m:t>
          </m:r>
          <m:r>
            <m:rPr>
              <m:sty m:val="p"/>
            </m:rPr>
            <w:rPr>
              <w:rFonts w:ascii="Cambria Math" w:hAnsi="Cambria Math"/>
            </w:rPr>
            <m:t>公式</m:t>
          </m:r>
          <m:d>
            <m:dPr>
              <m:begChr m:val="（"/>
              <m:endChr m:val="）"/>
              <m:ctrlPr>
                <w:rPr>
                  <w:rFonts w:ascii="Cambria Math" w:hAnsi="Cambria Math"/>
                </w:rPr>
              </m:ctrlPr>
            </m:dPr>
            <m:e>
              <m:r>
                <m:rPr>
                  <m:sty m:val="p"/>
                </m:rPr>
                <w:rPr>
                  <w:rFonts w:ascii="Cambria Math" w:hAnsi="Cambria Math"/>
                </w:rPr>
                <m:t>1</m:t>
              </m:r>
            </m:e>
          </m:d>
          <m:r>
            <m:rPr>
              <m:sty m:val="p"/>
            </m:rPr>
            <w:rPr>
              <w:rFonts w:ascii="MS Gothic" w:hAnsi="MS Gothic" w:cs="MS Gothic"/>
            </w:rPr>
            <m:t>-</m:t>
          </m:r>
          <m:r>
            <m:rPr>
              <m:sty m:val="p"/>
            </m:rPr>
            <w:rPr>
              <w:rFonts w:ascii="Cambria Math" w:hAnsi="Cambria Math" w:hint="eastAsia"/>
            </w:rPr>
            <m:t>公式</m:t>
          </m:r>
          <m:d>
            <m:dPr>
              <m:begChr m:val="（"/>
              <m:endChr m:val="）"/>
              <m:ctrlPr>
                <w:rPr>
                  <w:rFonts w:ascii="Cambria Math" w:hAnsi="Cambria Math"/>
                </w:rPr>
              </m:ctrlPr>
            </m:dPr>
            <m:e>
              <m:r>
                <m:rPr>
                  <m:sty m:val="p"/>
                </m:rPr>
                <w:rPr>
                  <w:rFonts w:ascii="Cambria Math" w:hAnsi="Cambria Math"/>
                </w:rPr>
                <m:t>2</m:t>
              </m:r>
            </m:e>
          </m:d>
          <m:r>
            <w:rPr>
              <w:rFonts w:ascii="Cambria Math" w:hAnsi="Cambria Math"/>
            </w:rPr>
            <m:t xml:space="preserve">              </m:t>
          </m:r>
          <m:r>
            <w:rPr>
              <w:rFonts w:ascii="Cambria Math" w:hAnsi="Cambria Math"/>
            </w:rPr>
            <m:t>公式</m:t>
          </m:r>
          <m:r>
            <w:rPr>
              <w:rFonts w:ascii="Cambria Math" w:hAnsi="Cambria Math" w:hint="eastAsia"/>
            </w:rPr>
            <m:t>（</m:t>
          </m:r>
          <m:r>
            <w:rPr>
              <w:rFonts w:ascii="Cambria Math" w:hAnsi="Cambria Math"/>
            </w:rPr>
            <m:t>3</m:t>
          </m:r>
          <m:r>
            <w:rPr>
              <w:rFonts w:ascii="Cambria Math" w:hAnsi="Cambria Math" w:hint="eastAsia"/>
            </w:rPr>
            <m:t>）</m:t>
          </m:r>
        </m:oMath>
      </m:oMathPara>
    </w:p>
    <w:p w14:paraId="6F6B744F" w14:textId="77777777" w:rsidR="007E541F" w:rsidRPr="00636514" w:rsidRDefault="000B1AA4" w:rsidP="000B1AA4">
      <w:pPr>
        <w:ind w:firstLineChars="0" w:firstLine="0"/>
      </w:pPr>
      <w:r w:rsidRPr="00636514">
        <w:tab/>
      </w:r>
      <w:r w:rsidRPr="00636514">
        <w:t>租户进入租用界面</w:t>
      </w:r>
      <w:r w:rsidRPr="00636514">
        <w:rPr>
          <w:rFonts w:hint="eastAsia"/>
        </w:rPr>
        <w:t>，选择租户类型、租用时长以及售货机台数，随后填写商家名称、商家编号，并初始化管理员密码从而完成用户的创建及租用。租户选择成功后会生成一个订单，在支付成功后即</w:t>
      </w:r>
      <w:r w:rsidR="00415D53" w:rsidRPr="00636514">
        <w:rPr>
          <w:rFonts w:hint="eastAsia"/>
        </w:rPr>
        <w:t>可通过</w:t>
      </w:r>
      <w:r w:rsidR="00415D53" w:rsidRPr="00636514">
        <w:rPr>
          <w:rFonts w:hint="eastAsia"/>
        </w:rPr>
        <w:t>Web</w:t>
      </w:r>
      <w:r w:rsidR="00415D53" w:rsidRPr="00636514">
        <w:t>访问</w:t>
      </w:r>
      <w:r w:rsidRPr="00636514">
        <w:rPr>
          <w:rFonts w:hint="eastAsia"/>
        </w:rPr>
        <w:t>该平台系统。</w:t>
      </w:r>
    </w:p>
    <w:p w14:paraId="6D207F3F" w14:textId="0CA5DD8B" w:rsidR="006B5A17" w:rsidRPr="00636514" w:rsidRDefault="00983673" w:rsidP="000B1AA4">
      <w:pPr>
        <w:ind w:firstLineChars="0" w:firstLine="0"/>
      </w:pPr>
      <w:r>
        <w:rPr>
          <w:noProof/>
        </w:rPr>
        <w:drawing>
          <wp:anchor distT="0" distB="0" distL="114300" distR="114300" simplePos="0" relativeHeight="251675648" behindDoc="0" locked="0" layoutInCell="1" allowOverlap="1" wp14:anchorId="65FA89F8" wp14:editId="0529DF8A">
            <wp:simplePos x="0" y="0"/>
            <wp:positionH relativeFrom="column">
              <wp:posOffset>1905</wp:posOffset>
            </wp:positionH>
            <wp:positionV relativeFrom="paragraph">
              <wp:posOffset>2019383</wp:posOffset>
            </wp:positionV>
            <wp:extent cx="5345430" cy="3995420"/>
            <wp:effectExtent l="0" t="0" r="7620" b="5080"/>
            <wp:wrapTopAndBottom/>
            <wp:docPr id="481" name="Picture 153" descr="租户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3" descr="租户序列图"/>
                    <pic:cNvPicPr>
                      <a:picLocks noChangeAspect="1" noChangeArrowheads="1"/>
                    </pic:cNvPicPr>
                  </pic:nvPicPr>
                  <pic:blipFill>
                    <a:blip r:embed="rId42">
                      <a:extLst>
                        <a:ext uri="{28A0092B-C50C-407E-A947-70E740481C1C}">
                          <a14:useLocalDpi xmlns:a14="http://schemas.microsoft.com/office/drawing/2010/main" val="0"/>
                        </a:ext>
                      </a:extLst>
                    </a:blip>
                    <a:srcRect l="4362" t="5766" r="1289" b="11411"/>
                    <a:stretch>
                      <a:fillRect/>
                    </a:stretch>
                  </pic:blipFill>
                  <pic:spPr bwMode="auto">
                    <a:xfrm>
                      <a:off x="0" y="0"/>
                      <a:ext cx="5345430" cy="39954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ab/>
      </w:r>
      <w:r w:rsidR="00115465" w:rsidRPr="00636514">
        <w:rPr>
          <w:rFonts w:hint="eastAsia"/>
        </w:rPr>
        <w:t>平台租用</w:t>
      </w:r>
      <w:r w:rsidR="00266EB4">
        <w:rPr>
          <w:rFonts w:hint="eastAsia"/>
        </w:rPr>
        <w:t>功能的实现</w:t>
      </w:r>
      <w:r w:rsidR="00115465" w:rsidRPr="00636514">
        <w:rPr>
          <w:rFonts w:hint="eastAsia"/>
        </w:rPr>
        <w:t>使用</w:t>
      </w:r>
      <w:r w:rsidR="00115465" w:rsidRPr="00636514">
        <w:rPr>
          <w:rFonts w:hint="eastAsia"/>
        </w:rPr>
        <w:t>Ajax</w:t>
      </w:r>
      <w:r w:rsidR="00115465" w:rsidRPr="00636514">
        <w:t>发送异步请求</w:t>
      </w:r>
      <w:r w:rsidR="00115465" w:rsidRPr="00636514">
        <w:rPr>
          <w:rFonts w:hint="eastAsia"/>
        </w:rPr>
        <w:t>，当输入商家名称和商家编号时，</w:t>
      </w:r>
      <w:r w:rsidR="00A7001A">
        <w:rPr>
          <w:rFonts w:hint="eastAsia"/>
        </w:rPr>
        <w:t>通过</w:t>
      </w:r>
      <w:r w:rsidR="00A7001A">
        <w:rPr>
          <w:rFonts w:hint="eastAsia"/>
        </w:rPr>
        <w:t>Ajax</w:t>
      </w:r>
      <w:r w:rsidR="00A7001A">
        <w:rPr>
          <w:rFonts w:hint="eastAsia"/>
        </w:rPr>
        <w:t>发送请求</w:t>
      </w:r>
      <w:r w:rsidR="00F16158">
        <w:rPr>
          <w:rFonts w:hint="eastAsia"/>
        </w:rPr>
        <w:t>POST</w:t>
      </w:r>
      <w:r w:rsidR="00115465" w:rsidRPr="00636514">
        <w:rPr>
          <w:rFonts w:hint="eastAsia"/>
        </w:rPr>
        <w:t>向数据库进行查询，若已存在同样名称或编号的商家，则控制器向页面发送提示</w:t>
      </w:r>
      <w:r w:rsidR="00E73438">
        <w:rPr>
          <w:rFonts w:hint="eastAsia"/>
        </w:rPr>
        <w:t>信息</w:t>
      </w:r>
      <w:r w:rsidR="00115465" w:rsidRPr="00636514">
        <w:t>，</w:t>
      </w:r>
      <w:r w:rsidR="00E73438">
        <w:t>提示</w:t>
      </w:r>
      <w:r w:rsidR="00115465" w:rsidRPr="00636514">
        <w:rPr>
          <w:rFonts w:hint="eastAsia"/>
        </w:rPr>
        <w:t>该名称或编号已占用。用户选择售货机的租用台数和租用时间，</w:t>
      </w:r>
      <w:r w:rsidR="00115465" w:rsidRPr="00636514">
        <w:rPr>
          <w:rFonts w:hint="eastAsia"/>
        </w:rPr>
        <w:t>Ajax</w:t>
      </w:r>
      <w:r w:rsidR="00115465" w:rsidRPr="00636514">
        <w:t>发送异步请求</w:t>
      </w:r>
      <w:r w:rsidR="00115465" w:rsidRPr="00636514">
        <w:rPr>
          <w:rFonts w:hint="eastAsia"/>
        </w:rPr>
        <w:t>，后台查询平台的租金定制表，根据租金的计算公式（</w:t>
      </w:r>
      <w:r w:rsidR="00115465" w:rsidRPr="00636514">
        <w:rPr>
          <w:rFonts w:hint="eastAsia"/>
        </w:rPr>
        <w:t>1</w:t>
      </w:r>
      <w:r w:rsidR="00115465" w:rsidRPr="00636514">
        <w:rPr>
          <w:rFonts w:hint="eastAsia"/>
        </w:rPr>
        <w:t>）对当前数量的售货机和租用时限进行计算。</w:t>
      </w:r>
      <w:r w:rsidR="006B5A17" w:rsidRPr="00636514">
        <w:rPr>
          <w:rFonts w:hint="eastAsia"/>
        </w:rPr>
        <w:t>租户</w:t>
      </w:r>
      <w:r w:rsidR="006B5A17" w:rsidRPr="00636514">
        <w:t>模块序列图</w:t>
      </w:r>
      <w:r w:rsidR="006B5A17">
        <w:rPr>
          <w:rFonts w:hint="eastAsia"/>
        </w:rPr>
        <w:t>如图</w:t>
      </w:r>
      <w:r w:rsidR="006B5A17">
        <w:rPr>
          <w:rFonts w:hint="eastAsia"/>
        </w:rPr>
        <w:t>5-</w:t>
      </w:r>
      <w:r w:rsidR="006B5A17">
        <w:t>1</w:t>
      </w:r>
      <w:r w:rsidR="006B5A17">
        <w:rPr>
          <w:rFonts w:hint="eastAsia"/>
        </w:rPr>
        <w:t>。</w:t>
      </w:r>
    </w:p>
    <w:p w14:paraId="7B8F92B0" w14:textId="1897A51C" w:rsidR="008C3040" w:rsidRDefault="008C3040" w:rsidP="008C3040">
      <w:pPr>
        <w:ind w:firstLineChars="0" w:firstLine="0"/>
        <w:jc w:val="center"/>
      </w:pPr>
      <w:r>
        <w:t>图</w:t>
      </w:r>
      <w:r>
        <w:rPr>
          <w:rFonts w:hint="eastAsia"/>
        </w:rPr>
        <w:t>5-</w:t>
      </w:r>
      <w:r>
        <w:t xml:space="preserve">1  </w:t>
      </w:r>
      <w:r>
        <w:t>租用过程序列图</w:t>
      </w:r>
    </w:p>
    <w:p w14:paraId="73F79156" w14:textId="2004CDAC" w:rsidR="008C3040" w:rsidRPr="00636514" w:rsidRDefault="008C3040" w:rsidP="000B1AA4">
      <w:pPr>
        <w:ind w:firstLine="480"/>
      </w:pPr>
      <w:r w:rsidRPr="00636514">
        <w:rPr>
          <w:rFonts w:hint="eastAsia"/>
        </w:rPr>
        <w:lastRenderedPageBreak/>
        <w:t>后台实现的部分码如下：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B1AA4" w:rsidRPr="00636514" w14:paraId="676A2A12" w14:textId="77777777" w:rsidTr="00DE4261">
        <w:tc>
          <w:tcPr>
            <w:tcW w:w="8522" w:type="dxa"/>
            <w:shd w:val="clear" w:color="auto" w:fill="auto"/>
          </w:tcPr>
          <w:p w14:paraId="5050511F" w14:textId="45AB723D" w:rsidR="000B1AA4" w:rsidRPr="00636514" w:rsidRDefault="000B1AA4" w:rsidP="00DE4261">
            <w:pPr>
              <w:pStyle w:val="af0"/>
              <w:rPr>
                <w:lang w:val="en-US" w:eastAsia="zh-CN"/>
              </w:rPr>
            </w:pPr>
            <w:r w:rsidRPr="00636514">
              <w:rPr>
                <w:lang w:val="en-US" w:eastAsia="zh-CN"/>
              </w:rPr>
              <w:t xml:space="preserve">double money = 0;  </w:t>
            </w:r>
          </w:p>
          <w:p w14:paraId="3444EF2D" w14:textId="0BEE28C8" w:rsidR="000B1AA4" w:rsidRPr="00636514" w:rsidRDefault="000B1AA4" w:rsidP="00DE4261">
            <w:pPr>
              <w:pStyle w:val="af0"/>
              <w:rPr>
                <w:lang w:val="en-US" w:eastAsia="zh-CN"/>
              </w:rPr>
            </w:pPr>
            <w:r w:rsidRPr="00636514">
              <w:rPr>
                <w:rFonts w:hint="eastAsia"/>
                <w:lang w:val="en-US" w:eastAsia="zh-CN"/>
              </w:rPr>
              <w:t xml:space="preserve">if (rentTime == 0) {// </w:t>
            </w:r>
            <w:r w:rsidRPr="00636514">
              <w:rPr>
                <w:rFonts w:ascii="微软雅黑" w:eastAsia="微软雅黑" w:hAnsi="微软雅黑" w:cs="微软雅黑" w:hint="eastAsia"/>
                <w:lang w:val="en-US" w:eastAsia="zh-CN"/>
              </w:rPr>
              <w:t>免费试用</w:t>
            </w:r>
            <w:r w:rsidRPr="00636514">
              <w:rPr>
                <w:rFonts w:hint="eastAsia"/>
                <w:lang w:val="en-US" w:eastAsia="zh-CN"/>
              </w:rPr>
              <w:t xml:space="preserve">  </w:t>
            </w:r>
          </w:p>
          <w:p w14:paraId="53985C33" w14:textId="1C8E1D2A" w:rsidR="000B1AA4" w:rsidRPr="00636514" w:rsidRDefault="000B1AA4" w:rsidP="00DE4261">
            <w:pPr>
              <w:pStyle w:val="af0"/>
              <w:rPr>
                <w:lang w:val="en-US" w:eastAsia="zh-CN"/>
              </w:rPr>
            </w:pPr>
            <w:r w:rsidRPr="00636514">
              <w:rPr>
                <w:lang w:val="en-US" w:eastAsia="zh-CN"/>
              </w:rPr>
              <w:t xml:space="preserve">    money = 0;  </w:t>
            </w:r>
          </w:p>
          <w:p w14:paraId="1715FBFA" w14:textId="77777777" w:rsidR="004D15FB" w:rsidRPr="00636514" w:rsidRDefault="000B1AA4" w:rsidP="00DE4261">
            <w:pPr>
              <w:pStyle w:val="af0"/>
              <w:rPr>
                <w:lang w:val="en-US" w:eastAsia="zh-CN"/>
              </w:rPr>
            </w:pPr>
            <w:r w:rsidRPr="00636514">
              <w:rPr>
                <w:rFonts w:hint="eastAsia"/>
                <w:lang w:val="en-US" w:eastAsia="zh-CN"/>
              </w:rPr>
              <w:t>} else if (rentTime &lt; 12) {</w:t>
            </w:r>
          </w:p>
          <w:p w14:paraId="41706B6E" w14:textId="3CAD8898" w:rsidR="000B1AA4" w:rsidRPr="00636514" w:rsidRDefault="000B1AA4" w:rsidP="004D15FB">
            <w:pPr>
              <w:pStyle w:val="af0"/>
              <w:ind w:firstLineChars="200" w:firstLine="42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租用期限为一年内</w:t>
            </w:r>
            <w:r w:rsidRPr="00636514">
              <w:rPr>
                <w:rFonts w:hint="eastAsia"/>
                <w:lang w:val="en-US" w:eastAsia="zh-CN"/>
              </w:rPr>
              <w:t xml:space="preserve">  </w:t>
            </w:r>
          </w:p>
          <w:p w14:paraId="10D62AFD" w14:textId="77777777" w:rsidR="000B1AA4" w:rsidRPr="00636514" w:rsidRDefault="000B1AA4" w:rsidP="00DE4261">
            <w:pPr>
              <w:pStyle w:val="af0"/>
              <w:rPr>
                <w:lang w:val="en-US" w:eastAsia="zh-CN"/>
              </w:rPr>
            </w:pPr>
            <w:r w:rsidRPr="00636514">
              <w:rPr>
                <w:lang w:val="en-US" w:eastAsia="zh-CN"/>
              </w:rPr>
              <w:t xml:space="preserve">    money = monthMoney * rentTime * machineNum * sNumPrice.getNumPrice();  </w:t>
            </w:r>
          </w:p>
          <w:p w14:paraId="033BDF17" w14:textId="4F20E448" w:rsidR="004D15FB" w:rsidRPr="00636514" w:rsidRDefault="000B1AA4" w:rsidP="00DE4261">
            <w:pPr>
              <w:pStyle w:val="af0"/>
              <w:rPr>
                <w:lang w:val="en-US" w:eastAsia="zh-CN"/>
              </w:rPr>
            </w:pPr>
            <w:r w:rsidRPr="00636514">
              <w:rPr>
                <w:rFonts w:hint="eastAsia"/>
                <w:lang w:val="en-US" w:eastAsia="zh-CN"/>
              </w:rPr>
              <w:t>} else {</w:t>
            </w:r>
          </w:p>
          <w:p w14:paraId="2AEA2B28" w14:textId="58EE178F" w:rsidR="000B1AA4" w:rsidRPr="00636514" w:rsidRDefault="000B1AA4" w:rsidP="004D15FB">
            <w:pPr>
              <w:pStyle w:val="af0"/>
              <w:ind w:firstLineChars="100" w:firstLine="210"/>
              <w:rPr>
                <w:lang w:val="en-US" w:eastAsia="zh-CN"/>
              </w:rPr>
            </w:pPr>
            <w:r w:rsidRPr="00636514">
              <w:rPr>
                <w:rFonts w:hint="eastAsia"/>
                <w:lang w:val="en-US" w:eastAsia="zh-CN"/>
              </w:rPr>
              <w:t xml:space="preserve">// </w:t>
            </w:r>
            <w:r w:rsidRPr="00636514">
              <w:rPr>
                <w:rFonts w:ascii="微软雅黑" w:eastAsia="微软雅黑" w:hAnsi="微软雅黑" w:cs="微软雅黑" w:hint="eastAsia"/>
                <w:lang w:val="en-US" w:eastAsia="zh-CN"/>
              </w:rPr>
              <w:t>租用期限为年的倍数、找到租金折扣</w:t>
            </w:r>
            <w:r w:rsidRPr="00636514">
              <w:rPr>
                <w:rFonts w:hint="eastAsia"/>
                <w:lang w:val="en-US" w:eastAsia="zh-CN"/>
              </w:rPr>
              <w:t xml:space="preserve">  </w:t>
            </w:r>
          </w:p>
          <w:p w14:paraId="7486610B" w14:textId="13FF8199" w:rsidR="000B1AA4" w:rsidRPr="00636514" w:rsidRDefault="000B1AA4" w:rsidP="00DE4261">
            <w:pPr>
              <w:pStyle w:val="af0"/>
              <w:rPr>
                <w:lang w:val="en-US" w:eastAsia="zh-CN"/>
              </w:rPr>
            </w:pPr>
            <w:r w:rsidRPr="00636514">
              <w:rPr>
                <w:lang w:val="en-US" w:eastAsia="zh-CN"/>
              </w:rPr>
              <w:t xml:space="preserve">   int discount = 1;  </w:t>
            </w:r>
          </w:p>
          <w:p w14:paraId="6245C6B9" w14:textId="77777777" w:rsidR="000B1AA4" w:rsidRPr="00636514" w:rsidRDefault="000B1AA4" w:rsidP="00DE4261">
            <w:pPr>
              <w:pStyle w:val="af0"/>
              <w:rPr>
                <w:lang w:val="en-US" w:eastAsia="zh-CN"/>
              </w:rPr>
            </w:pPr>
            <w:r w:rsidRPr="00636514">
              <w:rPr>
                <w:lang w:val="en-US" w:eastAsia="zh-CN"/>
              </w:rPr>
              <w:t xml:space="preserve">   for (SaasPrice saasPrice : saasPrices) {  </w:t>
            </w:r>
          </w:p>
          <w:p w14:paraId="29E59E6B" w14:textId="4F705BCD" w:rsidR="000B1AA4" w:rsidRPr="00636514" w:rsidRDefault="000B1AA4" w:rsidP="00DE4261">
            <w:pPr>
              <w:pStyle w:val="af0"/>
              <w:rPr>
                <w:lang w:val="en-US" w:eastAsia="zh-CN"/>
              </w:rPr>
            </w:pPr>
            <w:r w:rsidRPr="00636514">
              <w:rPr>
                <w:lang w:val="en-US" w:eastAsia="zh-CN"/>
              </w:rPr>
              <w:t xml:space="preserve">      if (rentTime == 12 &amp;&amp; saasPrice.getPriceName().equals("1year")) {  </w:t>
            </w:r>
          </w:p>
          <w:p w14:paraId="68FB4855"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0B12E070" w14:textId="77777777" w:rsidR="000B1AA4" w:rsidRPr="00636514" w:rsidRDefault="000B1AA4" w:rsidP="00DE4261">
            <w:pPr>
              <w:pStyle w:val="af0"/>
              <w:rPr>
                <w:lang w:val="en-US" w:eastAsia="zh-CN"/>
              </w:rPr>
            </w:pPr>
            <w:r w:rsidRPr="00636514">
              <w:rPr>
                <w:lang w:val="en-US" w:eastAsia="zh-CN"/>
              </w:rPr>
              <w:t xml:space="preserve">      } else if (rentTime == 24 &amp;&amp; saasPrice.getPriceName().equals("2year")){  </w:t>
            </w:r>
          </w:p>
          <w:p w14:paraId="6E38F051"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19684625" w14:textId="77777777" w:rsidR="000B1AA4" w:rsidRPr="00636514" w:rsidRDefault="000B1AA4" w:rsidP="00DE4261">
            <w:pPr>
              <w:pStyle w:val="af0"/>
              <w:rPr>
                <w:lang w:val="en-US" w:eastAsia="zh-CN"/>
              </w:rPr>
            </w:pPr>
            <w:r w:rsidRPr="00636514">
              <w:rPr>
                <w:lang w:val="en-US" w:eastAsia="zh-CN"/>
              </w:rPr>
              <w:t xml:space="preserve">      } else if (rentTime == 36 &amp;&amp; saasPrice.getPriceName().equals("3year")){  </w:t>
            </w:r>
          </w:p>
          <w:p w14:paraId="5057B083" w14:textId="77777777" w:rsidR="000B1AA4" w:rsidRPr="00636514" w:rsidRDefault="000B1AA4" w:rsidP="00DE4261">
            <w:pPr>
              <w:pStyle w:val="af0"/>
              <w:rPr>
                <w:lang w:val="en-US" w:eastAsia="zh-CN"/>
              </w:rPr>
            </w:pPr>
            <w:r w:rsidRPr="00636514">
              <w:rPr>
                <w:lang w:val="en-US" w:eastAsia="zh-CN"/>
              </w:rPr>
              <w:t xml:space="preserve">        discount = saasPrice.getDiscount();  </w:t>
            </w:r>
          </w:p>
          <w:p w14:paraId="4F1B7ED6" w14:textId="77777777" w:rsidR="000B1AA4" w:rsidRPr="00636514" w:rsidRDefault="000B1AA4" w:rsidP="00DE4261">
            <w:pPr>
              <w:pStyle w:val="af0"/>
              <w:rPr>
                <w:lang w:val="en-US" w:eastAsia="zh-CN"/>
              </w:rPr>
            </w:pPr>
            <w:r w:rsidRPr="00636514">
              <w:rPr>
                <w:lang w:val="en-US" w:eastAsia="zh-CN"/>
              </w:rPr>
              <w:t xml:space="preserve">      }  </w:t>
            </w:r>
          </w:p>
          <w:p w14:paraId="6CDDAB23" w14:textId="77777777" w:rsidR="000B1AA4" w:rsidRPr="00636514" w:rsidRDefault="000B1AA4" w:rsidP="00DE4261">
            <w:pPr>
              <w:pStyle w:val="af0"/>
              <w:rPr>
                <w:lang w:val="en-US" w:eastAsia="zh-CN"/>
              </w:rPr>
            </w:pPr>
            <w:r w:rsidRPr="00636514">
              <w:rPr>
                <w:lang w:val="en-US" w:eastAsia="zh-CN"/>
              </w:rPr>
              <w:t xml:space="preserve">  }  </w:t>
            </w:r>
          </w:p>
          <w:p w14:paraId="0EFB3DED" w14:textId="77777777" w:rsidR="000B1AA4" w:rsidRPr="00636514" w:rsidRDefault="000B1AA4" w:rsidP="00DE4261">
            <w:pPr>
              <w:pStyle w:val="af0"/>
              <w:rPr>
                <w:lang w:val="en-US" w:eastAsia="zh-CN"/>
              </w:rPr>
            </w:pPr>
            <w:r w:rsidRPr="00636514">
              <w:rPr>
                <w:lang w:val="en-US" w:eastAsia="zh-CN"/>
              </w:rPr>
              <w:t xml:space="preserve">money = monthMoney * rentTime * (discount / 100) * machineNum * sNumPrice.getNumPrice();  </w:t>
            </w:r>
          </w:p>
          <w:p w14:paraId="57836944" w14:textId="77777777" w:rsidR="000B1AA4" w:rsidRPr="00636514" w:rsidRDefault="000B1AA4" w:rsidP="00DE4261">
            <w:pPr>
              <w:pStyle w:val="af0"/>
              <w:rPr>
                <w:lang w:val="en-US" w:eastAsia="zh-CN"/>
              </w:rPr>
            </w:pPr>
            <w:r w:rsidRPr="00636514">
              <w:rPr>
                <w:lang w:val="en-US" w:eastAsia="zh-CN"/>
              </w:rPr>
              <w:t>}</w:t>
            </w:r>
          </w:p>
        </w:tc>
      </w:tr>
    </w:tbl>
    <w:p w14:paraId="6EDCE29B" w14:textId="0B2B5228" w:rsidR="000B1AA4" w:rsidRDefault="00661E74" w:rsidP="000B1AA4">
      <w:pPr>
        <w:ind w:firstLineChars="0" w:firstLine="0"/>
      </w:pPr>
      <w:r>
        <w:rPr>
          <w:noProof/>
        </w:rPr>
        <w:drawing>
          <wp:anchor distT="0" distB="0" distL="114300" distR="114300" simplePos="0" relativeHeight="251677696" behindDoc="0" locked="0" layoutInCell="1" allowOverlap="1" wp14:anchorId="7AA755AC" wp14:editId="43272A0A">
            <wp:simplePos x="0" y="0"/>
            <wp:positionH relativeFrom="column">
              <wp:posOffset>-45720</wp:posOffset>
            </wp:positionH>
            <wp:positionV relativeFrom="paragraph">
              <wp:posOffset>309880</wp:posOffset>
            </wp:positionV>
            <wp:extent cx="5581650" cy="2713990"/>
            <wp:effectExtent l="0" t="0" r="0" b="0"/>
            <wp:wrapTopAndBottom/>
            <wp:docPr id="482" name="Picture 176" descr="租户图片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6" descr="租户图片呢"/>
                    <pic:cNvPicPr>
                      <a:picLocks noChangeAspect="1" noChangeArrowheads="1"/>
                    </pic:cNvPicPr>
                  </pic:nvPicPr>
                  <pic:blipFill>
                    <a:blip r:embed="rId43">
                      <a:extLst>
                        <a:ext uri="{28A0092B-C50C-407E-A947-70E740481C1C}">
                          <a14:useLocalDpi xmlns:a14="http://schemas.microsoft.com/office/drawing/2010/main" val="0"/>
                        </a:ext>
                      </a:extLst>
                    </a:blip>
                    <a:srcRect l="10512" r="5788" b="16417"/>
                    <a:stretch>
                      <a:fillRect/>
                    </a:stretch>
                  </pic:blipFill>
                  <pic:spPr bwMode="auto">
                    <a:xfrm>
                      <a:off x="0" y="0"/>
                      <a:ext cx="5581650" cy="271399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如图</w:t>
      </w:r>
      <w:r w:rsidR="00126723" w:rsidRPr="00636514">
        <w:rPr>
          <w:rFonts w:hint="eastAsia"/>
        </w:rPr>
        <w:t>5</w:t>
      </w:r>
      <w:r w:rsidR="000B1AA4" w:rsidRPr="00636514">
        <w:rPr>
          <w:rFonts w:hint="eastAsia"/>
        </w:rPr>
        <w:t>-</w:t>
      </w:r>
      <w:r w:rsidR="000B1AA4" w:rsidRPr="00636514">
        <w:t>2</w:t>
      </w:r>
      <w:r w:rsidR="000B1AA4" w:rsidRPr="00636514">
        <w:rPr>
          <w:rFonts w:hint="eastAsia"/>
        </w:rPr>
        <w:t>，</w:t>
      </w:r>
      <w:r w:rsidR="008D6925">
        <w:rPr>
          <w:rFonts w:hint="eastAsia"/>
        </w:rPr>
        <w:t>租用界面</w:t>
      </w:r>
      <w:r w:rsidR="00FC7CC4">
        <w:t>功能</w:t>
      </w:r>
      <w:r w:rsidR="000B1AA4" w:rsidRPr="00636514">
        <w:t>实现效果图</w:t>
      </w:r>
      <w:r w:rsidR="00CE7BC4" w:rsidRPr="00636514">
        <w:rPr>
          <w:rFonts w:hint="eastAsia"/>
        </w:rPr>
        <w:t>。</w:t>
      </w:r>
    </w:p>
    <w:p w14:paraId="608DC523" w14:textId="01D372D3" w:rsidR="00181107" w:rsidRPr="00636514" w:rsidRDefault="00181107" w:rsidP="00181107">
      <w:pPr>
        <w:ind w:firstLineChars="0" w:firstLine="0"/>
        <w:jc w:val="center"/>
      </w:pPr>
      <w:r>
        <w:rPr>
          <w:rFonts w:hint="eastAsia"/>
        </w:rPr>
        <w:t>图</w:t>
      </w:r>
      <w:r>
        <w:rPr>
          <w:rFonts w:hint="eastAsia"/>
        </w:rPr>
        <w:t>5-</w:t>
      </w:r>
      <w:r>
        <w:t xml:space="preserve">2  </w:t>
      </w:r>
      <w:r>
        <w:t>租用页面效果图</w:t>
      </w:r>
    </w:p>
    <w:p w14:paraId="1332E284" w14:textId="4D0FA99D" w:rsidR="000B1AA4" w:rsidRPr="00636514" w:rsidRDefault="00FE26AE" w:rsidP="000B1AA4">
      <w:pPr>
        <w:ind w:firstLine="480"/>
      </w:pPr>
      <w:r w:rsidRPr="00636514">
        <w:rPr>
          <w:rFonts w:hint="eastAsia"/>
        </w:rPr>
        <w:lastRenderedPageBreak/>
        <w:t>用户点击提交后，</w:t>
      </w:r>
      <w:r w:rsidR="000B1AA4" w:rsidRPr="00636514">
        <w:rPr>
          <w:rFonts w:hint="eastAsia"/>
        </w:rPr>
        <w:t>控制层生成租用订单，后台将新的</w:t>
      </w:r>
      <w:r w:rsidR="002E428C">
        <w:rPr>
          <w:rFonts w:hint="eastAsia"/>
        </w:rPr>
        <w:t>租用信息添加到租户订单表中，同时创建新的商家，并为商家分配初始</w:t>
      </w:r>
      <w:r w:rsidR="000B1AA4" w:rsidRPr="00636514">
        <w:rPr>
          <w:rFonts w:hint="eastAsia"/>
        </w:rPr>
        <w:t>管理员</w:t>
      </w:r>
      <w:r w:rsidR="002E428C">
        <w:rPr>
          <w:rFonts w:hint="eastAsia"/>
        </w:rPr>
        <w:t>账号</w:t>
      </w:r>
      <w:r w:rsidR="000B1AA4" w:rsidRPr="00636514">
        <w:rPr>
          <w:rFonts w:hint="eastAsia"/>
        </w:rPr>
        <w:t>。</w:t>
      </w:r>
      <w:r w:rsidR="00BE54B8" w:rsidRPr="00636514">
        <w:rPr>
          <w:rFonts w:hint="eastAsia"/>
        </w:rPr>
        <w:t>每</w:t>
      </w:r>
      <w:r w:rsidR="000B1AA4" w:rsidRPr="00636514">
        <w:rPr>
          <w:rFonts w:hint="eastAsia"/>
        </w:rPr>
        <w:t>次</w:t>
      </w:r>
      <w:r w:rsidR="00BE54B8" w:rsidRPr="00636514">
        <w:rPr>
          <w:rFonts w:hint="eastAsia"/>
        </w:rPr>
        <w:t>登录</w:t>
      </w:r>
      <w:r w:rsidR="00CB720A" w:rsidRPr="00636514">
        <w:rPr>
          <w:rFonts w:hint="eastAsia"/>
        </w:rPr>
        <w:t>时</w:t>
      </w:r>
      <w:r w:rsidR="000B1AA4" w:rsidRPr="00636514">
        <w:rPr>
          <w:rFonts w:hint="eastAsia"/>
        </w:rPr>
        <w:t>系统会</w:t>
      </w:r>
      <w:r w:rsidR="00703CE7">
        <w:rPr>
          <w:rFonts w:hint="eastAsia"/>
        </w:rPr>
        <w:t>调用接口</w:t>
      </w:r>
      <w:r w:rsidR="002E428C">
        <w:t>进</w:t>
      </w:r>
      <w:r w:rsidR="00783905" w:rsidRPr="00636514">
        <w:t>行</w:t>
      </w:r>
      <w:r w:rsidR="000B1AA4" w:rsidRPr="00636514">
        <w:rPr>
          <w:rFonts w:hint="eastAsia"/>
        </w:rPr>
        <w:t>商家可用性判断，若当前时间在商家租用截止时间之后，则判定商家不可用，并将商家可用状态置为</w:t>
      </w:r>
      <w:r w:rsidR="000B1AA4" w:rsidRPr="00636514">
        <w:rPr>
          <w:rFonts w:hint="eastAsia"/>
        </w:rPr>
        <w:t>0</w:t>
      </w:r>
      <w:r w:rsidR="000B1AA4" w:rsidRPr="00636514">
        <w:rPr>
          <w:rFonts w:hint="eastAsia"/>
        </w:rPr>
        <w:t>，返回验证失败提示，提醒用户商家租用期限已到期。</w:t>
      </w:r>
    </w:p>
    <w:p w14:paraId="2228A23E" w14:textId="77777777" w:rsidR="000B1AA4" w:rsidRPr="00636514" w:rsidRDefault="00126723" w:rsidP="000B1AA4">
      <w:pPr>
        <w:pStyle w:val="2"/>
      </w:pPr>
      <w:bookmarkStart w:id="232" w:name="_Toc492673778"/>
      <w:bookmarkStart w:id="233" w:name="_Toc494578105"/>
      <w:r w:rsidRPr="00636514">
        <w:rPr>
          <w:rFonts w:hint="eastAsia"/>
          <w:lang w:eastAsia="zh-CN"/>
        </w:rPr>
        <w:t>5</w:t>
      </w:r>
      <w:r w:rsidR="000B1AA4" w:rsidRPr="00636514">
        <w:rPr>
          <w:rFonts w:hint="eastAsia"/>
        </w:rPr>
        <w:t>.</w:t>
      </w:r>
      <w:r w:rsidR="000B1AA4" w:rsidRPr="00636514">
        <w:t xml:space="preserve">3 </w:t>
      </w:r>
      <w:r w:rsidR="000B1AA4" w:rsidRPr="00636514">
        <w:t>系统权限实现</w:t>
      </w:r>
      <w:bookmarkEnd w:id="232"/>
      <w:bookmarkEnd w:id="233"/>
    </w:p>
    <w:p w14:paraId="0BE4F886" w14:textId="77777777" w:rsidR="000B1AA4" w:rsidRPr="00636514" w:rsidRDefault="000629CA" w:rsidP="000B1AA4">
      <w:pPr>
        <w:ind w:firstLine="480"/>
      </w:pPr>
      <w:r w:rsidRPr="00636514">
        <w:t>系统权限管理包括不同租户之间的权限隔离和同一租户内部的</w:t>
      </w:r>
      <w:r w:rsidR="000B1AA4" w:rsidRPr="00636514">
        <w:t>权限</w:t>
      </w:r>
      <w:r w:rsidR="00195666" w:rsidRPr="00636514">
        <w:t>管理</w:t>
      </w:r>
      <w:r w:rsidR="000B1AA4" w:rsidRPr="00636514">
        <w:rPr>
          <w:rFonts w:hint="eastAsia"/>
        </w:rPr>
        <w:t>。用户的权限管理和角色管理由系统管理员负责，主要负责定义、管理和分配，再由租户进行内部管理。</w:t>
      </w:r>
    </w:p>
    <w:p w14:paraId="6A1ED18B" w14:textId="77777777" w:rsidR="000B1AA4" w:rsidRDefault="00F0728F" w:rsidP="000B1AA4">
      <w:pPr>
        <w:ind w:firstLine="480"/>
      </w:pPr>
      <w:r w:rsidRPr="00636514">
        <w:rPr>
          <w:rFonts w:hint="eastAsia"/>
        </w:rPr>
        <w:t>系统初始化时由系统管理员创建多个用户权限，并设置</w:t>
      </w:r>
      <w:r w:rsidR="000B1AA4" w:rsidRPr="00636514">
        <w:rPr>
          <w:rFonts w:hint="eastAsia"/>
        </w:rPr>
        <w:t>每个用户权限</w:t>
      </w:r>
      <w:r w:rsidR="00830512" w:rsidRPr="00636514">
        <w:rPr>
          <w:rFonts w:hint="eastAsia"/>
        </w:rPr>
        <w:t>的</w:t>
      </w:r>
      <w:r w:rsidR="000B1AA4" w:rsidRPr="00636514">
        <w:rPr>
          <w:rFonts w:hint="eastAsia"/>
        </w:rPr>
        <w:t>编码和类型，权限编码代表拥有该权限的用户的访问</w:t>
      </w:r>
      <w:r w:rsidR="00195666" w:rsidRPr="00636514">
        <w:rPr>
          <w:rFonts w:hint="eastAsia"/>
        </w:rPr>
        <w:t>范围</w:t>
      </w:r>
      <w:r w:rsidR="0035402E" w:rsidRPr="00636514">
        <w:rPr>
          <w:rFonts w:hint="eastAsia"/>
        </w:rPr>
        <w:t>，</w:t>
      </w:r>
      <w:r w:rsidR="000B1AA4" w:rsidRPr="00636514">
        <w:rPr>
          <w:rFonts w:hint="eastAsia"/>
        </w:rPr>
        <w:t>类型</w:t>
      </w:r>
      <w:r w:rsidR="00195666" w:rsidRPr="00636514">
        <w:rPr>
          <w:rFonts w:hint="eastAsia"/>
        </w:rPr>
        <w:t>用于区分当前</w:t>
      </w:r>
      <w:r w:rsidR="000B1AA4" w:rsidRPr="00636514">
        <w:rPr>
          <w:rFonts w:hint="eastAsia"/>
        </w:rPr>
        <w:t>权限</w:t>
      </w:r>
      <w:r w:rsidR="00195666" w:rsidRPr="00636514">
        <w:t>是</w:t>
      </w:r>
      <w:r w:rsidR="000B1AA4" w:rsidRPr="00636514">
        <w:rPr>
          <w:rFonts w:hint="eastAsia"/>
        </w:rPr>
        <w:t>运营商权限或者厂商权限。权限类型在数据库中用</w:t>
      </w:r>
      <w:r w:rsidR="00A7309B" w:rsidRPr="00636514">
        <w:rPr>
          <w:rFonts w:hint="eastAsia"/>
        </w:rPr>
        <w:t>数字</w:t>
      </w:r>
      <w:r w:rsidR="000B1AA4" w:rsidRPr="00636514">
        <w:rPr>
          <w:rFonts w:hint="eastAsia"/>
        </w:rPr>
        <w:t>0</w:t>
      </w:r>
      <w:r w:rsidR="000B1AA4" w:rsidRPr="00636514">
        <w:rPr>
          <w:rFonts w:hint="eastAsia"/>
        </w:rPr>
        <w:t>、</w:t>
      </w:r>
      <w:r w:rsidR="000B1AA4" w:rsidRPr="00636514">
        <w:rPr>
          <w:rFonts w:hint="eastAsia"/>
        </w:rPr>
        <w:t>1</w:t>
      </w:r>
      <w:r w:rsidR="000B1AA4" w:rsidRPr="00636514">
        <w:rPr>
          <w:rFonts w:hint="eastAsia"/>
        </w:rPr>
        <w:t>和</w:t>
      </w:r>
      <w:r w:rsidR="000B1AA4" w:rsidRPr="00636514">
        <w:rPr>
          <w:rFonts w:hint="eastAsia"/>
        </w:rPr>
        <w:t>2</w:t>
      </w:r>
      <w:r w:rsidR="000B1AA4" w:rsidRPr="00636514">
        <w:rPr>
          <w:rFonts w:hint="eastAsia"/>
        </w:rPr>
        <w:t>进行</w:t>
      </w:r>
      <w:r w:rsidR="00895814" w:rsidRPr="00636514">
        <w:rPr>
          <w:rFonts w:hint="eastAsia"/>
        </w:rPr>
        <w:t>表示</w:t>
      </w:r>
      <w:r w:rsidR="000B1AA4" w:rsidRPr="00636514">
        <w:rPr>
          <w:rFonts w:hint="eastAsia"/>
        </w:rPr>
        <w:t>，</w:t>
      </w:r>
      <w:r w:rsidR="000B1AA4" w:rsidRPr="00636514">
        <w:rPr>
          <w:rFonts w:hint="eastAsia"/>
        </w:rPr>
        <w:t>0</w:t>
      </w:r>
      <w:r w:rsidR="000B1AA4" w:rsidRPr="00636514">
        <w:rPr>
          <w:rFonts w:hint="eastAsia"/>
        </w:rPr>
        <w:t>代表系统管理员，</w:t>
      </w:r>
      <w:r w:rsidR="000B1AA4" w:rsidRPr="00636514">
        <w:rPr>
          <w:rFonts w:hint="eastAsia"/>
        </w:rPr>
        <w:t>1</w:t>
      </w:r>
      <w:r w:rsidR="000B1AA4" w:rsidRPr="00636514">
        <w:rPr>
          <w:rFonts w:hint="eastAsia"/>
        </w:rPr>
        <w:t>代表运营商，</w:t>
      </w:r>
      <w:r w:rsidR="000B1AA4" w:rsidRPr="00636514">
        <w:rPr>
          <w:rFonts w:hint="eastAsia"/>
        </w:rPr>
        <w:t>2</w:t>
      </w:r>
      <w:r w:rsidR="000B1AA4" w:rsidRPr="00636514">
        <w:rPr>
          <w:rFonts w:hint="eastAsia"/>
        </w:rPr>
        <w:t>代表厂商；权限编码的设定也有一定的规则，运营商编码为</w:t>
      </w:r>
      <w:r w:rsidR="000B1AA4" w:rsidRPr="00636514">
        <w:rPr>
          <w:rFonts w:hint="eastAsia"/>
        </w:rPr>
        <w:t>001XX</w:t>
      </w:r>
      <w:r w:rsidR="000B1AA4" w:rsidRPr="00636514">
        <w:rPr>
          <w:rFonts w:hint="eastAsia"/>
        </w:rPr>
        <w:t>，厂商编码为</w:t>
      </w:r>
      <w:r w:rsidR="000B1AA4" w:rsidRPr="00636514">
        <w:rPr>
          <w:rFonts w:hint="eastAsia"/>
        </w:rPr>
        <w:t>002XX</w:t>
      </w:r>
      <w:r w:rsidR="000B1AA4" w:rsidRPr="00636514">
        <w:rPr>
          <w:rFonts w:hint="eastAsia"/>
        </w:rPr>
        <w:t>。</w:t>
      </w:r>
    </w:p>
    <w:p w14:paraId="1DA474BF" w14:textId="3095D355" w:rsidR="00AD5B27" w:rsidRDefault="00AD5B27" w:rsidP="000B1AA4">
      <w:pPr>
        <w:ind w:firstLine="480"/>
      </w:pPr>
      <w:r w:rsidRPr="00636514">
        <w:t>每个用户角色可以拥有多个权限，如运营商超级管理员拥有所有运营商类型的权限</w:t>
      </w:r>
      <w:r w:rsidRPr="00636514">
        <w:rPr>
          <w:rFonts w:hint="eastAsia"/>
        </w:rPr>
        <w:t>，</w:t>
      </w:r>
      <w:r w:rsidRPr="00636514">
        <w:t>操作员仅拥有操作员权限</w:t>
      </w:r>
      <w:r w:rsidRPr="00636514">
        <w:rPr>
          <w:rFonts w:hint="eastAsia"/>
        </w:rPr>
        <w:t>。系统初始化</w:t>
      </w:r>
      <w:r>
        <w:t>时</w:t>
      </w:r>
      <w:r w:rsidRPr="00636514">
        <w:rPr>
          <w:rFonts w:hint="eastAsia"/>
        </w:rPr>
        <w:t>，当系统管理员对用户权限初始化后，可对用户角色进行管理，其中包括用户角色的创建、权限的分配、用户角色删除和修改等操作。用户角色属性包括名称、描述等内容。用户角色权限表中包含了角色</w:t>
      </w:r>
      <w:r w:rsidRPr="00636514">
        <w:rPr>
          <w:rFonts w:hint="eastAsia"/>
        </w:rPr>
        <w:t>Id</w:t>
      </w:r>
      <w:r w:rsidRPr="00636514">
        <w:rPr>
          <w:rFonts w:hint="eastAsia"/>
        </w:rPr>
        <w:t>和拥有的权限</w:t>
      </w:r>
      <w:r w:rsidRPr="00636514">
        <w:rPr>
          <w:rFonts w:hint="eastAsia"/>
        </w:rPr>
        <w:t>Id</w:t>
      </w:r>
      <w:r w:rsidRPr="00636514">
        <w:rPr>
          <w:rFonts w:hint="eastAsia"/>
        </w:rPr>
        <w:t>，</w:t>
      </w:r>
      <w:r w:rsidRPr="00636514">
        <w:t>当查找用户所拥有的权限时</w:t>
      </w:r>
      <w:r w:rsidRPr="00636514">
        <w:rPr>
          <w:rFonts w:hint="eastAsia"/>
        </w:rPr>
        <w:t>，</w:t>
      </w:r>
      <w:r w:rsidRPr="00636514">
        <w:t>获取该表中所有</w:t>
      </w:r>
      <w:r w:rsidRPr="00636514">
        <w:rPr>
          <w:rFonts w:hint="eastAsia"/>
        </w:rPr>
        <w:t>用户角色</w:t>
      </w:r>
      <w:r w:rsidRPr="00636514">
        <w:rPr>
          <w:rFonts w:hint="eastAsia"/>
        </w:rPr>
        <w:t>Id</w:t>
      </w:r>
      <w:r w:rsidRPr="00636514">
        <w:rPr>
          <w:rFonts w:hint="eastAsia"/>
        </w:rPr>
        <w:t>对应权限的集合即可。</w:t>
      </w:r>
      <w:r w:rsidRPr="00636514">
        <w:t>如图</w:t>
      </w:r>
      <w:r w:rsidRPr="00636514">
        <w:rPr>
          <w:rFonts w:hint="eastAsia"/>
        </w:rPr>
        <w:t>5-</w:t>
      </w:r>
      <w:r w:rsidRPr="00636514">
        <w:t>3</w:t>
      </w:r>
      <w:r w:rsidRPr="00636514">
        <w:rPr>
          <w:rFonts w:hint="eastAsia"/>
        </w:rPr>
        <w:t>，为权限管理模块序列图</w:t>
      </w:r>
      <w:r>
        <w:rPr>
          <w:rFonts w:hint="eastAsia"/>
        </w:rPr>
        <w:t>。</w:t>
      </w:r>
    </w:p>
    <w:p w14:paraId="735E8D9B" w14:textId="77777777" w:rsidR="00AD5B27" w:rsidRPr="00636514" w:rsidRDefault="00AD5B27" w:rsidP="00AD5B27">
      <w:pPr>
        <w:pStyle w:val="2"/>
      </w:pPr>
      <w:bookmarkStart w:id="234" w:name="_Toc494578106"/>
      <w:r w:rsidRPr="00636514">
        <w:rPr>
          <w:rFonts w:hint="eastAsia"/>
          <w:lang w:eastAsia="zh-CN"/>
        </w:rPr>
        <w:t>5</w:t>
      </w:r>
      <w:r w:rsidRPr="00636514">
        <w:rPr>
          <w:rFonts w:hint="eastAsia"/>
        </w:rPr>
        <w:t>.4</w:t>
      </w:r>
      <w:r w:rsidRPr="00636514">
        <w:t xml:space="preserve"> </w:t>
      </w:r>
      <w:r w:rsidRPr="00636514">
        <w:rPr>
          <w:rFonts w:hint="eastAsia"/>
        </w:rPr>
        <w:t>厂商</w:t>
      </w:r>
      <w:r w:rsidRPr="00636514">
        <w:t>模块</w:t>
      </w:r>
      <w:r w:rsidRPr="00636514">
        <w:rPr>
          <w:rFonts w:hint="eastAsia"/>
        </w:rPr>
        <w:t>实现</w:t>
      </w:r>
      <w:bookmarkEnd w:id="234"/>
    </w:p>
    <w:p w14:paraId="5AEBB051" w14:textId="77777777" w:rsidR="00AD5B27" w:rsidRPr="00636514" w:rsidRDefault="00AD5B27" w:rsidP="00AD5B27">
      <w:pPr>
        <w:ind w:firstLine="480"/>
      </w:pPr>
      <w:r w:rsidRPr="00636514">
        <w:rPr>
          <w:rFonts w:hint="eastAsia"/>
        </w:rPr>
        <w:t>厂商用户通过输入商家编号、用户名和密码登录系统，系统控制层查询</w:t>
      </w:r>
      <w:r w:rsidRPr="00636514">
        <w:rPr>
          <w:rFonts w:hint="eastAsia"/>
        </w:rPr>
        <w:t>userrole</w:t>
      </w:r>
      <w:r w:rsidRPr="00636514">
        <w:rPr>
          <w:rFonts w:hint="eastAsia"/>
        </w:rPr>
        <w:t>用户角色表判断当前用户的角色以及拥有的权限。</w:t>
      </w:r>
      <w:r w:rsidRPr="00636514">
        <w:t>登录</w:t>
      </w:r>
      <w:r w:rsidRPr="00636514">
        <w:rPr>
          <w:rFonts w:hint="eastAsia"/>
        </w:rPr>
        <w:t>成功后使用</w:t>
      </w:r>
      <w:r w:rsidRPr="00636514">
        <w:t>@SessionAttributes("user")</w:t>
      </w:r>
      <w:r w:rsidRPr="00636514">
        <w:t>注解</w:t>
      </w:r>
      <w:r w:rsidRPr="00636514">
        <w:rPr>
          <w:rFonts w:hint="eastAsia"/>
        </w:rPr>
        <w:t>将用户详细信息放在</w:t>
      </w:r>
      <w:r w:rsidRPr="00636514">
        <w:rPr>
          <w:rFonts w:hint="eastAsia"/>
        </w:rPr>
        <w:t>session</w:t>
      </w:r>
      <w:r w:rsidRPr="00636514">
        <w:rPr>
          <w:rFonts w:hint="eastAsia"/>
        </w:rPr>
        <w:t>中，在</w:t>
      </w:r>
      <w:r w:rsidRPr="00636514">
        <w:t>其他需要使用的方法中通过</w:t>
      </w:r>
      <w:r w:rsidRPr="00636514">
        <w:t>@ModelAttribute("user") UserInfo userInfo</w:t>
      </w:r>
      <w:r w:rsidRPr="00636514">
        <w:t>将</w:t>
      </w:r>
      <w:r w:rsidRPr="00636514">
        <w:t>user</w:t>
      </w:r>
      <w:r w:rsidRPr="00636514">
        <w:t>对象传入</w:t>
      </w:r>
      <w:r w:rsidRPr="00636514">
        <w:rPr>
          <w:rFonts w:hint="eastAsia"/>
        </w:rPr>
        <w:t>。</w:t>
      </w:r>
    </w:p>
    <w:p w14:paraId="20625C71" w14:textId="5B931D6E" w:rsidR="00691328" w:rsidRDefault="00AD5B27" w:rsidP="00964AD1">
      <w:pPr>
        <w:ind w:firstLine="480"/>
        <w:jc w:val="center"/>
      </w:pPr>
      <w:r>
        <w:rPr>
          <w:noProof/>
        </w:rPr>
        <w:lastRenderedPageBreak/>
        <w:drawing>
          <wp:anchor distT="0" distB="0" distL="114300" distR="114300" simplePos="0" relativeHeight="251704320" behindDoc="0" locked="0" layoutInCell="1" allowOverlap="1" wp14:anchorId="65E25870" wp14:editId="160DE2BB">
            <wp:simplePos x="0" y="0"/>
            <wp:positionH relativeFrom="column">
              <wp:posOffset>104886</wp:posOffset>
            </wp:positionH>
            <wp:positionV relativeFrom="paragraph">
              <wp:posOffset>27</wp:posOffset>
            </wp:positionV>
            <wp:extent cx="5113655" cy="47625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权限管理时序图.png"/>
                    <pic:cNvPicPr/>
                  </pic:nvPicPr>
                  <pic:blipFill rotWithShape="1">
                    <a:blip r:embed="rId44">
                      <a:extLst>
                        <a:ext uri="{28A0092B-C50C-407E-A947-70E740481C1C}">
                          <a14:useLocalDpi xmlns:a14="http://schemas.microsoft.com/office/drawing/2010/main" val="0"/>
                        </a:ext>
                      </a:extLst>
                    </a:blip>
                    <a:srcRect t="4873" b="4674"/>
                    <a:stretch/>
                  </pic:blipFill>
                  <pic:spPr bwMode="auto">
                    <a:xfrm>
                      <a:off x="0" y="0"/>
                      <a:ext cx="5113655" cy="4762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1328">
        <w:rPr>
          <w:rFonts w:hint="eastAsia"/>
        </w:rPr>
        <w:t>图</w:t>
      </w:r>
      <w:r w:rsidR="00691328">
        <w:rPr>
          <w:rFonts w:hint="eastAsia"/>
        </w:rPr>
        <w:t>5-</w:t>
      </w:r>
      <w:r w:rsidR="00691328">
        <w:t xml:space="preserve">3  </w:t>
      </w:r>
      <w:r w:rsidR="00691328">
        <w:t>权限管理模块时序图</w:t>
      </w:r>
    </w:p>
    <w:p w14:paraId="312F2CD8" w14:textId="79D81A01" w:rsidR="00AD5B27" w:rsidRDefault="00AD5B27" w:rsidP="00964AD1">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，分别为用户、机器类型和厂商运营商表。请求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请求映射地址，最终地址都要加上</w:t>
      </w:r>
      <w:r w:rsidRPr="00636514">
        <w:rPr>
          <w:rFonts w:hint="eastAsia"/>
        </w:rPr>
        <w:t>/manu</w:t>
      </w:r>
      <w:r w:rsidRPr="00636514">
        <w:t>前缀</w:t>
      </w:r>
      <w:r w:rsidRPr="00636514">
        <w:rPr>
          <w:rFonts w:hint="eastAsia"/>
        </w:rPr>
        <w:t>进行拼接。控制层中方法的返回值有多种，可以返回一个封装了</w:t>
      </w:r>
      <w:r w:rsidRPr="00636514">
        <w:rPr>
          <w:rFonts w:hint="eastAsia"/>
        </w:rPr>
        <w:t>model</w:t>
      </w:r>
      <w:r w:rsidRPr="00636514">
        <w:rPr>
          <w:rFonts w:hint="eastAsia"/>
        </w:rPr>
        <w:t>和</w:t>
      </w:r>
      <w:r w:rsidRPr="00636514">
        <w:rPr>
          <w:rFonts w:hint="eastAsia"/>
        </w:rPr>
        <w:t>view</w:t>
      </w:r>
      <w:r w:rsidRPr="00636514">
        <w:rPr>
          <w:rFonts w:hint="eastAsia"/>
        </w:rPr>
        <w:t>信息的</w:t>
      </w:r>
      <w:r w:rsidRPr="00636514">
        <w:rPr>
          <w:rFonts w:hint="eastAsia"/>
        </w:rPr>
        <w:t>ModelAndView</w:t>
      </w:r>
      <w:r w:rsidRPr="00636514">
        <w:t>对象</w:t>
      </w:r>
      <w:r w:rsidRPr="00636514">
        <w:rPr>
          <w:rFonts w:hint="eastAsia"/>
        </w:rPr>
        <w:t>，</w:t>
      </w:r>
      <w:r w:rsidRPr="00636514">
        <w:t>也可以返回一个</w:t>
      </w:r>
      <w:r w:rsidRPr="00636514">
        <w:rPr>
          <w:rFonts w:hint="eastAsia"/>
        </w:rPr>
        <w:t>String</w:t>
      </w:r>
      <w:r w:rsidRPr="00636514">
        <w:rPr>
          <w:rFonts w:hint="eastAsia"/>
        </w:rPr>
        <w:t>类型的</w:t>
      </w:r>
      <w:r w:rsidRPr="00636514">
        <w:rPr>
          <w:rFonts w:hint="eastAsia"/>
        </w:rPr>
        <w:t>view</w:t>
      </w:r>
      <w:r w:rsidRPr="00636514">
        <w:rPr>
          <w:rFonts w:hint="eastAsia"/>
        </w:rPr>
        <w:t>串，还可对返回结果进行</w:t>
      </w:r>
      <w:r w:rsidRPr="00636514">
        <w:rPr>
          <w:rFonts w:hint="eastAsia"/>
        </w:rPr>
        <w:t>redirect</w:t>
      </w:r>
      <w:r w:rsidRPr="00636514">
        <w:rPr>
          <w:rFonts w:hint="eastAsia"/>
        </w:rPr>
        <w:t>重定向。厂商模块时序图</w:t>
      </w:r>
      <w:r>
        <w:rPr>
          <w:rFonts w:hint="eastAsia"/>
        </w:rPr>
        <w:t>如图</w:t>
      </w:r>
      <w:r>
        <w:rPr>
          <w:rFonts w:hint="eastAsia"/>
        </w:rPr>
        <w:t>5-</w:t>
      </w:r>
      <w:r>
        <w:t>4</w:t>
      </w:r>
      <w:r w:rsidRPr="00636514">
        <w:rPr>
          <w:rFonts w:hint="eastAsia"/>
        </w:rPr>
        <w:t>。</w:t>
      </w:r>
    </w:p>
    <w:p w14:paraId="7033676A" w14:textId="44DCB103" w:rsidR="00AD5B27" w:rsidRDefault="00AD5B27" w:rsidP="00964AD1">
      <w:pPr>
        <w:ind w:firstLine="480"/>
      </w:pPr>
      <w:r w:rsidRPr="00636514">
        <w:rPr>
          <w:rFonts w:hint="eastAsia"/>
        </w:rPr>
        <w:t>厂商模块包括用户管理、售货机类型管理、售货机管理、运营商管理和订单管理几个模块。厂商管理员登录系统，系统后台对公司编号和用户权限进行判定，调用</w:t>
      </w:r>
      <w:r w:rsidRPr="00636514">
        <w:t>getAllRoleAuthInfos(</w:t>
      </w:r>
      <w:r w:rsidRPr="00636514">
        <w:rPr>
          <w:rFonts w:hint="eastAsia"/>
        </w:rPr>
        <w:t>RoleAuth</w:t>
      </w:r>
      <w:r w:rsidRPr="00636514">
        <w:t>Info info)</w:t>
      </w:r>
      <w:r w:rsidRPr="00636514">
        <w:rPr>
          <w:rFonts w:hint="eastAsia"/>
        </w:rPr>
        <w:t>接口获取用户所有权限，使用</w:t>
      </w:r>
      <w:r w:rsidRPr="00636514">
        <w:rPr>
          <w:rFonts w:hint="eastAsia"/>
        </w:rPr>
        <w:t>session</w:t>
      </w:r>
      <w:r w:rsidRPr="00636514">
        <w:t>存储用户权限编码</w:t>
      </w:r>
      <w:r w:rsidRPr="00636514">
        <w:rPr>
          <w:rFonts w:hint="eastAsia"/>
        </w:rPr>
        <w:t>，在菜单</w:t>
      </w:r>
      <w:r w:rsidRPr="00636514">
        <w:t>JSP</w:t>
      </w:r>
      <w:r w:rsidRPr="00636514">
        <w:t>页面中通过</w:t>
      </w:r>
      <w:r w:rsidRPr="00636514">
        <w:rPr>
          <w:rFonts w:hint="eastAsia"/>
        </w:rPr>
        <w:t>EL</w:t>
      </w:r>
      <w:r w:rsidRPr="00636514">
        <w:rPr>
          <w:rFonts w:hint="eastAsia"/>
        </w:rPr>
        <w:t>表达式和</w:t>
      </w:r>
      <w:r w:rsidRPr="00636514">
        <w:rPr>
          <w:rFonts w:hint="eastAsia"/>
        </w:rPr>
        <w:t>JSTL</w:t>
      </w:r>
      <w:r w:rsidRPr="00636514">
        <w:rPr>
          <w:rFonts w:hint="eastAsia"/>
        </w:rPr>
        <w:t>判断当前用户可见的菜单项</w:t>
      </w:r>
      <w:r>
        <w:rPr>
          <w:rFonts w:hint="eastAsia"/>
        </w:rPr>
        <w:t>。</w:t>
      </w:r>
    </w:p>
    <w:p w14:paraId="73FB0A68" w14:textId="595E8390" w:rsidR="000B1AA4" w:rsidRDefault="00AD5B27" w:rsidP="000B1AA4">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lastRenderedPageBreak/>
        <w:t>将售货机和类型进行关联</w:t>
      </w:r>
      <w:r w:rsidRPr="00636514">
        <w:rPr>
          <w:rFonts w:hint="eastAsia"/>
        </w:rPr>
        <w:t>。</w:t>
      </w:r>
      <w:r>
        <w:rPr>
          <w:noProof/>
        </w:rPr>
        <w:drawing>
          <wp:anchor distT="0" distB="0" distL="114300" distR="114300" simplePos="0" relativeHeight="251699200" behindDoc="0" locked="0" layoutInCell="1" allowOverlap="1" wp14:anchorId="4D95509D" wp14:editId="1D9DD98B">
            <wp:simplePos x="0" y="0"/>
            <wp:positionH relativeFrom="column">
              <wp:posOffset>95885</wp:posOffset>
            </wp:positionH>
            <wp:positionV relativeFrom="paragraph">
              <wp:posOffset>1573503</wp:posOffset>
            </wp:positionV>
            <wp:extent cx="5015865" cy="6304915"/>
            <wp:effectExtent l="0" t="0" r="0" b="635"/>
            <wp:wrapTopAndBottom/>
            <wp:docPr id="493" name="Picture 251" descr="厂商序列图及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51" descr="厂商序列图及用例图"/>
                    <pic:cNvPicPr>
                      <a:picLocks noChangeAspect="1" noChangeArrowheads="1"/>
                    </pic:cNvPicPr>
                  </pic:nvPicPr>
                  <pic:blipFill rotWithShape="1">
                    <a:blip r:embed="rId45">
                      <a:extLst>
                        <a:ext uri="{28A0092B-C50C-407E-A947-70E740481C1C}">
                          <a14:useLocalDpi xmlns:a14="http://schemas.microsoft.com/office/drawing/2010/main" val="0"/>
                        </a:ext>
                      </a:extLst>
                    </a:blip>
                    <a:srcRect t="3505" r="61205" b="9019"/>
                    <a:stretch/>
                  </pic:blipFill>
                  <pic:spPr bwMode="auto">
                    <a:xfrm>
                      <a:off x="0" y="0"/>
                      <a:ext cx="5015865" cy="6304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1AA4" w:rsidRPr="00636514">
        <w:rPr>
          <w:rFonts w:hint="eastAsia"/>
        </w:rPr>
        <w:t>管理员添加售货机，每个售货机添加对应的商家</w:t>
      </w:r>
      <w:r w:rsidR="000B1AA4" w:rsidRPr="00636514">
        <w:rPr>
          <w:rFonts w:hint="eastAsia"/>
        </w:rPr>
        <w:t>Id</w:t>
      </w:r>
      <w:r w:rsidR="000B1AA4" w:rsidRPr="00636514">
        <w:t>用于</w:t>
      </w:r>
      <w:r w:rsidR="00DA101E" w:rsidRPr="00636514">
        <w:rPr>
          <w:rFonts w:hint="eastAsia"/>
        </w:rPr>
        <w:t>数据的</w:t>
      </w:r>
      <w:r w:rsidR="000B1AA4" w:rsidRPr="00636514">
        <w:t>隔离</w:t>
      </w:r>
      <w:r w:rsidR="000B1AA4" w:rsidRPr="00636514">
        <w:rPr>
          <w:rFonts w:hint="eastAsia"/>
        </w:rPr>
        <w:t>，售货机信息被封装成</w:t>
      </w:r>
      <w:r w:rsidR="000B1AA4" w:rsidRPr="00636514">
        <w:rPr>
          <w:rFonts w:hint="eastAsia"/>
        </w:rPr>
        <w:t>MachineInfo</w:t>
      </w:r>
      <w:r w:rsidR="000B1AA4" w:rsidRPr="00636514">
        <w:rPr>
          <w:rFonts w:hint="eastAsia"/>
        </w:rPr>
        <w:t>对象，</w:t>
      </w:r>
      <w:r w:rsidR="00DA101E" w:rsidRPr="00636514">
        <w:rPr>
          <w:rFonts w:hint="eastAsia"/>
        </w:rPr>
        <w:t>然后</w:t>
      </w:r>
      <w:r w:rsidR="000B1AA4" w:rsidRPr="00636514">
        <w:rPr>
          <w:rFonts w:hint="eastAsia"/>
        </w:rPr>
        <w:t>使用</w:t>
      </w:r>
      <w:r w:rsidR="00DA101E" w:rsidRPr="00636514">
        <w:rPr>
          <w:rFonts w:hint="eastAsia"/>
        </w:rPr>
        <w:t>A</w:t>
      </w:r>
      <w:r w:rsidR="000B1AA4" w:rsidRPr="00636514">
        <w:rPr>
          <w:rFonts w:hint="eastAsia"/>
        </w:rPr>
        <w:t>jax</w:t>
      </w:r>
      <w:r w:rsidR="00DA101E" w:rsidRPr="00636514">
        <w:rPr>
          <w:rFonts w:hint="eastAsia"/>
        </w:rPr>
        <w:t>发送</w:t>
      </w:r>
      <w:r w:rsidR="00DA101E" w:rsidRPr="00636514">
        <w:rPr>
          <w:rFonts w:hint="eastAsia"/>
        </w:rPr>
        <w:t>HTTP</w:t>
      </w:r>
      <w:r w:rsidR="00DA101E" w:rsidRPr="00636514">
        <w:rPr>
          <w:rFonts w:hint="eastAsia"/>
        </w:rPr>
        <w:t>请求</w:t>
      </w:r>
      <w:r w:rsidR="000B1AA4" w:rsidRPr="00636514">
        <w:rPr>
          <w:rFonts w:hint="eastAsia"/>
        </w:rPr>
        <w:t>，</w:t>
      </w:r>
      <w:r w:rsidR="00EC4CF5" w:rsidRPr="00636514">
        <w:t>调用后台系统的</w:t>
      </w:r>
      <w:r w:rsidR="000B1AA4" w:rsidRPr="00636514">
        <w:t>addMachine(MachineInfo machineInfo)</w:t>
      </w:r>
      <w:r w:rsidR="00EC4CF5" w:rsidRPr="00636514">
        <w:t>方法进行信息的</w:t>
      </w:r>
      <w:r w:rsidR="000B1AA4" w:rsidRPr="00636514">
        <w:t>添加</w:t>
      </w:r>
      <w:r w:rsidR="000B1AA4" w:rsidRPr="00636514">
        <w:rPr>
          <w:rFonts w:hint="eastAsia"/>
        </w:rPr>
        <w:t>。售货机分配时调用</w:t>
      </w:r>
      <w:r w:rsidR="000B1AA4" w:rsidRPr="00636514">
        <w:t>getManuMachineStatus()</w:t>
      </w:r>
      <w:r w:rsidR="00EC4CF5" w:rsidRPr="00636514">
        <w:t>方法</w:t>
      </w:r>
      <w:r w:rsidR="000B1AA4" w:rsidRPr="00636514">
        <w:t>查看分配状态</w:t>
      </w:r>
      <w:r w:rsidR="000B1AA4" w:rsidRPr="00636514">
        <w:rPr>
          <w:rFonts w:hint="eastAsia"/>
        </w:rPr>
        <w:t>，</w:t>
      </w:r>
      <w:r w:rsidR="000B1AA4" w:rsidRPr="00636514">
        <w:t>一旦处于被分配状态将予以提示</w:t>
      </w:r>
      <w:r w:rsidR="000B1AA4" w:rsidRPr="00636514">
        <w:rPr>
          <w:rFonts w:hint="eastAsia"/>
        </w:rPr>
        <w:t>不能被重复售出。</w:t>
      </w:r>
    </w:p>
    <w:p w14:paraId="035534CD" w14:textId="77777777" w:rsidR="00AD5B27" w:rsidRPr="005270D9" w:rsidRDefault="00AD5B27" w:rsidP="00AD5B27">
      <w:pPr>
        <w:ind w:firstLine="480"/>
        <w:jc w:val="center"/>
      </w:pPr>
      <w:r>
        <w:rPr>
          <w:rFonts w:hint="eastAsia"/>
        </w:rPr>
        <w:t>图</w:t>
      </w:r>
      <w:r>
        <w:rPr>
          <w:rFonts w:hint="eastAsia"/>
        </w:rPr>
        <w:t>5-</w:t>
      </w:r>
      <w:r>
        <w:t xml:space="preserve">4  </w:t>
      </w:r>
      <w:r>
        <w:t>厂商模块时序图</w:t>
      </w:r>
    </w:p>
    <w:p w14:paraId="00CB2734" w14:textId="77777777" w:rsidR="000B1AA4" w:rsidRPr="00636514" w:rsidRDefault="00126723" w:rsidP="000B1AA4">
      <w:pPr>
        <w:pStyle w:val="2"/>
      </w:pPr>
      <w:bookmarkStart w:id="235" w:name="_Toc492673780"/>
      <w:bookmarkStart w:id="236" w:name="_Toc494578107"/>
      <w:r w:rsidRPr="00636514">
        <w:rPr>
          <w:rFonts w:hint="eastAsia"/>
          <w:lang w:eastAsia="zh-CN"/>
        </w:rPr>
        <w:lastRenderedPageBreak/>
        <w:t>5</w:t>
      </w:r>
      <w:r w:rsidR="000B1AA4" w:rsidRPr="00636514">
        <w:t xml:space="preserve">.5 </w:t>
      </w:r>
      <w:r w:rsidR="000B1AA4" w:rsidRPr="00636514">
        <w:t>运营商模块实现</w:t>
      </w:r>
      <w:bookmarkEnd w:id="235"/>
      <w:bookmarkEnd w:id="236"/>
    </w:p>
    <w:p w14:paraId="0CABAD44" w14:textId="77777777" w:rsidR="000B1AA4" w:rsidRPr="00636514" w:rsidRDefault="005A2DC9" w:rsidP="000B1AA4">
      <w:pPr>
        <w:ind w:firstLine="480"/>
      </w:pPr>
      <w:r w:rsidRPr="00636514">
        <w:rPr>
          <w:rFonts w:hint="eastAsia"/>
        </w:rPr>
        <w:t>运营商功能</w:t>
      </w:r>
      <w:r w:rsidR="000B1AA4" w:rsidRPr="00636514">
        <w:rPr>
          <w:rFonts w:hint="eastAsia"/>
        </w:rPr>
        <w:t>块包括用户管理、</w:t>
      </w:r>
      <w:r w:rsidR="00075540" w:rsidRPr="00636514">
        <w:rPr>
          <w:rFonts w:hint="eastAsia"/>
        </w:rPr>
        <w:t>售货机管理、货道管理、商品管理、财务管理、库存管理和订单管理等</w:t>
      </w:r>
      <w:r w:rsidR="000B1AA4" w:rsidRPr="00636514">
        <w:rPr>
          <w:rFonts w:hint="eastAsia"/>
        </w:rPr>
        <w:t>。</w:t>
      </w:r>
    </w:p>
    <w:p w14:paraId="3122C619" w14:textId="77777777" w:rsidR="000B1AA4" w:rsidRPr="00636514" w:rsidRDefault="000B1AA4" w:rsidP="00AD581F">
      <w:pPr>
        <w:numPr>
          <w:ilvl w:val="0"/>
          <w:numId w:val="8"/>
        </w:numPr>
        <w:ind w:firstLineChars="0"/>
      </w:pPr>
      <w:r w:rsidRPr="00636514">
        <w:t>运营商超级管理员</w:t>
      </w:r>
      <w:r w:rsidRPr="00636514">
        <w:rPr>
          <w:rFonts w:hint="eastAsia"/>
        </w:rPr>
        <w:t>：</w:t>
      </w:r>
    </w:p>
    <w:p w14:paraId="0728A00B" w14:textId="77777777" w:rsidR="00530BF9" w:rsidRDefault="00530BF9" w:rsidP="00964AD1">
      <w:pPr>
        <w:ind w:firstLine="480"/>
      </w:pPr>
      <w:r>
        <w:rPr>
          <w:noProof/>
        </w:rPr>
        <w:drawing>
          <wp:anchor distT="0" distB="0" distL="114300" distR="114300" simplePos="0" relativeHeight="251715584" behindDoc="0" locked="0" layoutInCell="1" allowOverlap="1" wp14:anchorId="2030ED60" wp14:editId="42F71AF7">
            <wp:simplePos x="0" y="0"/>
            <wp:positionH relativeFrom="column">
              <wp:posOffset>327660</wp:posOffset>
            </wp:positionH>
            <wp:positionV relativeFrom="paragraph">
              <wp:posOffset>2142960</wp:posOffset>
            </wp:positionV>
            <wp:extent cx="4766945" cy="4785995"/>
            <wp:effectExtent l="0" t="0" r="0" b="0"/>
            <wp:wrapTopAndBottom/>
            <wp:docPr id="484" name="Picture 254" descr="运营商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54" descr="运营商用例图及序列图"/>
                    <pic:cNvPicPr>
                      <a:picLocks noChangeAspect="1" noChangeArrowheads="1"/>
                    </pic:cNvPicPr>
                  </pic:nvPicPr>
                  <pic:blipFill>
                    <a:blip r:embed="rId46">
                      <a:extLst>
                        <a:ext uri="{28A0092B-C50C-407E-A947-70E740481C1C}">
                          <a14:useLocalDpi xmlns:a14="http://schemas.microsoft.com/office/drawing/2010/main" val="0"/>
                        </a:ext>
                      </a:extLst>
                    </a:blip>
                    <a:srcRect t="5070" r="45842" b="19685"/>
                    <a:stretch>
                      <a:fillRect/>
                    </a:stretch>
                  </pic:blipFill>
                  <pic:spPr bwMode="auto">
                    <a:xfrm>
                      <a:off x="0" y="0"/>
                      <a:ext cx="4766945" cy="478599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0B1AA4" w:rsidRPr="00636514">
        <w:rPr>
          <w:rFonts w:hint="eastAsia"/>
        </w:rPr>
        <w:t>运营商超级管理员拥有</w:t>
      </w:r>
      <w:r w:rsidR="00305E0C" w:rsidRPr="00636514">
        <w:rPr>
          <w:rFonts w:hint="eastAsia"/>
        </w:rPr>
        <w:t>租户</w:t>
      </w:r>
      <w:r w:rsidR="00EA4973" w:rsidRPr="00636514">
        <w:rPr>
          <w:rFonts w:hint="eastAsia"/>
        </w:rPr>
        <w:t>内</w:t>
      </w:r>
      <w:r w:rsidR="000B1AA4" w:rsidRPr="00636514">
        <w:rPr>
          <w:rFonts w:hint="eastAsia"/>
        </w:rPr>
        <w:t>的最高权限，能够对用户进行</w:t>
      </w:r>
      <w:r w:rsidR="00EA4973" w:rsidRPr="00636514">
        <w:rPr>
          <w:rFonts w:hint="eastAsia"/>
        </w:rPr>
        <w:t>基本数据操作，</w:t>
      </w:r>
      <w:r w:rsidR="00B15272" w:rsidRPr="00636514">
        <w:rPr>
          <w:rFonts w:hint="eastAsia"/>
        </w:rPr>
        <w:t>为用户分配不同的</w:t>
      </w:r>
      <w:r w:rsidR="000B1AA4" w:rsidRPr="00636514">
        <w:rPr>
          <w:rFonts w:hint="eastAsia"/>
        </w:rPr>
        <w:t>角色，</w:t>
      </w:r>
      <w:r w:rsidR="00514770" w:rsidRPr="00636514">
        <w:rPr>
          <w:rFonts w:hint="eastAsia"/>
        </w:rPr>
        <w:t>用户角色包括用户组管理员、操作员、库存管理员和财务管理员。管理员创建用户时需对当前用户进行验证，使用</w:t>
      </w:r>
      <w:r w:rsidR="00514770" w:rsidRPr="00636514">
        <w:t>boolean repeat = userManagerService.alreadyUser(userInfo)</w:t>
      </w:r>
      <w:r w:rsidR="00514770" w:rsidRPr="00636514">
        <w:t>获取验证结果</w:t>
      </w:r>
      <w:r w:rsidR="00514770" w:rsidRPr="00636514">
        <w:rPr>
          <w:rFonts w:hint="eastAsia"/>
        </w:rPr>
        <w:t>。</w:t>
      </w:r>
      <w:r w:rsidR="000B1AA4" w:rsidRPr="00636514">
        <w:rPr>
          <w:rFonts w:hint="eastAsia"/>
        </w:rPr>
        <w:t>用户角色由系统管理员进行管理，商家调用</w:t>
      </w:r>
      <w:r w:rsidR="000B1AA4" w:rsidRPr="00636514">
        <w:t>assignRoleToUser(Integer userId,Integer[] roleIds)</w:t>
      </w:r>
      <w:r w:rsidR="000B1AA4" w:rsidRPr="00636514">
        <w:t>接口进行</w:t>
      </w:r>
      <w:r w:rsidR="003B70F2">
        <w:t>用户</w:t>
      </w:r>
      <w:r w:rsidR="000B1AA4" w:rsidRPr="00636514">
        <w:t>角色的分配</w:t>
      </w:r>
      <w:r w:rsidR="000B1AA4" w:rsidRPr="00636514">
        <w:rPr>
          <w:rFonts w:hint="eastAsia"/>
        </w:rPr>
        <w:t>。管理员对自动售货机进行添加、修改、删除、查询，管理售货机货道</w:t>
      </w:r>
      <w:r w:rsidR="00FE3D29" w:rsidRPr="00636514">
        <w:rPr>
          <w:rFonts w:hint="eastAsia"/>
        </w:rPr>
        <w:t>信息</w:t>
      </w:r>
      <w:r w:rsidR="000B1AA4" w:rsidRPr="00636514">
        <w:rPr>
          <w:rFonts w:hint="eastAsia"/>
        </w:rPr>
        <w:t>，将售货机分配给操作员进行管理。</w:t>
      </w:r>
      <w:r w:rsidR="004B367C" w:rsidRPr="00636514">
        <w:rPr>
          <w:rFonts w:hint="eastAsia"/>
        </w:rPr>
        <w:t>运营商超级管理员时序图</w:t>
      </w:r>
      <w:r w:rsidR="00820251" w:rsidRPr="00636514">
        <w:rPr>
          <w:rFonts w:hint="eastAsia"/>
        </w:rPr>
        <w:t>如图</w:t>
      </w:r>
      <w:r w:rsidR="00820251" w:rsidRPr="00636514">
        <w:rPr>
          <w:rFonts w:hint="eastAsia"/>
        </w:rPr>
        <w:t>5-</w:t>
      </w:r>
      <w:r w:rsidR="00820251" w:rsidRPr="00636514">
        <w:t>5</w:t>
      </w:r>
      <w:r>
        <w:rPr>
          <w:rFonts w:hint="eastAsia"/>
        </w:rPr>
        <w:t>。</w:t>
      </w:r>
    </w:p>
    <w:p w14:paraId="3D068F5F" w14:textId="221668A1" w:rsidR="00530BF9" w:rsidRPr="00636514" w:rsidRDefault="00530BF9" w:rsidP="00964AD1">
      <w:pPr>
        <w:ind w:firstLine="480"/>
        <w:jc w:val="center"/>
      </w:pPr>
      <w:r>
        <w:rPr>
          <w:rFonts w:hint="eastAsia"/>
        </w:rPr>
        <w:t>图</w:t>
      </w:r>
      <w:r>
        <w:rPr>
          <w:rFonts w:hint="eastAsia"/>
        </w:rPr>
        <w:t>5-</w:t>
      </w:r>
      <w:r>
        <w:t xml:space="preserve">5  </w:t>
      </w:r>
      <w:r>
        <w:t>运营商超级管理员模块时序图</w:t>
      </w:r>
    </w:p>
    <w:p w14:paraId="6875CF4E" w14:textId="67F5AD01" w:rsidR="00691328" w:rsidRDefault="00691328" w:rsidP="00691328">
      <w:pPr>
        <w:ind w:firstLine="480"/>
      </w:pPr>
      <w:r w:rsidRPr="00636514">
        <w:rPr>
          <w:rFonts w:hint="eastAsia"/>
        </w:rPr>
        <w:lastRenderedPageBreak/>
        <w:t>操作员输入登录信息后调用</w:t>
      </w:r>
      <w:r w:rsidRPr="00636514">
        <w:t>userManagerService.checkFirmStatus(firmInfo)</w:t>
      </w:r>
      <w:r>
        <w:t>检查当前所属的租户是否可用以及进行用户</w:t>
      </w:r>
      <w:r w:rsidRPr="00636514">
        <w:rPr>
          <w:rFonts w:hint="eastAsia"/>
        </w:rPr>
        <w:t>身份的判定，登录成功后进入租户的内部平台页面。根据当前用户拥有的系统权限，系统将售货机查询、货道管理、库存申请、个人信息查询、更改密码等菜单选项显示出来。在页面中使用</w:t>
      </w:r>
      <w:r w:rsidRPr="00636514">
        <w:t>if (auths.contains("0010101"))</w:t>
      </w:r>
      <w:r w:rsidRPr="00636514">
        <w:t>作为操作员判定条件</w:t>
      </w:r>
      <w:r w:rsidRPr="00636514">
        <w:rPr>
          <w:rFonts w:hint="eastAsia"/>
        </w:rPr>
        <w:t>，</w:t>
      </w:r>
      <w:r w:rsidRPr="00636514">
        <w:t>用于确定要显示的菜单选项</w:t>
      </w:r>
      <w:r w:rsidRPr="00636514">
        <w:rPr>
          <w:rFonts w:hint="eastAsia"/>
        </w:rPr>
        <w:t>。售货机初始化时调用</w:t>
      </w:r>
      <w:r w:rsidRPr="00636514">
        <w:rPr>
          <w:rFonts w:hint="eastAsia"/>
        </w:rPr>
        <w:t>Ajax</w:t>
      </w:r>
      <w:r w:rsidRPr="00636514">
        <w:rPr>
          <w:rFonts w:hint="eastAsia"/>
        </w:rPr>
        <w:t>的</w:t>
      </w:r>
      <w:r w:rsidRPr="00636514">
        <w:t>addChannelInfo()</w:t>
      </w:r>
      <w:r w:rsidRPr="00636514">
        <w:t>方法进行货道的添加</w:t>
      </w:r>
      <w:r w:rsidRPr="00636514">
        <w:rPr>
          <w:rFonts w:hint="eastAsia"/>
        </w:rPr>
        <w:t>，此时添加的仅仅为货道的基础信息。当需要将货道和商品关联时调用</w:t>
      </w:r>
      <w:r w:rsidRPr="00636514">
        <w:rPr>
          <w:rFonts w:hint="eastAsia"/>
        </w:rPr>
        <w:t>Ajax</w:t>
      </w:r>
      <w:r w:rsidRPr="00636514">
        <w:rPr>
          <w:rFonts w:hint="eastAsia"/>
        </w:rPr>
        <w:t>的</w:t>
      </w:r>
      <w:r w:rsidRPr="00636514">
        <w:t>addChannelWare()</w:t>
      </w:r>
      <w:r w:rsidRPr="00636514">
        <w:t>方法将货道和商品的对应信息插入到货道商品表中</w:t>
      </w:r>
      <w:r w:rsidRPr="00636514">
        <w:rPr>
          <w:rFonts w:hint="eastAsia"/>
        </w:rPr>
        <w:t>，</w:t>
      </w:r>
      <w:r w:rsidRPr="00636514">
        <w:t>此时的货道和商品仍然分布在在两张表中</w:t>
      </w:r>
      <w:r w:rsidRPr="00636514">
        <w:rPr>
          <w:rFonts w:hint="eastAsia"/>
        </w:rPr>
        <w:t>，</w:t>
      </w:r>
      <w:r w:rsidRPr="00636514">
        <w:t>仅仅将货道和商品的对应信息添加到另一张独立的表中用于区分</w:t>
      </w:r>
      <w:r w:rsidRPr="00636514">
        <w:rPr>
          <w:rFonts w:hint="eastAsia"/>
        </w:rPr>
        <w:t>。管理员更新货道信息时，货道上增加的商品数量在个人库存中会相应的减少。</w:t>
      </w:r>
    </w:p>
    <w:p w14:paraId="13947754" w14:textId="326A428D" w:rsidR="000B1AA4" w:rsidRPr="00636514" w:rsidRDefault="000B1AA4" w:rsidP="000B1AA4">
      <w:pPr>
        <w:ind w:firstLine="480"/>
      </w:pPr>
      <w:r w:rsidRPr="00636514">
        <w:rPr>
          <w:rFonts w:hint="eastAsia"/>
        </w:rPr>
        <w:t>售货机终端新增了移动支付，操作员上缴营业额时需要将通过移动支付的订单信息进行封装提交到营业额表中，以便于财务管理员统计。</w:t>
      </w:r>
    </w:p>
    <w:p w14:paraId="79EC8733" w14:textId="70F2A3C5" w:rsidR="000B1AA4" w:rsidRDefault="005D11F7" w:rsidP="000B1AA4">
      <w:pPr>
        <w:ind w:firstLine="480"/>
      </w:pPr>
      <w:r>
        <w:rPr>
          <w:noProof/>
        </w:rPr>
        <w:drawing>
          <wp:anchor distT="0" distB="0" distL="114300" distR="114300" simplePos="0" relativeHeight="251683840" behindDoc="0" locked="0" layoutInCell="1" allowOverlap="1" wp14:anchorId="2DFBEEB1" wp14:editId="2910FA18">
            <wp:simplePos x="0" y="0"/>
            <wp:positionH relativeFrom="column">
              <wp:posOffset>317500</wp:posOffset>
            </wp:positionH>
            <wp:positionV relativeFrom="paragraph">
              <wp:posOffset>934720</wp:posOffset>
            </wp:positionV>
            <wp:extent cx="4584065" cy="3408045"/>
            <wp:effectExtent l="0" t="0" r="0" b="1905"/>
            <wp:wrapTopAndBottom/>
            <wp:docPr id="485" name="Picture 256"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6" descr="操作作员用例图及序列图"/>
                    <pic:cNvPicPr>
                      <a:picLocks noChangeAspect="1" noChangeArrowheads="1"/>
                    </pic:cNvPicPr>
                  </pic:nvPicPr>
                  <pic:blipFill>
                    <a:blip r:embed="rId47">
                      <a:extLst>
                        <a:ext uri="{28A0092B-C50C-407E-A947-70E740481C1C}">
                          <a14:useLocalDpi xmlns:a14="http://schemas.microsoft.com/office/drawing/2010/main" val="0"/>
                        </a:ext>
                      </a:extLst>
                    </a:blip>
                    <a:srcRect t="4362" r="66821" b="49008"/>
                    <a:stretch>
                      <a:fillRect/>
                    </a:stretch>
                  </pic:blipFill>
                  <pic:spPr bwMode="auto">
                    <a:xfrm>
                      <a:off x="0" y="0"/>
                      <a:ext cx="4584065" cy="34080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0B1AA4" w:rsidRPr="00636514">
        <w:t>操作员申请库存首先调用</w:t>
      </w:r>
      <w:r w:rsidR="000B1AA4" w:rsidRPr="00636514">
        <w:t>getAllWareInfosByFirm()</w:t>
      </w:r>
      <w:r w:rsidR="00C52238" w:rsidRPr="00636514">
        <w:t>方法</w:t>
      </w:r>
      <w:r w:rsidR="000B1AA4" w:rsidRPr="00636514">
        <w:t>获取商家所有商品信息</w:t>
      </w:r>
      <w:r w:rsidR="000B1AA4" w:rsidRPr="00636514">
        <w:rPr>
          <w:rFonts w:hint="eastAsia"/>
        </w:rPr>
        <w:t>，操作员填写商品信息和商品数量提交表单，通过调用</w:t>
      </w:r>
      <w:r w:rsidR="000B1AA4" w:rsidRPr="00636514">
        <w:t>addShipToUser()</w:t>
      </w:r>
      <w:r w:rsidR="000B1AA4" w:rsidRPr="00636514">
        <w:t>接口</w:t>
      </w:r>
      <w:r w:rsidR="000B1AA4" w:rsidRPr="00636514">
        <w:rPr>
          <w:rFonts w:hint="eastAsia"/>
        </w:rPr>
        <w:t>进行个人库存的申请。</w:t>
      </w:r>
      <w:r w:rsidR="00C52238" w:rsidRPr="00636514">
        <w:rPr>
          <w:rFonts w:hint="eastAsia"/>
        </w:rPr>
        <w:t>操作员时序图</w:t>
      </w:r>
      <w:r w:rsidR="00750003">
        <w:rPr>
          <w:rFonts w:hint="eastAsia"/>
        </w:rPr>
        <w:t>如图</w:t>
      </w:r>
      <w:r w:rsidR="00750003">
        <w:rPr>
          <w:rFonts w:hint="eastAsia"/>
        </w:rPr>
        <w:t>5-</w:t>
      </w:r>
      <w:r w:rsidR="00750003">
        <w:t>6</w:t>
      </w:r>
      <w:r w:rsidR="00CD5E41" w:rsidRPr="00636514">
        <w:rPr>
          <w:rFonts w:hint="eastAsia"/>
        </w:rPr>
        <w:t>。</w:t>
      </w:r>
    </w:p>
    <w:p w14:paraId="3B0C6C60" w14:textId="3EEBA3AB" w:rsidR="00691328" w:rsidRPr="00636514" w:rsidRDefault="00691328" w:rsidP="00691328">
      <w:pPr>
        <w:ind w:firstLine="480"/>
        <w:jc w:val="center"/>
      </w:pPr>
      <w:r>
        <w:rPr>
          <w:rFonts w:hint="eastAsia"/>
        </w:rPr>
        <w:t>图</w:t>
      </w:r>
      <w:r>
        <w:rPr>
          <w:rFonts w:hint="eastAsia"/>
        </w:rPr>
        <w:t>5-</w:t>
      </w:r>
      <w:r>
        <w:t xml:space="preserve">6  </w:t>
      </w:r>
      <w:r>
        <w:t>操作员模块时序图</w:t>
      </w:r>
    </w:p>
    <w:p w14:paraId="13E5FBC1" w14:textId="77777777" w:rsidR="000B1AA4" w:rsidRPr="00636514" w:rsidRDefault="000B1AA4" w:rsidP="00AD581F">
      <w:pPr>
        <w:numPr>
          <w:ilvl w:val="0"/>
          <w:numId w:val="8"/>
        </w:numPr>
        <w:ind w:firstLineChars="0"/>
      </w:pPr>
      <w:r w:rsidRPr="00636514">
        <w:lastRenderedPageBreak/>
        <w:t>库存管理员</w:t>
      </w:r>
      <w:r w:rsidRPr="00636514">
        <w:rPr>
          <w:rFonts w:hint="eastAsia"/>
        </w:rPr>
        <w:t>：</w:t>
      </w:r>
    </w:p>
    <w:p w14:paraId="57BFE861" w14:textId="0CCC5FBD" w:rsidR="000B1AA4" w:rsidRDefault="00530BF9" w:rsidP="00691328">
      <w:pPr>
        <w:ind w:firstLine="480"/>
      </w:pPr>
      <w:r>
        <w:rPr>
          <w:rFonts w:hint="eastAsia"/>
          <w:noProof/>
        </w:rPr>
        <w:drawing>
          <wp:anchor distT="0" distB="0" distL="114300" distR="114300" simplePos="0" relativeHeight="251709440" behindDoc="0" locked="0" layoutInCell="1" allowOverlap="1" wp14:anchorId="6CAB8536" wp14:editId="1F850922">
            <wp:simplePos x="0" y="0"/>
            <wp:positionH relativeFrom="column">
              <wp:posOffset>730406</wp:posOffset>
            </wp:positionH>
            <wp:positionV relativeFrom="paragraph">
              <wp:posOffset>2630805</wp:posOffset>
            </wp:positionV>
            <wp:extent cx="4319905" cy="291719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库存时序图.png"/>
                    <pic:cNvPicPr/>
                  </pic:nvPicPr>
                  <pic:blipFill>
                    <a:blip r:embed="rId48">
                      <a:extLst>
                        <a:ext uri="{28A0092B-C50C-407E-A947-70E740481C1C}">
                          <a14:useLocalDpi xmlns:a14="http://schemas.microsoft.com/office/drawing/2010/main" val="0"/>
                        </a:ext>
                      </a:extLst>
                    </a:blip>
                    <a:stretch>
                      <a:fillRect/>
                    </a:stretch>
                  </pic:blipFill>
                  <pic:spPr>
                    <a:xfrm>
                      <a:off x="0" y="0"/>
                      <a:ext cx="4319905" cy="2917190"/>
                    </a:xfrm>
                    <a:prstGeom prst="rect">
                      <a:avLst/>
                    </a:prstGeom>
                  </pic:spPr>
                </pic:pic>
              </a:graphicData>
            </a:graphic>
            <wp14:sizeRelH relativeFrom="page">
              <wp14:pctWidth>0</wp14:pctWidth>
            </wp14:sizeRelH>
            <wp14:sizeRelV relativeFrom="page">
              <wp14:pctHeight>0</wp14:pctHeight>
            </wp14:sizeRelV>
          </wp:anchor>
        </w:drawing>
      </w:r>
      <w:r w:rsidR="00CD5E41" w:rsidRPr="00636514">
        <w:rPr>
          <w:rFonts w:hint="eastAsia"/>
        </w:rPr>
        <w:t>库存管理员</w:t>
      </w:r>
      <w:r w:rsidR="00803741">
        <w:rPr>
          <w:rFonts w:hint="eastAsia"/>
        </w:rPr>
        <w:t>分为</w:t>
      </w:r>
      <w:r w:rsidR="00CD5E41" w:rsidRPr="00636514">
        <w:rPr>
          <w:rFonts w:hint="eastAsia"/>
        </w:rPr>
        <w:t>商品管理</w:t>
      </w:r>
      <w:r w:rsidR="000B1AA4" w:rsidRPr="00636514">
        <w:rPr>
          <w:rFonts w:hint="eastAsia"/>
        </w:rPr>
        <w:t>和库存管理</w:t>
      </w:r>
      <w:r w:rsidR="00CD5E41" w:rsidRPr="00636514">
        <w:rPr>
          <w:rFonts w:hint="eastAsia"/>
        </w:rPr>
        <w:t>两个功能</w:t>
      </w:r>
      <w:r w:rsidR="006463FC" w:rsidRPr="00636514">
        <w:rPr>
          <w:rFonts w:hint="eastAsia"/>
        </w:rPr>
        <w:t>。商品管理模块的功能是对该商家售卖的商品进行基本数据</w:t>
      </w:r>
      <w:r w:rsidR="000B1AA4" w:rsidRPr="00636514">
        <w:rPr>
          <w:rFonts w:hint="eastAsia"/>
        </w:rPr>
        <w:t>操作。商品管理和商品库存管理</w:t>
      </w:r>
      <w:r w:rsidR="005B0BE3" w:rsidRPr="00636514">
        <w:rPr>
          <w:rFonts w:hint="eastAsia"/>
        </w:rPr>
        <w:t>模块在控制层代码编写过程中设定的</w:t>
      </w:r>
      <w:r w:rsidR="000B1AA4" w:rsidRPr="00636514">
        <w:rPr>
          <w:rFonts w:hint="eastAsia"/>
        </w:rPr>
        <w:t>的根请求路径为</w:t>
      </w:r>
      <w:r w:rsidR="000B1AA4" w:rsidRPr="00636514">
        <w:t>@RequestMapping("/ware")</w:t>
      </w:r>
      <w:r w:rsidR="000B1AA4" w:rsidRPr="00636514">
        <w:rPr>
          <w:rFonts w:hint="eastAsia"/>
        </w:rPr>
        <w:t>，</w:t>
      </w:r>
      <w:r w:rsidR="000B1AA4" w:rsidRPr="00636514">
        <w:t>使用</w:t>
      </w:r>
      <w:r w:rsidR="000B1AA4" w:rsidRPr="00636514">
        <w:t>insertWareInfo()</w:t>
      </w:r>
      <w:r w:rsidR="000B1AA4" w:rsidRPr="00636514">
        <w:t>接口将商品信息封装为一个</w:t>
      </w:r>
      <w:r w:rsidR="000B1AA4" w:rsidRPr="00636514">
        <w:rPr>
          <w:rFonts w:hint="eastAsia"/>
        </w:rPr>
        <w:t>WareInfo</w:t>
      </w:r>
      <w:r w:rsidR="000B1AA4" w:rsidRPr="00636514">
        <w:rPr>
          <w:rFonts w:hint="eastAsia"/>
        </w:rPr>
        <w:t>对象</w:t>
      </w:r>
      <w:r w:rsidR="000B1AA4" w:rsidRPr="00636514">
        <w:t>进行商品的添加</w:t>
      </w:r>
      <w:r w:rsidR="000B1AA4" w:rsidRPr="00636514">
        <w:rPr>
          <w:rFonts w:hint="eastAsia"/>
        </w:rPr>
        <w:t>。库存管理模块主要对商品的库存进行管理，处理操作员的申请库存请求，</w:t>
      </w:r>
      <w:r w:rsidR="005B0BE3" w:rsidRPr="00636514">
        <w:rPr>
          <w:rFonts w:hint="eastAsia"/>
        </w:rPr>
        <w:t>为操作员新增</w:t>
      </w:r>
      <w:r w:rsidR="000B1AA4" w:rsidRPr="00636514">
        <w:rPr>
          <w:rFonts w:hint="eastAsia"/>
        </w:rPr>
        <w:t>库存量。首先库存管理员调用</w:t>
      </w:r>
      <w:r w:rsidR="000B1AA4" w:rsidRPr="00636514">
        <w:t>getAllShipments()</w:t>
      </w:r>
      <w:r w:rsidR="000B1AA4" w:rsidRPr="00636514">
        <w:t>接口查询数据库中所有未被处理的出库请求记录</w:t>
      </w:r>
      <w:r w:rsidR="000B1AA4" w:rsidRPr="00636514">
        <w:rPr>
          <w:rFonts w:hint="eastAsia"/>
        </w:rPr>
        <w:t>，</w:t>
      </w:r>
      <w:r w:rsidR="000B1AA4" w:rsidRPr="00636514">
        <w:t>获取记录后</w:t>
      </w:r>
      <w:r w:rsidR="000B1AA4" w:rsidRPr="00636514">
        <w:rPr>
          <w:rFonts w:hint="eastAsia"/>
        </w:rPr>
        <w:t>，</w:t>
      </w:r>
      <w:r w:rsidR="000B1AA4" w:rsidRPr="00636514">
        <w:t>可将出库处理标记更新为</w:t>
      </w:r>
      <w:r w:rsidR="000B1AA4" w:rsidRPr="00636514">
        <w:rPr>
          <w:rFonts w:hint="eastAsia"/>
        </w:rPr>
        <w:t>0</w:t>
      </w:r>
      <w:r w:rsidR="000B1AA4" w:rsidRPr="00636514">
        <w:rPr>
          <w:rFonts w:hint="eastAsia"/>
        </w:rPr>
        <w:t>，</w:t>
      </w:r>
      <w:r w:rsidR="00176381" w:rsidRPr="00636514">
        <w:rPr>
          <w:rFonts w:hint="eastAsia"/>
        </w:rPr>
        <w:t>此时</w:t>
      </w:r>
      <w:r w:rsidR="00464810" w:rsidRPr="00636514">
        <w:rPr>
          <w:rFonts w:hint="eastAsia"/>
        </w:rPr>
        <w:t>表示出货成功，对应</w:t>
      </w:r>
      <w:r w:rsidR="000B1AA4" w:rsidRPr="00636514">
        <w:rPr>
          <w:rFonts w:hint="eastAsia"/>
        </w:rPr>
        <w:t>库存表</w:t>
      </w:r>
      <w:r w:rsidR="00464810" w:rsidRPr="00636514">
        <w:rPr>
          <w:rFonts w:hint="eastAsia"/>
        </w:rPr>
        <w:t>实时</w:t>
      </w:r>
      <w:r w:rsidR="00841E17">
        <w:rPr>
          <w:rFonts w:hint="eastAsia"/>
        </w:rPr>
        <w:t>更新</w:t>
      </w:r>
      <w:r w:rsidR="00691328">
        <w:rPr>
          <w:rFonts w:hint="eastAsia"/>
        </w:rPr>
        <w:t>。</w:t>
      </w:r>
      <w:r w:rsidR="000B1AA4" w:rsidRPr="00636514">
        <w:t>库存管理</w:t>
      </w:r>
      <w:r w:rsidR="000B1AA4" w:rsidRPr="00636514">
        <w:rPr>
          <w:rFonts w:hint="eastAsia"/>
        </w:rPr>
        <w:t>模块</w:t>
      </w:r>
      <w:r w:rsidR="000B1AA4" w:rsidRPr="00636514">
        <w:t>时序图</w:t>
      </w:r>
      <w:r w:rsidR="00691328">
        <w:t>如图</w:t>
      </w:r>
      <w:r w:rsidR="00691328">
        <w:rPr>
          <w:rFonts w:hint="eastAsia"/>
        </w:rPr>
        <w:t>5-</w:t>
      </w:r>
      <w:r w:rsidR="00691328">
        <w:t>7</w:t>
      </w:r>
      <w:r w:rsidR="00437F74" w:rsidRPr="00636514">
        <w:rPr>
          <w:rFonts w:hint="eastAsia"/>
        </w:rPr>
        <w:t>。</w:t>
      </w:r>
    </w:p>
    <w:p w14:paraId="5C60B875" w14:textId="338B84B2" w:rsidR="00530BF9" w:rsidRDefault="00530BF9" w:rsidP="00964AD1">
      <w:pPr>
        <w:ind w:firstLine="480"/>
        <w:jc w:val="center"/>
      </w:pPr>
      <w:r>
        <w:rPr>
          <w:rFonts w:hint="eastAsia"/>
        </w:rPr>
        <w:t>图</w:t>
      </w:r>
      <w:r>
        <w:rPr>
          <w:rFonts w:hint="eastAsia"/>
        </w:rPr>
        <w:t>5-</w:t>
      </w:r>
      <w:r>
        <w:t xml:space="preserve">7  </w:t>
      </w:r>
      <w:r>
        <w:t>库存管理模块时序图</w:t>
      </w:r>
    </w:p>
    <w:p w14:paraId="4DE415CD" w14:textId="1FE0C403" w:rsidR="00691328" w:rsidRPr="00636514" w:rsidRDefault="00691328" w:rsidP="00AD581F">
      <w:pPr>
        <w:numPr>
          <w:ilvl w:val="0"/>
          <w:numId w:val="8"/>
        </w:numPr>
        <w:ind w:firstLineChars="0"/>
      </w:pPr>
      <w:r w:rsidRPr="00636514">
        <w:t>财务管理员</w:t>
      </w:r>
      <w:r w:rsidRPr="00636514">
        <w:rPr>
          <w:rFonts w:hint="eastAsia"/>
        </w:rPr>
        <w:t>：</w:t>
      </w:r>
    </w:p>
    <w:p w14:paraId="1F81093B" w14:textId="0677F1DC" w:rsidR="00977D08" w:rsidRDefault="00691328" w:rsidP="00D51AE7">
      <w:pPr>
        <w:ind w:firstLine="480"/>
      </w:pPr>
      <w:r w:rsidRPr="00636514">
        <w:rPr>
          <w:rFonts w:hint="eastAsia"/>
        </w:rPr>
        <w:t>财务管理员主要负责订单管理和财务管理两项内容。订单管理模块中，财务管理员可调用</w:t>
      </w:r>
      <w:r w:rsidRPr="00636514">
        <w:rPr>
          <w:rFonts w:hint="eastAsia"/>
        </w:rPr>
        <w:t>getAll</w:t>
      </w:r>
      <w:r w:rsidRPr="00636514">
        <w:t>Orders()</w:t>
      </w:r>
      <w:r w:rsidRPr="00636514">
        <w:t>接口查看所有订单信息</w:t>
      </w:r>
      <w:r w:rsidRPr="00636514">
        <w:rPr>
          <w:rFonts w:hint="eastAsia"/>
        </w:rPr>
        <w:t>。根据操作员提交的营业额数据，财务管理员可对某台售货机或某个营业员一定期限内的的总营业额进行统计。财务管理员还可查看售货机的销售记录，每条销售记录都记录了商品、交易金额、售货机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，售卖时间等内容。售货机端每销售一件商品都会将销售信息进行封装，发送一条</w:t>
      </w:r>
      <w:r w:rsidRPr="00636514">
        <w:t>HTTP</w:t>
      </w:r>
      <w:r w:rsidRPr="00636514">
        <w:rPr>
          <w:rFonts w:hint="eastAsia"/>
        </w:rPr>
        <w:t>请求给平台服务端，服务端接收销售信息后将其插入到订单表中。</w:t>
      </w:r>
      <w:r w:rsidR="00D51AE7" w:rsidRPr="00636514">
        <w:t>财务管理模块时序图</w:t>
      </w:r>
      <w:r w:rsidR="00D51AE7">
        <w:t>如图</w:t>
      </w:r>
      <w:r w:rsidR="00D51AE7">
        <w:rPr>
          <w:rFonts w:hint="eastAsia"/>
        </w:rPr>
        <w:t>5-</w:t>
      </w:r>
      <w:r w:rsidR="00D51AE7">
        <w:t>8</w:t>
      </w:r>
      <w:r w:rsidR="00D51AE7" w:rsidRPr="00636514">
        <w:rPr>
          <w:rFonts w:hint="eastAsia"/>
        </w:rPr>
        <w:t>。</w:t>
      </w:r>
    </w:p>
    <w:p w14:paraId="202D0198" w14:textId="008710A2" w:rsidR="00D51AE7" w:rsidRPr="00636514" w:rsidRDefault="00530BF9" w:rsidP="00D51AE7">
      <w:pPr>
        <w:ind w:firstLineChars="0" w:firstLine="0"/>
        <w:jc w:val="center"/>
      </w:pPr>
      <w:r>
        <w:rPr>
          <w:rFonts w:hint="eastAsia"/>
          <w:noProof/>
        </w:rPr>
        <w:lastRenderedPageBreak/>
        <w:drawing>
          <wp:anchor distT="0" distB="0" distL="114300" distR="114300" simplePos="0" relativeHeight="251708416" behindDoc="0" locked="0" layoutInCell="1" allowOverlap="1" wp14:anchorId="42464384" wp14:editId="601F4E2C">
            <wp:simplePos x="0" y="0"/>
            <wp:positionH relativeFrom="column">
              <wp:posOffset>501279</wp:posOffset>
            </wp:positionH>
            <wp:positionV relativeFrom="paragraph">
              <wp:posOffset>0</wp:posOffset>
            </wp:positionV>
            <wp:extent cx="4555490" cy="25781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财务时序图.png"/>
                    <pic:cNvPicPr/>
                  </pic:nvPicPr>
                  <pic:blipFill>
                    <a:blip r:embed="rId49">
                      <a:extLst>
                        <a:ext uri="{28A0092B-C50C-407E-A947-70E740481C1C}">
                          <a14:useLocalDpi xmlns:a14="http://schemas.microsoft.com/office/drawing/2010/main" val="0"/>
                        </a:ext>
                      </a:extLst>
                    </a:blip>
                    <a:stretch>
                      <a:fillRect/>
                    </a:stretch>
                  </pic:blipFill>
                  <pic:spPr>
                    <a:xfrm>
                      <a:off x="0" y="0"/>
                      <a:ext cx="4555490" cy="2578100"/>
                    </a:xfrm>
                    <a:prstGeom prst="rect">
                      <a:avLst/>
                    </a:prstGeom>
                  </pic:spPr>
                </pic:pic>
              </a:graphicData>
            </a:graphic>
            <wp14:sizeRelH relativeFrom="page">
              <wp14:pctWidth>0</wp14:pctWidth>
            </wp14:sizeRelH>
            <wp14:sizeRelV relativeFrom="page">
              <wp14:pctHeight>0</wp14:pctHeight>
            </wp14:sizeRelV>
          </wp:anchor>
        </w:drawing>
      </w:r>
      <w:r w:rsidR="00D51AE7">
        <w:rPr>
          <w:rFonts w:hint="eastAsia"/>
        </w:rPr>
        <w:t>图</w:t>
      </w:r>
      <w:r w:rsidR="00D51AE7">
        <w:rPr>
          <w:rFonts w:hint="eastAsia"/>
        </w:rPr>
        <w:t>5-</w:t>
      </w:r>
      <w:r w:rsidR="00D51AE7">
        <w:t xml:space="preserve">8  </w:t>
      </w:r>
      <w:r w:rsidR="00D51AE7">
        <w:t>财务管理模块时序图</w:t>
      </w:r>
    </w:p>
    <w:p w14:paraId="55FB7198" w14:textId="13727DF0" w:rsidR="000B1AA4" w:rsidRPr="00636514" w:rsidRDefault="00126723" w:rsidP="000B1AA4">
      <w:pPr>
        <w:pStyle w:val="2"/>
      </w:pPr>
      <w:bookmarkStart w:id="237" w:name="_Toc492673781"/>
      <w:bookmarkStart w:id="238" w:name="_Toc494578108"/>
      <w:r w:rsidRPr="00636514">
        <w:rPr>
          <w:rFonts w:hint="eastAsia"/>
          <w:lang w:eastAsia="zh-CN"/>
        </w:rPr>
        <w:t>5</w:t>
      </w:r>
      <w:r w:rsidR="000B1AA4" w:rsidRPr="00636514">
        <w:rPr>
          <w:rFonts w:hint="eastAsia"/>
        </w:rPr>
        <w:t>.6</w:t>
      </w:r>
      <w:r w:rsidR="000B1AA4" w:rsidRPr="00636514">
        <w:t xml:space="preserve"> </w:t>
      </w:r>
      <w:bookmarkEnd w:id="237"/>
      <w:r w:rsidR="00F66B7E" w:rsidRPr="00636514">
        <w:rPr>
          <w:rFonts w:hint="eastAsia"/>
        </w:rPr>
        <w:t>文件</w:t>
      </w:r>
      <w:r w:rsidR="00627F8D" w:rsidRPr="00636514">
        <w:rPr>
          <w:rFonts w:hint="eastAsia"/>
        </w:rPr>
        <w:t>服务器</w:t>
      </w:r>
      <w:bookmarkEnd w:id="238"/>
    </w:p>
    <w:p w14:paraId="2A41A91D" w14:textId="38803EE0" w:rsidR="000B1AA4" w:rsidRPr="00636514" w:rsidRDefault="000B1AA4" w:rsidP="000B1AA4">
      <w:pPr>
        <w:ind w:firstLine="480"/>
      </w:pPr>
      <w:r w:rsidRPr="00636514">
        <w:rPr>
          <w:rFonts w:hint="eastAsia"/>
        </w:rPr>
        <w:t>管理系统除提供一般的后台管理之外还需提供安卓端调用的后台接口，其根请求</w:t>
      </w:r>
      <w:r w:rsidRPr="00636514">
        <w:rPr>
          <w:rFonts w:hint="eastAsia"/>
        </w:rPr>
        <w:t>url</w:t>
      </w:r>
      <w:r w:rsidRPr="00636514">
        <w:rPr>
          <w:rFonts w:hint="eastAsia"/>
        </w:rPr>
        <w:t>为</w:t>
      </w:r>
      <w:r w:rsidRPr="00636514">
        <w:t>@RequestMapping(value = "client")</w:t>
      </w:r>
      <w:r w:rsidRPr="00636514">
        <w:rPr>
          <w:rFonts w:hint="eastAsia"/>
        </w:rPr>
        <w:t>。客户端从服务端请求数据，服务端将图片、配置等信息放置在</w:t>
      </w:r>
      <w:r w:rsidRPr="00636514">
        <w:rPr>
          <w:rFonts w:hint="eastAsia"/>
        </w:rPr>
        <w:t>Apache</w:t>
      </w:r>
      <w:r w:rsidRPr="00636514">
        <w:t xml:space="preserve"> Tomcat</w:t>
      </w:r>
      <w:r w:rsidRPr="00636514">
        <w:rPr>
          <w:rFonts w:hint="eastAsia"/>
        </w:rPr>
        <w:t>搭建的</w:t>
      </w:r>
      <w:r w:rsidR="00903347" w:rsidRPr="00636514">
        <w:t>HTTP</w:t>
      </w:r>
      <w:r w:rsidRPr="00636514">
        <w:rPr>
          <w:rFonts w:hint="eastAsia"/>
        </w:rPr>
        <w:t>文件服务器上。</w:t>
      </w:r>
    </w:p>
    <w:p w14:paraId="34018FA8" w14:textId="09A4EA2D" w:rsidR="000B1AA4" w:rsidRPr="00636514" w:rsidRDefault="000B1AA4" w:rsidP="000B1AA4">
      <w:pPr>
        <w:ind w:firstLine="480"/>
      </w:pPr>
      <w:r w:rsidRPr="00636514">
        <w:t>在</w:t>
      </w:r>
      <w:r w:rsidRPr="00636514">
        <w:t>tomcat</w:t>
      </w:r>
      <w:r w:rsidRPr="00636514">
        <w:t>安装目录下创建</w:t>
      </w:r>
      <w:r w:rsidRPr="00636514">
        <w:t>xml</w:t>
      </w:r>
      <w:r w:rsidRPr="00636514">
        <w:t>文件</w:t>
      </w:r>
      <w:r w:rsidRPr="00636514">
        <w:rPr>
          <w:rFonts w:hint="eastAsia"/>
        </w:rPr>
        <w:t>，</w:t>
      </w:r>
      <w:r w:rsidRPr="00636514">
        <w:t>用于配置文件服务器使用的目录</w:t>
      </w:r>
      <w:r w:rsidRPr="00636514">
        <w:rPr>
          <w:rFonts w:hint="eastAsia"/>
        </w:rPr>
        <w:t>。</w:t>
      </w:r>
      <w:r w:rsidR="00852F59" w:rsidRPr="00636514">
        <w:rPr>
          <w:rFonts w:hint="eastAsia"/>
        </w:rPr>
        <w:t>配置文件内容如下：</w:t>
      </w:r>
    </w:p>
    <w:p w14:paraId="3AF0FCDE" w14:textId="4428AE1C" w:rsidR="000B1AA4" w:rsidRPr="00636514" w:rsidRDefault="000B1AA4" w:rsidP="000B1AA4">
      <w:pPr>
        <w:ind w:firstLineChars="0" w:firstLine="0"/>
        <w:rPr>
          <w:u w:val="single"/>
        </w:rPr>
      </w:pPr>
      <w:r w:rsidRPr="00636514">
        <w:rPr>
          <w:rFonts w:hint="eastAsia"/>
          <w:u w:val="single"/>
        </w:rPr>
        <w:t xml:space="preserve">                                                                       </w:t>
      </w:r>
    </w:p>
    <w:p w14:paraId="4A21AC83" w14:textId="77777777" w:rsidR="000B1AA4" w:rsidRPr="00636514" w:rsidRDefault="000B1AA4" w:rsidP="00452314">
      <w:pPr>
        <w:pStyle w:val="af0"/>
        <w:ind w:firstLine="420"/>
      </w:pPr>
      <w:r w:rsidRPr="00636514">
        <w:t>&lt;?xml version="1.0" encoding="UTF-8"?&gt;  </w:t>
      </w:r>
    </w:p>
    <w:p w14:paraId="08E3EB98" w14:textId="77777777" w:rsidR="000B1AA4" w:rsidRPr="00636514" w:rsidRDefault="000B1AA4" w:rsidP="00452314">
      <w:pPr>
        <w:pStyle w:val="af0"/>
        <w:ind w:left="420" w:firstLine="420"/>
      </w:pPr>
      <w:r w:rsidRPr="00636514">
        <w:t>&lt;Context path="/file" docBase="E://</w:t>
      </w:r>
      <w:r w:rsidRPr="00636514">
        <w:rPr>
          <w:rFonts w:hint="eastAsia"/>
        </w:rPr>
        <w:t>vending</w:t>
      </w:r>
      <w:r w:rsidRPr="00636514">
        <w:t>" crossContext="true"&gt;  </w:t>
      </w:r>
    </w:p>
    <w:p w14:paraId="2AD1DD11" w14:textId="77777777" w:rsidR="000B1AA4" w:rsidRPr="00636514" w:rsidRDefault="000B1AA4" w:rsidP="00452314">
      <w:pPr>
        <w:pStyle w:val="af0"/>
        <w:ind w:firstLine="420"/>
      </w:pPr>
      <w:r w:rsidRPr="00636514">
        <w:t>&lt;/Context&gt; </w:t>
      </w:r>
    </w:p>
    <w:p w14:paraId="501AAD84" w14:textId="77777777" w:rsidR="000B1AA4" w:rsidRPr="00636514" w:rsidRDefault="000B1AA4" w:rsidP="000B1AA4">
      <w:pPr>
        <w:ind w:firstLineChars="0" w:firstLine="0"/>
        <w:rPr>
          <w:u w:val="single"/>
        </w:rPr>
      </w:pPr>
      <w:r w:rsidRPr="00636514">
        <w:rPr>
          <w:rFonts w:hint="eastAsia"/>
          <w:u w:val="single"/>
        </w:rPr>
        <w:t xml:space="preserve">                                                                      </w:t>
      </w:r>
    </w:p>
    <w:p w14:paraId="2A7F80B7" w14:textId="034CA5DC" w:rsidR="000B1AA4" w:rsidRPr="00636514" w:rsidRDefault="000B1AA4" w:rsidP="000B1AA4">
      <w:pPr>
        <w:ind w:firstLine="480"/>
      </w:pPr>
      <w:r w:rsidRPr="00636514">
        <w:t>商品图片和</w:t>
      </w:r>
      <w:r w:rsidR="00583906" w:rsidRPr="00636514">
        <w:t>终</w:t>
      </w:r>
      <w:r w:rsidRPr="00636514">
        <w:t>端版本信息存储在文件服务器的目录下</w:t>
      </w:r>
      <w:r w:rsidR="00A2262F" w:rsidRPr="00636514">
        <w:rPr>
          <w:rFonts w:hint="eastAsia"/>
        </w:rPr>
        <w:t>，当客户端访问</w:t>
      </w:r>
      <w:r w:rsidRPr="00636514">
        <w:rPr>
          <w:rFonts w:hint="eastAsia"/>
        </w:rPr>
        <w:t>用户图片</w:t>
      </w:r>
      <w:r w:rsidR="007A5056" w:rsidRPr="00636514">
        <w:rPr>
          <w:rFonts w:hint="eastAsia"/>
        </w:rPr>
        <w:t>或视频</w:t>
      </w:r>
      <w:r w:rsidRPr="00636514">
        <w:rPr>
          <w:rFonts w:hint="eastAsia"/>
        </w:rPr>
        <w:t>时，根据</w:t>
      </w:r>
      <w:r w:rsidR="00C63FD3" w:rsidRPr="00636514">
        <w:rPr>
          <w:rFonts w:hint="eastAsia"/>
        </w:rPr>
        <w:t>获取的</w:t>
      </w:r>
      <w:r w:rsidR="00110252">
        <w:rPr>
          <w:rFonts w:hint="eastAsia"/>
        </w:rPr>
        <w:t>资源</w:t>
      </w:r>
      <w:r w:rsidRPr="00636514">
        <w:rPr>
          <w:rFonts w:hint="eastAsia"/>
        </w:rPr>
        <w:t>地址访问文件服务器下</w:t>
      </w:r>
      <w:r w:rsidR="001A107F" w:rsidRPr="00636514">
        <w:rPr>
          <w:rFonts w:hint="eastAsia"/>
        </w:rPr>
        <w:t>的</w:t>
      </w:r>
      <w:r w:rsidRPr="00636514">
        <w:rPr>
          <w:rFonts w:hint="eastAsia"/>
        </w:rPr>
        <w:t>内容。</w:t>
      </w:r>
    </w:p>
    <w:p w14:paraId="7879A533" w14:textId="77777777" w:rsidR="00241C54" w:rsidRPr="00636514" w:rsidRDefault="002A058E" w:rsidP="006C24CD">
      <w:pPr>
        <w:pStyle w:val="1"/>
        <w:ind w:left="240"/>
      </w:pPr>
      <w:r w:rsidRPr="00636514">
        <w:br w:type="page"/>
      </w:r>
      <w:bookmarkStart w:id="239" w:name="_Toc492673782"/>
      <w:bookmarkStart w:id="240" w:name="_Toc494578109"/>
      <w:r w:rsidR="0022015B" w:rsidRPr="00636514">
        <w:rPr>
          <w:rFonts w:hint="eastAsia"/>
        </w:rPr>
        <w:lastRenderedPageBreak/>
        <w:t>第</w:t>
      </w:r>
      <w:r w:rsidR="0022015B" w:rsidRPr="00636514">
        <w:rPr>
          <w:rFonts w:hint="eastAsia"/>
        </w:rPr>
        <w:t>6</w:t>
      </w:r>
      <w:r w:rsidR="0022015B" w:rsidRPr="00636514">
        <w:rPr>
          <w:rFonts w:hint="eastAsia"/>
        </w:rPr>
        <w:t>章</w:t>
      </w:r>
      <w:r w:rsidR="0022015B" w:rsidRPr="00636514">
        <w:rPr>
          <w:rFonts w:hint="eastAsia"/>
        </w:rPr>
        <w:t xml:space="preserve"> </w:t>
      </w:r>
      <w:r w:rsidR="005A34EC" w:rsidRPr="00636514">
        <w:rPr>
          <w:rFonts w:hint="eastAsia"/>
        </w:rPr>
        <w:t>终端系统的</w:t>
      </w:r>
      <w:r w:rsidR="00241C54" w:rsidRPr="00636514">
        <w:rPr>
          <w:rFonts w:hint="eastAsia"/>
        </w:rPr>
        <w:t>实现</w:t>
      </w:r>
      <w:bookmarkEnd w:id="239"/>
      <w:bookmarkEnd w:id="240"/>
      <w:r w:rsidR="00241C54" w:rsidRPr="00636514">
        <w:rPr>
          <w:rFonts w:hint="eastAsia"/>
        </w:rPr>
        <w:t xml:space="preserve"> </w:t>
      </w:r>
    </w:p>
    <w:p w14:paraId="6DC3829F" w14:textId="77777777" w:rsidR="003C3349" w:rsidRPr="00636514" w:rsidRDefault="003C3349" w:rsidP="003C3349">
      <w:pPr>
        <w:ind w:firstLine="480"/>
      </w:pPr>
      <w:r w:rsidRPr="00636514">
        <w:t>本章主要介绍自动售货机客户端的设计与实现</w:t>
      </w:r>
      <w:r w:rsidRPr="00636514">
        <w:rPr>
          <w:rFonts w:hint="eastAsia"/>
        </w:rPr>
        <w:t>，客户端分为两种，一种为供运营商使用的操作员客户端，另一种为供自动售货机使用的销售终端。</w:t>
      </w:r>
      <w:r w:rsidR="00982F08" w:rsidRPr="00636514">
        <w:rPr>
          <w:rFonts w:hint="eastAsia"/>
        </w:rPr>
        <w:t>终端系统</w:t>
      </w:r>
      <w:r w:rsidRPr="00636514">
        <w:rPr>
          <w:rFonts w:hint="eastAsia"/>
        </w:rPr>
        <w:t>使用</w:t>
      </w:r>
      <w:r w:rsidRPr="00636514">
        <w:rPr>
          <w:rFonts w:hint="eastAsia"/>
        </w:rPr>
        <w:t>Android</w:t>
      </w:r>
      <w:r w:rsidRPr="00636514">
        <w:rPr>
          <w:rFonts w:hint="eastAsia"/>
        </w:rPr>
        <w:t>进行开发，后台管理系统为</w:t>
      </w:r>
      <w:r w:rsidRPr="00636514">
        <w:rPr>
          <w:rFonts w:hint="eastAsia"/>
        </w:rPr>
        <w:t>Android</w:t>
      </w:r>
      <w:r w:rsidR="00BD7583" w:rsidRPr="00636514">
        <w:rPr>
          <w:rFonts w:hint="eastAsia"/>
        </w:rPr>
        <w:t>终端提供</w:t>
      </w:r>
      <w:r w:rsidRPr="00636514">
        <w:rPr>
          <w:rFonts w:hint="eastAsia"/>
        </w:rPr>
        <w:t>服务支持。</w:t>
      </w:r>
    </w:p>
    <w:p w14:paraId="0076F996" w14:textId="77777777" w:rsidR="003C3349" w:rsidRPr="00636514" w:rsidRDefault="001F2C6E" w:rsidP="003C3349">
      <w:pPr>
        <w:pStyle w:val="2"/>
      </w:pPr>
      <w:bookmarkStart w:id="241" w:name="_Toc492673783"/>
      <w:bookmarkStart w:id="242" w:name="_Toc494578110"/>
      <w:r w:rsidRPr="00636514">
        <w:rPr>
          <w:rFonts w:hint="eastAsia"/>
          <w:lang w:eastAsia="zh-CN"/>
        </w:rPr>
        <w:t>6</w:t>
      </w:r>
      <w:r w:rsidR="003C3349" w:rsidRPr="00636514">
        <w:rPr>
          <w:rFonts w:hint="eastAsia"/>
        </w:rPr>
        <w:t>.</w:t>
      </w:r>
      <w:r w:rsidR="003C3349" w:rsidRPr="00636514">
        <w:t>1</w:t>
      </w:r>
      <w:r w:rsidR="003C3349" w:rsidRPr="00636514">
        <w:rPr>
          <w:rFonts w:hint="eastAsia"/>
        </w:rPr>
        <w:t xml:space="preserve"> </w:t>
      </w:r>
      <w:r w:rsidR="003C3349" w:rsidRPr="00636514">
        <w:rPr>
          <w:rFonts w:hint="eastAsia"/>
        </w:rPr>
        <w:t>数据传输加密实现</w:t>
      </w:r>
      <w:bookmarkEnd w:id="241"/>
      <w:bookmarkEnd w:id="242"/>
      <w:r w:rsidR="003C3349" w:rsidRPr="00636514">
        <w:rPr>
          <w:rFonts w:hint="eastAsia"/>
        </w:rPr>
        <w:t xml:space="preserve">  </w:t>
      </w:r>
    </w:p>
    <w:p w14:paraId="6F51B1A7" w14:textId="77777777" w:rsidR="003C3349" w:rsidRPr="00636514" w:rsidRDefault="003C3349" w:rsidP="003C3349">
      <w:pPr>
        <w:ind w:firstLine="480"/>
      </w:pPr>
      <w:r w:rsidRPr="00636514">
        <w:rPr>
          <w:rFonts w:hint="eastAsia"/>
        </w:rPr>
        <w:t>Android</w:t>
      </w:r>
      <w:r w:rsidR="00993530" w:rsidRPr="00636514">
        <w:rPr>
          <w:rFonts w:hint="eastAsia"/>
        </w:rPr>
        <w:t>终端</w:t>
      </w:r>
      <w:r w:rsidR="009E0852" w:rsidRPr="00636514">
        <w:rPr>
          <w:rFonts w:hint="eastAsia"/>
        </w:rPr>
        <w:t>和服务器进行数据交互时需要对传输的数据进行加密处理，以保证信息</w:t>
      </w:r>
      <w:r w:rsidR="008F6AC4" w:rsidRPr="00636514">
        <w:rPr>
          <w:rFonts w:hint="eastAsia"/>
        </w:rPr>
        <w:t>安全。数据加密主要使用在</w:t>
      </w:r>
      <w:r w:rsidRPr="00636514">
        <w:rPr>
          <w:rFonts w:hint="eastAsia"/>
        </w:rPr>
        <w:t>用户的信息、密码、支付信息等敏感信息。</w:t>
      </w:r>
    </w:p>
    <w:p w14:paraId="2C193C6C" w14:textId="5D918D29" w:rsidR="003C3349" w:rsidRPr="00636514" w:rsidRDefault="003C3349" w:rsidP="003C3349">
      <w:pPr>
        <w:ind w:firstLine="480"/>
      </w:pPr>
      <w:r w:rsidRPr="00636514">
        <w:rPr>
          <w:rFonts w:hint="eastAsia"/>
        </w:rPr>
        <w:t>系统主要采用了了</w:t>
      </w:r>
      <w:r w:rsidRPr="00636514">
        <w:rPr>
          <w:rFonts w:hint="eastAsia"/>
        </w:rPr>
        <w:t>MD5</w:t>
      </w:r>
      <w:r w:rsidRPr="00636514">
        <w:rPr>
          <w:rFonts w:hint="eastAsia"/>
        </w:rPr>
        <w:t>算法、</w:t>
      </w:r>
      <w:r w:rsidRPr="00636514">
        <w:rPr>
          <w:rFonts w:hint="eastAsia"/>
        </w:rPr>
        <w:t>RSA</w:t>
      </w:r>
      <w:r w:rsidRPr="00636514">
        <w:rPr>
          <w:rFonts w:hint="eastAsia"/>
        </w:rPr>
        <w:t>算法、</w:t>
      </w:r>
      <w:r w:rsidRPr="00636514">
        <w:rPr>
          <w:rFonts w:hint="eastAsia"/>
        </w:rPr>
        <w:t>DES</w:t>
      </w:r>
      <w:r w:rsidRPr="00636514">
        <w:rPr>
          <w:rFonts w:hint="eastAsia"/>
        </w:rPr>
        <w:t>算法。</w:t>
      </w:r>
      <w:r w:rsidRPr="00636514">
        <w:rPr>
          <w:rFonts w:hint="eastAsia"/>
        </w:rPr>
        <w:t>MD5</w:t>
      </w:r>
      <w:r w:rsidRPr="00636514">
        <w:rPr>
          <w:rFonts w:hint="eastAsia"/>
        </w:rPr>
        <w:t>加密算法为单向加密</w:t>
      </w:r>
      <w:r w:rsidR="00EE7814" w:rsidRPr="00636514">
        <w:rPr>
          <w:rFonts w:hint="eastAsia"/>
        </w:rPr>
        <w:t>，是一个将字符串进行不可逆转换的算法，主要对用户的密码进行加密</w:t>
      </w:r>
      <w:r w:rsidR="00A051F0">
        <w:rPr>
          <w:rStyle w:val="af9"/>
        </w:rPr>
        <w:t>[</w:t>
      </w:r>
      <w:r w:rsidR="00A051F0" w:rsidRPr="00636514">
        <w:rPr>
          <w:rStyle w:val="af9"/>
        </w:rPr>
        <w:endnoteReference w:id="34"/>
      </w:r>
      <w:r w:rsidR="00A051F0">
        <w:rPr>
          <w:rStyle w:val="af9"/>
        </w:rPr>
        <w:t>]</w:t>
      </w:r>
      <w:r w:rsidR="00EE7814" w:rsidRPr="005270D9">
        <w:rPr>
          <w:rFonts w:hint="eastAsia"/>
        </w:rPr>
        <w:t>。</w:t>
      </w:r>
      <w:r w:rsidRPr="00636514">
        <w:rPr>
          <w:rFonts w:hint="eastAsia"/>
        </w:rPr>
        <w:t>因为系统不</w:t>
      </w:r>
      <w:r w:rsidR="00EE7814" w:rsidRPr="00636514">
        <w:rPr>
          <w:rFonts w:hint="eastAsia"/>
        </w:rPr>
        <w:t>需要</w:t>
      </w:r>
      <w:r w:rsidRPr="00636514">
        <w:rPr>
          <w:rFonts w:hint="eastAsia"/>
        </w:rPr>
        <w:t>知道用户的密码，所以将用户密码</w:t>
      </w:r>
      <w:r w:rsidR="00A54AE8" w:rsidRPr="00636514">
        <w:rPr>
          <w:rFonts w:hint="eastAsia"/>
        </w:rPr>
        <w:t>进行</w:t>
      </w:r>
      <w:r w:rsidR="00A54AE8" w:rsidRPr="00636514">
        <w:rPr>
          <w:rFonts w:hint="eastAsia"/>
        </w:rPr>
        <w:t>MD5</w:t>
      </w:r>
      <w:r w:rsidR="00A54AE8" w:rsidRPr="00636514">
        <w:rPr>
          <w:rFonts w:hint="eastAsia"/>
        </w:rPr>
        <w:t>算法处理后进</w:t>
      </w:r>
      <w:r w:rsidRPr="00636514">
        <w:rPr>
          <w:rFonts w:hint="eastAsia"/>
        </w:rPr>
        <w:t>行存储，查找时</w:t>
      </w:r>
      <w:r w:rsidR="00C24A71" w:rsidRPr="00636514">
        <w:rPr>
          <w:rFonts w:hint="eastAsia"/>
        </w:rPr>
        <w:t>只需</w:t>
      </w:r>
      <w:r w:rsidRPr="00636514">
        <w:rPr>
          <w:rFonts w:hint="eastAsia"/>
        </w:rPr>
        <w:t>匹配</w:t>
      </w:r>
      <w:r w:rsidRPr="00636514">
        <w:rPr>
          <w:rFonts w:hint="eastAsia"/>
        </w:rPr>
        <w:t>MD5</w:t>
      </w:r>
      <w:r w:rsidRPr="00636514">
        <w:rPr>
          <w:rFonts w:hint="eastAsia"/>
        </w:rPr>
        <w:t>值即可。</w:t>
      </w:r>
      <w:r w:rsidRPr="00636514">
        <w:rPr>
          <w:rFonts w:hint="eastAsia"/>
        </w:rPr>
        <w:t>RSA</w:t>
      </w:r>
      <w:r w:rsidRPr="00636514">
        <w:t>是一种非对称的可逆性加密</w:t>
      </w:r>
      <w:r w:rsidRPr="00636514">
        <w:rPr>
          <w:rFonts w:hint="eastAsia"/>
        </w:rPr>
        <w:t>，在客户端存放公钥，将信息用公钥加密后传回服务端，服务端使用私钥进行解密</w:t>
      </w:r>
      <w:r w:rsidR="00A051F0">
        <w:rPr>
          <w:rStyle w:val="af9"/>
        </w:rPr>
        <w:t>[</w:t>
      </w:r>
      <w:r w:rsidR="00A051F0" w:rsidRPr="00636514">
        <w:rPr>
          <w:rStyle w:val="af9"/>
        </w:rPr>
        <w:endnoteReference w:id="35"/>
      </w:r>
      <w:r w:rsidR="00A051F0">
        <w:rPr>
          <w:rStyle w:val="af9"/>
        </w:rPr>
        <w:t>]</w:t>
      </w:r>
      <w:r w:rsidRPr="005270D9">
        <w:rPr>
          <w:rFonts w:hint="eastAsia"/>
        </w:rPr>
        <w:t>。</w:t>
      </w:r>
      <w:r w:rsidRPr="00636514">
        <w:rPr>
          <w:rFonts w:hint="eastAsia"/>
        </w:rPr>
        <w:t>DES</w:t>
      </w:r>
      <w:r w:rsidR="00D60052" w:rsidRPr="00636514">
        <w:rPr>
          <w:rFonts w:hint="eastAsia"/>
        </w:rPr>
        <w:t>为对称的加密算法，使用密钥进行加密解密</w:t>
      </w:r>
      <w:r w:rsidRPr="00636514">
        <w:rPr>
          <w:rFonts w:hint="eastAsia"/>
        </w:rPr>
        <w:t>。</w:t>
      </w:r>
    </w:p>
    <w:p w14:paraId="5F2FB7B3" w14:textId="77777777" w:rsidR="00D60052" w:rsidRPr="00636514" w:rsidRDefault="00D60052" w:rsidP="003C3349">
      <w:pPr>
        <w:ind w:firstLine="480"/>
      </w:pPr>
      <w:r w:rsidRPr="00636514">
        <w:t>系统综合使用了以上的三种加密算法来保证信息传递的安全</w:t>
      </w:r>
      <w:r w:rsidRPr="00636514">
        <w:rPr>
          <w:rFonts w:hint="eastAsia"/>
        </w:rPr>
        <w:t>。</w:t>
      </w:r>
    </w:p>
    <w:p w14:paraId="44A73E45" w14:textId="77777777" w:rsidR="003C3349" w:rsidRPr="00636514" w:rsidRDefault="001F2C6E" w:rsidP="003C3349">
      <w:pPr>
        <w:pStyle w:val="2"/>
      </w:pPr>
      <w:bookmarkStart w:id="243" w:name="_Toc492673784"/>
      <w:bookmarkStart w:id="244" w:name="_Toc494578111"/>
      <w:r w:rsidRPr="00636514">
        <w:rPr>
          <w:rFonts w:hint="eastAsia"/>
          <w:lang w:eastAsia="zh-CN"/>
        </w:rPr>
        <w:t>6</w:t>
      </w:r>
      <w:r w:rsidR="003C3349" w:rsidRPr="00636514">
        <w:t xml:space="preserve">.2 </w:t>
      </w:r>
      <w:r w:rsidR="003C3349" w:rsidRPr="00636514">
        <w:t>操作员客户端实现</w:t>
      </w:r>
      <w:bookmarkEnd w:id="243"/>
      <w:bookmarkEnd w:id="244"/>
    </w:p>
    <w:p w14:paraId="5F0CBAA6" w14:textId="77C8E735" w:rsidR="003C3349" w:rsidRPr="00636514" w:rsidRDefault="003C3349" w:rsidP="003C3349">
      <w:pPr>
        <w:ind w:firstLine="480"/>
      </w:pPr>
      <w:r w:rsidRPr="00636514">
        <w:rPr>
          <w:rFonts w:hint="eastAsia"/>
        </w:rPr>
        <w:t>操作员客户端和</w:t>
      </w:r>
      <w:r w:rsidR="004B004A" w:rsidRPr="00636514">
        <w:rPr>
          <w:rFonts w:hint="eastAsia"/>
        </w:rPr>
        <w:t>后台</w:t>
      </w:r>
      <w:r w:rsidRPr="00636514">
        <w:rPr>
          <w:rFonts w:hint="eastAsia"/>
        </w:rPr>
        <w:t>服务之间通过</w:t>
      </w:r>
      <w:r w:rsidR="00AE5F39" w:rsidRPr="00636514">
        <w:t>HTTP</w:t>
      </w:r>
      <w:r w:rsidRPr="00636514">
        <w:rPr>
          <w:rFonts w:hint="eastAsia"/>
        </w:rPr>
        <w:t>协议实现数据的访问和交互，使用</w:t>
      </w:r>
      <w:r w:rsidR="00EE21D4" w:rsidRPr="00636514">
        <w:rPr>
          <w:rFonts w:hint="eastAsia"/>
        </w:rPr>
        <w:t>GET</w:t>
      </w:r>
      <w:r w:rsidRPr="00636514">
        <w:rPr>
          <w:rFonts w:hint="eastAsia"/>
        </w:rPr>
        <w:t>请求获取服务端的数据，使用</w:t>
      </w:r>
      <w:r w:rsidR="004265BE" w:rsidRPr="00636514">
        <w:rPr>
          <w:rFonts w:hint="eastAsia"/>
        </w:rPr>
        <w:t>POST</w:t>
      </w:r>
      <w:r w:rsidRPr="00636514">
        <w:rPr>
          <w:rFonts w:hint="eastAsia"/>
        </w:rPr>
        <w:t>请求将封装好的</w:t>
      </w:r>
      <w:r w:rsidR="007A6C16" w:rsidRPr="00636514">
        <w:rPr>
          <w:rFonts w:hint="eastAsia"/>
        </w:rPr>
        <w:t>JSON</w:t>
      </w:r>
      <w:r w:rsidRPr="00636514">
        <w:rPr>
          <w:rFonts w:hint="eastAsia"/>
        </w:rPr>
        <w:t>数据传输至后台，进行数据的更新。服务端提供请求根</w:t>
      </w:r>
      <w:r w:rsidRPr="00636514">
        <w:rPr>
          <w:rFonts w:hint="eastAsia"/>
        </w:rPr>
        <w:t>url</w:t>
      </w:r>
      <w:r w:rsidRPr="00636514">
        <w:rPr>
          <w:rFonts w:hint="eastAsia"/>
        </w:rPr>
        <w:t>为</w:t>
      </w:r>
      <w:r w:rsidRPr="00636514">
        <w:rPr>
          <w:rFonts w:hint="eastAsia"/>
        </w:rPr>
        <w:t>/</w:t>
      </w:r>
      <w:r w:rsidR="00C5301C">
        <w:rPr>
          <w:rFonts w:hint="eastAsia"/>
        </w:rPr>
        <w:t>client</w:t>
      </w:r>
      <w:r w:rsidRPr="00636514">
        <w:rPr>
          <w:rFonts w:hint="eastAsia"/>
        </w:rPr>
        <w:t>的控制接口，请求结束后返回一个通过</w:t>
      </w:r>
      <w:r w:rsidRPr="00636514">
        <w:rPr>
          <w:rFonts w:hint="eastAsia"/>
        </w:rPr>
        <w:t>URL</w:t>
      </w:r>
      <w:r w:rsidR="00C74501"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007A6C16" w:rsidRPr="00636514">
        <w:rPr>
          <w:rFonts w:hint="eastAsia"/>
        </w:rPr>
        <w:t>JSON</w:t>
      </w:r>
      <w:r w:rsidRPr="00636514">
        <w:t>串</w:t>
      </w:r>
      <w:r w:rsidRPr="00636514">
        <w:rPr>
          <w:rFonts w:hint="eastAsia"/>
        </w:rPr>
        <w:t>。</w:t>
      </w:r>
      <w:r w:rsidRPr="00636514">
        <w:rPr>
          <w:rFonts w:hint="eastAsia"/>
        </w:rPr>
        <w:t>Android</w:t>
      </w:r>
      <w:r w:rsidRPr="00636514">
        <w:rPr>
          <w:rFonts w:hint="eastAsia"/>
        </w:rPr>
        <w:t>端提供一个用于访问服务端的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w:t>
      </w:r>
      <w:r w:rsidRPr="00636514">
        <w:rPr>
          <w:rFonts w:hint="eastAsia"/>
        </w:rPr>
        <w:t>Android</w:t>
      </w:r>
      <w:r w:rsidRPr="00636514">
        <w:rPr>
          <w:rFonts w:hint="eastAsia"/>
        </w:rPr>
        <w:t>中所有的耗时操作都放置在线程中，防止程序崩溃。</w:t>
      </w:r>
    </w:p>
    <w:p w14:paraId="06616D7E" w14:textId="53789F23" w:rsidR="003C3349" w:rsidRPr="00636514" w:rsidRDefault="005A5818" w:rsidP="003C3349">
      <w:pPr>
        <w:ind w:firstLine="480"/>
      </w:pPr>
      <w:r w:rsidRPr="00636514">
        <w:rPr>
          <w:rFonts w:hint="eastAsia"/>
        </w:rPr>
        <w:t>首先，用户和终端页面进行交互。</w:t>
      </w:r>
      <w:r w:rsidR="003C3349" w:rsidRPr="00636514">
        <w:rPr>
          <w:rFonts w:hint="eastAsia"/>
        </w:rPr>
        <w:t>点击屏幕触发请求，将请求参数封装成</w:t>
      </w:r>
      <w:r w:rsidR="003C3349" w:rsidRPr="00636514">
        <w:rPr>
          <w:rFonts w:hint="eastAsia"/>
        </w:rPr>
        <w:t>key</w:t>
      </w:r>
      <w:r w:rsidR="003C3349" w:rsidRPr="00636514">
        <w:t>/value</w:t>
      </w:r>
      <w:r w:rsidR="003C3349" w:rsidRPr="00636514">
        <w:t>类型的</w:t>
      </w:r>
      <w:r w:rsidR="003C3349" w:rsidRPr="00636514">
        <w:t>Map</w:t>
      </w:r>
      <w:r w:rsidR="003C3349" w:rsidRPr="00636514">
        <w:t>对象</w:t>
      </w:r>
      <w:r w:rsidR="003C3349" w:rsidRPr="00636514">
        <w:rPr>
          <w:rFonts w:hint="eastAsia"/>
        </w:rPr>
        <w:t>，</w:t>
      </w:r>
      <w:r w:rsidR="003C3349" w:rsidRPr="00636514">
        <w:t>并对该请求对象进一步封装</w:t>
      </w:r>
      <w:r w:rsidR="003C3349" w:rsidRPr="00636514">
        <w:rPr>
          <w:rFonts w:hint="eastAsia"/>
        </w:rPr>
        <w:t>，</w:t>
      </w:r>
      <w:r w:rsidR="003C3349" w:rsidRPr="00636514">
        <w:t>将其封装成以</w:t>
      </w:r>
      <w:r w:rsidR="003C3349" w:rsidRPr="00636514">
        <w:rPr>
          <w:rFonts w:hint="eastAsia"/>
        </w:rPr>
        <w:t>&amp;</w:t>
      </w:r>
      <w:r w:rsidR="003C3349" w:rsidRPr="00636514">
        <w:t>符号连接的请求串</w:t>
      </w:r>
      <w:r w:rsidR="003C3349" w:rsidRPr="00636514">
        <w:rPr>
          <w:rFonts w:hint="eastAsia"/>
        </w:rPr>
        <w:t>。接着，使用</w:t>
      </w:r>
      <w:r w:rsidR="003C3349" w:rsidRPr="00636514">
        <w:rPr>
          <w:rFonts w:hint="eastAsia"/>
        </w:rPr>
        <w:t>outputStream.write(data)</w:t>
      </w:r>
      <w:r w:rsidR="003C3349" w:rsidRPr="00636514">
        <w:rPr>
          <w:rFonts w:hint="eastAsia"/>
        </w:rPr>
        <w:t>向服务器写入数据。最后，</w:t>
      </w:r>
      <w:r w:rsidR="00156D43" w:rsidRPr="00636514">
        <w:rPr>
          <w:rFonts w:hint="eastAsia"/>
        </w:rPr>
        <w:t>获取返回的</w:t>
      </w:r>
      <w:r w:rsidR="003C3349" w:rsidRPr="00636514">
        <w:rPr>
          <w:rFonts w:hint="eastAsia"/>
        </w:rPr>
        <w:t>数据</w:t>
      </w:r>
      <w:r w:rsidR="006217D2" w:rsidRPr="00636514">
        <w:rPr>
          <w:rFonts w:hint="eastAsia"/>
        </w:rPr>
        <w:t>信息</w:t>
      </w:r>
      <w:r w:rsidR="003C3349" w:rsidRPr="00636514">
        <w:rPr>
          <w:rFonts w:hint="eastAsia"/>
        </w:rPr>
        <w:t>。普通的多线程方法无法返回一个实体的对象，</w:t>
      </w:r>
      <w:r w:rsidR="00F2527D" w:rsidRPr="00636514">
        <w:rPr>
          <w:rFonts w:hint="eastAsia"/>
        </w:rPr>
        <w:t>但是系统需</w:t>
      </w:r>
      <w:r w:rsidR="00F2527D" w:rsidRPr="00636514">
        <w:rPr>
          <w:rFonts w:hint="eastAsia"/>
        </w:rPr>
        <w:lastRenderedPageBreak/>
        <w:t>要通过发送一次耗时请求获取相应的数据，这</w:t>
      </w:r>
      <w:r w:rsidR="003D7717" w:rsidRPr="00636514">
        <w:rPr>
          <w:rFonts w:hint="eastAsia"/>
        </w:rPr>
        <w:t>时</w:t>
      </w:r>
      <w:r w:rsidR="003C3349" w:rsidRPr="00636514">
        <w:rPr>
          <w:rFonts w:hint="eastAsia"/>
        </w:rPr>
        <w:t>FutureTask</w:t>
      </w:r>
      <w:r w:rsidR="00F2527D" w:rsidRPr="00636514">
        <w:rPr>
          <w:rFonts w:hint="eastAsia"/>
        </w:rPr>
        <w:t>就可以发挥作用了</w:t>
      </w:r>
      <w:r w:rsidR="003C3349" w:rsidRPr="00636514">
        <w:rPr>
          <w:rFonts w:hint="eastAsia"/>
        </w:rPr>
        <w:t>。</w:t>
      </w:r>
      <w:r w:rsidRPr="00636514">
        <w:rPr>
          <w:rFonts w:hint="eastAsia"/>
        </w:rPr>
        <w:t>使用</w:t>
      </w:r>
      <w:r w:rsidR="003C3349" w:rsidRPr="00636514">
        <w:rPr>
          <w:rFonts w:hint="eastAsia"/>
        </w:rPr>
        <w:t>FutureTask</w:t>
      </w:r>
      <w:r w:rsidR="003C3349" w:rsidRPr="00636514">
        <w:rPr>
          <w:rFonts w:hint="eastAsia"/>
        </w:rPr>
        <w:t>异步执行</w:t>
      </w:r>
      <w:r w:rsidR="003C3349" w:rsidRPr="00636514">
        <w:t>和</w:t>
      </w:r>
      <w:r w:rsidR="003C3349" w:rsidRPr="00636514">
        <w:rPr>
          <w:rFonts w:hint="eastAsia"/>
        </w:rPr>
        <w:t>Callable</w:t>
      </w:r>
      <w:r w:rsidR="003C3349" w:rsidRPr="00636514">
        <w:rPr>
          <w:rFonts w:hint="eastAsia"/>
        </w:rPr>
        <w:t>结合使用，然后通过</w:t>
      </w:r>
      <w:r w:rsidR="003C3349" w:rsidRPr="00636514">
        <w:rPr>
          <w:rFonts w:hint="eastAsia"/>
        </w:rPr>
        <w:t>FutureTask</w:t>
      </w:r>
      <w:r w:rsidR="003C3349" w:rsidRPr="00636514">
        <w:rPr>
          <w:rFonts w:hint="eastAsia"/>
        </w:rPr>
        <w:t>的</w:t>
      </w:r>
      <w:r w:rsidR="003C3349" w:rsidRPr="00636514">
        <w:rPr>
          <w:rFonts w:hint="eastAsia"/>
        </w:rPr>
        <w:t>get</w:t>
      </w:r>
      <w:r w:rsidR="003C3349" w:rsidRPr="00636514">
        <w:rPr>
          <w:rFonts w:hint="eastAsia"/>
        </w:rPr>
        <w:t>方法调用最终的处理结果，并将其返回</w:t>
      </w:r>
      <w:r w:rsidR="00A051F0">
        <w:rPr>
          <w:rStyle w:val="af9"/>
        </w:rPr>
        <w:t>[</w:t>
      </w:r>
      <w:r w:rsidR="00A051F0" w:rsidRPr="00636514">
        <w:rPr>
          <w:rStyle w:val="af9"/>
        </w:rPr>
        <w:endnoteReference w:id="36"/>
      </w:r>
      <w:r w:rsidR="00A051F0">
        <w:rPr>
          <w:rStyle w:val="af9"/>
        </w:rPr>
        <w:t>]</w:t>
      </w:r>
      <w:r w:rsidR="003C3349" w:rsidRPr="005270D9">
        <w:rPr>
          <w:rFonts w:hint="eastAsia"/>
        </w:rPr>
        <w:t>。</w:t>
      </w:r>
    </w:p>
    <w:p w14:paraId="62B21F90" w14:textId="77777777" w:rsidR="003C3349" w:rsidRPr="00636514" w:rsidRDefault="003C3349" w:rsidP="003C3349">
      <w:pPr>
        <w:ind w:firstLine="480"/>
      </w:pP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00695299" w:rsidRPr="00636514">
        <w:t>POST</w:t>
      </w:r>
      <w:r w:rsidRPr="00636514">
        <w:rPr>
          <w:rFonts w:hint="eastAsia"/>
        </w:rPr>
        <w:t>请求</w:t>
      </w:r>
      <w:r w:rsidR="002B2E05" w:rsidRPr="00636514">
        <w:rPr>
          <w:rFonts w:hint="eastAsia"/>
        </w:rPr>
        <w:t>验证用户信息表单</w:t>
      </w:r>
      <w:r w:rsidRPr="00636514">
        <w:rPr>
          <w:rFonts w:hint="eastAsia"/>
        </w:rPr>
        <w:t>，调用</w:t>
      </w:r>
      <w:r w:rsidR="00D02F85" w:rsidRPr="00636514">
        <w:t>POJO</w:t>
      </w:r>
      <w:r w:rsidRPr="00636514">
        <w:rPr>
          <w:rFonts w:hint="eastAsia"/>
        </w:rPr>
        <w:t>类中的</w:t>
      </w:r>
      <w:r w:rsidRPr="00636514">
        <w:rPr>
          <w:rFonts w:hint="eastAsia"/>
        </w:rPr>
        <w:t>toString</w:t>
      </w:r>
      <w:r w:rsidRPr="00636514">
        <w:rPr>
          <w:rFonts w:hint="eastAsia"/>
        </w:rPr>
        <w:t>方法，向终端返回一个</w:t>
      </w:r>
      <w:r w:rsidR="007A6C16" w:rsidRPr="00636514">
        <w:rPr>
          <w:rFonts w:hint="eastAsia"/>
        </w:rPr>
        <w:t>JSON</w:t>
      </w:r>
      <w:r w:rsidRPr="00636514">
        <w:rPr>
          <w:rFonts w:hint="eastAsia"/>
        </w:rPr>
        <w:t>格式的字符串，使用</w:t>
      </w:r>
      <w:r w:rsidR="007A6C16" w:rsidRPr="00636514">
        <w:rPr>
          <w:rFonts w:hint="eastAsia"/>
        </w:rPr>
        <w:t>JSON</w:t>
      </w:r>
      <w:r w:rsidRPr="00636514">
        <w:rPr>
          <w:rFonts w:hint="eastAsia"/>
        </w:rPr>
        <w:t>Object</w:t>
      </w:r>
      <w:r w:rsidRPr="00636514">
        <w:rPr>
          <w:rFonts w:hint="eastAsia"/>
        </w:rPr>
        <w:t>解析后</w:t>
      </w:r>
      <w:r w:rsidR="00546B3D" w:rsidRPr="00636514">
        <w:rPr>
          <w:rFonts w:hint="eastAsia"/>
        </w:rPr>
        <w:t>获取当前用户信息</w:t>
      </w:r>
      <w:r w:rsidRPr="00636514">
        <w:rPr>
          <w:rFonts w:hint="eastAsia"/>
        </w:rPr>
        <w:t>。</w:t>
      </w:r>
    </w:p>
    <w:p w14:paraId="6671B845" w14:textId="77777777" w:rsidR="003C3349" w:rsidRPr="00636514" w:rsidRDefault="003C3349" w:rsidP="003C3349">
      <w:pPr>
        <w:ind w:firstLine="480"/>
      </w:pPr>
      <w:r w:rsidRPr="00636514">
        <w:t>用户登陆成功后使用</w:t>
      </w:r>
      <w:r w:rsidRPr="00636514">
        <w:rPr>
          <w:rFonts w:hint="eastAsia"/>
        </w:rPr>
        <w:t>SharedPreferences</w:t>
      </w:r>
      <w:r w:rsidRPr="00636514">
        <w:rPr>
          <w:rFonts w:hint="eastAsia"/>
        </w:rPr>
        <w:t>将信息存储在本地，</w:t>
      </w:r>
      <w:r w:rsidR="00907C4D" w:rsidRPr="00636514">
        <w:rPr>
          <w:rFonts w:hint="eastAsia"/>
        </w:rPr>
        <w:t>存储时设定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00907C4D" w:rsidRPr="00636514">
        <w:rPr>
          <w:rFonts w:hint="eastAsia"/>
        </w:rPr>
        <w:t>，然后通过设定的值</w:t>
      </w:r>
      <w:r w:rsidRPr="00636514">
        <w:rPr>
          <w:rFonts w:hint="eastAsia"/>
        </w:rPr>
        <w:t>随时查看自己的个人信息。</w:t>
      </w:r>
    </w:p>
    <w:p w14:paraId="33B70A8E" w14:textId="735AF6EA" w:rsidR="003C3349" w:rsidRPr="00636514" w:rsidRDefault="003C3349" w:rsidP="003C3349">
      <w:pPr>
        <w:ind w:firstLine="480"/>
      </w:pPr>
      <w:r w:rsidRPr="00636514">
        <w:t>通过用户</w:t>
      </w:r>
      <w:r w:rsidRPr="00636514">
        <w:rPr>
          <w:rFonts w:hint="eastAsia"/>
        </w:rPr>
        <w:t>Id</w:t>
      </w:r>
      <w:r w:rsidRPr="00636514">
        <w:t>和所属的商家</w:t>
      </w:r>
      <w:r w:rsidRPr="00636514">
        <w:rPr>
          <w:rFonts w:hint="eastAsia"/>
        </w:rPr>
        <w:t>Id</w:t>
      </w:r>
      <w:r w:rsidRPr="00636514">
        <w:rPr>
          <w:rFonts w:hint="eastAsia"/>
        </w:rPr>
        <w:t>，</w:t>
      </w:r>
      <w:r w:rsidR="00267AC9" w:rsidRPr="00636514">
        <w:rPr>
          <w:rFonts w:hint="eastAsia"/>
        </w:rPr>
        <w:t>使用</w:t>
      </w:r>
      <w:r w:rsidRPr="00636514">
        <w:rPr>
          <w:rFonts w:hint="eastAsia"/>
        </w:rPr>
        <w:t>HttpURLConnection</w:t>
      </w:r>
      <w:r w:rsidR="00267AC9" w:rsidRPr="00636514">
        <w:rPr>
          <w:rFonts w:hint="eastAsia"/>
        </w:rPr>
        <w:t>类</w:t>
      </w:r>
      <w:r w:rsidRPr="00636514">
        <w:rPr>
          <w:rFonts w:hint="eastAsia"/>
        </w:rPr>
        <w:t>请求查看管理的售货机及</w:t>
      </w:r>
      <w:r w:rsidR="007D4BBD" w:rsidRPr="00636514">
        <w:rPr>
          <w:rFonts w:hint="eastAsia"/>
        </w:rPr>
        <w:t>相应的</w:t>
      </w:r>
      <w:r w:rsidRPr="00636514">
        <w:rPr>
          <w:rFonts w:hint="eastAsia"/>
        </w:rPr>
        <w:t>售货机货道</w:t>
      </w:r>
      <w:r w:rsidR="007D4BBD" w:rsidRPr="00636514">
        <w:rPr>
          <w:rFonts w:hint="eastAsia"/>
        </w:rPr>
        <w:t>信息</w:t>
      </w:r>
      <w:r w:rsidR="003E3AAB" w:rsidRPr="00636514">
        <w:rPr>
          <w:rFonts w:hint="eastAsia"/>
        </w:rPr>
        <w:t>。</w:t>
      </w:r>
      <w:r w:rsidRPr="00636514">
        <w:rPr>
          <w:rFonts w:hint="eastAsia"/>
        </w:rPr>
        <w:t>操作员将加货量、货道编号、商品</w:t>
      </w:r>
      <w:r w:rsidRPr="00636514">
        <w:rPr>
          <w:rFonts w:hint="eastAsia"/>
        </w:rPr>
        <w:t>Id</w:t>
      </w:r>
      <w:r w:rsidRPr="00636514">
        <w:rPr>
          <w:rFonts w:hint="eastAsia"/>
        </w:rPr>
        <w:t>和售货机</w:t>
      </w:r>
      <w:r w:rsidRPr="00636514">
        <w:rPr>
          <w:rFonts w:hint="eastAsia"/>
        </w:rPr>
        <w:t>Id</w:t>
      </w:r>
      <w:r w:rsidRPr="00636514">
        <w:t>等</w:t>
      </w:r>
      <w:r w:rsidR="00DD5004" w:rsidRPr="00636514">
        <w:t>填入表单后</w:t>
      </w:r>
      <w:r w:rsidR="00675C8F" w:rsidRPr="00636514">
        <w:t>由</w:t>
      </w:r>
      <w:r w:rsidR="00DD5004" w:rsidRPr="00636514">
        <w:t>系统</w:t>
      </w:r>
      <w:r w:rsidRPr="00636514">
        <w:rPr>
          <w:rFonts w:hint="eastAsia"/>
        </w:rPr>
        <w:t>封装成</w:t>
      </w:r>
      <w:r w:rsidR="00DD5004" w:rsidRPr="00636514">
        <w:rPr>
          <w:rFonts w:hint="eastAsia"/>
        </w:rPr>
        <w:t>M</w:t>
      </w:r>
      <w:r w:rsidRPr="00636514">
        <w:rPr>
          <w:rFonts w:hint="eastAsia"/>
        </w:rPr>
        <w:t>ap</w:t>
      </w:r>
      <w:r w:rsidRPr="00636514">
        <w:t>对象</w:t>
      </w:r>
      <w:r w:rsidRPr="00636514">
        <w:rPr>
          <w:rFonts w:hint="eastAsia"/>
        </w:rPr>
        <w:t>，</w:t>
      </w:r>
      <w:r w:rsidR="002E293D" w:rsidRPr="00636514">
        <w:t>然后发送一个包含</w:t>
      </w:r>
      <w:r w:rsidR="002E293D" w:rsidRPr="00636514">
        <w:rPr>
          <w:rFonts w:hint="eastAsia"/>
        </w:rPr>
        <w:t>Map</w:t>
      </w:r>
      <w:r w:rsidR="002E293D" w:rsidRPr="00636514">
        <w:rPr>
          <w:rFonts w:hint="eastAsia"/>
        </w:rPr>
        <w:t>信息的</w:t>
      </w:r>
      <w:r w:rsidR="002E293D" w:rsidRPr="00636514">
        <w:rPr>
          <w:rFonts w:hint="eastAsia"/>
        </w:rPr>
        <w:t>POST</w:t>
      </w:r>
      <w:r w:rsidRPr="00636514">
        <w:t>请求给服务器</w:t>
      </w:r>
      <w:r w:rsidR="002E293D" w:rsidRPr="00636514">
        <w:rPr>
          <w:rFonts w:hint="eastAsia"/>
        </w:rPr>
        <w:t>端</w:t>
      </w:r>
      <w:r w:rsidRPr="00636514">
        <w:t>就能进行货道的更新</w:t>
      </w:r>
      <w:r w:rsidRPr="00636514">
        <w:rPr>
          <w:rFonts w:hint="eastAsia"/>
        </w:rPr>
        <w:t>，</w:t>
      </w:r>
      <w:r w:rsidRPr="00636514">
        <w:t>同时也</w:t>
      </w:r>
      <w:r w:rsidR="00B22B75" w:rsidRPr="00636514">
        <w:t>将对应的</w:t>
      </w:r>
      <w:r w:rsidRPr="00636514">
        <w:t>个人库存</w:t>
      </w:r>
      <w:r w:rsidR="00B22B75" w:rsidRPr="00636514">
        <w:t>进行</w:t>
      </w:r>
      <w:r w:rsidRPr="00636514">
        <w:t>更新</w:t>
      </w:r>
      <w:r w:rsidRPr="00636514">
        <w:rPr>
          <w:rFonts w:hint="eastAsia"/>
        </w:rPr>
        <w:t>。</w:t>
      </w:r>
    </w:p>
    <w:p w14:paraId="101CBB1C" w14:textId="77777777" w:rsidR="003C3349" w:rsidRPr="00636514" w:rsidRDefault="003C3349" w:rsidP="003C3349">
      <w:pPr>
        <w:ind w:firstLine="480"/>
      </w:pPr>
      <w:r w:rsidRPr="00636514">
        <w:t>用户通过操作员终端页面查看个人的当前库存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w:t>
      </w:r>
      <w:r w:rsidR="00A362D3" w:rsidRPr="00636514">
        <w:t>请求数据</w:t>
      </w:r>
      <w:r w:rsidRPr="00636514">
        <w:rPr>
          <w:rFonts w:hint="eastAsia"/>
        </w:rPr>
        <w:t>，服务端返回一个</w:t>
      </w:r>
      <w:r w:rsidR="007A6C16" w:rsidRPr="00636514">
        <w:t>JSON</w:t>
      </w:r>
      <w:r w:rsidRPr="00636514">
        <w:rPr>
          <w:rFonts w:hint="eastAsia"/>
        </w:rPr>
        <w:t>格式的</w:t>
      </w:r>
      <w:r w:rsidRPr="00636514">
        <w:rPr>
          <w:rFonts w:hint="eastAsia"/>
        </w:rPr>
        <w:t>String</w:t>
      </w:r>
      <w:r w:rsidRPr="00636514">
        <w:rPr>
          <w:rFonts w:hint="eastAsia"/>
        </w:rPr>
        <w:t>对象。这里的库存仅仅用于查看，操作员不具有手动操作的权限</w:t>
      </w:r>
      <w:r w:rsidR="00AB358C" w:rsidRPr="00636514">
        <w:rPr>
          <w:rFonts w:hint="eastAsia"/>
        </w:rPr>
        <w:t>。</w:t>
      </w:r>
      <w:r w:rsidRPr="00636514">
        <w:rPr>
          <w:rFonts w:hint="eastAsia"/>
        </w:rPr>
        <w:t>当操作员更新售货机货道时，后台服务器会根据加货量和商品号自动进行用户库存的更新。</w:t>
      </w:r>
    </w:p>
    <w:p w14:paraId="3942ECA0" w14:textId="64BC7379" w:rsidR="003C3349" w:rsidRPr="00636514" w:rsidRDefault="003C3349" w:rsidP="003C3349">
      <w:pPr>
        <w:ind w:firstLine="480"/>
        <w:rPr>
          <w:sz w:val="23"/>
          <w:szCs w:val="23"/>
        </w:rPr>
      </w:pPr>
      <w:r w:rsidRPr="00636514">
        <w:t>Android</w:t>
      </w:r>
      <w:r w:rsidRPr="00636514">
        <w:t>终端使用</w:t>
      </w:r>
      <w:r w:rsidRPr="00636514">
        <w:t>getPackageManager()</w:t>
      </w:r>
      <w:r w:rsidRPr="00636514">
        <w:t>获取一个</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获取一个</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rsidRPr="00636514">
        <w:t>获取当前已安装</w:t>
      </w:r>
      <w:r w:rsidR="00B462EE" w:rsidRPr="00636514">
        <w:rPr>
          <w:rFonts w:hint="eastAsia"/>
        </w:rPr>
        <w:t>APK</w:t>
      </w:r>
      <w:r w:rsidRPr="00636514">
        <w:t>的版本名</w:t>
      </w:r>
      <w:r w:rsidR="00067B81" w:rsidRPr="00636514">
        <w:rPr>
          <w:rFonts w:hint="eastAsia"/>
        </w:rPr>
        <w:t>和</w:t>
      </w:r>
      <w:r w:rsidRPr="00636514">
        <w:t>版本号。从文件服务器上下载</w:t>
      </w:r>
      <w:r w:rsidR="00F350B8" w:rsidRPr="00636514">
        <w:t>该</w:t>
      </w:r>
      <w:r w:rsidR="00F350B8" w:rsidRPr="00636514">
        <w:rPr>
          <w:rFonts w:hint="eastAsia"/>
        </w:rPr>
        <w:t>APK</w:t>
      </w:r>
      <w:r w:rsidR="00F350B8" w:rsidRPr="00636514">
        <w:t>的版本配置</w:t>
      </w:r>
      <w:r w:rsidRPr="00636514">
        <w:t>文件信息</w:t>
      </w:r>
      <w:r w:rsidR="00DD0DE4">
        <w:rPr>
          <w:rFonts w:hint="eastAsia"/>
        </w:rPr>
        <w:t>，</w:t>
      </w:r>
      <w:r w:rsidR="00DD0DE4">
        <w:t>配置文件存储为</w:t>
      </w:r>
      <w:r w:rsidR="00DD0DE4">
        <w:rPr>
          <w:rFonts w:hint="eastAsia"/>
        </w:rPr>
        <w:t>JSON</w:t>
      </w:r>
      <w:r w:rsidR="00DD0DE4">
        <w:rPr>
          <w:rFonts w:hint="eastAsia"/>
        </w:rPr>
        <w:t>格式，</w:t>
      </w:r>
      <w:r w:rsidRPr="00636514">
        <w:t>使用</w:t>
      </w:r>
      <w:r w:rsidR="007A6C16" w:rsidRPr="00636514">
        <w:rPr>
          <w:rFonts w:hint="eastAsia"/>
        </w:rPr>
        <w:t>JSON</w:t>
      </w:r>
      <w:r w:rsidRPr="00636514">
        <w:rPr>
          <w:rFonts w:hint="eastAsia"/>
        </w:rPr>
        <w:t>Object</w:t>
      </w:r>
      <w:r w:rsidR="00EC7229" w:rsidRPr="00636514">
        <w:t>获取响应数据的各个字段值</w:t>
      </w:r>
      <w:r w:rsidR="00A2348C" w:rsidRPr="00636514">
        <w:t>并和本地</w:t>
      </w:r>
      <w:r w:rsidR="00E15B3F" w:rsidRPr="00636514">
        <w:t>信息</w:t>
      </w:r>
      <w:r w:rsidRPr="00636514">
        <w:t>对比</w:t>
      </w:r>
      <w:r w:rsidRPr="00636514">
        <w:rPr>
          <w:rFonts w:hint="eastAsia"/>
        </w:rPr>
        <w:t>，</w:t>
      </w:r>
      <w:r w:rsidRPr="00636514">
        <w:t>返回比对结果</w:t>
      </w:r>
      <w:r w:rsidR="00A851DC" w:rsidRPr="00636514">
        <w:rPr>
          <w:rFonts w:hint="eastAsia"/>
        </w:rPr>
        <w:t>。</w:t>
      </w:r>
      <w:r w:rsidR="00A851DC" w:rsidRPr="00636514">
        <w:t>若配置文件中标识的版本号高于当前</w:t>
      </w:r>
      <w:r w:rsidR="00C924DE" w:rsidRPr="00636514">
        <w:t>本地</w:t>
      </w:r>
      <w:r w:rsidR="00A851DC" w:rsidRPr="00636514">
        <w:rPr>
          <w:rFonts w:hint="eastAsia"/>
        </w:rPr>
        <w:t>APK</w:t>
      </w:r>
      <w:r w:rsidR="00A851DC" w:rsidRPr="00636514">
        <w:rPr>
          <w:rFonts w:hint="eastAsia"/>
        </w:rPr>
        <w:t>的版本号，则</w:t>
      </w:r>
      <w:r w:rsidR="0039117C" w:rsidRPr="00636514">
        <w:rPr>
          <w:rFonts w:hint="eastAsia"/>
        </w:rPr>
        <w:t>解析出文件中的</w:t>
      </w:r>
      <w:r w:rsidR="0039117C" w:rsidRPr="00636514">
        <w:rPr>
          <w:rFonts w:hint="eastAsia"/>
        </w:rPr>
        <w:t>APK</w:t>
      </w:r>
      <w:r w:rsidR="0039117C" w:rsidRPr="00636514">
        <w:rPr>
          <w:rFonts w:hint="eastAsia"/>
        </w:rPr>
        <w:t>文件路径，</w:t>
      </w:r>
      <w:r w:rsidRPr="00636514">
        <w:rPr>
          <w:rFonts w:hint="eastAsia"/>
        </w:rPr>
        <w:t>调用</w:t>
      </w:r>
      <w:r w:rsidRPr="00636514">
        <w:rPr>
          <w:rFonts w:hint="eastAsia"/>
        </w:rPr>
        <w:t>downloadTask</w:t>
      </w:r>
      <w:r w:rsidRPr="00636514">
        <w:rPr>
          <w:rFonts w:hint="eastAsia"/>
        </w:rPr>
        <w:t>方法下载</w:t>
      </w:r>
      <w:r w:rsidRPr="00636514">
        <w:t>最新版本</w:t>
      </w:r>
      <w:r w:rsidR="008C47A2" w:rsidRPr="00636514">
        <w:t>的</w:t>
      </w:r>
      <w:r w:rsidR="0039117C" w:rsidRPr="00636514">
        <w:rPr>
          <w:rFonts w:hint="eastAsia"/>
        </w:rPr>
        <w:t>APK</w:t>
      </w:r>
      <w:r w:rsidRPr="00636514">
        <w:t>文件</w:t>
      </w:r>
      <w:r w:rsidRPr="00636514">
        <w:rPr>
          <w:rFonts w:hint="eastAsia"/>
        </w:rPr>
        <w:t>，</w:t>
      </w:r>
      <w:r w:rsidR="000A1D18" w:rsidRPr="00636514">
        <w:rPr>
          <w:rFonts w:hint="eastAsia"/>
        </w:rPr>
        <w:t>然后</w:t>
      </w:r>
      <w:r w:rsidR="007100AF" w:rsidRPr="00636514">
        <w:rPr>
          <w:rFonts w:hint="eastAsia"/>
        </w:rPr>
        <w:t>进行</w:t>
      </w:r>
      <w:r w:rsidR="000A1D18" w:rsidRPr="00636514">
        <w:rPr>
          <w:rFonts w:hint="eastAsia"/>
        </w:rPr>
        <w:t>软件安装和覆盖</w:t>
      </w:r>
      <w:r w:rsidR="00BD39A7" w:rsidRPr="00636514">
        <w:rPr>
          <w:rFonts w:hint="eastAsia"/>
        </w:rPr>
        <w:t>；否则</w:t>
      </w:r>
      <w:r w:rsidR="00D049A0" w:rsidRPr="00636514">
        <w:rPr>
          <w:rFonts w:hint="eastAsia"/>
        </w:rPr>
        <w:t>，</w:t>
      </w:r>
      <w:r w:rsidR="00BD39A7" w:rsidRPr="00636514">
        <w:rPr>
          <w:rFonts w:hint="eastAsia"/>
        </w:rPr>
        <w:t>不</w:t>
      </w:r>
      <w:r w:rsidR="00EF316B">
        <w:rPr>
          <w:rFonts w:hint="eastAsia"/>
        </w:rPr>
        <w:t>做</w:t>
      </w:r>
      <w:r w:rsidR="00BD39A7" w:rsidRPr="00636514">
        <w:rPr>
          <w:rFonts w:hint="eastAsia"/>
        </w:rPr>
        <w:t>任何处理</w:t>
      </w:r>
      <w:r w:rsidR="000A1D18" w:rsidRPr="00636514">
        <w:rPr>
          <w:rFonts w:hint="eastAsia"/>
        </w:rPr>
        <w:t>。</w:t>
      </w:r>
    </w:p>
    <w:p w14:paraId="577C8C97" w14:textId="77777777" w:rsidR="003C3349" w:rsidRDefault="00250BAF" w:rsidP="003C3349">
      <w:pPr>
        <w:ind w:firstLine="480"/>
      </w:pPr>
      <w:r w:rsidRPr="00636514">
        <w:rPr>
          <w:rFonts w:hint="eastAsia"/>
        </w:rPr>
        <w:t>如图</w:t>
      </w:r>
      <w:r w:rsidR="001F2C6E" w:rsidRPr="00636514">
        <w:rPr>
          <w:rFonts w:hint="eastAsia"/>
        </w:rPr>
        <w:t>6</w:t>
      </w:r>
      <w:r w:rsidRPr="00636514">
        <w:rPr>
          <w:rFonts w:hint="eastAsia"/>
        </w:rPr>
        <w:t>-</w:t>
      </w:r>
      <w:r w:rsidRPr="00636514">
        <w:t>1</w:t>
      </w:r>
      <w:r w:rsidRPr="00636514">
        <w:rPr>
          <w:rFonts w:hint="eastAsia"/>
        </w:rPr>
        <w:t>，</w:t>
      </w:r>
      <w:r w:rsidR="00774B50" w:rsidRPr="00636514">
        <w:rPr>
          <w:rFonts w:hint="eastAsia"/>
        </w:rPr>
        <w:t>终端操作员模块时序图。</w:t>
      </w:r>
    </w:p>
    <w:p w14:paraId="1240C7F0" w14:textId="5CB6CFA6" w:rsidR="00742FE8" w:rsidRPr="00636514" w:rsidRDefault="00145D7F" w:rsidP="00742FE8">
      <w:pPr>
        <w:ind w:firstLine="480"/>
        <w:jc w:val="center"/>
      </w:pPr>
      <w:r>
        <w:rPr>
          <w:noProof/>
        </w:rPr>
        <w:lastRenderedPageBreak/>
        <w:drawing>
          <wp:anchor distT="0" distB="0" distL="114300" distR="114300" simplePos="0" relativeHeight="251689984" behindDoc="0" locked="0" layoutInCell="1" allowOverlap="1" wp14:anchorId="1A9093DE" wp14:editId="0E23770B">
            <wp:simplePos x="0" y="0"/>
            <wp:positionH relativeFrom="column">
              <wp:posOffset>263774</wp:posOffset>
            </wp:positionH>
            <wp:positionV relativeFrom="paragraph">
              <wp:posOffset>525</wp:posOffset>
            </wp:positionV>
            <wp:extent cx="4690745" cy="5422900"/>
            <wp:effectExtent l="0" t="0" r="0" b="6350"/>
            <wp:wrapTopAndBottom/>
            <wp:docPr id="488" name="Picture 161" descr="操作作员用例图及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1" descr="操作作员用例图及序列图"/>
                    <pic:cNvPicPr>
                      <a:picLocks noChangeAspect="1" noChangeArrowheads="1"/>
                    </pic:cNvPicPr>
                  </pic:nvPicPr>
                  <pic:blipFill>
                    <a:blip r:embed="rId50">
                      <a:extLst>
                        <a:ext uri="{28A0092B-C50C-407E-A947-70E740481C1C}">
                          <a14:useLocalDpi xmlns:a14="http://schemas.microsoft.com/office/drawing/2010/main" val="0"/>
                        </a:ext>
                      </a:extLst>
                    </a:blip>
                    <a:srcRect l="71646" t="12790" r="1085" b="3711"/>
                    <a:stretch>
                      <a:fillRect/>
                    </a:stretch>
                  </pic:blipFill>
                  <pic:spPr bwMode="auto">
                    <a:xfrm>
                      <a:off x="0" y="0"/>
                      <a:ext cx="4690745" cy="5422900"/>
                    </a:xfrm>
                    <a:prstGeom prst="rect">
                      <a:avLst/>
                    </a:prstGeom>
                    <a:noFill/>
                    <a:ln>
                      <a:noFill/>
                    </a:ln>
                    <a:extLst/>
                  </pic:spPr>
                </pic:pic>
              </a:graphicData>
            </a:graphic>
            <wp14:sizeRelH relativeFrom="margin">
              <wp14:pctWidth>0</wp14:pctWidth>
            </wp14:sizeRelH>
          </wp:anchor>
        </w:drawing>
      </w:r>
      <w:r w:rsidR="00742FE8">
        <w:rPr>
          <w:rFonts w:hint="eastAsia"/>
        </w:rPr>
        <w:t>图</w:t>
      </w:r>
      <w:r w:rsidR="00742FE8">
        <w:rPr>
          <w:rFonts w:hint="eastAsia"/>
        </w:rPr>
        <w:t>6-</w:t>
      </w:r>
      <w:r w:rsidR="00742FE8">
        <w:t xml:space="preserve">1  </w:t>
      </w:r>
      <w:r w:rsidR="00742FE8">
        <w:t>终端操作员时序图</w:t>
      </w:r>
    </w:p>
    <w:p w14:paraId="56D353BA" w14:textId="6D78A569" w:rsidR="003C3349" w:rsidRPr="00636514" w:rsidRDefault="001F2C6E" w:rsidP="003C3349">
      <w:pPr>
        <w:pStyle w:val="2"/>
      </w:pPr>
      <w:bookmarkStart w:id="245" w:name="_Toc492673785"/>
      <w:bookmarkStart w:id="246" w:name="_Toc494578112"/>
      <w:r w:rsidRPr="00636514">
        <w:rPr>
          <w:rFonts w:hint="eastAsia"/>
          <w:lang w:eastAsia="zh-CN"/>
        </w:rPr>
        <w:t>6</w:t>
      </w:r>
      <w:r w:rsidR="003C3349" w:rsidRPr="00636514">
        <w:t xml:space="preserve">.3 </w:t>
      </w:r>
      <w:r w:rsidR="003C3349" w:rsidRPr="00636514">
        <w:rPr>
          <w:rFonts w:hint="eastAsia"/>
        </w:rPr>
        <w:t>售货机终端实现</w:t>
      </w:r>
      <w:bookmarkEnd w:id="245"/>
      <w:bookmarkEnd w:id="246"/>
    </w:p>
    <w:p w14:paraId="043FEA4E" w14:textId="7F0C46C0" w:rsidR="003C3349" w:rsidRPr="00636514" w:rsidRDefault="003C3349" w:rsidP="00AD581F">
      <w:pPr>
        <w:pStyle w:val="afe"/>
        <w:numPr>
          <w:ilvl w:val="0"/>
          <w:numId w:val="22"/>
        </w:numPr>
        <w:ind w:firstLineChars="0"/>
      </w:pPr>
      <w:bookmarkStart w:id="247" w:name="_Toc492673786"/>
      <w:r w:rsidRPr="00636514">
        <w:rPr>
          <w:rFonts w:hint="eastAsia"/>
        </w:rPr>
        <w:t>购物流程的实现</w:t>
      </w:r>
      <w:bookmarkEnd w:id="247"/>
    </w:p>
    <w:p w14:paraId="230C5CBF" w14:textId="4E049739" w:rsidR="003C3349" w:rsidRPr="00636514" w:rsidRDefault="003C3349" w:rsidP="003C3349">
      <w:pPr>
        <w:ind w:firstLine="480"/>
      </w:pPr>
      <w:r w:rsidRPr="00636514">
        <w:t>自动售货机终端主要完成购物流程</w:t>
      </w:r>
      <w:r w:rsidRPr="00636514">
        <w:rPr>
          <w:rFonts w:hint="eastAsia"/>
        </w:rPr>
        <w:t>，给消费者展示选购界面</w:t>
      </w:r>
      <w:r w:rsidR="009504D7">
        <w:rPr>
          <w:rFonts w:hint="eastAsia"/>
        </w:rPr>
        <w:t>，</w:t>
      </w:r>
      <w:r w:rsidRPr="00636514">
        <w:rPr>
          <w:rFonts w:hint="eastAsia"/>
        </w:rPr>
        <w:t>使用</w:t>
      </w:r>
      <w:r w:rsidR="007643D3" w:rsidRPr="00636514">
        <w:t>Android</w:t>
      </w:r>
      <w:r w:rsidR="007643D3" w:rsidRPr="00636514">
        <w:t>的</w:t>
      </w:r>
      <w:r w:rsidRPr="00636514">
        <w:rPr>
          <w:rFonts w:hint="eastAsia"/>
        </w:rPr>
        <w:t>GridView</w:t>
      </w:r>
      <w:r w:rsidRPr="00636514">
        <w:rPr>
          <w:rFonts w:hint="eastAsia"/>
        </w:rPr>
        <w:t>展示商品信息。无人使用时，售货机界面轮番播放广告</w:t>
      </w:r>
      <w:r w:rsidR="00B33685" w:rsidRPr="00636514">
        <w:rPr>
          <w:rFonts w:hint="eastAsia"/>
        </w:rPr>
        <w:t>视频</w:t>
      </w:r>
      <w:r w:rsidRPr="00636514">
        <w:rPr>
          <w:rFonts w:hint="eastAsia"/>
        </w:rPr>
        <w:t>，当界面</w:t>
      </w:r>
      <w:r w:rsidR="00956817" w:rsidRPr="00636514">
        <w:rPr>
          <w:rFonts w:hint="eastAsia"/>
        </w:rPr>
        <w:t>被</w:t>
      </w:r>
      <w:r w:rsidRPr="00636514">
        <w:rPr>
          <w:rFonts w:hint="eastAsia"/>
        </w:rPr>
        <w:t>触摸时进入选货界面。选货成功后</w:t>
      </w:r>
      <w:r w:rsidR="00290FC9" w:rsidRPr="00636514">
        <w:rPr>
          <w:rFonts w:hint="eastAsia"/>
        </w:rPr>
        <w:t>系统</w:t>
      </w:r>
      <w:r w:rsidRPr="00636514">
        <w:rPr>
          <w:rFonts w:hint="eastAsia"/>
        </w:rPr>
        <w:t>经过</w:t>
      </w:r>
      <w:r w:rsidRPr="00636514">
        <w:rPr>
          <w:rFonts w:hint="eastAsia"/>
        </w:rPr>
        <w:t>HTTPS</w:t>
      </w:r>
      <w:r w:rsidRPr="00636514">
        <w:rPr>
          <w:rFonts w:hint="eastAsia"/>
        </w:rPr>
        <w:t>请求生成支付二维码</w:t>
      </w:r>
      <w:r w:rsidR="00A051F0">
        <w:rPr>
          <w:rStyle w:val="af9"/>
        </w:rPr>
        <w:t>[</w:t>
      </w:r>
      <w:r w:rsidR="00A051F0" w:rsidRPr="00636514">
        <w:rPr>
          <w:rStyle w:val="af9"/>
        </w:rPr>
        <w:endnoteReference w:id="37"/>
      </w:r>
      <w:r w:rsidR="00A051F0">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w:t>
      </w:r>
      <w:r w:rsidR="008A4C21" w:rsidRPr="00636514">
        <w:rPr>
          <w:rFonts w:hint="eastAsia"/>
        </w:rPr>
        <w:t>对应的</w:t>
      </w:r>
      <w:r w:rsidRPr="00636514">
        <w:rPr>
          <w:rFonts w:hint="eastAsia"/>
        </w:rPr>
        <w:t>货道信息。</w:t>
      </w:r>
    </w:p>
    <w:p w14:paraId="2C4EDDE2" w14:textId="15D39F89" w:rsidR="003C3349" w:rsidRDefault="00B208AD" w:rsidP="003C3349">
      <w:pPr>
        <w:ind w:firstLine="480"/>
      </w:pPr>
      <w:r w:rsidRPr="00636514">
        <w:t>如图</w:t>
      </w:r>
      <w:r w:rsidR="001F2C6E" w:rsidRPr="00636514">
        <w:rPr>
          <w:rFonts w:hint="eastAsia"/>
        </w:rPr>
        <w:t>6</w:t>
      </w:r>
      <w:r w:rsidRPr="00636514">
        <w:rPr>
          <w:rFonts w:hint="eastAsia"/>
        </w:rPr>
        <w:t>-</w:t>
      </w:r>
      <w:r w:rsidRPr="00636514">
        <w:t>2</w:t>
      </w:r>
      <w:r w:rsidRPr="00636514">
        <w:rPr>
          <w:rFonts w:hint="eastAsia"/>
        </w:rPr>
        <w:t>，</w:t>
      </w:r>
      <w:r w:rsidR="003C3349" w:rsidRPr="00636514">
        <w:t>自动售货机终端时序图</w:t>
      </w:r>
      <w:r w:rsidR="007912B8" w:rsidRPr="00636514">
        <w:rPr>
          <w:rFonts w:hint="eastAsia"/>
        </w:rPr>
        <w:t>。</w:t>
      </w:r>
    </w:p>
    <w:p w14:paraId="645D7619" w14:textId="1F8BE2DF" w:rsidR="00A85E09" w:rsidRPr="00636514" w:rsidRDefault="005366C2" w:rsidP="00A85E09">
      <w:pPr>
        <w:ind w:firstLine="480"/>
        <w:jc w:val="center"/>
      </w:pPr>
      <w:r>
        <w:rPr>
          <w:noProof/>
        </w:rPr>
        <w:lastRenderedPageBreak/>
        <w:drawing>
          <wp:anchor distT="0" distB="0" distL="114300" distR="114300" simplePos="0" relativeHeight="251692032" behindDoc="0" locked="0" layoutInCell="1" allowOverlap="1" wp14:anchorId="6A1B35B6" wp14:editId="70AFE943">
            <wp:simplePos x="0" y="0"/>
            <wp:positionH relativeFrom="column">
              <wp:posOffset>190417</wp:posOffset>
            </wp:positionH>
            <wp:positionV relativeFrom="paragraph">
              <wp:posOffset>25621</wp:posOffset>
            </wp:positionV>
            <wp:extent cx="4886325" cy="5027930"/>
            <wp:effectExtent l="0" t="0" r="0" b="1270"/>
            <wp:wrapTopAndBottom/>
            <wp:docPr id="489" name="Picture 239" descr="售货机终端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39" descr="售货机终端序列图"/>
                    <pic:cNvPicPr>
                      <a:picLocks noChangeAspect="1" noChangeArrowheads="1"/>
                    </pic:cNvPicPr>
                  </pic:nvPicPr>
                  <pic:blipFill>
                    <a:blip r:embed="rId51">
                      <a:extLst>
                        <a:ext uri="{28A0092B-C50C-407E-A947-70E740481C1C}">
                          <a14:useLocalDpi xmlns:a14="http://schemas.microsoft.com/office/drawing/2010/main" val="0"/>
                        </a:ext>
                      </a:extLst>
                    </a:blip>
                    <a:srcRect l="4567" t="3525" r="-456" b="24068"/>
                    <a:stretch>
                      <a:fillRect/>
                    </a:stretch>
                  </pic:blipFill>
                  <pic:spPr bwMode="auto">
                    <a:xfrm>
                      <a:off x="0" y="0"/>
                      <a:ext cx="4886325"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A85E09">
        <w:rPr>
          <w:rFonts w:hint="eastAsia"/>
        </w:rPr>
        <w:t>图</w:t>
      </w:r>
      <w:r w:rsidR="00A85E09">
        <w:rPr>
          <w:rFonts w:hint="eastAsia"/>
        </w:rPr>
        <w:t>6-</w:t>
      </w:r>
      <w:r w:rsidR="00A85E09">
        <w:t xml:space="preserve">2  </w:t>
      </w:r>
      <w:r w:rsidR="00A85E09">
        <w:t>自动售货机终端时序图</w:t>
      </w:r>
    </w:p>
    <w:p w14:paraId="5053D021" w14:textId="3E535FB8" w:rsidR="003C3349" w:rsidRPr="00636514" w:rsidRDefault="003C3349" w:rsidP="00964AD1">
      <w:pPr>
        <w:pStyle w:val="afe"/>
        <w:numPr>
          <w:ilvl w:val="0"/>
          <w:numId w:val="8"/>
        </w:numPr>
        <w:ind w:firstLineChars="0"/>
      </w:pPr>
      <w:r w:rsidRPr="00636514">
        <w:rPr>
          <w:rFonts w:hint="eastAsia"/>
        </w:rPr>
        <w:t>商品展示页面</w:t>
      </w:r>
    </w:p>
    <w:p w14:paraId="3A6451DD" w14:textId="2E9D7BEA" w:rsidR="003C3349" w:rsidRPr="00636514" w:rsidRDefault="00317712" w:rsidP="003C3349">
      <w:pPr>
        <w:ind w:firstLine="480"/>
      </w:pPr>
      <w:r w:rsidRPr="00636514">
        <w:rPr>
          <w:rFonts w:hint="eastAsia"/>
        </w:rPr>
        <w:t>商</w:t>
      </w:r>
      <w:r w:rsidR="003C3349" w:rsidRPr="00636514">
        <w:rPr>
          <w:rFonts w:hint="eastAsia"/>
        </w:rPr>
        <w:t>品展示使用</w:t>
      </w:r>
      <w:r w:rsidR="003C3349" w:rsidRPr="00636514">
        <w:rPr>
          <w:rFonts w:hint="eastAsia"/>
        </w:rPr>
        <w:t>Android</w:t>
      </w:r>
      <w:r w:rsidR="006D1A1D" w:rsidRPr="00636514">
        <w:rPr>
          <w:rFonts w:hint="eastAsia"/>
        </w:rPr>
        <w:t>的</w:t>
      </w:r>
      <w:r w:rsidR="006D1A1D" w:rsidRPr="00636514">
        <w:rPr>
          <w:rFonts w:hint="eastAsia"/>
        </w:rPr>
        <w:t xml:space="preserve"> </w:t>
      </w:r>
      <w:r w:rsidR="003C3349" w:rsidRPr="00636514">
        <w:rPr>
          <w:rFonts w:hint="eastAsia"/>
        </w:rPr>
        <w:t>GridView</w:t>
      </w:r>
      <w:r w:rsidR="006D1A1D" w:rsidRPr="00636514">
        <w:rPr>
          <w:rFonts w:hint="eastAsia"/>
        </w:rPr>
        <w:t>网格视图</w:t>
      </w:r>
      <w:r w:rsidR="003C3349" w:rsidRPr="00636514">
        <w:rPr>
          <w:rFonts w:hint="eastAsia"/>
        </w:rPr>
        <w:t>的功能，</w:t>
      </w:r>
      <w:r w:rsidR="003C3349" w:rsidRPr="00636514">
        <w:rPr>
          <w:rFonts w:hint="eastAsia"/>
        </w:rPr>
        <w:t>activity</w:t>
      </w:r>
      <w:r w:rsidR="003C3349" w:rsidRPr="00636514">
        <w:t>_ware.xml</w:t>
      </w:r>
      <w:r w:rsidR="003C3349" w:rsidRPr="00636514">
        <w:t>布局文件中声明使用</w:t>
      </w:r>
      <w:r w:rsidR="003C3349" w:rsidRPr="00636514">
        <w:rPr>
          <w:rFonts w:hint="eastAsia"/>
        </w:rPr>
        <w:t>Grid</w:t>
      </w:r>
      <w:r w:rsidR="003C3349" w:rsidRPr="00636514">
        <w:t>View</w:t>
      </w:r>
      <w:r w:rsidR="003C3349" w:rsidRPr="00636514">
        <w:t>进行网格分布</w:t>
      </w:r>
      <w:r w:rsidR="003C3349" w:rsidRPr="00636514">
        <w:rPr>
          <w:rFonts w:hint="eastAsia"/>
        </w:rPr>
        <w:t>，</w:t>
      </w:r>
      <w:r w:rsidR="003C3349" w:rsidRPr="00636514">
        <w:t>ware_grid.xml</w:t>
      </w:r>
      <w:r w:rsidR="003C3349" w:rsidRPr="00636514">
        <w:t>布局文件中</w:t>
      </w:r>
      <w:r w:rsidR="009641B6" w:rsidRPr="00636514">
        <w:t>设定</w:t>
      </w:r>
      <w:r w:rsidR="003C3349" w:rsidRPr="00636514">
        <w:t>每个网格中要显示内容的布局和组合</w:t>
      </w:r>
      <w:r w:rsidR="003C3349" w:rsidRPr="00636514">
        <w:rPr>
          <w:rFonts w:hint="eastAsia"/>
        </w:rPr>
        <w:t>，</w:t>
      </w:r>
      <w:r w:rsidR="009641B6" w:rsidRPr="00636514">
        <w:t>布局中</w:t>
      </w:r>
      <w:r w:rsidR="003C3349" w:rsidRPr="00636514">
        <w:t>设置</w:t>
      </w:r>
      <w:r w:rsidR="003C3349" w:rsidRPr="00636514">
        <w:rPr>
          <w:rFonts w:hint="eastAsia"/>
        </w:rPr>
        <w:t>GridView</w:t>
      </w:r>
      <w:r w:rsidR="009641B6" w:rsidRPr="00636514">
        <w:rPr>
          <w:rFonts w:hint="eastAsia"/>
        </w:rPr>
        <w:t>的显示列数</w:t>
      </w:r>
      <w:r w:rsidR="003C3349" w:rsidRPr="00636514">
        <w:rPr>
          <w:rFonts w:hint="eastAsia"/>
        </w:rPr>
        <w:t>以及各个分格之间的间隔。</w:t>
      </w:r>
    </w:p>
    <w:p w14:paraId="35A556E4" w14:textId="44004020" w:rsidR="003C3349" w:rsidRPr="00636514" w:rsidRDefault="003C3349" w:rsidP="003C3349">
      <w:pPr>
        <w:ind w:firstLine="480"/>
      </w:pPr>
      <w:r w:rsidRPr="00636514">
        <w:rPr>
          <w:rFonts w:hint="eastAsia"/>
        </w:rPr>
        <w:t>Adapter</w:t>
      </w:r>
      <w:r w:rsidRPr="00636514">
        <w:rPr>
          <w:rFonts w:hint="eastAsia"/>
        </w:rPr>
        <w:t>使用继承自</w:t>
      </w:r>
      <w:r w:rsidRPr="00636514">
        <w:rPr>
          <w:rFonts w:hint="eastAsia"/>
        </w:rPr>
        <w:t>BaseAdapter</w:t>
      </w:r>
      <w:r w:rsidRPr="00636514">
        <w:rPr>
          <w:rFonts w:hint="eastAsia"/>
        </w:rPr>
        <w:t>的方式来实现，让开发者自定义要显示的内容。首先</w:t>
      </w:r>
      <w:r w:rsidRPr="00636514">
        <w:rPr>
          <w:rFonts w:hint="eastAsia"/>
        </w:rPr>
        <w:t>Activity</w:t>
      </w:r>
      <w:r w:rsidRPr="00636514">
        <w:rPr>
          <w:rFonts w:hint="eastAsia"/>
        </w:rPr>
        <w:t>检测本地货道表，之后通过获取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007A6C16" w:rsidRPr="00636514">
        <w:t>JSON</w:t>
      </w:r>
      <w:r w:rsidRPr="00636514">
        <w:rPr>
          <w:rFonts w:hint="eastAsia"/>
        </w:rPr>
        <w:t>格式的本地货道表，将该</w:t>
      </w:r>
      <w:r w:rsidR="007A6C16" w:rsidRPr="00636514">
        <w:rPr>
          <w:rFonts w:hint="eastAsia"/>
        </w:rPr>
        <w:t>JSON</w:t>
      </w:r>
      <w:r w:rsidRPr="00636514">
        <w:rPr>
          <w:rFonts w:hint="eastAsia"/>
        </w:rPr>
        <w:t>对象进行解析，获取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并在相应的位置上放置解析出的</w:t>
      </w:r>
      <w:r w:rsidR="00B17E03" w:rsidRPr="00636514">
        <w:rPr>
          <w:rFonts w:hint="eastAsia"/>
        </w:rPr>
        <w:t>商品</w:t>
      </w:r>
      <w:r w:rsidRPr="00636514">
        <w:t>内容</w:t>
      </w:r>
      <w:r w:rsidRPr="00636514">
        <w:rPr>
          <w:rFonts w:hint="eastAsia"/>
        </w:rPr>
        <w:t>。</w:t>
      </w:r>
    </w:p>
    <w:p w14:paraId="230326DF" w14:textId="09687510" w:rsidR="003C3349" w:rsidRPr="00636514" w:rsidRDefault="003C3349" w:rsidP="001001F4">
      <w:pPr>
        <w:ind w:firstLine="480"/>
      </w:pPr>
      <w:r w:rsidRPr="00636514">
        <w:t>描述本地货道的</w:t>
      </w:r>
      <w:r w:rsidR="007A6C16" w:rsidRPr="00636514">
        <w:rPr>
          <w:rFonts w:hint="eastAsia"/>
        </w:rPr>
        <w:t>JSON</w:t>
      </w:r>
      <w:r w:rsidRPr="00636514">
        <w:rPr>
          <w:rFonts w:hint="eastAsia"/>
        </w:rPr>
        <w:t>数据中包含了货道中商品的名称、价格、描述和图片</w:t>
      </w:r>
      <w:r w:rsidRPr="00636514">
        <w:rPr>
          <w:rFonts w:hint="eastAsia"/>
        </w:rPr>
        <w:lastRenderedPageBreak/>
        <w:t>路径等信息，该信息放置在上文提到的</w:t>
      </w:r>
      <w:r w:rsidR="00B33A3E" w:rsidRPr="00636514">
        <w:rPr>
          <w:rFonts w:hint="eastAsia"/>
        </w:rPr>
        <w:t>Apache</w:t>
      </w:r>
      <w:r w:rsidR="00B33A3E" w:rsidRPr="00636514">
        <w:t xml:space="preserve"> </w:t>
      </w:r>
      <w:r w:rsidRPr="00636514">
        <w:rPr>
          <w:rFonts w:hint="eastAsia"/>
        </w:rPr>
        <w:t>tomcat</w:t>
      </w:r>
      <w:r w:rsidRPr="00636514">
        <w:rPr>
          <w:rFonts w:hint="eastAsia"/>
        </w:rPr>
        <w:t>文件服务器下，如</w:t>
      </w:r>
      <w:hyperlink r:id="rId52" w:history="1">
        <w:r w:rsidRPr="00636514">
          <w:t>http://VendingConfig.IP:VendingConfig.PORT/vendingfile/drinkImages/**.png</w:t>
        </w:r>
      </w:hyperlink>
      <w:r w:rsidRPr="005270D9">
        <w:t>为一个图片的路径</w:t>
      </w:r>
      <w:r w:rsidRPr="00636514">
        <w:rPr>
          <w:rFonts w:hint="eastAsia"/>
        </w:rPr>
        <w:t>。</w:t>
      </w:r>
    </w:p>
    <w:p w14:paraId="4AF6FBC6" w14:textId="77777777" w:rsidR="003C3349" w:rsidRPr="00636514" w:rsidRDefault="003C3349" w:rsidP="003C3349">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通过解析</w:t>
      </w:r>
      <w:r w:rsidR="007A6C16" w:rsidRPr="00636514">
        <w:rPr>
          <w:rFonts w:hint="eastAsia"/>
        </w:rPr>
        <w:t>JSON</w:t>
      </w:r>
      <w:r w:rsidRPr="00636514">
        <w:t>对象</w:t>
      </w:r>
      <w:r w:rsidRPr="00636514">
        <w:rPr>
          <w:rFonts w:hint="eastAsia"/>
        </w:rPr>
        <w:t>得到商品图片的路径信息，调用获取图片的</w:t>
      </w:r>
      <w:r w:rsidRPr="00636514">
        <w:rPr>
          <w:rFonts w:hint="eastAsia"/>
        </w:rPr>
        <w:t>BitmapHelper.getBitmapTask(</w:t>
      </w:r>
      <w:r w:rsidRPr="00636514">
        <w:t>String ImagePath</w:t>
      </w:r>
      <w:r w:rsidRPr="00636514">
        <w:rPr>
          <w:rFonts w:hint="eastAsia"/>
        </w:rPr>
        <w:t>)</w:t>
      </w:r>
      <w:r w:rsidRPr="00636514">
        <w:t>方法</w:t>
      </w:r>
      <w:r w:rsidRPr="00636514">
        <w:rPr>
          <w:rFonts w:hint="eastAsia"/>
        </w:rPr>
        <w:t>，</w:t>
      </w:r>
      <w:r w:rsidRPr="00636514">
        <w:t>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w:t>
      </w:r>
      <w:r w:rsidR="004C710B" w:rsidRPr="00636514">
        <w:rPr>
          <w:rFonts w:hint="eastAsia"/>
        </w:rPr>
        <w:t>将商品展示信息设置为“无货”</w:t>
      </w:r>
      <w:r w:rsidRPr="00636514">
        <w:rPr>
          <w:rFonts w:hint="eastAsia"/>
        </w:rPr>
        <w:t>，同时，货道对应的商品图片上覆盖“无货”标志的红色</w:t>
      </w:r>
      <w:r w:rsidR="004C710B" w:rsidRPr="00636514">
        <w:rPr>
          <w:rFonts w:hint="eastAsia"/>
        </w:rPr>
        <w:t>标签</w:t>
      </w:r>
      <w:r w:rsidRPr="00636514">
        <w:rPr>
          <w:rFonts w:hint="eastAsia"/>
        </w:rPr>
        <w:t>。当所选商品存货量为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14:paraId="0025AEB4" w14:textId="77777777" w:rsidR="003C3349" w:rsidRPr="00636514" w:rsidRDefault="003C3349" w:rsidP="00AD581F">
      <w:pPr>
        <w:numPr>
          <w:ilvl w:val="0"/>
          <w:numId w:val="13"/>
        </w:numPr>
        <w:ind w:firstLineChars="0"/>
      </w:pPr>
      <w:r w:rsidRPr="00636514">
        <w:t>多媒体播放</w:t>
      </w:r>
    </w:p>
    <w:p w14:paraId="40ABE5B7" w14:textId="77777777" w:rsidR="003C3349" w:rsidRPr="00636514" w:rsidRDefault="003C3349" w:rsidP="003C3349">
      <w:pPr>
        <w:ind w:firstLine="480"/>
      </w:pPr>
      <w:r w:rsidRPr="00636514">
        <w:rPr>
          <w:rFonts w:hint="eastAsia"/>
        </w:rPr>
        <w:t>自动售货机终端除进行商品的销售外还可以提供广告位租用，当终端系统处于空闲状态时，可循环播放广告信息。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rsidRPr="00636514">
        <w:t>组件实现视频的播放</w:t>
      </w:r>
      <w:r w:rsidR="008E0E58" w:rsidRPr="00636514">
        <w:rPr>
          <w:rFonts w:hint="eastAsia"/>
        </w:rPr>
        <w:t>，</w:t>
      </w:r>
      <w:r w:rsidRPr="00636514">
        <w:rPr>
          <w:rFonts w:hint="eastAsia"/>
        </w:rPr>
        <w:t>VideoView</w:t>
      </w:r>
      <w:r w:rsidRPr="00636514">
        <w:rPr>
          <w:rFonts w:hint="eastAsia"/>
        </w:rPr>
        <w:t>组件可以播放本地视频和网络</w:t>
      </w:r>
      <w:r w:rsidR="00241B5B" w:rsidRPr="00636514">
        <w:t>视</w:t>
      </w:r>
      <w:r w:rsidRPr="00636514">
        <w:rPr>
          <w:rFonts w:hint="eastAsia"/>
        </w:rPr>
        <w:t>频</w:t>
      </w:r>
      <w:r w:rsidR="008E0E58" w:rsidRPr="00636514">
        <w:rPr>
          <w:rFonts w:hint="eastAsia"/>
        </w:rPr>
        <w:t>。</w:t>
      </w:r>
      <w:r w:rsidRPr="00636514">
        <w:rPr>
          <w:rFonts w:hint="eastAsia"/>
        </w:rPr>
        <w:t>播放本地视频时</w:t>
      </w:r>
      <w:r w:rsidR="001C5E45" w:rsidRPr="00636514">
        <w:rPr>
          <w:rFonts w:hint="eastAsia"/>
        </w:rPr>
        <w:t>，</w:t>
      </w:r>
      <w:r w:rsidRPr="00636514">
        <w:rPr>
          <w:rFonts w:hint="eastAsia"/>
        </w:rPr>
        <w:t>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w:t>
      </w:r>
      <w:r w:rsidR="001C5E45" w:rsidRPr="00636514">
        <w:rPr>
          <w:rFonts w:hint="eastAsia"/>
        </w:rPr>
        <w:t>；</w:t>
      </w:r>
      <w:r w:rsidRPr="00636514">
        <w:rPr>
          <w:rFonts w:hint="eastAsia"/>
        </w:rPr>
        <w:t>播放网络视频</w:t>
      </w:r>
      <w:r w:rsidR="001C5E45" w:rsidRPr="00636514">
        <w:rPr>
          <w:rFonts w:hint="eastAsia"/>
        </w:rPr>
        <w:t>时，</w:t>
      </w:r>
      <w:r w:rsidRPr="00636514">
        <w:rPr>
          <w:rFonts w:hint="eastAsia"/>
        </w:rPr>
        <w:t>使用</w:t>
      </w:r>
      <w:r w:rsidRPr="00636514">
        <w:rPr>
          <w:rFonts w:hint="eastAsia"/>
        </w:rPr>
        <w:t>setVideoURI</w:t>
      </w:r>
      <w:r w:rsidRPr="00636514">
        <w:t>(Uri uri)</w:t>
      </w:r>
      <w:r w:rsidRPr="00636514">
        <w:t>加载当前网络视频</w:t>
      </w:r>
      <w:r w:rsidR="00AE37EC" w:rsidRPr="00636514">
        <w:t>资源</w:t>
      </w:r>
      <w:r w:rsidRPr="00636514">
        <w:rPr>
          <w:rFonts w:hint="eastAsia"/>
        </w:rPr>
        <w:t>。</w:t>
      </w:r>
      <w:r w:rsidR="003940D7" w:rsidRPr="00636514">
        <w:rPr>
          <w:rFonts w:hint="eastAsia"/>
        </w:rPr>
        <w:t>因广告资源放置在文件服务器上，属于网络资源，</w:t>
      </w:r>
      <w:r w:rsidR="00D2170E" w:rsidRPr="00636514">
        <w:t>该系统</w:t>
      </w:r>
      <w:r w:rsidRPr="00636514">
        <w:rPr>
          <w:rFonts w:hint="eastAsia"/>
        </w:rPr>
        <w:t>采用第二种视频加载方法播放广告商视频。</w:t>
      </w:r>
    </w:p>
    <w:p w14:paraId="1D986B69" w14:textId="77777777" w:rsidR="003C3349" w:rsidRPr="00636514" w:rsidRDefault="003C3349" w:rsidP="003C3349">
      <w:pPr>
        <w:ind w:firstLine="480"/>
      </w:pPr>
      <w:r w:rsidRPr="00636514">
        <w:t>服务器端将广告商提供的广告视频文件放置在</w:t>
      </w:r>
      <w:r w:rsidR="00E82D43" w:rsidRPr="00636514">
        <w:rPr>
          <w:rFonts w:hint="eastAsia"/>
        </w:rPr>
        <w:t>Apache</w:t>
      </w:r>
      <w:r w:rsidR="00E82D43" w:rsidRPr="00636514">
        <w:t xml:space="preserve"> </w:t>
      </w:r>
      <w:r w:rsidRPr="00636514">
        <w:rPr>
          <w:rFonts w:hint="eastAsia"/>
        </w:rPr>
        <w:t>Tomcat</w:t>
      </w:r>
      <w:r w:rsidRPr="00636514">
        <w:rPr>
          <w:rFonts w:hint="eastAsia"/>
        </w:rPr>
        <w:t>服务器的</w:t>
      </w:r>
      <w:r w:rsidRPr="00636514">
        <w:rPr>
          <w:rFonts w:hint="eastAsia"/>
        </w:rPr>
        <w:t>video</w:t>
      </w:r>
      <w:r w:rsidR="005773DB" w:rsidRPr="00636514">
        <w:rPr>
          <w:rFonts w:hint="eastAsia"/>
        </w:rPr>
        <w:t>目录下，售货机终端先访问该文件服务器的目录，找到该</w:t>
      </w:r>
      <w:r w:rsidR="00583FCC" w:rsidRPr="00636514">
        <w:rPr>
          <w:rFonts w:hint="eastAsia"/>
        </w:rPr>
        <w:t>文件</w:t>
      </w:r>
      <w:r w:rsidR="001D7607" w:rsidRPr="00636514">
        <w:rPr>
          <w:rFonts w:hint="eastAsia"/>
        </w:rPr>
        <w:t>路径</w:t>
      </w:r>
      <w:r w:rsidR="005773DB" w:rsidRPr="00636514">
        <w:rPr>
          <w:rFonts w:hint="eastAsia"/>
        </w:rPr>
        <w:t>下的全部</w:t>
      </w:r>
      <w:r w:rsidRPr="00636514">
        <w:rPr>
          <w:rFonts w:hint="eastAsia"/>
        </w:rPr>
        <w:t>视频文件，将视</w:t>
      </w:r>
      <w:r w:rsidR="00B427A0" w:rsidRPr="00636514">
        <w:rPr>
          <w:rFonts w:hint="eastAsia"/>
        </w:rPr>
        <w:t>频文件的指向</w:t>
      </w:r>
      <w:r w:rsidRPr="00636514">
        <w:rPr>
          <w:rFonts w:hint="eastAsia"/>
        </w:rPr>
        <w:t>放置在</w:t>
      </w:r>
      <w:r w:rsidRPr="00636514">
        <w:rPr>
          <w:rFonts w:hint="eastAsia"/>
        </w:rPr>
        <w:t>List</w:t>
      </w:r>
      <w:r w:rsidRPr="00636514">
        <w:rPr>
          <w:rFonts w:hint="eastAsia"/>
        </w:rPr>
        <w:t>表中。</w:t>
      </w:r>
    </w:p>
    <w:p w14:paraId="7B5D5968" w14:textId="77777777" w:rsidR="003C3349" w:rsidRPr="00636514" w:rsidRDefault="003C3349" w:rsidP="003C3349">
      <w:pPr>
        <w:ind w:firstLine="480"/>
        <w:rPr>
          <w:sz w:val="23"/>
          <w:szCs w:val="23"/>
        </w:rPr>
      </w:pPr>
      <w:r w:rsidRPr="00636514">
        <w:rPr>
          <w:rFonts w:hint="eastAsia"/>
        </w:rPr>
        <w:t>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w:t>
      </w:r>
    </w:p>
    <w:p w14:paraId="605F3B1E" w14:textId="17F136E2" w:rsidR="003C3349" w:rsidRDefault="00203FBD" w:rsidP="00CA5888">
      <w:pPr>
        <w:ind w:firstLineChars="0" w:firstLine="0"/>
      </w:pPr>
      <w:r w:rsidRPr="00636514">
        <w:rPr>
          <w:rFonts w:hint="eastAsia"/>
        </w:rPr>
        <w:t>在</w:t>
      </w:r>
      <w:r w:rsidRPr="00636514">
        <w:rPr>
          <w:rFonts w:hint="eastAsia"/>
        </w:rPr>
        <w:t>Activity</w:t>
      </w:r>
      <w:r w:rsidRPr="00636514">
        <w:rPr>
          <w:rFonts w:hint="eastAsia"/>
        </w:rPr>
        <w:t>中</w:t>
      </w:r>
      <w:r w:rsidR="003C3349" w:rsidRPr="00636514">
        <w:rPr>
          <w:rFonts w:hint="eastAsia"/>
        </w:rPr>
        <w:t>设置初始播放文件的下标为</w:t>
      </w:r>
      <w:r w:rsidR="003C3349" w:rsidRPr="00636514">
        <w:rPr>
          <w:rFonts w:hint="eastAsia"/>
        </w:rPr>
        <w:t>0</w:t>
      </w:r>
      <w:r w:rsidR="003C3349" w:rsidRPr="00636514">
        <w:rPr>
          <w:rFonts w:hint="eastAsia"/>
        </w:rPr>
        <w:t>，获取到</w:t>
      </w:r>
      <w:r w:rsidR="003C3349" w:rsidRPr="00636514">
        <w:rPr>
          <w:rFonts w:hint="eastAsia"/>
        </w:rPr>
        <w:t>List</w:t>
      </w:r>
      <w:r w:rsidR="003C3349" w:rsidRPr="00636514">
        <w:rPr>
          <w:rFonts w:hint="eastAsia"/>
        </w:rPr>
        <w:t>中表示的第</w:t>
      </w:r>
      <w:r w:rsidR="003C3349" w:rsidRPr="00636514">
        <w:rPr>
          <w:rFonts w:hint="eastAsia"/>
        </w:rPr>
        <w:t>0</w:t>
      </w:r>
      <w:r w:rsidR="003C3349" w:rsidRPr="00636514">
        <w:rPr>
          <w:rFonts w:hint="eastAsia"/>
        </w:rPr>
        <w:t>个视频路径。然后，使用</w:t>
      </w:r>
      <w:r w:rsidR="003C3349" w:rsidRPr="00636514">
        <w:rPr>
          <w:rFonts w:hint="eastAsia"/>
        </w:rPr>
        <w:t>URI uri</w:t>
      </w:r>
      <w:r w:rsidR="003C3349" w:rsidRPr="00636514">
        <w:t xml:space="preserve"> = URI.parse(list</w:t>
      </w:r>
      <w:r w:rsidR="003C3349" w:rsidRPr="00636514">
        <w:rPr>
          <w:rFonts w:hint="eastAsia"/>
        </w:rPr>
        <w:t>.get(</w:t>
      </w:r>
      <w:r w:rsidR="003C3349" w:rsidRPr="00636514">
        <w:t>currentVideo</w:t>
      </w:r>
      <w:r w:rsidR="003C3349" w:rsidRPr="00636514">
        <w:rPr>
          <w:rFonts w:hint="eastAsia"/>
        </w:rPr>
        <w:t>)</w:t>
      </w:r>
      <w:r w:rsidR="003C3349" w:rsidRPr="00636514">
        <w:t>)</w:t>
      </w:r>
      <w:r w:rsidR="003C3349" w:rsidRPr="00636514">
        <w:t>加载该视频文件</w:t>
      </w:r>
      <w:r w:rsidR="003C3349" w:rsidRPr="00636514">
        <w:rPr>
          <w:rFonts w:hint="eastAsia"/>
        </w:rPr>
        <w:t>。最后，使用</w:t>
      </w:r>
      <w:r w:rsidR="003C3349" w:rsidRPr="00636514">
        <w:rPr>
          <w:rFonts w:hint="eastAsia"/>
        </w:rPr>
        <w:t>VideoView</w:t>
      </w:r>
      <w:r w:rsidR="003C3349" w:rsidRPr="00636514">
        <w:rPr>
          <w:rFonts w:hint="eastAsia"/>
        </w:rPr>
        <w:t>实现视频在页面中播放。为</w:t>
      </w:r>
      <w:r w:rsidR="003C3349" w:rsidRPr="00636514">
        <w:rPr>
          <w:rFonts w:hint="eastAsia"/>
        </w:rPr>
        <w:t>VideoView</w:t>
      </w:r>
      <w:r w:rsidR="003C3349" w:rsidRPr="00636514">
        <w:rPr>
          <w:rFonts w:hint="eastAsia"/>
        </w:rPr>
        <w:t>设置一个监听，当某一视频播放完毕后，调用</w:t>
      </w:r>
      <w:r w:rsidR="003C3349" w:rsidRPr="00636514">
        <w:rPr>
          <w:rFonts w:hint="eastAsia"/>
        </w:rPr>
        <w:t>nextVideo</w:t>
      </w:r>
      <w:r w:rsidR="003C3349" w:rsidRPr="00636514">
        <w:t>()</w:t>
      </w:r>
      <w:r w:rsidR="003C3349" w:rsidRPr="00636514">
        <w:t>方法将</w:t>
      </w:r>
      <w:r w:rsidR="003C3349" w:rsidRPr="00636514">
        <w:t>index</w:t>
      </w:r>
      <w:r w:rsidR="00AD79A6" w:rsidRPr="00636514">
        <w:t>检索</w:t>
      </w:r>
      <w:r w:rsidR="003C3349" w:rsidRPr="00636514">
        <w:t>加一</w:t>
      </w:r>
      <w:r w:rsidR="003C3349" w:rsidRPr="00636514">
        <w:rPr>
          <w:rFonts w:hint="eastAsia"/>
        </w:rPr>
        <w:t>，</w:t>
      </w:r>
      <w:r w:rsidR="003C3349" w:rsidRPr="00636514">
        <w:t>若已到达最后一个视频</w:t>
      </w:r>
      <w:r w:rsidR="003C3349" w:rsidRPr="00636514">
        <w:rPr>
          <w:rFonts w:hint="eastAsia"/>
        </w:rPr>
        <w:t>，</w:t>
      </w:r>
      <w:r w:rsidR="003C3349" w:rsidRPr="00636514">
        <w:t>将</w:t>
      </w:r>
      <w:r w:rsidR="003C3349" w:rsidRPr="00636514">
        <w:t>index</w:t>
      </w:r>
      <w:r w:rsidR="003C3349" w:rsidRPr="00636514">
        <w:t>设置为</w:t>
      </w:r>
      <w:r w:rsidR="003C3349" w:rsidRPr="00636514">
        <w:rPr>
          <w:rFonts w:hint="eastAsia"/>
        </w:rPr>
        <w:t>0</w:t>
      </w:r>
      <w:r w:rsidR="003C3349" w:rsidRPr="00636514">
        <w:rPr>
          <w:rFonts w:hint="eastAsia"/>
        </w:rPr>
        <w:t>，</w:t>
      </w:r>
      <w:r w:rsidR="00E64AB7" w:rsidRPr="00636514">
        <w:rPr>
          <w:rFonts w:hint="eastAsia"/>
        </w:rPr>
        <w:t>表示</w:t>
      </w:r>
      <w:r w:rsidR="00E64AB7" w:rsidRPr="00636514">
        <w:t>从头播放视频信息</w:t>
      </w:r>
      <w:r w:rsidR="00680D2A" w:rsidRPr="00636514">
        <w:rPr>
          <w:rFonts w:hint="eastAsia"/>
        </w:rPr>
        <w:t>，</w:t>
      </w:r>
      <w:r w:rsidR="00E64AB7" w:rsidRPr="00636514">
        <w:rPr>
          <w:rFonts w:hint="eastAsia"/>
        </w:rPr>
        <w:t>Activity</w:t>
      </w:r>
      <w:r w:rsidR="003C3349" w:rsidRPr="00636514">
        <w:rPr>
          <w:rFonts w:hint="eastAsia"/>
        </w:rPr>
        <w:t>使用</w:t>
      </w:r>
      <w:r w:rsidR="003C3349" w:rsidRPr="00636514">
        <w:t>index</w:t>
      </w:r>
      <w:r w:rsidR="00E64AB7" w:rsidRPr="00636514">
        <w:t>值</w:t>
      </w:r>
      <w:r w:rsidR="003C3349" w:rsidRPr="00636514">
        <w:rPr>
          <w:rFonts w:hint="eastAsia"/>
        </w:rPr>
        <w:t>获取下一个视</w:t>
      </w:r>
      <w:r w:rsidR="003C3349" w:rsidRPr="00636514">
        <w:rPr>
          <w:rFonts w:hint="eastAsia"/>
        </w:rPr>
        <w:lastRenderedPageBreak/>
        <w:t>频的播放地址。</w:t>
      </w:r>
      <w:r w:rsidR="00C118AE">
        <w:rPr>
          <w:noProof/>
        </w:rPr>
        <w:drawing>
          <wp:anchor distT="0" distB="0" distL="114300" distR="114300" simplePos="0" relativeHeight="251694080" behindDoc="0" locked="0" layoutInCell="1" allowOverlap="1" wp14:anchorId="441B5DCC" wp14:editId="4E0CE1EE">
            <wp:simplePos x="0" y="0"/>
            <wp:positionH relativeFrom="column">
              <wp:posOffset>351790</wp:posOffset>
            </wp:positionH>
            <wp:positionV relativeFrom="paragraph">
              <wp:posOffset>312420</wp:posOffset>
            </wp:positionV>
            <wp:extent cx="3990975" cy="1542415"/>
            <wp:effectExtent l="0" t="0" r="9525" b="0"/>
            <wp:wrapTopAndBottom/>
            <wp:docPr id="490" name="Picture 220" descr="安卓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20" descr="安卓端"/>
                    <pic:cNvPicPr>
                      <a:picLocks noChangeAspect="1" noChangeArrowheads="1"/>
                    </pic:cNvPicPr>
                  </pic:nvPicPr>
                  <pic:blipFill>
                    <a:blip r:embed="rId53">
                      <a:extLst>
                        <a:ext uri="{28A0092B-C50C-407E-A947-70E740481C1C}">
                          <a14:useLocalDpi xmlns:a14="http://schemas.microsoft.com/office/drawing/2010/main" val="0"/>
                        </a:ext>
                      </a:extLst>
                    </a:blip>
                    <a:srcRect l="60201" t="6941" r="1654" b="60460"/>
                    <a:stretch>
                      <a:fillRect/>
                    </a:stretch>
                  </pic:blipFill>
                  <pic:spPr bwMode="auto">
                    <a:xfrm>
                      <a:off x="0" y="0"/>
                      <a:ext cx="3990975" cy="154241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8F0159" w:rsidRPr="00636514">
        <w:rPr>
          <w:rFonts w:hint="eastAsia"/>
        </w:rPr>
        <w:t>广告视频播放一般流程</w:t>
      </w:r>
      <w:r w:rsidR="00140C5E">
        <w:rPr>
          <w:rFonts w:hint="eastAsia"/>
        </w:rPr>
        <w:t>如图</w:t>
      </w:r>
      <w:r w:rsidR="00140C5E">
        <w:rPr>
          <w:rFonts w:hint="eastAsia"/>
        </w:rPr>
        <w:t>6-</w:t>
      </w:r>
      <w:r w:rsidR="00140C5E">
        <w:t>3</w:t>
      </w:r>
      <w:r w:rsidR="008F0159" w:rsidRPr="00636514">
        <w:rPr>
          <w:rFonts w:hint="eastAsia"/>
        </w:rPr>
        <w:t>。</w:t>
      </w:r>
    </w:p>
    <w:p w14:paraId="092138BA" w14:textId="34965098" w:rsidR="00C118AE" w:rsidRPr="00636514" w:rsidRDefault="00C118AE" w:rsidP="00C118AE">
      <w:pPr>
        <w:ind w:firstLineChars="0" w:firstLine="420"/>
        <w:jc w:val="center"/>
      </w:pPr>
      <w:r>
        <w:rPr>
          <w:rFonts w:hint="eastAsia"/>
        </w:rPr>
        <w:t>图</w:t>
      </w:r>
      <w:r>
        <w:rPr>
          <w:rFonts w:hint="eastAsia"/>
        </w:rPr>
        <w:t>6-</w:t>
      </w:r>
      <w:r>
        <w:t xml:space="preserve">3  </w:t>
      </w:r>
      <w:r>
        <w:t>视频播放流程图</w:t>
      </w:r>
    </w:p>
    <w:p w14:paraId="0489706D" w14:textId="77777777" w:rsidR="003C3349" w:rsidRPr="00636514" w:rsidRDefault="003C3349" w:rsidP="00AD581F">
      <w:pPr>
        <w:numPr>
          <w:ilvl w:val="0"/>
          <w:numId w:val="13"/>
        </w:numPr>
        <w:ind w:firstLineChars="0"/>
      </w:pPr>
      <w:r w:rsidRPr="00636514">
        <w:t>购物流程</w:t>
      </w:r>
    </w:p>
    <w:p w14:paraId="27AAC523" w14:textId="77777777" w:rsidR="00456DC5" w:rsidRPr="00636514" w:rsidRDefault="003C3349" w:rsidP="003C3349">
      <w:pPr>
        <w:ind w:firstLine="480"/>
      </w:pPr>
      <w:r w:rsidRPr="00636514">
        <w:rPr>
          <w:rFonts w:hint="eastAsia"/>
        </w:rPr>
        <w:t>售货机终端系统的主要功能是为消费者提供一个选购和交易的页面，交易完成后</w:t>
      </w:r>
      <w:r w:rsidR="00157ABB" w:rsidRPr="00636514">
        <w:t>控制</w:t>
      </w:r>
      <w:r w:rsidR="00157ABB" w:rsidRPr="00636514">
        <w:rPr>
          <w:rFonts w:hint="eastAsia"/>
        </w:rPr>
        <w:t>被</w:t>
      </w:r>
      <w:r w:rsidRPr="00636514">
        <w:rPr>
          <w:rFonts w:hint="eastAsia"/>
        </w:rPr>
        <w:t>选购的商品出货。</w:t>
      </w:r>
    </w:p>
    <w:p w14:paraId="5D59AAC0" w14:textId="1BD32A56" w:rsidR="003C3349" w:rsidRPr="00636514" w:rsidRDefault="003C3349" w:rsidP="000315D3">
      <w:pPr>
        <w:ind w:firstLine="480"/>
      </w:pPr>
      <w:r w:rsidRPr="00636514">
        <w:rPr>
          <w:rFonts w:hint="eastAsia"/>
        </w:rPr>
        <w:t>系统页面中提供两种购物方式，一种为换购、一种为选购。</w:t>
      </w:r>
      <w:r w:rsidR="00A35FB6" w:rsidRPr="00636514">
        <w:t>当</w:t>
      </w:r>
      <w:r w:rsidRPr="00636514">
        <w:rPr>
          <w:rFonts w:hint="eastAsia"/>
        </w:rPr>
        <w:t>选择</w:t>
      </w:r>
      <w:r w:rsidR="00187EF9" w:rsidRPr="00636514">
        <w:rPr>
          <w:rFonts w:hint="eastAsia"/>
        </w:rPr>
        <w:t>“</w:t>
      </w:r>
      <w:r w:rsidRPr="00636514">
        <w:rPr>
          <w:rFonts w:hint="eastAsia"/>
        </w:rPr>
        <w:t>选购</w:t>
      </w:r>
      <w:r w:rsidR="00187EF9" w:rsidRPr="00636514">
        <w:rPr>
          <w:rFonts w:hint="eastAsia"/>
        </w:rPr>
        <w:t>”</w:t>
      </w:r>
      <w:r w:rsidRPr="00636514">
        <w:rPr>
          <w:rFonts w:hint="eastAsia"/>
        </w:rPr>
        <w:t>按钮</w:t>
      </w:r>
      <w:r w:rsidR="00A35FB6" w:rsidRPr="00636514">
        <w:rPr>
          <w:rFonts w:hint="eastAsia"/>
        </w:rPr>
        <w:t>时</w:t>
      </w:r>
      <w:r w:rsidRPr="00636514">
        <w:rPr>
          <w:rFonts w:hint="eastAsia"/>
        </w:rPr>
        <w:t>，用户进入选购页面，可选择一件商品并确认当前商品是赠送还是直接购买。若为赠送，则生成一个换购码，进入支付页面进行支付</w:t>
      </w:r>
      <w:r w:rsidR="00184AB8">
        <w:rPr>
          <w:rFonts w:hint="eastAsia"/>
        </w:rPr>
        <w:t>，</w:t>
      </w:r>
      <w:r w:rsidR="00187EF9" w:rsidRPr="00636514">
        <w:rPr>
          <w:rFonts w:hint="eastAsia"/>
        </w:rPr>
        <w:t>不进行出货，</w:t>
      </w:r>
      <w:r w:rsidRPr="00636514">
        <w:rPr>
          <w:rFonts w:hint="eastAsia"/>
        </w:rPr>
        <w:t>然后返回主页；若为</w:t>
      </w:r>
      <w:r w:rsidR="00E335B3" w:rsidRPr="00636514">
        <w:rPr>
          <w:rFonts w:hint="eastAsia"/>
        </w:rPr>
        <w:t>“</w:t>
      </w:r>
      <w:r w:rsidRPr="00636514">
        <w:rPr>
          <w:rFonts w:hint="eastAsia"/>
        </w:rPr>
        <w:t>购物</w:t>
      </w:r>
      <w:r w:rsidR="00E335B3" w:rsidRPr="00636514">
        <w:rPr>
          <w:rFonts w:hint="eastAsia"/>
        </w:rPr>
        <w:t>”</w:t>
      </w:r>
      <w:r w:rsidRPr="00636514">
        <w:rPr>
          <w:rFonts w:hint="eastAsia"/>
        </w:rPr>
        <w:t>则直接进入支付页面，在用户支付完成后，进行出货。当选择</w:t>
      </w:r>
      <w:r w:rsidR="00A35FB6" w:rsidRPr="00636514">
        <w:rPr>
          <w:rFonts w:hint="eastAsia"/>
        </w:rPr>
        <w:t>“</w:t>
      </w:r>
      <w:r w:rsidRPr="00636514">
        <w:rPr>
          <w:rFonts w:hint="eastAsia"/>
        </w:rPr>
        <w:t>换购</w:t>
      </w:r>
      <w:r w:rsidR="00A35FB6" w:rsidRPr="00636514">
        <w:rPr>
          <w:rFonts w:hint="eastAsia"/>
        </w:rPr>
        <w:t>”按钮</w:t>
      </w:r>
      <w:r w:rsidRPr="00636514">
        <w:rPr>
          <w:rFonts w:hint="eastAsia"/>
        </w:rPr>
        <w:t>时，输入换购号，</w:t>
      </w:r>
      <w:r w:rsidR="0065728E">
        <w:rPr>
          <w:rFonts w:hint="eastAsia"/>
        </w:rPr>
        <w:t>选择同等价位的商品</w:t>
      </w:r>
      <w:r w:rsidRPr="00636514">
        <w:rPr>
          <w:rFonts w:hint="eastAsia"/>
        </w:rPr>
        <w:t>进行出货。</w:t>
      </w:r>
    </w:p>
    <w:p w14:paraId="53F87C30" w14:textId="5000C59E" w:rsidR="003C3349" w:rsidRPr="00636514" w:rsidRDefault="003C3349" w:rsidP="00AD581F">
      <w:pPr>
        <w:pStyle w:val="afe"/>
        <w:numPr>
          <w:ilvl w:val="0"/>
          <w:numId w:val="22"/>
        </w:numPr>
        <w:ind w:firstLineChars="0"/>
      </w:pPr>
      <w:bookmarkStart w:id="248" w:name="_Toc492673787"/>
      <w:r w:rsidRPr="00636514">
        <w:rPr>
          <w:rFonts w:hint="eastAsia"/>
        </w:rPr>
        <w:t>串口通信实现</w:t>
      </w:r>
      <w:bookmarkEnd w:id="248"/>
    </w:p>
    <w:p w14:paraId="7EC1219D" w14:textId="68FFE7E1" w:rsidR="003C3349" w:rsidRPr="00636514" w:rsidRDefault="003C3349" w:rsidP="003C3349">
      <w:pPr>
        <w:ind w:firstLine="480"/>
      </w:pPr>
      <w:r w:rsidRPr="00636514">
        <w:rPr>
          <w:rFonts w:hint="eastAsia"/>
        </w:rPr>
        <w:t>售货机终端和售货机控制盒之间</w:t>
      </w:r>
      <w:r w:rsidR="000F3A2C" w:rsidRPr="00636514">
        <w:rPr>
          <w:rFonts w:hint="eastAsia"/>
        </w:rPr>
        <w:t>使用</w:t>
      </w:r>
      <w:r w:rsidR="000F3A2C" w:rsidRPr="00636514">
        <w:rPr>
          <w:rFonts w:hint="eastAsia"/>
        </w:rPr>
        <w:t>FT321D</w:t>
      </w:r>
      <w:r w:rsidR="000F3A2C" w:rsidRPr="00636514">
        <w:rPr>
          <w:rFonts w:hint="eastAsia"/>
        </w:rPr>
        <w:t>芯片作为串口转换的芯片</w:t>
      </w:r>
      <w:r w:rsidR="00745B98" w:rsidRPr="00636514">
        <w:rPr>
          <w:rFonts w:hint="eastAsia"/>
        </w:rPr>
        <w:t>进而</w:t>
      </w:r>
      <w:r w:rsidR="009F6986" w:rsidRPr="00636514">
        <w:rPr>
          <w:rFonts w:hint="eastAsia"/>
        </w:rPr>
        <w:t>通过</w:t>
      </w:r>
      <w:r w:rsidRPr="00636514">
        <w:rPr>
          <w:rFonts w:hint="eastAsia"/>
        </w:rPr>
        <w:t>串口信息的传递</w:t>
      </w:r>
      <w:r w:rsidR="009F6986" w:rsidRPr="00636514">
        <w:rPr>
          <w:rFonts w:hint="eastAsia"/>
        </w:rPr>
        <w:t>实现二者通信</w:t>
      </w:r>
      <w:r w:rsidRPr="00636514">
        <w:rPr>
          <w:rFonts w:hint="eastAsia"/>
        </w:rPr>
        <w:t>。终端和售货机</w:t>
      </w:r>
      <w:r w:rsidR="00C14092" w:rsidRPr="00636514">
        <w:rPr>
          <w:rFonts w:hint="eastAsia"/>
        </w:rPr>
        <w:t>控制盒</w:t>
      </w:r>
      <w:r w:rsidRPr="00636514">
        <w:rPr>
          <w:rFonts w:hint="eastAsia"/>
        </w:rPr>
        <w:t>通过串口消息的收发和消息的处理来通知售货机工作。售货机控制盒控制着商品的出货操作，终端系统和控制盒之间使用串行通信方式控制着售货机的运营。串行通信实现了全双工通信，主控板和终端之间可以互相收发信息。</w:t>
      </w:r>
    </w:p>
    <w:p w14:paraId="52337E9E" w14:textId="77777777" w:rsidR="003C3349" w:rsidRPr="00636514" w:rsidRDefault="003C3349" w:rsidP="003C3349">
      <w:pPr>
        <w:ind w:firstLine="480"/>
      </w:pPr>
      <w:r w:rsidRPr="00636514">
        <w:rPr>
          <w:rFonts w:hint="eastAsia"/>
        </w:rPr>
        <w:t>Android</w:t>
      </w:r>
      <w:r w:rsidRPr="00636514">
        <w:t>设备和售货机之间使用</w:t>
      </w:r>
      <w:r w:rsidRPr="00636514">
        <w:t>miniUSBFT21D</w:t>
      </w:r>
      <w:r w:rsidRPr="00636514">
        <w:t>串口转换线进行连接</w:t>
      </w:r>
      <w:r w:rsidRPr="00636514">
        <w:rPr>
          <w:rFonts w:hint="eastAsia"/>
        </w:rPr>
        <w:t>，该串口线提供了供电接口，售货机可为</w:t>
      </w:r>
      <w:r w:rsidRPr="00636514">
        <w:rPr>
          <w:rFonts w:hint="eastAsia"/>
        </w:rPr>
        <w:t>Android</w:t>
      </w:r>
      <w:r w:rsidRPr="00636514">
        <w:rPr>
          <w:rFonts w:hint="eastAsia"/>
        </w:rPr>
        <w:t>设备和串口设备进行持续供电。</w:t>
      </w:r>
      <w:r w:rsidRPr="00636514">
        <w:rPr>
          <w:rFonts w:hint="eastAsia"/>
        </w:rPr>
        <w:t>Android</w:t>
      </w:r>
      <w:r w:rsidRPr="00636514">
        <w:t>设备使用</w:t>
      </w:r>
      <w:r w:rsidRPr="00636514">
        <w:rPr>
          <w:rFonts w:hint="eastAsia"/>
        </w:rPr>
        <w:t>Open Accessory</w:t>
      </w:r>
      <w:r w:rsidRPr="00636514">
        <w:rPr>
          <w:rFonts w:hint="eastAsia"/>
        </w:rPr>
        <w:t>模式</w:t>
      </w:r>
      <w:r w:rsidR="00837DA8" w:rsidRPr="00636514">
        <w:rPr>
          <w:rFonts w:hint="eastAsia"/>
        </w:rPr>
        <w:t>进行开发</w:t>
      </w:r>
      <w:r w:rsidRPr="00636514">
        <w:rPr>
          <w:rFonts w:hint="eastAsia"/>
        </w:rPr>
        <w:t>，</w:t>
      </w:r>
      <w:r w:rsidR="003218FB" w:rsidRPr="00636514">
        <w:rPr>
          <w:rFonts w:hint="eastAsia"/>
        </w:rPr>
        <w:t>Android</w:t>
      </w:r>
      <w:r w:rsidR="003218FB" w:rsidRPr="00636514">
        <w:t>终端和售货机</w:t>
      </w:r>
      <w:r w:rsidRPr="00636514">
        <w:rPr>
          <w:rFonts w:hint="eastAsia"/>
        </w:rPr>
        <w:t>直接进行数据的交互。</w:t>
      </w:r>
      <w:r w:rsidRPr="00636514">
        <w:rPr>
          <w:rFonts w:hint="eastAsia"/>
        </w:rPr>
        <w:t>Android</w:t>
      </w:r>
      <w:r w:rsidRPr="00636514">
        <w:rPr>
          <w:rFonts w:hint="eastAsia"/>
        </w:rPr>
        <w:t>设备和售货机之间通信需要特定的通信协议和串口指令，对接收的指令进</w:t>
      </w:r>
      <w:r w:rsidR="002238B4" w:rsidRPr="00636514">
        <w:rPr>
          <w:rFonts w:hint="eastAsia"/>
        </w:rPr>
        <w:t>行</w:t>
      </w:r>
      <w:r w:rsidRPr="00636514">
        <w:rPr>
          <w:rFonts w:hint="eastAsia"/>
        </w:rPr>
        <w:t>解析，并将要发送的信息进行封装之后再进行传输，以此实现二者之间的信息传递。</w:t>
      </w:r>
    </w:p>
    <w:p w14:paraId="1C8D5389" w14:textId="55FBC93A" w:rsidR="003C3349" w:rsidRPr="00636514" w:rsidRDefault="003C3349" w:rsidP="003C3349">
      <w:pPr>
        <w:ind w:firstLine="480"/>
      </w:pPr>
      <w:r w:rsidRPr="00636514">
        <w:t>新版自动售货机抛弃原始的物理选货按键</w:t>
      </w:r>
      <w:r w:rsidRPr="00636514">
        <w:rPr>
          <w:rFonts w:hint="eastAsia"/>
        </w:rPr>
        <w:t>，售货机内货物结构可不再向用户</w:t>
      </w:r>
      <w:r w:rsidRPr="00636514">
        <w:rPr>
          <w:rFonts w:hint="eastAsia"/>
        </w:rPr>
        <w:lastRenderedPageBreak/>
        <w:t>展示，原始的按钮盒窗格被替换。商家可将售货机窗口封闭、在原先的</w:t>
      </w:r>
      <w:r w:rsidR="00B168E7" w:rsidRPr="00636514">
        <w:t>窗口</w:t>
      </w:r>
      <w:r w:rsidRPr="00636514">
        <w:rPr>
          <w:rFonts w:hint="eastAsia"/>
        </w:rPr>
        <w:t>中张贴宣传海报，或者嵌入显示屏。此时售货机的销售工作交由</w:t>
      </w:r>
      <w:r w:rsidRPr="00636514">
        <w:rPr>
          <w:rFonts w:hint="eastAsia"/>
        </w:rPr>
        <w:t>Android</w:t>
      </w:r>
      <w:r w:rsidRPr="00636514">
        <w:rPr>
          <w:rFonts w:hint="eastAsia"/>
        </w:rPr>
        <w:t>设备，</w:t>
      </w:r>
      <w:r w:rsidRPr="00636514">
        <w:rPr>
          <w:rFonts w:hint="eastAsia"/>
        </w:rPr>
        <w:t>Android</w:t>
      </w:r>
      <w:r w:rsidRPr="00636514">
        <w:rPr>
          <w:rFonts w:hint="eastAsia"/>
        </w:rPr>
        <w:t>设备联</w:t>
      </w:r>
      <w:r w:rsidR="00302434" w:rsidRPr="00636514">
        <w:rPr>
          <w:rFonts w:hint="eastAsia"/>
        </w:rPr>
        <w:t>接</w:t>
      </w:r>
      <w:r w:rsidR="00302434" w:rsidRPr="00636514">
        <w:rPr>
          <w:rFonts w:hint="eastAsia"/>
        </w:rPr>
        <w:t>4G</w:t>
      </w:r>
      <w:r w:rsidRPr="00636514">
        <w:rPr>
          <w:rFonts w:hint="eastAsia"/>
        </w:rPr>
        <w:t>网</w:t>
      </w:r>
      <w:r w:rsidR="00302434" w:rsidRPr="00636514">
        <w:rPr>
          <w:rFonts w:hint="eastAsia"/>
        </w:rPr>
        <w:t>络，</w:t>
      </w:r>
      <w:r w:rsidR="000568BA" w:rsidRPr="00636514">
        <w:rPr>
          <w:rFonts w:hint="eastAsia"/>
        </w:rPr>
        <w:t>Android</w:t>
      </w:r>
      <w:r w:rsidR="000568BA" w:rsidRPr="00636514">
        <w:rPr>
          <w:rFonts w:hint="eastAsia"/>
        </w:rPr>
        <w:t>设备主页中</w:t>
      </w:r>
      <w:r w:rsidRPr="00636514">
        <w:rPr>
          <w:rFonts w:hint="eastAsia"/>
        </w:rPr>
        <w:t>展示各个货道中售卖的商品、</w:t>
      </w:r>
      <w:r w:rsidR="000568BA" w:rsidRPr="00636514">
        <w:rPr>
          <w:rFonts w:hint="eastAsia"/>
        </w:rPr>
        <w:t>价格以及</w:t>
      </w:r>
      <w:r w:rsidRPr="00636514">
        <w:rPr>
          <w:rFonts w:hint="eastAsia"/>
        </w:rPr>
        <w:t>名称等信息。消费者</w:t>
      </w:r>
      <w:r w:rsidR="00960C8D" w:rsidRPr="00636514">
        <w:t>通过</w:t>
      </w:r>
      <w:r w:rsidRPr="00636514">
        <w:rPr>
          <w:rFonts w:hint="eastAsia"/>
        </w:rPr>
        <w:t>Android</w:t>
      </w:r>
      <w:r w:rsidRPr="00636514">
        <w:t>设备进行选货</w:t>
      </w:r>
      <w:r w:rsidRPr="00636514">
        <w:rPr>
          <w:rFonts w:hint="eastAsia"/>
        </w:rPr>
        <w:t>，</w:t>
      </w:r>
      <w:r w:rsidR="000568BA" w:rsidRPr="00636514">
        <w:rPr>
          <w:rFonts w:hint="eastAsia"/>
        </w:rPr>
        <w:t>根据选货结果</w:t>
      </w:r>
      <w:r w:rsidR="005B59E8" w:rsidRPr="00636514">
        <w:rPr>
          <w:rFonts w:hint="eastAsia"/>
        </w:rPr>
        <w:t>生成支付二维码</w:t>
      </w:r>
      <w:r w:rsidRPr="00636514">
        <w:rPr>
          <w:rFonts w:hint="eastAsia"/>
        </w:rPr>
        <w:t>，</w:t>
      </w:r>
      <w:r w:rsidR="000568BA" w:rsidRPr="00636514">
        <w:rPr>
          <w:rFonts w:hint="eastAsia"/>
        </w:rPr>
        <w:t>消费者</w:t>
      </w:r>
      <w:r w:rsidRPr="00636514">
        <w:rPr>
          <w:rFonts w:hint="eastAsia"/>
        </w:rPr>
        <w:t>扫描终端生成的二维码进行交易</w:t>
      </w:r>
      <w:r w:rsidR="00522B85" w:rsidRPr="00636514">
        <w:rPr>
          <w:rFonts w:hint="eastAsia"/>
        </w:rPr>
        <w:t>。</w:t>
      </w:r>
      <w:r w:rsidRPr="00636514">
        <w:rPr>
          <w:rFonts w:hint="eastAsia"/>
        </w:rPr>
        <w:t>交易结束后，</w:t>
      </w:r>
      <w:r w:rsidR="00522B85" w:rsidRPr="00636514">
        <w:rPr>
          <w:rFonts w:hint="eastAsia"/>
        </w:rPr>
        <w:t>终端系统</w:t>
      </w:r>
      <w:r w:rsidRPr="00636514">
        <w:rPr>
          <w:rFonts w:hint="eastAsia"/>
        </w:rPr>
        <w:t>将订单信息、价格信息、货道信息等封装成</w:t>
      </w:r>
      <w:r w:rsidR="00522B85" w:rsidRPr="00636514">
        <w:rPr>
          <w:rFonts w:hint="eastAsia"/>
        </w:rPr>
        <w:t>串口</w:t>
      </w:r>
      <w:r w:rsidRPr="00636514">
        <w:rPr>
          <w:rFonts w:hint="eastAsia"/>
        </w:rPr>
        <w:t>指令进行发送</w:t>
      </w:r>
      <w:r w:rsidR="005F0CBC" w:rsidRPr="00636514">
        <w:rPr>
          <w:rFonts w:hint="eastAsia"/>
        </w:rPr>
        <w:t>。</w:t>
      </w:r>
      <w:r w:rsidRPr="00636514">
        <w:rPr>
          <w:rFonts w:hint="eastAsia"/>
        </w:rPr>
        <w:t>控制盒读取串口信息，解析</w:t>
      </w:r>
      <w:r w:rsidR="000568BA" w:rsidRPr="00636514">
        <w:rPr>
          <w:rFonts w:hint="eastAsia"/>
        </w:rPr>
        <w:t>信息</w:t>
      </w:r>
      <w:r w:rsidR="003C6961" w:rsidRPr="00636514">
        <w:rPr>
          <w:rFonts w:hint="eastAsia"/>
        </w:rPr>
        <w:t>确定当前需要出货的货道，</w:t>
      </w:r>
      <w:r w:rsidRPr="00636514">
        <w:rPr>
          <w:rFonts w:hint="eastAsia"/>
        </w:rPr>
        <w:t>进行出货。省略了物理按钮的售货机，从成本和开发</w:t>
      </w:r>
      <w:r w:rsidR="001A579F" w:rsidRPr="00636514">
        <w:rPr>
          <w:rFonts w:hint="eastAsia"/>
        </w:rPr>
        <w:t>两个方面考虑</w:t>
      </w:r>
      <w:r w:rsidRPr="00636514">
        <w:rPr>
          <w:rFonts w:hint="eastAsia"/>
        </w:rPr>
        <w:t>都更加简洁、便于维护，同时屏幕显示购物列表更符合当前大众的购物习惯，实现售货机终端的进一步变革。</w:t>
      </w:r>
    </w:p>
    <w:p w14:paraId="1369F996" w14:textId="59CC5386" w:rsidR="003C3349" w:rsidRPr="00636514" w:rsidRDefault="003C3349" w:rsidP="00E208E7">
      <w:pPr>
        <w:ind w:firstLine="480"/>
      </w:pPr>
      <w:r w:rsidRPr="00636514">
        <w:rPr>
          <w:rFonts w:hint="eastAsia"/>
        </w:rPr>
        <w:t>Android</w:t>
      </w:r>
      <w:r w:rsidRPr="00636514">
        <w:rPr>
          <w:rFonts w:hint="eastAsia"/>
        </w:rPr>
        <w:t>在</w:t>
      </w:r>
      <w:r w:rsidRPr="00636514">
        <w:rPr>
          <w:rFonts w:hint="eastAsia"/>
        </w:rPr>
        <w:t>Android</w:t>
      </w:r>
      <w:r w:rsidRPr="00636514">
        <w:t>Manifest</w:t>
      </w:r>
      <w:r w:rsidRPr="00636514">
        <w:t>中设置系统对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对像用于管理设备</w:t>
      </w:r>
      <w:r w:rsidRPr="00636514">
        <w:rPr>
          <w:rFonts w:hint="eastAsia"/>
        </w:rPr>
        <w:t>。使用</w:t>
      </w:r>
      <w:r w:rsidRPr="00636514">
        <w:rPr>
          <w:rFonts w:hint="eastAsia"/>
        </w:rPr>
        <w:t>ComService</w:t>
      </w:r>
      <w:r w:rsidRPr="00636514">
        <w:rPr>
          <w:rFonts w:hint="eastAsia"/>
        </w:rPr>
        <w:t>类初始化串口，首先设置串口的读取的参数，设置串口参数如下：</w:t>
      </w:r>
      <w:r w:rsidR="009D7732" w:rsidRPr="00636514">
        <w:rPr>
          <w:rFonts w:hint="eastAsia"/>
        </w:rPr>
        <w:t>波特率：</w:t>
      </w:r>
      <w:r w:rsidR="009D7732" w:rsidRPr="00636514">
        <w:rPr>
          <w:rFonts w:hint="eastAsia"/>
        </w:rPr>
        <w:t>9600</w:t>
      </w:r>
      <w:r w:rsidR="009D7732" w:rsidRPr="00636514">
        <w:rPr>
          <w:rFonts w:hint="eastAsia"/>
        </w:rPr>
        <w:t>；数据位：</w:t>
      </w:r>
      <w:r w:rsidR="009D7732" w:rsidRPr="00636514">
        <w:rPr>
          <w:rFonts w:hint="eastAsia"/>
        </w:rPr>
        <w:t>8</w:t>
      </w:r>
      <w:r w:rsidR="009D7732" w:rsidRPr="00636514">
        <w:rPr>
          <w:rFonts w:hint="eastAsia"/>
        </w:rPr>
        <w:t>位；停止位：</w:t>
      </w:r>
      <w:r w:rsidR="009D7732" w:rsidRPr="00636514">
        <w:rPr>
          <w:rFonts w:hint="eastAsia"/>
        </w:rPr>
        <w:t>1</w:t>
      </w:r>
      <w:r w:rsidR="009D7732" w:rsidRPr="00636514">
        <w:rPr>
          <w:rFonts w:hint="eastAsia"/>
        </w:rPr>
        <w:t>位；校验位：无。</w:t>
      </w:r>
      <w:r w:rsidRPr="00636514">
        <w:t>消息报文格式如下</w:t>
      </w:r>
      <w:r w:rsidRPr="00636514">
        <w:rPr>
          <w:rFonts w:hint="eastAsia"/>
        </w:rPr>
        <w:t>：</w:t>
      </w:r>
    </w:p>
    <w:tbl>
      <w:tblPr>
        <w:tblW w:w="4997"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000" w:firstRow="0" w:lastRow="0" w:firstColumn="0" w:lastColumn="0" w:noHBand="0" w:noVBand="0"/>
      </w:tblPr>
      <w:tblGrid>
        <w:gridCol w:w="2039"/>
        <w:gridCol w:w="2824"/>
        <w:gridCol w:w="2196"/>
        <w:gridCol w:w="1242"/>
      </w:tblGrid>
      <w:tr w:rsidR="003A725F" w:rsidRPr="00636514" w14:paraId="57A5CB30" w14:textId="77777777" w:rsidTr="004E4F64">
        <w:trPr>
          <w:trHeight w:val="224"/>
        </w:trPr>
        <w:tc>
          <w:tcPr>
            <w:tcW w:w="1228" w:type="pct"/>
            <w:tcBorders>
              <w:top w:val="single" w:sz="4" w:space="0" w:color="auto"/>
              <w:left w:val="nil"/>
              <w:bottom w:val="single" w:sz="4" w:space="0" w:color="auto"/>
              <w:right w:val="nil"/>
            </w:tcBorders>
            <w:shd w:val="clear" w:color="auto" w:fill="auto"/>
          </w:tcPr>
          <w:p w14:paraId="6398B6E6" w14:textId="77777777" w:rsidR="003C3349" w:rsidRPr="00636514" w:rsidRDefault="003C3349" w:rsidP="000568BA">
            <w:pPr>
              <w:pStyle w:val="afc"/>
              <w:rPr>
                <w:color w:val="auto"/>
                <w:lang w:val="en-US" w:eastAsia="zh-CN"/>
              </w:rPr>
            </w:pPr>
            <w:r w:rsidRPr="00636514">
              <w:rPr>
                <w:rFonts w:hint="eastAsia"/>
                <w:color w:val="auto"/>
                <w:lang w:val="en-US" w:eastAsia="zh-CN"/>
              </w:rPr>
              <w:t>字段</w:t>
            </w:r>
          </w:p>
        </w:tc>
        <w:tc>
          <w:tcPr>
            <w:tcW w:w="1701" w:type="pct"/>
            <w:tcBorders>
              <w:top w:val="single" w:sz="4" w:space="0" w:color="auto"/>
              <w:left w:val="nil"/>
              <w:bottom w:val="single" w:sz="4" w:space="0" w:color="auto"/>
              <w:right w:val="nil"/>
            </w:tcBorders>
            <w:shd w:val="clear" w:color="auto" w:fill="auto"/>
          </w:tcPr>
          <w:p w14:paraId="74AD735D" w14:textId="77777777" w:rsidR="003C3349" w:rsidRPr="00636514" w:rsidRDefault="003C3349" w:rsidP="000568BA">
            <w:pPr>
              <w:pStyle w:val="afc"/>
              <w:rPr>
                <w:color w:val="auto"/>
                <w:lang w:val="en-US" w:eastAsia="zh-CN"/>
              </w:rPr>
            </w:pPr>
            <w:r w:rsidRPr="00636514">
              <w:rPr>
                <w:rFonts w:hint="eastAsia"/>
                <w:color w:val="auto"/>
                <w:lang w:val="en-US" w:eastAsia="zh-CN"/>
              </w:rPr>
              <w:t>描述</w:t>
            </w:r>
          </w:p>
        </w:tc>
        <w:tc>
          <w:tcPr>
            <w:tcW w:w="1323" w:type="pct"/>
            <w:tcBorders>
              <w:top w:val="single" w:sz="4" w:space="0" w:color="auto"/>
              <w:left w:val="nil"/>
              <w:bottom w:val="single" w:sz="4" w:space="0" w:color="auto"/>
              <w:right w:val="nil"/>
            </w:tcBorders>
            <w:shd w:val="clear" w:color="auto" w:fill="auto"/>
          </w:tcPr>
          <w:p w14:paraId="3D2FA082" w14:textId="77777777" w:rsidR="003C3349" w:rsidRPr="00636514" w:rsidRDefault="003C3349" w:rsidP="000568BA">
            <w:pPr>
              <w:pStyle w:val="afc"/>
              <w:rPr>
                <w:color w:val="auto"/>
                <w:lang w:val="en-US" w:eastAsia="zh-CN"/>
              </w:rPr>
            </w:pPr>
            <w:r w:rsidRPr="00636514">
              <w:rPr>
                <w:rFonts w:hint="eastAsia"/>
                <w:color w:val="auto"/>
                <w:lang w:val="en-US" w:eastAsia="zh-CN"/>
              </w:rPr>
              <w:t>类型</w:t>
            </w:r>
          </w:p>
        </w:tc>
        <w:tc>
          <w:tcPr>
            <w:tcW w:w="748" w:type="pct"/>
            <w:tcBorders>
              <w:top w:val="single" w:sz="4" w:space="0" w:color="auto"/>
              <w:left w:val="nil"/>
              <w:bottom w:val="single" w:sz="4" w:space="0" w:color="auto"/>
              <w:right w:val="nil"/>
            </w:tcBorders>
            <w:shd w:val="clear" w:color="auto" w:fill="auto"/>
          </w:tcPr>
          <w:p w14:paraId="672D8074" w14:textId="77777777" w:rsidR="003C3349" w:rsidRPr="00636514" w:rsidRDefault="003C3349" w:rsidP="000568BA">
            <w:pPr>
              <w:pStyle w:val="afc"/>
              <w:rPr>
                <w:color w:val="auto"/>
                <w:lang w:val="en-US" w:eastAsia="zh-CN"/>
              </w:rPr>
            </w:pPr>
            <w:r w:rsidRPr="00636514">
              <w:rPr>
                <w:rFonts w:hint="eastAsia"/>
                <w:color w:val="auto"/>
                <w:lang w:val="en-US" w:eastAsia="zh-CN"/>
              </w:rPr>
              <w:t>长度</w:t>
            </w:r>
          </w:p>
        </w:tc>
      </w:tr>
      <w:tr w:rsidR="003A725F" w:rsidRPr="00636514" w14:paraId="20885E63" w14:textId="77777777" w:rsidTr="004E4F64">
        <w:trPr>
          <w:trHeight w:val="155"/>
        </w:trPr>
        <w:tc>
          <w:tcPr>
            <w:tcW w:w="1228" w:type="pct"/>
            <w:tcBorders>
              <w:top w:val="single" w:sz="4" w:space="0" w:color="auto"/>
              <w:left w:val="nil"/>
              <w:bottom w:val="single" w:sz="2" w:space="0" w:color="auto"/>
              <w:right w:val="nil"/>
            </w:tcBorders>
            <w:shd w:val="clear" w:color="auto" w:fill="auto"/>
          </w:tcPr>
          <w:p w14:paraId="0E70E39B" w14:textId="77777777" w:rsidR="003C3349" w:rsidRPr="00636514" w:rsidRDefault="003C3349" w:rsidP="000568BA">
            <w:pPr>
              <w:pStyle w:val="afc"/>
              <w:rPr>
                <w:color w:val="auto"/>
                <w:lang w:val="en-US" w:eastAsia="zh-CN"/>
              </w:rPr>
            </w:pPr>
            <w:r w:rsidRPr="00636514">
              <w:rPr>
                <w:rFonts w:hint="eastAsia"/>
                <w:color w:val="auto"/>
                <w:lang w:val="en-US" w:eastAsia="zh-CN"/>
              </w:rPr>
              <w:t>STX</w:t>
            </w:r>
          </w:p>
        </w:tc>
        <w:tc>
          <w:tcPr>
            <w:tcW w:w="1701" w:type="pct"/>
            <w:tcBorders>
              <w:top w:val="single" w:sz="4" w:space="0" w:color="auto"/>
              <w:left w:val="nil"/>
              <w:bottom w:val="single" w:sz="2" w:space="0" w:color="auto"/>
              <w:right w:val="nil"/>
            </w:tcBorders>
            <w:shd w:val="clear" w:color="auto" w:fill="auto"/>
          </w:tcPr>
          <w:p w14:paraId="1BD86BC1"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帧起始符</w:t>
            </w:r>
            <w:r w:rsidRPr="00636514">
              <w:rPr>
                <w:rFonts w:hint="eastAsia"/>
                <w:color w:val="auto"/>
                <w:lang w:val="en-US" w:eastAsia="zh-CN"/>
              </w:rPr>
              <w:t xml:space="preserve"> 0x06</w:t>
            </w:r>
          </w:p>
        </w:tc>
        <w:tc>
          <w:tcPr>
            <w:tcW w:w="1323" w:type="pct"/>
            <w:tcBorders>
              <w:top w:val="single" w:sz="4" w:space="0" w:color="auto"/>
              <w:left w:val="nil"/>
              <w:bottom w:val="single" w:sz="2" w:space="0" w:color="auto"/>
              <w:right w:val="nil"/>
            </w:tcBorders>
            <w:shd w:val="clear" w:color="auto" w:fill="auto"/>
          </w:tcPr>
          <w:p w14:paraId="58AA98AA"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4" w:space="0" w:color="auto"/>
              <w:left w:val="nil"/>
              <w:bottom w:val="single" w:sz="2" w:space="0" w:color="auto"/>
              <w:right w:val="nil"/>
            </w:tcBorders>
            <w:shd w:val="clear" w:color="auto" w:fill="auto"/>
          </w:tcPr>
          <w:p w14:paraId="23AF8B86"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40CC3A1C"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2A99B31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报文头</w:t>
            </w:r>
          </w:p>
        </w:tc>
        <w:tc>
          <w:tcPr>
            <w:tcW w:w="1701" w:type="pct"/>
            <w:tcBorders>
              <w:top w:val="single" w:sz="2" w:space="0" w:color="auto"/>
              <w:left w:val="nil"/>
              <w:bottom w:val="single" w:sz="2" w:space="0" w:color="auto"/>
              <w:right w:val="nil"/>
            </w:tcBorders>
            <w:shd w:val="clear" w:color="auto" w:fill="auto"/>
          </w:tcPr>
          <w:p w14:paraId="65792D62" w14:textId="77777777" w:rsidR="003C3349" w:rsidRPr="00636514" w:rsidRDefault="003C3349" w:rsidP="000568BA">
            <w:pPr>
              <w:pStyle w:val="afc"/>
              <w:rPr>
                <w:color w:val="auto"/>
                <w:lang w:val="en-US" w:eastAsia="zh-CN"/>
              </w:rPr>
            </w:pPr>
          </w:p>
        </w:tc>
        <w:tc>
          <w:tcPr>
            <w:tcW w:w="1323" w:type="pct"/>
            <w:tcBorders>
              <w:top w:val="single" w:sz="2" w:space="0" w:color="auto"/>
              <w:left w:val="nil"/>
              <w:bottom w:val="single" w:sz="2" w:space="0" w:color="auto"/>
              <w:right w:val="nil"/>
            </w:tcBorders>
            <w:shd w:val="clear" w:color="auto" w:fill="auto"/>
          </w:tcPr>
          <w:p w14:paraId="74CEFE3C"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w:t>
            </w:r>
            <w:r w:rsidRPr="00636514">
              <w:rPr>
                <w:rStyle w:val="af2"/>
                <w:b w:val="0"/>
                <w:color w:val="auto"/>
                <w:szCs w:val="24"/>
                <w:lang w:val="en-US" w:eastAsia="zh-CN"/>
              </w:rPr>
              <w:t>y</w:t>
            </w:r>
            <w:r w:rsidRPr="00636514">
              <w:rPr>
                <w:rStyle w:val="af2"/>
                <w:rFonts w:hint="eastAsia"/>
                <w:b w:val="0"/>
                <w:color w:val="auto"/>
                <w:szCs w:val="24"/>
                <w:lang w:val="en-US" w:eastAsia="zh-CN"/>
              </w:rPr>
              <w:t>te</w:t>
            </w:r>
          </w:p>
        </w:tc>
        <w:tc>
          <w:tcPr>
            <w:tcW w:w="748" w:type="pct"/>
            <w:tcBorders>
              <w:top w:val="single" w:sz="2" w:space="0" w:color="auto"/>
              <w:left w:val="nil"/>
              <w:bottom w:val="single" w:sz="2" w:space="0" w:color="auto"/>
              <w:right w:val="nil"/>
            </w:tcBorders>
            <w:shd w:val="clear" w:color="auto" w:fill="auto"/>
          </w:tcPr>
          <w:p w14:paraId="43FC4ABE"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r w:rsidR="003A725F" w:rsidRPr="00636514" w14:paraId="16ADE719" w14:textId="77777777" w:rsidTr="004E4F64">
        <w:trPr>
          <w:trHeight w:val="155"/>
        </w:trPr>
        <w:tc>
          <w:tcPr>
            <w:tcW w:w="1228" w:type="pct"/>
            <w:tcBorders>
              <w:top w:val="single" w:sz="2" w:space="0" w:color="auto"/>
              <w:left w:val="nil"/>
              <w:bottom w:val="single" w:sz="2" w:space="0" w:color="auto"/>
              <w:right w:val="nil"/>
            </w:tcBorders>
            <w:shd w:val="clear" w:color="auto" w:fill="auto"/>
          </w:tcPr>
          <w:p w14:paraId="75DE0AE7"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报文内容（</w:t>
            </w:r>
            <w:r w:rsidRPr="00636514">
              <w:rPr>
                <w:rFonts w:hint="eastAsia"/>
                <w:color w:val="auto"/>
                <w:lang w:val="en-US" w:eastAsia="zh-CN"/>
              </w:rPr>
              <w:t>Data</w:t>
            </w:r>
            <w:r w:rsidRPr="00636514">
              <w:rPr>
                <w:rFonts w:ascii="微软雅黑" w:eastAsia="微软雅黑" w:hAnsi="微软雅黑" w:cs="微软雅黑" w:hint="eastAsia"/>
                <w:color w:val="auto"/>
                <w:lang w:val="en-US" w:eastAsia="zh-CN"/>
              </w:rPr>
              <w:t>）</w:t>
            </w:r>
          </w:p>
        </w:tc>
        <w:tc>
          <w:tcPr>
            <w:tcW w:w="1701" w:type="pct"/>
            <w:tcBorders>
              <w:top w:val="single" w:sz="2" w:space="0" w:color="auto"/>
              <w:left w:val="nil"/>
              <w:bottom w:val="single" w:sz="2" w:space="0" w:color="auto"/>
              <w:right w:val="nil"/>
            </w:tcBorders>
            <w:shd w:val="clear" w:color="auto" w:fill="auto"/>
          </w:tcPr>
          <w:p w14:paraId="62552BB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消息报文正文</w:t>
            </w:r>
          </w:p>
        </w:tc>
        <w:tc>
          <w:tcPr>
            <w:tcW w:w="1323" w:type="pct"/>
            <w:tcBorders>
              <w:top w:val="single" w:sz="2" w:space="0" w:color="auto"/>
              <w:left w:val="nil"/>
              <w:bottom w:val="single" w:sz="2" w:space="0" w:color="auto"/>
              <w:right w:val="nil"/>
            </w:tcBorders>
            <w:shd w:val="clear" w:color="auto" w:fill="auto"/>
          </w:tcPr>
          <w:p w14:paraId="787BDA2F"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Block</w:t>
            </w:r>
          </w:p>
        </w:tc>
        <w:tc>
          <w:tcPr>
            <w:tcW w:w="748" w:type="pct"/>
            <w:tcBorders>
              <w:top w:val="single" w:sz="2" w:space="0" w:color="auto"/>
              <w:left w:val="nil"/>
              <w:bottom w:val="single" w:sz="2" w:space="0" w:color="auto"/>
              <w:right w:val="nil"/>
            </w:tcBorders>
            <w:shd w:val="clear" w:color="auto" w:fill="auto"/>
          </w:tcPr>
          <w:p w14:paraId="426E25D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可变</w:t>
            </w:r>
          </w:p>
        </w:tc>
      </w:tr>
      <w:tr w:rsidR="003A725F" w:rsidRPr="00636514" w14:paraId="38B149A6" w14:textId="77777777" w:rsidTr="004E4F64">
        <w:trPr>
          <w:trHeight w:val="322"/>
        </w:trPr>
        <w:tc>
          <w:tcPr>
            <w:tcW w:w="1228" w:type="pct"/>
            <w:tcBorders>
              <w:top w:val="single" w:sz="2" w:space="0" w:color="auto"/>
              <w:left w:val="nil"/>
              <w:bottom w:val="single" w:sz="2" w:space="0" w:color="auto"/>
              <w:right w:val="nil"/>
            </w:tcBorders>
            <w:shd w:val="clear" w:color="auto" w:fill="auto"/>
          </w:tcPr>
          <w:p w14:paraId="28875C96" w14:textId="77777777" w:rsidR="003C3349" w:rsidRPr="00636514" w:rsidRDefault="003C3349" w:rsidP="000568BA">
            <w:pPr>
              <w:pStyle w:val="afc"/>
              <w:rPr>
                <w:color w:val="auto"/>
                <w:lang w:val="en-US" w:eastAsia="zh-CN"/>
              </w:rPr>
            </w:pPr>
            <w:r w:rsidRPr="00636514">
              <w:rPr>
                <w:rFonts w:hint="eastAsia"/>
                <w:color w:val="auto"/>
                <w:lang w:val="en-US" w:eastAsia="zh-CN"/>
              </w:rPr>
              <w:t>XOR</w:t>
            </w:r>
            <w:r w:rsidRPr="00636514">
              <w:rPr>
                <w:rFonts w:ascii="微软雅黑" w:eastAsia="微软雅黑" w:hAnsi="微软雅黑" w:cs="微软雅黑" w:hint="eastAsia"/>
                <w:color w:val="auto"/>
                <w:lang w:val="en-US" w:eastAsia="zh-CN"/>
              </w:rPr>
              <w:t>校验码</w:t>
            </w:r>
          </w:p>
        </w:tc>
        <w:tc>
          <w:tcPr>
            <w:tcW w:w="1701" w:type="pct"/>
            <w:tcBorders>
              <w:top w:val="single" w:sz="2" w:space="0" w:color="auto"/>
              <w:left w:val="nil"/>
              <w:bottom w:val="single" w:sz="2" w:space="0" w:color="auto"/>
              <w:right w:val="nil"/>
            </w:tcBorders>
            <w:shd w:val="clear" w:color="auto" w:fill="auto"/>
          </w:tcPr>
          <w:p w14:paraId="6BF7AA4D"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校验内容包括报文头和报文内容的异或值</w:t>
            </w:r>
          </w:p>
        </w:tc>
        <w:tc>
          <w:tcPr>
            <w:tcW w:w="1323" w:type="pct"/>
            <w:tcBorders>
              <w:top w:val="single" w:sz="2" w:space="0" w:color="auto"/>
              <w:left w:val="nil"/>
              <w:bottom w:val="single" w:sz="2" w:space="0" w:color="auto"/>
              <w:right w:val="nil"/>
            </w:tcBorders>
            <w:shd w:val="clear" w:color="auto" w:fill="auto"/>
          </w:tcPr>
          <w:p w14:paraId="174D3493" w14:textId="77777777" w:rsidR="003C3349" w:rsidRPr="00636514" w:rsidRDefault="003C3349" w:rsidP="000568BA">
            <w:pPr>
              <w:pStyle w:val="afc"/>
              <w:rPr>
                <w:rStyle w:val="af2"/>
                <w:b w:val="0"/>
                <w:color w:val="auto"/>
                <w:szCs w:val="24"/>
                <w:lang w:val="en-US" w:eastAsia="zh-CN"/>
              </w:rPr>
            </w:pPr>
            <w:r w:rsidRPr="00636514">
              <w:rPr>
                <w:rStyle w:val="af2"/>
                <w:b w:val="0"/>
                <w:color w:val="auto"/>
                <w:szCs w:val="24"/>
                <w:lang w:val="en-US" w:eastAsia="zh-CN"/>
              </w:rPr>
              <w:t>B</w:t>
            </w:r>
            <w:r w:rsidRPr="00636514">
              <w:rPr>
                <w:rStyle w:val="af2"/>
                <w:rFonts w:hint="eastAsia"/>
                <w:b w:val="0"/>
                <w:color w:val="auto"/>
                <w:szCs w:val="24"/>
                <w:lang w:val="en-US" w:eastAsia="zh-CN"/>
              </w:rPr>
              <w:t>yte</w:t>
            </w:r>
          </w:p>
        </w:tc>
        <w:tc>
          <w:tcPr>
            <w:tcW w:w="748" w:type="pct"/>
            <w:tcBorders>
              <w:top w:val="single" w:sz="2" w:space="0" w:color="auto"/>
              <w:left w:val="nil"/>
              <w:bottom w:val="single" w:sz="2" w:space="0" w:color="auto"/>
              <w:right w:val="nil"/>
            </w:tcBorders>
            <w:shd w:val="clear" w:color="auto" w:fill="auto"/>
          </w:tcPr>
          <w:p w14:paraId="07E6B4C3" w14:textId="77777777" w:rsidR="003C3349" w:rsidRPr="00636514" w:rsidRDefault="003C3349" w:rsidP="000568BA">
            <w:pPr>
              <w:pStyle w:val="afc"/>
              <w:rPr>
                <w:color w:val="auto"/>
                <w:lang w:val="en-US" w:eastAsia="zh-CN"/>
              </w:rPr>
            </w:pPr>
            <w:r w:rsidRPr="00636514">
              <w:rPr>
                <w:rFonts w:hint="eastAsia"/>
                <w:color w:val="auto"/>
                <w:lang w:val="en-US" w:eastAsia="zh-CN"/>
              </w:rPr>
              <w:t>2</w:t>
            </w:r>
          </w:p>
        </w:tc>
      </w:tr>
      <w:tr w:rsidR="003A725F" w:rsidRPr="00636514" w14:paraId="0D026932" w14:textId="77777777" w:rsidTr="004E4F64">
        <w:trPr>
          <w:trHeight w:val="165"/>
        </w:trPr>
        <w:tc>
          <w:tcPr>
            <w:tcW w:w="1228" w:type="pct"/>
            <w:tcBorders>
              <w:top w:val="single" w:sz="2" w:space="0" w:color="auto"/>
              <w:left w:val="nil"/>
              <w:bottom w:val="single" w:sz="4" w:space="0" w:color="auto"/>
              <w:right w:val="nil"/>
            </w:tcBorders>
            <w:shd w:val="clear" w:color="auto" w:fill="auto"/>
          </w:tcPr>
          <w:p w14:paraId="0463309D" w14:textId="77777777" w:rsidR="003C3349" w:rsidRPr="00636514" w:rsidRDefault="003C3349" w:rsidP="000568BA">
            <w:pPr>
              <w:pStyle w:val="afc"/>
              <w:rPr>
                <w:color w:val="auto"/>
                <w:lang w:val="en-US" w:eastAsia="zh-CN"/>
              </w:rPr>
            </w:pPr>
            <w:r w:rsidRPr="00636514">
              <w:rPr>
                <w:rFonts w:hint="eastAsia"/>
                <w:color w:val="auto"/>
                <w:lang w:val="en-US" w:eastAsia="zh-CN"/>
              </w:rPr>
              <w:t>ETX</w:t>
            </w:r>
          </w:p>
        </w:tc>
        <w:tc>
          <w:tcPr>
            <w:tcW w:w="1701" w:type="pct"/>
            <w:tcBorders>
              <w:top w:val="single" w:sz="2" w:space="0" w:color="auto"/>
              <w:left w:val="nil"/>
              <w:bottom w:val="single" w:sz="4" w:space="0" w:color="auto"/>
              <w:right w:val="nil"/>
            </w:tcBorders>
            <w:shd w:val="clear" w:color="auto" w:fill="auto"/>
          </w:tcPr>
          <w:p w14:paraId="6C4C9933" w14:textId="77777777" w:rsidR="003C3349" w:rsidRPr="00636514" w:rsidRDefault="003C3349" w:rsidP="000568BA">
            <w:pPr>
              <w:pStyle w:val="afc"/>
              <w:rPr>
                <w:color w:val="auto"/>
                <w:lang w:val="en-US" w:eastAsia="zh-CN"/>
              </w:rPr>
            </w:pPr>
            <w:r w:rsidRPr="00636514">
              <w:rPr>
                <w:rFonts w:ascii="微软雅黑" w:eastAsia="微软雅黑" w:hAnsi="微软雅黑" w:cs="微软雅黑" w:hint="eastAsia"/>
                <w:color w:val="auto"/>
                <w:lang w:val="en-US" w:eastAsia="zh-CN"/>
              </w:rPr>
              <w:t>帧结束符</w:t>
            </w:r>
            <w:r w:rsidRPr="00636514">
              <w:rPr>
                <w:rFonts w:hint="eastAsia"/>
                <w:color w:val="auto"/>
                <w:lang w:val="en-US" w:eastAsia="zh-CN"/>
              </w:rPr>
              <w:t xml:space="preserve"> 0x07</w:t>
            </w:r>
          </w:p>
        </w:tc>
        <w:tc>
          <w:tcPr>
            <w:tcW w:w="1323" w:type="pct"/>
            <w:tcBorders>
              <w:top w:val="single" w:sz="2" w:space="0" w:color="auto"/>
              <w:left w:val="nil"/>
              <w:bottom w:val="single" w:sz="4" w:space="0" w:color="auto"/>
              <w:right w:val="nil"/>
            </w:tcBorders>
            <w:shd w:val="clear" w:color="auto" w:fill="auto"/>
          </w:tcPr>
          <w:p w14:paraId="519E3323" w14:textId="77777777" w:rsidR="003C3349" w:rsidRPr="00636514" w:rsidRDefault="003C3349" w:rsidP="000568BA">
            <w:pPr>
              <w:pStyle w:val="afc"/>
              <w:rPr>
                <w:rStyle w:val="af2"/>
                <w:b w:val="0"/>
                <w:color w:val="auto"/>
                <w:szCs w:val="24"/>
                <w:lang w:val="en-US" w:eastAsia="zh-CN"/>
              </w:rPr>
            </w:pPr>
            <w:r w:rsidRPr="00636514">
              <w:rPr>
                <w:rStyle w:val="af2"/>
                <w:rFonts w:hint="eastAsia"/>
                <w:b w:val="0"/>
                <w:color w:val="auto"/>
                <w:szCs w:val="24"/>
                <w:lang w:val="en-US" w:eastAsia="zh-CN"/>
              </w:rPr>
              <w:t>Byte</w:t>
            </w:r>
          </w:p>
        </w:tc>
        <w:tc>
          <w:tcPr>
            <w:tcW w:w="748" w:type="pct"/>
            <w:tcBorders>
              <w:top w:val="single" w:sz="2" w:space="0" w:color="auto"/>
              <w:left w:val="nil"/>
              <w:bottom w:val="single" w:sz="4" w:space="0" w:color="auto"/>
              <w:right w:val="nil"/>
            </w:tcBorders>
            <w:shd w:val="clear" w:color="auto" w:fill="auto"/>
          </w:tcPr>
          <w:p w14:paraId="3D1C9810" w14:textId="77777777" w:rsidR="003C3349" w:rsidRPr="00636514" w:rsidRDefault="003C3349" w:rsidP="000568BA">
            <w:pPr>
              <w:pStyle w:val="afc"/>
              <w:rPr>
                <w:color w:val="auto"/>
                <w:lang w:val="en-US" w:eastAsia="zh-CN"/>
              </w:rPr>
            </w:pPr>
            <w:r w:rsidRPr="00636514">
              <w:rPr>
                <w:rFonts w:hint="eastAsia"/>
                <w:color w:val="auto"/>
                <w:lang w:val="en-US" w:eastAsia="zh-CN"/>
              </w:rPr>
              <w:t>1</w:t>
            </w:r>
          </w:p>
        </w:tc>
      </w:tr>
    </w:tbl>
    <w:p w14:paraId="308A4C4D" w14:textId="7B68E9B6" w:rsidR="003C3349" w:rsidRPr="00636514" w:rsidRDefault="003C3349" w:rsidP="009D7732">
      <w:pPr>
        <w:ind w:firstLine="480"/>
      </w:pPr>
      <w:r w:rsidRPr="00636514">
        <w:rPr>
          <w:rFonts w:hint="eastAsia"/>
        </w:rPr>
        <w:t>在消息报文中，为避免混乱和产生歧义，除帧起始符和帧结束符之外，其他报文中不可以出现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进行转义，除起始符和结束符外，如碰到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000568BA" w:rsidRPr="00636514">
        <w:rPr>
          <w:rFonts w:hint="eastAsia"/>
        </w:rPr>
        <w:t>；</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当收到报文时需对收到的消息进行去转义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的会话流水号和可变长度的数据位。通过读取串口信息，对信息进行校验，解析指令，进行处理后，发送相应的应答。订单支付成功后，发送串口信息，进入出货界面</w:t>
      </w:r>
      <w:r w:rsidR="009D7732" w:rsidRPr="00636514">
        <w:rPr>
          <w:rFonts w:hint="eastAsia"/>
        </w:rPr>
        <w:t>。</w:t>
      </w:r>
      <w:r w:rsidR="00CF3845" w:rsidRPr="00636514">
        <w:rPr>
          <w:rFonts w:hint="eastAsia"/>
        </w:rPr>
        <w:t>串</w:t>
      </w:r>
      <w:r w:rsidR="00CF3845" w:rsidRPr="00636514">
        <w:rPr>
          <w:rFonts w:hint="eastAsia"/>
        </w:rPr>
        <w:lastRenderedPageBreak/>
        <w:t>口通信</w:t>
      </w:r>
      <w:r w:rsidR="00CF3845" w:rsidRPr="00636514">
        <w:t>过程流程图</w:t>
      </w:r>
      <w:r w:rsidR="00CF3845">
        <w:t>如图</w:t>
      </w:r>
      <w:r w:rsidR="00CF3845">
        <w:rPr>
          <w:rFonts w:hint="eastAsia"/>
        </w:rPr>
        <w:t>6-</w:t>
      </w:r>
      <w:r w:rsidR="00CF3845">
        <w:t>5.</w:t>
      </w:r>
    </w:p>
    <w:p w14:paraId="449DF519" w14:textId="77777777" w:rsidR="003C3349" w:rsidRPr="00636514" w:rsidRDefault="003C3349" w:rsidP="003C3349">
      <w:pPr>
        <w:ind w:firstLine="480"/>
      </w:pPr>
      <w:r w:rsidRPr="00636514">
        <w:t>读取串口信息时</w:t>
      </w:r>
      <w:r w:rsidRPr="00636514">
        <w:rPr>
          <w:rFonts w:hint="eastAsia"/>
        </w:rPr>
        <w:t>，一般分为以下</w:t>
      </w:r>
      <w:r w:rsidR="00C0327B" w:rsidRPr="00636514">
        <w:rPr>
          <w:rFonts w:hint="eastAsia"/>
        </w:rPr>
        <w:t>流程</w:t>
      </w:r>
      <w:r w:rsidRPr="00636514">
        <w:rPr>
          <w:rFonts w:hint="eastAsia"/>
        </w:rPr>
        <w:t>进行处理：</w:t>
      </w:r>
    </w:p>
    <w:p w14:paraId="7AD092BA" w14:textId="77777777" w:rsidR="003C3349" w:rsidRPr="00636514" w:rsidRDefault="003C3349" w:rsidP="00AD581F">
      <w:pPr>
        <w:pStyle w:val="afe"/>
        <w:numPr>
          <w:ilvl w:val="0"/>
          <w:numId w:val="21"/>
        </w:numPr>
        <w:ind w:firstLineChars="0"/>
      </w:pPr>
      <w:r w:rsidRPr="00636514">
        <w:t>检查信息的起始符和终止符</w:t>
      </w:r>
      <w:r w:rsidRPr="00636514">
        <w:rPr>
          <w:rFonts w:hint="eastAsia"/>
        </w:rPr>
        <w:t>，</w:t>
      </w:r>
      <w:r w:rsidRPr="00636514">
        <w:t>若出错</w:t>
      </w:r>
      <w:r w:rsidRPr="00636514">
        <w:rPr>
          <w:rFonts w:hint="eastAsia"/>
        </w:rPr>
        <w:t>，</w:t>
      </w:r>
      <w:r w:rsidRPr="00636514">
        <w:t>则退出当前函数</w:t>
      </w:r>
      <w:r w:rsidRPr="00636514">
        <w:rPr>
          <w:rFonts w:hint="eastAsia"/>
        </w:rPr>
        <w:t>，否则进入下一步。</w:t>
      </w:r>
    </w:p>
    <w:p w14:paraId="2E99D0D3" w14:textId="77777777" w:rsidR="003C3349" w:rsidRPr="00636514" w:rsidRDefault="003C3349" w:rsidP="00AD581F">
      <w:pPr>
        <w:pStyle w:val="afe"/>
        <w:numPr>
          <w:ilvl w:val="0"/>
          <w:numId w:val="21"/>
        </w:numPr>
        <w:ind w:firstLineChars="0"/>
      </w:pPr>
      <w:r w:rsidRPr="00636514">
        <w:t>将起始符和终止符去除</w:t>
      </w:r>
      <w:r w:rsidRPr="00636514">
        <w:rPr>
          <w:rFonts w:hint="eastAsia"/>
        </w:rPr>
        <w:t>，</w:t>
      </w:r>
      <w:r w:rsidRPr="00636514">
        <w:t>并删除转义符</w:t>
      </w:r>
      <w:r w:rsidRPr="00636514">
        <w:rPr>
          <w:rFonts w:hint="eastAsia"/>
        </w:rPr>
        <w:t>，</w:t>
      </w:r>
      <w:r w:rsidRPr="00636514">
        <w:t>再进行之后的验证</w:t>
      </w:r>
      <w:r w:rsidRPr="00636514">
        <w:rPr>
          <w:rFonts w:hint="eastAsia"/>
        </w:rPr>
        <w:t>。</w:t>
      </w:r>
    </w:p>
    <w:p w14:paraId="5DECEDD1" w14:textId="77777777" w:rsidR="003C3349" w:rsidRPr="00636514" w:rsidRDefault="003C3349" w:rsidP="00AD581F">
      <w:pPr>
        <w:pStyle w:val="afe"/>
        <w:numPr>
          <w:ilvl w:val="0"/>
          <w:numId w:val="21"/>
        </w:numPr>
        <w:ind w:firstLineChars="0"/>
      </w:pPr>
      <w:r w:rsidRPr="00636514">
        <w:rPr>
          <w:rFonts w:hint="eastAsia"/>
        </w:rPr>
        <w:t>获取报文类型和流水号，若为重复报文，则直接发送</w:t>
      </w:r>
      <w:r w:rsidRPr="00636514">
        <w:rPr>
          <w:rFonts w:hint="eastAsia"/>
        </w:rPr>
        <w:t>ACK</w:t>
      </w:r>
      <w:r w:rsidRPr="00636514">
        <w:rPr>
          <w:rFonts w:hint="eastAsia"/>
        </w:rPr>
        <w:t>报文，否则进入下一步。</w:t>
      </w:r>
    </w:p>
    <w:p w14:paraId="656C497C" w14:textId="77777777" w:rsidR="003C3349" w:rsidRPr="00636514" w:rsidRDefault="003C3349" w:rsidP="00AD581F">
      <w:pPr>
        <w:pStyle w:val="afe"/>
        <w:numPr>
          <w:ilvl w:val="0"/>
          <w:numId w:val="21"/>
        </w:numPr>
        <w:ind w:firstLineChars="0"/>
      </w:pPr>
      <w:r w:rsidRPr="00636514">
        <w:rPr>
          <w:rFonts w:hint="eastAsia"/>
        </w:rPr>
        <w:t>对信息进行</w:t>
      </w:r>
      <w:r w:rsidRPr="00636514">
        <w:rPr>
          <w:rFonts w:hint="eastAsia"/>
        </w:rPr>
        <w:t>XOR</w:t>
      </w:r>
      <w:r w:rsidRPr="00636514">
        <w:rPr>
          <w:rFonts w:hint="eastAsia"/>
        </w:rPr>
        <w:t>校验，检验包括报文头和报文内容的异或值，若校验失败，则发送</w:t>
      </w:r>
      <w:r w:rsidRPr="00636514">
        <w:rPr>
          <w:rFonts w:hint="eastAsia"/>
        </w:rPr>
        <w:t>NAK</w:t>
      </w:r>
      <w:r w:rsidRPr="00636514">
        <w:rPr>
          <w:rFonts w:hint="eastAsia"/>
        </w:rPr>
        <w:t>报文，否则进入下一步。</w:t>
      </w:r>
    </w:p>
    <w:p w14:paraId="064BFCBB" w14:textId="7D8A0396" w:rsidR="003C3349" w:rsidRPr="00636514" w:rsidRDefault="00CF3845" w:rsidP="00AD581F">
      <w:pPr>
        <w:pStyle w:val="afe"/>
        <w:numPr>
          <w:ilvl w:val="0"/>
          <w:numId w:val="21"/>
        </w:numPr>
        <w:ind w:firstLineChars="0"/>
      </w:pPr>
      <w:r>
        <w:rPr>
          <w:rFonts w:hint="eastAsia"/>
          <w:noProof/>
        </w:rPr>
        <w:drawing>
          <wp:anchor distT="0" distB="0" distL="114300" distR="114300" simplePos="0" relativeHeight="251695104" behindDoc="0" locked="0" layoutInCell="1" allowOverlap="1" wp14:anchorId="0047EF6C" wp14:editId="336F91EE">
            <wp:simplePos x="0" y="0"/>
            <wp:positionH relativeFrom="column">
              <wp:posOffset>1137975</wp:posOffset>
            </wp:positionH>
            <wp:positionV relativeFrom="paragraph">
              <wp:posOffset>339973</wp:posOffset>
            </wp:positionV>
            <wp:extent cx="3514477" cy="1718311"/>
            <wp:effectExtent l="0" t="0" r="0" b="0"/>
            <wp:wrapTopAndBottom/>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串口通信流程.png"/>
                    <pic:cNvPicPr/>
                  </pic:nvPicPr>
                  <pic:blipFill>
                    <a:blip r:embed="rId54">
                      <a:extLst>
                        <a:ext uri="{28A0092B-C50C-407E-A947-70E740481C1C}">
                          <a14:useLocalDpi xmlns:a14="http://schemas.microsoft.com/office/drawing/2010/main" val="0"/>
                        </a:ext>
                      </a:extLst>
                    </a:blip>
                    <a:stretch>
                      <a:fillRect/>
                    </a:stretch>
                  </pic:blipFill>
                  <pic:spPr>
                    <a:xfrm>
                      <a:off x="0" y="0"/>
                      <a:ext cx="3514477" cy="1718311"/>
                    </a:xfrm>
                    <a:prstGeom prst="rect">
                      <a:avLst/>
                    </a:prstGeom>
                  </pic:spPr>
                </pic:pic>
              </a:graphicData>
            </a:graphic>
            <wp14:sizeRelH relativeFrom="page">
              <wp14:pctWidth>0</wp14:pctWidth>
            </wp14:sizeRelH>
            <wp14:sizeRelV relativeFrom="page">
              <wp14:pctHeight>0</wp14:pctHeight>
            </wp14:sizeRelV>
          </wp:anchor>
        </w:drawing>
      </w:r>
      <w:r w:rsidR="003C3349" w:rsidRPr="00636514">
        <w:rPr>
          <w:rFonts w:hint="eastAsia"/>
        </w:rPr>
        <w:t>解析报文类型。</w:t>
      </w:r>
    </w:p>
    <w:p w14:paraId="5CFBBAE9" w14:textId="7D4E18B9" w:rsidR="00CF3845" w:rsidRPr="00636514" w:rsidRDefault="00CF3845" w:rsidP="00CF3845">
      <w:pPr>
        <w:ind w:firstLine="480"/>
        <w:jc w:val="center"/>
      </w:pPr>
      <w:r>
        <w:rPr>
          <w:rFonts w:hint="eastAsia"/>
        </w:rPr>
        <w:t>图</w:t>
      </w:r>
      <w:r>
        <w:rPr>
          <w:rFonts w:hint="eastAsia"/>
        </w:rPr>
        <w:t>6-</w:t>
      </w:r>
      <w:r>
        <w:t xml:space="preserve">5  </w:t>
      </w:r>
      <w:r>
        <w:t>串口通信流程图</w:t>
      </w:r>
    </w:p>
    <w:p w14:paraId="79784EF5" w14:textId="59148968" w:rsidR="003C3349" w:rsidRPr="00636514" w:rsidRDefault="003C3349" w:rsidP="00AD581F">
      <w:pPr>
        <w:pStyle w:val="afe"/>
        <w:numPr>
          <w:ilvl w:val="0"/>
          <w:numId w:val="22"/>
        </w:numPr>
        <w:ind w:firstLineChars="0"/>
      </w:pPr>
      <w:bookmarkStart w:id="249" w:name="_Toc492673788"/>
      <w:r w:rsidRPr="00636514">
        <w:rPr>
          <w:rFonts w:hint="eastAsia"/>
        </w:rPr>
        <w:t>移动支付功能实现</w:t>
      </w:r>
      <w:bookmarkEnd w:id="249"/>
    </w:p>
    <w:p w14:paraId="3F344931" w14:textId="49B79355" w:rsidR="003C3349" w:rsidRDefault="003C3349" w:rsidP="00B5220B">
      <w:pPr>
        <w:ind w:firstLine="480"/>
      </w:pPr>
      <w:r w:rsidRPr="00636514">
        <w:rPr>
          <w:rFonts w:hint="eastAsia"/>
        </w:rPr>
        <w:t>新型自动售货机新增二维码移动支付</w:t>
      </w:r>
      <w:r w:rsidR="0012768B">
        <w:rPr>
          <w:rFonts w:hint="eastAsia"/>
        </w:rPr>
        <w:t>功能</w:t>
      </w:r>
      <w:r w:rsidRPr="00636514">
        <w:rPr>
          <w:rFonts w:hint="eastAsia"/>
        </w:rPr>
        <w:t>。二维码支付非常适用于消费者和商家之间的</w:t>
      </w:r>
      <w:r w:rsidR="008125E5" w:rsidRPr="00636514">
        <w:rPr>
          <w:rFonts w:hint="eastAsia"/>
        </w:rPr>
        <w:t>这种</w:t>
      </w:r>
      <w:r w:rsidRPr="00636514">
        <w:rPr>
          <w:rFonts w:hint="eastAsia"/>
        </w:rPr>
        <w:t>小额支付，</w:t>
      </w:r>
      <w:r w:rsidR="00955FAE" w:rsidRPr="00636514">
        <w:rPr>
          <w:rFonts w:hint="eastAsia"/>
        </w:rPr>
        <w:t>它</w:t>
      </w:r>
      <w:r w:rsidRPr="00636514">
        <w:rPr>
          <w:rFonts w:hint="eastAsia"/>
        </w:rPr>
        <w:t>分为“主扫”和“被扫”模式。商家根据选购商品信息生成支付二维码，属于“被扫”方；消费者使用手机</w:t>
      </w:r>
      <w:r w:rsidRPr="00636514">
        <w:t>APP</w:t>
      </w:r>
      <w:r w:rsidRPr="00636514">
        <w:rPr>
          <w:rFonts w:hint="eastAsia"/>
        </w:rPr>
        <w:t>扫描商户提供的二维码，属于“主扫”方。</w:t>
      </w:r>
      <w:r w:rsidR="00013870" w:rsidRPr="00636514">
        <w:rPr>
          <w:rFonts w:hint="eastAsia"/>
        </w:rPr>
        <w:t>该系统采用了</w:t>
      </w:r>
      <w:r w:rsidRPr="00636514">
        <w:rPr>
          <w:rFonts w:hint="eastAsia"/>
        </w:rPr>
        <w:t>银联</w:t>
      </w:r>
      <w:r w:rsidR="00944663" w:rsidRPr="00636514">
        <w:rPr>
          <w:rFonts w:hint="eastAsia"/>
        </w:rPr>
        <w:t>二维码</w:t>
      </w:r>
      <w:r w:rsidRPr="00636514">
        <w:t>支付、支付宝</w:t>
      </w:r>
      <w:r w:rsidR="00944663" w:rsidRPr="00636514">
        <w:t>二维码</w:t>
      </w:r>
      <w:r w:rsidRPr="00636514">
        <w:t>支付和微信</w:t>
      </w:r>
      <w:r w:rsidR="00944663" w:rsidRPr="00636514">
        <w:t>二维码</w:t>
      </w:r>
      <w:r w:rsidRPr="00636514">
        <w:t>支付</w:t>
      </w:r>
      <w:r w:rsidR="00013870" w:rsidRPr="00636514">
        <w:rPr>
          <w:rFonts w:hint="eastAsia"/>
        </w:rPr>
        <w:t>，</w:t>
      </w:r>
      <w:r w:rsidRPr="00636514">
        <w:rPr>
          <w:rFonts w:hint="eastAsia"/>
        </w:rPr>
        <w:t>大体</w:t>
      </w:r>
      <w:r w:rsidRPr="00636514">
        <w:t>实现过程时序图如</w:t>
      </w:r>
      <w:r w:rsidR="00C638D9" w:rsidRPr="00636514">
        <w:t>图</w:t>
      </w:r>
      <w:r w:rsidR="001F2C6E" w:rsidRPr="00636514">
        <w:rPr>
          <w:rFonts w:hint="eastAsia"/>
        </w:rPr>
        <w:t>6</w:t>
      </w:r>
      <w:r w:rsidR="00C638D9" w:rsidRPr="00636514">
        <w:rPr>
          <w:rFonts w:hint="eastAsia"/>
        </w:rPr>
        <w:t>-</w:t>
      </w:r>
      <w:r w:rsidR="00C638D9" w:rsidRPr="00636514">
        <w:t>6</w:t>
      </w:r>
      <w:r w:rsidRPr="00636514">
        <w:t>。</w:t>
      </w:r>
      <w:r w:rsidRPr="00636514">
        <w:tab/>
      </w:r>
    </w:p>
    <w:p w14:paraId="53E8BB82" w14:textId="047BEDFA" w:rsidR="003C3349" w:rsidRPr="00636514" w:rsidRDefault="003C3349" w:rsidP="00AD581F">
      <w:pPr>
        <w:numPr>
          <w:ilvl w:val="0"/>
          <w:numId w:val="14"/>
        </w:numPr>
        <w:ind w:firstLineChars="0"/>
      </w:pPr>
      <w:r w:rsidRPr="005270D9">
        <w:rPr>
          <w:rFonts w:hint="eastAsia"/>
        </w:rPr>
        <w:t>银联</w:t>
      </w:r>
      <w:r w:rsidRPr="00636514">
        <w:t>二维码支付</w:t>
      </w:r>
    </w:p>
    <w:p w14:paraId="04F769FB" w14:textId="01711BEF" w:rsidR="00346A28" w:rsidRDefault="003C3349" w:rsidP="003C3349">
      <w:pPr>
        <w:ind w:firstLine="480"/>
      </w:pPr>
      <w:r w:rsidRPr="00636514">
        <w:rPr>
          <w:rFonts w:hint="eastAsia"/>
        </w:rPr>
        <w:t>银联二维码支付流程有以下几步</w:t>
      </w:r>
      <w:r w:rsidR="00286F48" w:rsidRPr="00636514">
        <w:rPr>
          <w:rFonts w:hint="eastAsia"/>
        </w:rPr>
        <w:t>：</w:t>
      </w:r>
      <w:r w:rsidRPr="00636514">
        <w:rPr>
          <w:rFonts w:hint="eastAsia"/>
        </w:rPr>
        <w:t>首先，商户向银联申请入网，银联方为商户提供入网后交易所需的证书以及证书的设置方式。接着，根据银联二维码支付交易规范中数据元和申请二维码请求报文</w:t>
      </w:r>
      <w:r w:rsidR="00277057" w:rsidRPr="00636514">
        <w:rPr>
          <w:rFonts w:hint="eastAsia"/>
        </w:rPr>
        <w:t>的规则</w:t>
      </w:r>
      <w:r w:rsidR="00193B81" w:rsidRPr="00636514">
        <w:rPr>
          <w:rFonts w:hint="eastAsia"/>
        </w:rPr>
        <w:t>对版本号、编码方式、签名方法、交易方式、交易类型等进行配置。由</w:t>
      </w:r>
      <w:r w:rsidRPr="00636514">
        <w:rPr>
          <w:rFonts w:hint="eastAsia"/>
        </w:rPr>
        <w:t>商户入网的基本信息设置商户号码、终端号、接入类型、支付超时时间等信息。用户进入售货页面进行选货，并将订单信息、</w:t>
      </w:r>
      <w:r w:rsidRPr="00636514">
        <w:rPr>
          <w:rFonts w:hint="eastAsia"/>
        </w:rPr>
        <w:lastRenderedPageBreak/>
        <w:t>价格信息、订单发送时间、超时时间和数据元一起封装成一个</w:t>
      </w:r>
      <w:r w:rsidRPr="00636514">
        <w:rPr>
          <w:rFonts w:hint="eastAsia"/>
        </w:rPr>
        <w:t>Map</w:t>
      </w:r>
      <w:r w:rsidR="00043C3F" w:rsidRPr="00636514">
        <w:rPr>
          <w:rFonts w:hint="eastAsia"/>
        </w:rPr>
        <w:t>对象。对</w:t>
      </w:r>
      <w:r w:rsidRPr="00636514">
        <w:rPr>
          <w:rFonts w:hint="eastAsia"/>
        </w:rPr>
        <w:t>该</w:t>
      </w:r>
      <w:r w:rsidRPr="00636514">
        <w:rPr>
          <w:rFonts w:hint="eastAsia"/>
        </w:rPr>
        <w:t>Map</w:t>
      </w:r>
      <w:r w:rsidRPr="00636514">
        <w:rPr>
          <w:rFonts w:hint="eastAsia"/>
        </w:rPr>
        <w:t>对象进行签名，通过</w:t>
      </w:r>
      <w:r w:rsidRPr="00636514">
        <w:rPr>
          <w:rFonts w:hint="eastAsia"/>
        </w:rPr>
        <w:t>Http</w:t>
      </w:r>
      <w:r w:rsidRPr="00636514">
        <w:t>URLConnection</w:t>
      </w:r>
      <w:r w:rsidR="000A012F" w:rsidRPr="00636514">
        <w:t>类</w:t>
      </w:r>
      <w:r w:rsidRPr="00636514">
        <w:rPr>
          <w:rFonts w:hint="eastAsia"/>
        </w:rPr>
        <w:t>向银联全渠道交易系统发送请求，同步返回请求结果。然后，请求结果</w:t>
      </w:r>
      <w:r w:rsidR="0012768B">
        <w:rPr>
          <w:rFonts w:hint="eastAsia"/>
        </w:rPr>
        <w:t>为</w:t>
      </w:r>
      <w:r w:rsidRPr="00636514">
        <w:rPr>
          <w:rFonts w:hint="eastAsia"/>
        </w:rPr>
        <w:t>一个包含二维码信息的</w:t>
      </w:r>
      <w:r w:rsidR="007A6C16" w:rsidRPr="00636514">
        <w:rPr>
          <w:rFonts w:hint="eastAsia"/>
        </w:rPr>
        <w:t>JSON</w:t>
      </w:r>
      <w:r w:rsidRPr="00636514">
        <w:t>对象</w:t>
      </w:r>
      <w:r w:rsidRPr="00636514">
        <w:rPr>
          <w:rFonts w:hint="eastAsia"/>
        </w:rPr>
        <w:t>，将该</w:t>
      </w:r>
      <w:r w:rsidR="007A6C16" w:rsidRPr="00636514">
        <w:rPr>
          <w:rFonts w:hint="eastAsia"/>
        </w:rPr>
        <w:t>JSON</w:t>
      </w:r>
      <w:r w:rsidRPr="00636514">
        <w:rPr>
          <w:rFonts w:hint="eastAsia"/>
        </w:rPr>
        <w:t>对象进行解析</w:t>
      </w:r>
      <w:r w:rsidR="00D84E7A" w:rsidRPr="00636514">
        <w:rPr>
          <w:rFonts w:hint="eastAsia"/>
        </w:rPr>
        <w:t>生</w:t>
      </w:r>
      <w:r w:rsidRPr="00636514">
        <w:rPr>
          <w:rFonts w:hint="eastAsia"/>
        </w:rPr>
        <w:t>成一个</w:t>
      </w:r>
      <w:r w:rsidRPr="00636514">
        <w:rPr>
          <w:rFonts w:hint="eastAsia"/>
        </w:rPr>
        <w:t>Map</w:t>
      </w:r>
      <w:r w:rsidRPr="00636514">
        <w:t>&lt;String,String&gt;</w:t>
      </w:r>
      <w:r w:rsidRPr="00636514">
        <w:rPr>
          <w:rFonts w:hint="eastAsia"/>
        </w:rPr>
        <w:t>对象，对该对象</w:t>
      </w:r>
      <w:r w:rsidR="000A012F" w:rsidRPr="00636514">
        <w:t>进行签名的验证</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sidRPr="00636514">
        <w:rPr>
          <w:rFonts w:hint="eastAsia"/>
        </w:rPr>
        <w:t>”，并将其返回安卓终端。最后，使用二维码生成类</w:t>
      </w:r>
      <w:r w:rsidR="00346A28" w:rsidRPr="005270D9">
        <w:rPr>
          <w:noProof/>
        </w:rPr>
        <w:drawing>
          <wp:anchor distT="0" distB="0" distL="114300" distR="114300" simplePos="0" relativeHeight="251697152" behindDoc="0" locked="0" layoutInCell="1" allowOverlap="1" wp14:anchorId="7337B3E1" wp14:editId="7ED728A4">
            <wp:simplePos x="0" y="0"/>
            <wp:positionH relativeFrom="column">
              <wp:posOffset>828150</wp:posOffset>
            </wp:positionH>
            <wp:positionV relativeFrom="paragraph">
              <wp:posOffset>2504661</wp:posOffset>
            </wp:positionV>
            <wp:extent cx="3832225" cy="3673475"/>
            <wp:effectExtent l="0" t="0" r="0" b="3175"/>
            <wp:wrapTopAndBottom/>
            <wp:docPr id="492" name="Picture 211" descr="移动支付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移动支付序列图"/>
                    <pic:cNvPicPr>
                      <a:picLocks noChangeAspect="1" noChangeArrowheads="1"/>
                    </pic:cNvPicPr>
                  </pic:nvPicPr>
                  <pic:blipFill>
                    <a:blip r:embed="rId55">
                      <a:extLst>
                        <a:ext uri="{28A0092B-C50C-407E-A947-70E740481C1C}">
                          <a14:useLocalDpi xmlns:a14="http://schemas.microsoft.com/office/drawing/2010/main" val="0"/>
                        </a:ext>
                      </a:extLst>
                    </a:blip>
                    <a:srcRect l="9476" t="6569" b="7077"/>
                    <a:stretch>
                      <a:fillRect/>
                    </a:stretch>
                  </pic:blipFill>
                  <pic:spPr bwMode="auto">
                    <a:xfrm>
                      <a:off x="0" y="0"/>
                      <a:ext cx="3832225" cy="367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6514">
        <w:rPr>
          <w:rFonts w:hint="eastAsia"/>
        </w:rPr>
        <w:t>Create</w:t>
      </w:r>
      <w:r w:rsidRPr="00636514">
        <w:t>2DCode</w:t>
      </w:r>
      <w:r w:rsidRPr="00636514">
        <w:t>将二维码流水号</w:t>
      </w:r>
      <w:r w:rsidRPr="00636514">
        <w:t>qrCode</w:t>
      </w:r>
      <w:r w:rsidRPr="00636514">
        <w:t>信息</w:t>
      </w:r>
      <w:r w:rsidRPr="00636514">
        <w:rPr>
          <w:rFonts w:hint="eastAsia"/>
        </w:rPr>
        <w:t>转换为二维码，并展示在页面</w:t>
      </w:r>
      <w:r w:rsidR="00346A28">
        <w:rPr>
          <w:rFonts w:hint="eastAsia"/>
        </w:rPr>
        <w:t>中。</w:t>
      </w:r>
    </w:p>
    <w:p w14:paraId="226E5AD9" w14:textId="5BB9D6B4" w:rsidR="003C3349" w:rsidRPr="00636514" w:rsidRDefault="00346A28" w:rsidP="00CA5888">
      <w:pPr>
        <w:ind w:firstLine="480"/>
        <w:jc w:val="center"/>
      </w:pPr>
      <w:r>
        <w:t>图</w:t>
      </w:r>
      <w:r>
        <w:rPr>
          <w:rFonts w:hint="eastAsia"/>
        </w:rPr>
        <w:t>6-</w:t>
      </w:r>
      <w:r>
        <w:t xml:space="preserve">6  </w:t>
      </w:r>
      <w:r>
        <w:t>移动支付时序图</w:t>
      </w:r>
    </w:p>
    <w:p w14:paraId="7E9FEA87" w14:textId="4260A68E" w:rsidR="00AC1D09" w:rsidRPr="00636514" w:rsidRDefault="003C3349" w:rsidP="003C3349">
      <w:pPr>
        <w:ind w:firstLine="480"/>
      </w:pPr>
      <w:r w:rsidRPr="00636514">
        <w:t>支付二维码动态生成</w:t>
      </w:r>
      <w:r w:rsidRPr="00636514">
        <w:rPr>
          <w:rFonts w:hint="eastAsia"/>
        </w:rPr>
        <w:t>，</w:t>
      </w:r>
      <w:r w:rsidR="000A012F" w:rsidRPr="00636514">
        <w:rPr>
          <w:rFonts w:hint="eastAsia"/>
        </w:rPr>
        <w:t>每个二维码都设定一个固定的超时时间，</w:t>
      </w:r>
      <w:r w:rsidRPr="00636514">
        <w:rPr>
          <w:rFonts w:hint="eastAsia"/>
        </w:rPr>
        <w:t>超过设定的超时时间后该二维码失效，不能</w:t>
      </w:r>
      <w:r w:rsidR="000A012F" w:rsidRPr="00636514">
        <w:rPr>
          <w:rFonts w:hint="eastAsia"/>
        </w:rPr>
        <w:t>再</w:t>
      </w:r>
      <w:r w:rsidRPr="00636514">
        <w:rPr>
          <w:rFonts w:hint="eastAsia"/>
        </w:rPr>
        <w:t>进行支付；</w:t>
      </w:r>
      <w:r w:rsidR="001C17AF" w:rsidRPr="00636514">
        <w:rPr>
          <w:rFonts w:hint="eastAsia"/>
        </w:rPr>
        <w:t>被扫二维码</w:t>
      </w:r>
      <w:r w:rsidR="00AC1D09" w:rsidRPr="00636514">
        <w:rPr>
          <w:rFonts w:hint="eastAsia"/>
        </w:rPr>
        <w:t>不能进行重复交易，保证订单的唯一性。</w:t>
      </w:r>
    </w:p>
    <w:p w14:paraId="57F549FB" w14:textId="4B309FA6" w:rsidR="003C3349" w:rsidRPr="00636514" w:rsidRDefault="00BA190A" w:rsidP="003C3349">
      <w:pPr>
        <w:ind w:firstLine="480"/>
      </w:pPr>
      <w:r w:rsidRPr="00636514">
        <w:rPr>
          <w:rFonts w:hint="eastAsia"/>
        </w:rPr>
        <w:t>银联向商家提供公钥和私钥证书</w:t>
      </w:r>
      <w:r>
        <w:rPr>
          <w:rFonts w:hint="eastAsia"/>
        </w:rPr>
        <w:t>，</w:t>
      </w:r>
      <w:r w:rsidR="003C3349" w:rsidRPr="00636514">
        <w:t>商户发送二维码请求时</w:t>
      </w:r>
      <w:r w:rsidR="003C3349" w:rsidRPr="00636514">
        <w:rPr>
          <w:rFonts w:hint="eastAsia"/>
        </w:rPr>
        <w:t>，</w:t>
      </w:r>
      <w:r w:rsidR="003C3349" w:rsidRPr="00636514">
        <w:t>银联交易系统需对请求信息进行验签</w:t>
      </w:r>
      <w:r w:rsidR="003C3349" w:rsidRPr="00636514">
        <w:rPr>
          <w:rFonts w:hint="eastAsia"/>
        </w:rPr>
        <w:t>，</w:t>
      </w:r>
      <w:r w:rsidR="003C3349" w:rsidRPr="00636514">
        <w:t>商户收到应答后</w:t>
      </w:r>
      <w:r w:rsidR="003C3349" w:rsidRPr="00636514">
        <w:rPr>
          <w:rFonts w:hint="eastAsia"/>
        </w:rPr>
        <w:t>，</w:t>
      </w:r>
      <w:r w:rsidR="003C3349" w:rsidRPr="00636514">
        <w:t>也需对应答消息进行验签</w:t>
      </w:r>
      <w:r w:rsidR="003C3349" w:rsidRPr="00636514">
        <w:rPr>
          <w:rFonts w:hint="eastAsia"/>
        </w:rPr>
        <w:t>，只有双方验签都成功的情况下，才予以</w:t>
      </w:r>
      <w:r w:rsidR="00286F48" w:rsidRPr="00636514">
        <w:rPr>
          <w:rFonts w:hint="eastAsia"/>
        </w:rPr>
        <w:t>继续</w:t>
      </w:r>
      <w:r w:rsidR="003C3349" w:rsidRPr="00636514">
        <w:rPr>
          <w:rFonts w:hint="eastAsia"/>
        </w:rPr>
        <w:t>下面的步骤。</w:t>
      </w:r>
      <w:r w:rsidR="000F6C67">
        <w:rPr>
          <w:rFonts w:hint="eastAsia"/>
        </w:rPr>
        <w:t>签名过程如下：</w:t>
      </w:r>
      <w:r w:rsidR="003C3349" w:rsidRPr="00636514">
        <w:rPr>
          <w:rFonts w:hint="eastAsia"/>
        </w:rPr>
        <w:t>首先，</w:t>
      </w:r>
      <w:r w:rsidR="003C3349" w:rsidRPr="00636514">
        <w:rPr>
          <w:rFonts w:hint="eastAsia"/>
        </w:rPr>
        <w:t>Map</w:t>
      </w:r>
      <w:r w:rsidR="00BF30D0" w:rsidRPr="00636514">
        <w:rPr>
          <w:rFonts w:hint="eastAsia"/>
        </w:rPr>
        <w:t>字段中</w:t>
      </w:r>
      <w:r w:rsidR="000F6C67">
        <w:rPr>
          <w:rFonts w:hint="eastAsia"/>
        </w:rPr>
        <w:t>除</w:t>
      </w:r>
      <w:r w:rsidR="003C3349" w:rsidRPr="00636514">
        <w:rPr>
          <w:rFonts w:hint="eastAsia"/>
        </w:rPr>
        <w:t>key</w:t>
      </w:r>
      <w:r w:rsidR="003C3349" w:rsidRPr="00636514">
        <w:rPr>
          <w:rFonts w:hint="eastAsia"/>
        </w:rPr>
        <w:t>为</w:t>
      </w:r>
      <w:r w:rsidR="003C3349" w:rsidRPr="00636514">
        <w:rPr>
          <w:rFonts w:hint="eastAsia"/>
        </w:rPr>
        <w:t>signature</w:t>
      </w:r>
      <w:r w:rsidR="003C3349" w:rsidRPr="00636514">
        <w:t>的字段</w:t>
      </w:r>
      <w:r w:rsidR="00BF30D0" w:rsidRPr="00636514">
        <w:t>之</w:t>
      </w:r>
      <w:r w:rsidR="003C3349" w:rsidRPr="00636514">
        <w:t>外的</w:t>
      </w:r>
      <w:r w:rsidR="00F12973" w:rsidRPr="00636514">
        <w:t>所</w:t>
      </w:r>
      <w:r w:rsidR="003C3349" w:rsidRPr="00636514">
        <w:t>有其他</w:t>
      </w:r>
      <w:r w:rsidR="003C3349" w:rsidRPr="00636514">
        <w:rPr>
          <w:rFonts w:hint="eastAsia"/>
        </w:rPr>
        <w:t>key/value</w:t>
      </w:r>
      <w:r w:rsidR="003C3349" w:rsidRPr="00636514">
        <w:rPr>
          <w:rFonts w:hint="eastAsia"/>
        </w:rPr>
        <w:t>值用</w:t>
      </w:r>
      <w:r w:rsidR="003C3349" w:rsidRPr="00636514">
        <w:rPr>
          <w:rFonts w:hint="eastAsia"/>
        </w:rPr>
        <w:t>&amp;</w:t>
      </w:r>
      <w:r w:rsidR="003C3349" w:rsidRPr="00636514">
        <w:rPr>
          <w:rFonts w:hint="eastAsia"/>
        </w:rPr>
        <w:t>连接成一个字符串，</w:t>
      </w:r>
      <w:r w:rsidR="003C3349" w:rsidRPr="00636514">
        <w:rPr>
          <w:rFonts w:hint="eastAsia"/>
        </w:rPr>
        <w:lastRenderedPageBreak/>
        <w:t>并按照名称进行排序。然后，对生成的字符串使用</w:t>
      </w:r>
      <w:r w:rsidR="003C3349" w:rsidRPr="00636514">
        <w:rPr>
          <w:rFonts w:hint="eastAsia"/>
        </w:rPr>
        <w:t>SHA-256</w:t>
      </w:r>
      <w:r w:rsidR="003C3349" w:rsidRPr="00636514">
        <w:rPr>
          <w:rFonts w:hint="eastAsia"/>
        </w:rPr>
        <w:t>摘</w:t>
      </w:r>
      <w:r w:rsidR="00BF30D0" w:rsidRPr="00636514">
        <w:rPr>
          <w:rFonts w:hint="eastAsia"/>
        </w:rPr>
        <w:t>要，使用私钥证书中的私钥对字符串进行签名</w:t>
      </w:r>
      <w:r w:rsidR="003C3349" w:rsidRPr="00636514">
        <w:rPr>
          <w:rFonts w:hint="eastAsia"/>
        </w:rPr>
        <w:t>。最后，将签名后的字符串</w:t>
      </w:r>
      <w:r w:rsidR="00C82C3A" w:rsidRPr="00636514">
        <w:t>进行</w:t>
      </w:r>
      <w:r w:rsidR="003C3349" w:rsidRPr="00636514">
        <w:rPr>
          <w:rFonts w:hint="eastAsia"/>
        </w:rPr>
        <w:t>Base64</w:t>
      </w:r>
      <w:r w:rsidR="003C3349" w:rsidRPr="00636514">
        <w:t>编码</w:t>
      </w:r>
      <w:r w:rsidR="003C3349" w:rsidRPr="00636514">
        <w:rPr>
          <w:rFonts w:hint="eastAsia"/>
        </w:rPr>
        <w:t>放置到</w:t>
      </w:r>
      <w:r w:rsidR="003C3349" w:rsidRPr="00636514">
        <w:rPr>
          <w:rFonts w:hint="eastAsia"/>
        </w:rPr>
        <w:t>signature</w:t>
      </w:r>
      <w:r w:rsidR="003C3349" w:rsidRPr="00636514">
        <w:rPr>
          <w:rFonts w:hint="eastAsia"/>
        </w:rPr>
        <w:t>字段和其他字段一起组合成一个请求体，一起发送给银联后台进行处理。银联后台对请求串进行处理后，返回一个</w:t>
      </w:r>
      <w:r w:rsidR="007A6C16" w:rsidRPr="00636514">
        <w:rPr>
          <w:rFonts w:hint="eastAsia"/>
        </w:rPr>
        <w:t>JSON</w:t>
      </w:r>
      <w:r w:rsidR="003C3349" w:rsidRPr="00636514">
        <w:rPr>
          <w:rFonts w:hint="eastAsia"/>
        </w:rPr>
        <w:t>对象，将</w:t>
      </w:r>
      <w:r w:rsidR="007A6C16" w:rsidRPr="00636514">
        <w:rPr>
          <w:rFonts w:hint="eastAsia"/>
        </w:rPr>
        <w:t>JSON</w:t>
      </w:r>
      <w:r w:rsidR="003C3349" w:rsidRPr="00636514">
        <w:rPr>
          <w:rFonts w:hint="eastAsia"/>
        </w:rPr>
        <w:t>对象转换为</w:t>
      </w:r>
      <w:r w:rsidR="003C3349" w:rsidRPr="00636514">
        <w:rPr>
          <w:rFonts w:hint="eastAsia"/>
        </w:rPr>
        <w:t>Map</w:t>
      </w:r>
      <w:r w:rsidR="003C3349" w:rsidRPr="00636514">
        <w:rPr>
          <w:rFonts w:hint="eastAsia"/>
        </w:rPr>
        <w:t>进行签名的验证。</w:t>
      </w:r>
      <w:r w:rsidR="0064315A" w:rsidRPr="00636514">
        <w:t>验签过程</w:t>
      </w:r>
      <w:r w:rsidR="003C3349" w:rsidRPr="00636514">
        <w:rPr>
          <w:rFonts w:hint="eastAsia"/>
        </w:rPr>
        <w:t>和签名</w:t>
      </w:r>
      <w:r w:rsidR="0064315A" w:rsidRPr="00636514">
        <w:rPr>
          <w:rFonts w:hint="eastAsia"/>
        </w:rPr>
        <w:t>过程</w:t>
      </w:r>
      <w:r w:rsidR="003C3349" w:rsidRPr="00636514">
        <w:rPr>
          <w:rFonts w:hint="eastAsia"/>
        </w:rPr>
        <w:t>类似，</w:t>
      </w:r>
      <w:r w:rsidR="00D723CA" w:rsidRPr="00636514">
        <w:rPr>
          <w:rFonts w:hint="eastAsia"/>
        </w:rPr>
        <w:t>不同的是验签时使用公钥证书</w:t>
      </w:r>
      <w:r w:rsidR="003B7EFF" w:rsidRPr="00636514">
        <w:rPr>
          <w:rFonts w:hint="eastAsia"/>
        </w:rPr>
        <w:t>。签名验证成功后</w:t>
      </w:r>
      <w:r w:rsidR="003C3349" w:rsidRPr="00636514">
        <w:rPr>
          <w:rFonts w:hint="eastAsia"/>
        </w:rPr>
        <w:t>才允许将请求结果返回给客户端。对返回的对象进行解析，找到</w:t>
      </w:r>
      <w:r w:rsidR="003C3349" w:rsidRPr="00636514">
        <w:rPr>
          <w:rFonts w:hint="eastAsia"/>
        </w:rPr>
        <w:t>qrCode</w:t>
      </w:r>
      <w:r w:rsidR="003C3349" w:rsidRPr="00636514">
        <w:rPr>
          <w:rFonts w:hint="eastAsia"/>
        </w:rPr>
        <w:t>字段的</w:t>
      </w:r>
      <w:r w:rsidR="003C3349" w:rsidRPr="00636514">
        <w:rPr>
          <w:rFonts w:hint="eastAsia"/>
        </w:rPr>
        <w:t>value</w:t>
      </w:r>
      <w:r w:rsidR="003C3349" w:rsidRPr="00636514">
        <w:t>值</w:t>
      </w:r>
      <w:r w:rsidR="003C3349" w:rsidRPr="00636514">
        <w:rPr>
          <w:rFonts w:hint="eastAsia"/>
        </w:rPr>
        <w:t>，</w:t>
      </w:r>
      <w:r w:rsidR="003C3349" w:rsidRPr="00636514">
        <w:t>即为所求得的二维码流水号</w:t>
      </w:r>
      <w:r w:rsidR="003C3349" w:rsidRPr="00636514">
        <w:rPr>
          <w:rFonts w:hint="eastAsia"/>
        </w:rPr>
        <w:t>。</w:t>
      </w:r>
      <w:r w:rsidR="003C3349" w:rsidRPr="00636514">
        <w:t>一条成功的申码返回信息中应该至少包含以下内容</w:t>
      </w:r>
      <w:r w:rsidR="003C3349" w:rsidRPr="00636514">
        <w:rPr>
          <w:rFonts w:hint="eastAsia"/>
        </w:rPr>
        <w:t>，其中</w:t>
      </w:r>
      <w:r w:rsidR="003C3349" w:rsidRPr="00636514">
        <w:rPr>
          <w:rFonts w:hint="eastAsia"/>
        </w:rPr>
        <w:t>respCode</w:t>
      </w:r>
      <w:r w:rsidR="003C3349" w:rsidRPr="00636514">
        <w:rPr>
          <w:rFonts w:hint="eastAsia"/>
        </w:rPr>
        <w:t>和</w:t>
      </w:r>
      <w:r w:rsidR="003C3349" w:rsidRPr="00636514">
        <w:rPr>
          <w:rFonts w:hint="eastAsia"/>
        </w:rPr>
        <w:t>respMsg</w:t>
      </w:r>
      <w:r w:rsidR="003C3349" w:rsidRPr="00636514">
        <w:t>表示返回结果是否成功</w:t>
      </w:r>
      <w:r w:rsidR="003C3349" w:rsidRPr="00636514">
        <w:rPr>
          <w:rFonts w:hint="eastAsia"/>
        </w:rPr>
        <w:t>，</w:t>
      </w:r>
      <w:r w:rsidR="003C3349" w:rsidRPr="00636514">
        <w:t>qrCode</w:t>
      </w:r>
      <w:r w:rsidR="003C3349" w:rsidRPr="00636514">
        <w:t>表示二维码流水号</w:t>
      </w:r>
      <w:r w:rsidR="003C3349" w:rsidRPr="0063651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C3349" w:rsidRPr="00636514" w14:paraId="48F239A8" w14:textId="77777777" w:rsidTr="00DE4261">
        <w:tc>
          <w:tcPr>
            <w:tcW w:w="5000" w:type="pct"/>
            <w:shd w:val="clear" w:color="auto" w:fill="auto"/>
          </w:tcPr>
          <w:p w14:paraId="782415A5" w14:textId="77777777" w:rsidR="003C3349" w:rsidRPr="00636514" w:rsidRDefault="003C3349" w:rsidP="00DE4261">
            <w:pPr>
              <w:pStyle w:val="af0"/>
              <w:rPr>
                <w:lang w:val="en-US" w:eastAsia="zh-CN"/>
              </w:rPr>
            </w:pPr>
            <w:r w:rsidRPr="00636514">
              <w:rPr>
                <w:rFonts w:hint="eastAsia"/>
                <w:lang w:val="en-US" w:eastAsia="zh-CN"/>
              </w:rPr>
              <w:t>{</w:t>
            </w:r>
          </w:p>
          <w:p w14:paraId="1B5F57A0" w14:textId="77777777" w:rsidR="003C3349" w:rsidRPr="00636514" w:rsidRDefault="003C3349" w:rsidP="00DE4261">
            <w:pPr>
              <w:pStyle w:val="af0"/>
              <w:rPr>
                <w:lang w:val="en-US" w:eastAsia="zh-CN"/>
              </w:rPr>
            </w:pPr>
            <w:r w:rsidRPr="00636514">
              <w:rPr>
                <w:lang w:val="en-US" w:eastAsia="zh-CN"/>
              </w:rPr>
              <w:t>"qrCode":"https://qr.95516.com/00010001/62211432508676126225962129622718",</w:t>
            </w:r>
          </w:p>
          <w:p w14:paraId="33B15231" w14:textId="77777777" w:rsidR="003C3349" w:rsidRPr="00636514" w:rsidRDefault="003C3349" w:rsidP="00DE4261">
            <w:pPr>
              <w:pStyle w:val="af0"/>
              <w:rPr>
                <w:lang w:val="en-US" w:eastAsia="zh-CN"/>
              </w:rPr>
            </w:pPr>
            <w:r w:rsidRPr="00636514">
              <w:rPr>
                <w:lang w:val="en-US" w:eastAsia="zh-CN"/>
              </w:rPr>
              <w:t>"respMsg":"</w:t>
            </w:r>
            <w:r w:rsidRPr="00636514">
              <w:rPr>
                <w:rFonts w:ascii="微软雅黑" w:eastAsia="微软雅黑" w:hAnsi="微软雅黑" w:cs="微软雅黑" w:hint="eastAsia"/>
                <w:lang w:val="en-US" w:eastAsia="zh-CN"/>
              </w:rPr>
              <w:t>成功</w:t>
            </w:r>
            <w:r w:rsidRPr="00636514">
              <w:rPr>
                <w:lang w:val="en-US" w:eastAsia="zh-CN"/>
              </w:rPr>
              <w:t>[0000000]",</w:t>
            </w:r>
          </w:p>
          <w:p w14:paraId="34AAFD11" w14:textId="77777777" w:rsidR="003C3349" w:rsidRPr="00636514" w:rsidRDefault="003C3349" w:rsidP="00DE4261">
            <w:pPr>
              <w:pStyle w:val="af0"/>
              <w:rPr>
                <w:lang w:val="en-US" w:eastAsia="zh-CN"/>
              </w:rPr>
            </w:pPr>
            <w:r w:rsidRPr="00636514">
              <w:rPr>
                <w:lang w:val="en-US" w:eastAsia="zh-CN"/>
              </w:rPr>
              <w:t xml:space="preserve">"txnTime":"20170829095153", </w:t>
            </w:r>
          </w:p>
          <w:p w14:paraId="1EBB31CC" w14:textId="77777777" w:rsidR="003C3349" w:rsidRPr="00636514" w:rsidRDefault="003C3349" w:rsidP="00DE4261">
            <w:pPr>
              <w:pStyle w:val="af0"/>
              <w:rPr>
                <w:lang w:val="en-US" w:eastAsia="zh-CN"/>
              </w:rPr>
            </w:pPr>
            <w:r w:rsidRPr="00636514">
              <w:rPr>
                <w:lang w:val="en-US" w:eastAsia="zh-CN"/>
              </w:rPr>
              <w:t xml:space="preserve">"respCode":"00" </w:t>
            </w:r>
          </w:p>
          <w:p w14:paraId="0E721091" w14:textId="77777777" w:rsidR="003C3349" w:rsidRPr="00636514" w:rsidRDefault="003C3349" w:rsidP="00DE4261">
            <w:pPr>
              <w:pStyle w:val="af0"/>
              <w:rPr>
                <w:lang w:val="en-US" w:eastAsia="zh-CN"/>
              </w:rPr>
            </w:pPr>
            <w:r w:rsidRPr="00636514">
              <w:rPr>
                <w:lang w:val="en-US" w:eastAsia="zh-CN"/>
              </w:rPr>
              <w:t>}</w:t>
            </w:r>
          </w:p>
        </w:tc>
      </w:tr>
    </w:tbl>
    <w:p w14:paraId="0F9AB79A" w14:textId="77777777" w:rsidR="003C3349" w:rsidRPr="00636514" w:rsidRDefault="003C3349" w:rsidP="003C3349">
      <w:pPr>
        <w:ind w:firstLine="480"/>
      </w:pPr>
      <w:r w:rsidRPr="00636514">
        <w:rPr>
          <w:rFonts w:hint="eastAsia"/>
        </w:rPr>
        <w:t>交易查询除需要基本的商户信息和其他配置外，还需终端提供交易的订单号和交易的时间。将所有信息封装成功一个</w:t>
      </w:r>
      <w:r w:rsidRPr="00636514">
        <w:rPr>
          <w:rFonts w:hint="eastAsia"/>
        </w:rPr>
        <w:t>Map</w:t>
      </w:r>
      <w:r w:rsidRPr="00636514">
        <w:rPr>
          <w:rFonts w:hint="eastAsia"/>
        </w:rPr>
        <w:t>对象后，向银联发送查询请求。</w:t>
      </w:r>
      <w:r w:rsidR="008D4FC4" w:rsidRPr="00636514">
        <w:rPr>
          <w:rFonts w:hint="eastAsia"/>
        </w:rPr>
        <w:t>请求过程如下：</w:t>
      </w:r>
      <w:r w:rsidR="003B7EFF" w:rsidRPr="00636514">
        <w:rPr>
          <w:rFonts w:hint="eastAsia"/>
        </w:rPr>
        <w:t>首先，</w:t>
      </w:r>
      <w:r w:rsidR="00991DEC" w:rsidRPr="00636514">
        <w:rPr>
          <w:rFonts w:hint="eastAsia"/>
        </w:rPr>
        <w:t>对请求字段进行签名。然后，对获取结果进行验签</w:t>
      </w:r>
      <w:r w:rsidRPr="00636514">
        <w:rPr>
          <w:rFonts w:hint="eastAsia"/>
        </w:rPr>
        <w:t>。验证成功后，查看</w:t>
      </w:r>
      <w:r w:rsidRPr="00636514">
        <w:rPr>
          <w:rFonts w:hint="eastAsia"/>
        </w:rPr>
        <w:t>resp</w:t>
      </w:r>
      <w:r w:rsidRPr="00636514">
        <w:t>Code</w:t>
      </w:r>
      <w:r w:rsidRPr="00636514">
        <w:t>字段</w:t>
      </w:r>
      <w:r w:rsidRPr="00636514">
        <w:rPr>
          <w:rFonts w:hint="eastAsia"/>
        </w:rPr>
        <w:t>是否和返回正确信息时出现的</w:t>
      </w:r>
      <w:r w:rsidRPr="00636514">
        <w:rPr>
          <w:rFonts w:hint="eastAsia"/>
        </w:rPr>
        <w:t>value</w:t>
      </w:r>
      <w:r w:rsidRPr="00636514">
        <w:rPr>
          <w:rFonts w:hint="eastAsia"/>
        </w:rPr>
        <w:t>值相匹配，若匹配则解析出</w:t>
      </w:r>
      <w:r w:rsidRPr="00636514">
        <w:t>origRespCode</w:t>
      </w:r>
      <w:r w:rsidRPr="00636514">
        <w:t>字段</w:t>
      </w:r>
      <w:r w:rsidRPr="00636514">
        <w:rPr>
          <w:rFonts w:hint="eastAsia"/>
        </w:rPr>
        <w:t>进行返回。</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14:paraId="4BB91E32" w14:textId="77777777" w:rsidR="003C3349" w:rsidRPr="00636514" w:rsidRDefault="003C3349" w:rsidP="00AD581F">
      <w:pPr>
        <w:numPr>
          <w:ilvl w:val="0"/>
          <w:numId w:val="14"/>
        </w:numPr>
        <w:ind w:firstLineChars="0"/>
      </w:pPr>
      <w:r w:rsidRPr="00636514">
        <w:rPr>
          <w:rFonts w:hint="eastAsia"/>
        </w:rPr>
        <w:t>支付宝二维码支付</w:t>
      </w:r>
    </w:p>
    <w:p w14:paraId="17C84367" w14:textId="77777777" w:rsidR="001B2E3E" w:rsidRPr="00636514" w:rsidRDefault="003A25A2" w:rsidP="003C3349">
      <w:pPr>
        <w:ind w:firstLine="480"/>
      </w:pPr>
      <w:r w:rsidRPr="00636514">
        <w:rPr>
          <w:rFonts w:hint="eastAsia"/>
        </w:rPr>
        <w:t>支付宝二维码支付和银联支付相类似，</w:t>
      </w:r>
      <w:r w:rsidR="003C3349" w:rsidRPr="00636514">
        <w:rPr>
          <w:rFonts w:hint="eastAsia"/>
        </w:rPr>
        <w:t>请求消息使用私钥加密，使用公钥验证，支付宝移动支付使用的是</w:t>
      </w:r>
      <w:r w:rsidR="003C3349" w:rsidRPr="00636514">
        <w:rPr>
          <w:rFonts w:hint="eastAsia"/>
        </w:rPr>
        <w:t>RSA</w:t>
      </w:r>
      <w:r w:rsidR="003C3349" w:rsidRPr="00636514">
        <w:rPr>
          <w:rFonts w:hint="eastAsia"/>
        </w:rPr>
        <w:t>安全签名机制。</w:t>
      </w:r>
    </w:p>
    <w:p w14:paraId="78CE74B8" w14:textId="77777777" w:rsidR="003C3349" w:rsidRPr="00636514" w:rsidRDefault="003C3349" w:rsidP="003C3349">
      <w:pPr>
        <w:ind w:firstLine="480"/>
        <w:rPr>
          <w:sz w:val="23"/>
          <w:szCs w:val="23"/>
        </w:rPr>
      </w:pPr>
      <w:r w:rsidRPr="00636514">
        <w:rPr>
          <w:rFonts w:hint="eastAsia"/>
        </w:rPr>
        <w:t>首先，需要获取支付宝支付的公钥和私钥，在代码中对公钥、私钥、请求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001B2E3E" w:rsidRPr="00636514">
        <w:rPr>
          <w:rFonts w:hint="eastAsia"/>
        </w:rPr>
        <w:t>、二维码失效时间</w:t>
      </w:r>
      <w:r w:rsidRPr="00636514">
        <w:rPr>
          <w:rFonts w:hint="eastAsia"/>
        </w:rPr>
        <w:t>等进行过配置，解析选货后的商品价格和货道信息，并根据支付宝</w:t>
      </w:r>
      <w:r w:rsidRPr="00636514">
        <w:rPr>
          <w:rFonts w:hint="eastAsia"/>
        </w:rPr>
        <w:t>API</w:t>
      </w:r>
      <w:r w:rsidRPr="00636514">
        <w:rPr>
          <w:rFonts w:hint="eastAsia"/>
        </w:rPr>
        <w:t>中提供的公共请求参数</w:t>
      </w:r>
      <w:r w:rsidR="00E03613" w:rsidRPr="00636514">
        <w:rPr>
          <w:rFonts w:hint="eastAsia"/>
        </w:rPr>
        <w:t>规则</w:t>
      </w:r>
      <w:r w:rsidRPr="00636514">
        <w:rPr>
          <w:rFonts w:hint="eastAsia"/>
        </w:rPr>
        <w:t>对其他参数进行相应的配置，组成一个</w:t>
      </w:r>
      <w:r w:rsidRPr="00636514">
        <w:rPr>
          <w:rFonts w:hint="eastAsia"/>
        </w:rPr>
        <w:t>POST</w:t>
      </w:r>
      <w:r w:rsidRPr="00636514">
        <w:rPr>
          <w:rFonts w:hint="eastAsia"/>
        </w:rPr>
        <w:t>请求</w:t>
      </w:r>
      <w:r w:rsidR="00DC677C" w:rsidRPr="00636514">
        <w:rPr>
          <w:rFonts w:hint="eastAsia"/>
        </w:rPr>
        <w:t>数据包</w:t>
      </w:r>
      <w:r w:rsidRPr="00636514">
        <w:rPr>
          <w:rFonts w:hint="eastAsia"/>
        </w:rPr>
        <w:t>。请求参数使用</w:t>
      </w:r>
      <w:r w:rsidRPr="00636514">
        <w:rPr>
          <w:rFonts w:hint="eastAsia"/>
        </w:rPr>
        <w:t>key</w:t>
      </w:r>
      <w:r w:rsidRPr="00636514">
        <w:t>/value</w:t>
      </w:r>
      <w:r w:rsidRPr="00636514">
        <w:t>模式进行存储</w:t>
      </w:r>
      <w:r w:rsidR="001B2E3E" w:rsidRPr="00636514">
        <w:rPr>
          <w:rFonts w:hint="eastAsia"/>
        </w:rPr>
        <w:t>。</w:t>
      </w:r>
      <w:r w:rsidR="0052051A" w:rsidRPr="00636514">
        <w:t>其中</w:t>
      </w:r>
      <w:r w:rsidRPr="00636514">
        <w:rPr>
          <w:rFonts w:hint="eastAsia"/>
        </w:rPr>
        <w:t>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sidRPr="00636514">
        <w:rPr>
          <w:rFonts w:hint="eastAsia"/>
        </w:rPr>
        <w:t>符号连接，并按名称排序。然</w:t>
      </w:r>
      <w:r w:rsidRPr="00636514">
        <w:rPr>
          <w:rFonts w:hint="eastAsia"/>
        </w:rPr>
        <w:lastRenderedPageBreak/>
        <w:t>后，将字符串使用私钥和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进行编码</w:t>
      </w:r>
      <w:r w:rsidRPr="00636514">
        <w:rPr>
          <w:rFonts w:hint="eastAsia"/>
        </w:rPr>
        <w:t>，签名结果放置在</w:t>
      </w:r>
      <w:r w:rsidRPr="00636514">
        <w:rPr>
          <w:rFonts w:hint="eastAsia"/>
        </w:rPr>
        <w:t>sign</w:t>
      </w:r>
      <w:r w:rsidRPr="00636514">
        <w:rPr>
          <w:rFonts w:hint="eastAsia"/>
        </w:rPr>
        <w:t>字段</w:t>
      </w:r>
      <w:r w:rsidR="009F37BC" w:rsidRPr="00636514">
        <w:rPr>
          <w:rFonts w:hint="eastAsia"/>
        </w:rPr>
        <w:t>，</w:t>
      </w:r>
      <w:r w:rsidRPr="00636514">
        <w:rPr>
          <w:rFonts w:hint="eastAsia"/>
        </w:rPr>
        <w:t>该请求字符串发送给支付宝</w:t>
      </w:r>
      <w:r w:rsidR="00A67FEE" w:rsidRPr="00636514">
        <w:rPr>
          <w:rFonts w:hint="eastAsia"/>
        </w:rPr>
        <w:t>服务</w:t>
      </w:r>
      <w:r w:rsidRPr="00636514">
        <w:rPr>
          <w:rFonts w:hint="eastAsia"/>
        </w:rPr>
        <w:t>。最后，支付宝端返回一个</w:t>
      </w:r>
      <w:r w:rsidR="007A6C16" w:rsidRPr="00636514">
        <w:rPr>
          <w:rFonts w:hint="eastAsia"/>
        </w:rPr>
        <w:t>JSON</w:t>
      </w:r>
      <w:r w:rsidRPr="00636514">
        <w:rPr>
          <w:rFonts w:hint="eastAsia"/>
        </w:rPr>
        <w:t>格式的结果，对</w:t>
      </w:r>
      <w:r w:rsidRPr="00636514">
        <w:t>alipay_trade_pay_response</w:t>
      </w:r>
      <w:r w:rsidRPr="00636514">
        <w:t>部分进行验签</w:t>
      </w:r>
      <w:r w:rsidR="00316561" w:rsidRPr="00636514">
        <w:rPr>
          <w:rFonts w:hint="eastAsia"/>
        </w:rPr>
        <w:t>。</w:t>
      </w:r>
      <w:r w:rsidR="00316561" w:rsidRPr="00636514">
        <w:t>签名使用</w:t>
      </w:r>
      <w:r w:rsidRPr="00636514">
        <w:rPr>
          <w:rFonts w:hint="eastAsia"/>
        </w:rPr>
        <w:t>Base64</w:t>
      </w:r>
      <w:r w:rsidRPr="00636514">
        <w:t>进行解码</w:t>
      </w:r>
      <w:r w:rsidRPr="00636514">
        <w:rPr>
          <w:rFonts w:hint="eastAsia"/>
        </w:rPr>
        <w:t>，</w:t>
      </w:r>
      <w:r w:rsidR="00316561" w:rsidRPr="00636514">
        <w:t>使用</w:t>
      </w:r>
      <w:r w:rsidRPr="00636514">
        <w:rPr>
          <w:rFonts w:hint="eastAsia"/>
        </w:rPr>
        <w:t>RSA</w:t>
      </w:r>
      <w:r w:rsidRPr="00636514">
        <w:rPr>
          <w:rFonts w:hint="eastAsia"/>
        </w:rPr>
        <w:t>算法</w:t>
      </w:r>
      <w:r w:rsidR="00316561" w:rsidRPr="00636514">
        <w:rPr>
          <w:rFonts w:hint="eastAsia"/>
        </w:rPr>
        <w:t>和支付宝提供的公钥</w:t>
      </w:r>
      <w:r w:rsidRPr="00636514">
        <w:rPr>
          <w:rFonts w:hint="eastAsia"/>
        </w:rPr>
        <w:t>进行签名的验证，验证成功后将结果进行返回。判断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的字段对应的值是否为</w:t>
      </w:r>
      <w:r w:rsidRPr="00636514">
        <w:rPr>
          <w:rFonts w:hint="eastAsia"/>
        </w:rPr>
        <w:t>10000</w:t>
      </w:r>
      <w:r w:rsidRPr="00636514">
        <w:rPr>
          <w:rFonts w:hint="eastAsia"/>
        </w:rPr>
        <w:t>，请求成功时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，并生成交易号和</w:t>
      </w:r>
      <w:r w:rsidRPr="00636514">
        <w:rPr>
          <w:rFonts w:hint="eastAsia"/>
        </w:rPr>
        <w:t>qrCode</w:t>
      </w:r>
      <w:r w:rsidRPr="00636514">
        <w:rPr>
          <w:rFonts w:hint="eastAsia"/>
        </w:rPr>
        <w:t>，此时的</w:t>
      </w:r>
      <w:r w:rsidR="007A6C16"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sidR="00BB0189" w:rsidRPr="00636514">
        <w:rPr>
          <w:rFonts w:hint="eastAsia"/>
        </w:rPr>
        <w:t>。</w:t>
      </w:r>
      <w:r w:rsidR="00B83ACE" w:rsidRPr="00636514">
        <w:rPr>
          <w:rFonts w:hint="eastAsia"/>
        </w:rPr>
        <w:t>售货机终端系统再使用二维码生成类</w:t>
      </w:r>
      <w:r w:rsidRPr="00636514">
        <w:rPr>
          <w:rFonts w:hint="eastAsia"/>
        </w:rPr>
        <w:t>将</w:t>
      </w:r>
      <w:r w:rsidRPr="00636514">
        <w:rPr>
          <w:rFonts w:hint="eastAsia"/>
        </w:rPr>
        <w:t>qrCode</w:t>
      </w:r>
      <w:r w:rsidRPr="00636514">
        <w:rPr>
          <w:rFonts w:hint="eastAsia"/>
        </w:rPr>
        <w:t>转换成二维码显示在页面中。用户向支付宝服务端查询该交易是否成功。首先，商户需要提供交易的订单号</w:t>
      </w:r>
      <w:r w:rsidR="00A133A8" w:rsidRPr="00636514">
        <w:rPr>
          <w:rFonts w:hint="eastAsia"/>
        </w:rPr>
        <w:t>和其他数据元信息</w:t>
      </w:r>
      <w:r w:rsidRPr="00636514">
        <w:rPr>
          <w:rFonts w:hint="eastAsia"/>
        </w:rPr>
        <w:t>，封装成一个</w:t>
      </w:r>
      <w:r w:rsidRPr="00636514">
        <w:rPr>
          <w:rFonts w:hint="eastAsia"/>
        </w:rPr>
        <w:t>key/</w:t>
      </w:r>
      <w:r w:rsidRPr="00636514">
        <w:t>value</w:t>
      </w:r>
      <w:r w:rsidRPr="00636514">
        <w:t>的</w:t>
      </w:r>
      <w:r w:rsidR="00A133A8" w:rsidRPr="00636514">
        <w:t>数据包</w:t>
      </w:r>
      <w:r w:rsidR="00614ED5" w:rsidRPr="00636514">
        <w:t>发送</w:t>
      </w:r>
      <w:r w:rsidRPr="00636514">
        <w:rPr>
          <w:rFonts w:hint="eastAsia"/>
        </w:rPr>
        <w:t>。支付宝端返回一个</w:t>
      </w:r>
      <w:r w:rsidR="007A6C16" w:rsidRPr="00636514">
        <w:rPr>
          <w:rFonts w:hint="eastAsia"/>
        </w:rPr>
        <w:t>JSON</w:t>
      </w:r>
      <w:r w:rsidRPr="00636514">
        <w:rPr>
          <w:rFonts w:hint="eastAsia"/>
        </w:rPr>
        <w:t>格式的字符串，</w:t>
      </w:r>
      <w:r w:rsidR="00A133A8" w:rsidRPr="00636514">
        <w:rPr>
          <w:rFonts w:hint="eastAsia"/>
        </w:rPr>
        <w:t>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14:paraId="2360C0CA" w14:textId="09CD706A" w:rsidR="003C3349" w:rsidRPr="00636514" w:rsidRDefault="003C3349" w:rsidP="003C3349">
      <w:pPr>
        <w:ind w:firstLine="480"/>
      </w:pPr>
      <w:r w:rsidRPr="00636514">
        <w:rPr>
          <w:rFonts w:hint="eastAsia"/>
        </w:rPr>
        <w:t>支付宝二维码支发送请求时返回</w:t>
      </w:r>
      <w:r w:rsidR="007A6C16" w:rsidRPr="00636514">
        <w:rPr>
          <w:rFonts w:hint="eastAsia"/>
        </w:rPr>
        <w:t>JSON</w:t>
      </w:r>
      <w:r w:rsidRPr="00636514">
        <w:rPr>
          <w:rFonts w:hint="eastAsia"/>
        </w:rPr>
        <w:t>对象，使用</w:t>
      </w:r>
      <w:r w:rsidRPr="00636514">
        <w:rPr>
          <w:rFonts w:hint="eastAsia"/>
        </w:rPr>
        <w:t>GSON</w:t>
      </w:r>
      <w:r w:rsidRPr="00636514">
        <w:rPr>
          <w:rFonts w:hint="eastAsia"/>
        </w:rPr>
        <w:t>包将</w:t>
      </w:r>
      <w:r w:rsidR="007A6C16" w:rsidRPr="00636514">
        <w:rPr>
          <w:rFonts w:hint="eastAsia"/>
        </w:rPr>
        <w:t>JSON</w:t>
      </w:r>
      <w:r w:rsidRPr="00636514">
        <w:rPr>
          <w:rFonts w:hint="eastAsia"/>
        </w:rPr>
        <w:t>字符串进行解析，传输过程中使用</w:t>
      </w:r>
      <w:r w:rsidRPr="00636514">
        <w:rPr>
          <w:rFonts w:hint="eastAsia"/>
        </w:rPr>
        <w:t>HTTPS</w:t>
      </w:r>
      <w:r w:rsidRPr="00636514">
        <w:rPr>
          <w:rFonts w:hint="eastAsia"/>
        </w:rPr>
        <w:t>协议进行传输。</w:t>
      </w:r>
    </w:p>
    <w:p w14:paraId="51D0C84B" w14:textId="77777777" w:rsidR="003C3349" w:rsidRPr="00636514" w:rsidRDefault="003C3349" w:rsidP="00AD581F">
      <w:pPr>
        <w:numPr>
          <w:ilvl w:val="0"/>
          <w:numId w:val="14"/>
        </w:numPr>
        <w:ind w:firstLineChars="0"/>
      </w:pPr>
      <w:r w:rsidRPr="00636514">
        <w:t>微信二维码支付</w:t>
      </w:r>
    </w:p>
    <w:p w14:paraId="51A0C6F4" w14:textId="7A796C9B" w:rsidR="003C3349" w:rsidRPr="00636514" w:rsidRDefault="003C3349" w:rsidP="003C3349">
      <w:pPr>
        <w:ind w:firstLine="480"/>
      </w:pPr>
      <w:r w:rsidRPr="00636514">
        <w:rPr>
          <w:rFonts w:hint="eastAsia"/>
        </w:rPr>
        <w:t>微信支付采用</w:t>
      </w:r>
      <w:r w:rsidRPr="00636514">
        <w:rPr>
          <w:rFonts w:hint="eastAsia"/>
        </w:rPr>
        <w:t>HTTPS</w:t>
      </w:r>
      <w:r w:rsidRPr="00636514">
        <w:rPr>
          <w:rFonts w:hint="eastAsia"/>
        </w:rPr>
        <w:t>的传输模式，使用</w:t>
      </w:r>
      <w:r w:rsidRPr="00636514">
        <w:rPr>
          <w:rFonts w:hint="eastAsia"/>
        </w:rPr>
        <w:t>POST</w:t>
      </w:r>
      <w:r w:rsidRPr="00636514">
        <w:rPr>
          <w:rFonts w:hint="eastAsia"/>
        </w:rPr>
        <w:t>发送请求</w:t>
      </w:r>
      <w:r w:rsidR="00A742EE" w:rsidRPr="00636514">
        <w:rPr>
          <w:rFonts w:hint="eastAsia"/>
        </w:rPr>
        <w:t>，它采用</w:t>
      </w:r>
      <w:r w:rsidRPr="00636514">
        <w:rPr>
          <w:rFonts w:hint="eastAsia"/>
        </w:rPr>
        <w:t>XML</w:t>
      </w:r>
      <w:r w:rsidRPr="00636514">
        <w:rPr>
          <w:rFonts w:hint="eastAsia"/>
        </w:rPr>
        <w:t>格式进行请求的提交和返回。此外，微信</w:t>
      </w:r>
      <w:r w:rsidR="003F727A"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按照申请步骤进行申请后可获得微信公众账号</w:t>
      </w:r>
      <w:r w:rsidRPr="00636514">
        <w:t>appid</w:t>
      </w:r>
      <w:r w:rsidRPr="00636514">
        <w:rPr>
          <w:rFonts w:hint="eastAsia"/>
        </w:rPr>
        <w:t>、微信支付商户号</w:t>
      </w:r>
      <w:r w:rsidRPr="00636514">
        <w:rPr>
          <w:rFonts w:hint="eastAsia"/>
        </w:rPr>
        <w:t>mch_id</w:t>
      </w:r>
      <w:r w:rsidRPr="00636514">
        <w:rPr>
          <w:rFonts w:hint="eastAsia"/>
        </w:rPr>
        <w:t>、秘钥</w:t>
      </w:r>
      <w:r w:rsidRPr="00636514">
        <w:rPr>
          <w:rFonts w:hint="eastAsia"/>
        </w:rPr>
        <w:t>key</w:t>
      </w:r>
      <w:r w:rsidRPr="00636514">
        <w:rPr>
          <w:rFonts w:hint="eastAsia"/>
        </w:rPr>
        <w:t>和接口密码</w:t>
      </w:r>
      <w:r w:rsidRPr="00636514">
        <w:rPr>
          <w:rFonts w:hint="eastAsia"/>
        </w:rPr>
        <w:t>secret</w:t>
      </w:r>
      <w:r w:rsidRPr="00636514">
        <w:rPr>
          <w:rFonts w:hint="eastAsia"/>
        </w:rPr>
        <w:t>等信息。将获取的商户账号信息</w:t>
      </w:r>
      <w:r w:rsidR="006268B9" w:rsidRPr="00636514">
        <w:rPr>
          <w:rFonts w:hint="eastAsia"/>
        </w:rPr>
        <w:t>、二维码失效时间、随机字符串</w:t>
      </w:r>
      <w:r w:rsidR="006268B9" w:rsidRPr="00636514">
        <w:rPr>
          <w:rFonts w:hint="eastAsia"/>
        </w:rPr>
        <w:t>non</w:t>
      </w:r>
      <w:r w:rsidR="006268B9" w:rsidRPr="00636514">
        <w:t>ce_str</w:t>
      </w:r>
      <w:r w:rsidRPr="00636514">
        <w:rPr>
          <w:rFonts w:hint="eastAsia"/>
        </w:rPr>
        <w:t>和其他</w:t>
      </w:r>
      <w:r w:rsidR="007118F3" w:rsidRPr="00636514">
        <w:rPr>
          <w:rFonts w:hint="eastAsia"/>
        </w:rPr>
        <w:t>数据元</w:t>
      </w:r>
      <w:r w:rsidRPr="00636514">
        <w:rPr>
          <w:rFonts w:hint="eastAsia"/>
        </w:rPr>
        <w:t>进行设置。接着，将请求字段封装成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005775B0" w:rsidRPr="00636514">
        <w:t>M</w:t>
      </w:r>
      <w:r w:rsidRPr="00636514">
        <w:rPr>
          <w:rFonts w:hint="eastAsia"/>
        </w:rPr>
        <w:t>ap</w:t>
      </w:r>
      <w:r w:rsidRPr="00636514">
        <w:rPr>
          <w:rFonts w:hint="eastAsia"/>
        </w:rPr>
        <w:t>对象进行签名。将该请求</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的进行表示</w:t>
      </w:r>
      <w:r w:rsidRPr="00636514">
        <w:rPr>
          <w:rFonts w:hint="eastAsia"/>
        </w:rPr>
        <w:t>，</w:t>
      </w:r>
      <w:r w:rsidRPr="00636514">
        <w:t>每一对</w:t>
      </w:r>
      <w:r w:rsidR="00C6012C" w:rsidRPr="00636514">
        <w:t>数据</w:t>
      </w:r>
      <w:r w:rsidRPr="00636514">
        <w:t>使用</w:t>
      </w:r>
      <w:r w:rsidRPr="00636514">
        <w:rPr>
          <w:rFonts w:hint="eastAsia"/>
        </w:rPr>
        <w:t>&amp;</w:t>
      </w:r>
      <w:r w:rsidRPr="00636514">
        <w:t>符号进行连接</w:t>
      </w:r>
      <w:r w:rsidRPr="00636514">
        <w:rPr>
          <w:rFonts w:hint="eastAsia"/>
        </w:rPr>
        <w:t>，</w:t>
      </w:r>
      <w:r w:rsidRPr="00636514">
        <w:t>并将其按照字母顺序进行排列</w:t>
      </w:r>
      <w:r w:rsidR="009716BC" w:rsidRPr="00636514">
        <w:rPr>
          <w:rFonts w:hint="eastAsia"/>
        </w:rPr>
        <w:t>，最终连接成一个待验签的请求</w:t>
      </w:r>
      <w:r w:rsidR="009710F0" w:rsidRPr="00636514">
        <w:rPr>
          <w:rFonts w:hint="eastAsia"/>
        </w:rPr>
        <w:t>串。该信息</w:t>
      </w:r>
      <w:r w:rsidRPr="00636514">
        <w:rPr>
          <w:rFonts w:hint="eastAsia"/>
        </w:rPr>
        <w:t>使用</w:t>
      </w:r>
      <w:r w:rsidRPr="00636514">
        <w:rPr>
          <w:rFonts w:hint="eastAsia"/>
        </w:rPr>
        <w:t>MD5</w:t>
      </w:r>
      <w:r w:rsidR="00FD13EE" w:rsidRPr="00636514">
        <w:rPr>
          <w:rFonts w:hint="eastAsia"/>
        </w:rPr>
        <w:t>算法进行运算，运算结果</w:t>
      </w:r>
      <w:r w:rsidR="00EC6957" w:rsidRPr="00636514">
        <w:rPr>
          <w:rFonts w:hint="eastAsia"/>
        </w:rPr>
        <w:t>全部转换为大写字符，并将最终得到的签名结果</w:t>
      </w:r>
      <w:r w:rsidRPr="00636514">
        <w:rPr>
          <w:rFonts w:hint="eastAsia"/>
        </w:rPr>
        <w:t>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sidRPr="00636514">
        <w:rPr>
          <w:rFonts w:hint="eastAsia"/>
        </w:rPr>
        <w:t>String</w:t>
      </w:r>
      <w:r w:rsidR="00B32EB8" w:rsidRPr="00636514">
        <w:rPr>
          <w:rFonts w:hint="eastAsia"/>
        </w:rPr>
        <w:t>串</w:t>
      </w:r>
      <w:r w:rsidRPr="00636514">
        <w:rPr>
          <w:rFonts w:hint="eastAsia"/>
        </w:rPr>
        <w:t>转换为</w:t>
      </w:r>
      <w:r w:rsidRPr="00636514">
        <w:rPr>
          <w:rFonts w:hint="eastAsia"/>
        </w:rPr>
        <w:t>XML</w:t>
      </w:r>
      <w:r w:rsidR="00DE480C" w:rsidRPr="00636514">
        <w:rPr>
          <w:rFonts w:hint="eastAsia"/>
        </w:rPr>
        <w:t>格式</w:t>
      </w:r>
      <w:r w:rsidRPr="00636514">
        <w:rPr>
          <w:rFonts w:hint="eastAsia"/>
        </w:rPr>
        <w:t>，</w:t>
      </w:r>
      <w:r w:rsidR="00B32EB8" w:rsidRPr="00636514">
        <w:rPr>
          <w:rFonts w:hint="eastAsia"/>
        </w:rPr>
        <w:t>并</w:t>
      </w:r>
      <w:r w:rsidRPr="00636514">
        <w:rPr>
          <w:rFonts w:hint="eastAsia"/>
        </w:rPr>
        <w:t>以</w:t>
      </w:r>
      <w:r w:rsidRPr="00636514">
        <w:rPr>
          <w:rFonts w:hint="eastAsia"/>
        </w:rPr>
        <w:t>P</w:t>
      </w:r>
      <w:r w:rsidR="00B32EB8" w:rsidRPr="00636514">
        <w:t>OST</w:t>
      </w:r>
      <w:r w:rsidRPr="00636514">
        <w:rPr>
          <w:rFonts w:hint="eastAsia"/>
        </w:rPr>
        <w:t>方式将该请求</w:t>
      </w:r>
      <w:r w:rsidR="00DE480C" w:rsidRPr="00636514">
        <w:rPr>
          <w:rFonts w:hint="eastAsia"/>
        </w:rPr>
        <w:t>信息</w:t>
      </w:r>
      <w:r w:rsidRPr="00636514">
        <w:rPr>
          <w:rFonts w:hint="eastAsia"/>
        </w:rPr>
        <w:t>送给微信端。最后，微信端返回一个</w:t>
      </w:r>
      <w:r w:rsidRPr="00636514">
        <w:rPr>
          <w:rFonts w:hint="eastAsia"/>
        </w:rPr>
        <w:t>XML</w:t>
      </w:r>
      <w:r w:rsidRPr="00636514">
        <w:rPr>
          <w:rFonts w:hint="eastAsia"/>
        </w:rPr>
        <w:t>的</w:t>
      </w:r>
      <w:r w:rsidR="00E203AD" w:rsidRPr="00636514">
        <w:rPr>
          <w:rFonts w:hint="eastAsia"/>
        </w:rPr>
        <w:t>响应数据</w:t>
      </w:r>
      <w:r w:rsidR="003A3BFA" w:rsidRPr="00636514">
        <w:rPr>
          <w:rFonts w:hint="eastAsia"/>
        </w:rPr>
        <w:t>，</w:t>
      </w:r>
      <w:r w:rsidRPr="00636514">
        <w:rPr>
          <w:rFonts w:hint="eastAsia"/>
        </w:rPr>
        <w:t>当</w:t>
      </w:r>
      <w:r w:rsidRPr="00636514">
        <w:rPr>
          <w:rFonts w:hint="eastAsia"/>
        </w:rPr>
        <w:t>return_</w:t>
      </w:r>
      <w:r w:rsidRPr="00636514">
        <w:t>code</w:t>
      </w:r>
      <w:r w:rsidRPr="00636514">
        <w:lastRenderedPageBreak/>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中的</w:t>
      </w:r>
      <w:r w:rsidRPr="00636514">
        <w:rPr>
          <w:rFonts w:hint="eastAsia"/>
        </w:rPr>
        <w:t>code</w:t>
      </w:r>
      <w:r w:rsidRPr="00636514">
        <w:t>_url</w:t>
      </w:r>
      <w:r w:rsidRPr="00636514">
        <w:t>字段的值</w:t>
      </w:r>
      <w:r w:rsidRPr="00636514">
        <w:rPr>
          <w:rFonts w:hint="eastAsia"/>
        </w:rPr>
        <w:t>，</w:t>
      </w:r>
      <w:r w:rsidRPr="00636514">
        <w:t>将其进行返回</w:t>
      </w:r>
      <w:r w:rsidRPr="00636514">
        <w:rPr>
          <w:rFonts w:hint="eastAsia"/>
        </w:rPr>
        <w:t>。</w:t>
      </w:r>
      <w:r w:rsidRPr="00636514">
        <w:t>使用二维码生成类</w:t>
      </w:r>
      <w:r w:rsidRPr="00636514">
        <w:rPr>
          <w:rFonts w:hint="eastAsia"/>
        </w:rPr>
        <w:t>，</w:t>
      </w:r>
      <w:r w:rsidRPr="00636514">
        <w:t>将生成的二维码显示在页面中</w:t>
      </w:r>
      <w:r w:rsidRPr="00636514">
        <w:rPr>
          <w:rFonts w:hint="eastAsia"/>
        </w:rPr>
        <w:t>。</w:t>
      </w:r>
    </w:p>
    <w:p w14:paraId="1FFD5316" w14:textId="6E822173" w:rsidR="003C3349" w:rsidRPr="00636514" w:rsidRDefault="009716BC" w:rsidP="003C3349">
      <w:pPr>
        <w:ind w:firstLine="480"/>
      </w:pPr>
      <w:r w:rsidRPr="00636514">
        <w:t>商家查询交易状态</w:t>
      </w:r>
      <w:r w:rsidR="003C3349" w:rsidRPr="00636514">
        <w:t>需要传入微信订单号</w:t>
      </w:r>
      <w:r w:rsidR="003C3349" w:rsidRPr="00636514">
        <w:rPr>
          <w:rFonts w:hint="eastAsia"/>
        </w:rPr>
        <w:t>和其他基本信息配置。首先，按照申码的请求数据封装过程将请求字段进行</w:t>
      </w:r>
      <w:r w:rsidR="003C3349" w:rsidRPr="00636514">
        <w:rPr>
          <w:rFonts w:hint="eastAsia"/>
        </w:rPr>
        <w:t>MD5</w:t>
      </w:r>
      <w:r w:rsidR="003C3349" w:rsidRPr="00636514">
        <w:rPr>
          <w:rFonts w:hint="eastAsia"/>
        </w:rPr>
        <w:t>签名，将请求域转换为</w:t>
      </w:r>
      <w:r w:rsidR="003C3349" w:rsidRPr="00636514">
        <w:rPr>
          <w:rFonts w:hint="eastAsia"/>
        </w:rPr>
        <w:t>XML</w:t>
      </w:r>
      <w:r w:rsidR="00B42C09" w:rsidRPr="00636514">
        <w:rPr>
          <w:rFonts w:hint="eastAsia"/>
        </w:rPr>
        <w:t>格式</w:t>
      </w:r>
      <w:r w:rsidR="003C3349" w:rsidRPr="00636514">
        <w:rPr>
          <w:rFonts w:hint="eastAsia"/>
        </w:rPr>
        <w:t>，以</w:t>
      </w:r>
      <w:r w:rsidR="00814EAA" w:rsidRPr="00636514">
        <w:t>POST</w:t>
      </w:r>
      <w:r w:rsidR="003C3349" w:rsidRPr="00636514">
        <w:rPr>
          <w:rFonts w:hint="eastAsia"/>
        </w:rPr>
        <w:t>方式发送给微信</w:t>
      </w:r>
      <w:r w:rsidR="00274885" w:rsidRPr="00636514">
        <w:rPr>
          <w:rFonts w:hint="eastAsia"/>
        </w:rPr>
        <w:t>端。然后，服务端接收请求参数进行数据处理，并将</w:t>
      </w:r>
      <w:r w:rsidR="003C3349" w:rsidRPr="00636514">
        <w:rPr>
          <w:rFonts w:hint="eastAsia"/>
        </w:rPr>
        <w:t>结果</w:t>
      </w:r>
      <w:r w:rsidR="00274885" w:rsidRPr="00636514">
        <w:rPr>
          <w:rFonts w:hint="eastAsia"/>
        </w:rPr>
        <w:t>信息</w:t>
      </w:r>
      <w:r w:rsidR="003C3349" w:rsidRPr="00636514">
        <w:rPr>
          <w:rFonts w:hint="eastAsia"/>
        </w:rPr>
        <w:t>以</w:t>
      </w:r>
      <w:r w:rsidR="003C3349" w:rsidRPr="00636514">
        <w:rPr>
          <w:rFonts w:hint="eastAsia"/>
        </w:rPr>
        <w:t>XML</w:t>
      </w:r>
      <w:r w:rsidR="00274885" w:rsidRPr="00636514">
        <w:rPr>
          <w:rFonts w:hint="eastAsia"/>
        </w:rPr>
        <w:t>格式</w:t>
      </w:r>
      <w:r w:rsidR="003C3349" w:rsidRPr="00636514">
        <w:rPr>
          <w:rFonts w:hint="eastAsia"/>
        </w:rPr>
        <w:t>返回。最后，</w:t>
      </w:r>
      <w:r w:rsidR="00F9420D" w:rsidRPr="00636514">
        <w:rPr>
          <w:rFonts w:hint="eastAsia"/>
        </w:rPr>
        <w:t>解析响应数据</w:t>
      </w:r>
      <w:r w:rsidR="003C3349" w:rsidRPr="00636514">
        <w:rPr>
          <w:rFonts w:hint="eastAsia"/>
        </w:rPr>
        <w:t>，判断</w:t>
      </w:r>
      <w:r w:rsidR="003C3349" w:rsidRPr="00636514">
        <w:rPr>
          <w:rFonts w:hint="eastAsia"/>
        </w:rPr>
        <w:t>return_code</w:t>
      </w:r>
      <w:r w:rsidR="003C3349" w:rsidRPr="00636514">
        <w:rPr>
          <w:rFonts w:hint="eastAsia"/>
        </w:rPr>
        <w:t>和</w:t>
      </w:r>
      <w:r w:rsidR="003C3349" w:rsidRPr="00636514">
        <w:rPr>
          <w:rFonts w:hint="eastAsia"/>
        </w:rPr>
        <w:t>trade</w:t>
      </w:r>
      <w:r w:rsidR="003C3349" w:rsidRPr="00636514">
        <w:t>_state</w:t>
      </w:r>
      <w:r w:rsidR="003C3349" w:rsidRPr="00636514">
        <w:t>的值是否为</w:t>
      </w:r>
      <w:r w:rsidR="003C3349" w:rsidRPr="00636514">
        <w:rPr>
          <w:rFonts w:hint="eastAsia"/>
        </w:rPr>
        <w:t>SUCCESS</w:t>
      </w:r>
      <w:r w:rsidR="003C3349" w:rsidRPr="00636514">
        <w:rPr>
          <w:rFonts w:hint="eastAsia"/>
        </w:rPr>
        <w:t>，这里</w:t>
      </w:r>
      <w:r w:rsidR="003C3349" w:rsidRPr="00636514">
        <w:rPr>
          <w:rFonts w:hint="eastAsia"/>
        </w:rPr>
        <w:t>return_code</w:t>
      </w:r>
      <w:r w:rsidR="003C3349" w:rsidRPr="00636514">
        <w:rPr>
          <w:rFonts w:hint="eastAsia"/>
        </w:rPr>
        <w:t>为通信成功的标识，</w:t>
      </w:r>
      <w:r w:rsidR="003C3349" w:rsidRPr="00636514">
        <w:rPr>
          <w:rFonts w:hint="eastAsia"/>
        </w:rPr>
        <w:t>trade</w:t>
      </w:r>
      <w:r w:rsidR="003C3349" w:rsidRPr="00636514">
        <w:t>_state</w:t>
      </w:r>
      <w:r w:rsidR="003C3349" w:rsidRPr="00636514">
        <w:t>为交易成功的标识</w:t>
      </w:r>
      <w:r w:rsidR="003C3349" w:rsidRPr="00636514">
        <w:rPr>
          <w:rFonts w:hint="eastAsia"/>
        </w:rPr>
        <w:t>，</w:t>
      </w:r>
      <w:r w:rsidR="003C3349" w:rsidRPr="00636514">
        <w:t>只有二者都为</w:t>
      </w:r>
      <w:r w:rsidR="003C3349" w:rsidRPr="00636514">
        <w:rPr>
          <w:rFonts w:hint="eastAsia"/>
        </w:rPr>
        <w:t>SUCCESS</w:t>
      </w:r>
      <w:r w:rsidR="003C3349" w:rsidRPr="00636514">
        <w:rPr>
          <w:rFonts w:hint="eastAsia"/>
        </w:rPr>
        <w:t>才能判断当前请求结果是否正确，该订单的交易是否正确完成。</w:t>
      </w:r>
    </w:p>
    <w:p w14:paraId="546941AA" w14:textId="6A4A965C" w:rsidR="003C3349" w:rsidRPr="00534659" w:rsidRDefault="003C3349" w:rsidP="00AD581F">
      <w:pPr>
        <w:pStyle w:val="afe"/>
        <w:numPr>
          <w:ilvl w:val="0"/>
          <w:numId w:val="22"/>
        </w:numPr>
        <w:ind w:firstLineChars="0"/>
      </w:pPr>
      <w:bookmarkStart w:id="250" w:name="_Toc492673789"/>
      <w:r w:rsidRPr="00534659">
        <w:t>应用版本更新</w:t>
      </w:r>
      <w:bookmarkEnd w:id="250"/>
    </w:p>
    <w:p w14:paraId="65090C52" w14:textId="77777777" w:rsidR="003C3349" w:rsidRPr="00636514" w:rsidRDefault="003C3349" w:rsidP="003C3349">
      <w:pPr>
        <w:ind w:firstLine="480"/>
      </w:pPr>
      <w:r w:rsidRPr="00636514">
        <w:t>售货机客户端的软件更新往往没有人为的手动点击和干涉</w:t>
      </w:r>
      <w:r w:rsidRPr="00636514">
        <w:rPr>
          <w:rFonts w:hint="eastAsia"/>
        </w:rPr>
        <w:t>，</w:t>
      </w:r>
      <w:r w:rsidRPr="00636514">
        <w:t>因售货机终端分</w:t>
      </w:r>
      <w:r w:rsidR="0038616D" w:rsidRPr="00636514">
        <w:t>布在不同的区域</w:t>
      </w:r>
      <w:r w:rsidRPr="00636514">
        <w:rPr>
          <w:rFonts w:hint="eastAsia"/>
        </w:rPr>
        <w:t>，</w:t>
      </w:r>
      <w:r w:rsidRPr="00636514">
        <w:t>每次新版本软件开发完成后</w:t>
      </w:r>
      <w:r w:rsidRPr="00636514">
        <w:rPr>
          <w:rFonts w:hint="eastAsia"/>
        </w:rPr>
        <w:t>不可能由操作员逐个手动检测软件版本和更新软件，因此售货机终端的更新检测采用静默的更新和安装。</w:t>
      </w:r>
    </w:p>
    <w:p w14:paraId="272A7F68" w14:textId="77777777" w:rsidR="003C3349" w:rsidRPr="00636514" w:rsidRDefault="005B16DB" w:rsidP="003C3349">
      <w:pPr>
        <w:ind w:firstLine="480"/>
      </w:pPr>
      <w:r w:rsidRPr="00636514">
        <w:t>管理员</w:t>
      </w:r>
      <w:r w:rsidR="003C3349" w:rsidRPr="00636514">
        <w:t>在文件服务器中放置软件的最新版本和包含软件新版本信息的</w:t>
      </w:r>
      <w:r w:rsidR="007A6C16" w:rsidRPr="00636514">
        <w:rPr>
          <w:rFonts w:hint="eastAsia"/>
        </w:rPr>
        <w:t>JSON</w:t>
      </w:r>
      <w:r w:rsidR="003C3349" w:rsidRPr="00636514">
        <w:rPr>
          <w:rFonts w:hint="eastAsia"/>
        </w:rPr>
        <w:t>文件。使用另一个</w:t>
      </w:r>
      <w:r w:rsidR="003C3349" w:rsidRPr="00636514">
        <w:rPr>
          <w:rFonts w:hint="eastAsia"/>
        </w:rPr>
        <w:t>Android</w:t>
      </w:r>
      <w:r w:rsidR="003C3349" w:rsidRPr="00636514">
        <w:rPr>
          <w:rFonts w:hint="eastAsia"/>
        </w:rPr>
        <w:t>小应用对售货机终端进行检测更新</w:t>
      </w:r>
      <w:r w:rsidR="00594F2A" w:rsidRPr="00636514">
        <w:rPr>
          <w:rFonts w:hint="eastAsia"/>
        </w:rPr>
        <w:t>。</w:t>
      </w:r>
      <w:r w:rsidR="00594F2A" w:rsidRPr="00636514">
        <w:t>系统</w:t>
      </w:r>
      <w:r w:rsidR="003C3349" w:rsidRPr="00636514">
        <w:rPr>
          <w:rFonts w:hint="eastAsia"/>
        </w:rPr>
        <w:t>设置一个定点的时间，使用</w:t>
      </w:r>
      <w:r w:rsidR="003C3349" w:rsidRPr="00636514">
        <w:rPr>
          <w:rFonts w:hint="eastAsia"/>
        </w:rPr>
        <w:t>Service</w:t>
      </w:r>
      <w:r w:rsidR="00594F2A" w:rsidRPr="00636514">
        <w:rPr>
          <w:rFonts w:hint="eastAsia"/>
        </w:rPr>
        <w:t>后台服务</w:t>
      </w:r>
      <w:r w:rsidR="003C3349" w:rsidRPr="00636514">
        <w:rPr>
          <w:rFonts w:hint="eastAsia"/>
        </w:rPr>
        <w:t>每天按时进行软件版本的检测和新版本的下载，</w:t>
      </w:r>
      <w:r w:rsidR="003C3349" w:rsidRPr="00636514">
        <w:t>下载完成后调用系统的安装程序完成安装</w:t>
      </w:r>
      <w:r w:rsidR="003C3349" w:rsidRPr="00636514">
        <w:rPr>
          <w:rFonts w:hint="eastAsia"/>
        </w:rPr>
        <w:t>。</w:t>
      </w:r>
      <w:r w:rsidR="003C3349" w:rsidRPr="00636514">
        <w:rPr>
          <w:rFonts w:hint="eastAsia"/>
        </w:rPr>
        <w:t xml:space="preserve"> </w:t>
      </w:r>
    </w:p>
    <w:p w14:paraId="09B8619E" w14:textId="5EF526B3" w:rsidR="003C3349" w:rsidRPr="00636514" w:rsidRDefault="003C3349" w:rsidP="00534659">
      <w:pPr>
        <w:ind w:firstLine="480"/>
      </w:pPr>
      <w:r w:rsidRPr="00636514">
        <w:t>更新应用使用</w:t>
      </w:r>
      <w:r w:rsidRPr="00636514">
        <w:rPr>
          <w:rFonts w:hint="eastAsia"/>
        </w:rPr>
        <w:t>Android</w:t>
      </w:r>
      <w:r w:rsidRPr="00636514">
        <w:rPr>
          <w:rFonts w:hint="eastAsia"/>
        </w:rPr>
        <w:t>提供的无障碍服务进行智能安装，</w:t>
      </w:r>
      <w:r w:rsidRPr="00636514">
        <w:rPr>
          <w:rFonts w:hint="eastAsia"/>
        </w:rPr>
        <w:t>Android</w:t>
      </w:r>
      <w:r w:rsidRPr="00636514">
        <w:rPr>
          <w:rFonts w:hint="eastAsia"/>
        </w:rPr>
        <w:t>使用</w:t>
      </w:r>
      <w:r w:rsidRPr="00636514">
        <w:t>AccessibilityService</w:t>
      </w:r>
      <w:r w:rsidRPr="00636514">
        <w:rPr>
          <w:rFonts w:hint="eastAsia"/>
        </w:rPr>
        <w:t>来模拟用户的点击操作。在</w:t>
      </w:r>
      <w:r w:rsidRPr="00636514">
        <w:t>accessibility_service_config.xml</w:t>
      </w:r>
      <w:r w:rsidRPr="00636514">
        <w:t>文件中设置要监听的程序和安装页面</w:t>
      </w:r>
      <w:r w:rsidRPr="00636514">
        <w:rPr>
          <w:rFonts w:hint="eastAsia"/>
        </w:rPr>
        <w:t>，</w:t>
      </w:r>
      <w:r w:rsidRPr="00636514">
        <w:t>并在</w:t>
      </w:r>
      <w:r w:rsidRPr="00636514">
        <w:rPr>
          <w:rFonts w:hint="eastAsia"/>
        </w:rPr>
        <w:t>Android</w:t>
      </w:r>
      <w:r w:rsidRPr="00636514">
        <w:t>Manifest.xml</w:t>
      </w:r>
      <w:r w:rsidRPr="00636514">
        <w:t>文件中配置无障碍服务</w:t>
      </w:r>
      <w:r w:rsidRPr="00636514">
        <w:rPr>
          <w:rFonts w:hint="eastAsia"/>
        </w:rPr>
        <w:t>。使用</w:t>
      </w:r>
      <w:r w:rsidRPr="00636514">
        <w:rPr>
          <w:rFonts w:hint="eastAsia"/>
        </w:rPr>
        <w:t>AccessibilityService</w:t>
      </w:r>
      <w:r w:rsidRPr="00636514">
        <w:rPr>
          <w:rFonts w:hint="eastAsia"/>
        </w:rPr>
        <w:t>捕获安装页面，并模拟点击“安装”按钮进行软件的安装。这样的一个安装过程并不需要用户的手动操作，仅仅在每天的定时时间通知系统服务</w:t>
      </w:r>
      <w:r w:rsidR="00E13C28" w:rsidRPr="00636514">
        <w:rPr>
          <w:rFonts w:hint="eastAsia"/>
        </w:rPr>
        <w:t>进行检测，然后模拟用户行为进行更新和重启</w:t>
      </w:r>
      <w:r w:rsidRPr="00636514">
        <w:rPr>
          <w:rFonts w:hint="eastAsia"/>
        </w:rPr>
        <w:t>。</w:t>
      </w:r>
    </w:p>
    <w:p w14:paraId="01859124" w14:textId="77777777" w:rsidR="004C4360" w:rsidRPr="00636514" w:rsidRDefault="00CD50AE" w:rsidP="006E2E2B">
      <w:pPr>
        <w:pStyle w:val="1"/>
        <w:ind w:leftChars="0" w:left="240"/>
      </w:pPr>
      <w:r w:rsidRPr="00636514">
        <w:br w:type="page"/>
      </w:r>
      <w:bookmarkStart w:id="251" w:name="_Toc492673790"/>
      <w:bookmarkStart w:id="252" w:name="_Toc494578113"/>
      <w:r w:rsidR="00D57C3A" w:rsidRPr="00636514">
        <w:rPr>
          <w:rFonts w:hint="eastAsia"/>
          <w:lang w:eastAsia="zh-CN"/>
        </w:rPr>
        <w:lastRenderedPageBreak/>
        <w:t>第</w:t>
      </w:r>
      <w:r w:rsidR="00D57C3A" w:rsidRPr="00636514">
        <w:rPr>
          <w:rFonts w:hint="eastAsia"/>
          <w:lang w:eastAsia="zh-CN"/>
        </w:rPr>
        <w:t>7</w:t>
      </w:r>
      <w:r w:rsidR="00D57C3A" w:rsidRPr="00636514">
        <w:rPr>
          <w:rFonts w:hint="eastAsia"/>
          <w:lang w:eastAsia="zh-CN"/>
        </w:rPr>
        <w:t>章</w:t>
      </w:r>
      <w:r w:rsidR="00D57C3A" w:rsidRPr="00636514">
        <w:rPr>
          <w:rFonts w:hint="eastAsia"/>
          <w:lang w:eastAsia="zh-CN"/>
        </w:rPr>
        <w:t xml:space="preserve"> </w:t>
      </w:r>
      <w:r w:rsidR="004C4360" w:rsidRPr="00636514">
        <w:rPr>
          <w:rFonts w:hint="eastAsia"/>
        </w:rPr>
        <w:t>总结与展望</w:t>
      </w:r>
      <w:bookmarkEnd w:id="251"/>
      <w:bookmarkEnd w:id="252"/>
    </w:p>
    <w:p w14:paraId="7C1DC207" w14:textId="036E9548" w:rsidR="008111E2" w:rsidRPr="00636514" w:rsidRDefault="00660703" w:rsidP="00660703">
      <w:pPr>
        <w:ind w:firstLine="480"/>
      </w:pPr>
      <w:r w:rsidRPr="00636514">
        <w:rPr>
          <w:rFonts w:hint="eastAsia"/>
        </w:rPr>
        <w:t>本文描述了</w:t>
      </w:r>
      <w:bookmarkStart w:id="253" w:name="OLE_LINK372"/>
      <w:r w:rsidRPr="00636514">
        <w:rPr>
          <w:rFonts w:hint="eastAsia"/>
        </w:rPr>
        <w:t>基于</w:t>
      </w:r>
      <w:r w:rsidRPr="00636514">
        <w:t>SaaS</w:t>
      </w:r>
      <w:r w:rsidRPr="00636514">
        <w:t>模式的自动售货机云平台的</w:t>
      </w:r>
      <w:r w:rsidRPr="00636514">
        <w:rPr>
          <w:rFonts w:hint="eastAsia"/>
        </w:rPr>
        <w:t>设计与实现，该平台是为适应当今自动售货机</w:t>
      </w:r>
      <w:r w:rsidR="00695AE6">
        <w:rPr>
          <w:rFonts w:hint="eastAsia"/>
        </w:rPr>
        <w:t>商家</w:t>
      </w:r>
      <w:r w:rsidRPr="00636514">
        <w:rPr>
          <w:rFonts w:hint="eastAsia"/>
        </w:rPr>
        <w:t>发展</w:t>
      </w:r>
      <w:r w:rsidR="00AD10B6" w:rsidRPr="00636514">
        <w:rPr>
          <w:rFonts w:hint="eastAsia"/>
        </w:rPr>
        <w:t>现状的一个新概念的设计。</w:t>
      </w:r>
      <w:r w:rsidR="000805E4" w:rsidRPr="00636514">
        <w:rPr>
          <w:rFonts w:hint="eastAsia"/>
        </w:rPr>
        <w:t>采用了</w:t>
      </w:r>
      <w:r w:rsidR="000805E4" w:rsidRPr="00636514">
        <w:rPr>
          <w:rFonts w:hint="eastAsia"/>
        </w:rPr>
        <w:t>SaaS</w:t>
      </w:r>
      <w:r w:rsidR="00C57014" w:rsidRPr="00636514">
        <w:rPr>
          <w:rFonts w:hint="eastAsia"/>
        </w:rPr>
        <w:t>模式</w:t>
      </w:r>
      <w:r w:rsidR="000805E4" w:rsidRPr="00636514">
        <w:rPr>
          <w:rFonts w:hint="eastAsia"/>
        </w:rPr>
        <w:t>的设计思想，</w:t>
      </w:r>
      <w:r w:rsidR="00FE50A6" w:rsidRPr="00636514">
        <w:rPr>
          <w:rFonts w:hint="eastAsia"/>
        </w:rPr>
        <w:t>结合多租户设计框架</w:t>
      </w:r>
      <w:r w:rsidR="00E3777D" w:rsidRPr="00636514">
        <w:rPr>
          <w:rFonts w:hint="eastAsia"/>
        </w:rPr>
        <w:t>，将传统的</w:t>
      </w:r>
      <w:r w:rsidR="003A58F7" w:rsidRPr="00636514">
        <w:rPr>
          <w:rFonts w:hint="eastAsia"/>
        </w:rPr>
        <w:t>仅供一家公司使用的单个应用系统转变为可</w:t>
      </w:r>
      <w:r w:rsidR="00534659">
        <w:rPr>
          <w:rFonts w:hint="eastAsia"/>
        </w:rPr>
        <w:t>供多个租户使用的共享平台。</w:t>
      </w:r>
    </w:p>
    <w:p w14:paraId="1CA99057" w14:textId="290C4E70" w:rsidR="00D91143" w:rsidRPr="00636514" w:rsidRDefault="00B3188D" w:rsidP="00660703">
      <w:pPr>
        <w:ind w:firstLine="480"/>
      </w:pPr>
      <w:r>
        <w:rPr>
          <w:rFonts w:hint="eastAsia"/>
        </w:rPr>
        <w:t>云</w:t>
      </w:r>
      <w:r w:rsidR="00D91143" w:rsidRPr="00636514">
        <w:t>平台系统采用</w:t>
      </w:r>
      <w:r w:rsidR="00D91143" w:rsidRPr="00636514">
        <w:rPr>
          <w:rFonts w:hint="eastAsia"/>
        </w:rPr>
        <w:t>Spring</w:t>
      </w:r>
      <w:r w:rsidR="00D91143" w:rsidRPr="00636514">
        <w:rPr>
          <w:rFonts w:hint="eastAsia"/>
        </w:rPr>
        <w:t>、</w:t>
      </w:r>
      <w:r w:rsidR="00D91143" w:rsidRPr="00636514">
        <w:rPr>
          <w:rFonts w:hint="eastAsia"/>
        </w:rPr>
        <w:t>SpringMVC</w:t>
      </w:r>
      <w:r w:rsidR="00D91143" w:rsidRPr="00636514">
        <w:rPr>
          <w:rFonts w:hint="eastAsia"/>
        </w:rPr>
        <w:t>、</w:t>
      </w:r>
      <w:r w:rsidR="00CE5D3B" w:rsidRPr="00636514">
        <w:rPr>
          <w:rFonts w:hint="eastAsia"/>
        </w:rPr>
        <w:t>My</w:t>
      </w:r>
      <w:r w:rsidR="00CE5D3B" w:rsidRPr="00636514">
        <w:t>Batis</w:t>
      </w:r>
      <w:r w:rsidR="00D91143" w:rsidRPr="00636514">
        <w:rPr>
          <w:rFonts w:hint="eastAsia"/>
        </w:rPr>
        <w:t>框架，</w:t>
      </w:r>
      <w:r w:rsidR="00D91143" w:rsidRPr="00636514">
        <w:rPr>
          <w:rFonts w:hint="eastAsia"/>
        </w:rPr>
        <w:t>Maven</w:t>
      </w:r>
      <w:r w:rsidR="00AD6C23" w:rsidRPr="00636514">
        <w:rPr>
          <w:rFonts w:hint="eastAsia"/>
        </w:rPr>
        <w:t>构建工具</w:t>
      </w:r>
      <w:r w:rsidR="007721C6" w:rsidRPr="00636514">
        <w:rPr>
          <w:rFonts w:hint="eastAsia"/>
        </w:rPr>
        <w:t>、</w:t>
      </w:r>
      <w:r w:rsidR="00D91143" w:rsidRPr="00636514">
        <w:rPr>
          <w:rFonts w:hint="eastAsia"/>
        </w:rPr>
        <w:t>Mysql</w:t>
      </w:r>
      <w:r w:rsidR="007721C6" w:rsidRPr="00636514">
        <w:rPr>
          <w:rFonts w:hint="eastAsia"/>
        </w:rPr>
        <w:t>数据库和</w:t>
      </w:r>
      <w:r w:rsidR="007721C6" w:rsidRPr="00636514">
        <w:rPr>
          <w:rFonts w:hint="eastAsia"/>
        </w:rPr>
        <w:t>Bootstrap</w:t>
      </w:r>
      <w:r w:rsidR="007721C6" w:rsidRPr="00636514">
        <w:rPr>
          <w:rFonts w:hint="eastAsia"/>
        </w:rPr>
        <w:t>、</w:t>
      </w:r>
      <w:r w:rsidR="007721C6" w:rsidRPr="00636514">
        <w:rPr>
          <w:rFonts w:hint="eastAsia"/>
        </w:rPr>
        <w:t>J</w:t>
      </w:r>
      <w:r w:rsidR="008A6D44" w:rsidRPr="00636514">
        <w:rPr>
          <w:rFonts w:hint="eastAsia"/>
        </w:rPr>
        <w:t>Q</w:t>
      </w:r>
      <w:r w:rsidR="007721C6" w:rsidRPr="00636514">
        <w:rPr>
          <w:rFonts w:hint="eastAsia"/>
        </w:rPr>
        <w:t>uery</w:t>
      </w:r>
      <w:r w:rsidR="007721C6" w:rsidRPr="00636514">
        <w:rPr>
          <w:rFonts w:hint="eastAsia"/>
        </w:rPr>
        <w:t>、</w:t>
      </w:r>
      <w:r w:rsidR="007721C6" w:rsidRPr="00636514">
        <w:t>Ajax</w:t>
      </w:r>
      <w:r w:rsidR="00534659">
        <w:rPr>
          <w:rFonts w:hint="eastAsia"/>
        </w:rPr>
        <w:t>和三层架构的思想实现分层</w:t>
      </w:r>
      <w:r w:rsidR="00D91143" w:rsidRPr="00636514">
        <w:rPr>
          <w:rFonts w:hint="eastAsia"/>
        </w:rPr>
        <w:t>开发</w:t>
      </w:r>
      <w:r w:rsidR="00413569" w:rsidRPr="00636514">
        <w:rPr>
          <w:rFonts w:hint="eastAsia"/>
        </w:rPr>
        <w:t>系统使用共享数据库，</w:t>
      </w:r>
      <w:r w:rsidR="00D32DAA" w:rsidRPr="00636514">
        <w:rPr>
          <w:rFonts w:hint="eastAsia"/>
        </w:rPr>
        <w:t>对数据库采用多种加密方法</w:t>
      </w:r>
      <w:r w:rsidR="00413569" w:rsidRPr="00636514">
        <w:rPr>
          <w:rFonts w:hint="eastAsia"/>
        </w:rPr>
        <w:t>，增强</w:t>
      </w:r>
      <w:r w:rsidR="00B108CC" w:rsidRPr="00636514">
        <w:rPr>
          <w:rFonts w:hint="eastAsia"/>
        </w:rPr>
        <w:t>数据</w:t>
      </w:r>
      <w:r w:rsidR="00413569" w:rsidRPr="00636514">
        <w:rPr>
          <w:rFonts w:hint="eastAsia"/>
        </w:rPr>
        <w:t>安全性。</w:t>
      </w:r>
    </w:p>
    <w:p w14:paraId="30131A1F" w14:textId="29748243" w:rsidR="00AF0CB1" w:rsidRPr="00636514" w:rsidRDefault="00534659" w:rsidP="00B43BFF">
      <w:pPr>
        <w:ind w:firstLineChars="0" w:firstLine="420"/>
      </w:pPr>
      <w:r>
        <w:rPr>
          <w:rFonts w:hint="eastAsia"/>
        </w:rPr>
        <w:t>终端</w:t>
      </w:r>
      <w:r>
        <w:t>系统采用</w:t>
      </w:r>
      <w:r w:rsidR="00AF0CB1" w:rsidRPr="00636514">
        <w:rPr>
          <w:rFonts w:hint="eastAsia"/>
        </w:rPr>
        <w:t>Android</w:t>
      </w:r>
      <w:r>
        <w:rPr>
          <w:rFonts w:hint="eastAsia"/>
        </w:rPr>
        <w:t>进行开发</w:t>
      </w:r>
      <w:r w:rsidR="00AF0CB1" w:rsidRPr="00636514">
        <w:rPr>
          <w:rFonts w:hint="eastAsia"/>
        </w:rPr>
        <w:t>，分为两个</w:t>
      </w:r>
      <w:r w:rsidR="00C02220" w:rsidRPr="00636514">
        <w:rPr>
          <w:rFonts w:hint="eastAsia"/>
        </w:rPr>
        <w:t>类型</w:t>
      </w:r>
      <w:r w:rsidR="00AF0CB1" w:rsidRPr="00636514">
        <w:rPr>
          <w:rFonts w:hint="eastAsia"/>
        </w:rPr>
        <w:t>：一为供操作员使用的手机端应用；二为供售货机使用的终端售卖系统。</w:t>
      </w:r>
      <w:r w:rsidR="00965CD0">
        <w:rPr>
          <w:rFonts w:hint="eastAsia"/>
        </w:rPr>
        <w:t>系统提供二维码扫码支付，</w:t>
      </w:r>
      <w:r w:rsidR="00AF0CB1" w:rsidRPr="00636514">
        <w:rPr>
          <w:rFonts w:hint="eastAsia"/>
        </w:rPr>
        <w:t>使用</w:t>
      </w:r>
      <w:r w:rsidR="00CD2B45" w:rsidRPr="00636514">
        <w:t>HTTP</w:t>
      </w:r>
      <w:r w:rsidR="00AF0CB1" w:rsidRPr="00636514">
        <w:rPr>
          <w:rFonts w:hint="eastAsia"/>
        </w:rPr>
        <w:t>协议和后台进行交互，进而实现访问和操作数据库的功能，终端和后台进行交互时使用加密传输保证传输数据的安全性。</w:t>
      </w:r>
    </w:p>
    <w:p w14:paraId="67DDD9CC" w14:textId="77777777" w:rsidR="00660703" w:rsidRPr="00636514" w:rsidRDefault="008111E2" w:rsidP="00660703">
      <w:pPr>
        <w:ind w:firstLine="480"/>
      </w:pPr>
      <w:r w:rsidRPr="00636514">
        <w:rPr>
          <w:rFonts w:hint="eastAsia"/>
        </w:rPr>
        <w:t>该</w:t>
      </w:r>
      <w:r w:rsidR="009D1770" w:rsidRPr="00636514">
        <w:rPr>
          <w:rFonts w:hint="eastAsia"/>
        </w:rPr>
        <w:t>平台</w:t>
      </w:r>
      <w:r w:rsidRPr="00636514">
        <w:rPr>
          <w:rFonts w:hint="eastAsia"/>
        </w:rPr>
        <w:t>系统主要有以下几个特点：</w:t>
      </w:r>
    </w:p>
    <w:p w14:paraId="44F94C56" w14:textId="44618F1F" w:rsidR="008111E2" w:rsidRPr="00636514" w:rsidRDefault="008111E2" w:rsidP="00AD581F">
      <w:pPr>
        <w:numPr>
          <w:ilvl w:val="0"/>
          <w:numId w:val="9"/>
        </w:numPr>
        <w:ind w:firstLineChars="0"/>
      </w:pPr>
      <w:r w:rsidRPr="00636514">
        <w:rPr>
          <w:rFonts w:hint="eastAsia"/>
        </w:rPr>
        <w:t>易用性：</w:t>
      </w:r>
      <w:r w:rsidR="00EF076E" w:rsidRPr="00636514">
        <w:rPr>
          <w:rFonts w:hint="eastAsia"/>
        </w:rPr>
        <w:t>系统采用</w:t>
      </w:r>
      <w:r w:rsidR="00EF076E" w:rsidRPr="00636514">
        <w:rPr>
          <w:rFonts w:hint="eastAsia"/>
        </w:rPr>
        <w:t>SaaS</w:t>
      </w:r>
      <w:r w:rsidR="00EF076E" w:rsidRPr="00636514">
        <w:t>模式进行开发</w:t>
      </w:r>
      <w:r w:rsidR="00EF076E" w:rsidRPr="00636514">
        <w:rPr>
          <w:rFonts w:hint="eastAsia"/>
        </w:rPr>
        <w:t>，</w:t>
      </w:r>
      <w:r w:rsidR="00E96F96" w:rsidRPr="00636514">
        <w:rPr>
          <w:rFonts w:hint="eastAsia"/>
        </w:rPr>
        <w:t>由</w:t>
      </w:r>
      <w:r w:rsidR="00D51F97">
        <w:rPr>
          <w:rFonts w:hint="eastAsia"/>
        </w:rPr>
        <w:t>提供商</w:t>
      </w:r>
      <w:r w:rsidR="00E96F96" w:rsidRPr="00636514">
        <w:rPr>
          <w:rFonts w:hint="eastAsia"/>
        </w:rPr>
        <w:t>进行系统的部署和发布</w:t>
      </w:r>
      <w:r w:rsidR="00A55394" w:rsidRPr="00636514">
        <w:rPr>
          <w:rFonts w:hint="eastAsia"/>
        </w:rPr>
        <w:t>，用户</w:t>
      </w:r>
      <w:r w:rsidR="00282851" w:rsidRPr="00636514">
        <w:rPr>
          <w:rFonts w:hint="eastAsia"/>
        </w:rPr>
        <w:t>可直接通过网页入口访问平台系统</w:t>
      </w:r>
      <w:r w:rsidR="00A55394" w:rsidRPr="00636514">
        <w:rPr>
          <w:rFonts w:hint="eastAsia"/>
        </w:rPr>
        <w:t>。过程</w:t>
      </w:r>
      <w:r w:rsidR="00C718F7" w:rsidRPr="00636514">
        <w:rPr>
          <w:rFonts w:hint="eastAsia"/>
        </w:rPr>
        <w:t>便捷</w:t>
      </w:r>
      <w:r w:rsidR="00950CFD" w:rsidRPr="00636514">
        <w:rPr>
          <w:rFonts w:hint="eastAsia"/>
        </w:rPr>
        <w:t>，系统简便易学</w:t>
      </w:r>
      <w:r w:rsidR="00F61FB7" w:rsidRPr="00636514">
        <w:rPr>
          <w:rFonts w:hint="eastAsia"/>
        </w:rPr>
        <w:t>，适合各个层次的人员使用</w:t>
      </w:r>
      <w:r w:rsidR="00C718F7" w:rsidRPr="00636514">
        <w:rPr>
          <w:rFonts w:hint="eastAsia"/>
        </w:rPr>
        <w:t>。</w:t>
      </w:r>
    </w:p>
    <w:p w14:paraId="2AF2684B" w14:textId="6DBC794B" w:rsidR="000504C5" w:rsidRPr="00636514" w:rsidRDefault="00543796" w:rsidP="00AD581F">
      <w:pPr>
        <w:numPr>
          <w:ilvl w:val="0"/>
          <w:numId w:val="9"/>
        </w:numPr>
        <w:ind w:firstLineChars="0"/>
      </w:pPr>
      <w:r w:rsidRPr="00636514">
        <w:t>通用性</w:t>
      </w:r>
      <w:r w:rsidRPr="00636514">
        <w:rPr>
          <w:rFonts w:hint="eastAsia"/>
        </w:rPr>
        <w:t>：</w:t>
      </w:r>
      <w:r w:rsidR="00732B92" w:rsidRPr="00636514">
        <w:t>系统针对自动售货机</w:t>
      </w:r>
      <w:r w:rsidR="00732B92">
        <w:t>运营商</w:t>
      </w:r>
      <w:r w:rsidR="00732B92" w:rsidRPr="00636514">
        <w:t>进行开发</w:t>
      </w:r>
      <w:r w:rsidRPr="00636514">
        <w:rPr>
          <w:rFonts w:hint="eastAsia"/>
        </w:rPr>
        <w:t>，</w:t>
      </w:r>
      <w:r w:rsidRPr="00636514">
        <w:t>面向用户类型明确</w:t>
      </w:r>
      <w:r w:rsidRPr="00636514">
        <w:rPr>
          <w:rFonts w:hint="eastAsia"/>
        </w:rPr>
        <w:t>，</w:t>
      </w:r>
      <w:r w:rsidR="00C53441" w:rsidRPr="00636514">
        <w:rPr>
          <w:rFonts w:hint="eastAsia"/>
        </w:rPr>
        <w:t>符合自动售货机厂商和运营商的使用范围。</w:t>
      </w:r>
    </w:p>
    <w:p w14:paraId="3097D20D" w14:textId="77777777" w:rsidR="003A57D7" w:rsidRPr="00636514" w:rsidRDefault="003A57D7" w:rsidP="00AD581F">
      <w:pPr>
        <w:numPr>
          <w:ilvl w:val="0"/>
          <w:numId w:val="9"/>
        </w:numPr>
        <w:ind w:firstLineChars="0"/>
      </w:pPr>
      <w:r w:rsidRPr="00636514">
        <w:rPr>
          <w:rFonts w:hint="eastAsia"/>
        </w:rPr>
        <w:t>隔离性：系统采用多租户模式，各个租户之间数据进行隔离，数据库中对用户或其他敏感信息进行加密操作</w:t>
      </w:r>
      <w:r w:rsidR="00D82AFD" w:rsidRPr="00636514">
        <w:rPr>
          <w:rFonts w:hint="eastAsia"/>
        </w:rPr>
        <w:t>，防止信息的泄露</w:t>
      </w:r>
      <w:r w:rsidRPr="00636514">
        <w:rPr>
          <w:rFonts w:hint="eastAsia"/>
        </w:rPr>
        <w:t>。</w:t>
      </w:r>
    </w:p>
    <w:p w14:paraId="4B61F72B" w14:textId="6F204329" w:rsidR="000504C5" w:rsidRPr="00636514" w:rsidRDefault="0096516C" w:rsidP="00AD581F">
      <w:pPr>
        <w:numPr>
          <w:ilvl w:val="0"/>
          <w:numId w:val="9"/>
        </w:numPr>
        <w:ind w:firstLineChars="0"/>
      </w:pPr>
      <w:r w:rsidRPr="00636514">
        <w:rPr>
          <w:rFonts w:hint="eastAsia"/>
        </w:rPr>
        <w:t>经济性</w:t>
      </w:r>
      <w:r w:rsidR="000504C5" w:rsidRPr="00636514">
        <w:rPr>
          <w:rFonts w:hint="eastAsia"/>
        </w:rPr>
        <w:t>：</w:t>
      </w:r>
      <w:r w:rsidR="00C769BC" w:rsidRPr="00636514">
        <w:rPr>
          <w:rFonts w:hint="eastAsia"/>
        </w:rPr>
        <w:t>系统</w:t>
      </w:r>
      <w:r w:rsidR="00FB0DD4" w:rsidRPr="00636514">
        <w:t>由</w:t>
      </w:r>
      <w:r w:rsidR="007D1399" w:rsidRPr="00636514">
        <w:rPr>
          <w:rFonts w:hint="eastAsia"/>
        </w:rPr>
        <w:t>提供商</w:t>
      </w:r>
      <w:r w:rsidR="002C1A14">
        <w:rPr>
          <w:rFonts w:hint="eastAsia"/>
        </w:rPr>
        <w:t>（</w:t>
      </w:r>
      <w:r w:rsidR="009541C3">
        <w:rPr>
          <w:rFonts w:hint="eastAsia"/>
        </w:rPr>
        <w:t>厂商</w:t>
      </w:r>
      <w:r w:rsidR="002C1A14">
        <w:rPr>
          <w:rFonts w:hint="eastAsia"/>
        </w:rPr>
        <w:t>）</w:t>
      </w:r>
      <w:r w:rsidR="00C769BC" w:rsidRPr="00636514">
        <w:rPr>
          <w:rFonts w:hint="eastAsia"/>
        </w:rPr>
        <w:t>进行开发、部署和维护，不需要</w:t>
      </w:r>
      <w:r w:rsidR="00D21E8B">
        <w:rPr>
          <w:rFonts w:hint="eastAsia"/>
        </w:rPr>
        <w:t>运营商</w:t>
      </w:r>
      <w:r w:rsidR="00C769BC" w:rsidRPr="00636514">
        <w:rPr>
          <w:rFonts w:hint="eastAsia"/>
        </w:rPr>
        <w:t>提供</w:t>
      </w:r>
      <w:r w:rsidR="00FC24B3" w:rsidRPr="00636514">
        <w:rPr>
          <w:rFonts w:hint="eastAsia"/>
        </w:rPr>
        <w:t>技术的支持</w:t>
      </w:r>
      <w:r w:rsidR="00A97BED" w:rsidRPr="00636514">
        <w:rPr>
          <w:rFonts w:hint="eastAsia"/>
        </w:rPr>
        <w:t>和维护工作。</w:t>
      </w:r>
      <w:r w:rsidR="00F31C82" w:rsidRPr="00636514">
        <w:rPr>
          <w:rFonts w:hint="eastAsia"/>
        </w:rPr>
        <w:t>第一方面，</w:t>
      </w:r>
      <w:r w:rsidR="005D4D01">
        <w:rPr>
          <w:rFonts w:hint="eastAsia"/>
        </w:rPr>
        <w:t>运营商</w:t>
      </w:r>
      <w:r w:rsidR="00F31C82" w:rsidRPr="00636514">
        <w:rPr>
          <w:rFonts w:hint="eastAsia"/>
        </w:rPr>
        <w:t>节省了雇佣技术人员的额外开销和人员配置；第二方面，</w:t>
      </w:r>
      <w:r w:rsidR="005D4D01">
        <w:t>运营商</w:t>
      </w:r>
      <w:r w:rsidR="00150796" w:rsidRPr="00636514">
        <w:rPr>
          <w:rFonts w:hint="eastAsia"/>
        </w:rPr>
        <w:t>不需要对系统进行运维支持，</w:t>
      </w:r>
      <w:r w:rsidR="00907063" w:rsidRPr="00636514">
        <w:rPr>
          <w:rFonts w:hint="eastAsia"/>
        </w:rPr>
        <w:t>减少了工作量；第三方面，</w:t>
      </w:r>
      <w:r w:rsidR="000826DA" w:rsidRPr="00636514">
        <w:rPr>
          <w:rFonts w:hint="eastAsia"/>
        </w:rPr>
        <w:t>该系统为一个共享的多租户系统，一次开发</w:t>
      </w:r>
      <w:r w:rsidR="00855E9A" w:rsidRPr="00636514">
        <w:rPr>
          <w:rFonts w:hint="eastAsia"/>
        </w:rPr>
        <w:t>可供</w:t>
      </w:r>
      <w:r w:rsidR="000826DA" w:rsidRPr="00636514">
        <w:rPr>
          <w:rFonts w:hint="eastAsia"/>
        </w:rPr>
        <w:t>多个</w:t>
      </w:r>
      <w:r w:rsidR="00A70A78">
        <w:t>运营商</w:t>
      </w:r>
      <w:r w:rsidR="000826DA" w:rsidRPr="00636514">
        <w:rPr>
          <w:rFonts w:hint="eastAsia"/>
        </w:rPr>
        <w:t>使用，</w:t>
      </w:r>
      <w:r w:rsidR="00DC235A">
        <w:rPr>
          <w:rFonts w:hint="eastAsia"/>
        </w:rPr>
        <w:t>租金低廉，而对于其下</w:t>
      </w:r>
      <w:r w:rsidR="005D4D01">
        <w:rPr>
          <w:rFonts w:hint="eastAsia"/>
        </w:rPr>
        <w:t>线运营商提供免费服务</w:t>
      </w:r>
      <w:r w:rsidR="00183F0A" w:rsidRPr="00636514">
        <w:rPr>
          <w:rFonts w:hint="eastAsia"/>
        </w:rPr>
        <w:t>，</w:t>
      </w:r>
      <w:r w:rsidR="00F14D0A">
        <w:t>能够帮助厂商</w:t>
      </w:r>
      <w:r w:rsidR="009B0411">
        <w:t>吸引</w:t>
      </w:r>
      <w:r w:rsidR="00F14D0A">
        <w:t>客户</w:t>
      </w:r>
      <w:r w:rsidR="004350EB" w:rsidRPr="00636514">
        <w:rPr>
          <w:rFonts w:hint="eastAsia"/>
        </w:rPr>
        <w:t>。</w:t>
      </w:r>
      <w:r w:rsidR="00374D54" w:rsidRPr="00636514">
        <w:rPr>
          <w:rFonts w:hint="eastAsia"/>
        </w:rPr>
        <w:t>此外，终端</w:t>
      </w:r>
      <w:r w:rsidR="00211AC1" w:rsidRPr="00636514">
        <w:rPr>
          <w:rFonts w:hint="eastAsia"/>
        </w:rPr>
        <w:t>系统</w:t>
      </w:r>
      <w:r w:rsidR="00374D54" w:rsidRPr="00636514">
        <w:rPr>
          <w:rFonts w:hint="eastAsia"/>
        </w:rPr>
        <w:t>使用</w:t>
      </w:r>
      <w:r w:rsidR="00211AC1" w:rsidRPr="00636514">
        <w:rPr>
          <w:rFonts w:hint="eastAsia"/>
        </w:rPr>
        <w:t>价格低廉的</w:t>
      </w:r>
      <w:r w:rsidR="00374D54" w:rsidRPr="00636514">
        <w:rPr>
          <w:rFonts w:hint="eastAsia"/>
        </w:rPr>
        <w:t>Android</w:t>
      </w:r>
      <w:r w:rsidR="00211AC1" w:rsidRPr="00636514">
        <w:rPr>
          <w:rFonts w:hint="eastAsia"/>
        </w:rPr>
        <w:t>设备</w:t>
      </w:r>
      <w:r w:rsidR="00374D54" w:rsidRPr="00636514">
        <w:rPr>
          <w:rFonts w:hint="eastAsia"/>
        </w:rPr>
        <w:t>进行开发</w:t>
      </w:r>
      <w:r w:rsidR="00211AC1" w:rsidRPr="00636514">
        <w:rPr>
          <w:rFonts w:hint="eastAsia"/>
        </w:rPr>
        <w:t>。</w:t>
      </w:r>
    </w:p>
    <w:p w14:paraId="0853FA2D" w14:textId="1E93635D" w:rsidR="00066228" w:rsidRPr="00636514" w:rsidRDefault="00066228" w:rsidP="00AD581F">
      <w:pPr>
        <w:numPr>
          <w:ilvl w:val="0"/>
          <w:numId w:val="9"/>
        </w:numPr>
        <w:ind w:firstLineChars="0"/>
      </w:pPr>
      <w:r w:rsidRPr="00636514">
        <w:lastRenderedPageBreak/>
        <w:t>便捷性</w:t>
      </w:r>
      <w:r w:rsidRPr="00636514">
        <w:rPr>
          <w:rFonts w:hint="eastAsia"/>
        </w:rPr>
        <w:t>：</w:t>
      </w:r>
      <w:r w:rsidRPr="00636514">
        <w:t>Android</w:t>
      </w:r>
      <w:r w:rsidRPr="00636514">
        <w:t>终端提供了移动端的货道更新操作和二维码的移动扫码支付</w:t>
      </w:r>
      <w:r w:rsidR="00855E9A" w:rsidRPr="00636514">
        <w:rPr>
          <w:rFonts w:hint="eastAsia"/>
        </w:rPr>
        <w:t>，</w:t>
      </w:r>
      <w:r w:rsidR="00855E9A" w:rsidRPr="00636514">
        <w:t>操作员不需手动手动记录和誊抄货道的更新状况</w:t>
      </w:r>
      <w:r w:rsidR="00855E9A" w:rsidRPr="00636514">
        <w:rPr>
          <w:rFonts w:hint="eastAsia"/>
        </w:rPr>
        <w:t>，</w:t>
      </w:r>
      <w:r w:rsidR="00855E9A" w:rsidRPr="00636514">
        <w:t>直接使用手机实时更新货道变更信息</w:t>
      </w:r>
      <w:r w:rsidR="00365CC9" w:rsidRPr="00636514">
        <w:rPr>
          <w:rFonts w:hint="eastAsia"/>
        </w:rPr>
        <w:t>。</w:t>
      </w:r>
    </w:p>
    <w:p w14:paraId="18B143C0" w14:textId="52D9703F" w:rsidR="008A1327" w:rsidRPr="00636514" w:rsidRDefault="008A1327" w:rsidP="008A1327">
      <w:pPr>
        <w:ind w:firstLine="480"/>
      </w:pPr>
      <w:r w:rsidRPr="00636514">
        <w:rPr>
          <w:rFonts w:hint="eastAsia"/>
        </w:rPr>
        <w:t>目前自动售货机商家的发展良莠不齐</w:t>
      </w:r>
      <w:r w:rsidR="00790A42" w:rsidRPr="00636514">
        <w:rPr>
          <w:rFonts w:hint="eastAsia"/>
        </w:rPr>
        <w:t>，</w:t>
      </w:r>
      <w:r w:rsidR="00B56CC0" w:rsidRPr="00636514">
        <w:rPr>
          <w:rFonts w:hint="eastAsia"/>
        </w:rPr>
        <w:t>各个商家使用的售货机种类不</w:t>
      </w:r>
      <w:r w:rsidR="00CA200E">
        <w:rPr>
          <w:rFonts w:hint="eastAsia"/>
        </w:rPr>
        <w:t>一</w:t>
      </w:r>
      <w:r w:rsidR="00B56CC0" w:rsidRPr="00636514">
        <w:rPr>
          <w:rFonts w:hint="eastAsia"/>
        </w:rPr>
        <w:t>，</w:t>
      </w:r>
      <w:r w:rsidR="00BC0BD9" w:rsidRPr="00636514">
        <w:rPr>
          <w:rFonts w:hint="eastAsia"/>
        </w:rPr>
        <w:t>想要真正统一推广还需加大工作力度和用户调研，以保证能够将系统进一步优化，以供不同种类的商家使用。</w:t>
      </w:r>
      <w:r w:rsidR="00E11BCE" w:rsidRPr="00636514">
        <w:rPr>
          <w:rFonts w:hint="eastAsia"/>
        </w:rPr>
        <w:t>系统</w:t>
      </w:r>
      <w:r w:rsidR="00A27822" w:rsidRPr="00636514">
        <w:rPr>
          <w:rFonts w:hint="eastAsia"/>
        </w:rPr>
        <w:t>使用共享数据库</w:t>
      </w:r>
      <w:r w:rsidR="00052E8D" w:rsidRPr="00636514">
        <w:rPr>
          <w:rFonts w:hint="eastAsia"/>
        </w:rPr>
        <w:t>模式，共享程度高</w:t>
      </w:r>
      <w:r w:rsidR="00A27822" w:rsidRPr="00636514">
        <w:rPr>
          <w:rFonts w:hint="eastAsia"/>
        </w:rPr>
        <w:t>，因此对安全性的要求也很高</w:t>
      </w:r>
      <w:r w:rsidR="00052E8D" w:rsidRPr="00636514">
        <w:rPr>
          <w:rFonts w:hint="eastAsia"/>
        </w:rPr>
        <w:t>。</w:t>
      </w:r>
      <w:r w:rsidR="00165553">
        <w:rPr>
          <w:rFonts w:hint="eastAsia"/>
        </w:rPr>
        <w:t>此外，还需</w:t>
      </w:r>
      <w:r w:rsidR="00EF7ACC" w:rsidRPr="00636514">
        <w:rPr>
          <w:rFonts w:hint="eastAsia"/>
        </w:rPr>
        <w:t>对</w:t>
      </w:r>
      <w:r w:rsidR="001A39D2" w:rsidRPr="00636514">
        <w:rPr>
          <w:rFonts w:hint="eastAsia"/>
        </w:rPr>
        <w:t>该行业进行进一步的</w:t>
      </w:r>
      <w:r w:rsidR="004817E8" w:rsidRPr="00636514">
        <w:rPr>
          <w:rFonts w:hint="eastAsia"/>
        </w:rPr>
        <w:t>研究</w:t>
      </w:r>
      <w:r w:rsidR="001A39D2" w:rsidRPr="00636514">
        <w:rPr>
          <w:rFonts w:hint="eastAsia"/>
        </w:rPr>
        <w:t>，根据新的调查和对新技术的研究对</w:t>
      </w:r>
      <w:r w:rsidR="00EF7ACC" w:rsidRPr="00636514">
        <w:rPr>
          <w:rFonts w:hint="eastAsia"/>
        </w:rPr>
        <w:t>系统进行更新和完善。</w:t>
      </w:r>
      <w:r w:rsidR="00591FD6" w:rsidRPr="00636514">
        <w:rPr>
          <w:rFonts w:hint="eastAsia"/>
        </w:rPr>
        <w:t>总体来看，该系统满足当前售货机行业的需求，能够以最低廉的成本和最少的耗时完成行业内部的</w:t>
      </w:r>
      <w:r w:rsidR="000D36B4" w:rsidRPr="00636514">
        <w:rPr>
          <w:rFonts w:hint="eastAsia"/>
        </w:rPr>
        <w:t>信息化。</w:t>
      </w:r>
    </w:p>
    <w:bookmarkEnd w:id="253"/>
    <w:p w14:paraId="6380E774" w14:textId="77777777" w:rsidR="009310F4" w:rsidRPr="00636514" w:rsidRDefault="0055124F" w:rsidP="00042A16">
      <w:pPr>
        <w:pStyle w:val="1"/>
        <w:ind w:leftChars="0" w:left="0"/>
      </w:pPr>
      <w:r w:rsidRPr="00636514">
        <w:br w:type="page"/>
      </w:r>
      <w:bookmarkStart w:id="254" w:name="_Toc492673791"/>
      <w:bookmarkStart w:id="255" w:name="_Toc494578114"/>
      <w:r w:rsidR="009310F4" w:rsidRPr="00636514">
        <w:lastRenderedPageBreak/>
        <w:t>致谢</w:t>
      </w:r>
      <w:bookmarkEnd w:id="254"/>
      <w:bookmarkEnd w:id="255"/>
    </w:p>
    <w:p w14:paraId="633C2AA6" w14:textId="77777777" w:rsidR="006F1186" w:rsidRPr="00636514" w:rsidRDefault="006F1186" w:rsidP="006F1186">
      <w:pPr>
        <w:ind w:firstLine="480"/>
      </w:pPr>
      <w:r w:rsidRPr="00636514">
        <w:t>时光飞逝</w:t>
      </w:r>
      <w:r w:rsidRPr="00636514">
        <w:rPr>
          <w:rFonts w:hint="eastAsia"/>
        </w:rPr>
        <w:t>，</w:t>
      </w:r>
      <w:r w:rsidRPr="00636514">
        <w:t>两年半的研究生生涯即将结束</w:t>
      </w:r>
      <w:r w:rsidR="00BE1364" w:rsidRPr="00636514">
        <w:rPr>
          <w:rFonts w:hint="eastAsia"/>
        </w:rPr>
        <w:t>。借此机会，我要感谢在这个两年半的研究生生活中给予我帮助的老师、同学，感谢华东师范大学为我提供了优良的学习环境，感谢我的父母对于我学业的支持。</w:t>
      </w:r>
    </w:p>
    <w:p w14:paraId="163D1685" w14:textId="77777777" w:rsidR="00646E66" w:rsidRPr="00636514" w:rsidRDefault="00026F5C" w:rsidP="00450E71">
      <w:pPr>
        <w:ind w:firstLine="480"/>
      </w:pPr>
      <w:r w:rsidRPr="00636514">
        <w:t>首先</w:t>
      </w:r>
      <w:r w:rsidRPr="00636514">
        <w:rPr>
          <w:rFonts w:hint="eastAsia"/>
        </w:rPr>
        <w:t>，</w:t>
      </w:r>
      <w:r w:rsidRPr="00636514">
        <w:t>感谢我的导师章炯民副教授对我论文选题的帮助和建议</w:t>
      </w:r>
      <w:r w:rsidRPr="00636514">
        <w:rPr>
          <w:rFonts w:hint="eastAsia"/>
        </w:rPr>
        <w:t>。</w:t>
      </w:r>
      <w:r w:rsidR="005D0583" w:rsidRPr="00636514">
        <w:rPr>
          <w:rFonts w:hint="eastAsia"/>
        </w:rPr>
        <w:t>在该课题的研究过程中，是</w:t>
      </w:r>
      <w:r w:rsidR="00863857" w:rsidRPr="00636514">
        <w:rPr>
          <w:rFonts w:hint="eastAsia"/>
        </w:rPr>
        <w:t>您</w:t>
      </w:r>
      <w:r w:rsidR="005D0583" w:rsidRPr="00636514">
        <w:rPr>
          <w:rFonts w:hint="eastAsia"/>
        </w:rPr>
        <w:t>给与了我研究的方向，帮我理清</w:t>
      </w:r>
      <w:r w:rsidR="00D963FD" w:rsidRPr="00636514">
        <w:rPr>
          <w:rFonts w:hint="eastAsia"/>
        </w:rPr>
        <w:t>思路，提出创新点</w:t>
      </w:r>
      <w:r w:rsidR="00450E71" w:rsidRPr="00636514">
        <w:rPr>
          <w:rFonts w:hint="eastAsia"/>
        </w:rPr>
        <w:t>。</w:t>
      </w:r>
      <w:r w:rsidR="00646E66" w:rsidRPr="00636514">
        <w:rPr>
          <w:rFonts w:hint="eastAsia"/>
        </w:rPr>
        <w:t>感谢您和公司沟通，为我提供开发的机器和控制板，</w:t>
      </w:r>
      <w:r w:rsidR="002135CB" w:rsidRPr="00636514">
        <w:rPr>
          <w:rFonts w:hint="eastAsia"/>
        </w:rPr>
        <w:t>让我潜心学习和研究</w:t>
      </w:r>
      <w:r w:rsidR="00646E66" w:rsidRPr="00636514">
        <w:rPr>
          <w:rFonts w:hint="eastAsia"/>
        </w:rPr>
        <w:t>。</w:t>
      </w:r>
      <w:r w:rsidR="00450E71" w:rsidRPr="00636514">
        <w:rPr>
          <w:rFonts w:hint="eastAsia"/>
        </w:rPr>
        <w:t>系统的完善和论文的成文都离不开章老师的悉心指导和帮助，在我思路混乱之际，是</w:t>
      </w:r>
      <w:r w:rsidR="00863857" w:rsidRPr="00636514">
        <w:rPr>
          <w:rFonts w:hint="eastAsia"/>
        </w:rPr>
        <w:t>您</w:t>
      </w:r>
      <w:r w:rsidR="00646E66" w:rsidRPr="00636514">
        <w:rPr>
          <w:rFonts w:hint="eastAsia"/>
        </w:rPr>
        <w:t>耐心的指导和建议鼓励我继续前行</w:t>
      </w:r>
      <w:r w:rsidR="00450E71" w:rsidRPr="00636514">
        <w:rPr>
          <w:rFonts w:hint="eastAsia"/>
        </w:rPr>
        <w:t>。此外，两年半的研究生生活中，</w:t>
      </w:r>
      <w:r w:rsidR="00863857" w:rsidRPr="00636514">
        <w:rPr>
          <w:rFonts w:hint="eastAsia"/>
        </w:rPr>
        <w:t>您</w:t>
      </w:r>
      <w:r w:rsidR="00450E71" w:rsidRPr="00636514">
        <w:rPr>
          <w:rFonts w:hint="eastAsia"/>
        </w:rPr>
        <w:t>对我的生活上的关怀、学业上的引导都对我的生活产生极大的帮助和影响。</w:t>
      </w:r>
      <w:r w:rsidR="003C4E04" w:rsidRPr="00636514">
        <w:rPr>
          <w:rFonts w:hint="eastAsia"/>
        </w:rPr>
        <w:t>您严谨的治学态度、优良的工作作风和不断学习的科研态度都将对我今后的工作和学习产生巨大的影响，令我受益匪浅。</w:t>
      </w:r>
    </w:p>
    <w:p w14:paraId="4095BB97" w14:textId="77777777" w:rsidR="00676635" w:rsidRPr="00636514" w:rsidRDefault="00676635" w:rsidP="00450E71">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w:t>
      </w:r>
      <w:r w:rsidR="00E625B4" w:rsidRPr="00636514">
        <w:rPr>
          <w:rFonts w:hint="eastAsia"/>
        </w:rPr>
        <w:t>师兄</w:t>
      </w:r>
      <w:r w:rsidRPr="00636514">
        <w:rPr>
          <w:rFonts w:hint="eastAsia"/>
        </w:rPr>
        <w:t>给与我的鼓励和支持，</w:t>
      </w:r>
      <w:r w:rsidR="00BC4058" w:rsidRPr="00636514">
        <w:rPr>
          <w:rFonts w:hint="eastAsia"/>
        </w:rPr>
        <w:t>感谢张媛师姐给与我的思路和鼓励，</w:t>
      </w:r>
      <w:r w:rsidRPr="00636514">
        <w:rPr>
          <w:rFonts w:hint="eastAsia"/>
        </w:rPr>
        <w:t>感谢蒋超群</w:t>
      </w:r>
      <w:r w:rsidR="00E625B4" w:rsidRPr="00636514">
        <w:rPr>
          <w:rFonts w:hint="eastAsia"/>
        </w:rPr>
        <w:t>师姐</w:t>
      </w:r>
      <w:r w:rsidRPr="00636514">
        <w:rPr>
          <w:rFonts w:hint="eastAsia"/>
        </w:rPr>
        <w:t>耐心解答我的疑惑和问题。感谢师兄周志民、李超</w:t>
      </w:r>
      <w:r w:rsidR="002F000F" w:rsidRPr="00636514">
        <w:rPr>
          <w:rFonts w:hint="eastAsia"/>
        </w:rPr>
        <w:t>，薛杰，师姐贾柯，同学亓麟、贾高胜、孟庆红，师弟何卓立、钱宝健、瞿夏君、吴凯宗，师妹朱曼、方雪</w:t>
      </w:r>
      <w:r w:rsidR="00EA5F6C" w:rsidRPr="00636514">
        <w:rPr>
          <w:rFonts w:hint="eastAsia"/>
        </w:rPr>
        <w:t>，厉劲草</w:t>
      </w:r>
      <w:r w:rsidR="002F000F" w:rsidRPr="00636514">
        <w:rPr>
          <w:rFonts w:hint="eastAsia"/>
        </w:rPr>
        <w:t>，对我学习和生活上的陪伴和帮助。</w:t>
      </w:r>
    </w:p>
    <w:p w14:paraId="5D9D9B87" w14:textId="02647891" w:rsidR="00710A3C" w:rsidRDefault="00373DE3" w:rsidP="00964AD1">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14:paraId="7B2E5CAE" w14:textId="77777777" w:rsidR="009B2E8B" w:rsidRDefault="009B2E8B">
      <w:pPr>
        <w:widowControl/>
        <w:spacing w:line="240" w:lineRule="auto"/>
        <w:ind w:firstLineChars="0" w:firstLine="0"/>
        <w:jc w:val="left"/>
        <w:rPr>
          <w:rFonts w:eastAsia="黑体"/>
          <w:b/>
          <w:bCs/>
          <w:kern w:val="44"/>
          <w:sz w:val="32"/>
          <w:szCs w:val="44"/>
          <w:lang w:val="x-none" w:eastAsia="x-none"/>
        </w:rPr>
      </w:pPr>
      <w:r>
        <w:br w:type="page"/>
      </w:r>
    </w:p>
    <w:p w14:paraId="6131B36B" w14:textId="0B75FC29" w:rsidR="009B2E8B" w:rsidRPr="00C67B5D" w:rsidRDefault="00710A3C" w:rsidP="00C67B5D">
      <w:pPr>
        <w:pStyle w:val="1"/>
        <w:ind w:left="240"/>
        <w:rPr>
          <w:rPrChange w:id="256" w:author="Miley Ren" w:date="2017-09-30T23:43:00Z">
            <w:rPr/>
          </w:rPrChange>
        </w:rPr>
        <w:pPrChange w:id="257" w:author="Miley Ren" w:date="2017-09-30T23:43:00Z">
          <w:pPr>
            <w:pStyle w:val="1"/>
            <w:ind w:left="240"/>
            <w:jc w:val="left"/>
          </w:pPr>
        </w:pPrChange>
      </w:pPr>
      <w:bookmarkStart w:id="258" w:name="_Toc494578115"/>
      <w:r>
        <w:lastRenderedPageBreak/>
        <w:t>参考文献</w:t>
      </w:r>
      <w:bookmarkStart w:id="259" w:name="_GoBack"/>
      <w:bookmarkEnd w:id="258"/>
      <w:bookmarkEnd w:id="259"/>
    </w:p>
    <w:sectPr w:rsidR="009B2E8B" w:rsidRPr="00C67B5D" w:rsidSect="00D02E16">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1D18F5" w14:textId="77777777" w:rsidR="00513072" w:rsidRDefault="00513072" w:rsidP="00EF780A">
      <w:pPr>
        <w:spacing w:line="240" w:lineRule="auto"/>
        <w:ind w:firstLine="480"/>
      </w:pPr>
    </w:p>
  </w:endnote>
  <w:endnote w:type="continuationSeparator" w:id="0">
    <w:p w14:paraId="5B0E1DFA" w14:textId="77777777" w:rsidR="00513072" w:rsidRPr="00632ABF" w:rsidRDefault="00513072" w:rsidP="00632ABF">
      <w:pPr>
        <w:pStyle w:val="a6"/>
        <w:ind w:firstLine="360"/>
      </w:pPr>
    </w:p>
  </w:endnote>
  <w:endnote w:type="continuationNotice" w:id="1">
    <w:p w14:paraId="00C53A54" w14:textId="77777777" w:rsidR="00513072" w:rsidRPr="00632ABF" w:rsidRDefault="00513072" w:rsidP="00632ABF">
      <w:pPr>
        <w:pStyle w:val="a6"/>
        <w:ind w:firstLine="360"/>
      </w:pPr>
    </w:p>
  </w:endnote>
  <w:endnote w:id="2">
    <w:p w14:paraId="5149D714" w14:textId="0A98FF70" w:rsidR="008A654F" w:rsidRPr="00632ABF" w:rsidRDefault="008A654F" w:rsidP="00A51B5E">
      <w:pPr>
        <w:spacing w:line="400" w:lineRule="atLeast"/>
        <w:ind w:firstLineChars="0" w:firstLine="0"/>
      </w:pPr>
      <w:r>
        <w:t>[</w:t>
      </w:r>
      <w:r w:rsidRPr="00632ABF">
        <w:endnoteRef/>
      </w:r>
      <w:r>
        <w:t>]</w:t>
      </w:r>
      <w:r w:rsidRPr="00632ABF">
        <w:t>Brown G. Automated vending machine system for recorded goods: US, US5445295[P]. 1995.</w:t>
      </w:r>
    </w:p>
  </w:endnote>
  <w:endnote w:id="3">
    <w:p w14:paraId="35393509" w14:textId="393B7A6A" w:rsidR="008A654F" w:rsidRPr="00632ABF" w:rsidRDefault="008A654F" w:rsidP="00A51B5E">
      <w:pPr>
        <w:spacing w:line="400" w:lineRule="atLeast"/>
        <w:ind w:firstLineChars="0" w:firstLine="0"/>
      </w:pPr>
      <w:r>
        <w:t>[</w:t>
      </w:r>
      <w:r w:rsidRPr="00632ABF">
        <w:endnoteRef/>
      </w:r>
      <w:r>
        <w:t>]</w:t>
      </w:r>
      <w:r w:rsidRPr="00632ABF">
        <w:rPr>
          <w:rFonts w:hint="eastAsia"/>
        </w:rPr>
        <w:t>白丽</w:t>
      </w:r>
      <w:r w:rsidRPr="00632ABF">
        <w:rPr>
          <w:rFonts w:hint="eastAsia"/>
        </w:rPr>
        <w:t xml:space="preserve">. </w:t>
      </w:r>
      <w:r w:rsidRPr="00632ABF">
        <w:rPr>
          <w:rFonts w:hint="eastAsia"/>
        </w:rPr>
        <w:t>自动售货机</w:t>
      </w:r>
      <w:r w:rsidRPr="00632ABF">
        <w:rPr>
          <w:rFonts w:hint="eastAsia"/>
        </w:rPr>
        <w:t>:</w:t>
      </w:r>
      <w:r w:rsidRPr="00632ABF">
        <w:rPr>
          <w:rFonts w:hint="eastAsia"/>
        </w:rPr>
        <w:t>第三次零售业革命</w:t>
      </w:r>
      <w:r w:rsidRPr="00632ABF">
        <w:rPr>
          <w:rFonts w:hint="eastAsia"/>
        </w:rPr>
        <w:t xml:space="preserve">[J]. </w:t>
      </w:r>
      <w:r w:rsidRPr="00632ABF">
        <w:rPr>
          <w:rFonts w:hint="eastAsia"/>
        </w:rPr>
        <w:t>电子商务</w:t>
      </w:r>
      <w:r w:rsidRPr="00632ABF">
        <w:rPr>
          <w:rFonts w:hint="eastAsia"/>
        </w:rPr>
        <w:t>, 2005(3):64-66.</w:t>
      </w:r>
    </w:p>
  </w:endnote>
  <w:endnote w:id="4">
    <w:p w14:paraId="4883A58F" w14:textId="093B8B14" w:rsidR="008A654F" w:rsidRPr="00632ABF" w:rsidRDefault="008A654F" w:rsidP="00A51B5E">
      <w:pPr>
        <w:spacing w:line="400" w:lineRule="atLeast"/>
        <w:ind w:firstLineChars="0" w:firstLine="0"/>
      </w:pPr>
      <w:r>
        <w:t>[</w:t>
      </w:r>
      <w:r w:rsidRPr="00632ABF">
        <w:endnoteRef/>
      </w:r>
      <w:r>
        <w:t>]</w:t>
      </w:r>
      <w:r w:rsidRPr="00632ABF">
        <w:rPr>
          <w:rFonts w:hint="eastAsia"/>
        </w:rPr>
        <w:t>马涛</w:t>
      </w:r>
      <w:r w:rsidRPr="00632ABF">
        <w:rPr>
          <w:rFonts w:hint="eastAsia"/>
        </w:rPr>
        <w:t xml:space="preserve">. </w:t>
      </w:r>
      <w:r w:rsidRPr="00632ABF">
        <w:rPr>
          <w:rFonts w:hint="eastAsia"/>
        </w:rPr>
        <w:t>我国移动支付业务发展分析</w:t>
      </w:r>
      <w:r w:rsidRPr="00632ABF">
        <w:rPr>
          <w:rFonts w:hint="eastAsia"/>
        </w:rPr>
        <w:t xml:space="preserve">[J]. </w:t>
      </w:r>
      <w:r w:rsidRPr="00632ABF">
        <w:rPr>
          <w:rFonts w:hint="eastAsia"/>
        </w:rPr>
        <w:t>金融科技时代</w:t>
      </w:r>
      <w:r w:rsidRPr="00632ABF">
        <w:rPr>
          <w:rFonts w:hint="eastAsia"/>
        </w:rPr>
        <w:t>, 2005, 13(3):9-10.</w:t>
      </w:r>
    </w:p>
  </w:endnote>
  <w:endnote w:id="5">
    <w:p w14:paraId="53E5D512" w14:textId="79D86D04" w:rsidR="008A654F" w:rsidRPr="00632ABF" w:rsidRDefault="008A654F" w:rsidP="00A51B5E">
      <w:pPr>
        <w:spacing w:line="400" w:lineRule="atLeast"/>
        <w:ind w:firstLineChars="0" w:firstLine="0"/>
      </w:pPr>
      <w:r>
        <w:t>[</w:t>
      </w:r>
      <w:r w:rsidRPr="00632ABF">
        <w:endnoteRef/>
      </w:r>
      <w:r>
        <w:t>]</w:t>
      </w:r>
      <w:r w:rsidRPr="00632ABF">
        <w:t>余世明</w:t>
      </w:r>
      <w:r w:rsidRPr="00632ABF">
        <w:t xml:space="preserve">, </w:t>
      </w:r>
      <w:r w:rsidRPr="00632ABF">
        <w:t>晁岳磊</w:t>
      </w:r>
      <w:r w:rsidRPr="00632ABF">
        <w:t xml:space="preserve">, </w:t>
      </w:r>
      <w:r w:rsidRPr="00632ABF">
        <w:t>缪仁将</w:t>
      </w:r>
      <w:r w:rsidRPr="00632ABF">
        <w:t xml:space="preserve">. </w:t>
      </w:r>
      <w:r w:rsidRPr="00632ABF">
        <w:t>自动售货机研究现状及展望</w:t>
      </w:r>
      <w:r w:rsidRPr="00632ABF">
        <w:t xml:space="preserve">[J]. </w:t>
      </w:r>
      <w:r w:rsidRPr="00632ABF">
        <w:t>中国工程科学</w:t>
      </w:r>
      <w:r w:rsidRPr="00632ABF">
        <w:t>, 2008, 10(7):51-56.</w:t>
      </w:r>
    </w:p>
  </w:endnote>
  <w:endnote w:id="6">
    <w:p w14:paraId="659850E3" w14:textId="3759C65D" w:rsidR="008A654F" w:rsidRPr="00632ABF" w:rsidRDefault="008A654F" w:rsidP="00A51B5E">
      <w:pPr>
        <w:spacing w:line="400" w:lineRule="atLeast"/>
        <w:ind w:firstLineChars="0" w:firstLine="0"/>
      </w:pPr>
      <w:r>
        <w:t>[</w:t>
      </w:r>
      <w:r w:rsidRPr="00632ABF">
        <w:endnoteRef/>
      </w:r>
      <w:r>
        <w:t>]</w:t>
      </w:r>
      <w:r w:rsidRPr="00632ABF">
        <w:rPr>
          <w:rFonts w:hint="eastAsia"/>
        </w:rPr>
        <w:t>詹昌平</w:t>
      </w:r>
      <w:r w:rsidRPr="00632ABF">
        <w:rPr>
          <w:rFonts w:hint="eastAsia"/>
        </w:rPr>
        <w:t xml:space="preserve">, </w:t>
      </w:r>
      <w:r w:rsidRPr="00632ABF">
        <w:rPr>
          <w:rFonts w:hint="eastAsia"/>
        </w:rPr>
        <w:t>金瓯</w:t>
      </w:r>
      <w:r w:rsidRPr="00632ABF">
        <w:rPr>
          <w:rFonts w:hint="eastAsia"/>
        </w:rPr>
        <w:t xml:space="preserve">. </w:t>
      </w:r>
      <w:r w:rsidRPr="00632ABF">
        <w:rPr>
          <w:rFonts w:hint="eastAsia"/>
        </w:rPr>
        <w:t>基于移动支付的自动售货机</w:t>
      </w:r>
      <w:r w:rsidRPr="00632ABF">
        <w:rPr>
          <w:rFonts w:hint="eastAsia"/>
        </w:rPr>
        <w:t xml:space="preserve">[J]. </w:t>
      </w:r>
      <w:r w:rsidRPr="00632ABF">
        <w:rPr>
          <w:rFonts w:hint="eastAsia"/>
        </w:rPr>
        <w:t>现代电子技术</w:t>
      </w:r>
      <w:r w:rsidRPr="00632ABF">
        <w:rPr>
          <w:rFonts w:hint="eastAsia"/>
        </w:rPr>
        <w:t>, 2004, 27(17):38-40.</w:t>
      </w:r>
    </w:p>
  </w:endnote>
  <w:endnote w:id="7">
    <w:p w14:paraId="1CE13878" w14:textId="0F4D6F34" w:rsidR="008A654F" w:rsidRPr="00632ABF" w:rsidRDefault="008A654F" w:rsidP="00A51B5E">
      <w:pPr>
        <w:spacing w:line="400" w:lineRule="atLeast"/>
        <w:ind w:firstLineChars="0" w:firstLine="0"/>
      </w:pPr>
      <w:r>
        <w:t>[</w:t>
      </w:r>
      <w:r w:rsidRPr="00632ABF">
        <w:endnoteRef/>
      </w:r>
      <w:r>
        <w:t>]</w:t>
      </w:r>
      <w:r w:rsidRPr="00632ABF">
        <w:rPr>
          <w:rFonts w:hint="eastAsia"/>
        </w:rPr>
        <w:t>张书利</w:t>
      </w:r>
      <w:r w:rsidRPr="00632ABF">
        <w:rPr>
          <w:rFonts w:hint="eastAsia"/>
        </w:rPr>
        <w:t>. 4G</w:t>
      </w:r>
      <w:r w:rsidRPr="00632ABF">
        <w:rPr>
          <w:rFonts w:hint="eastAsia"/>
        </w:rPr>
        <w:t>环境下的移动电子商务模式研究和创新</w:t>
      </w:r>
      <w:r w:rsidRPr="00632ABF">
        <w:rPr>
          <w:rFonts w:hint="eastAsia"/>
        </w:rPr>
        <w:t xml:space="preserve">[D]. </w:t>
      </w:r>
      <w:r w:rsidRPr="00632ABF">
        <w:rPr>
          <w:rFonts w:hint="eastAsia"/>
        </w:rPr>
        <w:t>山东师范大学</w:t>
      </w:r>
      <w:r w:rsidRPr="00632ABF">
        <w:rPr>
          <w:rFonts w:hint="eastAsia"/>
        </w:rPr>
        <w:t>, 2014.</w:t>
      </w:r>
    </w:p>
  </w:endnote>
  <w:endnote w:id="8">
    <w:p w14:paraId="3A4E6699" w14:textId="597FB4FB" w:rsidR="008A654F" w:rsidRPr="00632ABF" w:rsidRDefault="008A654F" w:rsidP="00A51B5E">
      <w:pPr>
        <w:spacing w:line="400" w:lineRule="atLeast"/>
        <w:ind w:firstLineChars="0" w:firstLine="0"/>
      </w:pPr>
      <w:r>
        <w:t>[</w:t>
      </w:r>
      <w:r w:rsidRPr="00632ABF">
        <w:endnoteRef/>
      </w:r>
      <w:r>
        <w:t>]</w:t>
      </w:r>
      <w:r w:rsidRPr="00632ABF">
        <w:rPr>
          <w:rFonts w:hint="eastAsia"/>
        </w:rPr>
        <w:t>陈荆花</w:t>
      </w:r>
      <w:r w:rsidRPr="00632ABF">
        <w:rPr>
          <w:rFonts w:hint="eastAsia"/>
        </w:rPr>
        <w:t xml:space="preserve">, </w:t>
      </w:r>
      <w:r w:rsidRPr="00632ABF">
        <w:rPr>
          <w:rFonts w:hint="eastAsia"/>
        </w:rPr>
        <w:t>王洁</w:t>
      </w:r>
      <w:r w:rsidRPr="00632ABF">
        <w:rPr>
          <w:rFonts w:hint="eastAsia"/>
        </w:rPr>
        <w:t xml:space="preserve">. </w:t>
      </w:r>
      <w:r w:rsidRPr="00632ABF">
        <w:rPr>
          <w:rFonts w:hint="eastAsia"/>
        </w:rPr>
        <w:t>浅析手机二维码在物联网中的应用及发展</w:t>
      </w:r>
      <w:r w:rsidRPr="00632ABF">
        <w:rPr>
          <w:rFonts w:hint="eastAsia"/>
        </w:rPr>
        <w:t xml:space="preserve">[J]. </w:t>
      </w:r>
      <w:r w:rsidRPr="00632ABF">
        <w:rPr>
          <w:rFonts w:hint="eastAsia"/>
        </w:rPr>
        <w:t>电信科学</w:t>
      </w:r>
      <w:r w:rsidRPr="00632ABF">
        <w:rPr>
          <w:rFonts w:hint="eastAsia"/>
        </w:rPr>
        <w:t>, 2010, 26(4):39-43.</w:t>
      </w:r>
    </w:p>
  </w:endnote>
  <w:endnote w:id="9">
    <w:p w14:paraId="45070D4E" w14:textId="2EBCAA7C" w:rsidR="008A654F" w:rsidRPr="00632ABF" w:rsidRDefault="008A654F" w:rsidP="00A51B5E">
      <w:pPr>
        <w:spacing w:line="400" w:lineRule="atLeast"/>
        <w:ind w:firstLineChars="0" w:firstLine="0"/>
      </w:pPr>
      <w:r>
        <w:t>[</w:t>
      </w:r>
      <w:r w:rsidRPr="00632ABF">
        <w:endnoteRef/>
      </w:r>
      <w:r>
        <w:t>]</w:t>
      </w:r>
      <w:r w:rsidRPr="00632ABF">
        <w:rPr>
          <w:rFonts w:hint="eastAsia"/>
        </w:rPr>
        <w:t>李森</w:t>
      </w:r>
      <w:r w:rsidRPr="00632ABF">
        <w:rPr>
          <w:rFonts w:hint="eastAsia"/>
        </w:rPr>
        <w:t xml:space="preserve">. </w:t>
      </w:r>
      <w:r w:rsidRPr="00632ABF">
        <w:rPr>
          <w:rFonts w:hint="eastAsia"/>
        </w:rPr>
        <w:t>浅析基于</w:t>
      </w:r>
      <w:r w:rsidRPr="00632ABF">
        <w:rPr>
          <w:rFonts w:hint="eastAsia"/>
        </w:rPr>
        <w:t>SaaS</w:t>
      </w:r>
      <w:r w:rsidRPr="00632ABF">
        <w:rPr>
          <w:rFonts w:hint="eastAsia"/>
        </w:rPr>
        <w:t>架构的多租户技术</w:t>
      </w:r>
      <w:r w:rsidRPr="00632ABF">
        <w:rPr>
          <w:rFonts w:hint="eastAsia"/>
        </w:rPr>
        <w:t xml:space="preserve">[J]. </w:t>
      </w:r>
      <w:r w:rsidRPr="00632ABF">
        <w:rPr>
          <w:rFonts w:hint="eastAsia"/>
        </w:rPr>
        <w:t>电子设计工程</w:t>
      </w:r>
      <w:r w:rsidRPr="00632ABF">
        <w:rPr>
          <w:rFonts w:hint="eastAsia"/>
        </w:rPr>
        <w:t>, 2013, 21(20):41-44.</w:t>
      </w:r>
    </w:p>
  </w:endnote>
  <w:endnote w:id="10">
    <w:p w14:paraId="1578F0A7" w14:textId="3FA5FE06" w:rsidR="008A654F" w:rsidRPr="00632ABF" w:rsidRDefault="008A654F" w:rsidP="00A51B5E">
      <w:pPr>
        <w:spacing w:line="400" w:lineRule="atLeast"/>
        <w:ind w:firstLineChars="0" w:firstLine="0"/>
      </w:pPr>
      <w:r>
        <w:t>[</w:t>
      </w:r>
      <w:r w:rsidRPr="00632ABF">
        <w:endnoteRef/>
      </w:r>
      <w:r>
        <w:t>]</w:t>
      </w:r>
      <w:r w:rsidRPr="00632ABF">
        <w:rPr>
          <w:rFonts w:hint="eastAsia"/>
        </w:rPr>
        <w:t>刘国萍</w:t>
      </w:r>
      <w:r w:rsidRPr="00632ABF">
        <w:rPr>
          <w:rFonts w:hint="eastAsia"/>
        </w:rPr>
        <w:t xml:space="preserve">, </w:t>
      </w:r>
      <w:r w:rsidRPr="00632ABF">
        <w:rPr>
          <w:rFonts w:hint="eastAsia"/>
        </w:rPr>
        <w:t>刘建峰</w:t>
      </w:r>
      <w:r w:rsidRPr="00632ABF">
        <w:rPr>
          <w:rFonts w:hint="eastAsia"/>
        </w:rPr>
        <w:t xml:space="preserve">, </w:t>
      </w:r>
      <w:r w:rsidRPr="00632ABF">
        <w:rPr>
          <w:rFonts w:hint="eastAsia"/>
        </w:rPr>
        <w:t>谭国权</w:t>
      </w:r>
      <w:r w:rsidRPr="00632ABF">
        <w:rPr>
          <w:rFonts w:hint="eastAsia"/>
        </w:rPr>
        <w:t xml:space="preserve">. </w:t>
      </w:r>
      <w:r w:rsidRPr="00632ABF">
        <w:rPr>
          <w:rFonts w:hint="eastAsia"/>
        </w:rPr>
        <w:t>多租户</w:t>
      </w:r>
      <w:r w:rsidRPr="00632ABF">
        <w:rPr>
          <w:rFonts w:hint="eastAsia"/>
        </w:rPr>
        <w:t>SaaS</w:t>
      </w:r>
      <w:r w:rsidRPr="00632ABF">
        <w:rPr>
          <w:rFonts w:hint="eastAsia"/>
        </w:rPr>
        <w:t>服务安全技术研究</w:t>
      </w:r>
      <w:r w:rsidRPr="00632ABF">
        <w:rPr>
          <w:rFonts w:hint="eastAsia"/>
        </w:rPr>
        <w:t xml:space="preserve">[J]. </w:t>
      </w:r>
      <w:r w:rsidRPr="00632ABF">
        <w:rPr>
          <w:rFonts w:hint="eastAsia"/>
        </w:rPr>
        <w:t>电信科学</w:t>
      </w:r>
      <w:r w:rsidRPr="00632ABF">
        <w:rPr>
          <w:rFonts w:hint="eastAsia"/>
        </w:rPr>
        <w:t>, 2011(S1):11-15.</w:t>
      </w:r>
    </w:p>
  </w:endnote>
  <w:endnote w:id="11">
    <w:p w14:paraId="4493A46F" w14:textId="77777777" w:rsidR="008A654F" w:rsidRPr="00632ABF" w:rsidRDefault="008A654F" w:rsidP="00F54D59">
      <w:pPr>
        <w:spacing w:line="400" w:lineRule="atLeast"/>
        <w:ind w:firstLineChars="0" w:firstLine="0"/>
      </w:pPr>
      <w:r>
        <w:t>[</w:t>
      </w:r>
      <w:r w:rsidRPr="00632ABF">
        <w:endnoteRef/>
      </w:r>
      <w:r>
        <w:t>]</w:t>
      </w:r>
      <w:r w:rsidRPr="00632ABF">
        <w:rPr>
          <w:rFonts w:hint="eastAsia"/>
        </w:rPr>
        <w:t>何海棠</w:t>
      </w:r>
      <w:r w:rsidRPr="00632ABF">
        <w:rPr>
          <w:rFonts w:hint="eastAsia"/>
        </w:rPr>
        <w:t xml:space="preserve">, </w:t>
      </w:r>
      <w:r w:rsidRPr="00632ABF">
        <w:rPr>
          <w:rFonts w:hint="eastAsia"/>
        </w:rPr>
        <w:t>朱晓辉</w:t>
      </w:r>
      <w:r w:rsidRPr="00632ABF">
        <w:rPr>
          <w:rFonts w:hint="eastAsia"/>
        </w:rPr>
        <w:t xml:space="preserve">, </w:t>
      </w:r>
      <w:r w:rsidRPr="00632ABF">
        <w:rPr>
          <w:rFonts w:hint="eastAsia"/>
        </w:rPr>
        <w:t>陈苏蓉</w:t>
      </w:r>
      <w:r w:rsidRPr="00632ABF">
        <w:rPr>
          <w:rFonts w:hint="eastAsia"/>
        </w:rPr>
        <w:t>. SaaS</w:t>
      </w:r>
      <w:r w:rsidRPr="00632ABF">
        <w:rPr>
          <w:rFonts w:hint="eastAsia"/>
        </w:rPr>
        <w:t>模式下多租户数据库的研究</w:t>
      </w:r>
      <w:r w:rsidRPr="00632ABF">
        <w:rPr>
          <w:rFonts w:hint="eastAsia"/>
        </w:rPr>
        <w:t xml:space="preserve">[J]. </w:t>
      </w:r>
      <w:r w:rsidRPr="00632ABF">
        <w:rPr>
          <w:rFonts w:hint="eastAsia"/>
        </w:rPr>
        <w:t>郑州铁路职业技术学院学报</w:t>
      </w:r>
      <w:r w:rsidRPr="00632ABF">
        <w:rPr>
          <w:rFonts w:hint="eastAsia"/>
        </w:rPr>
        <w:t>, 2012(3):31-33.</w:t>
      </w:r>
    </w:p>
  </w:endnote>
  <w:endnote w:id="12">
    <w:p w14:paraId="0F2FEEAB" w14:textId="4ED79865" w:rsidR="008A654F" w:rsidRPr="00632ABF" w:rsidRDefault="008A654F" w:rsidP="00C72076">
      <w:pPr>
        <w:spacing w:line="400" w:lineRule="atLeast"/>
        <w:ind w:firstLineChars="0" w:firstLine="0"/>
      </w:pPr>
      <w:r>
        <w:t>[</w:t>
      </w:r>
      <w:r w:rsidRPr="00632ABF">
        <w:endnoteRef/>
      </w:r>
      <w:r>
        <w:t>]</w:t>
      </w:r>
      <w:r w:rsidRPr="00632ABF">
        <w:t xml:space="preserve"> Cusumano, Michael. Cloud computing and SaaS as new computing platforms[J]. Communications of the Acm, 2010, 53(4):27-29.</w:t>
      </w:r>
    </w:p>
  </w:endnote>
  <w:endnote w:id="13">
    <w:p w14:paraId="32CA0164" w14:textId="40E31F51" w:rsidR="008A654F" w:rsidRPr="00632ABF" w:rsidRDefault="008A654F" w:rsidP="00C72076">
      <w:pPr>
        <w:spacing w:line="400" w:lineRule="atLeast"/>
        <w:ind w:firstLineChars="0" w:firstLine="0"/>
      </w:pPr>
      <w:r>
        <w:t>[</w:t>
      </w:r>
      <w:r w:rsidRPr="00632ABF">
        <w:endnoteRef/>
      </w:r>
      <w:r>
        <w:t>]</w:t>
      </w:r>
      <w:r w:rsidRPr="00632ABF">
        <w:t xml:space="preserve"> Bezemer C P, Zaidman A. Multi-tenant SaaS applications:maintenance dream or nightmare?[C]// Joint Ercim Workshop on Software Evolution. DBLP, 2010:88-92.</w:t>
      </w:r>
    </w:p>
  </w:endnote>
  <w:endnote w:id="14">
    <w:p w14:paraId="65347C14" w14:textId="78D7AF62" w:rsidR="008A654F" w:rsidRPr="00632ABF" w:rsidRDefault="008A654F" w:rsidP="00A51B5E">
      <w:pPr>
        <w:spacing w:line="400" w:lineRule="atLeast"/>
        <w:ind w:firstLineChars="0" w:firstLine="0"/>
      </w:pPr>
      <w:r>
        <w:t>[</w:t>
      </w:r>
      <w:r w:rsidRPr="00632ABF">
        <w:endnoteRef/>
      </w:r>
      <w:r>
        <w:t>]</w:t>
      </w:r>
      <w:r w:rsidRPr="00632ABF">
        <w:t xml:space="preserve"> Aulbach S, Grust T, Jacobs D, et al. Multi-tenant databases for software as a service:schema-mapping techniques[C]// ACM SIGMOD International Conference on Management of Data, SIGMOD 2008, Vancouver, Bc, Canada, June. DBLP, 2008:1195-1206.</w:t>
      </w:r>
    </w:p>
  </w:endnote>
  <w:endnote w:id="15">
    <w:p w14:paraId="13425F4D" w14:textId="692F1C57" w:rsidR="008A654F" w:rsidRPr="00632ABF" w:rsidRDefault="008A654F"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Computer Society, 2013:350-353.</w:t>
      </w:r>
    </w:p>
  </w:endnote>
  <w:endnote w:id="16">
    <w:p w14:paraId="4AA7B631" w14:textId="3B124822" w:rsidR="008A654F" w:rsidRDefault="008A654F" w:rsidP="005C38B7">
      <w:pPr>
        <w:spacing w:line="400" w:lineRule="atLeast"/>
        <w:ind w:firstLineChars="0" w:firstLine="0"/>
      </w:pPr>
      <w:r>
        <w:t>[</w:t>
      </w:r>
      <w:r w:rsidRPr="004614D8">
        <w:endnoteRef/>
      </w:r>
      <w:r>
        <w:t>]</w:t>
      </w:r>
      <w:r w:rsidRPr="00632ABF">
        <w:rPr>
          <w:rFonts w:hint="eastAsia"/>
        </w:rPr>
        <w:t>王建国</w:t>
      </w:r>
      <w:r w:rsidRPr="00632ABF">
        <w:rPr>
          <w:rFonts w:hint="eastAsia"/>
        </w:rPr>
        <w:t xml:space="preserve">, </w:t>
      </w:r>
      <w:r w:rsidRPr="00632ABF">
        <w:rPr>
          <w:rFonts w:hint="eastAsia"/>
        </w:rPr>
        <w:t>王建英</w:t>
      </w:r>
      <w:r w:rsidRPr="00632ABF">
        <w:rPr>
          <w:rFonts w:hint="eastAsia"/>
        </w:rPr>
        <w:t>. Struts+Spring+Hibernate</w:t>
      </w:r>
      <w:r w:rsidRPr="00632ABF">
        <w:rPr>
          <w:rFonts w:hint="eastAsia"/>
        </w:rPr>
        <w:t>框架及应用开发</w:t>
      </w:r>
      <w:r w:rsidRPr="00632ABF">
        <w:rPr>
          <w:rFonts w:hint="eastAsia"/>
        </w:rPr>
        <w:t xml:space="preserve">[M]. </w:t>
      </w:r>
      <w:r w:rsidRPr="00632ABF">
        <w:rPr>
          <w:rFonts w:hint="eastAsia"/>
        </w:rPr>
        <w:t>清华大学出版社</w:t>
      </w:r>
      <w:r w:rsidRPr="00632ABF">
        <w:rPr>
          <w:rFonts w:hint="eastAsia"/>
        </w:rPr>
        <w:t>, 2011.</w:t>
      </w:r>
    </w:p>
  </w:endnote>
  <w:endnote w:id="17">
    <w:p w14:paraId="4B1D69AC" w14:textId="5FC2E896" w:rsidR="008A654F" w:rsidRPr="00632ABF" w:rsidRDefault="008A654F" w:rsidP="00A51B5E">
      <w:pPr>
        <w:spacing w:line="400" w:lineRule="atLeast"/>
        <w:ind w:firstLineChars="0" w:firstLine="0"/>
      </w:pPr>
      <w:r>
        <w:t>[</w:t>
      </w:r>
      <w:r w:rsidRPr="00632ABF">
        <w:endnoteRef/>
      </w:r>
      <w:r>
        <w:t>]</w:t>
      </w:r>
      <w:r w:rsidRPr="00632ABF">
        <w:t>Yuan X F. AOP Based on Spring Framework[J]. Computer &amp; Modernization, 2006.</w:t>
      </w:r>
    </w:p>
  </w:endnote>
  <w:endnote w:id="18">
    <w:p w14:paraId="305BDB02" w14:textId="4DD02F4E" w:rsidR="008A654F" w:rsidRPr="00632ABF" w:rsidRDefault="008A654F" w:rsidP="00A51B5E">
      <w:pPr>
        <w:spacing w:line="400" w:lineRule="atLeast"/>
        <w:ind w:firstLineChars="0" w:firstLine="0"/>
      </w:pPr>
      <w:r>
        <w:t>[</w:t>
      </w:r>
      <w:r w:rsidRPr="00632ABF">
        <w:endnoteRef/>
      </w:r>
      <w:r>
        <w:t>]</w:t>
      </w:r>
      <w:r w:rsidRPr="00632ABF">
        <w:t>徐彩云</w:t>
      </w:r>
      <w:r w:rsidRPr="00632ABF">
        <w:t xml:space="preserve">. </w:t>
      </w:r>
      <w:r w:rsidRPr="00632ABF">
        <w:t>用</w:t>
      </w:r>
      <w:r w:rsidRPr="00632ABF">
        <w:t>TestCase</w:t>
      </w:r>
      <w:r w:rsidRPr="00632ABF">
        <w:t>对</w:t>
      </w:r>
      <w:r w:rsidRPr="00632ABF">
        <w:t>Spring</w:t>
      </w:r>
      <w:r w:rsidRPr="00632ABF">
        <w:t>的</w:t>
      </w:r>
      <w:r w:rsidRPr="00632ABF">
        <w:t>Bean</w:t>
      </w:r>
      <w:r w:rsidRPr="00632ABF">
        <w:t>进行单元测试</w:t>
      </w:r>
      <w:r w:rsidRPr="00632ABF">
        <w:t xml:space="preserve">[J]. </w:t>
      </w:r>
      <w:r w:rsidRPr="00632ABF">
        <w:t>电脑知识与技术</w:t>
      </w:r>
      <w:r w:rsidRPr="00632ABF">
        <w:t>, 2011, 07(16):3881-3883.</w:t>
      </w:r>
    </w:p>
  </w:endnote>
  <w:endnote w:id="19">
    <w:p w14:paraId="7807FEB5" w14:textId="152DACC7" w:rsidR="008A654F" w:rsidRPr="00776FC2" w:rsidRDefault="008A654F" w:rsidP="00776FC2">
      <w:pPr>
        <w:spacing w:line="400" w:lineRule="atLeast"/>
        <w:ind w:firstLineChars="0" w:firstLine="0"/>
      </w:pPr>
      <w:r>
        <w:t>[</w:t>
      </w:r>
      <w:r w:rsidRPr="00FC24AF">
        <w:endnoteRef/>
      </w:r>
      <w:r>
        <w:t>]</w:t>
      </w:r>
      <w:r w:rsidRPr="00632ABF">
        <w:rPr>
          <w:rFonts w:hint="eastAsia"/>
        </w:rPr>
        <w:t>陈雄华</w:t>
      </w:r>
      <w:r w:rsidRPr="00632ABF">
        <w:rPr>
          <w:rFonts w:hint="eastAsia"/>
        </w:rPr>
        <w:t xml:space="preserve">, </w:t>
      </w:r>
      <w:r w:rsidRPr="00632ABF">
        <w:rPr>
          <w:rFonts w:hint="eastAsia"/>
        </w:rPr>
        <w:t>林开雄</w:t>
      </w:r>
      <w:r w:rsidRPr="00632ABF">
        <w:rPr>
          <w:rFonts w:hint="eastAsia"/>
        </w:rPr>
        <w:t>. Spring 3.x</w:t>
      </w:r>
      <w:r w:rsidRPr="00632ABF">
        <w:rPr>
          <w:rFonts w:hint="eastAsia"/>
        </w:rPr>
        <w:t>企业应用开发实战</w:t>
      </w:r>
      <w:r w:rsidRPr="00632ABF">
        <w:rPr>
          <w:rFonts w:hint="eastAsia"/>
        </w:rPr>
        <w:t xml:space="preserve">[M]. </w:t>
      </w:r>
      <w:r w:rsidRPr="00632ABF">
        <w:rPr>
          <w:rFonts w:hint="eastAsia"/>
        </w:rPr>
        <w:t>电子工业出版社</w:t>
      </w:r>
      <w:r w:rsidRPr="00632ABF">
        <w:rPr>
          <w:rFonts w:hint="eastAsia"/>
        </w:rPr>
        <w:t>, 2012.</w:t>
      </w:r>
    </w:p>
  </w:endnote>
  <w:endnote w:id="20">
    <w:p w14:paraId="1B80B575" w14:textId="77777777" w:rsidR="008A654F" w:rsidRPr="00632ABF" w:rsidRDefault="008A654F" w:rsidP="003E2ABB">
      <w:pPr>
        <w:spacing w:line="400" w:lineRule="atLeast"/>
        <w:ind w:firstLineChars="0" w:firstLine="0"/>
      </w:pPr>
      <w:r>
        <w:t>[</w:t>
      </w:r>
      <w:r w:rsidRPr="00632ABF">
        <w:endnoteRef/>
      </w:r>
      <w:r>
        <w:t>]</w:t>
      </w:r>
      <w:r w:rsidRPr="00632ABF">
        <w:t>Mudunuri S. Mybatis in Practice: A Step by Step Approach for Learning Mybatis Framework[J]. 2013.</w:t>
      </w:r>
    </w:p>
  </w:endnote>
  <w:endnote w:id="21">
    <w:p w14:paraId="790393B4" w14:textId="74EA5F98" w:rsidR="008A654F" w:rsidRPr="006B2873" w:rsidRDefault="008A654F" w:rsidP="006B2873">
      <w:pPr>
        <w:spacing w:line="400" w:lineRule="atLeast"/>
        <w:ind w:firstLineChars="0" w:firstLine="0"/>
      </w:pPr>
      <w:r>
        <w:t>[</w:t>
      </w:r>
      <w:r w:rsidRPr="00FC24AF">
        <w:endnoteRef/>
      </w:r>
      <w:r>
        <w:t xml:space="preserve">] </w:t>
      </w:r>
      <w:r w:rsidRPr="00632ABF">
        <w:t>Mudunuri S. Mybatis in Practice: A Step by Step Approach for Learning Mybatis Framework[J]. 2013.</w:t>
      </w:r>
    </w:p>
  </w:endnote>
  <w:endnote w:id="22">
    <w:p w14:paraId="2F0B9680" w14:textId="08AAD5A1" w:rsidR="008A654F" w:rsidRPr="00632ABF" w:rsidRDefault="008A654F" w:rsidP="00A51B5E">
      <w:pPr>
        <w:spacing w:line="400" w:lineRule="atLeast"/>
        <w:ind w:firstLineChars="0" w:firstLine="0"/>
      </w:pPr>
      <w:r>
        <w:t>[</w:t>
      </w:r>
      <w:r w:rsidRPr="00632ABF">
        <w:endnoteRef/>
      </w:r>
      <w:r>
        <w:t>]</w:t>
      </w:r>
      <w:r w:rsidRPr="00632ABF">
        <w:t>Zhang D, Wei Z, Yang Y. Research on Lightweight MVC Framework Based on Spring MVC and Mybatis[C]// Sixth International Symposium on Computational Intelligence and Design. IEEE, 2014:350-353.</w:t>
      </w:r>
    </w:p>
  </w:endnote>
  <w:endnote w:id="23">
    <w:p w14:paraId="53023F92" w14:textId="75D1A8CB" w:rsidR="008A654F" w:rsidRPr="00632ABF" w:rsidRDefault="008A654F" w:rsidP="00A51B5E">
      <w:pPr>
        <w:spacing w:line="400" w:lineRule="atLeast"/>
        <w:ind w:firstLineChars="0" w:firstLine="0"/>
      </w:pPr>
      <w:r>
        <w:t>[</w:t>
      </w:r>
      <w:r w:rsidRPr="00632ABF">
        <w:endnoteRef/>
      </w:r>
      <w:r>
        <w:t>]</w:t>
      </w:r>
      <w:r w:rsidRPr="00632ABF">
        <w:rPr>
          <w:rFonts w:hint="eastAsia"/>
        </w:rPr>
        <w:t>宫志方</w:t>
      </w:r>
      <w:r w:rsidRPr="00632ABF">
        <w:rPr>
          <w:rFonts w:hint="eastAsia"/>
        </w:rPr>
        <w:t xml:space="preserve">, </w:t>
      </w:r>
      <w:r w:rsidRPr="00632ABF">
        <w:rPr>
          <w:rFonts w:hint="eastAsia"/>
        </w:rPr>
        <w:t>程林</w:t>
      </w:r>
      <w:r w:rsidRPr="00632ABF">
        <w:rPr>
          <w:rFonts w:hint="eastAsia"/>
        </w:rPr>
        <w:t xml:space="preserve">, </w:t>
      </w:r>
      <w:r w:rsidRPr="00632ABF">
        <w:rPr>
          <w:rFonts w:hint="eastAsia"/>
        </w:rPr>
        <w:t>杨培强</w:t>
      </w:r>
      <w:r w:rsidRPr="00632ABF">
        <w:rPr>
          <w:rFonts w:hint="eastAsia"/>
        </w:rPr>
        <w:t xml:space="preserve">. </w:t>
      </w:r>
      <w:r w:rsidRPr="00632ABF">
        <w:rPr>
          <w:rFonts w:hint="eastAsia"/>
        </w:rPr>
        <w:t>一种基于</w:t>
      </w:r>
      <w:r w:rsidRPr="00632ABF">
        <w:rPr>
          <w:rFonts w:hint="eastAsia"/>
        </w:rPr>
        <w:t>Spring</w:t>
      </w:r>
      <w:r w:rsidRPr="00632ABF">
        <w:rPr>
          <w:rFonts w:hint="eastAsia"/>
        </w:rPr>
        <w:t>和</w:t>
      </w:r>
      <w:r w:rsidRPr="00632ABF">
        <w:rPr>
          <w:rFonts w:hint="eastAsia"/>
        </w:rPr>
        <w:t>MyBatis</w:t>
      </w:r>
      <w:r w:rsidRPr="00632ABF">
        <w:rPr>
          <w:rFonts w:hint="eastAsia"/>
        </w:rPr>
        <w:t>的</w:t>
      </w:r>
      <w:r w:rsidRPr="00632ABF">
        <w:rPr>
          <w:rFonts w:hint="eastAsia"/>
        </w:rPr>
        <w:t>MVC</w:t>
      </w:r>
      <w:r w:rsidRPr="00632ABF">
        <w:rPr>
          <w:rFonts w:hint="eastAsia"/>
        </w:rPr>
        <w:t>框架</w:t>
      </w:r>
      <w:r w:rsidRPr="00632ABF">
        <w:rPr>
          <w:rFonts w:hint="eastAsia"/>
        </w:rPr>
        <w:t>:, CN 105843609 A[P]. 2016.</w:t>
      </w:r>
    </w:p>
  </w:endnote>
  <w:endnote w:id="24">
    <w:p w14:paraId="73FFBB49" w14:textId="541EE0FC" w:rsidR="008A654F" w:rsidRPr="00632ABF" w:rsidRDefault="008A654F" w:rsidP="00A51B5E">
      <w:pPr>
        <w:spacing w:line="400" w:lineRule="atLeast"/>
        <w:ind w:firstLineChars="0" w:firstLine="0"/>
      </w:pPr>
      <w:r>
        <w:t>[</w:t>
      </w:r>
      <w:r w:rsidRPr="00632ABF">
        <w:endnoteRef/>
      </w:r>
      <w:r>
        <w:t>]</w:t>
      </w:r>
      <w:r w:rsidRPr="00632ABF">
        <w:t>杨潇亮</w:t>
      </w:r>
      <w:r w:rsidRPr="00632ABF">
        <w:t xml:space="preserve">. </w:t>
      </w:r>
      <w:r w:rsidRPr="00632ABF">
        <w:t>基于安卓操作系统的应用软件开发</w:t>
      </w:r>
      <w:r w:rsidRPr="00632ABF">
        <w:t xml:space="preserve">[J]. </w:t>
      </w:r>
      <w:r w:rsidRPr="00632ABF">
        <w:t>电子制作</w:t>
      </w:r>
      <w:r w:rsidRPr="00632ABF">
        <w:t>, 2014(19):45-46.</w:t>
      </w:r>
    </w:p>
  </w:endnote>
  <w:endnote w:id="25">
    <w:p w14:paraId="58D238E8" w14:textId="10C284E8" w:rsidR="008A654F" w:rsidRPr="00D47AE8" w:rsidRDefault="008A654F" w:rsidP="00D47AE8">
      <w:pPr>
        <w:spacing w:line="400" w:lineRule="atLeast"/>
        <w:ind w:firstLineChars="0" w:firstLine="0"/>
      </w:pPr>
      <w:r>
        <w:t>[</w:t>
      </w:r>
      <w:r w:rsidRPr="00CD54C5">
        <w:endnoteRef/>
      </w:r>
      <w:r>
        <w:t>]</w:t>
      </w:r>
      <w:r w:rsidRPr="00632ABF">
        <w:rPr>
          <w:rFonts w:hint="eastAsia"/>
        </w:rPr>
        <w:t>郭霖</w:t>
      </w:r>
      <w:r w:rsidRPr="00632ABF">
        <w:rPr>
          <w:rFonts w:hint="eastAsia"/>
        </w:rPr>
        <w:t xml:space="preserve">. </w:t>
      </w:r>
      <w:r w:rsidRPr="00632ABF">
        <w:rPr>
          <w:rFonts w:hint="eastAsia"/>
        </w:rPr>
        <w:t>第一行代码</w:t>
      </w:r>
      <w:r w:rsidRPr="00632ABF">
        <w:rPr>
          <w:rFonts w:hint="eastAsia"/>
        </w:rPr>
        <w:t xml:space="preserve">[M]. </w:t>
      </w:r>
      <w:r w:rsidRPr="00632ABF">
        <w:rPr>
          <w:rFonts w:hint="eastAsia"/>
        </w:rPr>
        <w:t>人民邮电出版社</w:t>
      </w:r>
      <w:r w:rsidRPr="00632ABF">
        <w:rPr>
          <w:rFonts w:hint="eastAsia"/>
        </w:rPr>
        <w:t>, 2014.</w:t>
      </w:r>
    </w:p>
  </w:endnote>
  <w:endnote w:id="26">
    <w:p w14:paraId="733CADCF" w14:textId="6315AC12" w:rsidR="008A654F" w:rsidRPr="00632ABF" w:rsidRDefault="008A654F" w:rsidP="00A51B5E">
      <w:pPr>
        <w:spacing w:line="400" w:lineRule="atLeast"/>
        <w:ind w:firstLineChars="0" w:firstLine="0"/>
      </w:pPr>
      <w:r>
        <w:t>[</w:t>
      </w:r>
      <w:r w:rsidRPr="00632ABF">
        <w:endnoteRef/>
      </w:r>
      <w:r>
        <w:t>]</w:t>
      </w:r>
      <w:r w:rsidRPr="00632ABF">
        <w:t>曾健平</w:t>
      </w:r>
      <w:r w:rsidRPr="00632ABF">
        <w:t xml:space="preserve">, </w:t>
      </w:r>
      <w:r w:rsidRPr="00632ABF">
        <w:t>邵艳洁</w:t>
      </w:r>
      <w:r w:rsidRPr="00632ABF">
        <w:t>. Android</w:t>
      </w:r>
      <w:r w:rsidRPr="00632ABF">
        <w:t>系统架构及应用程序开发研究</w:t>
      </w:r>
      <w:r w:rsidRPr="00632ABF">
        <w:t xml:space="preserve">[J]. </w:t>
      </w:r>
      <w:r w:rsidRPr="00632ABF">
        <w:t>微计算机信息</w:t>
      </w:r>
      <w:r w:rsidRPr="00632ABF">
        <w:t>, 2011(9):1-3.</w:t>
      </w:r>
    </w:p>
  </w:endnote>
  <w:endnote w:id="27">
    <w:p w14:paraId="16EB9DEE" w14:textId="378F5259" w:rsidR="008A654F" w:rsidRPr="00632ABF" w:rsidRDefault="008A654F" w:rsidP="00A51B5E">
      <w:pPr>
        <w:spacing w:line="400" w:lineRule="atLeast"/>
        <w:ind w:firstLineChars="0" w:firstLine="0"/>
      </w:pPr>
      <w:r>
        <w:t>[</w:t>
      </w:r>
      <w:r w:rsidRPr="00632ABF">
        <w:endnoteRef/>
      </w:r>
      <w:r>
        <w:t>]</w:t>
      </w:r>
      <w:r w:rsidRPr="00632ABF">
        <w:t>董晓刚</w:t>
      </w:r>
      <w:r w:rsidRPr="00632ABF">
        <w:t xml:space="preserve">. </w:t>
      </w:r>
      <w:r w:rsidRPr="00632ABF">
        <w:t>浅析</w:t>
      </w:r>
      <w:r w:rsidRPr="00632ABF">
        <w:t>Android</w:t>
      </w:r>
      <w:r w:rsidRPr="00632ABF">
        <w:t>系统的四大基本组件</w:t>
      </w:r>
      <w:r w:rsidRPr="00632ABF">
        <w:t xml:space="preserve">[J]. </w:t>
      </w:r>
      <w:r w:rsidRPr="00632ABF">
        <w:t>中国电子商务</w:t>
      </w:r>
      <w:r w:rsidRPr="00632ABF">
        <w:t>, 2013(1):39-39.</w:t>
      </w:r>
    </w:p>
  </w:endnote>
  <w:endnote w:id="28">
    <w:p w14:paraId="4A1D75A8" w14:textId="27429D5B" w:rsidR="008A654F" w:rsidRPr="00632ABF" w:rsidRDefault="008A654F" w:rsidP="003B1DDA">
      <w:pPr>
        <w:spacing w:line="400" w:lineRule="atLeast"/>
        <w:ind w:firstLineChars="0" w:firstLine="0"/>
      </w:pPr>
      <w:r>
        <w:t>[</w:t>
      </w:r>
      <w:r w:rsidRPr="00632ABF">
        <w:endnoteRef/>
      </w:r>
      <w:r>
        <w:t>]</w:t>
      </w:r>
      <w:r w:rsidRPr="00632ABF">
        <w:t>纪晓阳</w:t>
      </w:r>
      <w:r w:rsidRPr="00632ABF">
        <w:t xml:space="preserve">. </w:t>
      </w:r>
      <w:r w:rsidRPr="00632ABF">
        <w:t>线程在</w:t>
      </w:r>
      <w:r w:rsidRPr="00632ABF">
        <w:t>Android</w:t>
      </w:r>
      <w:r w:rsidRPr="00632ABF">
        <w:t>开发中的应用</w:t>
      </w:r>
      <w:r w:rsidRPr="00632ABF">
        <w:t xml:space="preserve">[J]. </w:t>
      </w:r>
      <w:r w:rsidRPr="00632ABF">
        <w:t>软件</w:t>
      </w:r>
      <w:r w:rsidRPr="00632ABF">
        <w:t>, 2013(8):24-26.</w:t>
      </w:r>
    </w:p>
  </w:endnote>
  <w:endnote w:id="29">
    <w:p w14:paraId="1F567149" w14:textId="1D6F86F3" w:rsidR="008A654F" w:rsidRPr="00632ABF" w:rsidRDefault="008A654F" w:rsidP="00A51B5E">
      <w:pPr>
        <w:spacing w:line="400" w:lineRule="atLeast"/>
        <w:ind w:firstLineChars="0" w:firstLine="0"/>
      </w:pPr>
      <w:r>
        <w:t>[</w:t>
      </w:r>
      <w:r w:rsidRPr="00632ABF">
        <w:endnoteRef/>
      </w:r>
      <w:r>
        <w:t>]</w:t>
      </w:r>
      <w:r w:rsidRPr="00632ABF">
        <w:rPr>
          <w:rFonts w:hint="eastAsia"/>
        </w:rPr>
        <w:t>尹京花</w:t>
      </w:r>
      <w:r w:rsidRPr="00632ABF">
        <w:rPr>
          <w:rFonts w:hint="eastAsia"/>
        </w:rPr>
        <w:t xml:space="preserve">, </w:t>
      </w:r>
      <w:r w:rsidRPr="00632ABF">
        <w:rPr>
          <w:rFonts w:hint="eastAsia"/>
        </w:rPr>
        <w:t>王华军</w:t>
      </w:r>
      <w:r w:rsidRPr="00632ABF">
        <w:rPr>
          <w:rFonts w:hint="eastAsia"/>
        </w:rPr>
        <w:t xml:space="preserve">. </w:t>
      </w:r>
      <w:r w:rsidRPr="00632ABF">
        <w:rPr>
          <w:rFonts w:hint="eastAsia"/>
        </w:rPr>
        <w:t>基于</w:t>
      </w:r>
      <w:r w:rsidRPr="00632ABF">
        <w:rPr>
          <w:rFonts w:hint="eastAsia"/>
        </w:rPr>
        <w:t>Android</w:t>
      </w:r>
      <w:r w:rsidRPr="00632ABF">
        <w:rPr>
          <w:rFonts w:hint="eastAsia"/>
        </w:rPr>
        <w:t>开发的数据存储</w:t>
      </w:r>
      <w:r w:rsidRPr="00632ABF">
        <w:rPr>
          <w:rFonts w:hint="eastAsia"/>
        </w:rPr>
        <w:t xml:space="preserve">[J]. </w:t>
      </w:r>
      <w:r w:rsidRPr="00632ABF">
        <w:rPr>
          <w:rFonts w:hint="eastAsia"/>
        </w:rPr>
        <w:t>数字通信</w:t>
      </w:r>
      <w:r w:rsidRPr="00632ABF">
        <w:rPr>
          <w:rFonts w:hint="eastAsia"/>
        </w:rPr>
        <w:t>, 2012, 39(6):79-81.</w:t>
      </w:r>
    </w:p>
  </w:endnote>
  <w:endnote w:id="30">
    <w:p w14:paraId="5AB47BFF" w14:textId="016077E3" w:rsidR="008A654F" w:rsidRPr="00632ABF" w:rsidRDefault="008A654F" w:rsidP="00A51B5E">
      <w:pPr>
        <w:spacing w:line="400" w:lineRule="atLeast"/>
        <w:ind w:firstLineChars="0" w:firstLine="0"/>
      </w:pPr>
      <w:r>
        <w:t>[</w:t>
      </w:r>
      <w:r w:rsidRPr="00632ABF">
        <w:endnoteRef/>
      </w:r>
      <w:r>
        <w:t>]</w:t>
      </w:r>
      <w:r w:rsidRPr="00632ABF">
        <w:rPr>
          <w:rFonts w:hint="eastAsia"/>
        </w:rPr>
        <w:t>赖均</w:t>
      </w:r>
      <w:r w:rsidRPr="00632ABF">
        <w:rPr>
          <w:rFonts w:hint="eastAsia"/>
        </w:rPr>
        <w:t xml:space="preserve">. </w:t>
      </w:r>
      <w:r w:rsidRPr="00632ABF">
        <w:rPr>
          <w:rFonts w:hint="eastAsia"/>
        </w:rPr>
        <w:t>软件工程</w:t>
      </w:r>
      <w:r w:rsidRPr="00632ABF">
        <w:rPr>
          <w:rFonts w:hint="eastAsia"/>
        </w:rPr>
        <w:t xml:space="preserve">[M]. </w:t>
      </w:r>
      <w:r w:rsidRPr="00632ABF">
        <w:rPr>
          <w:rFonts w:hint="eastAsia"/>
        </w:rPr>
        <w:t>清华大学出版社</w:t>
      </w:r>
      <w:r w:rsidRPr="00632ABF">
        <w:rPr>
          <w:rFonts w:hint="eastAsia"/>
        </w:rPr>
        <w:t>, 2016.</w:t>
      </w:r>
    </w:p>
  </w:endnote>
  <w:endnote w:id="31">
    <w:p w14:paraId="58DB5A3B" w14:textId="2D9F7847" w:rsidR="008A654F" w:rsidRPr="00632ABF" w:rsidRDefault="008A654F" w:rsidP="00A51B5E">
      <w:pPr>
        <w:spacing w:line="400" w:lineRule="atLeast"/>
        <w:ind w:firstLineChars="0" w:firstLine="0"/>
      </w:pPr>
      <w:r>
        <w:t>[</w:t>
      </w:r>
      <w:r w:rsidRPr="00632ABF">
        <w:endnoteRef/>
      </w:r>
      <w:r>
        <w:t>]</w:t>
      </w:r>
      <w:r w:rsidRPr="00632ABF">
        <w:rPr>
          <w:rFonts w:hint="eastAsia"/>
        </w:rPr>
        <w:t>胡荷芬</w:t>
      </w:r>
      <w:r w:rsidRPr="00632ABF">
        <w:rPr>
          <w:rFonts w:hint="eastAsia"/>
        </w:rPr>
        <w:t>. UML</w:t>
      </w:r>
      <w:r w:rsidRPr="00632ABF">
        <w:rPr>
          <w:rFonts w:hint="eastAsia"/>
        </w:rPr>
        <w:t>系统建模基础教程</w:t>
      </w:r>
      <w:r w:rsidRPr="00632ABF">
        <w:rPr>
          <w:rFonts w:hint="eastAsia"/>
        </w:rPr>
        <w:t xml:space="preserve">[M]. </w:t>
      </w:r>
      <w:r w:rsidRPr="00632ABF">
        <w:rPr>
          <w:rFonts w:hint="eastAsia"/>
        </w:rPr>
        <w:t>清华大学出版社</w:t>
      </w:r>
      <w:r w:rsidRPr="00632ABF">
        <w:rPr>
          <w:rFonts w:hint="eastAsia"/>
        </w:rPr>
        <w:t>, 2014.</w:t>
      </w:r>
    </w:p>
  </w:endnote>
  <w:endnote w:id="32">
    <w:p w14:paraId="47FB79A1" w14:textId="0702FB58" w:rsidR="008A654F" w:rsidRPr="00632ABF" w:rsidRDefault="008A654F" w:rsidP="00A51B5E">
      <w:pPr>
        <w:spacing w:line="400" w:lineRule="atLeast"/>
        <w:ind w:firstLineChars="0" w:firstLine="0"/>
      </w:pPr>
      <w:r>
        <w:t>[</w:t>
      </w:r>
      <w:r w:rsidRPr="00632ABF">
        <w:endnoteRef/>
      </w:r>
      <w:r>
        <w:t>]</w:t>
      </w:r>
      <w:r w:rsidRPr="00632ABF">
        <w:rPr>
          <w:rFonts w:hint="eastAsia"/>
        </w:rPr>
        <w:t>王珊</w:t>
      </w:r>
      <w:r w:rsidRPr="00632ABF">
        <w:rPr>
          <w:rFonts w:hint="eastAsia"/>
        </w:rPr>
        <w:t xml:space="preserve">, </w:t>
      </w:r>
      <w:r w:rsidRPr="00632ABF">
        <w:rPr>
          <w:rFonts w:hint="eastAsia"/>
        </w:rPr>
        <w:t>萨师煊</w:t>
      </w:r>
      <w:r w:rsidRPr="00632ABF">
        <w:rPr>
          <w:rFonts w:hint="eastAsia"/>
        </w:rPr>
        <w:t xml:space="preserve">. </w:t>
      </w:r>
      <w:r w:rsidRPr="00632ABF">
        <w:rPr>
          <w:rFonts w:hint="eastAsia"/>
        </w:rPr>
        <w:t>数据库系统概论</w:t>
      </w:r>
      <w:r w:rsidRPr="00632ABF">
        <w:rPr>
          <w:rFonts w:hint="eastAsia"/>
        </w:rPr>
        <w:t>.</w:t>
      </w:r>
      <w:r w:rsidRPr="00632ABF">
        <w:rPr>
          <w:rFonts w:hint="eastAsia"/>
        </w:rPr>
        <w:t>第</w:t>
      </w:r>
      <w:r w:rsidRPr="00632ABF">
        <w:rPr>
          <w:rFonts w:hint="eastAsia"/>
        </w:rPr>
        <w:t>4</w:t>
      </w:r>
      <w:r w:rsidRPr="00632ABF">
        <w:rPr>
          <w:rFonts w:hint="eastAsia"/>
        </w:rPr>
        <w:t>版</w:t>
      </w:r>
      <w:r w:rsidRPr="00632ABF">
        <w:rPr>
          <w:rFonts w:hint="eastAsia"/>
        </w:rPr>
        <w:t xml:space="preserve">[M]. </w:t>
      </w:r>
      <w:r w:rsidRPr="00632ABF">
        <w:rPr>
          <w:rFonts w:hint="eastAsia"/>
        </w:rPr>
        <w:t>高等教育出版社</w:t>
      </w:r>
      <w:r w:rsidRPr="00632ABF">
        <w:rPr>
          <w:rFonts w:hint="eastAsia"/>
        </w:rPr>
        <w:t>, 2006.</w:t>
      </w:r>
    </w:p>
  </w:endnote>
  <w:endnote w:id="33">
    <w:p w14:paraId="58009344" w14:textId="54537955" w:rsidR="008A654F" w:rsidRPr="00632ABF" w:rsidRDefault="008A654F" w:rsidP="00A51B5E">
      <w:pPr>
        <w:spacing w:line="400" w:lineRule="atLeast"/>
        <w:ind w:firstLineChars="0" w:firstLine="0"/>
      </w:pPr>
      <w:r>
        <w:t>[</w:t>
      </w:r>
      <w:r w:rsidRPr="00632ABF">
        <w:endnoteRef/>
      </w:r>
      <w:r>
        <w:t>]</w:t>
      </w:r>
      <w:r w:rsidRPr="00632ABF">
        <w:rPr>
          <w:rFonts w:hint="eastAsia"/>
        </w:rPr>
        <w:t>王晓峰</w:t>
      </w:r>
      <w:r w:rsidRPr="00632ABF">
        <w:rPr>
          <w:rFonts w:hint="eastAsia"/>
        </w:rPr>
        <w:t xml:space="preserve">, </w:t>
      </w:r>
      <w:r w:rsidRPr="00632ABF">
        <w:rPr>
          <w:rFonts w:hint="eastAsia"/>
        </w:rPr>
        <w:t>王尚平</w:t>
      </w:r>
      <w:r w:rsidRPr="00632ABF">
        <w:rPr>
          <w:rFonts w:hint="eastAsia"/>
        </w:rPr>
        <w:t xml:space="preserve">. </w:t>
      </w:r>
      <w:r w:rsidRPr="00632ABF">
        <w:rPr>
          <w:rFonts w:hint="eastAsia"/>
        </w:rPr>
        <w:t>数据库加密方法研究</w:t>
      </w:r>
      <w:r w:rsidRPr="00632ABF">
        <w:rPr>
          <w:rFonts w:hint="eastAsia"/>
        </w:rPr>
        <w:t xml:space="preserve">[J]. </w:t>
      </w:r>
      <w:r w:rsidRPr="00632ABF">
        <w:rPr>
          <w:rFonts w:hint="eastAsia"/>
        </w:rPr>
        <w:t>西安理工大学学报</w:t>
      </w:r>
      <w:r w:rsidRPr="00632ABF">
        <w:rPr>
          <w:rFonts w:hint="eastAsia"/>
        </w:rPr>
        <w:t>, 2002, 18(03):263-268.</w:t>
      </w:r>
    </w:p>
  </w:endnote>
  <w:endnote w:id="34">
    <w:p w14:paraId="699BEB6E" w14:textId="1C9EA095" w:rsidR="008A654F" w:rsidRPr="00632ABF" w:rsidRDefault="008A654F" w:rsidP="00A51B5E">
      <w:pPr>
        <w:spacing w:line="400" w:lineRule="atLeast"/>
        <w:ind w:firstLineChars="0" w:firstLine="0"/>
      </w:pPr>
      <w:r>
        <w:t>[</w:t>
      </w:r>
      <w:r w:rsidRPr="00632ABF">
        <w:endnoteRef/>
      </w:r>
      <w:r>
        <w:t>]</w:t>
      </w:r>
      <w:r w:rsidRPr="00632ABF">
        <w:rPr>
          <w:rFonts w:hint="eastAsia"/>
        </w:rPr>
        <w:t>魏晓玲</w:t>
      </w:r>
      <w:r w:rsidRPr="00632ABF">
        <w:rPr>
          <w:rFonts w:hint="eastAsia"/>
        </w:rPr>
        <w:t>. MD5</w:t>
      </w:r>
      <w:r w:rsidRPr="00632ABF">
        <w:rPr>
          <w:rFonts w:hint="eastAsia"/>
        </w:rPr>
        <w:t>加密算法的研究及应用</w:t>
      </w:r>
      <w:r w:rsidRPr="00632ABF">
        <w:rPr>
          <w:rFonts w:hint="eastAsia"/>
        </w:rPr>
        <w:t xml:space="preserve">[J]. </w:t>
      </w:r>
      <w:r w:rsidRPr="00632ABF">
        <w:rPr>
          <w:rFonts w:hint="eastAsia"/>
        </w:rPr>
        <w:t>信息技术</w:t>
      </w:r>
      <w:r w:rsidRPr="00632ABF">
        <w:rPr>
          <w:rFonts w:hint="eastAsia"/>
        </w:rPr>
        <w:t>, 2010(7):145-147.</w:t>
      </w:r>
    </w:p>
  </w:endnote>
  <w:endnote w:id="35">
    <w:p w14:paraId="33E149F1" w14:textId="40638FD2" w:rsidR="008A654F" w:rsidRPr="00632ABF" w:rsidRDefault="008A654F" w:rsidP="00A51B5E">
      <w:pPr>
        <w:spacing w:line="400" w:lineRule="atLeast"/>
        <w:ind w:firstLineChars="0" w:firstLine="0"/>
      </w:pPr>
      <w:r>
        <w:t>[</w:t>
      </w:r>
      <w:r w:rsidRPr="00632ABF">
        <w:endnoteRef/>
      </w:r>
      <w:r>
        <w:t>]</w:t>
      </w:r>
      <w:r w:rsidRPr="00632ABF">
        <w:rPr>
          <w:rFonts w:hint="eastAsia"/>
        </w:rPr>
        <w:t>刘传领</w:t>
      </w:r>
      <w:r w:rsidRPr="00632ABF">
        <w:rPr>
          <w:rFonts w:hint="eastAsia"/>
        </w:rPr>
        <w:t xml:space="preserve">, </w:t>
      </w:r>
      <w:r w:rsidRPr="00632ABF">
        <w:rPr>
          <w:rFonts w:hint="eastAsia"/>
        </w:rPr>
        <w:t>范建华</w:t>
      </w:r>
      <w:r w:rsidRPr="00632ABF">
        <w:rPr>
          <w:rFonts w:hint="eastAsia"/>
        </w:rPr>
        <w:t>. RSA</w:t>
      </w:r>
      <w:r w:rsidRPr="00632ABF">
        <w:rPr>
          <w:rFonts w:hint="eastAsia"/>
        </w:rPr>
        <w:t>非对称加密算法在数字签名中的应用研究</w:t>
      </w:r>
      <w:r w:rsidRPr="00632ABF">
        <w:rPr>
          <w:rFonts w:hint="eastAsia"/>
        </w:rPr>
        <w:t xml:space="preserve">[J]. </w:t>
      </w:r>
      <w:r w:rsidRPr="00632ABF">
        <w:rPr>
          <w:rFonts w:hint="eastAsia"/>
        </w:rPr>
        <w:t>通信技术</w:t>
      </w:r>
      <w:r w:rsidRPr="00632ABF">
        <w:rPr>
          <w:rFonts w:hint="eastAsia"/>
        </w:rPr>
        <w:t>, 2009, 42(03):192-193.</w:t>
      </w:r>
    </w:p>
  </w:endnote>
  <w:endnote w:id="36">
    <w:p w14:paraId="557DE824" w14:textId="53B7629F" w:rsidR="008A654F" w:rsidRPr="00632ABF" w:rsidRDefault="008A654F" w:rsidP="00A51B5E">
      <w:pPr>
        <w:spacing w:line="400" w:lineRule="atLeast"/>
        <w:ind w:firstLineChars="0" w:firstLine="0"/>
      </w:pPr>
      <w:r>
        <w:t>[</w:t>
      </w:r>
      <w:r w:rsidRPr="00632ABF">
        <w:endnoteRef/>
      </w:r>
      <w:r>
        <w:t>]</w:t>
      </w:r>
      <w:r w:rsidRPr="00632ABF">
        <w:rPr>
          <w:rFonts w:hint="eastAsia"/>
        </w:rPr>
        <w:t>方腾飞</w:t>
      </w:r>
      <w:r w:rsidRPr="00632ABF">
        <w:rPr>
          <w:rFonts w:hint="eastAsia"/>
        </w:rPr>
        <w:t xml:space="preserve">, </w:t>
      </w:r>
      <w:r w:rsidRPr="00632ABF">
        <w:rPr>
          <w:rFonts w:hint="eastAsia"/>
        </w:rPr>
        <w:t>魏鹏</w:t>
      </w:r>
      <w:r w:rsidRPr="00632ABF">
        <w:rPr>
          <w:rFonts w:hint="eastAsia"/>
        </w:rPr>
        <w:t xml:space="preserve">, </w:t>
      </w:r>
      <w:r w:rsidRPr="00632ABF">
        <w:rPr>
          <w:rFonts w:hint="eastAsia"/>
        </w:rPr>
        <w:t>程晓明</w:t>
      </w:r>
      <w:r w:rsidRPr="00632ABF">
        <w:rPr>
          <w:rFonts w:hint="eastAsia"/>
        </w:rPr>
        <w:t>. Java</w:t>
      </w:r>
      <w:r w:rsidRPr="00632ABF">
        <w:rPr>
          <w:rFonts w:hint="eastAsia"/>
        </w:rPr>
        <w:t>并发编程的艺术</w:t>
      </w:r>
      <w:r w:rsidRPr="00632ABF">
        <w:rPr>
          <w:rFonts w:hint="eastAsia"/>
        </w:rPr>
        <w:t xml:space="preserve">[M]. </w:t>
      </w:r>
      <w:r w:rsidRPr="00632ABF">
        <w:rPr>
          <w:rFonts w:hint="eastAsia"/>
        </w:rPr>
        <w:t>机械工业出版社</w:t>
      </w:r>
      <w:r w:rsidRPr="00632ABF">
        <w:rPr>
          <w:rFonts w:hint="eastAsia"/>
        </w:rPr>
        <w:t>, 2015.</w:t>
      </w:r>
    </w:p>
  </w:endnote>
  <w:endnote w:id="37">
    <w:p w14:paraId="7B533CE0" w14:textId="77843BC9" w:rsidR="008A654F" w:rsidRPr="00F75EC1" w:rsidRDefault="008A654F" w:rsidP="00A51B5E">
      <w:pPr>
        <w:spacing w:line="400" w:lineRule="atLeast"/>
        <w:ind w:firstLineChars="0" w:firstLine="0"/>
      </w:pPr>
      <w:r>
        <w:t>[</w:t>
      </w:r>
      <w:r w:rsidRPr="00632ABF">
        <w:endnoteRef/>
      </w:r>
      <w:r>
        <w:t>]</w:t>
      </w:r>
      <w:r w:rsidRPr="00632ABF">
        <w:rPr>
          <w:rFonts w:hint="eastAsia"/>
        </w:rPr>
        <w:t>崔莹</w:t>
      </w:r>
      <w:r w:rsidRPr="00632ABF">
        <w:rPr>
          <w:rFonts w:hint="eastAsia"/>
        </w:rPr>
        <w:t xml:space="preserve">. </w:t>
      </w:r>
      <w:r w:rsidRPr="00632ABF">
        <w:rPr>
          <w:rFonts w:hint="eastAsia"/>
        </w:rPr>
        <w:t>手机二维码支付应用技术和发展概述</w:t>
      </w:r>
      <w:r w:rsidRPr="00632ABF">
        <w:rPr>
          <w:rFonts w:hint="eastAsia"/>
        </w:rPr>
        <w:t xml:space="preserve">[J]. </w:t>
      </w:r>
      <w:r w:rsidRPr="00632ABF">
        <w:rPr>
          <w:rFonts w:hint="eastAsia"/>
        </w:rPr>
        <w:t>电脑知识与技术</w:t>
      </w:r>
      <w:r w:rsidRPr="00632ABF">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
    <w:altName w:val="宋体"/>
    <w:panose1 w:val="00000000000000000000"/>
    <w:charset w:val="86"/>
    <w:family w:val="roman"/>
    <w:notTrueType/>
    <w:pitch w:val="default"/>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F7F0C" w14:textId="77777777" w:rsidR="008A654F" w:rsidRDefault="008A654F">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421F1" w14:textId="77777777" w:rsidR="008A654F" w:rsidRDefault="008A654F">
    <w:pPr>
      <w:pStyle w:val="a6"/>
      <w:ind w:firstLine="360"/>
      <w:jc w:val="center"/>
    </w:pPr>
  </w:p>
  <w:p w14:paraId="171701BB" w14:textId="77777777" w:rsidR="008A654F" w:rsidRDefault="008A654F">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038" w14:textId="77777777" w:rsidR="008A654F" w:rsidRDefault="008A654F">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98042" w14:textId="77777777" w:rsidR="008A654F" w:rsidRDefault="008A654F">
    <w:pPr>
      <w:pStyle w:val="a6"/>
      <w:ind w:firstLine="360"/>
    </w:pPr>
  </w:p>
  <w:p w14:paraId="323A3F9D" w14:textId="77777777" w:rsidR="008A654F" w:rsidRDefault="008A654F">
    <w:pPr>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B5059" w14:textId="77777777" w:rsidR="008A654F" w:rsidRDefault="008A654F">
    <w:pPr>
      <w:pStyle w:val="a6"/>
      <w:ind w:firstLine="360"/>
      <w:jc w:val="center"/>
    </w:pPr>
    <w:r>
      <w:fldChar w:fldCharType="begin"/>
    </w:r>
    <w:r>
      <w:instrText>PAGE   \* MERGEFORMAT</w:instrText>
    </w:r>
    <w:r>
      <w:fldChar w:fldCharType="separate"/>
    </w:r>
    <w:r w:rsidR="00C67B5D" w:rsidRPr="00C67B5D">
      <w:rPr>
        <w:noProof/>
        <w:lang w:val="zh-CN" w:eastAsia="zh-CN"/>
      </w:rPr>
      <w:t>60</w:t>
    </w:r>
    <w:r>
      <w:fldChar w:fldCharType="end"/>
    </w:r>
  </w:p>
  <w:p w14:paraId="60063D9F" w14:textId="77777777" w:rsidR="008A654F" w:rsidRDefault="008A654F">
    <w:pPr>
      <w:ind w:firstLine="48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3CC39" w14:textId="77777777" w:rsidR="008A654F" w:rsidRDefault="008A654F">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6E87C" w14:textId="77777777" w:rsidR="00513072" w:rsidRDefault="00513072" w:rsidP="00EF780A">
      <w:pPr>
        <w:spacing w:line="240" w:lineRule="auto"/>
        <w:ind w:firstLine="480"/>
      </w:pPr>
      <w:r>
        <w:separator/>
      </w:r>
    </w:p>
  </w:footnote>
  <w:footnote w:type="continuationSeparator" w:id="0">
    <w:p w14:paraId="2B7F4A2E" w14:textId="77777777" w:rsidR="00513072" w:rsidRDefault="00513072" w:rsidP="00EF780A">
      <w:pPr>
        <w:spacing w:line="240" w:lineRule="auto"/>
        <w:ind w:firstLine="480"/>
      </w:pPr>
      <w:r>
        <w:continuationSeparator/>
      </w:r>
    </w:p>
  </w:footnote>
  <w:footnote w:type="continuationNotice" w:id="1">
    <w:p w14:paraId="347445A6" w14:textId="77777777" w:rsidR="00513072" w:rsidRDefault="00513072">
      <w:pPr>
        <w:spacing w:line="240" w:lineRule="auto"/>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411A2" w14:textId="77777777" w:rsidR="008A654F" w:rsidRDefault="008A654F">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469C0" w14:textId="77777777" w:rsidR="008A654F" w:rsidRDefault="008A654F">
    <w:pPr>
      <w:pStyle w:val="a5"/>
      <w:ind w:firstLine="360"/>
    </w:pPr>
    <w:r>
      <w:rPr>
        <w:rFonts w:hint="eastAsia"/>
      </w:rPr>
      <w:t>华东师范大学硕士专业学位论文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CC3CC" w14:textId="77777777" w:rsidR="008A654F" w:rsidRDefault="008A654F">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047D" w14:textId="77777777" w:rsidR="008A654F" w:rsidRDefault="008A654F">
    <w:pPr>
      <w:pStyle w:val="a5"/>
      <w:ind w:firstLine="360"/>
    </w:pPr>
  </w:p>
  <w:p w14:paraId="363AF206" w14:textId="77777777" w:rsidR="008A654F" w:rsidRDefault="008A654F">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ED605" w14:textId="77777777" w:rsidR="008A654F" w:rsidRPr="00E657F8" w:rsidRDefault="008A654F" w:rsidP="00E657F8">
    <w:pPr>
      <w:pStyle w:val="a5"/>
      <w:ind w:left="240" w:firstLine="360"/>
    </w:pPr>
    <w:r>
      <w:rPr>
        <w:rFonts w:hint="eastAsia"/>
      </w:rPr>
      <w:t>华东师范大学硕士专业学位论文</w:t>
    </w:r>
  </w:p>
  <w:p w14:paraId="25E54AFF" w14:textId="77777777" w:rsidR="008A654F" w:rsidRDefault="008A654F">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75B23" w14:textId="77777777" w:rsidR="008A654F" w:rsidRDefault="008A654F">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7705D"/>
    <w:multiLevelType w:val="hybridMultilevel"/>
    <w:tmpl w:val="8186999C"/>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A7AF0"/>
    <w:multiLevelType w:val="hybridMultilevel"/>
    <w:tmpl w:val="7AD60002"/>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114F6A"/>
    <w:multiLevelType w:val="hybridMultilevel"/>
    <w:tmpl w:val="EAA662AA"/>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68C371D"/>
    <w:multiLevelType w:val="hybridMultilevel"/>
    <w:tmpl w:val="E4FC46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B1653A4"/>
    <w:multiLevelType w:val="hybridMultilevel"/>
    <w:tmpl w:val="DEE69742"/>
    <w:lvl w:ilvl="0" w:tplc="5ECE791A">
      <w:start w:val="1"/>
      <w:numFmt w:val="bullet"/>
      <w:lvlText w:val=""/>
      <w:lvlJc w:val="left"/>
      <w:pPr>
        <w:ind w:left="138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D544AB1"/>
    <w:multiLevelType w:val="hybridMultilevel"/>
    <w:tmpl w:val="CEF412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1B97582"/>
    <w:multiLevelType w:val="hybridMultilevel"/>
    <w:tmpl w:val="9210FD32"/>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7" w15:restartNumberingAfterBreak="0">
    <w:nsid w:val="2AED76DE"/>
    <w:multiLevelType w:val="hybridMultilevel"/>
    <w:tmpl w:val="96EC725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A6707A"/>
    <w:multiLevelType w:val="hybridMultilevel"/>
    <w:tmpl w:val="608AFBC0"/>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9E1D18"/>
    <w:multiLevelType w:val="hybridMultilevel"/>
    <w:tmpl w:val="FF0ABE8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C583D63"/>
    <w:multiLevelType w:val="hybridMultilevel"/>
    <w:tmpl w:val="541878A6"/>
    <w:lvl w:ilvl="0" w:tplc="1CC632D4">
      <w:start w:val="1"/>
      <w:numFmt w:val="decimal"/>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E8C3A56"/>
    <w:multiLevelType w:val="hybridMultilevel"/>
    <w:tmpl w:val="077C93FA"/>
    <w:lvl w:ilvl="0" w:tplc="1CC288A8">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F252BBC"/>
    <w:multiLevelType w:val="hybridMultilevel"/>
    <w:tmpl w:val="14E4CE42"/>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1CC288A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DC59A4"/>
    <w:multiLevelType w:val="hybridMultilevel"/>
    <w:tmpl w:val="85629D00"/>
    <w:lvl w:ilvl="0" w:tplc="1CC288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54242379"/>
    <w:multiLevelType w:val="hybridMultilevel"/>
    <w:tmpl w:val="9FA856E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54533171"/>
    <w:multiLevelType w:val="hybridMultilevel"/>
    <w:tmpl w:val="1F3E0CFC"/>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AC578CD"/>
    <w:multiLevelType w:val="hybridMultilevel"/>
    <w:tmpl w:val="97528AEA"/>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417186"/>
    <w:multiLevelType w:val="hybridMultilevel"/>
    <w:tmpl w:val="CAB0670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A9D53E6"/>
    <w:multiLevelType w:val="hybridMultilevel"/>
    <w:tmpl w:val="A61AE5D2"/>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B3352E2"/>
    <w:multiLevelType w:val="hybridMultilevel"/>
    <w:tmpl w:val="DDB4F83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27A7EA1"/>
    <w:multiLevelType w:val="hybridMultilevel"/>
    <w:tmpl w:val="B72A7C2C"/>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37642DB"/>
    <w:multiLevelType w:val="hybridMultilevel"/>
    <w:tmpl w:val="00D41FFE"/>
    <w:lvl w:ilvl="0" w:tplc="1CC288A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71E7D49"/>
    <w:multiLevelType w:val="hybridMultilevel"/>
    <w:tmpl w:val="EFDA46D2"/>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973771C"/>
    <w:multiLevelType w:val="hybridMultilevel"/>
    <w:tmpl w:val="E536FC06"/>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9" w15:restartNumberingAfterBreak="0">
    <w:nsid w:val="7F5F40C3"/>
    <w:multiLevelType w:val="hybridMultilevel"/>
    <w:tmpl w:val="3C387E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9"/>
  </w:num>
  <w:num w:numId="2">
    <w:abstractNumId w:val="11"/>
  </w:num>
  <w:num w:numId="3">
    <w:abstractNumId w:val="9"/>
  </w:num>
  <w:num w:numId="4">
    <w:abstractNumId w:val="4"/>
  </w:num>
  <w:num w:numId="5">
    <w:abstractNumId w:val="2"/>
  </w:num>
  <w:num w:numId="6">
    <w:abstractNumId w:val="23"/>
  </w:num>
  <w:num w:numId="7">
    <w:abstractNumId w:val="25"/>
  </w:num>
  <w:num w:numId="8">
    <w:abstractNumId w:val="5"/>
  </w:num>
  <w:num w:numId="9">
    <w:abstractNumId w:val="15"/>
  </w:num>
  <w:num w:numId="10">
    <w:abstractNumId w:val="3"/>
  </w:num>
  <w:num w:numId="11">
    <w:abstractNumId w:val="1"/>
  </w:num>
  <w:num w:numId="12">
    <w:abstractNumId w:val="12"/>
  </w:num>
  <w:num w:numId="13">
    <w:abstractNumId w:val="10"/>
  </w:num>
  <w:num w:numId="14">
    <w:abstractNumId w:val="29"/>
  </w:num>
  <w:num w:numId="15">
    <w:abstractNumId w:val="0"/>
  </w:num>
  <w:num w:numId="16">
    <w:abstractNumId w:val="8"/>
  </w:num>
  <w:num w:numId="17">
    <w:abstractNumId w:val="21"/>
  </w:num>
  <w:num w:numId="18">
    <w:abstractNumId w:val="26"/>
  </w:num>
  <w:num w:numId="19">
    <w:abstractNumId w:val="24"/>
  </w:num>
  <w:num w:numId="20">
    <w:abstractNumId w:val="20"/>
  </w:num>
  <w:num w:numId="21">
    <w:abstractNumId w:val="28"/>
  </w:num>
  <w:num w:numId="22">
    <w:abstractNumId w:val="18"/>
  </w:num>
  <w:num w:numId="23">
    <w:abstractNumId w:val="6"/>
  </w:num>
  <w:num w:numId="24">
    <w:abstractNumId w:val="16"/>
  </w:num>
  <w:num w:numId="25">
    <w:abstractNumId w:val="27"/>
  </w:num>
  <w:num w:numId="26">
    <w:abstractNumId w:val="14"/>
  </w:num>
  <w:num w:numId="27">
    <w:abstractNumId w:val="13"/>
  </w:num>
  <w:num w:numId="28">
    <w:abstractNumId w:val="22"/>
  </w:num>
  <w:num w:numId="29">
    <w:abstractNumId w:val="17"/>
  </w:num>
  <w:num w:numId="30">
    <w:abstractNumId w:val="7"/>
  </w:num>
  <w:numIdMacAtCleanup w:val="2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ley Ren">
    <w15:presenceInfo w15:providerId="Windows Live" w15:userId="6bb22e4888ea60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0"/>
    <w:rsid w:val="00000149"/>
    <w:rsid w:val="00000977"/>
    <w:rsid w:val="00000A61"/>
    <w:rsid w:val="00000F86"/>
    <w:rsid w:val="00002891"/>
    <w:rsid w:val="00002BDB"/>
    <w:rsid w:val="000034B6"/>
    <w:rsid w:val="000036EE"/>
    <w:rsid w:val="00003916"/>
    <w:rsid w:val="00003E42"/>
    <w:rsid w:val="0000430B"/>
    <w:rsid w:val="00007A7A"/>
    <w:rsid w:val="00007C4C"/>
    <w:rsid w:val="000101E2"/>
    <w:rsid w:val="00011024"/>
    <w:rsid w:val="00011316"/>
    <w:rsid w:val="00011BB5"/>
    <w:rsid w:val="00012482"/>
    <w:rsid w:val="000128C0"/>
    <w:rsid w:val="00012F8A"/>
    <w:rsid w:val="00013870"/>
    <w:rsid w:val="000142EE"/>
    <w:rsid w:val="00014C6B"/>
    <w:rsid w:val="0001539E"/>
    <w:rsid w:val="00015E93"/>
    <w:rsid w:val="000163AC"/>
    <w:rsid w:val="000168C3"/>
    <w:rsid w:val="00016DDF"/>
    <w:rsid w:val="00016E2E"/>
    <w:rsid w:val="000177CC"/>
    <w:rsid w:val="0001788F"/>
    <w:rsid w:val="00017C95"/>
    <w:rsid w:val="00017FEE"/>
    <w:rsid w:val="0002006B"/>
    <w:rsid w:val="000200B7"/>
    <w:rsid w:val="00020268"/>
    <w:rsid w:val="00020F38"/>
    <w:rsid w:val="00021A60"/>
    <w:rsid w:val="00022028"/>
    <w:rsid w:val="00022CAA"/>
    <w:rsid w:val="000234E3"/>
    <w:rsid w:val="00023D97"/>
    <w:rsid w:val="0002554C"/>
    <w:rsid w:val="00025A0C"/>
    <w:rsid w:val="000263E9"/>
    <w:rsid w:val="00026B5A"/>
    <w:rsid w:val="00026C23"/>
    <w:rsid w:val="00026F5C"/>
    <w:rsid w:val="000303E4"/>
    <w:rsid w:val="00030890"/>
    <w:rsid w:val="000312D3"/>
    <w:rsid w:val="00031363"/>
    <w:rsid w:val="00031569"/>
    <w:rsid w:val="000315D3"/>
    <w:rsid w:val="0003227E"/>
    <w:rsid w:val="000328BB"/>
    <w:rsid w:val="00032C5E"/>
    <w:rsid w:val="00033043"/>
    <w:rsid w:val="000336DD"/>
    <w:rsid w:val="0003373C"/>
    <w:rsid w:val="00033881"/>
    <w:rsid w:val="000338DD"/>
    <w:rsid w:val="00033DC9"/>
    <w:rsid w:val="00034FF5"/>
    <w:rsid w:val="000350A8"/>
    <w:rsid w:val="000357ED"/>
    <w:rsid w:val="000364FB"/>
    <w:rsid w:val="00036ED6"/>
    <w:rsid w:val="00037E8C"/>
    <w:rsid w:val="0004072B"/>
    <w:rsid w:val="00040829"/>
    <w:rsid w:val="00040896"/>
    <w:rsid w:val="000409F2"/>
    <w:rsid w:val="00040A38"/>
    <w:rsid w:val="00040F99"/>
    <w:rsid w:val="00041155"/>
    <w:rsid w:val="000415CD"/>
    <w:rsid w:val="000418F0"/>
    <w:rsid w:val="00041970"/>
    <w:rsid w:val="000419EB"/>
    <w:rsid w:val="00041C11"/>
    <w:rsid w:val="0004283C"/>
    <w:rsid w:val="0004299E"/>
    <w:rsid w:val="00042A16"/>
    <w:rsid w:val="00042DF0"/>
    <w:rsid w:val="0004330E"/>
    <w:rsid w:val="00043A6E"/>
    <w:rsid w:val="00043C3F"/>
    <w:rsid w:val="00044445"/>
    <w:rsid w:val="000446FD"/>
    <w:rsid w:val="00044794"/>
    <w:rsid w:val="00044800"/>
    <w:rsid w:val="00044F9C"/>
    <w:rsid w:val="00045249"/>
    <w:rsid w:val="0004527E"/>
    <w:rsid w:val="0004657B"/>
    <w:rsid w:val="000477AF"/>
    <w:rsid w:val="00047BB9"/>
    <w:rsid w:val="00047BF9"/>
    <w:rsid w:val="00047D48"/>
    <w:rsid w:val="000504C5"/>
    <w:rsid w:val="00050D0E"/>
    <w:rsid w:val="000517E6"/>
    <w:rsid w:val="00051B57"/>
    <w:rsid w:val="00051BB5"/>
    <w:rsid w:val="00051DA1"/>
    <w:rsid w:val="00051F5E"/>
    <w:rsid w:val="00052375"/>
    <w:rsid w:val="0005240D"/>
    <w:rsid w:val="0005259F"/>
    <w:rsid w:val="00052AD0"/>
    <w:rsid w:val="00052C20"/>
    <w:rsid w:val="00052E8D"/>
    <w:rsid w:val="000536D0"/>
    <w:rsid w:val="00053C53"/>
    <w:rsid w:val="00053D17"/>
    <w:rsid w:val="000540BB"/>
    <w:rsid w:val="000546C0"/>
    <w:rsid w:val="00054A72"/>
    <w:rsid w:val="00054A7B"/>
    <w:rsid w:val="00054E62"/>
    <w:rsid w:val="0005512F"/>
    <w:rsid w:val="00055291"/>
    <w:rsid w:val="0005547C"/>
    <w:rsid w:val="00055773"/>
    <w:rsid w:val="00055925"/>
    <w:rsid w:val="00055C8E"/>
    <w:rsid w:val="00056010"/>
    <w:rsid w:val="00056381"/>
    <w:rsid w:val="000568BA"/>
    <w:rsid w:val="00056AE1"/>
    <w:rsid w:val="00056FDE"/>
    <w:rsid w:val="00057938"/>
    <w:rsid w:val="0006063E"/>
    <w:rsid w:val="000608A0"/>
    <w:rsid w:val="00060CF3"/>
    <w:rsid w:val="00061093"/>
    <w:rsid w:val="000615A2"/>
    <w:rsid w:val="00061952"/>
    <w:rsid w:val="00061CE4"/>
    <w:rsid w:val="000629CA"/>
    <w:rsid w:val="00062C64"/>
    <w:rsid w:val="00062DC1"/>
    <w:rsid w:val="0006326B"/>
    <w:rsid w:val="0006336B"/>
    <w:rsid w:val="000633DB"/>
    <w:rsid w:val="0006391B"/>
    <w:rsid w:val="00063CF6"/>
    <w:rsid w:val="00064212"/>
    <w:rsid w:val="00064C8C"/>
    <w:rsid w:val="00064D14"/>
    <w:rsid w:val="00066228"/>
    <w:rsid w:val="000666B3"/>
    <w:rsid w:val="00066A91"/>
    <w:rsid w:val="00066B8B"/>
    <w:rsid w:val="00067B81"/>
    <w:rsid w:val="00070552"/>
    <w:rsid w:val="00070826"/>
    <w:rsid w:val="000711A8"/>
    <w:rsid w:val="00071A76"/>
    <w:rsid w:val="00072151"/>
    <w:rsid w:val="000723F0"/>
    <w:rsid w:val="00072CB5"/>
    <w:rsid w:val="00073090"/>
    <w:rsid w:val="00073140"/>
    <w:rsid w:val="00074A5C"/>
    <w:rsid w:val="00074BB5"/>
    <w:rsid w:val="00075540"/>
    <w:rsid w:val="00075D64"/>
    <w:rsid w:val="00075E50"/>
    <w:rsid w:val="00076768"/>
    <w:rsid w:val="000767BB"/>
    <w:rsid w:val="00077466"/>
    <w:rsid w:val="00077F95"/>
    <w:rsid w:val="000805E4"/>
    <w:rsid w:val="00080B86"/>
    <w:rsid w:val="000811CD"/>
    <w:rsid w:val="00081B29"/>
    <w:rsid w:val="000826DA"/>
    <w:rsid w:val="0008277E"/>
    <w:rsid w:val="000830A8"/>
    <w:rsid w:val="00083184"/>
    <w:rsid w:val="00083962"/>
    <w:rsid w:val="000843F6"/>
    <w:rsid w:val="000844A2"/>
    <w:rsid w:val="000856DF"/>
    <w:rsid w:val="00085BD1"/>
    <w:rsid w:val="0008653F"/>
    <w:rsid w:val="000868B2"/>
    <w:rsid w:val="00087472"/>
    <w:rsid w:val="00087C78"/>
    <w:rsid w:val="00087F95"/>
    <w:rsid w:val="00090DB8"/>
    <w:rsid w:val="00090F73"/>
    <w:rsid w:val="000915CB"/>
    <w:rsid w:val="000923C8"/>
    <w:rsid w:val="0009378F"/>
    <w:rsid w:val="00093891"/>
    <w:rsid w:val="00093BBD"/>
    <w:rsid w:val="00093EE2"/>
    <w:rsid w:val="00094394"/>
    <w:rsid w:val="00094454"/>
    <w:rsid w:val="00094602"/>
    <w:rsid w:val="00094A2B"/>
    <w:rsid w:val="00094AF0"/>
    <w:rsid w:val="00095242"/>
    <w:rsid w:val="00095715"/>
    <w:rsid w:val="00095A6C"/>
    <w:rsid w:val="00095AE2"/>
    <w:rsid w:val="000963E5"/>
    <w:rsid w:val="00096C6D"/>
    <w:rsid w:val="00097096"/>
    <w:rsid w:val="0009722C"/>
    <w:rsid w:val="00097422"/>
    <w:rsid w:val="0009774F"/>
    <w:rsid w:val="000A012F"/>
    <w:rsid w:val="000A04E7"/>
    <w:rsid w:val="000A0725"/>
    <w:rsid w:val="000A0A47"/>
    <w:rsid w:val="000A102B"/>
    <w:rsid w:val="000A1585"/>
    <w:rsid w:val="000A1807"/>
    <w:rsid w:val="000A1A84"/>
    <w:rsid w:val="000A1D18"/>
    <w:rsid w:val="000A1DF3"/>
    <w:rsid w:val="000A242B"/>
    <w:rsid w:val="000A30D3"/>
    <w:rsid w:val="000A3819"/>
    <w:rsid w:val="000A4A0B"/>
    <w:rsid w:val="000A4C3B"/>
    <w:rsid w:val="000A538E"/>
    <w:rsid w:val="000A5917"/>
    <w:rsid w:val="000A6642"/>
    <w:rsid w:val="000A69CC"/>
    <w:rsid w:val="000A6DB0"/>
    <w:rsid w:val="000A736C"/>
    <w:rsid w:val="000A77E2"/>
    <w:rsid w:val="000A7865"/>
    <w:rsid w:val="000A78EC"/>
    <w:rsid w:val="000B0201"/>
    <w:rsid w:val="000B0815"/>
    <w:rsid w:val="000B0E53"/>
    <w:rsid w:val="000B1AA4"/>
    <w:rsid w:val="000B2338"/>
    <w:rsid w:val="000B2820"/>
    <w:rsid w:val="000B297B"/>
    <w:rsid w:val="000B2990"/>
    <w:rsid w:val="000B3CA1"/>
    <w:rsid w:val="000B3F6D"/>
    <w:rsid w:val="000B4007"/>
    <w:rsid w:val="000B45CF"/>
    <w:rsid w:val="000B4955"/>
    <w:rsid w:val="000B4E01"/>
    <w:rsid w:val="000B545C"/>
    <w:rsid w:val="000B6249"/>
    <w:rsid w:val="000B63CF"/>
    <w:rsid w:val="000B6625"/>
    <w:rsid w:val="000B67A9"/>
    <w:rsid w:val="000B6AE9"/>
    <w:rsid w:val="000B6B38"/>
    <w:rsid w:val="000B77D6"/>
    <w:rsid w:val="000C1170"/>
    <w:rsid w:val="000C15E4"/>
    <w:rsid w:val="000C2324"/>
    <w:rsid w:val="000C2729"/>
    <w:rsid w:val="000C2C89"/>
    <w:rsid w:val="000C2EF5"/>
    <w:rsid w:val="000C33C6"/>
    <w:rsid w:val="000C35FD"/>
    <w:rsid w:val="000C4013"/>
    <w:rsid w:val="000C44C8"/>
    <w:rsid w:val="000C4DE4"/>
    <w:rsid w:val="000C6239"/>
    <w:rsid w:val="000C64E7"/>
    <w:rsid w:val="000C71A7"/>
    <w:rsid w:val="000C7694"/>
    <w:rsid w:val="000D0202"/>
    <w:rsid w:val="000D0246"/>
    <w:rsid w:val="000D0584"/>
    <w:rsid w:val="000D0F0F"/>
    <w:rsid w:val="000D1337"/>
    <w:rsid w:val="000D1A86"/>
    <w:rsid w:val="000D1C2E"/>
    <w:rsid w:val="000D2188"/>
    <w:rsid w:val="000D27C7"/>
    <w:rsid w:val="000D2DBC"/>
    <w:rsid w:val="000D3543"/>
    <w:rsid w:val="000D3684"/>
    <w:rsid w:val="000D36B4"/>
    <w:rsid w:val="000D4809"/>
    <w:rsid w:val="000D5A88"/>
    <w:rsid w:val="000D68AC"/>
    <w:rsid w:val="000D768F"/>
    <w:rsid w:val="000E00D9"/>
    <w:rsid w:val="000E05BC"/>
    <w:rsid w:val="000E0B0C"/>
    <w:rsid w:val="000E12DF"/>
    <w:rsid w:val="000E16BC"/>
    <w:rsid w:val="000E229D"/>
    <w:rsid w:val="000E2405"/>
    <w:rsid w:val="000E275E"/>
    <w:rsid w:val="000E2EE4"/>
    <w:rsid w:val="000E2F19"/>
    <w:rsid w:val="000E347D"/>
    <w:rsid w:val="000E34CB"/>
    <w:rsid w:val="000E374F"/>
    <w:rsid w:val="000E4476"/>
    <w:rsid w:val="000E44A7"/>
    <w:rsid w:val="000E4D03"/>
    <w:rsid w:val="000E4E48"/>
    <w:rsid w:val="000E5A59"/>
    <w:rsid w:val="000E5BF9"/>
    <w:rsid w:val="000E606E"/>
    <w:rsid w:val="000E7502"/>
    <w:rsid w:val="000E755B"/>
    <w:rsid w:val="000F055D"/>
    <w:rsid w:val="000F0C81"/>
    <w:rsid w:val="000F0F2A"/>
    <w:rsid w:val="000F1FB6"/>
    <w:rsid w:val="000F20E6"/>
    <w:rsid w:val="000F2906"/>
    <w:rsid w:val="000F2A5B"/>
    <w:rsid w:val="000F311F"/>
    <w:rsid w:val="000F32FB"/>
    <w:rsid w:val="000F3A2C"/>
    <w:rsid w:val="000F4391"/>
    <w:rsid w:val="000F4663"/>
    <w:rsid w:val="000F5539"/>
    <w:rsid w:val="000F5898"/>
    <w:rsid w:val="000F6C67"/>
    <w:rsid w:val="000F6D6D"/>
    <w:rsid w:val="000F7576"/>
    <w:rsid w:val="000F7F53"/>
    <w:rsid w:val="001001F4"/>
    <w:rsid w:val="001004C5"/>
    <w:rsid w:val="00102096"/>
    <w:rsid w:val="00102AE4"/>
    <w:rsid w:val="00102DF1"/>
    <w:rsid w:val="0010332A"/>
    <w:rsid w:val="00103363"/>
    <w:rsid w:val="00103903"/>
    <w:rsid w:val="00103BE7"/>
    <w:rsid w:val="00103D71"/>
    <w:rsid w:val="00103E86"/>
    <w:rsid w:val="001050D6"/>
    <w:rsid w:val="00105406"/>
    <w:rsid w:val="0010553A"/>
    <w:rsid w:val="00105E27"/>
    <w:rsid w:val="001063E9"/>
    <w:rsid w:val="00106477"/>
    <w:rsid w:val="001065E0"/>
    <w:rsid w:val="00106645"/>
    <w:rsid w:val="00106E74"/>
    <w:rsid w:val="00106FA6"/>
    <w:rsid w:val="0010755E"/>
    <w:rsid w:val="00107A15"/>
    <w:rsid w:val="00110252"/>
    <w:rsid w:val="001108EC"/>
    <w:rsid w:val="00110902"/>
    <w:rsid w:val="00111096"/>
    <w:rsid w:val="001115F6"/>
    <w:rsid w:val="001118FE"/>
    <w:rsid w:val="00112562"/>
    <w:rsid w:val="00112F37"/>
    <w:rsid w:val="00113B4E"/>
    <w:rsid w:val="001140C5"/>
    <w:rsid w:val="00114A11"/>
    <w:rsid w:val="00115465"/>
    <w:rsid w:val="00115824"/>
    <w:rsid w:val="00115A07"/>
    <w:rsid w:val="00115D8B"/>
    <w:rsid w:val="0011645C"/>
    <w:rsid w:val="0011706D"/>
    <w:rsid w:val="0011775D"/>
    <w:rsid w:val="00117AEF"/>
    <w:rsid w:val="00117B79"/>
    <w:rsid w:val="0012077F"/>
    <w:rsid w:val="00121C60"/>
    <w:rsid w:val="0012215D"/>
    <w:rsid w:val="00122AEA"/>
    <w:rsid w:val="00122EFC"/>
    <w:rsid w:val="0012362A"/>
    <w:rsid w:val="00123915"/>
    <w:rsid w:val="00124361"/>
    <w:rsid w:val="00124F80"/>
    <w:rsid w:val="00125E67"/>
    <w:rsid w:val="0012610A"/>
    <w:rsid w:val="0012644F"/>
    <w:rsid w:val="001266B5"/>
    <w:rsid w:val="00126723"/>
    <w:rsid w:val="0012768B"/>
    <w:rsid w:val="001278CC"/>
    <w:rsid w:val="00127BDF"/>
    <w:rsid w:val="0013012D"/>
    <w:rsid w:val="00130290"/>
    <w:rsid w:val="001306D7"/>
    <w:rsid w:val="0013096B"/>
    <w:rsid w:val="00131B18"/>
    <w:rsid w:val="00132005"/>
    <w:rsid w:val="00132285"/>
    <w:rsid w:val="00132661"/>
    <w:rsid w:val="001329DE"/>
    <w:rsid w:val="001335CA"/>
    <w:rsid w:val="00133818"/>
    <w:rsid w:val="00134ADF"/>
    <w:rsid w:val="00135423"/>
    <w:rsid w:val="001356B6"/>
    <w:rsid w:val="0013662C"/>
    <w:rsid w:val="00136639"/>
    <w:rsid w:val="00136DFC"/>
    <w:rsid w:val="00137660"/>
    <w:rsid w:val="00137978"/>
    <w:rsid w:val="001379B9"/>
    <w:rsid w:val="00137FEE"/>
    <w:rsid w:val="00140326"/>
    <w:rsid w:val="00140C5E"/>
    <w:rsid w:val="00140F59"/>
    <w:rsid w:val="001439F1"/>
    <w:rsid w:val="00143BB5"/>
    <w:rsid w:val="001455F3"/>
    <w:rsid w:val="001459AE"/>
    <w:rsid w:val="00145BA8"/>
    <w:rsid w:val="00145D7F"/>
    <w:rsid w:val="00146077"/>
    <w:rsid w:val="00146270"/>
    <w:rsid w:val="001465AE"/>
    <w:rsid w:val="00146767"/>
    <w:rsid w:val="00146803"/>
    <w:rsid w:val="00146AA1"/>
    <w:rsid w:val="00147DF4"/>
    <w:rsid w:val="0015045C"/>
    <w:rsid w:val="00150794"/>
    <w:rsid w:val="00150796"/>
    <w:rsid w:val="00151BD7"/>
    <w:rsid w:val="00151FA0"/>
    <w:rsid w:val="00152554"/>
    <w:rsid w:val="00152DFA"/>
    <w:rsid w:val="001530F6"/>
    <w:rsid w:val="00153BC8"/>
    <w:rsid w:val="00153F67"/>
    <w:rsid w:val="001542FE"/>
    <w:rsid w:val="00154599"/>
    <w:rsid w:val="00154731"/>
    <w:rsid w:val="00154AD5"/>
    <w:rsid w:val="00154CA5"/>
    <w:rsid w:val="0015507C"/>
    <w:rsid w:val="00155E9C"/>
    <w:rsid w:val="00156D43"/>
    <w:rsid w:val="00156DCB"/>
    <w:rsid w:val="00157ABB"/>
    <w:rsid w:val="001605FF"/>
    <w:rsid w:val="0016062D"/>
    <w:rsid w:val="00161F6A"/>
    <w:rsid w:val="0016203A"/>
    <w:rsid w:val="001625F1"/>
    <w:rsid w:val="001627D0"/>
    <w:rsid w:val="001628C1"/>
    <w:rsid w:val="00163F8F"/>
    <w:rsid w:val="00165553"/>
    <w:rsid w:val="0016629F"/>
    <w:rsid w:val="001667EF"/>
    <w:rsid w:val="00166B29"/>
    <w:rsid w:val="00167A38"/>
    <w:rsid w:val="00167CCF"/>
    <w:rsid w:val="0017005F"/>
    <w:rsid w:val="00170B15"/>
    <w:rsid w:val="001710B9"/>
    <w:rsid w:val="00171E7D"/>
    <w:rsid w:val="001724CC"/>
    <w:rsid w:val="0017335D"/>
    <w:rsid w:val="00173901"/>
    <w:rsid w:val="0017409F"/>
    <w:rsid w:val="00174812"/>
    <w:rsid w:val="001752FC"/>
    <w:rsid w:val="001758EA"/>
    <w:rsid w:val="00175A27"/>
    <w:rsid w:val="00175F68"/>
    <w:rsid w:val="00175FC2"/>
    <w:rsid w:val="00176381"/>
    <w:rsid w:val="001766F5"/>
    <w:rsid w:val="00177B6C"/>
    <w:rsid w:val="001804C4"/>
    <w:rsid w:val="0018084A"/>
    <w:rsid w:val="0018092F"/>
    <w:rsid w:val="00180FBE"/>
    <w:rsid w:val="00181107"/>
    <w:rsid w:val="00181906"/>
    <w:rsid w:val="00181FB4"/>
    <w:rsid w:val="00182ACF"/>
    <w:rsid w:val="00183156"/>
    <w:rsid w:val="00183F0A"/>
    <w:rsid w:val="00184AB8"/>
    <w:rsid w:val="00185328"/>
    <w:rsid w:val="001855D5"/>
    <w:rsid w:val="00186117"/>
    <w:rsid w:val="00186160"/>
    <w:rsid w:val="00187011"/>
    <w:rsid w:val="00187131"/>
    <w:rsid w:val="0018744B"/>
    <w:rsid w:val="00187C06"/>
    <w:rsid w:val="00187EF9"/>
    <w:rsid w:val="0019012E"/>
    <w:rsid w:val="00190163"/>
    <w:rsid w:val="00190A08"/>
    <w:rsid w:val="0019155C"/>
    <w:rsid w:val="001915FF"/>
    <w:rsid w:val="0019191E"/>
    <w:rsid w:val="00191F5D"/>
    <w:rsid w:val="00191F72"/>
    <w:rsid w:val="00191FBB"/>
    <w:rsid w:val="00191FD2"/>
    <w:rsid w:val="001926D3"/>
    <w:rsid w:val="00192755"/>
    <w:rsid w:val="00192F9C"/>
    <w:rsid w:val="001934FA"/>
    <w:rsid w:val="00193B81"/>
    <w:rsid w:val="00193CC1"/>
    <w:rsid w:val="00193D34"/>
    <w:rsid w:val="00193F24"/>
    <w:rsid w:val="0019416B"/>
    <w:rsid w:val="001945ED"/>
    <w:rsid w:val="0019480A"/>
    <w:rsid w:val="001951EE"/>
    <w:rsid w:val="00195666"/>
    <w:rsid w:val="0019586D"/>
    <w:rsid w:val="00196CC2"/>
    <w:rsid w:val="00196F01"/>
    <w:rsid w:val="00197107"/>
    <w:rsid w:val="00197ECC"/>
    <w:rsid w:val="001A01C6"/>
    <w:rsid w:val="001A04C2"/>
    <w:rsid w:val="001A04D2"/>
    <w:rsid w:val="001A0A33"/>
    <w:rsid w:val="001A0FA4"/>
    <w:rsid w:val="001A107F"/>
    <w:rsid w:val="001A1F57"/>
    <w:rsid w:val="001A268F"/>
    <w:rsid w:val="001A27E4"/>
    <w:rsid w:val="001A2A1B"/>
    <w:rsid w:val="001A2D90"/>
    <w:rsid w:val="001A39D2"/>
    <w:rsid w:val="001A3AE7"/>
    <w:rsid w:val="001A4105"/>
    <w:rsid w:val="001A4339"/>
    <w:rsid w:val="001A436C"/>
    <w:rsid w:val="001A469D"/>
    <w:rsid w:val="001A47B4"/>
    <w:rsid w:val="001A52FA"/>
    <w:rsid w:val="001A579F"/>
    <w:rsid w:val="001A591D"/>
    <w:rsid w:val="001A6120"/>
    <w:rsid w:val="001A6205"/>
    <w:rsid w:val="001A67AA"/>
    <w:rsid w:val="001A68D4"/>
    <w:rsid w:val="001A6E49"/>
    <w:rsid w:val="001B0042"/>
    <w:rsid w:val="001B00EB"/>
    <w:rsid w:val="001B0BDE"/>
    <w:rsid w:val="001B0F68"/>
    <w:rsid w:val="001B1A15"/>
    <w:rsid w:val="001B1A80"/>
    <w:rsid w:val="001B207F"/>
    <w:rsid w:val="001B23C3"/>
    <w:rsid w:val="001B2DB2"/>
    <w:rsid w:val="001B2E3E"/>
    <w:rsid w:val="001B2FD0"/>
    <w:rsid w:val="001B3986"/>
    <w:rsid w:val="001B47A4"/>
    <w:rsid w:val="001B53FA"/>
    <w:rsid w:val="001B5558"/>
    <w:rsid w:val="001B57C7"/>
    <w:rsid w:val="001B6A90"/>
    <w:rsid w:val="001B6CBF"/>
    <w:rsid w:val="001B7B8E"/>
    <w:rsid w:val="001C0822"/>
    <w:rsid w:val="001C17AF"/>
    <w:rsid w:val="001C1CEB"/>
    <w:rsid w:val="001C1D4C"/>
    <w:rsid w:val="001C2686"/>
    <w:rsid w:val="001C28D7"/>
    <w:rsid w:val="001C431B"/>
    <w:rsid w:val="001C55AB"/>
    <w:rsid w:val="001C5E45"/>
    <w:rsid w:val="001C62E0"/>
    <w:rsid w:val="001C6511"/>
    <w:rsid w:val="001C6A34"/>
    <w:rsid w:val="001C7619"/>
    <w:rsid w:val="001C789E"/>
    <w:rsid w:val="001C7910"/>
    <w:rsid w:val="001D0CA3"/>
    <w:rsid w:val="001D0EA5"/>
    <w:rsid w:val="001D1262"/>
    <w:rsid w:val="001D1976"/>
    <w:rsid w:val="001D233D"/>
    <w:rsid w:val="001D2B92"/>
    <w:rsid w:val="001D2FB4"/>
    <w:rsid w:val="001D3451"/>
    <w:rsid w:val="001D3AF4"/>
    <w:rsid w:val="001D448D"/>
    <w:rsid w:val="001D4A65"/>
    <w:rsid w:val="001D53DC"/>
    <w:rsid w:val="001D568C"/>
    <w:rsid w:val="001D5A44"/>
    <w:rsid w:val="001D6672"/>
    <w:rsid w:val="001D66A5"/>
    <w:rsid w:val="001D6AF5"/>
    <w:rsid w:val="001D6D1C"/>
    <w:rsid w:val="001D6D6B"/>
    <w:rsid w:val="001D6D8B"/>
    <w:rsid w:val="001D7607"/>
    <w:rsid w:val="001D76C4"/>
    <w:rsid w:val="001D7718"/>
    <w:rsid w:val="001D7C42"/>
    <w:rsid w:val="001E0569"/>
    <w:rsid w:val="001E0753"/>
    <w:rsid w:val="001E1190"/>
    <w:rsid w:val="001E1528"/>
    <w:rsid w:val="001E1B9D"/>
    <w:rsid w:val="001E207E"/>
    <w:rsid w:val="001E2D5D"/>
    <w:rsid w:val="001E3479"/>
    <w:rsid w:val="001E3734"/>
    <w:rsid w:val="001E4C51"/>
    <w:rsid w:val="001E4F0F"/>
    <w:rsid w:val="001E54FD"/>
    <w:rsid w:val="001E5DAA"/>
    <w:rsid w:val="001E5E27"/>
    <w:rsid w:val="001E6017"/>
    <w:rsid w:val="001E6169"/>
    <w:rsid w:val="001E6AD9"/>
    <w:rsid w:val="001E714D"/>
    <w:rsid w:val="001E772E"/>
    <w:rsid w:val="001F0FAB"/>
    <w:rsid w:val="001F111A"/>
    <w:rsid w:val="001F187F"/>
    <w:rsid w:val="001F221E"/>
    <w:rsid w:val="001F25B0"/>
    <w:rsid w:val="001F298F"/>
    <w:rsid w:val="001F2C6E"/>
    <w:rsid w:val="001F2D6F"/>
    <w:rsid w:val="001F334C"/>
    <w:rsid w:val="001F3592"/>
    <w:rsid w:val="001F387A"/>
    <w:rsid w:val="001F3ECC"/>
    <w:rsid w:val="001F42CF"/>
    <w:rsid w:val="001F5180"/>
    <w:rsid w:val="001F59C6"/>
    <w:rsid w:val="001F5EE1"/>
    <w:rsid w:val="001F78F6"/>
    <w:rsid w:val="00200889"/>
    <w:rsid w:val="00200B75"/>
    <w:rsid w:val="002012D5"/>
    <w:rsid w:val="00202F94"/>
    <w:rsid w:val="00202FDE"/>
    <w:rsid w:val="0020395C"/>
    <w:rsid w:val="00203D9B"/>
    <w:rsid w:val="00203DBF"/>
    <w:rsid w:val="00203FBD"/>
    <w:rsid w:val="00204683"/>
    <w:rsid w:val="00204B04"/>
    <w:rsid w:val="0020568F"/>
    <w:rsid w:val="002058C0"/>
    <w:rsid w:val="00206049"/>
    <w:rsid w:val="00206C88"/>
    <w:rsid w:val="002074B1"/>
    <w:rsid w:val="002101D3"/>
    <w:rsid w:val="00210F16"/>
    <w:rsid w:val="00211205"/>
    <w:rsid w:val="00211553"/>
    <w:rsid w:val="00211942"/>
    <w:rsid w:val="00211AC1"/>
    <w:rsid w:val="00211FF4"/>
    <w:rsid w:val="00213333"/>
    <w:rsid w:val="002134E2"/>
    <w:rsid w:val="00213572"/>
    <w:rsid w:val="002135CB"/>
    <w:rsid w:val="00213881"/>
    <w:rsid w:val="002139F3"/>
    <w:rsid w:val="0021433B"/>
    <w:rsid w:val="00214424"/>
    <w:rsid w:val="00214760"/>
    <w:rsid w:val="00215FC8"/>
    <w:rsid w:val="0021613B"/>
    <w:rsid w:val="0021675D"/>
    <w:rsid w:val="002169F8"/>
    <w:rsid w:val="00217C5B"/>
    <w:rsid w:val="00220146"/>
    <w:rsid w:val="0022015B"/>
    <w:rsid w:val="00220CA2"/>
    <w:rsid w:val="00220CD6"/>
    <w:rsid w:val="002211A3"/>
    <w:rsid w:val="00222AC8"/>
    <w:rsid w:val="00222C0C"/>
    <w:rsid w:val="0022324D"/>
    <w:rsid w:val="00223414"/>
    <w:rsid w:val="002237DD"/>
    <w:rsid w:val="002238B4"/>
    <w:rsid w:val="00223FF9"/>
    <w:rsid w:val="00224340"/>
    <w:rsid w:val="002243F5"/>
    <w:rsid w:val="00224D00"/>
    <w:rsid w:val="0022502D"/>
    <w:rsid w:val="002253C8"/>
    <w:rsid w:val="00226478"/>
    <w:rsid w:val="002271EE"/>
    <w:rsid w:val="00230022"/>
    <w:rsid w:val="002300F1"/>
    <w:rsid w:val="0023055B"/>
    <w:rsid w:val="0023055C"/>
    <w:rsid w:val="002313E9"/>
    <w:rsid w:val="00232328"/>
    <w:rsid w:val="00233652"/>
    <w:rsid w:val="002337B9"/>
    <w:rsid w:val="00233C92"/>
    <w:rsid w:val="00233CDA"/>
    <w:rsid w:val="00233E80"/>
    <w:rsid w:val="002343DE"/>
    <w:rsid w:val="002348FF"/>
    <w:rsid w:val="00234B3D"/>
    <w:rsid w:val="00234B5A"/>
    <w:rsid w:val="00234CC3"/>
    <w:rsid w:val="00235444"/>
    <w:rsid w:val="002355E2"/>
    <w:rsid w:val="002356B3"/>
    <w:rsid w:val="00236915"/>
    <w:rsid w:val="00236D92"/>
    <w:rsid w:val="00236F32"/>
    <w:rsid w:val="0023799B"/>
    <w:rsid w:val="0024060C"/>
    <w:rsid w:val="002408AD"/>
    <w:rsid w:val="002408C4"/>
    <w:rsid w:val="0024094A"/>
    <w:rsid w:val="0024164B"/>
    <w:rsid w:val="002417D9"/>
    <w:rsid w:val="00241AFD"/>
    <w:rsid w:val="00241B5B"/>
    <w:rsid w:val="00241C54"/>
    <w:rsid w:val="00242273"/>
    <w:rsid w:val="002425A5"/>
    <w:rsid w:val="002428A4"/>
    <w:rsid w:val="002429EB"/>
    <w:rsid w:val="00242AEB"/>
    <w:rsid w:val="00242B37"/>
    <w:rsid w:val="00243452"/>
    <w:rsid w:val="0024358D"/>
    <w:rsid w:val="00243697"/>
    <w:rsid w:val="00243B21"/>
    <w:rsid w:val="00243E86"/>
    <w:rsid w:val="0024508C"/>
    <w:rsid w:val="00245117"/>
    <w:rsid w:val="002452C6"/>
    <w:rsid w:val="00245362"/>
    <w:rsid w:val="0024553D"/>
    <w:rsid w:val="00245779"/>
    <w:rsid w:val="00245DC5"/>
    <w:rsid w:val="00246261"/>
    <w:rsid w:val="002476AC"/>
    <w:rsid w:val="00247F36"/>
    <w:rsid w:val="00250117"/>
    <w:rsid w:val="00250BAF"/>
    <w:rsid w:val="00251D94"/>
    <w:rsid w:val="0025215C"/>
    <w:rsid w:val="0025290F"/>
    <w:rsid w:val="00252E02"/>
    <w:rsid w:val="0025362B"/>
    <w:rsid w:val="002549FA"/>
    <w:rsid w:val="00254B2C"/>
    <w:rsid w:val="00254B30"/>
    <w:rsid w:val="00254E17"/>
    <w:rsid w:val="002551A7"/>
    <w:rsid w:val="002553D4"/>
    <w:rsid w:val="00255CFE"/>
    <w:rsid w:val="00257367"/>
    <w:rsid w:val="0026093D"/>
    <w:rsid w:val="00260BB7"/>
    <w:rsid w:val="002610A1"/>
    <w:rsid w:val="002628BB"/>
    <w:rsid w:val="00263D50"/>
    <w:rsid w:val="00263E43"/>
    <w:rsid w:val="00263E9C"/>
    <w:rsid w:val="00264EDE"/>
    <w:rsid w:val="00265693"/>
    <w:rsid w:val="00265A6B"/>
    <w:rsid w:val="002667E0"/>
    <w:rsid w:val="00266EB4"/>
    <w:rsid w:val="00267430"/>
    <w:rsid w:val="0026773B"/>
    <w:rsid w:val="00267AC9"/>
    <w:rsid w:val="00267D4E"/>
    <w:rsid w:val="00270082"/>
    <w:rsid w:val="00270263"/>
    <w:rsid w:val="0027062C"/>
    <w:rsid w:val="002709EA"/>
    <w:rsid w:val="00271053"/>
    <w:rsid w:val="00271734"/>
    <w:rsid w:val="00271AD4"/>
    <w:rsid w:val="00272369"/>
    <w:rsid w:val="00272465"/>
    <w:rsid w:val="00272554"/>
    <w:rsid w:val="00272E25"/>
    <w:rsid w:val="00273306"/>
    <w:rsid w:val="00273D7A"/>
    <w:rsid w:val="00274293"/>
    <w:rsid w:val="00274885"/>
    <w:rsid w:val="00274B05"/>
    <w:rsid w:val="00275064"/>
    <w:rsid w:val="00275251"/>
    <w:rsid w:val="0027575A"/>
    <w:rsid w:val="00275A69"/>
    <w:rsid w:val="00275B63"/>
    <w:rsid w:val="00275C12"/>
    <w:rsid w:val="0027604C"/>
    <w:rsid w:val="00276172"/>
    <w:rsid w:val="0027696D"/>
    <w:rsid w:val="00277057"/>
    <w:rsid w:val="0027736A"/>
    <w:rsid w:val="00277AAA"/>
    <w:rsid w:val="00280DA5"/>
    <w:rsid w:val="00280F08"/>
    <w:rsid w:val="002810E8"/>
    <w:rsid w:val="002814C6"/>
    <w:rsid w:val="00281F29"/>
    <w:rsid w:val="00281FFC"/>
    <w:rsid w:val="0028235E"/>
    <w:rsid w:val="002824CD"/>
    <w:rsid w:val="00282851"/>
    <w:rsid w:val="00283073"/>
    <w:rsid w:val="002837D2"/>
    <w:rsid w:val="00283818"/>
    <w:rsid w:val="002840E4"/>
    <w:rsid w:val="002844E6"/>
    <w:rsid w:val="00284CE2"/>
    <w:rsid w:val="00284E26"/>
    <w:rsid w:val="0028597F"/>
    <w:rsid w:val="0028662C"/>
    <w:rsid w:val="00286F48"/>
    <w:rsid w:val="00287450"/>
    <w:rsid w:val="00287E95"/>
    <w:rsid w:val="00290575"/>
    <w:rsid w:val="00290A40"/>
    <w:rsid w:val="00290DE0"/>
    <w:rsid w:val="00290FC9"/>
    <w:rsid w:val="0029191F"/>
    <w:rsid w:val="00291CD4"/>
    <w:rsid w:val="00292A93"/>
    <w:rsid w:val="00292C93"/>
    <w:rsid w:val="00292ED3"/>
    <w:rsid w:val="0029462F"/>
    <w:rsid w:val="002952B8"/>
    <w:rsid w:val="002970B3"/>
    <w:rsid w:val="00297299"/>
    <w:rsid w:val="00297965"/>
    <w:rsid w:val="002A01BF"/>
    <w:rsid w:val="002A033C"/>
    <w:rsid w:val="002A058E"/>
    <w:rsid w:val="002A0655"/>
    <w:rsid w:val="002A07C7"/>
    <w:rsid w:val="002A10F0"/>
    <w:rsid w:val="002A1243"/>
    <w:rsid w:val="002A1289"/>
    <w:rsid w:val="002A13D9"/>
    <w:rsid w:val="002A15E7"/>
    <w:rsid w:val="002A40BA"/>
    <w:rsid w:val="002A4EFF"/>
    <w:rsid w:val="002A54BA"/>
    <w:rsid w:val="002A67F6"/>
    <w:rsid w:val="002A6ED8"/>
    <w:rsid w:val="002A7B61"/>
    <w:rsid w:val="002A7D9C"/>
    <w:rsid w:val="002A7F57"/>
    <w:rsid w:val="002B01C7"/>
    <w:rsid w:val="002B0D5E"/>
    <w:rsid w:val="002B191C"/>
    <w:rsid w:val="002B1A33"/>
    <w:rsid w:val="002B2E05"/>
    <w:rsid w:val="002B2F20"/>
    <w:rsid w:val="002B34BA"/>
    <w:rsid w:val="002B3695"/>
    <w:rsid w:val="002B50EC"/>
    <w:rsid w:val="002B61FD"/>
    <w:rsid w:val="002B682F"/>
    <w:rsid w:val="002B6DBD"/>
    <w:rsid w:val="002B6E57"/>
    <w:rsid w:val="002B6EF4"/>
    <w:rsid w:val="002B787A"/>
    <w:rsid w:val="002B78EF"/>
    <w:rsid w:val="002C02F9"/>
    <w:rsid w:val="002C0999"/>
    <w:rsid w:val="002C0FF9"/>
    <w:rsid w:val="002C148E"/>
    <w:rsid w:val="002C153E"/>
    <w:rsid w:val="002C15C5"/>
    <w:rsid w:val="002C182A"/>
    <w:rsid w:val="002C1A14"/>
    <w:rsid w:val="002C1A19"/>
    <w:rsid w:val="002C1A95"/>
    <w:rsid w:val="002C244B"/>
    <w:rsid w:val="002C2C70"/>
    <w:rsid w:val="002C327E"/>
    <w:rsid w:val="002C34E0"/>
    <w:rsid w:val="002C3796"/>
    <w:rsid w:val="002C3B13"/>
    <w:rsid w:val="002C4258"/>
    <w:rsid w:val="002C458A"/>
    <w:rsid w:val="002C46A1"/>
    <w:rsid w:val="002C4963"/>
    <w:rsid w:val="002C4E22"/>
    <w:rsid w:val="002C53AC"/>
    <w:rsid w:val="002C5443"/>
    <w:rsid w:val="002C55A9"/>
    <w:rsid w:val="002C5634"/>
    <w:rsid w:val="002C6028"/>
    <w:rsid w:val="002C62EA"/>
    <w:rsid w:val="002C6621"/>
    <w:rsid w:val="002C6AF0"/>
    <w:rsid w:val="002C7531"/>
    <w:rsid w:val="002C75E9"/>
    <w:rsid w:val="002C7B9A"/>
    <w:rsid w:val="002D01B8"/>
    <w:rsid w:val="002D072A"/>
    <w:rsid w:val="002D079B"/>
    <w:rsid w:val="002D2198"/>
    <w:rsid w:val="002D247D"/>
    <w:rsid w:val="002D26CA"/>
    <w:rsid w:val="002D2748"/>
    <w:rsid w:val="002D2A47"/>
    <w:rsid w:val="002D2CBC"/>
    <w:rsid w:val="002D3003"/>
    <w:rsid w:val="002D5968"/>
    <w:rsid w:val="002D5CFA"/>
    <w:rsid w:val="002D6CEA"/>
    <w:rsid w:val="002D6D00"/>
    <w:rsid w:val="002D6F0E"/>
    <w:rsid w:val="002D72A3"/>
    <w:rsid w:val="002D72B9"/>
    <w:rsid w:val="002E0861"/>
    <w:rsid w:val="002E0CDE"/>
    <w:rsid w:val="002E0D65"/>
    <w:rsid w:val="002E1049"/>
    <w:rsid w:val="002E118F"/>
    <w:rsid w:val="002E14F8"/>
    <w:rsid w:val="002E1613"/>
    <w:rsid w:val="002E1AEB"/>
    <w:rsid w:val="002E2908"/>
    <w:rsid w:val="002E293D"/>
    <w:rsid w:val="002E2F7A"/>
    <w:rsid w:val="002E31BF"/>
    <w:rsid w:val="002E351F"/>
    <w:rsid w:val="002E3B0E"/>
    <w:rsid w:val="002E3BC0"/>
    <w:rsid w:val="002E428C"/>
    <w:rsid w:val="002E4ABF"/>
    <w:rsid w:val="002E4F24"/>
    <w:rsid w:val="002E5591"/>
    <w:rsid w:val="002E5871"/>
    <w:rsid w:val="002E624A"/>
    <w:rsid w:val="002E6C9E"/>
    <w:rsid w:val="002E77FB"/>
    <w:rsid w:val="002E7CE2"/>
    <w:rsid w:val="002F000F"/>
    <w:rsid w:val="002F03BB"/>
    <w:rsid w:val="002F0761"/>
    <w:rsid w:val="002F1505"/>
    <w:rsid w:val="002F1707"/>
    <w:rsid w:val="002F19D8"/>
    <w:rsid w:val="002F1BAF"/>
    <w:rsid w:val="002F22C0"/>
    <w:rsid w:val="002F2412"/>
    <w:rsid w:val="002F3283"/>
    <w:rsid w:val="002F33F2"/>
    <w:rsid w:val="002F3A7B"/>
    <w:rsid w:val="002F43A1"/>
    <w:rsid w:val="002F43B0"/>
    <w:rsid w:val="002F44B6"/>
    <w:rsid w:val="002F4543"/>
    <w:rsid w:val="002F4655"/>
    <w:rsid w:val="002F68F4"/>
    <w:rsid w:val="002F69A0"/>
    <w:rsid w:val="002F6BEB"/>
    <w:rsid w:val="002F72EB"/>
    <w:rsid w:val="002F7A91"/>
    <w:rsid w:val="002F7EA5"/>
    <w:rsid w:val="00300B2F"/>
    <w:rsid w:val="0030109E"/>
    <w:rsid w:val="003010E6"/>
    <w:rsid w:val="0030147A"/>
    <w:rsid w:val="003016A8"/>
    <w:rsid w:val="0030181C"/>
    <w:rsid w:val="00301937"/>
    <w:rsid w:val="00302434"/>
    <w:rsid w:val="00302D41"/>
    <w:rsid w:val="003039A6"/>
    <w:rsid w:val="003042BE"/>
    <w:rsid w:val="00304C33"/>
    <w:rsid w:val="003054A9"/>
    <w:rsid w:val="00305E0C"/>
    <w:rsid w:val="00306B54"/>
    <w:rsid w:val="00306E4D"/>
    <w:rsid w:val="003072E9"/>
    <w:rsid w:val="00307427"/>
    <w:rsid w:val="003076F2"/>
    <w:rsid w:val="0030783B"/>
    <w:rsid w:val="00307963"/>
    <w:rsid w:val="00307BF4"/>
    <w:rsid w:val="0031018E"/>
    <w:rsid w:val="003102E7"/>
    <w:rsid w:val="003105A2"/>
    <w:rsid w:val="003109B2"/>
    <w:rsid w:val="00311438"/>
    <w:rsid w:val="00311F78"/>
    <w:rsid w:val="003120A5"/>
    <w:rsid w:val="00312B59"/>
    <w:rsid w:val="003133DF"/>
    <w:rsid w:val="00313FA6"/>
    <w:rsid w:val="003144FD"/>
    <w:rsid w:val="003148C3"/>
    <w:rsid w:val="003148E5"/>
    <w:rsid w:val="00316561"/>
    <w:rsid w:val="00316666"/>
    <w:rsid w:val="003166FC"/>
    <w:rsid w:val="00316C87"/>
    <w:rsid w:val="00316D0D"/>
    <w:rsid w:val="00317712"/>
    <w:rsid w:val="003205D3"/>
    <w:rsid w:val="00320993"/>
    <w:rsid w:val="00321186"/>
    <w:rsid w:val="003218FB"/>
    <w:rsid w:val="003224F9"/>
    <w:rsid w:val="0032254D"/>
    <w:rsid w:val="003227BB"/>
    <w:rsid w:val="00322E61"/>
    <w:rsid w:val="003238A5"/>
    <w:rsid w:val="00324115"/>
    <w:rsid w:val="003245FD"/>
    <w:rsid w:val="003248FE"/>
    <w:rsid w:val="00324CF8"/>
    <w:rsid w:val="00325E8B"/>
    <w:rsid w:val="00325FB0"/>
    <w:rsid w:val="003261C0"/>
    <w:rsid w:val="0032636C"/>
    <w:rsid w:val="00326658"/>
    <w:rsid w:val="003266DA"/>
    <w:rsid w:val="003267F1"/>
    <w:rsid w:val="00326AD5"/>
    <w:rsid w:val="00327235"/>
    <w:rsid w:val="00327EE6"/>
    <w:rsid w:val="003300B3"/>
    <w:rsid w:val="00330294"/>
    <w:rsid w:val="003305AA"/>
    <w:rsid w:val="003311F1"/>
    <w:rsid w:val="003313DE"/>
    <w:rsid w:val="00331BD2"/>
    <w:rsid w:val="003328BD"/>
    <w:rsid w:val="00332BCF"/>
    <w:rsid w:val="0033307D"/>
    <w:rsid w:val="00333275"/>
    <w:rsid w:val="003338BC"/>
    <w:rsid w:val="00333B5C"/>
    <w:rsid w:val="00334274"/>
    <w:rsid w:val="0033511E"/>
    <w:rsid w:val="00335BF3"/>
    <w:rsid w:val="00336AAA"/>
    <w:rsid w:val="00337690"/>
    <w:rsid w:val="003377E7"/>
    <w:rsid w:val="00340B0B"/>
    <w:rsid w:val="003414E5"/>
    <w:rsid w:val="00341781"/>
    <w:rsid w:val="00341D7A"/>
    <w:rsid w:val="003426AF"/>
    <w:rsid w:val="00342A70"/>
    <w:rsid w:val="00342AC3"/>
    <w:rsid w:val="00342D6B"/>
    <w:rsid w:val="00343472"/>
    <w:rsid w:val="00343661"/>
    <w:rsid w:val="00343C1B"/>
    <w:rsid w:val="00344431"/>
    <w:rsid w:val="00344607"/>
    <w:rsid w:val="00344914"/>
    <w:rsid w:val="00344A80"/>
    <w:rsid w:val="00346A28"/>
    <w:rsid w:val="00346B9E"/>
    <w:rsid w:val="003476A2"/>
    <w:rsid w:val="003478E8"/>
    <w:rsid w:val="00347BB4"/>
    <w:rsid w:val="00350630"/>
    <w:rsid w:val="0035066D"/>
    <w:rsid w:val="00350702"/>
    <w:rsid w:val="00350E50"/>
    <w:rsid w:val="003513CF"/>
    <w:rsid w:val="00351425"/>
    <w:rsid w:val="0035162C"/>
    <w:rsid w:val="00352519"/>
    <w:rsid w:val="003526E9"/>
    <w:rsid w:val="00352A9F"/>
    <w:rsid w:val="00352B5E"/>
    <w:rsid w:val="0035326A"/>
    <w:rsid w:val="0035326B"/>
    <w:rsid w:val="00353FD3"/>
    <w:rsid w:val="0035402E"/>
    <w:rsid w:val="0035452B"/>
    <w:rsid w:val="003557D5"/>
    <w:rsid w:val="003558D5"/>
    <w:rsid w:val="00355C4E"/>
    <w:rsid w:val="003565DE"/>
    <w:rsid w:val="00356E9D"/>
    <w:rsid w:val="003579D0"/>
    <w:rsid w:val="00357F58"/>
    <w:rsid w:val="00361596"/>
    <w:rsid w:val="003618F9"/>
    <w:rsid w:val="00361D22"/>
    <w:rsid w:val="00362602"/>
    <w:rsid w:val="00363132"/>
    <w:rsid w:val="00363157"/>
    <w:rsid w:val="00363658"/>
    <w:rsid w:val="00363F52"/>
    <w:rsid w:val="0036487B"/>
    <w:rsid w:val="00364F72"/>
    <w:rsid w:val="003650AD"/>
    <w:rsid w:val="003656ED"/>
    <w:rsid w:val="00365A9B"/>
    <w:rsid w:val="00365CC9"/>
    <w:rsid w:val="00366B50"/>
    <w:rsid w:val="00366DF6"/>
    <w:rsid w:val="0036751D"/>
    <w:rsid w:val="00370ED8"/>
    <w:rsid w:val="00371DE4"/>
    <w:rsid w:val="00372620"/>
    <w:rsid w:val="003734CC"/>
    <w:rsid w:val="003736CA"/>
    <w:rsid w:val="00373DE3"/>
    <w:rsid w:val="0037428C"/>
    <w:rsid w:val="003743C6"/>
    <w:rsid w:val="00374BB8"/>
    <w:rsid w:val="00374CDE"/>
    <w:rsid w:val="00374D54"/>
    <w:rsid w:val="0037564C"/>
    <w:rsid w:val="00375D5B"/>
    <w:rsid w:val="00375F26"/>
    <w:rsid w:val="00376132"/>
    <w:rsid w:val="0037741D"/>
    <w:rsid w:val="003776F0"/>
    <w:rsid w:val="00377751"/>
    <w:rsid w:val="00377B0D"/>
    <w:rsid w:val="00377C7B"/>
    <w:rsid w:val="003800E8"/>
    <w:rsid w:val="00380BF8"/>
    <w:rsid w:val="003815A1"/>
    <w:rsid w:val="00381A85"/>
    <w:rsid w:val="00381B6C"/>
    <w:rsid w:val="00381E97"/>
    <w:rsid w:val="00382644"/>
    <w:rsid w:val="00382705"/>
    <w:rsid w:val="00382FDA"/>
    <w:rsid w:val="003841C1"/>
    <w:rsid w:val="003859BF"/>
    <w:rsid w:val="00385C0D"/>
    <w:rsid w:val="00386137"/>
    <w:rsid w:val="0038616D"/>
    <w:rsid w:val="003861CF"/>
    <w:rsid w:val="003863B9"/>
    <w:rsid w:val="00386CA1"/>
    <w:rsid w:val="00386EC9"/>
    <w:rsid w:val="003874FB"/>
    <w:rsid w:val="003908DE"/>
    <w:rsid w:val="0039117C"/>
    <w:rsid w:val="003917CA"/>
    <w:rsid w:val="00391CFB"/>
    <w:rsid w:val="003923E1"/>
    <w:rsid w:val="00392428"/>
    <w:rsid w:val="00392493"/>
    <w:rsid w:val="003925D7"/>
    <w:rsid w:val="00392746"/>
    <w:rsid w:val="003928CB"/>
    <w:rsid w:val="00392BA9"/>
    <w:rsid w:val="00392C9E"/>
    <w:rsid w:val="0039335C"/>
    <w:rsid w:val="00393CFB"/>
    <w:rsid w:val="003940D7"/>
    <w:rsid w:val="0039418A"/>
    <w:rsid w:val="00394AA3"/>
    <w:rsid w:val="00394DC4"/>
    <w:rsid w:val="003957DF"/>
    <w:rsid w:val="00395DA6"/>
    <w:rsid w:val="0039703B"/>
    <w:rsid w:val="00397A77"/>
    <w:rsid w:val="003A0DD0"/>
    <w:rsid w:val="003A1B39"/>
    <w:rsid w:val="003A224B"/>
    <w:rsid w:val="003A25A2"/>
    <w:rsid w:val="003A34BC"/>
    <w:rsid w:val="003A35E4"/>
    <w:rsid w:val="003A37CD"/>
    <w:rsid w:val="003A37EB"/>
    <w:rsid w:val="003A3BFA"/>
    <w:rsid w:val="003A3CCD"/>
    <w:rsid w:val="003A40FA"/>
    <w:rsid w:val="003A4447"/>
    <w:rsid w:val="003A479B"/>
    <w:rsid w:val="003A4DE3"/>
    <w:rsid w:val="003A5108"/>
    <w:rsid w:val="003A53BC"/>
    <w:rsid w:val="003A57D7"/>
    <w:rsid w:val="003A58F7"/>
    <w:rsid w:val="003A5C78"/>
    <w:rsid w:val="003A6981"/>
    <w:rsid w:val="003A6DA5"/>
    <w:rsid w:val="003A6F94"/>
    <w:rsid w:val="003A725F"/>
    <w:rsid w:val="003B0395"/>
    <w:rsid w:val="003B0C63"/>
    <w:rsid w:val="003B0E93"/>
    <w:rsid w:val="003B0FAF"/>
    <w:rsid w:val="003B16F0"/>
    <w:rsid w:val="003B1802"/>
    <w:rsid w:val="003B1865"/>
    <w:rsid w:val="003B1DDA"/>
    <w:rsid w:val="003B2F08"/>
    <w:rsid w:val="003B370C"/>
    <w:rsid w:val="003B3C8D"/>
    <w:rsid w:val="003B40EA"/>
    <w:rsid w:val="003B43BC"/>
    <w:rsid w:val="003B5CD5"/>
    <w:rsid w:val="003B5DF6"/>
    <w:rsid w:val="003B69C1"/>
    <w:rsid w:val="003B69E0"/>
    <w:rsid w:val="003B70F2"/>
    <w:rsid w:val="003B7B18"/>
    <w:rsid w:val="003B7EFF"/>
    <w:rsid w:val="003B7F03"/>
    <w:rsid w:val="003C0147"/>
    <w:rsid w:val="003C021E"/>
    <w:rsid w:val="003C03EC"/>
    <w:rsid w:val="003C08CC"/>
    <w:rsid w:val="003C0E87"/>
    <w:rsid w:val="003C1594"/>
    <w:rsid w:val="003C2610"/>
    <w:rsid w:val="003C2BF6"/>
    <w:rsid w:val="003C2E18"/>
    <w:rsid w:val="003C3349"/>
    <w:rsid w:val="003C36D0"/>
    <w:rsid w:val="003C370B"/>
    <w:rsid w:val="003C3BD8"/>
    <w:rsid w:val="003C48F6"/>
    <w:rsid w:val="003C4E04"/>
    <w:rsid w:val="003C4EFA"/>
    <w:rsid w:val="003C50FB"/>
    <w:rsid w:val="003C6961"/>
    <w:rsid w:val="003C71D3"/>
    <w:rsid w:val="003C78B3"/>
    <w:rsid w:val="003D0D36"/>
    <w:rsid w:val="003D1649"/>
    <w:rsid w:val="003D1742"/>
    <w:rsid w:val="003D1AEE"/>
    <w:rsid w:val="003D1B83"/>
    <w:rsid w:val="003D1EE1"/>
    <w:rsid w:val="003D2259"/>
    <w:rsid w:val="003D23C6"/>
    <w:rsid w:val="003D2D77"/>
    <w:rsid w:val="003D2DE8"/>
    <w:rsid w:val="003D3460"/>
    <w:rsid w:val="003D3529"/>
    <w:rsid w:val="003D39B3"/>
    <w:rsid w:val="003D3C30"/>
    <w:rsid w:val="003D4B5B"/>
    <w:rsid w:val="003D4DCD"/>
    <w:rsid w:val="003D535E"/>
    <w:rsid w:val="003D6B93"/>
    <w:rsid w:val="003D6F1D"/>
    <w:rsid w:val="003D6FDB"/>
    <w:rsid w:val="003D7717"/>
    <w:rsid w:val="003D7A2B"/>
    <w:rsid w:val="003D7D31"/>
    <w:rsid w:val="003D7DBB"/>
    <w:rsid w:val="003D7FBF"/>
    <w:rsid w:val="003E03B8"/>
    <w:rsid w:val="003E1252"/>
    <w:rsid w:val="003E154B"/>
    <w:rsid w:val="003E16B2"/>
    <w:rsid w:val="003E1A76"/>
    <w:rsid w:val="003E1EE3"/>
    <w:rsid w:val="003E26F5"/>
    <w:rsid w:val="003E2ABB"/>
    <w:rsid w:val="003E3995"/>
    <w:rsid w:val="003E3AAB"/>
    <w:rsid w:val="003E3FD3"/>
    <w:rsid w:val="003E44A4"/>
    <w:rsid w:val="003E4768"/>
    <w:rsid w:val="003E49C1"/>
    <w:rsid w:val="003E50F4"/>
    <w:rsid w:val="003E5915"/>
    <w:rsid w:val="003E59BB"/>
    <w:rsid w:val="003E6277"/>
    <w:rsid w:val="003E62E5"/>
    <w:rsid w:val="003E64D0"/>
    <w:rsid w:val="003E6516"/>
    <w:rsid w:val="003E6D0B"/>
    <w:rsid w:val="003E6F1A"/>
    <w:rsid w:val="003E7DC6"/>
    <w:rsid w:val="003E7FD1"/>
    <w:rsid w:val="003F0082"/>
    <w:rsid w:val="003F262C"/>
    <w:rsid w:val="003F2BF1"/>
    <w:rsid w:val="003F2D4B"/>
    <w:rsid w:val="003F3540"/>
    <w:rsid w:val="003F3B02"/>
    <w:rsid w:val="003F3E1D"/>
    <w:rsid w:val="003F406C"/>
    <w:rsid w:val="003F4550"/>
    <w:rsid w:val="003F53D6"/>
    <w:rsid w:val="003F5BB0"/>
    <w:rsid w:val="003F69A8"/>
    <w:rsid w:val="003F6B87"/>
    <w:rsid w:val="003F727A"/>
    <w:rsid w:val="003F741F"/>
    <w:rsid w:val="003F7B1A"/>
    <w:rsid w:val="003F7B6A"/>
    <w:rsid w:val="004000DC"/>
    <w:rsid w:val="00400120"/>
    <w:rsid w:val="0040086F"/>
    <w:rsid w:val="00400E48"/>
    <w:rsid w:val="00401414"/>
    <w:rsid w:val="00401BA3"/>
    <w:rsid w:val="00401D43"/>
    <w:rsid w:val="00401F0E"/>
    <w:rsid w:val="0040274B"/>
    <w:rsid w:val="00402CF2"/>
    <w:rsid w:val="004037F9"/>
    <w:rsid w:val="004038EC"/>
    <w:rsid w:val="00403D4D"/>
    <w:rsid w:val="004045D1"/>
    <w:rsid w:val="00405005"/>
    <w:rsid w:val="00405035"/>
    <w:rsid w:val="004057BE"/>
    <w:rsid w:val="0040622D"/>
    <w:rsid w:val="004065DF"/>
    <w:rsid w:val="00406FD9"/>
    <w:rsid w:val="00407251"/>
    <w:rsid w:val="00407337"/>
    <w:rsid w:val="00407647"/>
    <w:rsid w:val="004109D6"/>
    <w:rsid w:val="00410B42"/>
    <w:rsid w:val="0041148A"/>
    <w:rsid w:val="00411D9B"/>
    <w:rsid w:val="004120CB"/>
    <w:rsid w:val="004124E8"/>
    <w:rsid w:val="00412657"/>
    <w:rsid w:val="00413519"/>
    <w:rsid w:val="00413569"/>
    <w:rsid w:val="00414160"/>
    <w:rsid w:val="004141FD"/>
    <w:rsid w:val="0041424F"/>
    <w:rsid w:val="00414686"/>
    <w:rsid w:val="00415A30"/>
    <w:rsid w:val="00415D53"/>
    <w:rsid w:val="0041652D"/>
    <w:rsid w:val="00416EA3"/>
    <w:rsid w:val="00417DE8"/>
    <w:rsid w:val="0042042C"/>
    <w:rsid w:val="004205AE"/>
    <w:rsid w:val="0042064D"/>
    <w:rsid w:val="004208DA"/>
    <w:rsid w:val="00421255"/>
    <w:rsid w:val="004212CF"/>
    <w:rsid w:val="00421CE1"/>
    <w:rsid w:val="00422064"/>
    <w:rsid w:val="004223A7"/>
    <w:rsid w:val="00423894"/>
    <w:rsid w:val="00424943"/>
    <w:rsid w:val="00424C0C"/>
    <w:rsid w:val="00424D5C"/>
    <w:rsid w:val="004253A1"/>
    <w:rsid w:val="00425DC1"/>
    <w:rsid w:val="00425E28"/>
    <w:rsid w:val="00426028"/>
    <w:rsid w:val="004265BE"/>
    <w:rsid w:val="00426D1A"/>
    <w:rsid w:val="00426D4C"/>
    <w:rsid w:val="00430634"/>
    <w:rsid w:val="00431B5D"/>
    <w:rsid w:val="004322F9"/>
    <w:rsid w:val="0043236A"/>
    <w:rsid w:val="0043262B"/>
    <w:rsid w:val="00432AEE"/>
    <w:rsid w:val="00434456"/>
    <w:rsid w:val="00434652"/>
    <w:rsid w:val="00434B15"/>
    <w:rsid w:val="00434DC2"/>
    <w:rsid w:val="004350EB"/>
    <w:rsid w:val="00435697"/>
    <w:rsid w:val="00435A77"/>
    <w:rsid w:val="00436179"/>
    <w:rsid w:val="00436288"/>
    <w:rsid w:val="00436C62"/>
    <w:rsid w:val="00436FEE"/>
    <w:rsid w:val="0043742A"/>
    <w:rsid w:val="00437F74"/>
    <w:rsid w:val="00440073"/>
    <w:rsid w:val="00440274"/>
    <w:rsid w:val="00440499"/>
    <w:rsid w:val="004406BF"/>
    <w:rsid w:val="0044098F"/>
    <w:rsid w:val="00440DB3"/>
    <w:rsid w:val="004411F4"/>
    <w:rsid w:val="00443082"/>
    <w:rsid w:val="004432A6"/>
    <w:rsid w:val="004435E4"/>
    <w:rsid w:val="00443A84"/>
    <w:rsid w:val="00444366"/>
    <w:rsid w:val="00444C9D"/>
    <w:rsid w:val="00444EAA"/>
    <w:rsid w:val="004451B3"/>
    <w:rsid w:val="004463B2"/>
    <w:rsid w:val="00446D98"/>
    <w:rsid w:val="00447C81"/>
    <w:rsid w:val="00447E40"/>
    <w:rsid w:val="00447F4D"/>
    <w:rsid w:val="00450A02"/>
    <w:rsid w:val="00450CEC"/>
    <w:rsid w:val="00450E20"/>
    <w:rsid w:val="00450E71"/>
    <w:rsid w:val="00451753"/>
    <w:rsid w:val="00452314"/>
    <w:rsid w:val="00452915"/>
    <w:rsid w:val="00452D3C"/>
    <w:rsid w:val="00452FB3"/>
    <w:rsid w:val="00453098"/>
    <w:rsid w:val="0045341F"/>
    <w:rsid w:val="0045374E"/>
    <w:rsid w:val="00453966"/>
    <w:rsid w:val="00453F63"/>
    <w:rsid w:val="0045407D"/>
    <w:rsid w:val="004548D6"/>
    <w:rsid w:val="004549C3"/>
    <w:rsid w:val="004549DB"/>
    <w:rsid w:val="0045597A"/>
    <w:rsid w:val="004563F3"/>
    <w:rsid w:val="0045647A"/>
    <w:rsid w:val="00456762"/>
    <w:rsid w:val="00456DC5"/>
    <w:rsid w:val="00456FBB"/>
    <w:rsid w:val="0045723C"/>
    <w:rsid w:val="00460A52"/>
    <w:rsid w:val="004614D8"/>
    <w:rsid w:val="0046165A"/>
    <w:rsid w:val="00461D67"/>
    <w:rsid w:val="00462771"/>
    <w:rsid w:val="0046301A"/>
    <w:rsid w:val="004632CC"/>
    <w:rsid w:val="004642D6"/>
    <w:rsid w:val="00464810"/>
    <w:rsid w:val="00466205"/>
    <w:rsid w:val="004664FF"/>
    <w:rsid w:val="00466701"/>
    <w:rsid w:val="00466755"/>
    <w:rsid w:val="00467409"/>
    <w:rsid w:val="00467551"/>
    <w:rsid w:val="00467D3C"/>
    <w:rsid w:val="00467D86"/>
    <w:rsid w:val="004709B5"/>
    <w:rsid w:val="00471052"/>
    <w:rsid w:val="00471286"/>
    <w:rsid w:val="004715B7"/>
    <w:rsid w:val="004716BD"/>
    <w:rsid w:val="00471D2E"/>
    <w:rsid w:val="00471F74"/>
    <w:rsid w:val="00473173"/>
    <w:rsid w:val="0047331F"/>
    <w:rsid w:val="00473727"/>
    <w:rsid w:val="00474092"/>
    <w:rsid w:val="004740B6"/>
    <w:rsid w:val="004740E3"/>
    <w:rsid w:val="00474369"/>
    <w:rsid w:val="00474B47"/>
    <w:rsid w:val="00475806"/>
    <w:rsid w:val="00475AF7"/>
    <w:rsid w:val="00475D0E"/>
    <w:rsid w:val="00475FDC"/>
    <w:rsid w:val="0047657A"/>
    <w:rsid w:val="00476A5A"/>
    <w:rsid w:val="00476B2E"/>
    <w:rsid w:val="00476B84"/>
    <w:rsid w:val="00476BE1"/>
    <w:rsid w:val="00476DD4"/>
    <w:rsid w:val="00476F06"/>
    <w:rsid w:val="00477427"/>
    <w:rsid w:val="00477BE4"/>
    <w:rsid w:val="00480441"/>
    <w:rsid w:val="00480684"/>
    <w:rsid w:val="0048104A"/>
    <w:rsid w:val="004810D4"/>
    <w:rsid w:val="00481297"/>
    <w:rsid w:val="004817E8"/>
    <w:rsid w:val="00482A75"/>
    <w:rsid w:val="00482F55"/>
    <w:rsid w:val="00483FA1"/>
    <w:rsid w:val="00484002"/>
    <w:rsid w:val="0048447E"/>
    <w:rsid w:val="00484B8B"/>
    <w:rsid w:val="00484F38"/>
    <w:rsid w:val="00485D30"/>
    <w:rsid w:val="00485DFE"/>
    <w:rsid w:val="00486461"/>
    <w:rsid w:val="00486BE2"/>
    <w:rsid w:val="00486C9D"/>
    <w:rsid w:val="00487B87"/>
    <w:rsid w:val="00487E3B"/>
    <w:rsid w:val="00487FBC"/>
    <w:rsid w:val="00490222"/>
    <w:rsid w:val="00490889"/>
    <w:rsid w:val="0049126B"/>
    <w:rsid w:val="004915DF"/>
    <w:rsid w:val="0049181E"/>
    <w:rsid w:val="0049193C"/>
    <w:rsid w:val="004926E5"/>
    <w:rsid w:val="00493040"/>
    <w:rsid w:val="004930FC"/>
    <w:rsid w:val="00493B4E"/>
    <w:rsid w:val="00493C30"/>
    <w:rsid w:val="00493E2F"/>
    <w:rsid w:val="00493EBC"/>
    <w:rsid w:val="00494743"/>
    <w:rsid w:val="00494A1E"/>
    <w:rsid w:val="00494D3A"/>
    <w:rsid w:val="00494D6E"/>
    <w:rsid w:val="00495F81"/>
    <w:rsid w:val="00496412"/>
    <w:rsid w:val="0049694D"/>
    <w:rsid w:val="00497377"/>
    <w:rsid w:val="004976DA"/>
    <w:rsid w:val="00497A49"/>
    <w:rsid w:val="004A0540"/>
    <w:rsid w:val="004A19F1"/>
    <w:rsid w:val="004A1F54"/>
    <w:rsid w:val="004A2F9F"/>
    <w:rsid w:val="004A3B16"/>
    <w:rsid w:val="004A405D"/>
    <w:rsid w:val="004A4FE6"/>
    <w:rsid w:val="004A5856"/>
    <w:rsid w:val="004A6493"/>
    <w:rsid w:val="004A6E80"/>
    <w:rsid w:val="004B004A"/>
    <w:rsid w:val="004B09CF"/>
    <w:rsid w:val="004B188C"/>
    <w:rsid w:val="004B2DF1"/>
    <w:rsid w:val="004B32B4"/>
    <w:rsid w:val="004B367C"/>
    <w:rsid w:val="004B3EC6"/>
    <w:rsid w:val="004B42B6"/>
    <w:rsid w:val="004B476E"/>
    <w:rsid w:val="004B4890"/>
    <w:rsid w:val="004B4985"/>
    <w:rsid w:val="004B6283"/>
    <w:rsid w:val="004B6549"/>
    <w:rsid w:val="004B6677"/>
    <w:rsid w:val="004B6751"/>
    <w:rsid w:val="004B697D"/>
    <w:rsid w:val="004B710C"/>
    <w:rsid w:val="004B75A7"/>
    <w:rsid w:val="004B7763"/>
    <w:rsid w:val="004C08F5"/>
    <w:rsid w:val="004C13CD"/>
    <w:rsid w:val="004C1A38"/>
    <w:rsid w:val="004C1B70"/>
    <w:rsid w:val="004C1CCB"/>
    <w:rsid w:val="004C1ED3"/>
    <w:rsid w:val="004C2572"/>
    <w:rsid w:val="004C27F1"/>
    <w:rsid w:val="004C2867"/>
    <w:rsid w:val="004C2CC0"/>
    <w:rsid w:val="004C3118"/>
    <w:rsid w:val="004C4360"/>
    <w:rsid w:val="004C4E26"/>
    <w:rsid w:val="004C5028"/>
    <w:rsid w:val="004C5A4B"/>
    <w:rsid w:val="004C5CDD"/>
    <w:rsid w:val="004C6247"/>
    <w:rsid w:val="004C6810"/>
    <w:rsid w:val="004C69E3"/>
    <w:rsid w:val="004C6C9D"/>
    <w:rsid w:val="004C710B"/>
    <w:rsid w:val="004C7340"/>
    <w:rsid w:val="004C7677"/>
    <w:rsid w:val="004C7A00"/>
    <w:rsid w:val="004C7F90"/>
    <w:rsid w:val="004D137D"/>
    <w:rsid w:val="004D15FB"/>
    <w:rsid w:val="004D1BBF"/>
    <w:rsid w:val="004D2072"/>
    <w:rsid w:val="004D2776"/>
    <w:rsid w:val="004D27CE"/>
    <w:rsid w:val="004D2D82"/>
    <w:rsid w:val="004D2EF0"/>
    <w:rsid w:val="004D3113"/>
    <w:rsid w:val="004D3F0E"/>
    <w:rsid w:val="004D4198"/>
    <w:rsid w:val="004D4464"/>
    <w:rsid w:val="004D46ED"/>
    <w:rsid w:val="004D5075"/>
    <w:rsid w:val="004D55DA"/>
    <w:rsid w:val="004D6055"/>
    <w:rsid w:val="004D6531"/>
    <w:rsid w:val="004D6804"/>
    <w:rsid w:val="004D73D7"/>
    <w:rsid w:val="004D783E"/>
    <w:rsid w:val="004E018C"/>
    <w:rsid w:val="004E1407"/>
    <w:rsid w:val="004E1753"/>
    <w:rsid w:val="004E1E86"/>
    <w:rsid w:val="004E2E64"/>
    <w:rsid w:val="004E35EF"/>
    <w:rsid w:val="004E3E01"/>
    <w:rsid w:val="004E4C9C"/>
    <w:rsid w:val="004E4F64"/>
    <w:rsid w:val="004E4FA0"/>
    <w:rsid w:val="004E52BE"/>
    <w:rsid w:val="004E57DB"/>
    <w:rsid w:val="004E5A6F"/>
    <w:rsid w:val="004E7117"/>
    <w:rsid w:val="004E725A"/>
    <w:rsid w:val="004E77BE"/>
    <w:rsid w:val="004F036A"/>
    <w:rsid w:val="004F03BC"/>
    <w:rsid w:val="004F075E"/>
    <w:rsid w:val="004F0B0F"/>
    <w:rsid w:val="004F3475"/>
    <w:rsid w:val="004F3E50"/>
    <w:rsid w:val="004F412D"/>
    <w:rsid w:val="004F4362"/>
    <w:rsid w:val="004F44B8"/>
    <w:rsid w:val="004F55A7"/>
    <w:rsid w:val="004F5862"/>
    <w:rsid w:val="004F5D35"/>
    <w:rsid w:val="004F5F02"/>
    <w:rsid w:val="004F756B"/>
    <w:rsid w:val="004F7835"/>
    <w:rsid w:val="00500000"/>
    <w:rsid w:val="005007AE"/>
    <w:rsid w:val="00500F35"/>
    <w:rsid w:val="00502163"/>
    <w:rsid w:val="005022A6"/>
    <w:rsid w:val="005023C0"/>
    <w:rsid w:val="005024BD"/>
    <w:rsid w:val="00502AEB"/>
    <w:rsid w:val="00504064"/>
    <w:rsid w:val="0050439B"/>
    <w:rsid w:val="00504877"/>
    <w:rsid w:val="00504AF9"/>
    <w:rsid w:val="005054EF"/>
    <w:rsid w:val="00505877"/>
    <w:rsid w:val="00505F5D"/>
    <w:rsid w:val="0050684C"/>
    <w:rsid w:val="005068D4"/>
    <w:rsid w:val="00506E53"/>
    <w:rsid w:val="0050710A"/>
    <w:rsid w:val="005071EF"/>
    <w:rsid w:val="00507456"/>
    <w:rsid w:val="00507927"/>
    <w:rsid w:val="00507DA8"/>
    <w:rsid w:val="00507FEF"/>
    <w:rsid w:val="0051014E"/>
    <w:rsid w:val="00510E7D"/>
    <w:rsid w:val="005111C6"/>
    <w:rsid w:val="00511389"/>
    <w:rsid w:val="005117C9"/>
    <w:rsid w:val="005121F7"/>
    <w:rsid w:val="00512AE3"/>
    <w:rsid w:val="00512AE8"/>
    <w:rsid w:val="00512C00"/>
    <w:rsid w:val="00513072"/>
    <w:rsid w:val="005134C8"/>
    <w:rsid w:val="0051414A"/>
    <w:rsid w:val="00514770"/>
    <w:rsid w:val="00515466"/>
    <w:rsid w:val="00515561"/>
    <w:rsid w:val="00515581"/>
    <w:rsid w:val="005157C3"/>
    <w:rsid w:val="005164F5"/>
    <w:rsid w:val="0051665F"/>
    <w:rsid w:val="00516F14"/>
    <w:rsid w:val="005170C8"/>
    <w:rsid w:val="00517186"/>
    <w:rsid w:val="005172F3"/>
    <w:rsid w:val="00517A2D"/>
    <w:rsid w:val="00517CC2"/>
    <w:rsid w:val="0052011B"/>
    <w:rsid w:val="005203AC"/>
    <w:rsid w:val="005203CE"/>
    <w:rsid w:val="0052051A"/>
    <w:rsid w:val="00520618"/>
    <w:rsid w:val="00521AC9"/>
    <w:rsid w:val="00521FCF"/>
    <w:rsid w:val="00522399"/>
    <w:rsid w:val="005229CF"/>
    <w:rsid w:val="00522B15"/>
    <w:rsid w:val="00522B85"/>
    <w:rsid w:val="00523744"/>
    <w:rsid w:val="005238BB"/>
    <w:rsid w:val="00523F24"/>
    <w:rsid w:val="0052471E"/>
    <w:rsid w:val="00524EB6"/>
    <w:rsid w:val="005255BB"/>
    <w:rsid w:val="00525631"/>
    <w:rsid w:val="0052593C"/>
    <w:rsid w:val="005263CD"/>
    <w:rsid w:val="0052648C"/>
    <w:rsid w:val="005267C1"/>
    <w:rsid w:val="0052684D"/>
    <w:rsid w:val="005270D9"/>
    <w:rsid w:val="0053060B"/>
    <w:rsid w:val="00530725"/>
    <w:rsid w:val="005308A1"/>
    <w:rsid w:val="00530A08"/>
    <w:rsid w:val="00530BF9"/>
    <w:rsid w:val="00530ECD"/>
    <w:rsid w:val="00530F2F"/>
    <w:rsid w:val="005313F6"/>
    <w:rsid w:val="005323E2"/>
    <w:rsid w:val="005328F3"/>
    <w:rsid w:val="00532B6A"/>
    <w:rsid w:val="005339B5"/>
    <w:rsid w:val="00533F5F"/>
    <w:rsid w:val="00533FF7"/>
    <w:rsid w:val="00534659"/>
    <w:rsid w:val="005346EC"/>
    <w:rsid w:val="00534AA8"/>
    <w:rsid w:val="00535496"/>
    <w:rsid w:val="00535B96"/>
    <w:rsid w:val="00536591"/>
    <w:rsid w:val="0053661C"/>
    <w:rsid w:val="005366C2"/>
    <w:rsid w:val="005367AF"/>
    <w:rsid w:val="00537243"/>
    <w:rsid w:val="0053732C"/>
    <w:rsid w:val="00537935"/>
    <w:rsid w:val="00540C10"/>
    <w:rsid w:val="00540DC1"/>
    <w:rsid w:val="0054138E"/>
    <w:rsid w:val="005417A2"/>
    <w:rsid w:val="00542905"/>
    <w:rsid w:val="00542A92"/>
    <w:rsid w:val="00542F16"/>
    <w:rsid w:val="00542F96"/>
    <w:rsid w:val="00542FDB"/>
    <w:rsid w:val="0054339B"/>
    <w:rsid w:val="00543796"/>
    <w:rsid w:val="00543BAF"/>
    <w:rsid w:val="00543DBB"/>
    <w:rsid w:val="00544546"/>
    <w:rsid w:val="00544646"/>
    <w:rsid w:val="00544DA5"/>
    <w:rsid w:val="0054582E"/>
    <w:rsid w:val="00545C1E"/>
    <w:rsid w:val="00546B3D"/>
    <w:rsid w:val="005479A6"/>
    <w:rsid w:val="00547A6B"/>
    <w:rsid w:val="00547B73"/>
    <w:rsid w:val="00547CB4"/>
    <w:rsid w:val="00550268"/>
    <w:rsid w:val="00550C1E"/>
    <w:rsid w:val="00550DA7"/>
    <w:rsid w:val="0055124F"/>
    <w:rsid w:val="00551325"/>
    <w:rsid w:val="00552298"/>
    <w:rsid w:val="00552582"/>
    <w:rsid w:val="005525AE"/>
    <w:rsid w:val="0055281C"/>
    <w:rsid w:val="005539DA"/>
    <w:rsid w:val="00553A66"/>
    <w:rsid w:val="00553F63"/>
    <w:rsid w:val="00554253"/>
    <w:rsid w:val="00554CB1"/>
    <w:rsid w:val="005558B3"/>
    <w:rsid w:val="00555991"/>
    <w:rsid w:val="00555B7D"/>
    <w:rsid w:val="005561C3"/>
    <w:rsid w:val="00556BEB"/>
    <w:rsid w:val="00556D48"/>
    <w:rsid w:val="00556E7C"/>
    <w:rsid w:val="0055793C"/>
    <w:rsid w:val="00557DA1"/>
    <w:rsid w:val="00557F29"/>
    <w:rsid w:val="005604DD"/>
    <w:rsid w:val="005608C7"/>
    <w:rsid w:val="00560C9A"/>
    <w:rsid w:val="00561335"/>
    <w:rsid w:val="005615F5"/>
    <w:rsid w:val="00562127"/>
    <w:rsid w:val="0056251B"/>
    <w:rsid w:val="00562605"/>
    <w:rsid w:val="0056358A"/>
    <w:rsid w:val="005638F0"/>
    <w:rsid w:val="005640AA"/>
    <w:rsid w:val="005648B1"/>
    <w:rsid w:val="00565943"/>
    <w:rsid w:val="00565E1B"/>
    <w:rsid w:val="005660CA"/>
    <w:rsid w:val="00566215"/>
    <w:rsid w:val="005667CB"/>
    <w:rsid w:val="00566A7D"/>
    <w:rsid w:val="00566E67"/>
    <w:rsid w:val="005674A5"/>
    <w:rsid w:val="00570462"/>
    <w:rsid w:val="00570663"/>
    <w:rsid w:val="00570DAA"/>
    <w:rsid w:val="00570E61"/>
    <w:rsid w:val="00571E77"/>
    <w:rsid w:val="0057220C"/>
    <w:rsid w:val="00572975"/>
    <w:rsid w:val="00572D26"/>
    <w:rsid w:val="00573509"/>
    <w:rsid w:val="00573579"/>
    <w:rsid w:val="0057357E"/>
    <w:rsid w:val="00573AF4"/>
    <w:rsid w:val="00574685"/>
    <w:rsid w:val="00574792"/>
    <w:rsid w:val="005750FF"/>
    <w:rsid w:val="0057556C"/>
    <w:rsid w:val="0057729B"/>
    <w:rsid w:val="005773DB"/>
    <w:rsid w:val="00577534"/>
    <w:rsid w:val="00577575"/>
    <w:rsid w:val="005775B0"/>
    <w:rsid w:val="00577AF2"/>
    <w:rsid w:val="00577D8F"/>
    <w:rsid w:val="00577FD1"/>
    <w:rsid w:val="00580225"/>
    <w:rsid w:val="00580E4A"/>
    <w:rsid w:val="00580E90"/>
    <w:rsid w:val="0058122B"/>
    <w:rsid w:val="0058129E"/>
    <w:rsid w:val="00582469"/>
    <w:rsid w:val="00582A1F"/>
    <w:rsid w:val="005837C3"/>
    <w:rsid w:val="00583809"/>
    <w:rsid w:val="00583906"/>
    <w:rsid w:val="00583FCC"/>
    <w:rsid w:val="00584870"/>
    <w:rsid w:val="00584B2B"/>
    <w:rsid w:val="00584BC9"/>
    <w:rsid w:val="00584E3F"/>
    <w:rsid w:val="00585D32"/>
    <w:rsid w:val="00585E18"/>
    <w:rsid w:val="005872EF"/>
    <w:rsid w:val="00587CFE"/>
    <w:rsid w:val="005901CA"/>
    <w:rsid w:val="00590478"/>
    <w:rsid w:val="00590516"/>
    <w:rsid w:val="00590A98"/>
    <w:rsid w:val="00591749"/>
    <w:rsid w:val="00591FD6"/>
    <w:rsid w:val="005922BC"/>
    <w:rsid w:val="005928BF"/>
    <w:rsid w:val="00592E7C"/>
    <w:rsid w:val="00592FDC"/>
    <w:rsid w:val="00593681"/>
    <w:rsid w:val="005940AF"/>
    <w:rsid w:val="00594640"/>
    <w:rsid w:val="00594F2A"/>
    <w:rsid w:val="00595085"/>
    <w:rsid w:val="0059555B"/>
    <w:rsid w:val="00595675"/>
    <w:rsid w:val="00596264"/>
    <w:rsid w:val="0059661C"/>
    <w:rsid w:val="005969C9"/>
    <w:rsid w:val="00597077"/>
    <w:rsid w:val="00597992"/>
    <w:rsid w:val="005A0D9A"/>
    <w:rsid w:val="005A25B2"/>
    <w:rsid w:val="005A2DC9"/>
    <w:rsid w:val="005A2FAC"/>
    <w:rsid w:val="005A34EC"/>
    <w:rsid w:val="005A3D5B"/>
    <w:rsid w:val="005A52A3"/>
    <w:rsid w:val="005A57D5"/>
    <w:rsid w:val="005A5818"/>
    <w:rsid w:val="005A61D5"/>
    <w:rsid w:val="005A6A6A"/>
    <w:rsid w:val="005A6C3C"/>
    <w:rsid w:val="005A6CD3"/>
    <w:rsid w:val="005A7D07"/>
    <w:rsid w:val="005B045A"/>
    <w:rsid w:val="005B0BE3"/>
    <w:rsid w:val="005B0CB8"/>
    <w:rsid w:val="005B0E1F"/>
    <w:rsid w:val="005B16DB"/>
    <w:rsid w:val="005B16ED"/>
    <w:rsid w:val="005B1D6C"/>
    <w:rsid w:val="005B1EAA"/>
    <w:rsid w:val="005B31CE"/>
    <w:rsid w:val="005B39F9"/>
    <w:rsid w:val="005B3F12"/>
    <w:rsid w:val="005B3F97"/>
    <w:rsid w:val="005B4744"/>
    <w:rsid w:val="005B5553"/>
    <w:rsid w:val="005B571A"/>
    <w:rsid w:val="005B5742"/>
    <w:rsid w:val="005B59E8"/>
    <w:rsid w:val="005B5AD1"/>
    <w:rsid w:val="005B602B"/>
    <w:rsid w:val="005B6408"/>
    <w:rsid w:val="005B6423"/>
    <w:rsid w:val="005B7910"/>
    <w:rsid w:val="005B7C3E"/>
    <w:rsid w:val="005B7DF2"/>
    <w:rsid w:val="005C0A68"/>
    <w:rsid w:val="005C0E3B"/>
    <w:rsid w:val="005C1319"/>
    <w:rsid w:val="005C18DC"/>
    <w:rsid w:val="005C1C17"/>
    <w:rsid w:val="005C23FB"/>
    <w:rsid w:val="005C2CD8"/>
    <w:rsid w:val="005C38B7"/>
    <w:rsid w:val="005C3F49"/>
    <w:rsid w:val="005C40DF"/>
    <w:rsid w:val="005C4A8C"/>
    <w:rsid w:val="005C52C7"/>
    <w:rsid w:val="005C5770"/>
    <w:rsid w:val="005C6024"/>
    <w:rsid w:val="005C6047"/>
    <w:rsid w:val="005C62C4"/>
    <w:rsid w:val="005C665F"/>
    <w:rsid w:val="005C666C"/>
    <w:rsid w:val="005C76F4"/>
    <w:rsid w:val="005C7B64"/>
    <w:rsid w:val="005C7DF5"/>
    <w:rsid w:val="005D051C"/>
    <w:rsid w:val="005D0583"/>
    <w:rsid w:val="005D0CD6"/>
    <w:rsid w:val="005D0FD7"/>
    <w:rsid w:val="005D10A7"/>
    <w:rsid w:val="005D11F7"/>
    <w:rsid w:val="005D1515"/>
    <w:rsid w:val="005D1726"/>
    <w:rsid w:val="005D1D5F"/>
    <w:rsid w:val="005D1F50"/>
    <w:rsid w:val="005D30C6"/>
    <w:rsid w:val="005D364D"/>
    <w:rsid w:val="005D3A45"/>
    <w:rsid w:val="005D3C8A"/>
    <w:rsid w:val="005D45D3"/>
    <w:rsid w:val="005D47BB"/>
    <w:rsid w:val="005D4D01"/>
    <w:rsid w:val="005D4DE6"/>
    <w:rsid w:val="005D56F7"/>
    <w:rsid w:val="005D59F9"/>
    <w:rsid w:val="005D5BDC"/>
    <w:rsid w:val="005D5F6B"/>
    <w:rsid w:val="005D63BB"/>
    <w:rsid w:val="005D6861"/>
    <w:rsid w:val="005D7012"/>
    <w:rsid w:val="005D74EF"/>
    <w:rsid w:val="005D758D"/>
    <w:rsid w:val="005D772C"/>
    <w:rsid w:val="005D799F"/>
    <w:rsid w:val="005D7A48"/>
    <w:rsid w:val="005D7AE4"/>
    <w:rsid w:val="005E0442"/>
    <w:rsid w:val="005E04E5"/>
    <w:rsid w:val="005E15E8"/>
    <w:rsid w:val="005E1C5A"/>
    <w:rsid w:val="005E264B"/>
    <w:rsid w:val="005E2EA3"/>
    <w:rsid w:val="005E31CA"/>
    <w:rsid w:val="005E32CF"/>
    <w:rsid w:val="005E3416"/>
    <w:rsid w:val="005E35F6"/>
    <w:rsid w:val="005E38BB"/>
    <w:rsid w:val="005E3E7A"/>
    <w:rsid w:val="005E41F9"/>
    <w:rsid w:val="005E496F"/>
    <w:rsid w:val="005E68E0"/>
    <w:rsid w:val="005E769E"/>
    <w:rsid w:val="005E7787"/>
    <w:rsid w:val="005E7D00"/>
    <w:rsid w:val="005F024C"/>
    <w:rsid w:val="005F046D"/>
    <w:rsid w:val="005F058A"/>
    <w:rsid w:val="005F0A59"/>
    <w:rsid w:val="005F0B74"/>
    <w:rsid w:val="005F0C25"/>
    <w:rsid w:val="005F0CBC"/>
    <w:rsid w:val="005F0D78"/>
    <w:rsid w:val="005F108A"/>
    <w:rsid w:val="005F20B7"/>
    <w:rsid w:val="005F20E8"/>
    <w:rsid w:val="005F2C18"/>
    <w:rsid w:val="005F3BF5"/>
    <w:rsid w:val="005F3CF3"/>
    <w:rsid w:val="005F51B6"/>
    <w:rsid w:val="005F5B6B"/>
    <w:rsid w:val="005F636B"/>
    <w:rsid w:val="005F6CA5"/>
    <w:rsid w:val="00600600"/>
    <w:rsid w:val="0060073F"/>
    <w:rsid w:val="00600782"/>
    <w:rsid w:val="00600EDD"/>
    <w:rsid w:val="006018F2"/>
    <w:rsid w:val="00601B6A"/>
    <w:rsid w:val="00602192"/>
    <w:rsid w:val="00603109"/>
    <w:rsid w:val="00603233"/>
    <w:rsid w:val="0060335B"/>
    <w:rsid w:val="0060395A"/>
    <w:rsid w:val="00604257"/>
    <w:rsid w:val="006044D4"/>
    <w:rsid w:val="00604964"/>
    <w:rsid w:val="006051C9"/>
    <w:rsid w:val="006057EF"/>
    <w:rsid w:val="006066DE"/>
    <w:rsid w:val="00606ED6"/>
    <w:rsid w:val="00606FE0"/>
    <w:rsid w:val="00607837"/>
    <w:rsid w:val="006078A7"/>
    <w:rsid w:val="0061027C"/>
    <w:rsid w:val="00610850"/>
    <w:rsid w:val="00610BBD"/>
    <w:rsid w:val="006114E9"/>
    <w:rsid w:val="00611B54"/>
    <w:rsid w:val="00611BE6"/>
    <w:rsid w:val="00611DB3"/>
    <w:rsid w:val="00611E6A"/>
    <w:rsid w:val="006122A4"/>
    <w:rsid w:val="00612EEF"/>
    <w:rsid w:val="00613219"/>
    <w:rsid w:val="00613503"/>
    <w:rsid w:val="00613832"/>
    <w:rsid w:val="006141F1"/>
    <w:rsid w:val="0061429C"/>
    <w:rsid w:val="00614ED5"/>
    <w:rsid w:val="00615053"/>
    <w:rsid w:val="0061519F"/>
    <w:rsid w:val="00615786"/>
    <w:rsid w:val="00615918"/>
    <w:rsid w:val="00615E5C"/>
    <w:rsid w:val="00615FEC"/>
    <w:rsid w:val="006164B2"/>
    <w:rsid w:val="006169CB"/>
    <w:rsid w:val="00616C78"/>
    <w:rsid w:val="00616DCF"/>
    <w:rsid w:val="0061750F"/>
    <w:rsid w:val="0061778A"/>
    <w:rsid w:val="00617841"/>
    <w:rsid w:val="006213C6"/>
    <w:rsid w:val="006217D2"/>
    <w:rsid w:val="00622949"/>
    <w:rsid w:val="00622993"/>
    <w:rsid w:val="006229F9"/>
    <w:rsid w:val="006231EC"/>
    <w:rsid w:val="0062322F"/>
    <w:rsid w:val="00623397"/>
    <w:rsid w:val="006235CF"/>
    <w:rsid w:val="006236AE"/>
    <w:rsid w:val="00623A51"/>
    <w:rsid w:val="00623D34"/>
    <w:rsid w:val="00623FEE"/>
    <w:rsid w:val="00624342"/>
    <w:rsid w:val="00624706"/>
    <w:rsid w:val="00624A4D"/>
    <w:rsid w:val="00624C5F"/>
    <w:rsid w:val="00624C8E"/>
    <w:rsid w:val="00624FC3"/>
    <w:rsid w:val="006254AF"/>
    <w:rsid w:val="0062611E"/>
    <w:rsid w:val="00626127"/>
    <w:rsid w:val="006268B9"/>
    <w:rsid w:val="00626C3D"/>
    <w:rsid w:val="006272B1"/>
    <w:rsid w:val="00627AD3"/>
    <w:rsid w:val="00627F8D"/>
    <w:rsid w:val="00627FD5"/>
    <w:rsid w:val="00630247"/>
    <w:rsid w:val="00630588"/>
    <w:rsid w:val="006307E3"/>
    <w:rsid w:val="00631328"/>
    <w:rsid w:val="00631FE9"/>
    <w:rsid w:val="006322E6"/>
    <w:rsid w:val="00632ABF"/>
    <w:rsid w:val="00633B92"/>
    <w:rsid w:val="00633BC5"/>
    <w:rsid w:val="006344F1"/>
    <w:rsid w:val="00634D1D"/>
    <w:rsid w:val="00634F3C"/>
    <w:rsid w:val="00635EFF"/>
    <w:rsid w:val="00636514"/>
    <w:rsid w:val="00636962"/>
    <w:rsid w:val="006373C2"/>
    <w:rsid w:val="00637D02"/>
    <w:rsid w:val="00640230"/>
    <w:rsid w:val="0064090F"/>
    <w:rsid w:val="0064145A"/>
    <w:rsid w:val="00641AB5"/>
    <w:rsid w:val="00641F38"/>
    <w:rsid w:val="006424B9"/>
    <w:rsid w:val="0064265E"/>
    <w:rsid w:val="006427E1"/>
    <w:rsid w:val="006430AE"/>
    <w:rsid w:val="0064315A"/>
    <w:rsid w:val="00644A9E"/>
    <w:rsid w:val="00644BC1"/>
    <w:rsid w:val="00645665"/>
    <w:rsid w:val="006459DE"/>
    <w:rsid w:val="00645BEC"/>
    <w:rsid w:val="006463FC"/>
    <w:rsid w:val="006464C9"/>
    <w:rsid w:val="00646E66"/>
    <w:rsid w:val="00647217"/>
    <w:rsid w:val="00647276"/>
    <w:rsid w:val="00647A2B"/>
    <w:rsid w:val="0065027A"/>
    <w:rsid w:val="0065065B"/>
    <w:rsid w:val="006508EF"/>
    <w:rsid w:val="00650BE1"/>
    <w:rsid w:val="00651845"/>
    <w:rsid w:val="0065272D"/>
    <w:rsid w:val="00652827"/>
    <w:rsid w:val="006529F2"/>
    <w:rsid w:val="00652BE7"/>
    <w:rsid w:val="00653B36"/>
    <w:rsid w:val="00653EE1"/>
    <w:rsid w:val="0065405A"/>
    <w:rsid w:val="00654132"/>
    <w:rsid w:val="00654BDA"/>
    <w:rsid w:val="006550E4"/>
    <w:rsid w:val="00656385"/>
    <w:rsid w:val="00656873"/>
    <w:rsid w:val="00657288"/>
    <w:rsid w:val="0065728E"/>
    <w:rsid w:val="00657872"/>
    <w:rsid w:val="00657C95"/>
    <w:rsid w:val="00657D0C"/>
    <w:rsid w:val="00657D76"/>
    <w:rsid w:val="006603C8"/>
    <w:rsid w:val="00660703"/>
    <w:rsid w:val="006607F6"/>
    <w:rsid w:val="00660F5F"/>
    <w:rsid w:val="0066129E"/>
    <w:rsid w:val="0066164A"/>
    <w:rsid w:val="00661E74"/>
    <w:rsid w:val="006621B0"/>
    <w:rsid w:val="006624BD"/>
    <w:rsid w:val="006624E3"/>
    <w:rsid w:val="0066280C"/>
    <w:rsid w:val="00663284"/>
    <w:rsid w:val="0066366B"/>
    <w:rsid w:val="006636E1"/>
    <w:rsid w:val="00663720"/>
    <w:rsid w:val="00663A0D"/>
    <w:rsid w:val="006645B1"/>
    <w:rsid w:val="00666183"/>
    <w:rsid w:val="0067050D"/>
    <w:rsid w:val="00670AB4"/>
    <w:rsid w:val="00670B72"/>
    <w:rsid w:val="00670EDE"/>
    <w:rsid w:val="00671764"/>
    <w:rsid w:val="00671A87"/>
    <w:rsid w:val="00671EC3"/>
    <w:rsid w:val="00672475"/>
    <w:rsid w:val="0067298D"/>
    <w:rsid w:val="00673AE1"/>
    <w:rsid w:val="00673B03"/>
    <w:rsid w:val="006747E1"/>
    <w:rsid w:val="0067486C"/>
    <w:rsid w:val="00675269"/>
    <w:rsid w:val="006757D1"/>
    <w:rsid w:val="00675881"/>
    <w:rsid w:val="00675A6B"/>
    <w:rsid w:val="00675C8F"/>
    <w:rsid w:val="00676004"/>
    <w:rsid w:val="00676635"/>
    <w:rsid w:val="006766A2"/>
    <w:rsid w:val="00677AB4"/>
    <w:rsid w:val="00677D85"/>
    <w:rsid w:val="00677DB5"/>
    <w:rsid w:val="006805C7"/>
    <w:rsid w:val="00680AE1"/>
    <w:rsid w:val="00680D2A"/>
    <w:rsid w:val="006820EA"/>
    <w:rsid w:val="00682475"/>
    <w:rsid w:val="0068260E"/>
    <w:rsid w:val="006828BF"/>
    <w:rsid w:val="00682A2B"/>
    <w:rsid w:val="00683295"/>
    <w:rsid w:val="006832B0"/>
    <w:rsid w:val="00684327"/>
    <w:rsid w:val="00685538"/>
    <w:rsid w:val="00685ACB"/>
    <w:rsid w:val="00685C1C"/>
    <w:rsid w:val="00686102"/>
    <w:rsid w:val="0068645B"/>
    <w:rsid w:val="0068649E"/>
    <w:rsid w:val="0068740B"/>
    <w:rsid w:val="00687BE9"/>
    <w:rsid w:val="00687C0F"/>
    <w:rsid w:val="006902F4"/>
    <w:rsid w:val="006904FD"/>
    <w:rsid w:val="00690668"/>
    <w:rsid w:val="006906B3"/>
    <w:rsid w:val="006907EB"/>
    <w:rsid w:val="00690A7F"/>
    <w:rsid w:val="006912D6"/>
    <w:rsid w:val="00691328"/>
    <w:rsid w:val="00691438"/>
    <w:rsid w:val="00691820"/>
    <w:rsid w:val="00691CAC"/>
    <w:rsid w:val="00691D6B"/>
    <w:rsid w:val="00691E83"/>
    <w:rsid w:val="00691EA8"/>
    <w:rsid w:val="0069251E"/>
    <w:rsid w:val="00692945"/>
    <w:rsid w:val="00692EAB"/>
    <w:rsid w:val="0069359E"/>
    <w:rsid w:val="006938EB"/>
    <w:rsid w:val="00693E8E"/>
    <w:rsid w:val="0069409C"/>
    <w:rsid w:val="0069522F"/>
    <w:rsid w:val="00695299"/>
    <w:rsid w:val="00695AE6"/>
    <w:rsid w:val="00695B76"/>
    <w:rsid w:val="006960EC"/>
    <w:rsid w:val="006960EF"/>
    <w:rsid w:val="006964D3"/>
    <w:rsid w:val="00696A48"/>
    <w:rsid w:val="00696E40"/>
    <w:rsid w:val="00696F26"/>
    <w:rsid w:val="006971DA"/>
    <w:rsid w:val="00697B0B"/>
    <w:rsid w:val="00697CDE"/>
    <w:rsid w:val="006A093A"/>
    <w:rsid w:val="006A1209"/>
    <w:rsid w:val="006A1CFC"/>
    <w:rsid w:val="006A1EEA"/>
    <w:rsid w:val="006A241D"/>
    <w:rsid w:val="006A25B4"/>
    <w:rsid w:val="006A2F16"/>
    <w:rsid w:val="006A381A"/>
    <w:rsid w:val="006A6896"/>
    <w:rsid w:val="006A6B23"/>
    <w:rsid w:val="006A70F2"/>
    <w:rsid w:val="006A727D"/>
    <w:rsid w:val="006A7801"/>
    <w:rsid w:val="006A7BCC"/>
    <w:rsid w:val="006A7C95"/>
    <w:rsid w:val="006B0547"/>
    <w:rsid w:val="006B057D"/>
    <w:rsid w:val="006B0598"/>
    <w:rsid w:val="006B0AC9"/>
    <w:rsid w:val="006B110A"/>
    <w:rsid w:val="006B13B1"/>
    <w:rsid w:val="006B1F12"/>
    <w:rsid w:val="006B2873"/>
    <w:rsid w:val="006B28BB"/>
    <w:rsid w:val="006B2941"/>
    <w:rsid w:val="006B36A3"/>
    <w:rsid w:val="006B399A"/>
    <w:rsid w:val="006B3A12"/>
    <w:rsid w:val="006B4586"/>
    <w:rsid w:val="006B45F8"/>
    <w:rsid w:val="006B51AF"/>
    <w:rsid w:val="006B5A17"/>
    <w:rsid w:val="006B6B59"/>
    <w:rsid w:val="006B6E27"/>
    <w:rsid w:val="006B7D81"/>
    <w:rsid w:val="006B7EA0"/>
    <w:rsid w:val="006C02D1"/>
    <w:rsid w:val="006C06ED"/>
    <w:rsid w:val="006C09D9"/>
    <w:rsid w:val="006C128D"/>
    <w:rsid w:val="006C1DF9"/>
    <w:rsid w:val="006C2261"/>
    <w:rsid w:val="006C22C4"/>
    <w:rsid w:val="006C24CD"/>
    <w:rsid w:val="006C267A"/>
    <w:rsid w:val="006C2E22"/>
    <w:rsid w:val="006C305C"/>
    <w:rsid w:val="006C409C"/>
    <w:rsid w:val="006C42A6"/>
    <w:rsid w:val="006C4C5E"/>
    <w:rsid w:val="006C4D7E"/>
    <w:rsid w:val="006C55D4"/>
    <w:rsid w:val="006C5AA2"/>
    <w:rsid w:val="006C5F2E"/>
    <w:rsid w:val="006C65A6"/>
    <w:rsid w:val="006C6B06"/>
    <w:rsid w:val="006C701B"/>
    <w:rsid w:val="006C74E7"/>
    <w:rsid w:val="006C7EAC"/>
    <w:rsid w:val="006D06BA"/>
    <w:rsid w:val="006D0E0C"/>
    <w:rsid w:val="006D1A1D"/>
    <w:rsid w:val="006D2695"/>
    <w:rsid w:val="006D2CB8"/>
    <w:rsid w:val="006D30C4"/>
    <w:rsid w:val="006D3764"/>
    <w:rsid w:val="006D3A60"/>
    <w:rsid w:val="006D3B25"/>
    <w:rsid w:val="006D3D1F"/>
    <w:rsid w:val="006D40C1"/>
    <w:rsid w:val="006D4108"/>
    <w:rsid w:val="006D4123"/>
    <w:rsid w:val="006D448C"/>
    <w:rsid w:val="006D45E1"/>
    <w:rsid w:val="006D518C"/>
    <w:rsid w:val="006D5707"/>
    <w:rsid w:val="006D62CC"/>
    <w:rsid w:val="006D62DE"/>
    <w:rsid w:val="006D68F5"/>
    <w:rsid w:val="006D6FB3"/>
    <w:rsid w:val="006D7075"/>
    <w:rsid w:val="006D72BC"/>
    <w:rsid w:val="006D7941"/>
    <w:rsid w:val="006E0292"/>
    <w:rsid w:val="006E071E"/>
    <w:rsid w:val="006E0EA3"/>
    <w:rsid w:val="006E134A"/>
    <w:rsid w:val="006E2284"/>
    <w:rsid w:val="006E2E2B"/>
    <w:rsid w:val="006E2E41"/>
    <w:rsid w:val="006E310E"/>
    <w:rsid w:val="006E34A8"/>
    <w:rsid w:val="006E35F3"/>
    <w:rsid w:val="006E3EF1"/>
    <w:rsid w:val="006E4024"/>
    <w:rsid w:val="006E47BE"/>
    <w:rsid w:val="006E4CEF"/>
    <w:rsid w:val="006E59D8"/>
    <w:rsid w:val="006E5FCC"/>
    <w:rsid w:val="006E6108"/>
    <w:rsid w:val="006E6E2D"/>
    <w:rsid w:val="006E7B72"/>
    <w:rsid w:val="006E7DF3"/>
    <w:rsid w:val="006F009B"/>
    <w:rsid w:val="006F1186"/>
    <w:rsid w:val="006F12C3"/>
    <w:rsid w:val="006F14A9"/>
    <w:rsid w:val="006F1756"/>
    <w:rsid w:val="006F17E3"/>
    <w:rsid w:val="006F22B5"/>
    <w:rsid w:val="006F3534"/>
    <w:rsid w:val="006F4553"/>
    <w:rsid w:val="006F460E"/>
    <w:rsid w:val="006F534B"/>
    <w:rsid w:val="006F5D24"/>
    <w:rsid w:val="006F6022"/>
    <w:rsid w:val="006F65CD"/>
    <w:rsid w:val="006F6DFA"/>
    <w:rsid w:val="006F7567"/>
    <w:rsid w:val="006F7A17"/>
    <w:rsid w:val="007011E9"/>
    <w:rsid w:val="0070251E"/>
    <w:rsid w:val="00702560"/>
    <w:rsid w:val="00702A23"/>
    <w:rsid w:val="00702BFA"/>
    <w:rsid w:val="00702FBB"/>
    <w:rsid w:val="00703CE7"/>
    <w:rsid w:val="0070436D"/>
    <w:rsid w:val="00704ACC"/>
    <w:rsid w:val="007053AA"/>
    <w:rsid w:val="00705590"/>
    <w:rsid w:val="00705C83"/>
    <w:rsid w:val="00705EE7"/>
    <w:rsid w:val="00705FC5"/>
    <w:rsid w:val="00706EF5"/>
    <w:rsid w:val="0070749F"/>
    <w:rsid w:val="007100AF"/>
    <w:rsid w:val="00710A3C"/>
    <w:rsid w:val="007118E9"/>
    <w:rsid w:val="007118F3"/>
    <w:rsid w:val="00711BC1"/>
    <w:rsid w:val="00712B72"/>
    <w:rsid w:val="00712C21"/>
    <w:rsid w:val="00713375"/>
    <w:rsid w:val="00713914"/>
    <w:rsid w:val="007144E1"/>
    <w:rsid w:val="0071466E"/>
    <w:rsid w:val="0071491A"/>
    <w:rsid w:val="00715139"/>
    <w:rsid w:val="007152C6"/>
    <w:rsid w:val="00715CC5"/>
    <w:rsid w:val="00716B0E"/>
    <w:rsid w:val="00717C37"/>
    <w:rsid w:val="007212A5"/>
    <w:rsid w:val="007215F7"/>
    <w:rsid w:val="00721A3B"/>
    <w:rsid w:val="00721FF4"/>
    <w:rsid w:val="00723079"/>
    <w:rsid w:val="007234BA"/>
    <w:rsid w:val="007236CF"/>
    <w:rsid w:val="00723B99"/>
    <w:rsid w:val="007240D5"/>
    <w:rsid w:val="0072430E"/>
    <w:rsid w:val="00724CE4"/>
    <w:rsid w:val="007256D5"/>
    <w:rsid w:val="007258CC"/>
    <w:rsid w:val="00725DA3"/>
    <w:rsid w:val="007269E6"/>
    <w:rsid w:val="00727025"/>
    <w:rsid w:val="0072716D"/>
    <w:rsid w:val="007272EC"/>
    <w:rsid w:val="007277DA"/>
    <w:rsid w:val="00727B1C"/>
    <w:rsid w:val="00727E79"/>
    <w:rsid w:val="007304A6"/>
    <w:rsid w:val="0073078F"/>
    <w:rsid w:val="00730A7F"/>
    <w:rsid w:val="00731165"/>
    <w:rsid w:val="00731BAB"/>
    <w:rsid w:val="00731E3B"/>
    <w:rsid w:val="00731F14"/>
    <w:rsid w:val="00732368"/>
    <w:rsid w:val="007325C1"/>
    <w:rsid w:val="00732B92"/>
    <w:rsid w:val="00732E4C"/>
    <w:rsid w:val="00733337"/>
    <w:rsid w:val="0073350A"/>
    <w:rsid w:val="00733657"/>
    <w:rsid w:val="00733A76"/>
    <w:rsid w:val="00733C63"/>
    <w:rsid w:val="007341F7"/>
    <w:rsid w:val="00734484"/>
    <w:rsid w:val="00734600"/>
    <w:rsid w:val="007355D6"/>
    <w:rsid w:val="00735E67"/>
    <w:rsid w:val="00736448"/>
    <w:rsid w:val="00736606"/>
    <w:rsid w:val="00736C23"/>
    <w:rsid w:val="00736DF7"/>
    <w:rsid w:val="00737734"/>
    <w:rsid w:val="00737A96"/>
    <w:rsid w:val="00737CC3"/>
    <w:rsid w:val="00737F40"/>
    <w:rsid w:val="00740089"/>
    <w:rsid w:val="00740AC7"/>
    <w:rsid w:val="00740C27"/>
    <w:rsid w:val="00741271"/>
    <w:rsid w:val="00741583"/>
    <w:rsid w:val="007416A2"/>
    <w:rsid w:val="00742520"/>
    <w:rsid w:val="00742FE8"/>
    <w:rsid w:val="00743258"/>
    <w:rsid w:val="00743E65"/>
    <w:rsid w:val="00744272"/>
    <w:rsid w:val="007442A4"/>
    <w:rsid w:val="00744829"/>
    <w:rsid w:val="0074552D"/>
    <w:rsid w:val="00745854"/>
    <w:rsid w:val="00745B98"/>
    <w:rsid w:val="00745D7C"/>
    <w:rsid w:val="0074682B"/>
    <w:rsid w:val="00746937"/>
    <w:rsid w:val="007471C5"/>
    <w:rsid w:val="00750003"/>
    <w:rsid w:val="0075098C"/>
    <w:rsid w:val="00750E09"/>
    <w:rsid w:val="007521F3"/>
    <w:rsid w:val="007529DA"/>
    <w:rsid w:val="00752A99"/>
    <w:rsid w:val="00752D13"/>
    <w:rsid w:val="0075312D"/>
    <w:rsid w:val="00753D56"/>
    <w:rsid w:val="00754E8C"/>
    <w:rsid w:val="00754F7E"/>
    <w:rsid w:val="00755219"/>
    <w:rsid w:val="00755A9C"/>
    <w:rsid w:val="00756239"/>
    <w:rsid w:val="00756841"/>
    <w:rsid w:val="00756B8F"/>
    <w:rsid w:val="00756BB3"/>
    <w:rsid w:val="00756D46"/>
    <w:rsid w:val="007572BE"/>
    <w:rsid w:val="00757522"/>
    <w:rsid w:val="007579E8"/>
    <w:rsid w:val="00757A09"/>
    <w:rsid w:val="00760003"/>
    <w:rsid w:val="0076019B"/>
    <w:rsid w:val="00760A0B"/>
    <w:rsid w:val="00760A26"/>
    <w:rsid w:val="00761068"/>
    <w:rsid w:val="00762B60"/>
    <w:rsid w:val="00762BE8"/>
    <w:rsid w:val="00762DE4"/>
    <w:rsid w:val="007631BF"/>
    <w:rsid w:val="007633F3"/>
    <w:rsid w:val="00763E32"/>
    <w:rsid w:val="007643D3"/>
    <w:rsid w:val="007649B9"/>
    <w:rsid w:val="00764B75"/>
    <w:rsid w:val="00764E3D"/>
    <w:rsid w:val="00765348"/>
    <w:rsid w:val="007658EA"/>
    <w:rsid w:val="00765BCB"/>
    <w:rsid w:val="00765CEC"/>
    <w:rsid w:val="0076610C"/>
    <w:rsid w:val="00766B87"/>
    <w:rsid w:val="00767066"/>
    <w:rsid w:val="007676DC"/>
    <w:rsid w:val="00767A3E"/>
    <w:rsid w:val="00767EE0"/>
    <w:rsid w:val="007701E1"/>
    <w:rsid w:val="007705D7"/>
    <w:rsid w:val="007707A8"/>
    <w:rsid w:val="007707E7"/>
    <w:rsid w:val="007707FA"/>
    <w:rsid w:val="00770933"/>
    <w:rsid w:val="00770C8B"/>
    <w:rsid w:val="00770DC2"/>
    <w:rsid w:val="00770EB7"/>
    <w:rsid w:val="0077129D"/>
    <w:rsid w:val="007715A7"/>
    <w:rsid w:val="00771DBE"/>
    <w:rsid w:val="007721C6"/>
    <w:rsid w:val="007727B4"/>
    <w:rsid w:val="00772A79"/>
    <w:rsid w:val="007730EC"/>
    <w:rsid w:val="00773707"/>
    <w:rsid w:val="007739C1"/>
    <w:rsid w:val="00774228"/>
    <w:rsid w:val="007742CD"/>
    <w:rsid w:val="00774470"/>
    <w:rsid w:val="00774977"/>
    <w:rsid w:val="00774B50"/>
    <w:rsid w:val="00775397"/>
    <w:rsid w:val="00776A6A"/>
    <w:rsid w:val="00776FC2"/>
    <w:rsid w:val="00780014"/>
    <w:rsid w:val="00780087"/>
    <w:rsid w:val="0078068C"/>
    <w:rsid w:val="00780A22"/>
    <w:rsid w:val="00780AE5"/>
    <w:rsid w:val="0078202E"/>
    <w:rsid w:val="00783218"/>
    <w:rsid w:val="00783905"/>
    <w:rsid w:val="0078428E"/>
    <w:rsid w:val="00784308"/>
    <w:rsid w:val="007848D7"/>
    <w:rsid w:val="00784B52"/>
    <w:rsid w:val="007851B4"/>
    <w:rsid w:val="0078558A"/>
    <w:rsid w:val="007855DC"/>
    <w:rsid w:val="00785948"/>
    <w:rsid w:val="00785F27"/>
    <w:rsid w:val="00786A60"/>
    <w:rsid w:val="00786A9A"/>
    <w:rsid w:val="00786C06"/>
    <w:rsid w:val="007872C6"/>
    <w:rsid w:val="00787431"/>
    <w:rsid w:val="0078771E"/>
    <w:rsid w:val="00787779"/>
    <w:rsid w:val="00787ECB"/>
    <w:rsid w:val="00790861"/>
    <w:rsid w:val="00790A42"/>
    <w:rsid w:val="00790B9B"/>
    <w:rsid w:val="007912B8"/>
    <w:rsid w:val="00791F16"/>
    <w:rsid w:val="00791FA5"/>
    <w:rsid w:val="00792410"/>
    <w:rsid w:val="00792870"/>
    <w:rsid w:val="00792F7D"/>
    <w:rsid w:val="00793073"/>
    <w:rsid w:val="0079379B"/>
    <w:rsid w:val="00793AF5"/>
    <w:rsid w:val="0079442F"/>
    <w:rsid w:val="00794C1A"/>
    <w:rsid w:val="007950FE"/>
    <w:rsid w:val="00795A0F"/>
    <w:rsid w:val="007971CB"/>
    <w:rsid w:val="00797B50"/>
    <w:rsid w:val="00797BA9"/>
    <w:rsid w:val="007A0252"/>
    <w:rsid w:val="007A0D93"/>
    <w:rsid w:val="007A16F7"/>
    <w:rsid w:val="007A1A26"/>
    <w:rsid w:val="007A1D63"/>
    <w:rsid w:val="007A1ECD"/>
    <w:rsid w:val="007A23ED"/>
    <w:rsid w:val="007A3277"/>
    <w:rsid w:val="007A3715"/>
    <w:rsid w:val="007A3A26"/>
    <w:rsid w:val="007A3B3A"/>
    <w:rsid w:val="007A5056"/>
    <w:rsid w:val="007A5AF8"/>
    <w:rsid w:val="007A5C7D"/>
    <w:rsid w:val="007A617E"/>
    <w:rsid w:val="007A67EA"/>
    <w:rsid w:val="007A6ABD"/>
    <w:rsid w:val="007A6AEE"/>
    <w:rsid w:val="007A6C16"/>
    <w:rsid w:val="007A709C"/>
    <w:rsid w:val="007A7473"/>
    <w:rsid w:val="007A76C5"/>
    <w:rsid w:val="007A7755"/>
    <w:rsid w:val="007A7AFA"/>
    <w:rsid w:val="007A7C1F"/>
    <w:rsid w:val="007A7E12"/>
    <w:rsid w:val="007A7FE9"/>
    <w:rsid w:val="007B0788"/>
    <w:rsid w:val="007B0A60"/>
    <w:rsid w:val="007B13EC"/>
    <w:rsid w:val="007B13FB"/>
    <w:rsid w:val="007B1BA5"/>
    <w:rsid w:val="007B1BB7"/>
    <w:rsid w:val="007B1D82"/>
    <w:rsid w:val="007B1E4C"/>
    <w:rsid w:val="007B2207"/>
    <w:rsid w:val="007B26C0"/>
    <w:rsid w:val="007B2A36"/>
    <w:rsid w:val="007B2B14"/>
    <w:rsid w:val="007B2EDB"/>
    <w:rsid w:val="007B3BD3"/>
    <w:rsid w:val="007B3ECD"/>
    <w:rsid w:val="007B4BCA"/>
    <w:rsid w:val="007B4FD6"/>
    <w:rsid w:val="007B5114"/>
    <w:rsid w:val="007B58E4"/>
    <w:rsid w:val="007B64C3"/>
    <w:rsid w:val="007B7404"/>
    <w:rsid w:val="007B781E"/>
    <w:rsid w:val="007B7EA5"/>
    <w:rsid w:val="007C02C9"/>
    <w:rsid w:val="007C0D5E"/>
    <w:rsid w:val="007C0F29"/>
    <w:rsid w:val="007C193C"/>
    <w:rsid w:val="007C19D5"/>
    <w:rsid w:val="007C1BE1"/>
    <w:rsid w:val="007C1D82"/>
    <w:rsid w:val="007C1EE7"/>
    <w:rsid w:val="007C23FA"/>
    <w:rsid w:val="007C2AC7"/>
    <w:rsid w:val="007C32D4"/>
    <w:rsid w:val="007C3388"/>
    <w:rsid w:val="007C356F"/>
    <w:rsid w:val="007C45AF"/>
    <w:rsid w:val="007C470A"/>
    <w:rsid w:val="007C5714"/>
    <w:rsid w:val="007C67CB"/>
    <w:rsid w:val="007C6A50"/>
    <w:rsid w:val="007C6B84"/>
    <w:rsid w:val="007C6FEE"/>
    <w:rsid w:val="007C7F5E"/>
    <w:rsid w:val="007D012E"/>
    <w:rsid w:val="007D02BE"/>
    <w:rsid w:val="007D091F"/>
    <w:rsid w:val="007D0DCA"/>
    <w:rsid w:val="007D1399"/>
    <w:rsid w:val="007D13ED"/>
    <w:rsid w:val="007D1503"/>
    <w:rsid w:val="007D1516"/>
    <w:rsid w:val="007D181A"/>
    <w:rsid w:val="007D1DC9"/>
    <w:rsid w:val="007D2E5A"/>
    <w:rsid w:val="007D3464"/>
    <w:rsid w:val="007D3F26"/>
    <w:rsid w:val="007D479F"/>
    <w:rsid w:val="007D48C3"/>
    <w:rsid w:val="007D4BBD"/>
    <w:rsid w:val="007D4FA3"/>
    <w:rsid w:val="007D538B"/>
    <w:rsid w:val="007D5421"/>
    <w:rsid w:val="007D5957"/>
    <w:rsid w:val="007D5B22"/>
    <w:rsid w:val="007D704C"/>
    <w:rsid w:val="007D71C3"/>
    <w:rsid w:val="007D7A1D"/>
    <w:rsid w:val="007D7E64"/>
    <w:rsid w:val="007D7FDD"/>
    <w:rsid w:val="007E01E3"/>
    <w:rsid w:val="007E06EA"/>
    <w:rsid w:val="007E0776"/>
    <w:rsid w:val="007E07EB"/>
    <w:rsid w:val="007E0C4A"/>
    <w:rsid w:val="007E0C6F"/>
    <w:rsid w:val="007E155D"/>
    <w:rsid w:val="007E1585"/>
    <w:rsid w:val="007E1BCC"/>
    <w:rsid w:val="007E1F70"/>
    <w:rsid w:val="007E2B57"/>
    <w:rsid w:val="007E36F8"/>
    <w:rsid w:val="007E383E"/>
    <w:rsid w:val="007E3C85"/>
    <w:rsid w:val="007E403E"/>
    <w:rsid w:val="007E4531"/>
    <w:rsid w:val="007E4EB4"/>
    <w:rsid w:val="007E541F"/>
    <w:rsid w:val="007E5516"/>
    <w:rsid w:val="007E57D3"/>
    <w:rsid w:val="007E684B"/>
    <w:rsid w:val="007E7611"/>
    <w:rsid w:val="007E773A"/>
    <w:rsid w:val="007F0430"/>
    <w:rsid w:val="007F055E"/>
    <w:rsid w:val="007F0957"/>
    <w:rsid w:val="007F0B56"/>
    <w:rsid w:val="007F12E6"/>
    <w:rsid w:val="007F1974"/>
    <w:rsid w:val="007F1AEF"/>
    <w:rsid w:val="007F1E0B"/>
    <w:rsid w:val="007F3AB0"/>
    <w:rsid w:val="007F3F10"/>
    <w:rsid w:val="007F44E2"/>
    <w:rsid w:val="007F47C9"/>
    <w:rsid w:val="007F4916"/>
    <w:rsid w:val="007F4E71"/>
    <w:rsid w:val="007F4F0D"/>
    <w:rsid w:val="007F512E"/>
    <w:rsid w:val="007F55DD"/>
    <w:rsid w:val="007F582C"/>
    <w:rsid w:val="007F648B"/>
    <w:rsid w:val="007F7329"/>
    <w:rsid w:val="007F73B0"/>
    <w:rsid w:val="007F7CDC"/>
    <w:rsid w:val="00800837"/>
    <w:rsid w:val="00800980"/>
    <w:rsid w:val="0080098E"/>
    <w:rsid w:val="00800D15"/>
    <w:rsid w:val="00800D37"/>
    <w:rsid w:val="008010A2"/>
    <w:rsid w:val="00801DDA"/>
    <w:rsid w:val="00801ECB"/>
    <w:rsid w:val="00802341"/>
    <w:rsid w:val="00802BC2"/>
    <w:rsid w:val="00803741"/>
    <w:rsid w:val="00803C7C"/>
    <w:rsid w:val="00803F08"/>
    <w:rsid w:val="0080471F"/>
    <w:rsid w:val="00804C54"/>
    <w:rsid w:val="00804DBC"/>
    <w:rsid w:val="00806D3F"/>
    <w:rsid w:val="00806E21"/>
    <w:rsid w:val="008076B5"/>
    <w:rsid w:val="00807CC5"/>
    <w:rsid w:val="008103CB"/>
    <w:rsid w:val="00810900"/>
    <w:rsid w:val="00810950"/>
    <w:rsid w:val="008109F4"/>
    <w:rsid w:val="00810B01"/>
    <w:rsid w:val="00810DE5"/>
    <w:rsid w:val="00811100"/>
    <w:rsid w:val="008111E2"/>
    <w:rsid w:val="0081151B"/>
    <w:rsid w:val="0081176D"/>
    <w:rsid w:val="008125E5"/>
    <w:rsid w:val="008127C0"/>
    <w:rsid w:val="00812FFE"/>
    <w:rsid w:val="0081323D"/>
    <w:rsid w:val="008134C2"/>
    <w:rsid w:val="00813EAE"/>
    <w:rsid w:val="00814C2F"/>
    <w:rsid w:val="00814EAA"/>
    <w:rsid w:val="008150FB"/>
    <w:rsid w:val="0081534E"/>
    <w:rsid w:val="008156BC"/>
    <w:rsid w:val="0081598D"/>
    <w:rsid w:val="00815CC2"/>
    <w:rsid w:val="00815E1C"/>
    <w:rsid w:val="00815FDD"/>
    <w:rsid w:val="008165AC"/>
    <w:rsid w:val="008166DB"/>
    <w:rsid w:val="0081683D"/>
    <w:rsid w:val="008169FA"/>
    <w:rsid w:val="00816D72"/>
    <w:rsid w:val="0081717E"/>
    <w:rsid w:val="0081718F"/>
    <w:rsid w:val="008172C6"/>
    <w:rsid w:val="00817303"/>
    <w:rsid w:val="008173B7"/>
    <w:rsid w:val="00817694"/>
    <w:rsid w:val="0081773D"/>
    <w:rsid w:val="008177D1"/>
    <w:rsid w:val="00817915"/>
    <w:rsid w:val="00817A8A"/>
    <w:rsid w:val="00820251"/>
    <w:rsid w:val="00821445"/>
    <w:rsid w:val="00821446"/>
    <w:rsid w:val="008219BF"/>
    <w:rsid w:val="00821CC5"/>
    <w:rsid w:val="00822CCD"/>
    <w:rsid w:val="008236E7"/>
    <w:rsid w:val="0082413C"/>
    <w:rsid w:val="00824154"/>
    <w:rsid w:val="00824485"/>
    <w:rsid w:val="0082456F"/>
    <w:rsid w:val="00825F1C"/>
    <w:rsid w:val="00825FD0"/>
    <w:rsid w:val="0082615A"/>
    <w:rsid w:val="0082615B"/>
    <w:rsid w:val="0082646E"/>
    <w:rsid w:val="00826775"/>
    <w:rsid w:val="0082693A"/>
    <w:rsid w:val="0082696F"/>
    <w:rsid w:val="00827C19"/>
    <w:rsid w:val="00830029"/>
    <w:rsid w:val="00830512"/>
    <w:rsid w:val="00830582"/>
    <w:rsid w:val="008309AD"/>
    <w:rsid w:val="008317CF"/>
    <w:rsid w:val="00832348"/>
    <w:rsid w:val="00832CCB"/>
    <w:rsid w:val="00833049"/>
    <w:rsid w:val="008333C3"/>
    <w:rsid w:val="008344B3"/>
    <w:rsid w:val="008344BA"/>
    <w:rsid w:val="00834530"/>
    <w:rsid w:val="00836145"/>
    <w:rsid w:val="0083677B"/>
    <w:rsid w:val="00836B7E"/>
    <w:rsid w:val="00837826"/>
    <w:rsid w:val="00837C58"/>
    <w:rsid w:val="00837DA8"/>
    <w:rsid w:val="00840097"/>
    <w:rsid w:val="008402C0"/>
    <w:rsid w:val="0084060D"/>
    <w:rsid w:val="00840704"/>
    <w:rsid w:val="008408BE"/>
    <w:rsid w:val="008408C7"/>
    <w:rsid w:val="00841896"/>
    <w:rsid w:val="00841A3E"/>
    <w:rsid w:val="00841B17"/>
    <w:rsid w:val="00841D28"/>
    <w:rsid w:val="00841E17"/>
    <w:rsid w:val="00842270"/>
    <w:rsid w:val="00842556"/>
    <w:rsid w:val="00842687"/>
    <w:rsid w:val="00842873"/>
    <w:rsid w:val="00845174"/>
    <w:rsid w:val="00845183"/>
    <w:rsid w:val="00845641"/>
    <w:rsid w:val="00846181"/>
    <w:rsid w:val="008471E7"/>
    <w:rsid w:val="00847813"/>
    <w:rsid w:val="00847D08"/>
    <w:rsid w:val="0085050D"/>
    <w:rsid w:val="0085098E"/>
    <w:rsid w:val="00850C45"/>
    <w:rsid w:val="00850C79"/>
    <w:rsid w:val="008514CA"/>
    <w:rsid w:val="00852258"/>
    <w:rsid w:val="00852F59"/>
    <w:rsid w:val="00853192"/>
    <w:rsid w:val="008538DF"/>
    <w:rsid w:val="00853BAB"/>
    <w:rsid w:val="008548AF"/>
    <w:rsid w:val="00854A29"/>
    <w:rsid w:val="0085582A"/>
    <w:rsid w:val="00855AC9"/>
    <w:rsid w:val="00855E9A"/>
    <w:rsid w:val="00856000"/>
    <w:rsid w:val="008565C7"/>
    <w:rsid w:val="00856F38"/>
    <w:rsid w:val="00857205"/>
    <w:rsid w:val="008575C7"/>
    <w:rsid w:val="00857829"/>
    <w:rsid w:val="00857FE5"/>
    <w:rsid w:val="008603BD"/>
    <w:rsid w:val="00860DDF"/>
    <w:rsid w:val="0086101E"/>
    <w:rsid w:val="00861199"/>
    <w:rsid w:val="00861583"/>
    <w:rsid w:val="00861C39"/>
    <w:rsid w:val="00861ED1"/>
    <w:rsid w:val="00861FD9"/>
    <w:rsid w:val="008620D3"/>
    <w:rsid w:val="00862233"/>
    <w:rsid w:val="008622A0"/>
    <w:rsid w:val="00862C98"/>
    <w:rsid w:val="00862D00"/>
    <w:rsid w:val="00862D7D"/>
    <w:rsid w:val="0086312D"/>
    <w:rsid w:val="00863857"/>
    <w:rsid w:val="00863962"/>
    <w:rsid w:val="0086483D"/>
    <w:rsid w:val="00864D2D"/>
    <w:rsid w:val="0086585E"/>
    <w:rsid w:val="00865C17"/>
    <w:rsid w:val="008661AC"/>
    <w:rsid w:val="00866563"/>
    <w:rsid w:val="00867063"/>
    <w:rsid w:val="008675C1"/>
    <w:rsid w:val="00867BFA"/>
    <w:rsid w:val="00870DE4"/>
    <w:rsid w:val="008738CE"/>
    <w:rsid w:val="008750A1"/>
    <w:rsid w:val="0087515B"/>
    <w:rsid w:val="00875AC2"/>
    <w:rsid w:val="00876862"/>
    <w:rsid w:val="00876F74"/>
    <w:rsid w:val="008778D0"/>
    <w:rsid w:val="00880500"/>
    <w:rsid w:val="00880896"/>
    <w:rsid w:val="008808BB"/>
    <w:rsid w:val="0088130C"/>
    <w:rsid w:val="00881653"/>
    <w:rsid w:val="008820E0"/>
    <w:rsid w:val="0088245D"/>
    <w:rsid w:val="00883B89"/>
    <w:rsid w:val="00884126"/>
    <w:rsid w:val="00885346"/>
    <w:rsid w:val="00885388"/>
    <w:rsid w:val="00885573"/>
    <w:rsid w:val="008858C5"/>
    <w:rsid w:val="00885C80"/>
    <w:rsid w:val="00885DF3"/>
    <w:rsid w:val="00885F8F"/>
    <w:rsid w:val="008866DD"/>
    <w:rsid w:val="00887801"/>
    <w:rsid w:val="00887F33"/>
    <w:rsid w:val="0089020D"/>
    <w:rsid w:val="0089043E"/>
    <w:rsid w:val="0089053F"/>
    <w:rsid w:val="00890EF1"/>
    <w:rsid w:val="0089116B"/>
    <w:rsid w:val="00891BBC"/>
    <w:rsid w:val="00891D60"/>
    <w:rsid w:val="00892146"/>
    <w:rsid w:val="008921F4"/>
    <w:rsid w:val="008922E7"/>
    <w:rsid w:val="0089230A"/>
    <w:rsid w:val="00892930"/>
    <w:rsid w:val="008937B9"/>
    <w:rsid w:val="00893B19"/>
    <w:rsid w:val="00893C84"/>
    <w:rsid w:val="00893C88"/>
    <w:rsid w:val="00894758"/>
    <w:rsid w:val="00894C2B"/>
    <w:rsid w:val="00894EFA"/>
    <w:rsid w:val="00894F32"/>
    <w:rsid w:val="00895006"/>
    <w:rsid w:val="00895814"/>
    <w:rsid w:val="00895A7B"/>
    <w:rsid w:val="00895F31"/>
    <w:rsid w:val="008960FA"/>
    <w:rsid w:val="00896B9F"/>
    <w:rsid w:val="0089723D"/>
    <w:rsid w:val="008978A2"/>
    <w:rsid w:val="00897BA6"/>
    <w:rsid w:val="00897E4D"/>
    <w:rsid w:val="008A1327"/>
    <w:rsid w:val="008A133E"/>
    <w:rsid w:val="008A15B1"/>
    <w:rsid w:val="008A1E78"/>
    <w:rsid w:val="008A206D"/>
    <w:rsid w:val="008A2AE2"/>
    <w:rsid w:val="008A3A26"/>
    <w:rsid w:val="008A3D15"/>
    <w:rsid w:val="008A4C21"/>
    <w:rsid w:val="008A4DE8"/>
    <w:rsid w:val="008A5179"/>
    <w:rsid w:val="008A5AA4"/>
    <w:rsid w:val="008A61DE"/>
    <w:rsid w:val="008A61E2"/>
    <w:rsid w:val="008A654F"/>
    <w:rsid w:val="008A68DB"/>
    <w:rsid w:val="008A6D44"/>
    <w:rsid w:val="008A704F"/>
    <w:rsid w:val="008A72EA"/>
    <w:rsid w:val="008B02C1"/>
    <w:rsid w:val="008B07F2"/>
    <w:rsid w:val="008B0DA5"/>
    <w:rsid w:val="008B0EE1"/>
    <w:rsid w:val="008B317C"/>
    <w:rsid w:val="008B3528"/>
    <w:rsid w:val="008B3B3A"/>
    <w:rsid w:val="008B59CC"/>
    <w:rsid w:val="008B5B71"/>
    <w:rsid w:val="008B5F4E"/>
    <w:rsid w:val="008B5F97"/>
    <w:rsid w:val="008B65F8"/>
    <w:rsid w:val="008B6D0D"/>
    <w:rsid w:val="008B727C"/>
    <w:rsid w:val="008B7364"/>
    <w:rsid w:val="008B739A"/>
    <w:rsid w:val="008B74A9"/>
    <w:rsid w:val="008B775C"/>
    <w:rsid w:val="008B7BB5"/>
    <w:rsid w:val="008C047E"/>
    <w:rsid w:val="008C1799"/>
    <w:rsid w:val="008C17DB"/>
    <w:rsid w:val="008C1962"/>
    <w:rsid w:val="008C1A33"/>
    <w:rsid w:val="008C3040"/>
    <w:rsid w:val="008C30C0"/>
    <w:rsid w:val="008C3F63"/>
    <w:rsid w:val="008C441B"/>
    <w:rsid w:val="008C4661"/>
    <w:rsid w:val="008C4714"/>
    <w:rsid w:val="008C47A2"/>
    <w:rsid w:val="008C47F4"/>
    <w:rsid w:val="008C502A"/>
    <w:rsid w:val="008C518F"/>
    <w:rsid w:val="008C5F8F"/>
    <w:rsid w:val="008C63D6"/>
    <w:rsid w:val="008C67AD"/>
    <w:rsid w:val="008C787F"/>
    <w:rsid w:val="008C78C3"/>
    <w:rsid w:val="008C7A73"/>
    <w:rsid w:val="008D074D"/>
    <w:rsid w:val="008D07CD"/>
    <w:rsid w:val="008D0C1E"/>
    <w:rsid w:val="008D0C80"/>
    <w:rsid w:val="008D14E7"/>
    <w:rsid w:val="008D1826"/>
    <w:rsid w:val="008D2ACC"/>
    <w:rsid w:val="008D3454"/>
    <w:rsid w:val="008D4FC4"/>
    <w:rsid w:val="008D56A3"/>
    <w:rsid w:val="008D594B"/>
    <w:rsid w:val="008D675A"/>
    <w:rsid w:val="008D686A"/>
    <w:rsid w:val="008D6925"/>
    <w:rsid w:val="008D70B4"/>
    <w:rsid w:val="008D7282"/>
    <w:rsid w:val="008D7370"/>
    <w:rsid w:val="008D795F"/>
    <w:rsid w:val="008D7C64"/>
    <w:rsid w:val="008D7F5E"/>
    <w:rsid w:val="008E0A11"/>
    <w:rsid w:val="008E0C87"/>
    <w:rsid w:val="008E0E58"/>
    <w:rsid w:val="008E1625"/>
    <w:rsid w:val="008E1C4E"/>
    <w:rsid w:val="008E1EE1"/>
    <w:rsid w:val="008E29E2"/>
    <w:rsid w:val="008E33E9"/>
    <w:rsid w:val="008E3E5D"/>
    <w:rsid w:val="008E4291"/>
    <w:rsid w:val="008E43FD"/>
    <w:rsid w:val="008E50C0"/>
    <w:rsid w:val="008E55B2"/>
    <w:rsid w:val="008E5AB6"/>
    <w:rsid w:val="008E60BF"/>
    <w:rsid w:val="008E61D3"/>
    <w:rsid w:val="008E7980"/>
    <w:rsid w:val="008E7F2C"/>
    <w:rsid w:val="008F0159"/>
    <w:rsid w:val="008F12CB"/>
    <w:rsid w:val="008F1582"/>
    <w:rsid w:val="008F168A"/>
    <w:rsid w:val="008F1C56"/>
    <w:rsid w:val="008F1C7B"/>
    <w:rsid w:val="008F1FE0"/>
    <w:rsid w:val="008F219A"/>
    <w:rsid w:val="008F27B9"/>
    <w:rsid w:val="008F3C12"/>
    <w:rsid w:val="008F41F4"/>
    <w:rsid w:val="008F441A"/>
    <w:rsid w:val="008F45C3"/>
    <w:rsid w:val="008F45EA"/>
    <w:rsid w:val="008F6136"/>
    <w:rsid w:val="008F6777"/>
    <w:rsid w:val="008F6AC4"/>
    <w:rsid w:val="008F6D02"/>
    <w:rsid w:val="008F6E7F"/>
    <w:rsid w:val="008F7776"/>
    <w:rsid w:val="009000FE"/>
    <w:rsid w:val="0090015A"/>
    <w:rsid w:val="009003A6"/>
    <w:rsid w:val="00900DF6"/>
    <w:rsid w:val="00901C15"/>
    <w:rsid w:val="00901CC0"/>
    <w:rsid w:val="00903347"/>
    <w:rsid w:val="0090349F"/>
    <w:rsid w:val="009037FD"/>
    <w:rsid w:val="00903B35"/>
    <w:rsid w:val="00903E0B"/>
    <w:rsid w:val="0090436B"/>
    <w:rsid w:val="009043DD"/>
    <w:rsid w:val="00904750"/>
    <w:rsid w:val="00905795"/>
    <w:rsid w:val="009058F6"/>
    <w:rsid w:val="00906028"/>
    <w:rsid w:val="0090617F"/>
    <w:rsid w:val="00907063"/>
    <w:rsid w:val="009072CB"/>
    <w:rsid w:val="00907C4D"/>
    <w:rsid w:val="00907FA8"/>
    <w:rsid w:val="00910163"/>
    <w:rsid w:val="009107F5"/>
    <w:rsid w:val="009113A7"/>
    <w:rsid w:val="00912E7C"/>
    <w:rsid w:val="009143FB"/>
    <w:rsid w:val="009146DA"/>
    <w:rsid w:val="0091485D"/>
    <w:rsid w:val="0091491F"/>
    <w:rsid w:val="0091528C"/>
    <w:rsid w:val="00915750"/>
    <w:rsid w:val="00915A27"/>
    <w:rsid w:val="00915AED"/>
    <w:rsid w:val="009168CC"/>
    <w:rsid w:val="00916938"/>
    <w:rsid w:val="009169B3"/>
    <w:rsid w:val="00917052"/>
    <w:rsid w:val="00917835"/>
    <w:rsid w:val="00917FEE"/>
    <w:rsid w:val="00920960"/>
    <w:rsid w:val="0092138D"/>
    <w:rsid w:val="0092183D"/>
    <w:rsid w:val="00921CE0"/>
    <w:rsid w:val="009224D1"/>
    <w:rsid w:val="0092268B"/>
    <w:rsid w:val="009226E7"/>
    <w:rsid w:val="00922FF6"/>
    <w:rsid w:val="00923725"/>
    <w:rsid w:val="009240DA"/>
    <w:rsid w:val="00924CE9"/>
    <w:rsid w:val="00924DD4"/>
    <w:rsid w:val="00924F70"/>
    <w:rsid w:val="00925A17"/>
    <w:rsid w:val="00925E63"/>
    <w:rsid w:val="00926026"/>
    <w:rsid w:val="009302A1"/>
    <w:rsid w:val="00930486"/>
    <w:rsid w:val="0093087E"/>
    <w:rsid w:val="00930ADA"/>
    <w:rsid w:val="00931054"/>
    <w:rsid w:val="009310F4"/>
    <w:rsid w:val="00931A4C"/>
    <w:rsid w:val="009323D1"/>
    <w:rsid w:val="009331B3"/>
    <w:rsid w:val="00933573"/>
    <w:rsid w:val="00934043"/>
    <w:rsid w:val="00934585"/>
    <w:rsid w:val="009355DC"/>
    <w:rsid w:val="0093579B"/>
    <w:rsid w:val="00935D67"/>
    <w:rsid w:val="00935E03"/>
    <w:rsid w:val="00936752"/>
    <w:rsid w:val="009367F6"/>
    <w:rsid w:val="0093683B"/>
    <w:rsid w:val="00936E5B"/>
    <w:rsid w:val="00936FE5"/>
    <w:rsid w:val="009409E1"/>
    <w:rsid w:val="00941090"/>
    <w:rsid w:val="0094187B"/>
    <w:rsid w:val="00941F00"/>
    <w:rsid w:val="00942792"/>
    <w:rsid w:val="00942D01"/>
    <w:rsid w:val="00942E10"/>
    <w:rsid w:val="00942EAA"/>
    <w:rsid w:val="009430E3"/>
    <w:rsid w:val="00943945"/>
    <w:rsid w:val="00944272"/>
    <w:rsid w:val="00944663"/>
    <w:rsid w:val="00944CA1"/>
    <w:rsid w:val="00944D91"/>
    <w:rsid w:val="00945548"/>
    <w:rsid w:val="00945BD5"/>
    <w:rsid w:val="00945FE5"/>
    <w:rsid w:val="009467D7"/>
    <w:rsid w:val="00947054"/>
    <w:rsid w:val="00947769"/>
    <w:rsid w:val="00947852"/>
    <w:rsid w:val="009504D7"/>
    <w:rsid w:val="009507F5"/>
    <w:rsid w:val="009508BE"/>
    <w:rsid w:val="00950947"/>
    <w:rsid w:val="00950CFD"/>
    <w:rsid w:val="009511F9"/>
    <w:rsid w:val="009534C8"/>
    <w:rsid w:val="0095392C"/>
    <w:rsid w:val="009541C3"/>
    <w:rsid w:val="0095454E"/>
    <w:rsid w:val="0095489A"/>
    <w:rsid w:val="00954FC8"/>
    <w:rsid w:val="00955FAE"/>
    <w:rsid w:val="00956654"/>
    <w:rsid w:val="00956817"/>
    <w:rsid w:val="009568AE"/>
    <w:rsid w:val="00956AE3"/>
    <w:rsid w:val="00957298"/>
    <w:rsid w:val="00957C96"/>
    <w:rsid w:val="00960A2F"/>
    <w:rsid w:val="00960AC6"/>
    <w:rsid w:val="00960C8D"/>
    <w:rsid w:val="009610A4"/>
    <w:rsid w:val="00961B6D"/>
    <w:rsid w:val="00961EC3"/>
    <w:rsid w:val="009626F7"/>
    <w:rsid w:val="00962A3E"/>
    <w:rsid w:val="00962F24"/>
    <w:rsid w:val="009632D0"/>
    <w:rsid w:val="00963480"/>
    <w:rsid w:val="009641B6"/>
    <w:rsid w:val="00964691"/>
    <w:rsid w:val="00964AD1"/>
    <w:rsid w:val="0096516C"/>
    <w:rsid w:val="00965930"/>
    <w:rsid w:val="00965CD0"/>
    <w:rsid w:val="00966528"/>
    <w:rsid w:val="009669B2"/>
    <w:rsid w:val="009675A0"/>
    <w:rsid w:val="00967991"/>
    <w:rsid w:val="009679C2"/>
    <w:rsid w:val="00967F55"/>
    <w:rsid w:val="009704AE"/>
    <w:rsid w:val="009709F5"/>
    <w:rsid w:val="00970FB1"/>
    <w:rsid w:val="009710F0"/>
    <w:rsid w:val="009712F7"/>
    <w:rsid w:val="0097142C"/>
    <w:rsid w:val="009716BC"/>
    <w:rsid w:val="00971874"/>
    <w:rsid w:val="00971AB7"/>
    <w:rsid w:val="00972C51"/>
    <w:rsid w:val="00973E2E"/>
    <w:rsid w:val="00974186"/>
    <w:rsid w:val="00974303"/>
    <w:rsid w:val="0097432F"/>
    <w:rsid w:val="00975847"/>
    <w:rsid w:val="00975870"/>
    <w:rsid w:val="009761AD"/>
    <w:rsid w:val="00976E61"/>
    <w:rsid w:val="00977728"/>
    <w:rsid w:val="00977D08"/>
    <w:rsid w:val="00980000"/>
    <w:rsid w:val="00980091"/>
    <w:rsid w:val="00980505"/>
    <w:rsid w:val="00981C1D"/>
    <w:rsid w:val="00982219"/>
    <w:rsid w:val="00982C7B"/>
    <w:rsid w:val="00982DE2"/>
    <w:rsid w:val="00982F08"/>
    <w:rsid w:val="0098324D"/>
    <w:rsid w:val="0098337E"/>
    <w:rsid w:val="00983673"/>
    <w:rsid w:val="0098368A"/>
    <w:rsid w:val="0098404C"/>
    <w:rsid w:val="009843D1"/>
    <w:rsid w:val="00984646"/>
    <w:rsid w:val="00984BF0"/>
    <w:rsid w:val="00984E2A"/>
    <w:rsid w:val="0098515E"/>
    <w:rsid w:val="00985B43"/>
    <w:rsid w:val="00985BF1"/>
    <w:rsid w:val="00985FA0"/>
    <w:rsid w:val="00985FCA"/>
    <w:rsid w:val="00985FDE"/>
    <w:rsid w:val="00986E0F"/>
    <w:rsid w:val="00987D2C"/>
    <w:rsid w:val="00991221"/>
    <w:rsid w:val="0099154A"/>
    <w:rsid w:val="00991DEC"/>
    <w:rsid w:val="009920D7"/>
    <w:rsid w:val="00993530"/>
    <w:rsid w:val="00993663"/>
    <w:rsid w:val="00993CEA"/>
    <w:rsid w:val="00994045"/>
    <w:rsid w:val="009944BB"/>
    <w:rsid w:val="00994587"/>
    <w:rsid w:val="00994C70"/>
    <w:rsid w:val="00994E36"/>
    <w:rsid w:val="00995079"/>
    <w:rsid w:val="009953F2"/>
    <w:rsid w:val="00995BAE"/>
    <w:rsid w:val="00995F87"/>
    <w:rsid w:val="00996F10"/>
    <w:rsid w:val="009971D4"/>
    <w:rsid w:val="00997C84"/>
    <w:rsid w:val="00997DB4"/>
    <w:rsid w:val="00997DE0"/>
    <w:rsid w:val="009A0711"/>
    <w:rsid w:val="009A1143"/>
    <w:rsid w:val="009A1DD9"/>
    <w:rsid w:val="009A1DE1"/>
    <w:rsid w:val="009A2780"/>
    <w:rsid w:val="009A2C60"/>
    <w:rsid w:val="009A3541"/>
    <w:rsid w:val="009A375F"/>
    <w:rsid w:val="009A37B9"/>
    <w:rsid w:val="009A4023"/>
    <w:rsid w:val="009A44C0"/>
    <w:rsid w:val="009A54C3"/>
    <w:rsid w:val="009A576D"/>
    <w:rsid w:val="009A5B23"/>
    <w:rsid w:val="009A72A3"/>
    <w:rsid w:val="009A7507"/>
    <w:rsid w:val="009A7519"/>
    <w:rsid w:val="009A7573"/>
    <w:rsid w:val="009A79BD"/>
    <w:rsid w:val="009B0411"/>
    <w:rsid w:val="009B04CF"/>
    <w:rsid w:val="009B0870"/>
    <w:rsid w:val="009B1209"/>
    <w:rsid w:val="009B1728"/>
    <w:rsid w:val="009B1D48"/>
    <w:rsid w:val="009B2E8B"/>
    <w:rsid w:val="009B3338"/>
    <w:rsid w:val="009B3613"/>
    <w:rsid w:val="009B3F94"/>
    <w:rsid w:val="009B4E96"/>
    <w:rsid w:val="009B5000"/>
    <w:rsid w:val="009B5FE6"/>
    <w:rsid w:val="009B6327"/>
    <w:rsid w:val="009B638F"/>
    <w:rsid w:val="009B6F11"/>
    <w:rsid w:val="009B71C8"/>
    <w:rsid w:val="009B7B39"/>
    <w:rsid w:val="009C055F"/>
    <w:rsid w:val="009C1CE6"/>
    <w:rsid w:val="009C2156"/>
    <w:rsid w:val="009C23EE"/>
    <w:rsid w:val="009C26AA"/>
    <w:rsid w:val="009C2EB4"/>
    <w:rsid w:val="009C30F0"/>
    <w:rsid w:val="009C3559"/>
    <w:rsid w:val="009C355F"/>
    <w:rsid w:val="009C383C"/>
    <w:rsid w:val="009C4DF3"/>
    <w:rsid w:val="009C50E4"/>
    <w:rsid w:val="009C5168"/>
    <w:rsid w:val="009C6735"/>
    <w:rsid w:val="009C699D"/>
    <w:rsid w:val="009C6B8B"/>
    <w:rsid w:val="009C75CA"/>
    <w:rsid w:val="009D0E43"/>
    <w:rsid w:val="009D12C8"/>
    <w:rsid w:val="009D138A"/>
    <w:rsid w:val="009D1715"/>
    <w:rsid w:val="009D1770"/>
    <w:rsid w:val="009D1A23"/>
    <w:rsid w:val="009D27E5"/>
    <w:rsid w:val="009D3060"/>
    <w:rsid w:val="009D3872"/>
    <w:rsid w:val="009D3983"/>
    <w:rsid w:val="009D3C1A"/>
    <w:rsid w:val="009D4061"/>
    <w:rsid w:val="009D4E60"/>
    <w:rsid w:val="009D501A"/>
    <w:rsid w:val="009D51A8"/>
    <w:rsid w:val="009D5415"/>
    <w:rsid w:val="009D54D9"/>
    <w:rsid w:val="009D59EA"/>
    <w:rsid w:val="009D59EB"/>
    <w:rsid w:val="009D5B3A"/>
    <w:rsid w:val="009D5E01"/>
    <w:rsid w:val="009D76DC"/>
    <w:rsid w:val="009D76E9"/>
    <w:rsid w:val="009D7732"/>
    <w:rsid w:val="009D7A6F"/>
    <w:rsid w:val="009D7F95"/>
    <w:rsid w:val="009E01CE"/>
    <w:rsid w:val="009E04F6"/>
    <w:rsid w:val="009E0852"/>
    <w:rsid w:val="009E0C45"/>
    <w:rsid w:val="009E13F7"/>
    <w:rsid w:val="009E2CA1"/>
    <w:rsid w:val="009E2D84"/>
    <w:rsid w:val="009E3228"/>
    <w:rsid w:val="009E47B5"/>
    <w:rsid w:val="009E4EE7"/>
    <w:rsid w:val="009E574D"/>
    <w:rsid w:val="009E5BAA"/>
    <w:rsid w:val="009E6FD4"/>
    <w:rsid w:val="009E775F"/>
    <w:rsid w:val="009E7B98"/>
    <w:rsid w:val="009E7C16"/>
    <w:rsid w:val="009F098B"/>
    <w:rsid w:val="009F11C9"/>
    <w:rsid w:val="009F142B"/>
    <w:rsid w:val="009F1889"/>
    <w:rsid w:val="009F1E49"/>
    <w:rsid w:val="009F1F3F"/>
    <w:rsid w:val="009F2FFA"/>
    <w:rsid w:val="009F3083"/>
    <w:rsid w:val="009F37BC"/>
    <w:rsid w:val="009F4D98"/>
    <w:rsid w:val="009F4E7F"/>
    <w:rsid w:val="009F5217"/>
    <w:rsid w:val="009F5338"/>
    <w:rsid w:val="009F535A"/>
    <w:rsid w:val="009F55E4"/>
    <w:rsid w:val="009F5C72"/>
    <w:rsid w:val="009F5EF1"/>
    <w:rsid w:val="009F62D6"/>
    <w:rsid w:val="009F6449"/>
    <w:rsid w:val="009F67C9"/>
    <w:rsid w:val="009F6986"/>
    <w:rsid w:val="009F6DB4"/>
    <w:rsid w:val="009F6DB8"/>
    <w:rsid w:val="009F71EF"/>
    <w:rsid w:val="009F7262"/>
    <w:rsid w:val="00A007F3"/>
    <w:rsid w:val="00A00DBC"/>
    <w:rsid w:val="00A01426"/>
    <w:rsid w:val="00A0146C"/>
    <w:rsid w:val="00A01BE6"/>
    <w:rsid w:val="00A02294"/>
    <w:rsid w:val="00A02412"/>
    <w:rsid w:val="00A03045"/>
    <w:rsid w:val="00A03190"/>
    <w:rsid w:val="00A033E2"/>
    <w:rsid w:val="00A0391D"/>
    <w:rsid w:val="00A045BC"/>
    <w:rsid w:val="00A04CA8"/>
    <w:rsid w:val="00A04D7E"/>
    <w:rsid w:val="00A050B3"/>
    <w:rsid w:val="00A051F0"/>
    <w:rsid w:val="00A053F0"/>
    <w:rsid w:val="00A0573D"/>
    <w:rsid w:val="00A05A0C"/>
    <w:rsid w:val="00A05C79"/>
    <w:rsid w:val="00A05E78"/>
    <w:rsid w:val="00A06D09"/>
    <w:rsid w:val="00A0707F"/>
    <w:rsid w:val="00A070A8"/>
    <w:rsid w:val="00A07969"/>
    <w:rsid w:val="00A07B04"/>
    <w:rsid w:val="00A105CE"/>
    <w:rsid w:val="00A10D3B"/>
    <w:rsid w:val="00A119B0"/>
    <w:rsid w:val="00A1209F"/>
    <w:rsid w:val="00A121B8"/>
    <w:rsid w:val="00A133A8"/>
    <w:rsid w:val="00A1413F"/>
    <w:rsid w:val="00A14531"/>
    <w:rsid w:val="00A15001"/>
    <w:rsid w:val="00A150A4"/>
    <w:rsid w:val="00A15269"/>
    <w:rsid w:val="00A1532D"/>
    <w:rsid w:val="00A15C11"/>
    <w:rsid w:val="00A1626F"/>
    <w:rsid w:val="00A163E9"/>
    <w:rsid w:val="00A165B0"/>
    <w:rsid w:val="00A1680B"/>
    <w:rsid w:val="00A169E6"/>
    <w:rsid w:val="00A16C0C"/>
    <w:rsid w:val="00A16F32"/>
    <w:rsid w:val="00A16F4E"/>
    <w:rsid w:val="00A16FC5"/>
    <w:rsid w:val="00A17184"/>
    <w:rsid w:val="00A17F70"/>
    <w:rsid w:val="00A20A0E"/>
    <w:rsid w:val="00A20B4E"/>
    <w:rsid w:val="00A20D63"/>
    <w:rsid w:val="00A21322"/>
    <w:rsid w:val="00A21672"/>
    <w:rsid w:val="00A218AF"/>
    <w:rsid w:val="00A2262F"/>
    <w:rsid w:val="00A227F1"/>
    <w:rsid w:val="00A229C8"/>
    <w:rsid w:val="00A23144"/>
    <w:rsid w:val="00A2348C"/>
    <w:rsid w:val="00A2425C"/>
    <w:rsid w:val="00A24456"/>
    <w:rsid w:val="00A244B2"/>
    <w:rsid w:val="00A24544"/>
    <w:rsid w:val="00A24D5C"/>
    <w:rsid w:val="00A24E15"/>
    <w:rsid w:val="00A2531C"/>
    <w:rsid w:val="00A2698E"/>
    <w:rsid w:val="00A27822"/>
    <w:rsid w:val="00A27E42"/>
    <w:rsid w:val="00A30DE1"/>
    <w:rsid w:val="00A30F5A"/>
    <w:rsid w:val="00A31F12"/>
    <w:rsid w:val="00A323C3"/>
    <w:rsid w:val="00A324A8"/>
    <w:rsid w:val="00A34160"/>
    <w:rsid w:val="00A34232"/>
    <w:rsid w:val="00A34397"/>
    <w:rsid w:val="00A35743"/>
    <w:rsid w:val="00A35FB6"/>
    <w:rsid w:val="00A35FCD"/>
    <w:rsid w:val="00A362D3"/>
    <w:rsid w:val="00A371D5"/>
    <w:rsid w:val="00A3759A"/>
    <w:rsid w:val="00A377A8"/>
    <w:rsid w:val="00A40288"/>
    <w:rsid w:val="00A40CA7"/>
    <w:rsid w:val="00A41FF0"/>
    <w:rsid w:val="00A42A19"/>
    <w:rsid w:val="00A42A6F"/>
    <w:rsid w:val="00A42CFD"/>
    <w:rsid w:val="00A43AB1"/>
    <w:rsid w:val="00A43C5E"/>
    <w:rsid w:val="00A43D11"/>
    <w:rsid w:val="00A43ECA"/>
    <w:rsid w:val="00A4494A"/>
    <w:rsid w:val="00A451F8"/>
    <w:rsid w:val="00A45BB8"/>
    <w:rsid w:val="00A45E1A"/>
    <w:rsid w:val="00A461CD"/>
    <w:rsid w:val="00A464DC"/>
    <w:rsid w:val="00A4683B"/>
    <w:rsid w:val="00A46BB9"/>
    <w:rsid w:val="00A46C0F"/>
    <w:rsid w:val="00A46CEB"/>
    <w:rsid w:val="00A4722D"/>
    <w:rsid w:val="00A4729A"/>
    <w:rsid w:val="00A47472"/>
    <w:rsid w:val="00A474E8"/>
    <w:rsid w:val="00A505C1"/>
    <w:rsid w:val="00A50D94"/>
    <w:rsid w:val="00A51B5E"/>
    <w:rsid w:val="00A5219D"/>
    <w:rsid w:val="00A52307"/>
    <w:rsid w:val="00A534D6"/>
    <w:rsid w:val="00A53719"/>
    <w:rsid w:val="00A537CF"/>
    <w:rsid w:val="00A53993"/>
    <w:rsid w:val="00A54879"/>
    <w:rsid w:val="00A54AE8"/>
    <w:rsid w:val="00A54B2D"/>
    <w:rsid w:val="00A54CD8"/>
    <w:rsid w:val="00A55394"/>
    <w:rsid w:val="00A553C4"/>
    <w:rsid w:val="00A55735"/>
    <w:rsid w:val="00A559CE"/>
    <w:rsid w:val="00A565B8"/>
    <w:rsid w:val="00A56E31"/>
    <w:rsid w:val="00A573E6"/>
    <w:rsid w:val="00A576AD"/>
    <w:rsid w:val="00A577A3"/>
    <w:rsid w:val="00A57B08"/>
    <w:rsid w:val="00A6102A"/>
    <w:rsid w:val="00A61AAD"/>
    <w:rsid w:val="00A6205D"/>
    <w:rsid w:val="00A62306"/>
    <w:rsid w:val="00A63517"/>
    <w:rsid w:val="00A63583"/>
    <w:rsid w:val="00A6378C"/>
    <w:rsid w:val="00A63A2D"/>
    <w:rsid w:val="00A63A4D"/>
    <w:rsid w:val="00A64510"/>
    <w:rsid w:val="00A64ABE"/>
    <w:rsid w:val="00A64C57"/>
    <w:rsid w:val="00A65618"/>
    <w:rsid w:val="00A65BFD"/>
    <w:rsid w:val="00A662FE"/>
    <w:rsid w:val="00A66528"/>
    <w:rsid w:val="00A66615"/>
    <w:rsid w:val="00A66FC9"/>
    <w:rsid w:val="00A672EA"/>
    <w:rsid w:val="00A6777E"/>
    <w:rsid w:val="00A67BA2"/>
    <w:rsid w:val="00A67FEE"/>
    <w:rsid w:val="00A7001A"/>
    <w:rsid w:val="00A70087"/>
    <w:rsid w:val="00A70A78"/>
    <w:rsid w:val="00A70AD5"/>
    <w:rsid w:val="00A70BF4"/>
    <w:rsid w:val="00A71041"/>
    <w:rsid w:val="00A714B5"/>
    <w:rsid w:val="00A7265E"/>
    <w:rsid w:val="00A72B66"/>
    <w:rsid w:val="00A72DFA"/>
    <w:rsid w:val="00A7309B"/>
    <w:rsid w:val="00A730B8"/>
    <w:rsid w:val="00A74228"/>
    <w:rsid w:val="00A742EE"/>
    <w:rsid w:val="00A746DA"/>
    <w:rsid w:val="00A74C2C"/>
    <w:rsid w:val="00A74C91"/>
    <w:rsid w:val="00A7530A"/>
    <w:rsid w:val="00A75E2C"/>
    <w:rsid w:val="00A7648E"/>
    <w:rsid w:val="00A7652B"/>
    <w:rsid w:val="00A76FFF"/>
    <w:rsid w:val="00A773A7"/>
    <w:rsid w:val="00A776E2"/>
    <w:rsid w:val="00A778F5"/>
    <w:rsid w:val="00A77B71"/>
    <w:rsid w:val="00A77EBB"/>
    <w:rsid w:val="00A8032E"/>
    <w:rsid w:val="00A80698"/>
    <w:rsid w:val="00A808B6"/>
    <w:rsid w:val="00A8143C"/>
    <w:rsid w:val="00A81BF0"/>
    <w:rsid w:val="00A8289E"/>
    <w:rsid w:val="00A839AF"/>
    <w:rsid w:val="00A8467A"/>
    <w:rsid w:val="00A84790"/>
    <w:rsid w:val="00A847BB"/>
    <w:rsid w:val="00A84998"/>
    <w:rsid w:val="00A84CD2"/>
    <w:rsid w:val="00A84F62"/>
    <w:rsid w:val="00A84F7F"/>
    <w:rsid w:val="00A850FC"/>
    <w:rsid w:val="00A851DC"/>
    <w:rsid w:val="00A85824"/>
    <w:rsid w:val="00A85E09"/>
    <w:rsid w:val="00A86240"/>
    <w:rsid w:val="00A863F3"/>
    <w:rsid w:val="00A8713A"/>
    <w:rsid w:val="00A87353"/>
    <w:rsid w:val="00A87BB9"/>
    <w:rsid w:val="00A901B2"/>
    <w:rsid w:val="00A9023E"/>
    <w:rsid w:val="00A90463"/>
    <w:rsid w:val="00A90494"/>
    <w:rsid w:val="00A91AD3"/>
    <w:rsid w:val="00A926EB"/>
    <w:rsid w:val="00A9278A"/>
    <w:rsid w:val="00A92BEE"/>
    <w:rsid w:val="00A93ADA"/>
    <w:rsid w:val="00A94D83"/>
    <w:rsid w:val="00A9538D"/>
    <w:rsid w:val="00A95991"/>
    <w:rsid w:val="00A96580"/>
    <w:rsid w:val="00A969D7"/>
    <w:rsid w:val="00A96A53"/>
    <w:rsid w:val="00A96DA1"/>
    <w:rsid w:val="00A97BED"/>
    <w:rsid w:val="00A97D8A"/>
    <w:rsid w:val="00A97E39"/>
    <w:rsid w:val="00AA0739"/>
    <w:rsid w:val="00AA0838"/>
    <w:rsid w:val="00AA1B47"/>
    <w:rsid w:val="00AA1E80"/>
    <w:rsid w:val="00AA1EBA"/>
    <w:rsid w:val="00AA25BE"/>
    <w:rsid w:val="00AA27D9"/>
    <w:rsid w:val="00AA3113"/>
    <w:rsid w:val="00AA3575"/>
    <w:rsid w:val="00AA3AAD"/>
    <w:rsid w:val="00AA3ADA"/>
    <w:rsid w:val="00AA3E74"/>
    <w:rsid w:val="00AA43E7"/>
    <w:rsid w:val="00AA4411"/>
    <w:rsid w:val="00AA51BA"/>
    <w:rsid w:val="00AA54DF"/>
    <w:rsid w:val="00AA5826"/>
    <w:rsid w:val="00AA5F0E"/>
    <w:rsid w:val="00AA611A"/>
    <w:rsid w:val="00AA6DEE"/>
    <w:rsid w:val="00AA6F43"/>
    <w:rsid w:val="00AA6FDD"/>
    <w:rsid w:val="00AB00CB"/>
    <w:rsid w:val="00AB04A0"/>
    <w:rsid w:val="00AB0585"/>
    <w:rsid w:val="00AB0795"/>
    <w:rsid w:val="00AB1498"/>
    <w:rsid w:val="00AB162E"/>
    <w:rsid w:val="00AB1BF6"/>
    <w:rsid w:val="00AB233A"/>
    <w:rsid w:val="00AB314B"/>
    <w:rsid w:val="00AB34E0"/>
    <w:rsid w:val="00AB350E"/>
    <w:rsid w:val="00AB358C"/>
    <w:rsid w:val="00AB3892"/>
    <w:rsid w:val="00AB436D"/>
    <w:rsid w:val="00AB49CA"/>
    <w:rsid w:val="00AB4DCE"/>
    <w:rsid w:val="00AB5B21"/>
    <w:rsid w:val="00AB5F60"/>
    <w:rsid w:val="00AB6E5C"/>
    <w:rsid w:val="00AB700A"/>
    <w:rsid w:val="00AB7195"/>
    <w:rsid w:val="00AB73EF"/>
    <w:rsid w:val="00AC07E1"/>
    <w:rsid w:val="00AC0D57"/>
    <w:rsid w:val="00AC1529"/>
    <w:rsid w:val="00AC16DA"/>
    <w:rsid w:val="00AC1D09"/>
    <w:rsid w:val="00AC1EED"/>
    <w:rsid w:val="00AC1F96"/>
    <w:rsid w:val="00AC220B"/>
    <w:rsid w:val="00AC2D82"/>
    <w:rsid w:val="00AC2FA9"/>
    <w:rsid w:val="00AC37E8"/>
    <w:rsid w:val="00AC3848"/>
    <w:rsid w:val="00AC4519"/>
    <w:rsid w:val="00AC4C63"/>
    <w:rsid w:val="00AC554C"/>
    <w:rsid w:val="00AC68EC"/>
    <w:rsid w:val="00AC6B15"/>
    <w:rsid w:val="00AC7178"/>
    <w:rsid w:val="00AC73E7"/>
    <w:rsid w:val="00AC7CA8"/>
    <w:rsid w:val="00AC7D05"/>
    <w:rsid w:val="00AD0D51"/>
    <w:rsid w:val="00AD10B6"/>
    <w:rsid w:val="00AD11DE"/>
    <w:rsid w:val="00AD1D15"/>
    <w:rsid w:val="00AD1D36"/>
    <w:rsid w:val="00AD2A35"/>
    <w:rsid w:val="00AD33CC"/>
    <w:rsid w:val="00AD3749"/>
    <w:rsid w:val="00AD380C"/>
    <w:rsid w:val="00AD4D60"/>
    <w:rsid w:val="00AD4F3A"/>
    <w:rsid w:val="00AD581F"/>
    <w:rsid w:val="00AD58E4"/>
    <w:rsid w:val="00AD5B27"/>
    <w:rsid w:val="00AD649C"/>
    <w:rsid w:val="00AD6C1B"/>
    <w:rsid w:val="00AD6C23"/>
    <w:rsid w:val="00AD6DB2"/>
    <w:rsid w:val="00AD6E2A"/>
    <w:rsid w:val="00AD6FB6"/>
    <w:rsid w:val="00AD7357"/>
    <w:rsid w:val="00AD79A6"/>
    <w:rsid w:val="00AE0161"/>
    <w:rsid w:val="00AE12EA"/>
    <w:rsid w:val="00AE1AE2"/>
    <w:rsid w:val="00AE25E5"/>
    <w:rsid w:val="00AE2AB7"/>
    <w:rsid w:val="00AE2D1B"/>
    <w:rsid w:val="00AE3142"/>
    <w:rsid w:val="00AE3516"/>
    <w:rsid w:val="00AE379B"/>
    <w:rsid w:val="00AE37EC"/>
    <w:rsid w:val="00AE4498"/>
    <w:rsid w:val="00AE5084"/>
    <w:rsid w:val="00AE5AE8"/>
    <w:rsid w:val="00AE5F39"/>
    <w:rsid w:val="00AE6013"/>
    <w:rsid w:val="00AE7556"/>
    <w:rsid w:val="00AE7AEC"/>
    <w:rsid w:val="00AF00C8"/>
    <w:rsid w:val="00AF05B6"/>
    <w:rsid w:val="00AF0C8C"/>
    <w:rsid w:val="00AF0CB1"/>
    <w:rsid w:val="00AF1F58"/>
    <w:rsid w:val="00AF25F6"/>
    <w:rsid w:val="00AF386C"/>
    <w:rsid w:val="00AF416D"/>
    <w:rsid w:val="00AF4340"/>
    <w:rsid w:val="00AF47E3"/>
    <w:rsid w:val="00AF4CAB"/>
    <w:rsid w:val="00AF5414"/>
    <w:rsid w:val="00AF5444"/>
    <w:rsid w:val="00AF54D5"/>
    <w:rsid w:val="00AF5640"/>
    <w:rsid w:val="00AF5B80"/>
    <w:rsid w:val="00AF5C6F"/>
    <w:rsid w:val="00AF6EF5"/>
    <w:rsid w:val="00AF6FDE"/>
    <w:rsid w:val="00AF70A0"/>
    <w:rsid w:val="00AF75C6"/>
    <w:rsid w:val="00AF7FE4"/>
    <w:rsid w:val="00B00063"/>
    <w:rsid w:val="00B009C9"/>
    <w:rsid w:val="00B00F5D"/>
    <w:rsid w:val="00B018F6"/>
    <w:rsid w:val="00B01BEB"/>
    <w:rsid w:val="00B02423"/>
    <w:rsid w:val="00B02A99"/>
    <w:rsid w:val="00B03BF8"/>
    <w:rsid w:val="00B05072"/>
    <w:rsid w:val="00B0515D"/>
    <w:rsid w:val="00B05236"/>
    <w:rsid w:val="00B05CB1"/>
    <w:rsid w:val="00B065E9"/>
    <w:rsid w:val="00B079C5"/>
    <w:rsid w:val="00B07D28"/>
    <w:rsid w:val="00B07FB1"/>
    <w:rsid w:val="00B10043"/>
    <w:rsid w:val="00B10848"/>
    <w:rsid w:val="00B108CC"/>
    <w:rsid w:val="00B10998"/>
    <w:rsid w:val="00B10B67"/>
    <w:rsid w:val="00B11123"/>
    <w:rsid w:val="00B113E0"/>
    <w:rsid w:val="00B11947"/>
    <w:rsid w:val="00B11C73"/>
    <w:rsid w:val="00B12999"/>
    <w:rsid w:val="00B12CAB"/>
    <w:rsid w:val="00B1318C"/>
    <w:rsid w:val="00B1328B"/>
    <w:rsid w:val="00B13296"/>
    <w:rsid w:val="00B133A3"/>
    <w:rsid w:val="00B13A7F"/>
    <w:rsid w:val="00B13BB3"/>
    <w:rsid w:val="00B143F2"/>
    <w:rsid w:val="00B145BF"/>
    <w:rsid w:val="00B1486D"/>
    <w:rsid w:val="00B14E1B"/>
    <w:rsid w:val="00B15272"/>
    <w:rsid w:val="00B163B6"/>
    <w:rsid w:val="00B168E7"/>
    <w:rsid w:val="00B16A12"/>
    <w:rsid w:val="00B16C97"/>
    <w:rsid w:val="00B16E00"/>
    <w:rsid w:val="00B16E30"/>
    <w:rsid w:val="00B1703B"/>
    <w:rsid w:val="00B1713E"/>
    <w:rsid w:val="00B177C6"/>
    <w:rsid w:val="00B17A74"/>
    <w:rsid w:val="00B17B5F"/>
    <w:rsid w:val="00B17BA8"/>
    <w:rsid w:val="00B17DE8"/>
    <w:rsid w:val="00B17E03"/>
    <w:rsid w:val="00B208AD"/>
    <w:rsid w:val="00B20E85"/>
    <w:rsid w:val="00B21165"/>
    <w:rsid w:val="00B212FC"/>
    <w:rsid w:val="00B21C14"/>
    <w:rsid w:val="00B2289B"/>
    <w:rsid w:val="00B22B75"/>
    <w:rsid w:val="00B22EDD"/>
    <w:rsid w:val="00B236DC"/>
    <w:rsid w:val="00B250E3"/>
    <w:rsid w:val="00B258DB"/>
    <w:rsid w:val="00B2597A"/>
    <w:rsid w:val="00B25F0A"/>
    <w:rsid w:val="00B2624E"/>
    <w:rsid w:val="00B263C8"/>
    <w:rsid w:val="00B27EE4"/>
    <w:rsid w:val="00B30B1D"/>
    <w:rsid w:val="00B30C5A"/>
    <w:rsid w:val="00B30CFF"/>
    <w:rsid w:val="00B31672"/>
    <w:rsid w:val="00B317E9"/>
    <w:rsid w:val="00B3188D"/>
    <w:rsid w:val="00B31E53"/>
    <w:rsid w:val="00B325CE"/>
    <w:rsid w:val="00B32EB8"/>
    <w:rsid w:val="00B33685"/>
    <w:rsid w:val="00B338E3"/>
    <w:rsid w:val="00B33A39"/>
    <w:rsid w:val="00B33A3E"/>
    <w:rsid w:val="00B34308"/>
    <w:rsid w:val="00B343E9"/>
    <w:rsid w:val="00B34D94"/>
    <w:rsid w:val="00B3505D"/>
    <w:rsid w:val="00B3567A"/>
    <w:rsid w:val="00B358C9"/>
    <w:rsid w:val="00B35D95"/>
    <w:rsid w:val="00B36726"/>
    <w:rsid w:val="00B36870"/>
    <w:rsid w:val="00B36FD2"/>
    <w:rsid w:val="00B371AC"/>
    <w:rsid w:val="00B40740"/>
    <w:rsid w:val="00B411CF"/>
    <w:rsid w:val="00B41E6D"/>
    <w:rsid w:val="00B427A0"/>
    <w:rsid w:val="00B429EB"/>
    <w:rsid w:val="00B42B42"/>
    <w:rsid w:val="00B42C09"/>
    <w:rsid w:val="00B43BFF"/>
    <w:rsid w:val="00B43E95"/>
    <w:rsid w:val="00B443CB"/>
    <w:rsid w:val="00B44598"/>
    <w:rsid w:val="00B44CF0"/>
    <w:rsid w:val="00B45376"/>
    <w:rsid w:val="00B45470"/>
    <w:rsid w:val="00B462EE"/>
    <w:rsid w:val="00B46901"/>
    <w:rsid w:val="00B4735B"/>
    <w:rsid w:val="00B473E2"/>
    <w:rsid w:val="00B4770D"/>
    <w:rsid w:val="00B47E4D"/>
    <w:rsid w:val="00B47FED"/>
    <w:rsid w:val="00B51706"/>
    <w:rsid w:val="00B5194F"/>
    <w:rsid w:val="00B5220B"/>
    <w:rsid w:val="00B524BE"/>
    <w:rsid w:val="00B5305E"/>
    <w:rsid w:val="00B53512"/>
    <w:rsid w:val="00B53AD8"/>
    <w:rsid w:val="00B543AE"/>
    <w:rsid w:val="00B5546A"/>
    <w:rsid w:val="00B55673"/>
    <w:rsid w:val="00B5587A"/>
    <w:rsid w:val="00B5599F"/>
    <w:rsid w:val="00B56011"/>
    <w:rsid w:val="00B5632F"/>
    <w:rsid w:val="00B56A8E"/>
    <w:rsid w:val="00B56CC0"/>
    <w:rsid w:val="00B56E76"/>
    <w:rsid w:val="00B57866"/>
    <w:rsid w:val="00B5786B"/>
    <w:rsid w:val="00B6095B"/>
    <w:rsid w:val="00B6175C"/>
    <w:rsid w:val="00B61AC1"/>
    <w:rsid w:val="00B630B2"/>
    <w:rsid w:val="00B646B8"/>
    <w:rsid w:val="00B646BC"/>
    <w:rsid w:val="00B64EDE"/>
    <w:rsid w:val="00B64EEA"/>
    <w:rsid w:val="00B64F76"/>
    <w:rsid w:val="00B652F0"/>
    <w:rsid w:val="00B6570D"/>
    <w:rsid w:val="00B668EC"/>
    <w:rsid w:val="00B66A37"/>
    <w:rsid w:val="00B66F66"/>
    <w:rsid w:val="00B70061"/>
    <w:rsid w:val="00B702EC"/>
    <w:rsid w:val="00B70714"/>
    <w:rsid w:val="00B70D6E"/>
    <w:rsid w:val="00B71657"/>
    <w:rsid w:val="00B71FFB"/>
    <w:rsid w:val="00B72136"/>
    <w:rsid w:val="00B72E60"/>
    <w:rsid w:val="00B72F26"/>
    <w:rsid w:val="00B72FF6"/>
    <w:rsid w:val="00B7313D"/>
    <w:rsid w:val="00B74666"/>
    <w:rsid w:val="00B74F65"/>
    <w:rsid w:val="00B750F2"/>
    <w:rsid w:val="00B75327"/>
    <w:rsid w:val="00B755F2"/>
    <w:rsid w:val="00B75798"/>
    <w:rsid w:val="00B75818"/>
    <w:rsid w:val="00B759D3"/>
    <w:rsid w:val="00B76305"/>
    <w:rsid w:val="00B766A7"/>
    <w:rsid w:val="00B76AA4"/>
    <w:rsid w:val="00B76DDA"/>
    <w:rsid w:val="00B7774C"/>
    <w:rsid w:val="00B77DFE"/>
    <w:rsid w:val="00B77ECD"/>
    <w:rsid w:val="00B803D5"/>
    <w:rsid w:val="00B805B7"/>
    <w:rsid w:val="00B80C06"/>
    <w:rsid w:val="00B8181E"/>
    <w:rsid w:val="00B82891"/>
    <w:rsid w:val="00B83ACE"/>
    <w:rsid w:val="00B85081"/>
    <w:rsid w:val="00B85A3F"/>
    <w:rsid w:val="00B85C22"/>
    <w:rsid w:val="00B86370"/>
    <w:rsid w:val="00B86497"/>
    <w:rsid w:val="00B86732"/>
    <w:rsid w:val="00B876AB"/>
    <w:rsid w:val="00B87FD3"/>
    <w:rsid w:val="00B908EB"/>
    <w:rsid w:val="00B90E69"/>
    <w:rsid w:val="00B938B3"/>
    <w:rsid w:val="00B95357"/>
    <w:rsid w:val="00B95A83"/>
    <w:rsid w:val="00B95A9D"/>
    <w:rsid w:val="00B96654"/>
    <w:rsid w:val="00B966CD"/>
    <w:rsid w:val="00B97008"/>
    <w:rsid w:val="00B97352"/>
    <w:rsid w:val="00B97DDA"/>
    <w:rsid w:val="00BA10C9"/>
    <w:rsid w:val="00BA1712"/>
    <w:rsid w:val="00BA190A"/>
    <w:rsid w:val="00BA2422"/>
    <w:rsid w:val="00BA36FF"/>
    <w:rsid w:val="00BA3943"/>
    <w:rsid w:val="00BA4518"/>
    <w:rsid w:val="00BA4CE7"/>
    <w:rsid w:val="00BA540A"/>
    <w:rsid w:val="00BA5635"/>
    <w:rsid w:val="00BA663A"/>
    <w:rsid w:val="00BA6795"/>
    <w:rsid w:val="00BA6829"/>
    <w:rsid w:val="00BA6AD9"/>
    <w:rsid w:val="00BA6D19"/>
    <w:rsid w:val="00BA7C35"/>
    <w:rsid w:val="00BB0189"/>
    <w:rsid w:val="00BB0EB7"/>
    <w:rsid w:val="00BB116F"/>
    <w:rsid w:val="00BB1BBA"/>
    <w:rsid w:val="00BB3033"/>
    <w:rsid w:val="00BB3BEC"/>
    <w:rsid w:val="00BB3EB4"/>
    <w:rsid w:val="00BB40D5"/>
    <w:rsid w:val="00BB4A71"/>
    <w:rsid w:val="00BB4F2B"/>
    <w:rsid w:val="00BB6060"/>
    <w:rsid w:val="00BB6AF9"/>
    <w:rsid w:val="00BB75C5"/>
    <w:rsid w:val="00BB76E8"/>
    <w:rsid w:val="00BB7752"/>
    <w:rsid w:val="00BB7814"/>
    <w:rsid w:val="00BB7E49"/>
    <w:rsid w:val="00BC027A"/>
    <w:rsid w:val="00BC08DA"/>
    <w:rsid w:val="00BC0BD9"/>
    <w:rsid w:val="00BC0F08"/>
    <w:rsid w:val="00BC1A2E"/>
    <w:rsid w:val="00BC1F38"/>
    <w:rsid w:val="00BC2583"/>
    <w:rsid w:val="00BC2B4C"/>
    <w:rsid w:val="00BC2F7A"/>
    <w:rsid w:val="00BC3283"/>
    <w:rsid w:val="00BC3D7F"/>
    <w:rsid w:val="00BC4058"/>
    <w:rsid w:val="00BC48D0"/>
    <w:rsid w:val="00BC6306"/>
    <w:rsid w:val="00BC6DF9"/>
    <w:rsid w:val="00BC6E2F"/>
    <w:rsid w:val="00BD06CA"/>
    <w:rsid w:val="00BD0B4A"/>
    <w:rsid w:val="00BD0DA0"/>
    <w:rsid w:val="00BD0F49"/>
    <w:rsid w:val="00BD123D"/>
    <w:rsid w:val="00BD1457"/>
    <w:rsid w:val="00BD2609"/>
    <w:rsid w:val="00BD2844"/>
    <w:rsid w:val="00BD2A47"/>
    <w:rsid w:val="00BD39A7"/>
    <w:rsid w:val="00BD42B0"/>
    <w:rsid w:val="00BD46D4"/>
    <w:rsid w:val="00BD4A14"/>
    <w:rsid w:val="00BD541D"/>
    <w:rsid w:val="00BD542C"/>
    <w:rsid w:val="00BD5E5F"/>
    <w:rsid w:val="00BD6194"/>
    <w:rsid w:val="00BD6373"/>
    <w:rsid w:val="00BD6783"/>
    <w:rsid w:val="00BD6CAF"/>
    <w:rsid w:val="00BD7057"/>
    <w:rsid w:val="00BD739A"/>
    <w:rsid w:val="00BD7529"/>
    <w:rsid w:val="00BD7583"/>
    <w:rsid w:val="00BD79F7"/>
    <w:rsid w:val="00BD7AF2"/>
    <w:rsid w:val="00BD7BCD"/>
    <w:rsid w:val="00BE0467"/>
    <w:rsid w:val="00BE0FFE"/>
    <w:rsid w:val="00BE103B"/>
    <w:rsid w:val="00BE1364"/>
    <w:rsid w:val="00BE178C"/>
    <w:rsid w:val="00BE20C2"/>
    <w:rsid w:val="00BE2B34"/>
    <w:rsid w:val="00BE2BF8"/>
    <w:rsid w:val="00BE2C16"/>
    <w:rsid w:val="00BE2F55"/>
    <w:rsid w:val="00BE3220"/>
    <w:rsid w:val="00BE3375"/>
    <w:rsid w:val="00BE38D4"/>
    <w:rsid w:val="00BE54B8"/>
    <w:rsid w:val="00BE5A05"/>
    <w:rsid w:val="00BE5DB0"/>
    <w:rsid w:val="00BE6168"/>
    <w:rsid w:val="00BE78EC"/>
    <w:rsid w:val="00BE7926"/>
    <w:rsid w:val="00BE7A53"/>
    <w:rsid w:val="00BF02F6"/>
    <w:rsid w:val="00BF07DC"/>
    <w:rsid w:val="00BF0F35"/>
    <w:rsid w:val="00BF1400"/>
    <w:rsid w:val="00BF14A4"/>
    <w:rsid w:val="00BF15B0"/>
    <w:rsid w:val="00BF160D"/>
    <w:rsid w:val="00BF16A3"/>
    <w:rsid w:val="00BF1AA5"/>
    <w:rsid w:val="00BF292F"/>
    <w:rsid w:val="00BF30D0"/>
    <w:rsid w:val="00BF315F"/>
    <w:rsid w:val="00BF407B"/>
    <w:rsid w:val="00BF4BDB"/>
    <w:rsid w:val="00BF52D0"/>
    <w:rsid w:val="00BF5899"/>
    <w:rsid w:val="00BF7139"/>
    <w:rsid w:val="00BF7820"/>
    <w:rsid w:val="00BF7E9A"/>
    <w:rsid w:val="00BF7FAC"/>
    <w:rsid w:val="00C01C8B"/>
    <w:rsid w:val="00C02067"/>
    <w:rsid w:val="00C02220"/>
    <w:rsid w:val="00C02FF0"/>
    <w:rsid w:val="00C0327B"/>
    <w:rsid w:val="00C043EA"/>
    <w:rsid w:val="00C04D16"/>
    <w:rsid w:val="00C05DB1"/>
    <w:rsid w:val="00C05F23"/>
    <w:rsid w:val="00C05F62"/>
    <w:rsid w:val="00C06DFE"/>
    <w:rsid w:val="00C06F30"/>
    <w:rsid w:val="00C074BF"/>
    <w:rsid w:val="00C10D6C"/>
    <w:rsid w:val="00C1161A"/>
    <w:rsid w:val="00C11851"/>
    <w:rsid w:val="00C1186F"/>
    <w:rsid w:val="00C118AE"/>
    <w:rsid w:val="00C119F8"/>
    <w:rsid w:val="00C11B41"/>
    <w:rsid w:val="00C11F0C"/>
    <w:rsid w:val="00C121ED"/>
    <w:rsid w:val="00C123E8"/>
    <w:rsid w:val="00C1247C"/>
    <w:rsid w:val="00C12A12"/>
    <w:rsid w:val="00C12AE4"/>
    <w:rsid w:val="00C139E3"/>
    <w:rsid w:val="00C14092"/>
    <w:rsid w:val="00C14683"/>
    <w:rsid w:val="00C154C9"/>
    <w:rsid w:val="00C15F20"/>
    <w:rsid w:val="00C16B15"/>
    <w:rsid w:val="00C17730"/>
    <w:rsid w:val="00C200F1"/>
    <w:rsid w:val="00C2031E"/>
    <w:rsid w:val="00C20519"/>
    <w:rsid w:val="00C20E97"/>
    <w:rsid w:val="00C216F6"/>
    <w:rsid w:val="00C226A0"/>
    <w:rsid w:val="00C229D4"/>
    <w:rsid w:val="00C22F02"/>
    <w:rsid w:val="00C22F91"/>
    <w:rsid w:val="00C230FB"/>
    <w:rsid w:val="00C23A67"/>
    <w:rsid w:val="00C24A71"/>
    <w:rsid w:val="00C25032"/>
    <w:rsid w:val="00C25518"/>
    <w:rsid w:val="00C26897"/>
    <w:rsid w:val="00C27209"/>
    <w:rsid w:val="00C278D5"/>
    <w:rsid w:val="00C302A3"/>
    <w:rsid w:val="00C30ACC"/>
    <w:rsid w:val="00C315E6"/>
    <w:rsid w:val="00C3193E"/>
    <w:rsid w:val="00C321BE"/>
    <w:rsid w:val="00C325C7"/>
    <w:rsid w:val="00C339DF"/>
    <w:rsid w:val="00C34547"/>
    <w:rsid w:val="00C36262"/>
    <w:rsid w:val="00C363B8"/>
    <w:rsid w:val="00C3691C"/>
    <w:rsid w:val="00C378C0"/>
    <w:rsid w:val="00C37B49"/>
    <w:rsid w:val="00C37D47"/>
    <w:rsid w:val="00C4012D"/>
    <w:rsid w:val="00C407F5"/>
    <w:rsid w:val="00C409D0"/>
    <w:rsid w:val="00C40B6D"/>
    <w:rsid w:val="00C40E1C"/>
    <w:rsid w:val="00C40FC9"/>
    <w:rsid w:val="00C4100E"/>
    <w:rsid w:val="00C419D4"/>
    <w:rsid w:val="00C41D97"/>
    <w:rsid w:val="00C41EF8"/>
    <w:rsid w:val="00C42132"/>
    <w:rsid w:val="00C42326"/>
    <w:rsid w:val="00C42828"/>
    <w:rsid w:val="00C42ED0"/>
    <w:rsid w:val="00C433B1"/>
    <w:rsid w:val="00C43A66"/>
    <w:rsid w:val="00C43E61"/>
    <w:rsid w:val="00C442CB"/>
    <w:rsid w:val="00C4458D"/>
    <w:rsid w:val="00C446D7"/>
    <w:rsid w:val="00C46061"/>
    <w:rsid w:val="00C461E1"/>
    <w:rsid w:val="00C465B4"/>
    <w:rsid w:val="00C465E8"/>
    <w:rsid w:val="00C46891"/>
    <w:rsid w:val="00C469A9"/>
    <w:rsid w:val="00C46A78"/>
    <w:rsid w:val="00C46AE3"/>
    <w:rsid w:val="00C46AEF"/>
    <w:rsid w:val="00C46BBA"/>
    <w:rsid w:val="00C46FFA"/>
    <w:rsid w:val="00C47534"/>
    <w:rsid w:val="00C478D9"/>
    <w:rsid w:val="00C47C0E"/>
    <w:rsid w:val="00C47D4D"/>
    <w:rsid w:val="00C50885"/>
    <w:rsid w:val="00C51339"/>
    <w:rsid w:val="00C51CBE"/>
    <w:rsid w:val="00C51D18"/>
    <w:rsid w:val="00C521F7"/>
    <w:rsid w:val="00C52238"/>
    <w:rsid w:val="00C5231E"/>
    <w:rsid w:val="00C5245F"/>
    <w:rsid w:val="00C528D0"/>
    <w:rsid w:val="00C5301C"/>
    <w:rsid w:val="00C53441"/>
    <w:rsid w:val="00C53C82"/>
    <w:rsid w:val="00C54618"/>
    <w:rsid w:val="00C54A86"/>
    <w:rsid w:val="00C5554F"/>
    <w:rsid w:val="00C55626"/>
    <w:rsid w:val="00C55C34"/>
    <w:rsid w:val="00C563B8"/>
    <w:rsid w:val="00C56C57"/>
    <w:rsid w:val="00C56FA0"/>
    <w:rsid w:val="00C57006"/>
    <w:rsid w:val="00C57014"/>
    <w:rsid w:val="00C57533"/>
    <w:rsid w:val="00C6012C"/>
    <w:rsid w:val="00C602F4"/>
    <w:rsid w:val="00C60B6A"/>
    <w:rsid w:val="00C60BE1"/>
    <w:rsid w:val="00C613CF"/>
    <w:rsid w:val="00C619C3"/>
    <w:rsid w:val="00C61BE4"/>
    <w:rsid w:val="00C61CF9"/>
    <w:rsid w:val="00C62678"/>
    <w:rsid w:val="00C638D9"/>
    <w:rsid w:val="00C639EA"/>
    <w:rsid w:val="00C63C54"/>
    <w:rsid w:val="00C63C7E"/>
    <w:rsid w:val="00C63FD3"/>
    <w:rsid w:val="00C64224"/>
    <w:rsid w:val="00C6423D"/>
    <w:rsid w:val="00C64379"/>
    <w:rsid w:val="00C6437F"/>
    <w:rsid w:val="00C64591"/>
    <w:rsid w:val="00C64AAB"/>
    <w:rsid w:val="00C655F2"/>
    <w:rsid w:val="00C65942"/>
    <w:rsid w:val="00C663E7"/>
    <w:rsid w:val="00C66841"/>
    <w:rsid w:val="00C66B21"/>
    <w:rsid w:val="00C674CF"/>
    <w:rsid w:val="00C6762B"/>
    <w:rsid w:val="00C6777D"/>
    <w:rsid w:val="00C6785B"/>
    <w:rsid w:val="00C67B21"/>
    <w:rsid w:val="00C67B5D"/>
    <w:rsid w:val="00C67C99"/>
    <w:rsid w:val="00C70082"/>
    <w:rsid w:val="00C707F4"/>
    <w:rsid w:val="00C71274"/>
    <w:rsid w:val="00C716FC"/>
    <w:rsid w:val="00C718F7"/>
    <w:rsid w:val="00C71E5F"/>
    <w:rsid w:val="00C72005"/>
    <w:rsid w:val="00C72076"/>
    <w:rsid w:val="00C733FE"/>
    <w:rsid w:val="00C73FB3"/>
    <w:rsid w:val="00C74063"/>
    <w:rsid w:val="00C74501"/>
    <w:rsid w:val="00C74D3D"/>
    <w:rsid w:val="00C75E5A"/>
    <w:rsid w:val="00C764CE"/>
    <w:rsid w:val="00C769BC"/>
    <w:rsid w:val="00C76EB0"/>
    <w:rsid w:val="00C77D2C"/>
    <w:rsid w:val="00C8024B"/>
    <w:rsid w:val="00C80E6D"/>
    <w:rsid w:val="00C81952"/>
    <w:rsid w:val="00C8205E"/>
    <w:rsid w:val="00C82609"/>
    <w:rsid w:val="00C8273F"/>
    <w:rsid w:val="00C82B2F"/>
    <w:rsid w:val="00C82C05"/>
    <w:rsid w:val="00C82C3A"/>
    <w:rsid w:val="00C82EE7"/>
    <w:rsid w:val="00C831CC"/>
    <w:rsid w:val="00C83868"/>
    <w:rsid w:val="00C83946"/>
    <w:rsid w:val="00C83B52"/>
    <w:rsid w:val="00C841FC"/>
    <w:rsid w:val="00C84C85"/>
    <w:rsid w:val="00C853DA"/>
    <w:rsid w:val="00C858F1"/>
    <w:rsid w:val="00C85DC7"/>
    <w:rsid w:val="00C8641D"/>
    <w:rsid w:val="00C8657F"/>
    <w:rsid w:val="00C8689A"/>
    <w:rsid w:val="00C869E9"/>
    <w:rsid w:val="00C86D84"/>
    <w:rsid w:val="00C86D90"/>
    <w:rsid w:val="00C870F8"/>
    <w:rsid w:val="00C87335"/>
    <w:rsid w:val="00C8798C"/>
    <w:rsid w:val="00C901BB"/>
    <w:rsid w:val="00C9038D"/>
    <w:rsid w:val="00C904C3"/>
    <w:rsid w:val="00C9180E"/>
    <w:rsid w:val="00C91BBD"/>
    <w:rsid w:val="00C92109"/>
    <w:rsid w:val="00C92398"/>
    <w:rsid w:val="00C924DE"/>
    <w:rsid w:val="00C93150"/>
    <w:rsid w:val="00C934AA"/>
    <w:rsid w:val="00C93943"/>
    <w:rsid w:val="00C93A01"/>
    <w:rsid w:val="00C93BB5"/>
    <w:rsid w:val="00C93CE4"/>
    <w:rsid w:val="00C942F9"/>
    <w:rsid w:val="00C95458"/>
    <w:rsid w:val="00C960E8"/>
    <w:rsid w:val="00C9684F"/>
    <w:rsid w:val="00C968C1"/>
    <w:rsid w:val="00C969EF"/>
    <w:rsid w:val="00C976DC"/>
    <w:rsid w:val="00C97F8B"/>
    <w:rsid w:val="00CA0DF3"/>
    <w:rsid w:val="00CA1D50"/>
    <w:rsid w:val="00CA200E"/>
    <w:rsid w:val="00CA2276"/>
    <w:rsid w:val="00CA2460"/>
    <w:rsid w:val="00CA247D"/>
    <w:rsid w:val="00CA298C"/>
    <w:rsid w:val="00CA35A9"/>
    <w:rsid w:val="00CA3D5C"/>
    <w:rsid w:val="00CA3E55"/>
    <w:rsid w:val="00CA3EFF"/>
    <w:rsid w:val="00CA4227"/>
    <w:rsid w:val="00CA4659"/>
    <w:rsid w:val="00CA4846"/>
    <w:rsid w:val="00CA48D4"/>
    <w:rsid w:val="00CA48E8"/>
    <w:rsid w:val="00CA49FB"/>
    <w:rsid w:val="00CA4ED3"/>
    <w:rsid w:val="00CA4F58"/>
    <w:rsid w:val="00CA50AE"/>
    <w:rsid w:val="00CA537F"/>
    <w:rsid w:val="00CA56DD"/>
    <w:rsid w:val="00CA5868"/>
    <w:rsid w:val="00CA5888"/>
    <w:rsid w:val="00CA5F1A"/>
    <w:rsid w:val="00CA663E"/>
    <w:rsid w:val="00CA6682"/>
    <w:rsid w:val="00CA6B8C"/>
    <w:rsid w:val="00CB03A6"/>
    <w:rsid w:val="00CB17EF"/>
    <w:rsid w:val="00CB2541"/>
    <w:rsid w:val="00CB2A90"/>
    <w:rsid w:val="00CB2E56"/>
    <w:rsid w:val="00CB325D"/>
    <w:rsid w:val="00CB3E75"/>
    <w:rsid w:val="00CB4ED6"/>
    <w:rsid w:val="00CB509F"/>
    <w:rsid w:val="00CB5332"/>
    <w:rsid w:val="00CB5659"/>
    <w:rsid w:val="00CB5A34"/>
    <w:rsid w:val="00CB6FBC"/>
    <w:rsid w:val="00CB70F4"/>
    <w:rsid w:val="00CB720A"/>
    <w:rsid w:val="00CB7477"/>
    <w:rsid w:val="00CB7693"/>
    <w:rsid w:val="00CC0045"/>
    <w:rsid w:val="00CC05AB"/>
    <w:rsid w:val="00CC08AE"/>
    <w:rsid w:val="00CC0FC1"/>
    <w:rsid w:val="00CC17C4"/>
    <w:rsid w:val="00CC1925"/>
    <w:rsid w:val="00CC2357"/>
    <w:rsid w:val="00CC24D2"/>
    <w:rsid w:val="00CC2768"/>
    <w:rsid w:val="00CC3095"/>
    <w:rsid w:val="00CC3116"/>
    <w:rsid w:val="00CC38BA"/>
    <w:rsid w:val="00CC3B08"/>
    <w:rsid w:val="00CC427A"/>
    <w:rsid w:val="00CC4F0E"/>
    <w:rsid w:val="00CC5777"/>
    <w:rsid w:val="00CC7599"/>
    <w:rsid w:val="00CC7BBC"/>
    <w:rsid w:val="00CC7F49"/>
    <w:rsid w:val="00CD0309"/>
    <w:rsid w:val="00CD032E"/>
    <w:rsid w:val="00CD10D7"/>
    <w:rsid w:val="00CD1DF0"/>
    <w:rsid w:val="00CD221C"/>
    <w:rsid w:val="00CD235C"/>
    <w:rsid w:val="00CD254B"/>
    <w:rsid w:val="00CD2B45"/>
    <w:rsid w:val="00CD36EE"/>
    <w:rsid w:val="00CD3801"/>
    <w:rsid w:val="00CD3887"/>
    <w:rsid w:val="00CD45AF"/>
    <w:rsid w:val="00CD4E5B"/>
    <w:rsid w:val="00CD4F55"/>
    <w:rsid w:val="00CD50AE"/>
    <w:rsid w:val="00CD54C5"/>
    <w:rsid w:val="00CD5601"/>
    <w:rsid w:val="00CD58AD"/>
    <w:rsid w:val="00CD5AD5"/>
    <w:rsid w:val="00CD5C01"/>
    <w:rsid w:val="00CD5E41"/>
    <w:rsid w:val="00CD6B03"/>
    <w:rsid w:val="00CD6C11"/>
    <w:rsid w:val="00CD7C04"/>
    <w:rsid w:val="00CE0049"/>
    <w:rsid w:val="00CE04D7"/>
    <w:rsid w:val="00CE0AB0"/>
    <w:rsid w:val="00CE1518"/>
    <w:rsid w:val="00CE1700"/>
    <w:rsid w:val="00CE29AF"/>
    <w:rsid w:val="00CE2B57"/>
    <w:rsid w:val="00CE3856"/>
    <w:rsid w:val="00CE421A"/>
    <w:rsid w:val="00CE4226"/>
    <w:rsid w:val="00CE55B5"/>
    <w:rsid w:val="00CE5BA3"/>
    <w:rsid w:val="00CE5D17"/>
    <w:rsid w:val="00CE5D3B"/>
    <w:rsid w:val="00CE5D81"/>
    <w:rsid w:val="00CE6EF8"/>
    <w:rsid w:val="00CE709E"/>
    <w:rsid w:val="00CE7760"/>
    <w:rsid w:val="00CE7833"/>
    <w:rsid w:val="00CE7BC4"/>
    <w:rsid w:val="00CF02FE"/>
    <w:rsid w:val="00CF0543"/>
    <w:rsid w:val="00CF204F"/>
    <w:rsid w:val="00CF2354"/>
    <w:rsid w:val="00CF2CEC"/>
    <w:rsid w:val="00CF2FAB"/>
    <w:rsid w:val="00CF30FD"/>
    <w:rsid w:val="00CF33FC"/>
    <w:rsid w:val="00CF350D"/>
    <w:rsid w:val="00CF3845"/>
    <w:rsid w:val="00CF388E"/>
    <w:rsid w:val="00CF3EA8"/>
    <w:rsid w:val="00CF40B7"/>
    <w:rsid w:val="00CF57C5"/>
    <w:rsid w:val="00CF5B70"/>
    <w:rsid w:val="00CF6B86"/>
    <w:rsid w:val="00CF777D"/>
    <w:rsid w:val="00CF7B7F"/>
    <w:rsid w:val="00D00B88"/>
    <w:rsid w:val="00D0124D"/>
    <w:rsid w:val="00D013A9"/>
    <w:rsid w:val="00D015FC"/>
    <w:rsid w:val="00D0184D"/>
    <w:rsid w:val="00D01987"/>
    <w:rsid w:val="00D01C70"/>
    <w:rsid w:val="00D02C0B"/>
    <w:rsid w:val="00D02E16"/>
    <w:rsid w:val="00D02F17"/>
    <w:rsid w:val="00D02F85"/>
    <w:rsid w:val="00D034D0"/>
    <w:rsid w:val="00D041CF"/>
    <w:rsid w:val="00D042E1"/>
    <w:rsid w:val="00D047FA"/>
    <w:rsid w:val="00D049A0"/>
    <w:rsid w:val="00D04D39"/>
    <w:rsid w:val="00D04F5C"/>
    <w:rsid w:val="00D05140"/>
    <w:rsid w:val="00D05340"/>
    <w:rsid w:val="00D054AB"/>
    <w:rsid w:val="00D05FFE"/>
    <w:rsid w:val="00D067C8"/>
    <w:rsid w:val="00D07413"/>
    <w:rsid w:val="00D1022E"/>
    <w:rsid w:val="00D1032E"/>
    <w:rsid w:val="00D10FE5"/>
    <w:rsid w:val="00D11615"/>
    <w:rsid w:val="00D11781"/>
    <w:rsid w:val="00D12D9C"/>
    <w:rsid w:val="00D1355F"/>
    <w:rsid w:val="00D13738"/>
    <w:rsid w:val="00D138A9"/>
    <w:rsid w:val="00D139B1"/>
    <w:rsid w:val="00D139ED"/>
    <w:rsid w:val="00D14416"/>
    <w:rsid w:val="00D14559"/>
    <w:rsid w:val="00D1563A"/>
    <w:rsid w:val="00D15897"/>
    <w:rsid w:val="00D17C26"/>
    <w:rsid w:val="00D17F42"/>
    <w:rsid w:val="00D2170E"/>
    <w:rsid w:val="00D21E8B"/>
    <w:rsid w:val="00D21F45"/>
    <w:rsid w:val="00D2285B"/>
    <w:rsid w:val="00D2298A"/>
    <w:rsid w:val="00D22B25"/>
    <w:rsid w:val="00D22E28"/>
    <w:rsid w:val="00D232E9"/>
    <w:rsid w:val="00D2379E"/>
    <w:rsid w:val="00D237C2"/>
    <w:rsid w:val="00D23891"/>
    <w:rsid w:val="00D23A01"/>
    <w:rsid w:val="00D23B14"/>
    <w:rsid w:val="00D23EC7"/>
    <w:rsid w:val="00D23F4B"/>
    <w:rsid w:val="00D245B4"/>
    <w:rsid w:val="00D248C6"/>
    <w:rsid w:val="00D25517"/>
    <w:rsid w:val="00D2556C"/>
    <w:rsid w:val="00D255F9"/>
    <w:rsid w:val="00D25721"/>
    <w:rsid w:val="00D25EC4"/>
    <w:rsid w:val="00D26E97"/>
    <w:rsid w:val="00D26EF6"/>
    <w:rsid w:val="00D26FA2"/>
    <w:rsid w:val="00D270F4"/>
    <w:rsid w:val="00D27452"/>
    <w:rsid w:val="00D277DD"/>
    <w:rsid w:val="00D300E5"/>
    <w:rsid w:val="00D30AE7"/>
    <w:rsid w:val="00D310A9"/>
    <w:rsid w:val="00D31236"/>
    <w:rsid w:val="00D31778"/>
    <w:rsid w:val="00D31BA7"/>
    <w:rsid w:val="00D326BB"/>
    <w:rsid w:val="00D328DD"/>
    <w:rsid w:val="00D32DAA"/>
    <w:rsid w:val="00D33407"/>
    <w:rsid w:val="00D334C7"/>
    <w:rsid w:val="00D33549"/>
    <w:rsid w:val="00D3356A"/>
    <w:rsid w:val="00D33650"/>
    <w:rsid w:val="00D33768"/>
    <w:rsid w:val="00D3404F"/>
    <w:rsid w:val="00D342B1"/>
    <w:rsid w:val="00D34CF7"/>
    <w:rsid w:val="00D34F2F"/>
    <w:rsid w:val="00D35C48"/>
    <w:rsid w:val="00D35D1D"/>
    <w:rsid w:val="00D37868"/>
    <w:rsid w:val="00D37914"/>
    <w:rsid w:val="00D37EBB"/>
    <w:rsid w:val="00D37F6E"/>
    <w:rsid w:val="00D4081A"/>
    <w:rsid w:val="00D40861"/>
    <w:rsid w:val="00D41134"/>
    <w:rsid w:val="00D41BE7"/>
    <w:rsid w:val="00D41C5B"/>
    <w:rsid w:val="00D42257"/>
    <w:rsid w:val="00D428B7"/>
    <w:rsid w:val="00D42EBD"/>
    <w:rsid w:val="00D42F26"/>
    <w:rsid w:val="00D42F43"/>
    <w:rsid w:val="00D431C1"/>
    <w:rsid w:val="00D43369"/>
    <w:rsid w:val="00D434B4"/>
    <w:rsid w:val="00D43F20"/>
    <w:rsid w:val="00D44104"/>
    <w:rsid w:val="00D45493"/>
    <w:rsid w:val="00D454D8"/>
    <w:rsid w:val="00D45D05"/>
    <w:rsid w:val="00D46306"/>
    <w:rsid w:val="00D47004"/>
    <w:rsid w:val="00D47581"/>
    <w:rsid w:val="00D47610"/>
    <w:rsid w:val="00D47AE8"/>
    <w:rsid w:val="00D50245"/>
    <w:rsid w:val="00D5060C"/>
    <w:rsid w:val="00D50AD5"/>
    <w:rsid w:val="00D5143E"/>
    <w:rsid w:val="00D515DA"/>
    <w:rsid w:val="00D518AE"/>
    <w:rsid w:val="00D51AE7"/>
    <w:rsid w:val="00D51C89"/>
    <w:rsid w:val="00D51EEA"/>
    <w:rsid w:val="00D51F97"/>
    <w:rsid w:val="00D52304"/>
    <w:rsid w:val="00D52568"/>
    <w:rsid w:val="00D52790"/>
    <w:rsid w:val="00D52D66"/>
    <w:rsid w:val="00D52F60"/>
    <w:rsid w:val="00D536E2"/>
    <w:rsid w:val="00D54F6C"/>
    <w:rsid w:val="00D556FF"/>
    <w:rsid w:val="00D562B0"/>
    <w:rsid w:val="00D56367"/>
    <w:rsid w:val="00D56E4F"/>
    <w:rsid w:val="00D572D8"/>
    <w:rsid w:val="00D57305"/>
    <w:rsid w:val="00D57C3A"/>
    <w:rsid w:val="00D60052"/>
    <w:rsid w:val="00D60473"/>
    <w:rsid w:val="00D605D4"/>
    <w:rsid w:val="00D60878"/>
    <w:rsid w:val="00D6110E"/>
    <w:rsid w:val="00D6151F"/>
    <w:rsid w:val="00D62122"/>
    <w:rsid w:val="00D62365"/>
    <w:rsid w:val="00D624F4"/>
    <w:rsid w:val="00D6250C"/>
    <w:rsid w:val="00D6293F"/>
    <w:rsid w:val="00D62D78"/>
    <w:rsid w:val="00D63108"/>
    <w:rsid w:val="00D644AB"/>
    <w:rsid w:val="00D64578"/>
    <w:rsid w:val="00D64CF5"/>
    <w:rsid w:val="00D662C3"/>
    <w:rsid w:val="00D700C2"/>
    <w:rsid w:val="00D716F9"/>
    <w:rsid w:val="00D722A4"/>
    <w:rsid w:val="00D723CA"/>
    <w:rsid w:val="00D726A0"/>
    <w:rsid w:val="00D733D1"/>
    <w:rsid w:val="00D7349C"/>
    <w:rsid w:val="00D73F02"/>
    <w:rsid w:val="00D755EE"/>
    <w:rsid w:val="00D75E78"/>
    <w:rsid w:val="00D76482"/>
    <w:rsid w:val="00D766C3"/>
    <w:rsid w:val="00D7677E"/>
    <w:rsid w:val="00D8079B"/>
    <w:rsid w:val="00D81C29"/>
    <w:rsid w:val="00D82AFD"/>
    <w:rsid w:val="00D82E29"/>
    <w:rsid w:val="00D83757"/>
    <w:rsid w:val="00D84E7A"/>
    <w:rsid w:val="00D85099"/>
    <w:rsid w:val="00D85793"/>
    <w:rsid w:val="00D87602"/>
    <w:rsid w:val="00D9104F"/>
    <w:rsid w:val="00D91143"/>
    <w:rsid w:val="00D91C96"/>
    <w:rsid w:val="00D93090"/>
    <w:rsid w:val="00D936EB"/>
    <w:rsid w:val="00D939B5"/>
    <w:rsid w:val="00D93FCB"/>
    <w:rsid w:val="00D94175"/>
    <w:rsid w:val="00D94A10"/>
    <w:rsid w:val="00D94FED"/>
    <w:rsid w:val="00D954EC"/>
    <w:rsid w:val="00D963FD"/>
    <w:rsid w:val="00D964FF"/>
    <w:rsid w:val="00D96637"/>
    <w:rsid w:val="00D9687F"/>
    <w:rsid w:val="00D97012"/>
    <w:rsid w:val="00D97669"/>
    <w:rsid w:val="00D97D5A"/>
    <w:rsid w:val="00D97E9F"/>
    <w:rsid w:val="00DA0A4C"/>
    <w:rsid w:val="00DA0D1B"/>
    <w:rsid w:val="00DA101E"/>
    <w:rsid w:val="00DA10E6"/>
    <w:rsid w:val="00DA1394"/>
    <w:rsid w:val="00DA18DE"/>
    <w:rsid w:val="00DA1FF6"/>
    <w:rsid w:val="00DA2234"/>
    <w:rsid w:val="00DA2952"/>
    <w:rsid w:val="00DA2C96"/>
    <w:rsid w:val="00DA3712"/>
    <w:rsid w:val="00DA411D"/>
    <w:rsid w:val="00DA45C6"/>
    <w:rsid w:val="00DA46C0"/>
    <w:rsid w:val="00DA540A"/>
    <w:rsid w:val="00DA56BD"/>
    <w:rsid w:val="00DA6112"/>
    <w:rsid w:val="00DA6312"/>
    <w:rsid w:val="00DA662B"/>
    <w:rsid w:val="00DA68E3"/>
    <w:rsid w:val="00DA6D7F"/>
    <w:rsid w:val="00DA7A81"/>
    <w:rsid w:val="00DB14C8"/>
    <w:rsid w:val="00DB18DC"/>
    <w:rsid w:val="00DB1F35"/>
    <w:rsid w:val="00DB1F6F"/>
    <w:rsid w:val="00DB252C"/>
    <w:rsid w:val="00DB39EF"/>
    <w:rsid w:val="00DB3B9B"/>
    <w:rsid w:val="00DB4530"/>
    <w:rsid w:val="00DB498C"/>
    <w:rsid w:val="00DB4A5C"/>
    <w:rsid w:val="00DB52A8"/>
    <w:rsid w:val="00DB561B"/>
    <w:rsid w:val="00DB5B3A"/>
    <w:rsid w:val="00DB5ED7"/>
    <w:rsid w:val="00DB6EB9"/>
    <w:rsid w:val="00DB74BC"/>
    <w:rsid w:val="00DB76E4"/>
    <w:rsid w:val="00DB7EF2"/>
    <w:rsid w:val="00DC0371"/>
    <w:rsid w:val="00DC05AD"/>
    <w:rsid w:val="00DC094F"/>
    <w:rsid w:val="00DC0ED5"/>
    <w:rsid w:val="00DC1345"/>
    <w:rsid w:val="00DC1BC4"/>
    <w:rsid w:val="00DC235A"/>
    <w:rsid w:val="00DC2729"/>
    <w:rsid w:val="00DC27C7"/>
    <w:rsid w:val="00DC29A7"/>
    <w:rsid w:val="00DC2F25"/>
    <w:rsid w:val="00DC2F94"/>
    <w:rsid w:val="00DC4146"/>
    <w:rsid w:val="00DC597C"/>
    <w:rsid w:val="00DC5ABC"/>
    <w:rsid w:val="00DC677C"/>
    <w:rsid w:val="00DC68CF"/>
    <w:rsid w:val="00DC6EC1"/>
    <w:rsid w:val="00DC7084"/>
    <w:rsid w:val="00DC72D2"/>
    <w:rsid w:val="00DC7675"/>
    <w:rsid w:val="00DD0B8B"/>
    <w:rsid w:val="00DD0DE4"/>
    <w:rsid w:val="00DD125C"/>
    <w:rsid w:val="00DD12AE"/>
    <w:rsid w:val="00DD1673"/>
    <w:rsid w:val="00DD16F7"/>
    <w:rsid w:val="00DD2D80"/>
    <w:rsid w:val="00DD2D87"/>
    <w:rsid w:val="00DD30E7"/>
    <w:rsid w:val="00DD3545"/>
    <w:rsid w:val="00DD3D45"/>
    <w:rsid w:val="00DD4AD2"/>
    <w:rsid w:val="00DD5004"/>
    <w:rsid w:val="00DD5167"/>
    <w:rsid w:val="00DD52C4"/>
    <w:rsid w:val="00DD5562"/>
    <w:rsid w:val="00DD631A"/>
    <w:rsid w:val="00DD631B"/>
    <w:rsid w:val="00DD6330"/>
    <w:rsid w:val="00DD64D6"/>
    <w:rsid w:val="00DD6945"/>
    <w:rsid w:val="00DD6A69"/>
    <w:rsid w:val="00DD6FC2"/>
    <w:rsid w:val="00DD74F1"/>
    <w:rsid w:val="00DD7552"/>
    <w:rsid w:val="00DD7C75"/>
    <w:rsid w:val="00DE0111"/>
    <w:rsid w:val="00DE01A6"/>
    <w:rsid w:val="00DE0250"/>
    <w:rsid w:val="00DE02D4"/>
    <w:rsid w:val="00DE0444"/>
    <w:rsid w:val="00DE276E"/>
    <w:rsid w:val="00DE2D58"/>
    <w:rsid w:val="00DE2DF2"/>
    <w:rsid w:val="00DE2E61"/>
    <w:rsid w:val="00DE3A71"/>
    <w:rsid w:val="00DE3FFA"/>
    <w:rsid w:val="00DE4261"/>
    <w:rsid w:val="00DE42CB"/>
    <w:rsid w:val="00DE480C"/>
    <w:rsid w:val="00DE4C92"/>
    <w:rsid w:val="00DE5784"/>
    <w:rsid w:val="00DE5AEE"/>
    <w:rsid w:val="00DE7C2A"/>
    <w:rsid w:val="00DF04F5"/>
    <w:rsid w:val="00DF0BAC"/>
    <w:rsid w:val="00DF0C10"/>
    <w:rsid w:val="00DF170C"/>
    <w:rsid w:val="00DF1AD1"/>
    <w:rsid w:val="00DF201A"/>
    <w:rsid w:val="00DF2119"/>
    <w:rsid w:val="00DF23B4"/>
    <w:rsid w:val="00DF24BC"/>
    <w:rsid w:val="00DF2557"/>
    <w:rsid w:val="00DF4048"/>
    <w:rsid w:val="00DF4372"/>
    <w:rsid w:val="00DF4CFD"/>
    <w:rsid w:val="00DF5A25"/>
    <w:rsid w:val="00DF5B61"/>
    <w:rsid w:val="00DF5B9D"/>
    <w:rsid w:val="00DF656C"/>
    <w:rsid w:val="00DF7118"/>
    <w:rsid w:val="00DF729B"/>
    <w:rsid w:val="00DF779B"/>
    <w:rsid w:val="00DF7AB8"/>
    <w:rsid w:val="00DF7AD4"/>
    <w:rsid w:val="00DF7F44"/>
    <w:rsid w:val="00E0024B"/>
    <w:rsid w:val="00E00BA5"/>
    <w:rsid w:val="00E00FE0"/>
    <w:rsid w:val="00E013FD"/>
    <w:rsid w:val="00E0152C"/>
    <w:rsid w:val="00E015A1"/>
    <w:rsid w:val="00E018A3"/>
    <w:rsid w:val="00E01B42"/>
    <w:rsid w:val="00E01C30"/>
    <w:rsid w:val="00E02C0C"/>
    <w:rsid w:val="00E03613"/>
    <w:rsid w:val="00E042B3"/>
    <w:rsid w:val="00E0451D"/>
    <w:rsid w:val="00E047B4"/>
    <w:rsid w:val="00E047F9"/>
    <w:rsid w:val="00E049B9"/>
    <w:rsid w:val="00E04E74"/>
    <w:rsid w:val="00E05475"/>
    <w:rsid w:val="00E05A82"/>
    <w:rsid w:val="00E06550"/>
    <w:rsid w:val="00E0693E"/>
    <w:rsid w:val="00E06AA0"/>
    <w:rsid w:val="00E06DA2"/>
    <w:rsid w:val="00E0719F"/>
    <w:rsid w:val="00E075AD"/>
    <w:rsid w:val="00E07AB5"/>
    <w:rsid w:val="00E07BC9"/>
    <w:rsid w:val="00E07D08"/>
    <w:rsid w:val="00E07E91"/>
    <w:rsid w:val="00E07EEE"/>
    <w:rsid w:val="00E10923"/>
    <w:rsid w:val="00E114C1"/>
    <w:rsid w:val="00E11783"/>
    <w:rsid w:val="00E11BCE"/>
    <w:rsid w:val="00E1221E"/>
    <w:rsid w:val="00E128CF"/>
    <w:rsid w:val="00E129D8"/>
    <w:rsid w:val="00E12A8C"/>
    <w:rsid w:val="00E12B0E"/>
    <w:rsid w:val="00E12E55"/>
    <w:rsid w:val="00E13080"/>
    <w:rsid w:val="00E13C28"/>
    <w:rsid w:val="00E14763"/>
    <w:rsid w:val="00E148A9"/>
    <w:rsid w:val="00E148EF"/>
    <w:rsid w:val="00E149A5"/>
    <w:rsid w:val="00E14F34"/>
    <w:rsid w:val="00E15067"/>
    <w:rsid w:val="00E15B3F"/>
    <w:rsid w:val="00E15F2F"/>
    <w:rsid w:val="00E16234"/>
    <w:rsid w:val="00E16EA8"/>
    <w:rsid w:val="00E17157"/>
    <w:rsid w:val="00E17447"/>
    <w:rsid w:val="00E20107"/>
    <w:rsid w:val="00E203AD"/>
    <w:rsid w:val="00E204F3"/>
    <w:rsid w:val="00E208E7"/>
    <w:rsid w:val="00E20A63"/>
    <w:rsid w:val="00E21366"/>
    <w:rsid w:val="00E22B58"/>
    <w:rsid w:val="00E22F5F"/>
    <w:rsid w:val="00E23220"/>
    <w:rsid w:val="00E23940"/>
    <w:rsid w:val="00E23D14"/>
    <w:rsid w:val="00E240DF"/>
    <w:rsid w:val="00E24894"/>
    <w:rsid w:val="00E24D5B"/>
    <w:rsid w:val="00E2511D"/>
    <w:rsid w:val="00E255E6"/>
    <w:rsid w:val="00E2598B"/>
    <w:rsid w:val="00E25C70"/>
    <w:rsid w:val="00E25E83"/>
    <w:rsid w:val="00E265A7"/>
    <w:rsid w:val="00E26909"/>
    <w:rsid w:val="00E26F2A"/>
    <w:rsid w:val="00E26FE3"/>
    <w:rsid w:val="00E27539"/>
    <w:rsid w:val="00E27DD6"/>
    <w:rsid w:val="00E31208"/>
    <w:rsid w:val="00E31A84"/>
    <w:rsid w:val="00E31C4E"/>
    <w:rsid w:val="00E31E68"/>
    <w:rsid w:val="00E3295E"/>
    <w:rsid w:val="00E32BD7"/>
    <w:rsid w:val="00E335B3"/>
    <w:rsid w:val="00E349A4"/>
    <w:rsid w:val="00E355B1"/>
    <w:rsid w:val="00E35DFF"/>
    <w:rsid w:val="00E36405"/>
    <w:rsid w:val="00E36C43"/>
    <w:rsid w:val="00E36DB7"/>
    <w:rsid w:val="00E3730B"/>
    <w:rsid w:val="00E37672"/>
    <w:rsid w:val="00E3777D"/>
    <w:rsid w:val="00E37864"/>
    <w:rsid w:val="00E37D61"/>
    <w:rsid w:val="00E37F39"/>
    <w:rsid w:val="00E400FD"/>
    <w:rsid w:val="00E405D4"/>
    <w:rsid w:val="00E411A2"/>
    <w:rsid w:val="00E4145E"/>
    <w:rsid w:val="00E41537"/>
    <w:rsid w:val="00E41A68"/>
    <w:rsid w:val="00E41C13"/>
    <w:rsid w:val="00E41C81"/>
    <w:rsid w:val="00E42160"/>
    <w:rsid w:val="00E42347"/>
    <w:rsid w:val="00E42DD4"/>
    <w:rsid w:val="00E42F35"/>
    <w:rsid w:val="00E42FB0"/>
    <w:rsid w:val="00E4302E"/>
    <w:rsid w:val="00E4309A"/>
    <w:rsid w:val="00E435BE"/>
    <w:rsid w:val="00E44AA6"/>
    <w:rsid w:val="00E44B48"/>
    <w:rsid w:val="00E44B65"/>
    <w:rsid w:val="00E453B8"/>
    <w:rsid w:val="00E45802"/>
    <w:rsid w:val="00E45978"/>
    <w:rsid w:val="00E476C4"/>
    <w:rsid w:val="00E47C76"/>
    <w:rsid w:val="00E47EF1"/>
    <w:rsid w:val="00E50E91"/>
    <w:rsid w:val="00E51633"/>
    <w:rsid w:val="00E516E3"/>
    <w:rsid w:val="00E52C34"/>
    <w:rsid w:val="00E53462"/>
    <w:rsid w:val="00E5384A"/>
    <w:rsid w:val="00E53B9A"/>
    <w:rsid w:val="00E53BAC"/>
    <w:rsid w:val="00E53E80"/>
    <w:rsid w:val="00E54271"/>
    <w:rsid w:val="00E54308"/>
    <w:rsid w:val="00E545D1"/>
    <w:rsid w:val="00E546DA"/>
    <w:rsid w:val="00E54B96"/>
    <w:rsid w:val="00E54E1F"/>
    <w:rsid w:val="00E5536C"/>
    <w:rsid w:val="00E558A1"/>
    <w:rsid w:val="00E55DA8"/>
    <w:rsid w:val="00E5600A"/>
    <w:rsid w:val="00E561CC"/>
    <w:rsid w:val="00E566A1"/>
    <w:rsid w:val="00E56C1C"/>
    <w:rsid w:val="00E56D4D"/>
    <w:rsid w:val="00E600DE"/>
    <w:rsid w:val="00E60478"/>
    <w:rsid w:val="00E60800"/>
    <w:rsid w:val="00E60859"/>
    <w:rsid w:val="00E60D58"/>
    <w:rsid w:val="00E60DFE"/>
    <w:rsid w:val="00E60F27"/>
    <w:rsid w:val="00E615C3"/>
    <w:rsid w:val="00E622A0"/>
    <w:rsid w:val="00E625B4"/>
    <w:rsid w:val="00E626D0"/>
    <w:rsid w:val="00E63845"/>
    <w:rsid w:val="00E64353"/>
    <w:rsid w:val="00E64AB7"/>
    <w:rsid w:val="00E65172"/>
    <w:rsid w:val="00E657F8"/>
    <w:rsid w:val="00E65B25"/>
    <w:rsid w:val="00E662CB"/>
    <w:rsid w:val="00E66B96"/>
    <w:rsid w:val="00E670C4"/>
    <w:rsid w:val="00E67B57"/>
    <w:rsid w:val="00E67F6F"/>
    <w:rsid w:val="00E708AB"/>
    <w:rsid w:val="00E708B5"/>
    <w:rsid w:val="00E7092B"/>
    <w:rsid w:val="00E71082"/>
    <w:rsid w:val="00E71893"/>
    <w:rsid w:val="00E719EB"/>
    <w:rsid w:val="00E7215D"/>
    <w:rsid w:val="00E7252A"/>
    <w:rsid w:val="00E72589"/>
    <w:rsid w:val="00E7287C"/>
    <w:rsid w:val="00E72B38"/>
    <w:rsid w:val="00E72C85"/>
    <w:rsid w:val="00E73438"/>
    <w:rsid w:val="00E734B3"/>
    <w:rsid w:val="00E739FF"/>
    <w:rsid w:val="00E73C0B"/>
    <w:rsid w:val="00E73CDD"/>
    <w:rsid w:val="00E74370"/>
    <w:rsid w:val="00E748B0"/>
    <w:rsid w:val="00E74C4D"/>
    <w:rsid w:val="00E75A35"/>
    <w:rsid w:val="00E75F68"/>
    <w:rsid w:val="00E76113"/>
    <w:rsid w:val="00E761E8"/>
    <w:rsid w:val="00E76639"/>
    <w:rsid w:val="00E76A34"/>
    <w:rsid w:val="00E76C79"/>
    <w:rsid w:val="00E77016"/>
    <w:rsid w:val="00E770F4"/>
    <w:rsid w:val="00E777D1"/>
    <w:rsid w:val="00E804B2"/>
    <w:rsid w:val="00E80EFF"/>
    <w:rsid w:val="00E80FAF"/>
    <w:rsid w:val="00E81164"/>
    <w:rsid w:val="00E81500"/>
    <w:rsid w:val="00E816CC"/>
    <w:rsid w:val="00E817D7"/>
    <w:rsid w:val="00E819FF"/>
    <w:rsid w:val="00E81EA3"/>
    <w:rsid w:val="00E821F7"/>
    <w:rsid w:val="00E82A5C"/>
    <w:rsid w:val="00E82A92"/>
    <w:rsid w:val="00E82D43"/>
    <w:rsid w:val="00E83026"/>
    <w:rsid w:val="00E831FD"/>
    <w:rsid w:val="00E83269"/>
    <w:rsid w:val="00E83858"/>
    <w:rsid w:val="00E84A75"/>
    <w:rsid w:val="00E85153"/>
    <w:rsid w:val="00E851F9"/>
    <w:rsid w:val="00E86055"/>
    <w:rsid w:val="00E86073"/>
    <w:rsid w:val="00E861F3"/>
    <w:rsid w:val="00E86AF1"/>
    <w:rsid w:val="00E86E0F"/>
    <w:rsid w:val="00E86E7B"/>
    <w:rsid w:val="00E87DF8"/>
    <w:rsid w:val="00E902C1"/>
    <w:rsid w:val="00E9048E"/>
    <w:rsid w:val="00E9064E"/>
    <w:rsid w:val="00E907C7"/>
    <w:rsid w:val="00E909EB"/>
    <w:rsid w:val="00E90CE0"/>
    <w:rsid w:val="00E916E0"/>
    <w:rsid w:val="00E9198B"/>
    <w:rsid w:val="00E91A3B"/>
    <w:rsid w:val="00E91B2A"/>
    <w:rsid w:val="00E91FA5"/>
    <w:rsid w:val="00E92329"/>
    <w:rsid w:val="00E93058"/>
    <w:rsid w:val="00E937CB"/>
    <w:rsid w:val="00E93EEF"/>
    <w:rsid w:val="00E93F2A"/>
    <w:rsid w:val="00E9423B"/>
    <w:rsid w:val="00E94F58"/>
    <w:rsid w:val="00E95184"/>
    <w:rsid w:val="00E952AE"/>
    <w:rsid w:val="00E955A7"/>
    <w:rsid w:val="00E96335"/>
    <w:rsid w:val="00E96D6D"/>
    <w:rsid w:val="00E96F96"/>
    <w:rsid w:val="00E97670"/>
    <w:rsid w:val="00EA0183"/>
    <w:rsid w:val="00EA033A"/>
    <w:rsid w:val="00EA08A7"/>
    <w:rsid w:val="00EA0D28"/>
    <w:rsid w:val="00EA156A"/>
    <w:rsid w:val="00EA19D0"/>
    <w:rsid w:val="00EA21BB"/>
    <w:rsid w:val="00EA22C6"/>
    <w:rsid w:val="00EA268D"/>
    <w:rsid w:val="00EA3961"/>
    <w:rsid w:val="00EA462B"/>
    <w:rsid w:val="00EA4973"/>
    <w:rsid w:val="00EA5365"/>
    <w:rsid w:val="00EA5AB5"/>
    <w:rsid w:val="00EA5ACF"/>
    <w:rsid w:val="00EA5AD0"/>
    <w:rsid w:val="00EA5F6C"/>
    <w:rsid w:val="00EA5FD1"/>
    <w:rsid w:val="00EA6801"/>
    <w:rsid w:val="00EA6F36"/>
    <w:rsid w:val="00EA75B2"/>
    <w:rsid w:val="00EA7AE1"/>
    <w:rsid w:val="00EA7DDB"/>
    <w:rsid w:val="00EB028A"/>
    <w:rsid w:val="00EB08FA"/>
    <w:rsid w:val="00EB0C50"/>
    <w:rsid w:val="00EB0CD8"/>
    <w:rsid w:val="00EB10BE"/>
    <w:rsid w:val="00EB2026"/>
    <w:rsid w:val="00EB2035"/>
    <w:rsid w:val="00EB2146"/>
    <w:rsid w:val="00EB24AF"/>
    <w:rsid w:val="00EB2860"/>
    <w:rsid w:val="00EB2BA3"/>
    <w:rsid w:val="00EB2D04"/>
    <w:rsid w:val="00EB308F"/>
    <w:rsid w:val="00EB3151"/>
    <w:rsid w:val="00EB3C42"/>
    <w:rsid w:val="00EB3E07"/>
    <w:rsid w:val="00EB4309"/>
    <w:rsid w:val="00EB4446"/>
    <w:rsid w:val="00EB4AB6"/>
    <w:rsid w:val="00EB5157"/>
    <w:rsid w:val="00EB5324"/>
    <w:rsid w:val="00EB65BC"/>
    <w:rsid w:val="00EB6859"/>
    <w:rsid w:val="00EB6A89"/>
    <w:rsid w:val="00EB7126"/>
    <w:rsid w:val="00EB79DC"/>
    <w:rsid w:val="00EC1437"/>
    <w:rsid w:val="00EC1883"/>
    <w:rsid w:val="00EC28DB"/>
    <w:rsid w:val="00EC2D45"/>
    <w:rsid w:val="00EC477B"/>
    <w:rsid w:val="00EC4CF5"/>
    <w:rsid w:val="00EC5119"/>
    <w:rsid w:val="00EC54E6"/>
    <w:rsid w:val="00EC5BEB"/>
    <w:rsid w:val="00EC66E9"/>
    <w:rsid w:val="00EC68FD"/>
    <w:rsid w:val="00EC6957"/>
    <w:rsid w:val="00EC6BC4"/>
    <w:rsid w:val="00EC71B8"/>
    <w:rsid w:val="00EC7229"/>
    <w:rsid w:val="00EC7641"/>
    <w:rsid w:val="00EC785C"/>
    <w:rsid w:val="00EC7865"/>
    <w:rsid w:val="00EC7D13"/>
    <w:rsid w:val="00ED0114"/>
    <w:rsid w:val="00ED01D6"/>
    <w:rsid w:val="00ED02C4"/>
    <w:rsid w:val="00ED0E7D"/>
    <w:rsid w:val="00ED0FEC"/>
    <w:rsid w:val="00ED1120"/>
    <w:rsid w:val="00ED1144"/>
    <w:rsid w:val="00ED1A9C"/>
    <w:rsid w:val="00ED1C41"/>
    <w:rsid w:val="00ED1CDD"/>
    <w:rsid w:val="00ED1DEF"/>
    <w:rsid w:val="00ED2FC7"/>
    <w:rsid w:val="00ED34B0"/>
    <w:rsid w:val="00ED4550"/>
    <w:rsid w:val="00ED464A"/>
    <w:rsid w:val="00ED4DFD"/>
    <w:rsid w:val="00ED57AA"/>
    <w:rsid w:val="00ED588E"/>
    <w:rsid w:val="00ED5B77"/>
    <w:rsid w:val="00ED6F43"/>
    <w:rsid w:val="00ED7CA5"/>
    <w:rsid w:val="00EE0893"/>
    <w:rsid w:val="00EE098E"/>
    <w:rsid w:val="00EE0A85"/>
    <w:rsid w:val="00EE13A9"/>
    <w:rsid w:val="00EE1A06"/>
    <w:rsid w:val="00EE1B9A"/>
    <w:rsid w:val="00EE21D4"/>
    <w:rsid w:val="00EE441B"/>
    <w:rsid w:val="00EE4796"/>
    <w:rsid w:val="00EE578F"/>
    <w:rsid w:val="00EE5885"/>
    <w:rsid w:val="00EE600A"/>
    <w:rsid w:val="00EE6DFB"/>
    <w:rsid w:val="00EE6FA6"/>
    <w:rsid w:val="00EE7387"/>
    <w:rsid w:val="00EE73B1"/>
    <w:rsid w:val="00EE7814"/>
    <w:rsid w:val="00EE7B84"/>
    <w:rsid w:val="00EE7B9B"/>
    <w:rsid w:val="00EF076E"/>
    <w:rsid w:val="00EF0F2D"/>
    <w:rsid w:val="00EF102D"/>
    <w:rsid w:val="00EF11F8"/>
    <w:rsid w:val="00EF177A"/>
    <w:rsid w:val="00EF1D7B"/>
    <w:rsid w:val="00EF28A6"/>
    <w:rsid w:val="00EF301E"/>
    <w:rsid w:val="00EF316B"/>
    <w:rsid w:val="00EF3FBA"/>
    <w:rsid w:val="00EF4F6B"/>
    <w:rsid w:val="00EF5CBE"/>
    <w:rsid w:val="00EF5ECA"/>
    <w:rsid w:val="00EF65B4"/>
    <w:rsid w:val="00EF6948"/>
    <w:rsid w:val="00EF6E45"/>
    <w:rsid w:val="00EF71F5"/>
    <w:rsid w:val="00EF7342"/>
    <w:rsid w:val="00EF780A"/>
    <w:rsid w:val="00EF7ACC"/>
    <w:rsid w:val="00F00343"/>
    <w:rsid w:val="00F0094F"/>
    <w:rsid w:val="00F00ED5"/>
    <w:rsid w:val="00F018CB"/>
    <w:rsid w:val="00F02316"/>
    <w:rsid w:val="00F027AE"/>
    <w:rsid w:val="00F0284A"/>
    <w:rsid w:val="00F02F7F"/>
    <w:rsid w:val="00F0371C"/>
    <w:rsid w:val="00F037D7"/>
    <w:rsid w:val="00F03CB5"/>
    <w:rsid w:val="00F03E26"/>
    <w:rsid w:val="00F043F6"/>
    <w:rsid w:val="00F046B1"/>
    <w:rsid w:val="00F04E86"/>
    <w:rsid w:val="00F0578F"/>
    <w:rsid w:val="00F05BED"/>
    <w:rsid w:val="00F065F2"/>
    <w:rsid w:val="00F0670A"/>
    <w:rsid w:val="00F06A53"/>
    <w:rsid w:val="00F06D6B"/>
    <w:rsid w:val="00F06E73"/>
    <w:rsid w:val="00F06FBE"/>
    <w:rsid w:val="00F0713F"/>
    <w:rsid w:val="00F0728F"/>
    <w:rsid w:val="00F07A06"/>
    <w:rsid w:val="00F07A0C"/>
    <w:rsid w:val="00F103D2"/>
    <w:rsid w:val="00F1050B"/>
    <w:rsid w:val="00F10799"/>
    <w:rsid w:val="00F10803"/>
    <w:rsid w:val="00F1108D"/>
    <w:rsid w:val="00F11307"/>
    <w:rsid w:val="00F11604"/>
    <w:rsid w:val="00F118C0"/>
    <w:rsid w:val="00F11E1C"/>
    <w:rsid w:val="00F11E4D"/>
    <w:rsid w:val="00F11EB1"/>
    <w:rsid w:val="00F121C0"/>
    <w:rsid w:val="00F12528"/>
    <w:rsid w:val="00F12613"/>
    <w:rsid w:val="00F12973"/>
    <w:rsid w:val="00F12BA5"/>
    <w:rsid w:val="00F13718"/>
    <w:rsid w:val="00F13A69"/>
    <w:rsid w:val="00F14191"/>
    <w:rsid w:val="00F14D0A"/>
    <w:rsid w:val="00F150F7"/>
    <w:rsid w:val="00F15158"/>
    <w:rsid w:val="00F16158"/>
    <w:rsid w:val="00F1662A"/>
    <w:rsid w:val="00F16FF2"/>
    <w:rsid w:val="00F20286"/>
    <w:rsid w:val="00F2035C"/>
    <w:rsid w:val="00F2064F"/>
    <w:rsid w:val="00F20742"/>
    <w:rsid w:val="00F20792"/>
    <w:rsid w:val="00F20DA9"/>
    <w:rsid w:val="00F20DCA"/>
    <w:rsid w:val="00F21D09"/>
    <w:rsid w:val="00F22A40"/>
    <w:rsid w:val="00F22C71"/>
    <w:rsid w:val="00F2311F"/>
    <w:rsid w:val="00F23DA9"/>
    <w:rsid w:val="00F24105"/>
    <w:rsid w:val="00F2416E"/>
    <w:rsid w:val="00F24221"/>
    <w:rsid w:val="00F2474C"/>
    <w:rsid w:val="00F2527D"/>
    <w:rsid w:val="00F252C5"/>
    <w:rsid w:val="00F254E4"/>
    <w:rsid w:val="00F2585C"/>
    <w:rsid w:val="00F25F15"/>
    <w:rsid w:val="00F26183"/>
    <w:rsid w:val="00F27832"/>
    <w:rsid w:val="00F27BC9"/>
    <w:rsid w:val="00F30B33"/>
    <w:rsid w:val="00F31366"/>
    <w:rsid w:val="00F31BC9"/>
    <w:rsid w:val="00F31BCC"/>
    <w:rsid w:val="00F31C82"/>
    <w:rsid w:val="00F32389"/>
    <w:rsid w:val="00F3277D"/>
    <w:rsid w:val="00F32B19"/>
    <w:rsid w:val="00F32BB8"/>
    <w:rsid w:val="00F32D0F"/>
    <w:rsid w:val="00F33B97"/>
    <w:rsid w:val="00F347F0"/>
    <w:rsid w:val="00F350B8"/>
    <w:rsid w:val="00F35763"/>
    <w:rsid w:val="00F35F18"/>
    <w:rsid w:val="00F35FBD"/>
    <w:rsid w:val="00F363CC"/>
    <w:rsid w:val="00F366DC"/>
    <w:rsid w:val="00F36D8C"/>
    <w:rsid w:val="00F36EC9"/>
    <w:rsid w:val="00F37666"/>
    <w:rsid w:val="00F37F1B"/>
    <w:rsid w:val="00F37F8A"/>
    <w:rsid w:val="00F4075C"/>
    <w:rsid w:val="00F40E96"/>
    <w:rsid w:val="00F41732"/>
    <w:rsid w:val="00F42195"/>
    <w:rsid w:val="00F4275E"/>
    <w:rsid w:val="00F43AE0"/>
    <w:rsid w:val="00F43C0F"/>
    <w:rsid w:val="00F440EB"/>
    <w:rsid w:val="00F4414E"/>
    <w:rsid w:val="00F442DA"/>
    <w:rsid w:val="00F4438B"/>
    <w:rsid w:val="00F445EA"/>
    <w:rsid w:val="00F446EE"/>
    <w:rsid w:val="00F4565B"/>
    <w:rsid w:val="00F4599F"/>
    <w:rsid w:val="00F460DA"/>
    <w:rsid w:val="00F46D3D"/>
    <w:rsid w:val="00F4714C"/>
    <w:rsid w:val="00F471C5"/>
    <w:rsid w:val="00F4762B"/>
    <w:rsid w:val="00F47B64"/>
    <w:rsid w:val="00F50076"/>
    <w:rsid w:val="00F50892"/>
    <w:rsid w:val="00F50BC0"/>
    <w:rsid w:val="00F51DE6"/>
    <w:rsid w:val="00F52970"/>
    <w:rsid w:val="00F5472F"/>
    <w:rsid w:val="00F547F8"/>
    <w:rsid w:val="00F54AB7"/>
    <w:rsid w:val="00F54B7E"/>
    <w:rsid w:val="00F54D59"/>
    <w:rsid w:val="00F54EF4"/>
    <w:rsid w:val="00F553FD"/>
    <w:rsid w:val="00F5570C"/>
    <w:rsid w:val="00F558B8"/>
    <w:rsid w:val="00F5696E"/>
    <w:rsid w:val="00F57103"/>
    <w:rsid w:val="00F5750F"/>
    <w:rsid w:val="00F579DD"/>
    <w:rsid w:val="00F57DD6"/>
    <w:rsid w:val="00F57EE7"/>
    <w:rsid w:val="00F60405"/>
    <w:rsid w:val="00F61904"/>
    <w:rsid w:val="00F61FB7"/>
    <w:rsid w:val="00F62794"/>
    <w:rsid w:val="00F63656"/>
    <w:rsid w:val="00F63C31"/>
    <w:rsid w:val="00F64CAE"/>
    <w:rsid w:val="00F650EC"/>
    <w:rsid w:val="00F651F2"/>
    <w:rsid w:val="00F6555B"/>
    <w:rsid w:val="00F657F1"/>
    <w:rsid w:val="00F65A24"/>
    <w:rsid w:val="00F65E96"/>
    <w:rsid w:val="00F6611D"/>
    <w:rsid w:val="00F663F8"/>
    <w:rsid w:val="00F66681"/>
    <w:rsid w:val="00F66B7E"/>
    <w:rsid w:val="00F6734C"/>
    <w:rsid w:val="00F67DFE"/>
    <w:rsid w:val="00F70352"/>
    <w:rsid w:val="00F703C1"/>
    <w:rsid w:val="00F704B1"/>
    <w:rsid w:val="00F71F71"/>
    <w:rsid w:val="00F727E8"/>
    <w:rsid w:val="00F72907"/>
    <w:rsid w:val="00F743CD"/>
    <w:rsid w:val="00F74FED"/>
    <w:rsid w:val="00F752B3"/>
    <w:rsid w:val="00F759F3"/>
    <w:rsid w:val="00F75EC1"/>
    <w:rsid w:val="00F75FD2"/>
    <w:rsid w:val="00F764E4"/>
    <w:rsid w:val="00F767E6"/>
    <w:rsid w:val="00F774A0"/>
    <w:rsid w:val="00F77F27"/>
    <w:rsid w:val="00F77FF1"/>
    <w:rsid w:val="00F804FC"/>
    <w:rsid w:val="00F80671"/>
    <w:rsid w:val="00F80DAC"/>
    <w:rsid w:val="00F81CBA"/>
    <w:rsid w:val="00F81E7A"/>
    <w:rsid w:val="00F81FC1"/>
    <w:rsid w:val="00F8218A"/>
    <w:rsid w:val="00F82700"/>
    <w:rsid w:val="00F82E73"/>
    <w:rsid w:val="00F83672"/>
    <w:rsid w:val="00F84116"/>
    <w:rsid w:val="00F84DEF"/>
    <w:rsid w:val="00F85949"/>
    <w:rsid w:val="00F86009"/>
    <w:rsid w:val="00F86163"/>
    <w:rsid w:val="00F8619C"/>
    <w:rsid w:val="00F8623C"/>
    <w:rsid w:val="00F86EE7"/>
    <w:rsid w:val="00F87D7A"/>
    <w:rsid w:val="00F907EF"/>
    <w:rsid w:val="00F90E05"/>
    <w:rsid w:val="00F91B1A"/>
    <w:rsid w:val="00F92E0E"/>
    <w:rsid w:val="00F93ED4"/>
    <w:rsid w:val="00F9420D"/>
    <w:rsid w:val="00F94D70"/>
    <w:rsid w:val="00F94EFA"/>
    <w:rsid w:val="00F95218"/>
    <w:rsid w:val="00F960B4"/>
    <w:rsid w:val="00F96C88"/>
    <w:rsid w:val="00F97227"/>
    <w:rsid w:val="00F97971"/>
    <w:rsid w:val="00FA04B0"/>
    <w:rsid w:val="00FA0DED"/>
    <w:rsid w:val="00FA100F"/>
    <w:rsid w:val="00FA111D"/>
    <w:rsid w:val="00FA11A7"/>
    <w:rsid w:val="00FA1E58"/>
    <w:rsid w:val="00FA2643"/>
    <w:rsid w:val="00FA3C91"/>
    <w:rsid w:val="00FA3CD0"/>
    <w:rsid w:val="00FA45AE"/>
    <w:rsid w:val="00FA47D5"/>
    <w:rsid w:val="00FA47EC"/>
    <w:rsid w:val="00FA48E7"/>
    <w:rsid w:val="00FA4A10"/>
    <w:rsid w:val="00FA554D"/>
    <w:rsid w:val="00FA620B"/>
    <w:rsid w:val="00FA7196"/>
    <w:rsid w:val="00FA725A"/>
    <w:rsid w:val="00FA7643"/>
    <w:rsid w:val="00FA7935"/>
    <w:rsid w:val="00FB0ADB"/>
    <w:rsid w:val="00FB0DD4"/>
    <w:rsid w:val="00FB0F13"/>
    <w:rsid w:val="00FB14C5"/>
    <w:rsid w:val="00FB1896"/>
    <w:rsid w:val="00FB1953"/>
    <w:rsid w:val="00FB2899"/>
    <w:rsid w:val="00FB2C82"/>
    <w:rsid w:val="00FB3625"/>
    <w:rsid w:val="00FB402A"/>
    <w:rsid w:val="00FB40BF"/>
    <w:rsid w:val="00FB4197"/>
    <w:rsid w:val="00FB41A3"/>
    <w:rsid w:val="00FB45E2"/>
    <w:rsid w:val="00FB46CC"/>
    <w:rsid w:val="00FB4970"/>
    <w:rsid w:val="00FB5F22"/>
    <w:rsid w:val="00FB60AC"/>
    <w:rsid w:val="00FB61BE"/>
    <w:rsid w:val="00FB6934"/>
    <w:rsid w:val="00FB6FF4"/>
    <w:rsid w:val="00FB7069"/>
    <w:rsid w:val="00FB7702"/>
    <w:rsid w:val="00FB78BB"/>
    <w:rsid w:val="00FC0105"/>
    <w:rsid w:val="00FC04BE"/>
    <w:rsid w:val="00FC12FD"/>
    <w:rsid w:val="00FC1F98"/>
    <w:rsid w:val="00FC2483"/>
    <w:rsid w:val="00FC24AF"/>
    <w:rsid w:val="00FC24B3"/>
    <w:rsid w:val="00FC2BFC"/>
    <w:rsid w:val="00FC36E1"/>
    <w:rsid w:val="00FC3A7D"/>
    <w:rsid w:val="00FC417B"/>
    <w:rsid w:val="00FC4276"/>
    <w:rsid w:val="00FC44F3"/>
    <w:rsid w:val="00FC5408"/>
    <w:rsid w:val="00FC67FD"/>
    <w:rsid w:val="00FC6E6D"/>
    <w:rsid w:val="00FC6FD8"/>
    <w:rsid w:val="00FC7CC4"/>
    <w:rsid w:val="00FD0584"/>
    <w:rsid w:val="00FD0732"/>
    <w:rsid w:val="00FD0C14"/>
    <w:rsid w:val="00FD13EE"/>
    <w:rsid w:val="00FD1788"/>
    <w:rsid w:val="00FD1F8E"/>
    <w:rsid w:val="00FD2229"/>
    <w:rsid w:val="00FD264A"/>
    <w:rsid w:val="00FD32E9"/>
    <w:rsid w:val="00FD344E"/>
    <w:rsid w:val="00FD4234"/>
    <w:rsid w:val="00FD4E14"/>
    <w:rsid w:val="00FD4E92"/>
    <w:rsid w:val="00FD583E"/>
    <w:rsid w:val="00FD5920"/>
    <w:rsid w:val="00FD5B66"/>
    <w:rsid w:val="00FD5D75"/>
    <w:rsid w:val="00FD6188"/>
    <w:rsid w:val="00FD618E"/>
    <w:rsid w:val="00FD664A"/>
    <w:rsid w:val="00FD7857"/>
    <w:rsid w:val="00FD7B62"/>
    <w:rsid w:val="00FD7DC6"/>
    <w:rsid w:val="00FE0365"/>
    <w:rsid w:val="00FE1744"/>
    <w:rsid w:val="00FE1D92"/>
    <w:rsid w:val="00FE23EF"/>
    <w:rsid w:val="00FE26AE"/>
    <w:rsid w:val="00FE2CC4"/>
    <w:rsid w:val="00FE2FB9"/>
    <w:rsid w:val="00FE3D29"/>
    <w:rsid w:val="00FE443F"/>
    <w:rsid w:val="00FE4684"/>
    <w:rsid w:val="00FE4C1F"/>
    <w:rsid w:val="00FE4DE7"/>
    <w:rsid w:val="00FE50A6"/>
    <w:rsid w:val="00FE57B4"/>
    <w:rsid w:val="00FE5DE5"/>
    <w:rsid w:val="00FE60E3"/>
    <w:rsid w:val="00FE7237"/>
    <w:rsid w:val="00FE764D"/>
    <w:rsid w:val="00FF013B"/>
    <w:rsid w:val="00FF0353"/>
    <w:rsid w:val="00FF1035"/>
    <w:rsid w:val="00FF15B8"/>
    <w:rsid w:val="00FF1730"/>
    <w:rsid w:val="00FF2001"/>
    <w:rsid w:val="00FF2056"/>
    <w:rsid w:val="00FF28F7"/>
    <w:rsid w:val="00FF29A5"/>
    <w:rsid w:val="00FF3DEF"/>
    <w:rsid w:val="00FF48DA"/>
    <w:rsid w:val="00FF4AB5"/>
    <w:rsid w:val="00FF4CDD"/>
    <w:rsid w:val="00FF5FDD"/>
    <w:rsid w:val="00FF6027"/>
    <w:rsid w:val="00FF620E"/>
    <w:rsid w:val="00FF63D9"/>
    <w:rsid w:val="00FF6493"/>
    <w:rsid w:val="00FF6DD5"/>
    <w:rsid w:val="00FF7628"/>
    <w:rsid w:val="00FF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615A2F"/>
  <w15:chartTrackingRefBased/>
  <w15:docId w15:val="{A812EC84-9C02-4B9E-A237-83F5AE95E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F27B9"/>
    <w:pPr>
      <w:widowControl w:val="0"/>
      <w:spacing w:line="360" w:lineRule="auto"/>
      <w:ind w:firstLineChars="200" w:firstLine="200"/>
      <w:jc w:val="both"/>
    </w:pPr>
    <w:rPr>
      <w:kern w:val="2"/>
      <w:sz w:val="24"/>
      <w:szCs w:val="22"/>
    </w:rPr>
  </w:style>
  <w:style w:type="paragraph" w:styleId="1">
    <w:name w:val="heading 1"/>
    <w:basedOn w:val="a1"/>
    <w:next w:val="a1"/>
    <w:link w:val="1Char"/>
    <w:uiPriority w:val="9"/>
    <w:qFormat/>
    <w:rsid w:val="00A847BB"/>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7341F7"/>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DF24BC"/>
    <w:pPr>
      <w:keepNext/>
      <w:keepLines/>
      <w:spacing w:before="260" w:after="260"/>
      <w:ind w:firstLineChars="0" w:firstLine="0"/>
      <w:jc w:val="left"/>
      <w:outlineLvl w:val="2"/>
    </w:pPr>
    <w:rPr>
      <w:rFonts w:ascii="Times New Roman" w:eastAsia="黑体" w:hAnsi="Times New Roman"/>
      <w:b/>
      <w:bCs/>
      <w:color w:val="000000"/>
      <w:szCs w:val="32"/>
      <w:lang w:val="x-none" w:eastAsia="x-none"/>
    </w:rPr>
  </w:style>
  <w:style w:type="paragraph" w:styleId="4">
    <w:name w:val="heading 4"/>
    <w:basedOn w:val="a1"/>
    <w:next w:val="a1"/>
    <w:link w:val="4Char"/>
    <w:uiPriority w:val="9"/>
    <w:unhideWhenUsed/>
    <w:qFormat/>
    <w:rsid w:val="00DF24BC"/>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DF24BC"/>
    <w:pPr>
      <w:keepNext/>
      <w:keepLines/>
      <w:spacing w:before="280" w:after="290" w:line="376" w:lineRule="atLeast"/>
      <w:ind w:firstLine="560"/>
      <w:outlineLvl w:val="4"/>
    </w:pPr>
    <w:rPr>
      <w:rFonts w:ascii="Times New Roman" w:hAnsi="Times New Roman"/>
      <w:b/>
      <w:bCs/>
      <w:color w:val="000000"/>
      <w:szCs w:val="28"/>
      <w:lang w:val="x-none" w:eastAsia="x-none"/>
    </w:rPr>
  </w:style>
  <w:style w:type="paragraph" w:styleId="6">
    <w:name w:val="heading 6"/>
    <w:basedOn w:val="a1"/>
    <w:next w:val="a1"/>
    <w:link w:val="6Char"/>
    <w:uiPriority w:val="9"/>
    <w:unhideWhenUsed/>
    <w:qFormat/>
    <w:rsid w:val="00DF24BC"/>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DF24BC"/>
    <w:pPr>
      <w:keepNext/>
      <w:keepLines/>
      <w:spacing w:before="240" w:after="64" w:line="320" w:lineRule="atLeast"/>
      <w:ind w:firstLineChars="0" w:firstLine="0"/>
      <w:outlineLvl w:val="6"/>
    </w:pPr>
    <w:rPr>
      <w:rFonts w:ascii="Times New Roman" w:hAnsi="Times New Roman"/>
      <w:b/>
      <w:bCs/>
      <w:color w:val="000000"/>
      <w:szCs w:val="24"/>
      <w:lang w:val="x-none" w:eastAsia="x-none"/>
    </w:rPr>
  </w:style>
  <w:style w:type="paragraph" w:styleId="8">
    <w:name w:val="heading 8"/>
    <w:basedOn w:val="a1"/>
    <w:next w:val="a1"/>
    <w:link w:val="8Char"/>
    <w:uiPriority w:val="9"/>
    <w:unhideWhenUsed/>
    <w:qFormat/>
    <w:rsid w:val="00DF24BC"/>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DF24BC"/>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link w:val="1"/>
    <w:uiPriority w:val="9"/>
    <w:rsid w:val="00A847BB"/>
    <w:rPr>
      <w:rFonts w:eastAsia="黑体"/>
      <w:b/>
      <w:bCs/>
      <w:kern w:val="44"/>
      <w:sz w:val="32"/>
      <w:szCs w:val="44"/>
    </w:rPr>
  </w:style>
  <w:style w:type="character" w:customStyle="1" w:styleId="2Char">
    <w:name w:val="标题 2 Char"/>
    <w:link w:val="2"/>
    <w:uiPriority w:val="9"/>
    <w:rsid w:val="007341F7"/>
    <w:rPr>
      <w:rFonts w:ascii="Calibri Light" w:eastAsia="黑体" w:hAnsi="Calibri Light"/>
      <w:b/>
      <w:bCs/>
      <w:kern w:val="2"/>
      <w:sz w:val="28"/>
      <w:szCs w:val="32"/>
    </w:rPr>
  </w:style>
  <w:style w:type="paragraph" w:styleId="a5">
    <w:name w:val="header"/>
    <w:basedOn w:val="a1"/>
    <w:link w:val="Char"/>
    <w:uiPriority w:val="99"/>
    <w:unhideWhenUsed/>
    <w:qFormat/>
    <w:rsid w:val="00EF780A"/>
    <w:pPr>
      <w:pBdr>
        <w:bottom w:val="single" w:sz="6" w:space="1" w:color="auto"/>
      </w:pBdr>
      <w:tabs>
        <w:tab w:val="center" w:pos="4153"/>
        <w:tab w:val="right" w:pos="8306"/>
      </w:tabs>
      <w:snapToGrid w:val="0"/>
      <w:spacing w:line="240" w:lineRule="auto"/>
      <w:jc w:val="center"/>
    </w:pPr>
    <w:rPr>
      <w:sz w:val="18"/>
      <w:szCs w:val="18"/>
      <w:lang w:val="x-none" w:eastAsia="x-none"/>
    </w:rPr>
  </w:style>
  <w:style w:type="character" w:customStyle="1" w:styleId="Char">
    <w:name w:val="页眉 Char"/>
    <w:link w:val="a5"/>
    <w:uiPriority w:val="99"/>
    <w:qFormat/>
    <w:rsid w:val="00EF780A"/>
    <w:rPr>
      <w:kern w:val="2"/>
      <w:sz w:val="18"/>
      <w:szCs w:val="18"/>
    </w:rPr>
  </w:style>
  <w:style w:type="paragraph" w:styleId="a6">
    <w:name w:val="footer"/>
    <w:basedOn w:val="a1"/>
    <w:link w:val="Char0"/>
    <w:uiPriority w:val="99"/>
    <w:unhideWhenUsed/>
    <w:qFormat/>
    <w:rsid w:val="00EF780A"/>
    <w:pPr>
      <w:tabs>
        <w:tab w:val="center" w:pos="4153"/>
        <w:tab w:val="right" w:pos="8306"/>
      </w:tabs>
      <w:snapToGrid w:val="0"/>
      <w:spacing w:line="240" w:lineRule="auto"/>
      <w:jc w:val="left"/>
    </w:pPr>
    <w:rPr>
      <w:sz w:val="18"/>
      <w:szCs w:val="18"/>
      <w:lang w:val="x-none" w:eastAsia="x-none"/>
    </w:rPr>
  </w:style>
  <w:style w:type="character" w:customStyle="1" w:styleId="Char0">
    <w:name w:val="页脚 Char"/>
    <w:link w:val="a6"/>
    <w:uiPriority w:val="99"/>
    <w:qFormat/>
    <w:rsid w:val="00EF780A"/>
    <w:rPr>
      <w:kern w:val="2"/>
      <w:sz w:val="18"/>
      <w:szCs w:val="18"/>
    </w:rPr>
  </w:style>
  <w:style w:type="paragraph" w:customStyle="1" w:styleId="a0">
    <w:name w:val="摘要"/>
    <w:basedOn w:val="1"/>
    <w:link w:val="Char1"/>
    <w:rsid w:val="00DD125C"/>
    <w:pPr>
      <w:numPr>
        <w:numId w:val="1"/>
      </w:numPr>
    </w:pPr>
  </w:style>
  <w:style w:type="paragraph" w:customStyle="1" w:styleId="a7">
    <w:name w:val="段前"/>
    <w:basedOn w:val="a0"/>
    <w:next w:val="a0"/>
    <w:link w:val="Char2"/>
    <w:rsid w:val="00E91A3B"/>
    <w:pPr>
      <w:numPr>
        <w:numId w:val="0"/>
      </w:numPr>
    </w:pPr>
    <w:rPr>
      <w:kern w:val="2"/>
      <w:szCs w:val="22"/>
    </w:rPr>
  </w:style>
  <w:style w:type="character" w:customStyle="1" w:styleId="Char1">
    <w:name w:val="摘要 Char"/>
    <w:basedOn w:val="1Char"/>
    <w:link w:val="a0"/>
    <w:rsid w:val="00DD125C"/>
    <w:rPr>
      <w:rFonts w:eastAsia="黑体"/>
      <w:b/>
      <w:bCs/>
      <w:kern w:val="44"/>
      <w:sz w:val="32"/>
      <w:szCs w:val="44"/>
      <w:lang w:val="x-none" w:eastAsia="x-none"/>
    </w:rPr>
  </w:style>
  <w:style w:type="paragraph" w:styleId="a8">
    <w:name w:val="Title"/>
    <w:basedOn w:val="a1"/>
    <w:next w:val="a1"/>
    <w:link w:val="Char3"/>
    <w:uiPriority w:val="10"/>
    <w:qFormat/>
    <w:rsid w:val="00E91A3B"/>
    <w:pPr>
      <w:spacing w:before="240" w:after="60"/>
      <w:jc w:val="center"/>
      <w:outlineLvl w:val="0"/>
    </w:pPr>
    <w:rPr>
      <w:rFonts w:ascii="Calibri Light" w:hAnsi="Calibri Light"/>
      <w:b/>
      <w:bCs/>
      <w:sz w:val="32"/>
      <w:szCs w:val="32"/>
      <w:lang w:val="x-none" w:eastAsia="x-none"/>
    </w:rPr>
  </w:style>
  <w:style w:type="character" w:customStyle="1" w:styleId="Char2">
    <w:name w:val="段前 Char"/>
    <w:link w:val="a7"/>
    <w:rsid w:val="00E91A3B"/>
    <w:rPr>
      <w:rFonts w:eastAsia="黑体"/>
      <w:b/>
      <w:bCs/>
      <w:kern w:val="2"/>
      <w:sz w:val="32"/>
      <w:szCs w:val="22"/>
    </w:rPr>
  </w:style>
  <w:style w:type="character" w:customStyle="1" w:styleId="Char3">
    <w:name w:val="标题 Char"/>
    <w:link w:val="a8"/>
    <w:uiPriority w:val="10"/>
    <w:rsid w:val="00E91A3B"/>
    <w:rPr>
      <w:rFonts w:ascii="Calibri Light" w:hAnsi="Calibri Light" w:cs="Times New Roman"/>
      <w:b/>
      <w:bCs/>
      <w:kern w:val="2"/>
      <w:sz w:val="32"/>
      <w:szCs w:val="32"/>
    </w:rPr>
  </w:style>
  <w:style w:type="character" w:customStyle="1" w:styleId="3Char">
    <w:name w:val="标题 3 Char"/>
    <w:link w:val="3"/>
    <w:uiPriority w:val="9"/>
    <w:rsid w:val="00DF24BC"/>
    <w:rPr>
      <w:rFonts w:ascii="Times New Roman" w:eastAsia="黑体" w:hAnsi="Times New Roman"/>
      <w:b/>
      <w:bCs/>
      <w:color w:val="000000"/>
      <w:kern w:val="2"/>
      <w:sz w:val="24"/>
      <w:szCs w:val="32"/>
    </w:rPr>
  </w:style>
  <w:style w:type="character" w:customStyle="1" w:styleId="4Char">
    <w:name w:val="标题 4 Char"/>
    <w:link w:val="4"/>
    <w:uiPriority w:val="9"/>
    <w:rsid w:val="00DF24BC"/>
    <w:rPr>
      <w:rFonts w:ascii="Cambria" w:hAnsi="Cambria"/>
      <w:b/>
      <w:bCs/>
      <w:color w:val="000000"/>
      <w:kern w:val="2"/>
      <w:sz w:val="24"/>
      <w:szCs w:val="28"/>
    </w:rPr>
  </w:style>
  <w:style w:type="character" w:customStyle="1" w:styleId="5Char">
    <w:name w:val="标题 5 Char"/>
    <w:link w:val="5"/>
    <w:uiPriority w:val="9"/>
    <w:rsid w:val="00DF24BC"/>
    <w:rPr>
      <w:rFonts w:ascii="Times New Roman" w:hAnsi="Times New Roman"/>
      <w:b/>
      <w:bCs/>
      <w:color w:val="000000"/>
      <w:kern w:val="2"/>
      <w:sz w:val="24"/>
      <w:szCs w:val="28"/>
    </w:rPr>
  </w:style>
  <w:style w:type="character" w:customStyle="1" w:styleId="6Char">
    <w:name w:val="标题 6 Char"/>
    <w:link w:val="6"/>
    <w:uiPriority w:val="9"/>
    <w:rsid w:val="00DF24BC"/>
    <w:rPr>
      <w:rFonts w:ascii="Cambria" w:hAnsi="Cambria"/>
      <w:b/>
      <w:bCs/>
      <w:color w:val="000000"/>
      <w:kern w:val="2"/>
      <w:sz w:val="24"/>
      <w:szCs w:val="24"/>
    </w:rPr>
  </w:style>
  <w:style w:type="character" w:customStyle="1" w:styleId="7Char">
    <w:name w:val="标题 7 Char"/>
    <w:link w:val="7"/>
    <w:uiPriority w:val="9"/>
    <w:rsid w:val="00DF24BC"/>
    <w:rPr>
      <w:rFonts w:ascii="Times New Roman" w:hAnsi="Times New Roman"/>
      <w:b/>
      <w:bCs/>
      <w:color w:val="000000"/>
      <w:kern w:val="2"/>
      <w:sz w:val="24"/>
      <w:szCs w:val="24"/>
    </w:rPr>
  </w:style>
  <w:style w:type="character" w:customStyle="1" w:styleId="8Char">
    <w:name w:val="标题 8 Char"/>
    <w:link w:val="8"/>
    <w:uiPriority w:val="9"/>
    <w:rsid w:val="00DF24BC"/>
    <w:rPr>
      <w:rFonts w:ascii="Cambria" w:hAnsi="Cambria"/>
      <w:color w:val="000000"/>
      <w:kern w:val="2"/>
      <w:sz w:val="24"/>
      <w:szCs w:val="24"/>
    </w:rPr>
  </w:style>
  <w:style w:type="character" w:customStyle="1" w:styleId="9Char">
    <w:name w:val="标题 9 Char"/>
    <w:link w:val="9"/>
    <w:uiPriority w:val="9"/>
    <w:rsid w:val="00DF24BC"/>
    <w:rPr>
      <w:rFonts w:ascii="Cambria" w:hAnsi="Cambria"/>
      <w:color w:val="000000"/>
      <w:kern w:val="2"/>
      <w:sz w:val="21"/>
      <w:szCs w:val="21"/>
    </w:rPr>
  </w:style>
  <w:style w:type="table" w:styleId="a9">
    <w:name w:val="Table Grid"/>
    <w:basedOn w:val="a3"/>
    <w:uiPriority w:val="59"/>
    <w:qFormat/>
    <w:rsid w:val="00DF24BC"/>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FA554D"/>
    <w:rPr>
      <w:sz w:val="21"/>
      <w:szCs w:val="21"/>
    </w:rPr>
  </w:style>
  <w:style w:type="paragraph" w:styleId="ab">
    <w:name w:val="annotation text"/>
    <w:basedOn w:val="a1"/>
    <w:link w:val="Char4"/>
    <w:uiPriority w:val="99"/>
    <w:semiHidden/>
    <w:unhideWhenUsed/>
    <w:rsid w:val="00FA554D"/>
    <w:pPr>
      <w:jc w:val="left"/>
    </w:pPr>
    <w:rPr>
      <w:lang w:val="x-none" w:eastAsia="x-none"/>
    </w:rPr>
  </w:style>
  <w:style w:type="character" w:customStyle="1" w:styleId="Char4">
    <w:name w:val="批注文字 Char"/>
    <w:link w:val="ab"/>
    <w:uiPriority w:val="99"/>
    <w:semiHidden/>
    <w:rsid w:val="00FA554D"/>
    <w:rPr>
      <w:kern w:val="2"/>
      <w:sz w:val="24"/>
      <w:szCs w:val="22"/>
    </w:rPr>
  </w:style>
  <w:style w:type="paragraph" w:styleId="ac">
    <w:name w:val="annotation subject"/>
    <w:basedOn w:val="ab"/>
    <w:next w:val="ab"/>
    <w:link w:val="Char5"/>
    <w:uiPriority w:val="99"/>
    <w:semiHidden/>
    <w:unhideWhenUsed/>
    <w:rsid w:val="00FA554D"/>
    <w:rPr>
      <w:b/>
      <w:bCs/>
    </w:rPr>
  </w:style>
  <w:style w:type="character" w:customStyle="1" w:styleId="Char5">
    <w:name w:val="批注主题 Char"/>
    <w:link w:val="ac"/>
    <w:uiPriority w:val="99"/>
    <w:semiHidden/>
    <w:rsid w:val="00FA554D"/>
    <w:rPr>
      <w:b/>
      <w:bCs/>
      <w:kern w:val="2"/>
      <w:sz w:val="24"/>
      <w:szCs w:val="22"/>
    </w:rPr>
  </w:style>
  <w:style w:type="paragraph" w:styleId="ad">
    <w:name w:val="Balloon Text"/>
    <w:basedOn w:val="a1"/>
    <w:link w:val="Char6"/>
    <w:uiPriority w:val="99"/>
    <w:semiHidden/>
    <w:unhideWhenUsed/>
    <w:rsid w:val="00FA554D"/>
    <w:pPr>
      <w:spacing w:line="240" w:lineRule="auto"/>
    </w:pPr>
    <w:rPr>
      <w:sz w:val="18"/>
      <w:szCs w:val="18"/>
      <w:lang w:val="x-none" w:eastAsia="x-none"/>
    </w:rPr>
  </w:style>
  <w:style w:type="character" w:customStyle="1" w:styleId="Char6">
    <w:name w:val="批注框文本 Char"/>
    <w:link w:val="ad"/>
    <w:uiPriority w:val="99"/>
    <w:semiHidden/>
    <w:rsid w:val="00FA554D"/>
    <w:rPr>
      <w:kern w:val="2"/>
      <w:sz w:val="18"/>
      <w:szCs w:val="18"/>
    </w:rPr>
  </w:style>
  <w:style w:type="paragraph" w:customStyle="1" w:styleId="ae">
    <w:name w:val="图标"/>
    <w:basedOn w:val="a1"/>
    <w:link w:val="Char7"/>
    <w:qFormat/>
    <w:rsid w:val="00D644AB"/>
    <w:pPr>
      <w:ind w:firstLineChars="0" w:firstLine="0"/>
      <w:jc w:val="center"/>
    </w:pPr>
    <w:rPr>
      <w:lang w:val="x-none" w:eastAsia="x-none"/>
    </w:rPr>
  </w:style>
  <w:style w:type="character" w:styleId="af">
    <w:name w:val="Hyperlink"/>
    <w:uiPriority w:val="99"/>
    <w:unhideWhenUsed/>
    <w:rsid w:val="00F8218A"/>
    <w:rPr>
      <w:color w:val="0000FF"/>
      <w:u w:val="single"/>
    </w:rPr>
  </w:style>
  <w:style w:type="character" w:customStyle="1" w:styleId="Char7">
    <w:name w:val="图标 Char"/>
    <w:link w:val="ae"/>
    <w:rsid w:val="00D644AB"/>
    <w:rPr>
      <w:kern w:val="2"/>
      <w:sz w:val="24"/>
      <w:szCs w:val="22"/>
    </w:rPr>
  </w:style>
  <w:style w:type="character" w:customStyle="1" w:styleId="hljs-keyword">
    <w:name w:val="hljs-keyword"/>
    <w:rsid w:val="001A4339"/>
  </w:style>
  <w:style w:type="character" w:customStyle="1" w:styleId="hljs-string">
    <w:name w:val="hljs-string"/>
    <w:rsid w:val="001A4339"/>
  </w:style>
  <w:style w:type="character" w:customStyle="1" w:styleId="tag">
    <w:name w:val="tag"/>
    <w:rsid w:val="001B00EB"/>
  </w:style>
  <w:style w:type="character" w:customStyle="1" w:styleId="tag-name">
    <w:name w:val="tag-name"/>
    <w:rsid w:val="001B00EB"/>
  </w:style>
  <w:style w:type="character" w:customStyle="1" w:styleId="attribute">
    <w:name w:val="attribute"/>
    <w:rsid w:val="001B00EB"/>
  </w:style>
  <w:style w:type="character" w:customStyle="1" w:styleId="attribute-value">
    <w:name w:val="attribute-value"/>
    <w:rsid w:val="001B00EB"/>
  </w:style>
  <w:style w:type="paragraph" w:styleId="HTML">
    <w:name w:val="HTML Preformatted"/>
    <w:basedOn w:val="a1"/>
    <w:link w:val="HTMLChar"/>
    <w:uiPriority w:val="99"/>
    <w:unhideWhenUsed/>
    <w:rsid w:val="009D4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link w:val="HTML"/>
    <w:uiPriority w:val="99"/>
    <w:rsid w:val="009D4061"/>
    <w:rPr>
      <w:rFonts w:ascii="宋体" w:hAnsi="宋体" w:cs="宋体"/>
      <w:sz w:val="24"/>
      <w:szCs w:val="24"/>
    </w:rPr>
  </w:style>
  <w:style w:type="character" w:customStyle="1" w:styleId="keyword">
    <w:name w:val="keyword"/>
    <w:rsid w:val="006E6108"/>
  </w:style>
  <w:style w:type="character" w:customStyle="1" w:styleId="number">
    <w:name w:val="number"/>
    <w:rsid w:val="006E6108"/>
  </w:style>
  <w:style w:type="character" w:customStyle="1" w:styleId="comment">
    <w:name w:val="comment"/>
    <w:rsid w:val="006E6108"/>
  </w:style>
  <w:style w:type="character" w:customStyle="1" w:styleId="string">
    <w:name w:val="string"/>
    <w:rsid w:val="006E6108"/>
  </w:style>
  <w:style w:type="paragraph" w:customStyle="1" w:styleId="af0">
    <w:name w:val="代码"/>
    <w:basedOn w:val="a1"/>
    <w:link w:val="Char8"/>
    <w:qFormat/>
    <w:rsid w:val="007B64C3"/>
    <w:pPr>
      <w:spacing w:line="240" w:lineRule="auto"/>
      <w:ind w:firstLineChars="0" w:firstLine="0"/>
    </w:pPr>
    <w:rPr>
      <w:rFonts w:ascii="Times New Roman" w:eastAsia="Courier New" w:hAnsi="Times New Roman"/>
      <w:bCs/>
      <w:sz w:val="21"/>
      <w:bdr w:val="none" w:sz="0" w:space="0" w:color="auto" w:frame="1"/>
      <w:lang w:val="x-none" w:eastAsia="x-none"/>
    </w:rPr>
  </w:style>
  <w:style w:type="paragraph" w:styleId="af1">
    <w:name w:val="Revision"/>
    <w:hidden/>
    <w:uiPriority w:val="99"/>
    <w:semiHidden/>
    <w:rsid w:val="005134C8"/>
    <w:rPr>
      <w:kern w:val="2"/>
      <w:sz w:val="24"/>
      <w:szCs w:val="22"/>
    </w:rPr>
  </w:style>
  <w:style w:type="character" w:customStyle="1" w:styleId="Char8">
    <w:name w:val="代码 Char"/>
    <w:link w:val="af0"/>
    <w:rsid w:val="007B64C3"/>
    <w:rPr>
      <w:rFonts w:ascii="Times New Roman" w:eastAsia="Courier New" w:hAnsi="Times New Roman"/>
      <w:bCs/>
      <w:kern w:val="2"/>
      <w:sz w:val="21"/>
      <w:szCs w:val="22"/>
      <w:bdr w:val="none" w:sz="0" w:space="0" w:color="auto" w:frame="1"/>
      <w:lang w:val="x-none" w:eastAsia="x-none"/>
    </w:rPr>
  </w:style>
  <w:style w:type="character" w:styleId="af2">
    <w:name w:val="Strong"/>
    <w:qFormat/>
    <w:rsid w:val="00103D71"/>
    <w:rPr>
      <w:b/>
      <w:bCs/>
    </w:rPr>
  </w:style>
  <w:style w:type="table" w:styleId="40">
    <w:name w:val="Plain Table 4"/>
    <w:basedOn w:val="a3"/>
    <w:uiPriority w:val="44"/>
    <w:rsid w:val="00E201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E2010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894758"/>
    <w:pPr>
      <w:adjustRightInd w:val="0"/>
      <w:snapToGrid w:val="0"/>
      <w:spacing w:before="45" w:after="45" w:line="240" w:lineRule="auto"/>
      <w:ind w:firstLineChars="0" w:firstLine="0"/>
      <w:jc w:val="center"/>
    </w:pPr>
    <w:rPr>
      <w:rFonts w:ascii="宋体" w:eastAsia="黑体" w:hAnsi="Times New Roman"/>
      <w:b/>
      <w:color w:val="000000"/>
      <w:spacing w:val="10"/>
      <w:szCs w:val="20"/>
      <w:lang w:val="x-none" w:eastAsia="x-none"/>
    </w:rPr>
  </w:style>
  <w:style w:type="paragraph" w:customStyle="1" w:styleId="af5">
    <w:name w:val="表格单元"/>
    <w:basedOn w:val="a1"/>
    <w:rsid w:val="00894758"/>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89475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233E80"/>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233E80"/>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493040"/>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233E80"/>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A61D5"/>
    <w:rPr>
      <w:rFonts w:ascii="宋体"/>
      <w:sz w:val="18"/>
      <w:szCs w:val="18"/>
      <w:lang w:val="x-none" w:eastAsia="x-none"/>
    </w:rPr>
  </w:style>
  <w:style w:type="character" w:customStyle="1" w:styleId="Chara">
    <w:name w:val="文档结构图 Char"/>
    <w:link w:val="af6"/>
    <w:uiPriority w:val="99"/>
    <w:semiHidden/>
    <w:rsid w:val="005A61D5"/>
    <w:rPr>
      <w:rFonts w:ascii="宋体"/>
      <w:kern w:val="2"/>
      <w:sz w:val="18"/>
      <w:szCs w:val="18"/>
    </w:rPr>
  </w:style>
  <w:style w:type="paragraph" w:styleId="af7">
    <w:name w:val="No Spacing"/>
    <w:uiPriority w:val="1"/>
    <w:qFormat/>
    <w:rsid w:val="008E7F2C"/>
    <w:pPr>
      <w:widowControl w:val="0"/>
      <w:ind w:firstLineChars="200" w:firstLine="200"/>
      <w:jc w:val="both"/>
    </w:pPr>
    <w:rPr>
      <w:kern w:val="2"/>
      <w:sz w:val="24"/>
      <w:szCs w:val="22"/>
    </w:rPr>
  </w:style>
  <w:style w:type="paragraph" w:styleId="41">
    <w:name w:val="toc 4"/>
    <w:basedOn w:val="a1"/>
    <w:next w:val="a1"/>
    <w:autoRedefine/>
    <w:uiPriority w:val="39"/>
    <w:unhideWhenUsed/>
    <w:rsid w:val="00A87353"/>
    <w:pPr>
      <w:ind w:leftChars="600" w:left="1260"/>
    </w:pPr>
  </w:style>
  <w:style w:type="paragraph" w:styleId="af8">
    <w:name w:val="endnote text"/>
    <w:basedOn w:val="a1"/>
    <w:link w:val="Charb"/>
    <w:uiPriority w:val="99"/>
    <w:semiHidden/>
    <w:unhideWhenUsed/>
    <w:rsid w:val="008C5F8F"/>
    <w:pPr>
      <w:snapToGrid w:val="0"/>
      <w:jc w:val="left"/>
    </w:pPr>
    <w:rPr>
      <w:lang w:val="x-none" w:eastAsia="x-none"/>
    </w:rPr>
  </w:style>
  <w:style w:type="character" w:customStyle="1" w:styleId="Charb">
    <w:name w:val="尾注文本 Char"/>
    <w:link w:val="af8"/>
    <w:uiPriority w:val="99"/>
    <w:semiHidden/>
    <w:rsid w:val="008C5F8F"/>
    <w:rPr>
      <w:kern w:val="2"/>
      <w:sz w:val="24"/>
      <w:szCs w:val="22"/>
    </w:rPr>
  </w:style>
  <w:style w:type="character" w:styleId="af9">
    <w:name w:val="endnote reference"/>
    <w:uiPriority w:val="99"/>
    <w:semiHidden/>
    <w:unhideWhenUsed/>
    <w:rsid w:val="008C5F8F"/>
    <w:rPr>
      <w:vertAlign w:val="superscript"/>
    </w:rPr>
  </w:style>
  <w:style w:type="paragraph" w:styleId="afa">
    <w:name w:val="footnote text"/>
    <w:basedOn w:val="a1"/>
    <w:link w:val="Charc"/>
    <w:uiPriority w:val="99"/>
    <w:unhideWhenUsed/>
    <w:rsid w:val="008C5F8F"/>
    <w:pPr>
      <w:snapToGrid w:val="0"/>
      <w:jc w:val="left"/>
    </w:pPr>
    <w:rPr>
      <w:sz w:val="18"/>
      <w:szCs w:val="18"/>
      <w:lang w:val="x-none" w:eastAsia="x-none"/>
    </w:rPr>
  </w:style>
  <w:style w:type="character" w:customStyle="1" w:styleId="Charc">
    <w:name w:val="脚注文本 Char"/>
    <w:link w:val="afa"/>
    <w:uiPriority w:val="99"/>
    <w:rsid w:val="008C5F8F"/>
    <w:rPr>
      <w:kern w:val="2"/>
      <w:sz w:val="18"/>
      <w:szCs w:val="18"/>
    </w:rPr>
  </w:style>
  <w:style w:type="character" w:styleId="afb">
    <w:name w:val="footnote reference"/>
    <w:uiPriority w:val="99"/>
    <w:semiHidden/>
    <w:unhideWhenUsed/>
    <w:rsid w:val="008C5F8F"/>
    <w:rPr>
      <w:vertAlign w:val="superscript"/>
    </w:rPr>
  </w:style>
  <w:style w:type="paragraph" w:customStyle="1" w:styleId="a">
    <w:name w:val="文献编号"/>
    <w:basedOn w:val="a1"/>
    <w:qFormat/>
    <w:rsid w:val="00F4714C"/>
    <w:pPr>
      <w:widowControl/>
      <w:numPr>
        <w:numId w:val="3"/>
      </w:numPr>
      <w:tabs>
        <w:tab w:val="left" w:pos="397"/>
      </w:tabs>
      <w:autoSpaceDE w:val="0"/>
      <w:autoSpaceDN w:val="0"/>
      <w:adjustRightInd w:val="0"/>
      <w:snapToGrid w:val="0"/>
      <w:spacing w:line="336" w:lineRule="auto"/>
      <w:ind w:firstLineChars="0" w:firstLine="0"/>
      <w:textAlignment w:val="bottom"/>
    </w:pPr>
    <w:rPr>
      <w:rFonts w:ascii="Times New Roman" w:hAnsi="Times New Roman"/>
      <w:kern w:val="0"/>
      <w:sz w:val="15"/>
      <w:szCs w:val="15"/>
    </w:rPr>
  </w:style>
  <w:style w:type="paragraph" w:customStyle="1" w:styleId="afc">
    <w:name w:val="表"/>
    <w:basedOn w:val="af4"/>
    <w:link w:val="Chard"/>
    <w:qFormat/>
    <w:rsid w:val="00B8181E"/>
    <w:pPr>
      <w:jc w:val="both"/>
    </w:pPr>
    <w:rPr>
      <w:b w:val="0"/>
      <w:sz w:val="21"/>
    </w:rPr>
  </w:style>
  <w:style w:type="paragraph" w:customStyle="1" w:styleId="afd">
    <w:name w:val="参考文献"/>
    <w:basedOn w:val="a1"/>
    <w:link w:val="Chare"/>
    <w:qFormat/>
    <w:rsid w:val="002101D3"/>
    <w:pPr>
      <w:ind w:firstLineChars="0" w:firstLine="0"/>
    </w:pPr>
    <w:rPr>
      <w:shd w:val="clear" w:color="auto" w:fill="FFFFFF"/>
      <w:lang w:val="x-none" w:eastAsia="x-none"/>
    </w:rPr>
  </w:style>
  <w:style w:type="character" w:customStyle="1" w:styleId="Char9">
    <w:name w:val="表格栏目 Char"/>
    <w:link w:val="af4"/>
    <w:rsid w:val="000568BA"/>
    <w:rPr>
      <w:rFonts w:ascii="宋体" w:eastAsia="黑体" w:hAnsi="Times New Roman"/>
      <w:b/>
      <w:color w:val="000000"/>
      <w:spacing w:val="10"/>
      <w:kern w:val="2"/>
      <w:sz w:val="24"/>
    </w:rPr>
  </w:style>
  <w:style w:type="character" w:customStyle="1" w:styleId="Chard">
    <w:name w:val="表 Char"/>
    <w:link w:val="afc"/>
    <w:rsid w:val="00B8181E"/>
    <w:rPr>
      <w:rFonts w:ascii="宋体" w:eastAsia="黑体" w:hAnsi="Times New Roman"/>
      <w:color w:val="000000"/>
      <w:spacing w:val="10"/>
      <w:kern w:val="2"/>
      <w:sz w:val="21"/>
    </w:rPr>
  </w:style>
  <w:style w:type="paragraph" w:styleId="afe">
    <w:name w:val="List Paragraph"/>
    <w:basedOn w:val="a1"/>
    <w:uiPriority w:val="34"/>
    <w:qFormat/>
    <w:rsid w:val="0076610C"/>
    <w:pPr>
      <w:ind w:firstLine="420"/>
    </w:pPr>
  </w:style>
  <w:style w:type="character" w:customStyle="1" w:styleId="Chare">
    <w:name w:val="参考文献 Char"/>
    <w:link w:val="afd"/>
    <w:rsid w:val="002101D3"/>
    <w:rPr>
      <w:kern w:val="2"/>
      <w:sz w:val="24"/>
      <w:szCs w:val="22"/>
    </w:rPr>
  </w:style>
  <w:style w:type="character" w:styleId="aff">
    <w:name w:val="Placeholder Text"/>
    <w:basedOn w:val="a2"/>
    <w:uiPriority w:val="99"/>
    <w:semiHidden/>
    <w:rsid w:val="002435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74733">
      <w:bodyDiv w:val="1"/>
      <w:marLeft w:val="0"/>
      <w:marRight w:val="0"/>
      <w:marTop w:val="0"/>
      <w:marBottom w:val="0"/>
      <w:divBdr>
        <w:top w:val="none" w:sz="0" w:space="0" w:color="auto"/>
        <w:left w:val="none" w:sz="0" w:space="0" w:color="auto"/>
        <w:bottom w:val="none" w:sz="0" w:space="0" w:color="auto"/>
        <w:right w:val="none" w:sz="0" w:space="0" w:color="auto"/>
      </w:divBdr>
    </w:div>
    <w:div w:id="185215226">
      <w:bodyDiv w:val="1"/>
      <w:marLeft w:val="0"/>
      <w:marRight w:val="0"/>
      <w:marTop w:val="0"/>
      <w:marBottom w:val="0"/>
      <w:divBdr>
        <w:top w:val="none" w:sz="0" w:space="0" w:color="auto"/>
        <w:left w:val="none" w:sz="0" w:space="0" w:color="auto"/>
        <w:bottom w:val="none" w:sz="0" w:space="0" w:color="auto"/>
        <w:right w:val="none" w:sz="0" w:space="0" w:color="auto"/>
      </w:divBdr>
    </w:div>
    <w:div w:id="195968281">
      <w:bodyDiv w:val="1"/>
      <w:marLeft w:val="0"/>
      <w:marRight w:val="0"/>
      <w:marTop w:val="0"/>
      <w:marBottom w:val="0"/>
      <w:divBdr>
        <w:top w:val="none" w:sz="0" w:space="0" w:color="auto"/>
        <w:left w:val="none" w:sz="0" w:space="0" w:color="auto"/>
        <w:bottom w:val="none" w:sz="0" w:space="0" w:color="auto"/>
        <w:right w:val="none" w:sz="0" w:space="0" w:color="auto"/>
      </w:divBdr>
    </w:div>
    <w:div w:id="259601787">
      <w:bodyDiv w:val="1"/>
      <w:marLeft w:val="0"/>
      <w:marRight w:val="0"/>
      <w:marTop w:val="0"/>
      <w:marBottom w:val="0"/>
      <w:divBdr>
        <w:top w:val="none" w:sz="0" w:space="0" w:color="auto"/>
        <w:left w:val="none" w:sz="0" w:space="0" w:color="auto"/>
        <w:bottom w:val="none" w:sz="0" w:space="0" w:color="auto"/>
        <w:right w:val="none" w:sz="0" w:space="0" w:color="auto"/>
      </w:divBdr>
    </w:div>
    <w:div w:id="466431253">
      <w:bodyDiv w:val="1"/>
      <w:marLeft w:val="0"/>
      <w:marRight w:val="0"/>
      <w:marTop w:val="0"/>
      <w:marBottom w:val="0"/>
      <w:divBdr>
        <w:top w:val="none" w:sz="0" w:space="0" w:color="auto"/>
        <w:left w:val="none" w:sz="0" w:space="0" w:color="auto"/>
        <w:bottom w:val="none" w:sz="0" w:space="0" w:color="auto"/>
        <w:right w:val="none" w:sz="0" w:space="0" w:color="auto"/>
      </w:divBdr>
    </w:div>
    <w:div w:id="522017714">
      <w:bodyDiv w:val="1"/>
      <w:marLeft w:val="0"/>
      <w:marRight w:val="0"/>
      <w:marTop w:val="0"/>
      <w:marBottom w:val="0"/>
      <w:divBdr>
        <w:top w:val="none" w:sz="0" w:space="0" w:color="auto"/>
        <w:left w:val="none" w:sz="0" w:space="0" w:color="auto"/>
        <w:bottom w:val="none" w:sz="0" w:space="0" w:color="auto"/>
        <w:right w:val="none" w:sz="0" w:space="0" w:color="auto"/>
      </w:divBdr>
    </w:div>
    <w:div w:id="532158398">
      <w:bodyDiv w:val="1"/>
      <w:marLeft w:val="0"/>
      <w:marRight w:val="0"/>
      <w:marTop w:val="0"/>
      <w:marBottom w:val="0"/>
      <w:divBdr>
        <w:top w:val="none" w:sz="0" w:space="0" w:color="auto"/>
        <w:left w:val="none" w:sz="0" w:space="0" w:color="auto"/>
        <w:bottom w:val="none" w:sz="0" w:space="0" w:color="auto"/>
        <w:right w:val="none" w:sz="0" w:space="0" w:color="auto"/>
      </w:divBdr>
    </w:div>
    <w:div w:id="597911104">
      <w:bodyDiv w:val="1"/>
      <w:marLeft w:val="0"/>
      <w:marRight w:val="0"/>
      <w:marTop w:val="0"/>
      <w:marBottom w:val="0"/>
      <w:divBdr>
        <w:top w:val="none" w:sz="0" w:space="0" w:color="auto"/>
        <w:left w:val="none" w:sz="0" w:space="0" w:color="auto"/>
        <w:bottom w:val="none" w:sz="0" w:space="0" w:color="auto"/>
        <w:right w:val="none" w:sz="0" w:space="0" w:color="auto"/>
      </w:divBdr>
    </w:div>
    <w:div w:id="638998358">
      <w:bodyDiv w:val="1"/>
      <w:marLeft w:val="0"/>
      <w:marRight w:val="0"/>
      <w:marTop w:val="0"/>
      <w:marBottom w:val="0"/>
      <w:divBdr>
        <w:top w:val="none" w:sz="0" w:space="0" w:color="auto"/>
        <w:left w:val="none" w:sz="0" w:space="0" w:color="auto"/>
        <w:bottom w:val="none" w:sz="0" w:space="0" w:color="auto"/>
        <w:right w:val="none" w:sz="0" w:space="0" w:color="auto"/>
      </w:divBdr>
    </w:div>
    <w:div w:id="704141026">
      <w:bodyDiv w:val="1"/>
      <w:marLeft w:val="0"/>
      <w:marRight w:val="0"/>
      <w:marTop w:val="0"/>
      <w:marBottom w:val="0"/>
      <w:divBdr>
        <w:top w:val="none" w:sz="0" w:space="0" w:color="auto"/>
        <w:left w:val="none" w:sz="0" w:space="0" w:color="auto"/>
        <w:bottom w:val="none" w:sz="0" w:space="0" w:color="auto"/>
        <w:right w:val="none" w:sz="0" w:space="0" w:color="auto"/>
      </w:divBdr>
    </w:div>
    <w:div w:id="742946690">
      <w:bodyDiv w:val="1"/>
      <w:marLeft w:val="0"/>
      <w:marRight w:val="0"/>
      <w:marTop w:val="0"/>
      <w:marBottom w:val="0"/>
      <w:divBdr>
        <w:top w:val="none" w:sz="0" w:space="0" w:color="auto"/>
        <w:left w:val="none" w:sz="0" w:space="0" w:color="auto"/>
        <w:bottom w:val="none" w:sz="0" w:space="0" w:color="auto"/>
        <w:right w:val="none" w:sz="0" w:space="0" w:color="auto"/>
      </w:divBdr>
    </w:div>
    <w:div w:id="811868020">
      <w:bodyDiv w:val="1"/>
      <w:marLeft w:val="0"/>
      <w:marRight w:val="0"/>
      <w:marTop w:val="0"/>
      <w:marBottom w:val="0"/>
      <w:divBdr>
        <w:top w:val="none" w:sz="0" w:space="0" w:color="auto"/>
        <w:left w:val="none" w:sz="0" w:space="0" w:color="auto"/>
        <w:bottom w:val="none" w:sz="0" w:space="0" w:color="auto"/>
        <w:right w:val="none" w:sz="0" w:space="0" w:color="auto"/>
      </w:divBdr>
    </w:div>
    <w:div w:id="831944111">
      <w:bodyDiv w:val="1"/>
      <w:marLeft w:val="0"/>
      <w:marRight w:val="0"/>
      <w:marTop w:val="0"/>
      <w:marBottom w:val="0"/>
      <w:divBdr>
        <w:top w:val="none" w:sz="0" w:space="0" w:color="auto"/>
        <w:left w:val="none" w:sz="0" w:space="0" w:color="auto"/>
        <w:bottom w:val="none" w:sz="0" w:space="0" w:color="auto"/>
        <w:right w:val="none" w:sz="0" w:space="0" w:color="auto"/>
      </w:divBdr>
    </w:div>
    <w:div w:id="861551879">
      <w:bodyDiv w:val="1"/>
      <w:marLeft w:val="0"/>
      <w:marRight w:val="0"/>
      <w:marTop w:val="0"/>
      <w:marBottom w:val="0"/>
      <w:divBdr>
        <w:top w:val="none" w:sz="0" w:space="0" w:color="auto"/>
        <w:left w:val="none" w:sz="0" w:space="0" w:color="auto"/>
        <w:bottom w:val="none" w:sz="0" w:space="0" w:color="auto"/>
        <w:right w:val="none" w:sz="0" w:space="0" w:color="auto"/>
      </w:divBdr>
    </w:div>
    <w:div w:id="1031491660">
      <w:bodyDiv w:val="1"/>
      <w:marLeft w:val="0"/>
      <w:marRight w:val="0"/>
      <w:marTop w:val="0"/>
      <w:marBottom w:val="0"/>
      <w:divBdr>
        <w:top w:val="none" w:sz="0" w:space="0" w:color="auto"/>
        <w:left w:val="none" w:sz="0" w:space="0" w:color="auto"/>
        <w:bottom w:val="none" w:sz="0" w:space="0" w:color="auto"/>
        <w:right w:val="none" w:sz="0" w:space="0" w:color="auto"/>
      </w:divBdr>
    </w:div>
    <w:div w:id="1130366080">
      <w:bodyDiv w:val="1"/>
      <w:marLeft w:val="0"/>
      <w:marRight w:val="0"/>
      <w:marTop w:val="0"/>
      <w:marBottom w:val="0"/>
      <w:divBdr>
        <w:top w:val="none" w:sz="0" w:space="0" w:color="auto"/>
        <w:left w:val="none" w:sz="0" w:space="0" w:color="auto"/>
        <w:bottom w:val="none" w:sz="0" w:space="0" w:color="auto"/>
        <w:right w:val="none" w:sz="0" w:space="0" w:color="auto"/>
      </w:divBdr>
    </w:div>
    <w:div w:id="1198541909">
      <w:bodyDiv w:val="1"/>
      <w:marLeft w:val="0"/>
      <w:marRight w:val="0"/>
      <w:marTop w:val="0"/>
      <w:marBottom w:val="0"/>
      <w:divBdr>
        <w:top w:val="none" w:sz="0" w:space="0" w:color="auto"/>
        <w:left w:val="none" w:sz="0" w:space="0" w:color="auto"/>
        <w:bottom w:val="none" w:sz="0" w:space="0" w:color="auto"/>
        <w:right w:val="none" w:sz="0" w:space="0" w:color="auto"/>
      </w:divBdr>
    </w:div>
    <w:div w:id="1270242166">
      <w:bodyDiv w:val="1"/>
      <w:marLeft w:val="0"/>
      <w:marRight w:val="0"/>
      <w:marTop w:val="0"/>
      <w:marBottom w:val="0"/>
      <w:divBdr>
        <w:top w:val="none" w:sz="0" w:space="0" w:color="auto"/>
        <w:left w:val="none" w:sz="0" w:space="0" w:color="auto"/>
        <w:bottom w:val="none" w:sz="0" w:space="0" w:color="auto"/>
        <w:right w:val="none" w:sz="0" w:space="0" w:color="auto"/>
      </w:divBdr>
    </w:div>
    <w:div w:id="1530410681">
      <w:bodyDiv w:val="1"/>
      <w:marLeft w:val="0"/>
      <w:marRight w:val="0"/>
      <w:marTop w:val="0"/>
      <w:marBottom w:val="0"/>
      <w:divBdr>
        <w:top w:val="none" w:sz="0" w:space="0" w:color="auto"/>
        <w:left w:val="none" w:sz="0" w:space="0" w:color="auto"/>
        <w:bottom w:val="none" w:sz="0" w:space="0" w:color="auto"/>
        <w:right w:val="none" w:sz="0" w:space="0" w:color="auto"/>
      </w:divBdr>
    </w:div>
    <w:div w:id="1608853827">
      <w:bodyDiv w:val="1"/>
      <w:marLeft w:val="0"/>
      <w:marRight w:val="0"/>
      <w:marTop w:val="0"/>
      <w:marBottom w:val="0"/>
      <w:divBdr>
        <w:top w:val="none" w:sz="0" w:space="0" w:color="auto"/>
        <w:left w:val="none" w:sz="0" w:space="0" w:color="auto"/>
        <w:bottom w:val="none" w:sz="0" w:space="0" w:color="auto"/>
        <w:right w:val="none" w:sz="0" w:space="0" w:color="auto"/>
      </w:divBdr>
    </w:div>
    <w:div w:id="1808014205">
      <w:bodyDiv w:val="1"/>
      <w:marLeft w:val="0"/>
      <w:marRight w:val="0"/>
      <w:marTop w:val="0"/>
      <w:marBottom w:val="0"/>
      <w:divBdr>
        <w:top w:val="none" w:sz="0" w:space="0" w:color="auto"/>
        <w:left w:val="none" w:sz="0" w:space="0" w:color="auto"/>
        <w:bottom w:val="none" w:sz="0" w:space="0" w:color="auto"/>
        <w:right w:val="none" w:sz="0" w:space="0" w:color="auto"/>
      </w:divBdr>
    </w:div>
    <w:div w:id="1847674434">
      <w:bodyDiv w:val="1"/>
      <w:marLeft w:val="0"/>
      <w:marRight w:val="0"/>
      <w:marTop w:val="0"/>
      <w:marBottom w:val="0"/>
      <w:divBdr>
        <w:top w:val="none" w:sz="0" w:space="0" w:color="auto"/>
        <w:left w:val="none" w:sz="0" w:space="0" w:color="auto"/>
        <w:bottom w:val="none" w:sz="0" w:space="0" w:color="auto"/>
        <w:right w:val="none" w:sz="0" w:space="0" w:color="auto"/>
      </w:divBdr>
    </w:div>
    <w:div w:id="1853718397">
      <w:bodyDiv w:val="1"/>
      <w:marLeft w:val="0"/>
      <w:marRight w:val="0"/>
      <w:marTop w:val="0"/>
      <w:marBottom w:val="0"/>
      <w:divBdr>
        <w:top w:val="none" w:sz="0" w:space="0" w:color="auto"/>
        <w:left w:val="none" w:sz="0" w:space="0" w:color="auto"/>
        <w:bottom w:val="none" w:sz="0" w:space="0" w:color="auto"/>
        <w:right w:val="none" w:sz="0" w:space="0" w:color="auto"/>
      </w:divBdr>
    </w:div>
    <w:div w:id="1878158430">
      <w:bodyDiv w:val="1"/>
      <w:marLeft w:val="0"/>
      <w:marRight w:val="0"/>
      <w:marTop w:val="0"/>
      <w:marBottom w:val="0"/>
      <w:divBdr>
        <w:top w:val="none" w:sz="0" w:space="0" w:color="auto"/>
        <w:left w:val="none" w:sz="0" w:space="0" w:color="auto"/>
        <w:bottom w:val="none" w:sz="0" w:space="0" w:color="auto"/>
        <w:right w:val="none" w:sz="0" w:space="0" w:color="auto"/>
      </w:divBdr>
    </w:div>
    <w:div w:id="1903638112">
      <w:bodyDiv w:val="1"/>
      <w:marLeft w:val="0"/>
      <w:marRight w:val="0"/>
      <w:marTop w:val="0"/>
      <w:marBottom w:val="0"/>
      <w:divBdr>
        <w:top w:val="none" w:sz="0" w:space="0" w:color="auto"/>
        <w:left w:val="none" w:sz="0" w:space="0" w:color="auto"/>
        <w:bottom w:val="none" w:sz="0" w:space="0" w:color="auto"/>
        <w:right w:val="none" w:sz="0" w:space="0" w:color="auto"/>
      </w:divBdr>
    </w:div>
    <w:div w:id="1943296771">
      <w:bodyDiv w:val="1"/>
      <w:marLeft w:val="0"/>
      <w:marRight w:val="0"/>
      <w:marTop w:val="0"/>
      <w:marBottom w:val="0"/>
      <w:divBdr>
        <w:top w:val="none" w:sz="0" w:space="0" w:color="auto"/>
        <w:left w:val="none" w:sz="0" w:space="0" w:color="auto"/>
        <w:bottom w:val="none" w:sz="0" w:space="0" w:color="auto"/>
        <w:right w:val="none" w:sz="0" w:space="0" w:color="auto"/>
      </w:divBdr>
    </w:div>
    <w:div w:id="2013726318">
      <w:bodyDiv w:val="1"/>
      <w:marLeft w:val="0"/>
      <w:marRight w:val="0"/>
      <w:marTop w:val="0"/>
      <w:marBottom w:val="0"/>
      <w:divBdr>
        <w:top w:val="none" w:sz="0" w:space="0" w:color="auto"/>
        <w:left w:val="none" w:sz="0" w:space="0" w:color="auto"/>
        <w:bottom w:val="none" w:sz="0" w:space="0" w:color="auto"/>
        <w:right w:val="none" w:sz="0" w:space="0" w:color="auto"/>
      </w:divBdr>
    </w:div>
    <w:div w:id="2087068554">
      <w:bodyDiv w:val="1"/>
      <w:marLeft w:val="0"/>
      <w:marRight w:val="0"/>
      <w:marTop w:val="0"/>
      <w:marBottom w:val="0"/>
      <w:divBdr>
        <w:top w:val="none" w:sz="0" w:space="0" w:color="auto"/>
        <w:left w:val="none" w:sz="0" w:space="0" w:color="auto"/>
        <w:bottom w:val="none" w:sz="0" w:space="0" w:color="auto"/>
        <w:right w:val="none" w:sz="0" w:space="0" w:color="auto"/>
      </w:divBdr>
    </w:div>
    <w:div w:id="210201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jpg"/><Relationship Id="rId39" Type="http://schemas.openxmlformats.org/officeDocument/2006/relationships/image" Target="media/image17.png"/><Relationship Id="rId21" Type="http://schemas.openxmlformats.org/officeDocument/2006/relationships/hyperlink" Target="https://baike.baidu.com/item/Google"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baike.baidu.com/item/Content%20Provider"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jp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7.png"/><Relationship Id="rId57" Type="http://schemas.microsoft.com/office/2011/relationships/people" Target="people.xml"/><Relationship Id="rId10" Type="http://schemas.openxmlformats.org/officeDocument/2006/relationships/header" Target="header2.xml"/><Relationship Id="rId31" Type="http://schemas.openxmlformats.org/officeDocument/2006/relationships/hyperlink" Target="http://baike.baidu.com/item/Content%20Provider" TargetMode="External"/><Relationship Id="rId44" Type="http://schemas.openxmlformats.org/officeDocument/2006/relationships/image" Target="media/image22.png"/><Relationship Id="rId52" Type="http://schemas.openxmlformats.org/officeDocument/2006/relationships/hyperlink" Target="http://VendingConfig.IP:VendingConfig.PORT/vendingfile/drinkImages/**.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21E774-4AA6-4BB9-A65E-0F6DC5CD6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1</Pages>
  <Words>7087</Words>
  <Characters>40398</Characters>
  <Application>Microsoft Office Word</Application>
  <DocSecurity>0</DocSecurity>
  <Lines>336</Lines>
  <Paragraphs>94</Paragraphs>
  <ScaleCrop>false</ScaleCrop>
  <Company>Microsoft</Company>
  <LinksUpToDate>false</LinksUpToDate>
  <CharactersWithSpaces>47391</CharactersWithSpaces>
  <SharedDoc>false</SharedDoc>
  <HLinks>
    <vt:vector size="360" baseType="variant">
      <vt:variant>
        <vt:i4>2293877</vt:i4>
      </vt:variant>
      <vt:variant>
        <vt:i4>444</vt:i4>
      </vt:variant>
      <vt:variant>
        <vt:i4>0</vt:i4>
      </vt:variant>
      <vt:variant>
        <vt:i4>5</vt:i4>
      </vt:variant>
      <vt:variant>
        <vt:lpwstr>https://baike.baidu.com/item/Google</vt:lpwstr>
      </vt:variant>
      <vt:variant>
        <vt:lpwstr/>
      </vt:variant>
      <vt:variant>
        <vt:i4>5308487</vt:i4>
      </vt:variant>
      <vt:variant>
        <vt:i4>432</vt:i4>
      </vt:variant>
      <vt:variant>
        <vt:i4>0</vt:i4>
      </vt:variant>
      <vt:variant>
        <vt:i4>5</vt:i4>
      </vt:variant>
      <vt:variant>
        <vt:lpwstr>http://VendingConfig.IP:VendingConfig.PORT/vendingfile/drinkImages/**.png</vt:lpwstr>
      </vt:variant>
      <vt:variant>
        <vt:lpwstr/>
      </vt:variant>
      <vt:variant>
        <vt:i4>5308496</vt:i4>
      </vt:variant>
      <vt:variant>
        <vt:i4>366</vt:i4>
      </vt:variant>
      <vt:variant>
        <vt:i4>0</vt:i4>
      </vt:variant>
      <vt:variant>
        <vt:i4>5</vt:i4>
      </vt:variant>
      <vt:variant>
        <vt:lpwstr>http://baike.baidu.com/item/Content Provider</vt:lpwstr>
      </vt:variant>
      <vt:variant>
        <vt:lpwstr/>
      </vt:variant>
      <vt:variant>
        <vt:i4>5308496</vt:i4>
      </vt:variant>
      <vt:variant>
        <vt:i4>360</vt:i4>
      </vt:variant>
      <vt:variant>
        <vt:i4>0</vt:i4>
      </vt:variant>
      <vt:variant>
        <vt:i4>5</vt:i4>
      </vt:variant>
      <vt:variant>
        <vt:lpwstr>http://baike.baidu.com/item/Content Provider</vt:lpwstr>
      </vt:variant>
      <vt:variant>
        <vt:lpwstr/>
      </vt:variant>
      <vt:variant>
        <vt:i4>1310779</vt:i4>
      </vt:variant>
      <vt:variant>
        <vt:i4>332</vt:i4>
      </vt:variant>
      <vt:variant>
        <vt:i4>0</vt:i4>
      </vt:variant>
      <vt:variant>
        <vt:i4>5</vt:i4>
      </vt:variant>
      <vt:variant>
        <vt:lpwstr/>
      </vt:variant>
      <vt:variant>
        <vt:lpwstr>_Toc493882401</vt:lpwstr>
      </vt:variant>
      <vt:variant>
        <vt:i4>1310779</vt:i4>
      </vt:variant>
      <vt:variant>
        <vt:i4>326</vt:i4>
      </vt:variant>
      <vt:variant>
        <vt:i4>0</vt:i4>
      </vt:variant>
      <vt:variant>
        <vt:i4>5</vt:i4>
      </vt:variant>
      <vt:variant>
        <vt:lpwstr/>
      </vt:variant>
      <vt:variant>
        <vt:lpwstr>_Toc493882400</vt:lpwstr>
      </vt:variant>
      <vt:variant>
        <vt:i4>1900604</vt:i4>
      </vt:variant>
      <vt:variant>
        <vt:i4>320</vt:i4>
      </vt:variant>
      <vt:variant>
        <vt:i4>0</vt:i4>
      </vt:variant>
      <vt:variant>
        <vt:i4>5</vt:i4>
      </vt:variant>
      <vt:variant>
        <vt:lpwstr/>
      </vt:variant>
      <vt:variant>
        <vt:lpwstr>_Toc493882399</vt:lpwstr>
      </vt:variant>
      <vt:variant>
        <vt:i4>1900604</vt:i4>
      </vt:variant>
      <vt:variant>
        <vt:i4>314</vt:i4>
      </vt:variant>
      <vt:variant>
        <vt:i4>0</vt:i4>
      </vt:variant>
      <vt:variant>
        <vt:i4>5</vt:i4>
      </vt:variant>
      <vt:variant>
        <vt:lpwstr/>
      </vt:variant>
      <vt:variant>
        <vt:lpwstr>_Toc493882398</vt:lpwstr>
      </vt:variant>
      <vt:variant>
        <vt:i4>1900604</vt:i4>
      </vt:variant>
      <vt:variant>
        <vt:i4>308</vt:i4>
      </vt:variant>
      <vt:variant>
        <vt:i4>0</vt:i4>
      </vt:variant>
      <vt:variant>
        <vt:i4>5</vt:i4>
      </vt:variant>
      <vt:variant>
        <vt:lpwstr/>
      </vt:variant>
      <vt:variant>
        <vt:lpwstr>_Toc493882397</vt:lpwstr>
      </vt:variant>
      <vt:variant>
        <vt:i4>1900604</vt:i4>
      </vt:variant>
      <vt:variant>
        <vt:i4>302</vt:i4>
      </vt:variant>
      <vt:variant>
        <vt:i4>0</vt:i4>
      </vt:variant>
      <vt:variant>
        <vt:i4>5</vt:i4>
      </vt:variant>
      <vt:variant>
        <vt:lpwstr/>
      </vt:variant>
      <vt:variant>
        <vt:lpwstr>_Toc493882396</vt:lpwstr>
      </vt:variant>
      <vt:variant>
        <vt:i4>1900604</vt:i4>
      </vt:variant>
      <vt:variant>
        <vt:i4>296</vt:i4>
      </vt:variant>
      <vt:variant>
        <vt:i4>0</vt:i4>
      </vt:variant>
      <vt:variant>
        <vt:i4>5</vt:i4>
      </vt:variant>
      <vt:variant>
        <vt:lpwstr/>
      </vt:variant>
      <vt:variant>
        <vt:lpwstr>_Toc493882395</vt:lpwstr>
      </vt:variant>
      <vt:variant>
        <vt:i4>1900604</vt:i4>
      </vt:variant>
      <vt:variant>
        <vt:i4>290</vt:i4>
      </vt:variant>
      <vt:variant>
        <vt:i4>0</vt:i4>
      </vt:variant>
      <vt:variant>
        <vt:i4>5</vt:i4>
      </vt:variant>
      <vt:variant>
        <vt:lpwstr/>
      </vt:variant>
      <vt:variant>
        <vt:lpwstr>_Toc493882394</vt:lpwstr>
      </vt:variant>
      <vt:variant>
        <vt:i4>1900604</vt:i4>
      </vt:variant>
      <vt:variant>
        <vt:i4>284</vt:i4>
      </vt:variant>
      <vt:variant>
        <vt:i4>0</vt:i4>
      </vt:variant>
      <vt:variant>
        <vt:i4>5</vt:i4>
      </vt:variant>
      <vt:variant>
        <vt:lpwstr/>
      </vt:variant>
      <vt:variant>
        <vt:lpwstr>_Toc493882393</vt:lpwstr>
      </vt:variant>
      <vt:variant>
        <vt:i4>1900604</vt:i4>
      </vt:variant>
      <vt:variant>
        <vt:i4>278</vt:i4>
      </vt:variant>
      <vt:variant>
        <vt:i4>0</vt:i4>
      </vt:variant>
      <vt:variant>
        <vt:i4>5</vt:i4>
      </vt:variant>
      <vt:variant>
        <vt:lpwstr/>
      </vt:variant>
      <vt:variant>
        <vt:lpwstr>_Toc493882392</vt:lpwstr>
      </vt:variant>
      <vt:variant>
        <vt:i4>1900604</vt:i4>
      </vt:variant>
      <vt:variant>
        <vt:i4>272</vt:i4>
      </vt:variant>
      <vt:variant>
        <vt:i4>0</vt:i4>
      </vt:variant>
      <vt:variant>
        <vt:i4>5</vt:i4>
      </vt:variant>
      <vt:variant>
        <vt:lpwstr/>
      </vt:variant>
      <vt:variant>
        <vt:lpwstr>_Toc493882391</vt:lpwstr>
      </vt:variant>
      <vt:variant>
        <vt:i4>1900604</vt:i4>
      </vt:variant>
      <vt:variant>
        <vt:i4>266</vt:i4>
      </vt:variant>
      <vt:variant>
        <vt:i4>0</vt:i4>
      </vt:variant>
      <vt:variant>
        <vt:i4>5</vt:i4>
      </vt:variant>
      <vt:variant>
        <vt:lpwstr/>
      </vt:variant>
      <vt:variant>
        <vt:lpwstr>_Toc493882390</vt:lpwstr>
      </vt:variant>
      <vt:variant>
        <vt:i4>1835068</vt:i4>
      </vt:variant>
      <vt:variant>
        <vt:i4>260</vt:i4>
      </vt:variant>
      <vt:variant>
        <vt:i4>0</vt:i4>
      </vt:variant>
      <vt:variant>
        <vt:i4>5</vt:i4>
      </vt:variant>
      <vt:variant>
        <vt:lpwstr/>
      </vt:variant>
      <vt:variant>
        <vt:lpwstr>_Toc493882389</vt:lpwstr>
      </vt:variant>
      <vt:variant>
        <vt:i4>1835068</vt:i4>
      </vt:variant>
      <vt:variant>
        <vt:i4>254</vt:i4>
      </vt:variant>
      <vt:variant>
        <vt:i4>0</vt:i4>
      </vt:variant>
      <vt:variant>
        <vt:i4>5</vt:i4>
      </vt:variant>
      <vt:variant>
        <vt:lpwstr/>
      </vt:variant>
      <vt:variant>
        <vt:lpwstr>_Toc493882388</vt:lpwstr>
      </vt:variant>
      <vt:variant>
        <vt:i4>1835068</vt:i4>
      </vt:variant>
      <vt:variant>
        <vt:i4>248</vt:i4>
      </vt:variant>
      <vt:variant>
        <vt:i4>0</vt:i4>
      </vt:variant>
      <vt:variant>
        <vt:i4>5</vt:i4>
      </vt:variant>
      <vt:variant>
        <vt:lpwstr/>
      </vt:variant>
      <vt:variant>
        <vt:lpwstr>_Toc493882387</vt:lpwstr>
      </vt:variant>
      <vt:variant>
        <vt:i4>1835068</vt:i4>
      </vt:variant>
      <vt:variant>
        <vt:i4>242</vt:i4>
      </vt:variant>
      <vt:variant>
        <vt:i4>0</vt:i4>
      </vt:variant>
      <vt:variant>
        <vt:i4>5</vt:i4>
      </vt:variant>
      <vt:variant>
        <vt:lpwstr/>
      </vt:variant>
      <vt:variant>
        <vt:lpwstr>_Toc493882386</vt:lpwstr>
      </vt:variant>
      <vt:variant>
        <vt:i4>1835068</vt:i4>
      </vt:variant>
      <vt:variant>
        <vt:i4>236</vt:i4>
      </vt:variant>
      <vt:variant>
        <vt:i4>0</vt:i4>
      </vt:variant>
      <vt:variant>
        <vt:i4>5</vt:i4>
      </vt:variant>
      <vt:variant>
        <vt:lpwstr/>
      </vt:variant>
      <vt:variant>
        <vt:lpwstr>_Toc493882385</vt:lpwstr>
      </vt:variant>
      <vt:variant>
        <vt:i4>1835068</vt:i4>
      </vt:variant>
      <vt:variant>
        <vt:i4>230</vt:i4>
      </vt:variant>
      <vt:variant>
        <vt:i4>0</vt:i4>
      </vt:variant>
      <vt:variant>
        <vt:i4>5</vt:i4>
      </vt:variant>
      <vt:variant>
        <vt:lpwstr/>
      </vt:variant>
      <vt:variant>
        <vt:lpwstr>_Toc493882384</vt:lpwstr>
      </vt:variant>
      <vt:variant>
        <vt:i4>1835068</vt:i4>
      </vt:variant>
      <vt:variant>
        <vt:i4>224</vt:i4>
      </vt:variant>
      <vt:variant>
        <vt:i4>0</vt:i4>
      </vt:variant>
      <vt:variant>
        <vt:i4>5</vt:i4>
      </vt:variant>
      <vt:variant>
        <vt:lpwstr/>
      </vt:variant>
      <vt:variant>
        <vt:lpwstr>_Toc493882383</vt:lpwstr>
      </vt:variant>
      <vt:variant>
        <vt:i4>1835068</vt:i4>
      </vt:variant>
      <vt:variant>
        <vt:i4>218</vt:i4>
      </vt:variant>
      <vt:variant>
        <vt:i4>0</vt:i4>
      </vt:variant>
      <vt:variant>
        <vt:i4>5</vt:i4>
      </vt:variant>
      <vt:variant>
        <vt:lpwstr/>
      </vt:variant>
      <vt:variant>
        <vt:lpwstr>_Toc493882382</vt:lpwstr>
      </vt:variant>
      <vt:variant>
        <vt:i4>1835068</vt:i4>
      </vt:variant>
      <vt:variant>
        <vt:i4>212</vt:i4>
      </vt:variant>
      <vt:variant>
        <vt:i4>0</vt:i4>
      </vt:variant>
      <vt:variant>
        <vt:i4>5</vt:i4>
      </vt:variant>
      <vt:variant>
        <vt:lpwstr/>
      </vt:variant>
      <vt:variant>
        <vt:lpwstr>_Toc493882381</vt:lpwstr>
      </vt:variant>
      <vt:variant>
        <vt:i4>1835068</vt:i4>
      </vt:variant>
      <vt:variant>
        <vt:i4>206</vt:i4>
      </vt:variant>
      <vt:variant>
        <vt:i4>0</vt:i4>
      </vt:variant>
      <vt:variant>
        <vt:i4>5</vt:i4>
      </vt:variant>
      <vt:variant>
        <vt:lpwstr/>
      </vt:variant>
      <vt:variant>
        <vt:lpwstr>_Toc493882380</vt:lpwstr>
      </vt:variant>
      <vt:variant>
        <vt:i4>1245244</vt:i4>
      </vt:variant>
      <vt:variant>
        <vt:i4>200</vt:i4>
      </vt:variant>
      <vt:variant>
        <vt:i4>0</vt:i4>
      </vt:variant>
      <vt:variant>
        <vt:i4>5</vt:i4>
      </vt:variant>
      <vt:variant>
        <vt:lpwstr/>
      </vt:variant>
      <vt:variant>
        <vt:lpwstr>_Toc493882379</vt:lpwstr>
      </vt:variant>
      <vt:variant>
        <vt:i4>1245244</vt:i4>
      </vt:variant>
      <vt:variant>
        <vt:i4>194</vt:i4>
      </vt:variant>
      <vt:variant>
        <vt:i4>0</vt:i4>
      </vt:variant>
      <vt:variant>
        <vt:i4>5</vt:i4>
      </vt:variant>
      <vt:variant>
        <vt:lpwstr/>
      </vt:variant>
      <vt:variant>
        <vt:lpwstr>_Toc493882378</vt:lpwstr>
      </vt:variant>
      <vt:variant>
        <vt:i4>1245244</vt:i4>
      </vt:variant>
      <vt:variant>
        <vt:i4>188</vt:i4>
      </vt:variant>
      <vt:variant>
        <vt:i4>0</vt:i4>
      </vt:variant>
      <vt:variant>
        <vt:i4>5</vt:i4>
      </vt:variant>
      <vt:variant>
        <vt:lpwstr/>
      </vt:variant>
      <vt:variant>
        <vt:lpwstr>_Toc493882377</vt:lpwstr>
      </vt:variant>
      <vt:variant>
        <vt:i4>1245244</vt:i4>
      </vt:variant>
      <vt:variant>
        <vt:i4>182</vt:i4>
      </vt:variant>
      <vt:variant>
        <vt:i4>0</vt:i4>
      </vt:variant>
      <vt:variant>
        <vt:i4>5</vt:i4>
      </vt:variant>
      <vt:variant>
        <vt:lpwstr/>
      </vt:variant>
      <vt:variant>
        <vt:lpwstr>_Toc493882376</vt:lpwstr>
      </vt:variant>
      <vt:variant>
        <vt:i4>1245244</vt:i4>
      </vt:variant>
      <vt:variant>
        <vt:i4>176</vt:i4>
      </vt:variant>
      <vt:variant>
        <vt:i4>0</vt:i4>
      </vt:variant>
      <vt:variant>
        <vt:i4>5</vt:i4>
      </vt:variant>
      <vt:variant>
        <vt:lpwstr/>
      </vt:variant>
      <vt:variant>
        <vt:lpwstr>_Toc493882375</vt:lpwstr>
      </vt:variant>
      <vt:variant>
        <vt:i4>1245244</vt:i4>
      </vt:variant>
      <vt:variant>
        <vt:i4>170</vt:i4>
      </vt:variant>
      <vt:variant>
        <vt:i4>0</vt:i4>
      </vt:variant>
      <vt:variant>
        <vt:i4>5</vt:i4>
      </vt:variant>
      <vt:variant>
        <vt:lpwstr/>
      </vt:variant>
      <vt:variant>
        <vt:lpwstr>_Toc493882374</vt:lpwstr>
      </vt:variant>
      <vt:variant>
        <vt:i4>1245244</vt:i4>
      </vt:variant>
      <vt:variant>
        <vt:i4>164</vt:i4>
      </vt:variant>
      <vt:variant>
        <vt:i4>0</vt:i4>
      </vt:variant>
      <vt:variant>
        <vt:i4>5</vt:i4>
      </vt:variant>
      <vt:variant>
        <vt:lpwstr/>
      </vt:variant>
      <vt:variant>
        <vt:lpwstr>_Toc493882373</vt:lpwstr>
      </vt:variant>
      <vt:variant>
        <vt:i4>1245244</vt:i4>
      </vt:variant>
      <vt:variant>
        <vt:i4>158</vt:i4>
      </vt:variant>
      <vt:variant>
        <vt:i4>0</vt:i4>
      </vt:variant>
      <vt:variant>
        <vt:i4>5</vt:i4>
      </vt:variant>
      <vt:variant>
        <vt:lpwstr/>
      </vt:variant>
      <vt:variant>
        <vt:lpwstr>_Toc493882372</vt:lpwstr>
      </vt:variant>
      <vt:variant>
        <vt:i4>1245244</vt:i4>
      </vt:variant>
      <vt:variant>
        <vt:i4>152</vt:i4>
      </vt:variant>
      <vt:variant>
        <vt:i4>0</vt:i4>
      </vt:variant>
      <vt:variant>
        <vt:i4>5</vt:i4>
      </vt:variant>
      <vt:variant>
        <vt:lpwstr/>
      </vt:variant>
      <vt:variant>
        <vt:lpwstr>_Toc493882371</vt:lpwstr>
      </vt:variant>
      <vt:variant>
        <vt:i4>1245244</vt:i4>
      </vt:variant>
      <vt:variant>
        <vt:i4>146</vt:i4>
      </vt:variant>
      <vt:variant>
        <vt:i4>0</vt:i4>
      </vt:variant>
      <vt:variant>
        <vt:i4>5</vt:i4>
      </vt:variant>
      <vt:variant>
        <vt:lpwstr/>
      </vt:variant>
      <vt:variant>
        <vt:lpwstr>_Toc493882370</vt:lpwstr>
      </vt:variant>
      <vt:variant>
        <vt:i4>1179708</vt:i4>
      </vt:variant>
      <vt:variant>
        <vt:i4>140</vt:i4>
      </vt:variant>
      <vt:variant>
        <vt:i4>0</vt:i4>
      </vt:variant>
      <vt:variant>
        <vt:i4>5</vt:i4>
      </vt:variant>
      <vt:variant>
        <vt:lpwstr/>
      </vt:variant>
      <vt:variant>
        <vt:lpwstr>_Toc493882369</vt:lpwstr>
      </vt:variant>
      <vt:variant>
        <vt:i4>1179708</vt:i4>
      </vt:variant>
      <vt:variant>
        <vt:i4>134</vt:i4>
      </vt:variant>
      <vt:variant>
        <vt:i4>0</vt:i4>
      </vt:variant>
      <vt:variant>
        <vt:i4>5</vt:i4>
      </vt:variant>
      <vt:variant>
        <vt:lpwstr/>
      </vt:variant>
      <vt:variant>
        <vt:lpwstr>_Toc493882368</vt:lpwstr>
      </vt:variant>
      <vt:variant>
        <vt:i4>1179708</vt:i4>
      </vt:variant>
      <vt:variant>
        <vt:i4>128</vt:i4>
      </vt:variant>
      <vt:variant>
        <vt:i4>0</vt:i4>
      </vt:variant>
      <vt:variant>
        <vt:i4>5</vt:i4>
      </vt:variant>
      <vt:variant>
        <vt:lpwstr/>
      </vt:variant>
      <vt:variant>
        <vt:lpwstr>_Toc493882367</vt:lpwstr>
      </vt:variant>
      <vt:variant>
        <vt:i4>1179708</vt:i4>
      </vt:variant>
      <vt:variant>
        <vt:i4>122</vt:i4>
      </vt:variant>
      <vt:variant>
        <vt:i4>0</vt:i4>
      </vt:variant>
      <vt:variant>
        <vt:i4>5</vt:i4>
      </vt:variant>
      <vt:variant>
        <vt:lpwstr/>
      </vt:variant>
      <vt:variant>
        <vt:lpwstr>_Toc493882366</vt:lpwstr>
      </vt:variant>
      <vt:variant>
        <vt:i4>1179708</vt:i4>
      </vt:variant>
      <vt:variant>
        <vt:i4>116</vt:i4>
      </vt:variant>
      <vt:variant>
        <vt:i4>0</vt:i4>
      </vt:variant>
      <vt:variant>
        <vt:i4>5</vt:i4>
      </vt:variant>
      <vt:variant>
        <vt:lpwstr/>
      </vt:variant>
      <vt:variant>
        <vt:lpwstr>_Toc493882365</vt:lpwstr>
      </vt:variant>
      <vt:variant>
        <vt:i4>1179708</vt:i4>
      </vt:variant>
      <vt:variant>
        <vt:i4>110</vt:i4>
      </vt:variant>
      <vt:variant>
        <vt:i4>0</vt:i4>
      </vt:variant>
      <vt:variant>
        <vt:i4>5</vt:i4>
      </vt:variant>
      <vt:variant>
        <vt:lpwstr/>
      </vt:variant>
      <vt:variant>
        <vt:lpwstr>_Toc493882364</vt:lpwstr>
      </vt:variant>
      <vt:variant>
        <vt:i4>1179708</vt:i4>
      </vt:variant>
      <vt:variant>
        <vt:i4>104</vt:i4>
      </vt:variant>
      <vt:variant>
        <vt:i4>0</vt:i4>
      </vt:variant>
      <vt:variant>
        <vt:i4>5</vt:i4>
      </vt:variant>
      <vt:variant>
        <vt:lpwstr/>
      </vt:variant>
      <vt:variant>
        <vt:lpwstr>_Toc493882363</vt:lpwstr>
      </vt:variant>
      <vt:variant>
        <vt:i4>1179708</vt:i4>
      </vt:variant>
      <vt:variant>
        <vt:i4>98</vt:i4>
      </vt:variant>
      <vt:variant>
        <vt:i4>0</vt:i4>
      </vt:variant>
      <vt:variant>
        <vt:i4>5</vt:i4>
      </vt:variant>
      <vt:variant>
        <vt:lpwstr/>
      </vt:variant>
      <vt:variant>
        <vt:lpwstr>_Toc493882362</vt:lpwstr>
      </vt:variant>
      <vt:variant>
        <vt:i4>1179708</vt:i4>
      </vt:variant>
      <vt:variant>
        <vt:i4>92</vt:i4>
      </vt:variant>
      <vt:variant>
        <vt:i4>0</vt:i4>
      </vt:variant>
      <vt:variant>
        <vt:i4>5</vt:i4>
      </vt:variant>
      <vt:variant>
        <vt:lpwstr/>
      </vt:variant>
      <vt:variant>
        <vt:lpwstr>_Toc493882361</vt:lpwstr>
      </vt:variant>
      <vt:variant>
        <vt:i4>1179708</vt:i4>
      </vt:variant>
      <vt:variant>
        <vt:i4>86</vt:i4>
      </vt:variant>
      <vt:variant>
        <vt:i4>0</vt:i4>
      </vt:variant>
      <vt:variant>
        <vt:i4>5</vt:i4>
      </vt:variant>
      <vt:variant>
        <vt:lpwstr/>
      </vt:variant>
      <vt:variant>
        <vt:lpwstr>_Toc493882360</vt:lpwstr>
      </vt:variant>
      <vt:variant>
        <vt:i4>1114172</vt:i4>
      </vt:variant>
      <vt:variant>
        <vt:i4>80</vt:i4>
      </vt:variant>
      <vt:variant>
        <vt:i4>0</vt:i4>
      </vt:variant>
      <vt:variant>
        <vt:i4>5</vt:i4>
      </vt:variant>
      <vt:variant>
        <vt:lpwstr/>
      </vt:variant>
      <vt:variant>
        <vt:lpwstr>_Toc493882359</vt:lpwstr>
      </vt:variant>
      <vt:variant>
        <vt:i4>1114172</vt:i4>
      </vt:variant>
      <vt:variant>
        <vt:i4>74</vt:i4>
      </vt:variant>
      <vt:variant>
        <vt:i4>0</vt:i4>
      </vt:variant>
      <vt:variant>
        <vt:i4>5</vt:i4>
      </vt:variant>
      <vt:variant>
        <vt:lpwstr/>
      </vt:variant>
      <vt:variant>
        <vt:lpwstr>_Toc493882358</vt:lpwstr>
      </vt:variant>
      <vt:variant>
        <vt:i4>1114172</vt:i4>
      </vt:variant>
      <vt:variant>
        <vt:i4>68</vt:i4>
      </vt:variant>
      <vt:variant>
        <vt:i4>0</vt:i4>
      </vt:variant>
      <vt:variant>
        <vt:i4>5</vt:i4>
      </vt:variant>
      <vt:variant>
        <vt:lpwstr/>
      </vt:variant>
      <vt:variant>
        <vt:lpwstr>_Toc493882357</vt:lpwstr>
      </vt:variant>
      <vt:variant>
        <vt:i4>1114172</vt:i4>
      </vt:variant>
      <vt:variant>
        <vt:i4>62</vt:i4>
      </vt:variant>
      <vt:variant>
        <vt:i4>0</vt:i4>
      </vt:variant>
      <vt:variant>
        <vt:i4>5</vt:i4>
      </vt:variant>
      <vt:variant>
        <vt:lpwstr/>
      </vt:variant>
      <vt:variant>
        <vt:lpwstr>_Toc493882356</vt:lpwstr>
      </vt:variant>
      <vt:variant>
        <vt:i4>1114172</vt:i4>
      </vt:variant>
      <vt:variant>
        <vt:i4>56</vt:i4>
      </vt:variant>
      <vt:variant>
        <vt:i4>0</vt:i4>
      </vt:variant>
      <vt:variant>
        <vt:i4>5</vt:i4>
      </vt:variant>
      <vt:variant>
        <vt:lpwstr/>
      </vt:variant>
      <vt:variant>
        <vt:lpwstr>_Toc493882355</vt:lpwstr>
      </vt:variant>
      <vt:variant>
        <vt:i4>1114172</vt:i4>
      </vt:variant>
      <vt:variant>
        <vt:i4>50</vt:i4>
      </vt:variant>
      <vt:variant>
        <vt:i4>0</vt:i4>
      </vt:variant>
      <vt:variant>
        <vt:i4>5</vt:i4>
      </vt:variant>
      <vt:variant>
        <vt:lpwstr/>
      </vt:variant>
      <vt:variant>
        <vt:lpwstr>_Toc493882354</vt:lpwstr>
      </vt:variant>
      <vt:variant>
        <vt:i4>1114172</vt:i4>
      </vt:variant>
      <vt:variant>
        <vt:i4>44</vt:i4>
      </vt:variant>
      <vt:variant>
        <vt:i4>0</vt:i4>
      </vt:variant>
      <vt:variant>
        <vt:i4>5</vt:i4>
      </vt:variant>
      <vt:variant>
        <vt:lpwstr/>
      </vt:variant>
      <vt:variant>
        <vt:lpwstr>_Toc493882353</vt:lpwstr>
      </vt:variant>
      <vt:variant>
        <vt:i4>1114172</vt:i4>
      </vt:variant>
      <vt:variant>
        <vt:i4>38</vt:i4>
      </vt:variant>
      <vt:variant>
        <vt:i4>0</vt:i4>
      </vt:variant>
      <vt:variant>
        <vt:i4>5</vt:i4>
      </vt:variant>
      <vt:variant>
        <vt:lpwstr/>
      </vt:variant>
      <vt:variant>
        <vt:lpwstr>_Toc493882352</vt:lpwstr>
      </vt:variant>
      <vt:variant>
        <vt:i4>1114172</vt:i4>
      </vt:variant>
      <vt:variant>
        <vt:i4>32</vt:i4>
      </vt:variant>
      <vt:variant>
        <vt:i4>0</vt:i4>
      </vt:variant>
      <vt:variant>
        <vt:i4>5</vt:i4>
      </vt:variant>
      <vt:variant>
        <vt:lpwstr/>
      </vt:variant>
      <vt:variant>
        <vt:lpwstr>_Toc493882351</vt:lpwstr>
      </vt:variant>
      <vt:variant>
        <vt:i4>1114172</vt:i4>
      </vt:variant>
      <vt:variant>
        <vt:i4>26</vt:i4>
      </vt:variant>
      <vt:variant>
        <vt:i4>0</vt:i4>
      </vt:variant>
      <vt:variant>
        <vt:i4>5</vt:i4>
      </vt:variant>
      <vt:variant>
        <vt:lpwstr/>
      </vt:variant>
      <vt:variant>
        <vt:lpwstr>_Toc493882350</vt:lpwstr>
      </vt:variant>
      <vt:variant>
        <vt:i4>1048636</vt:i4>
      </vt:variant>
      <vt:variant>
        <vt:i4>20</vt:i4>
      </vt:variant>
      <vt:variant>
        <vt:i4>0</vt:i4>
      </vt:variant>
      <vt:variant>
        <vt:i4>5</vt:i4>
      </vt:variant>
      <vt:variant>
        <vt:lpwstr/>
      </vt:variant>
      <vt:variant>
        <vt:lpwstr>_Toc493882349</vt:lpwstr>
      </vt:variant>
      <vt:variant>
        <vt:i4>1048636</vt:i4>
      </vt:variant>
      <vt:variant>
        <vt:i4>14</vt:i4>
      </vt:variant>
      <vt:variant>
        <vt:i4>0</vt:i4>
      </vt:variant>
      <vt:variant>
        <vt:i4>5</vt:i4>
      </vt:variant>
      <vt:variant>
        <vt:lpwstr/>
      </vt:variant>
      <vt:variant>
        <vt:lpwstr>_Toc493882348</vt:lpwstr>
      </vt:variant>
      <vt:variant>
        <vt:i4>1048636</vt:i4>
      </vt:variant>
      <vt:variant>
        <vt:i4>8</vt:i4>
      </vt:variant>
      <vt:variant>
        <vt:i4>0</vt:i4>
      </vt:variant>
      <vt:variant>
        <vt:i4>5</vt:i4>
      </vt:variant>
      <vt:variant>
        <vt:lpwstr/>
      </vt:variant>
      <vt:variant>
        <vt:lpwstr>_Toc493882347</vt:lpwstr>
      </vt:variant>
      <vt:variant>
        <vt:i4>1048636</vt:i4>
      </vt:variant>
      <vt:variant>
        <vt:i4>2</vt:i4>
      </vt:variant>
      <vt:variant>
        <vt:i4>0</vt:i4>
      </vt:variant>
      <vt:variant>
        <vt:i4>5</vt:i4>
      </vt:variant>
      <vt:variant>
        <vt:lpwstr/>
      </vt:variant>
      <vt:variant>
        <vt:lpwstr>_Toc493882346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908</cp:revision>
  <dcterms:created xsi:type="dcterms:W3CDTF">2017-09-23T15:47:00Z</dcterms:created>
  <dcterms:modified xsi:type="dcterms:W3CDTF">2017-09-30T15:43:00Z</dcterms:modified>
</cp:coreProperties>
</file>