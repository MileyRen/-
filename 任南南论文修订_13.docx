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912541"/>
      <w:r w:rsidRPr="00636514">
        <w:lastRenderedPageBreak/>
        <w:t>摘要</w:t>
      </w:r>
      <w:bookmarkEnd w:id="0"/>
      <w:bookmarkEnd w:id="2"/>
    </w:p>
    <w:p w14:paraId="3DF05AED" w14:textId="5B9A9CAB" w:rsidR="0077092D" w:rsidRDefault="006739B2" w:rsidP="008D1C9A">
      <w:pPr>
        <w:ind w:firstLine="480"/>
      </w:pPr>
      <w:r>
        <w:rPr>
          <w:rFonts w:hint="eastAsia"/>
        </w:rPr>
        <w:t>随着国内人力成本的上涨</w:t>
      </w:r>
      <w:r w:rsidR="00E73AAA">
        <w:rPr>
          <w:rFonts w:hint="eastAsia"/>
        </w:rPr>
        <w:t>和</w:t>
      </w:r>
      <w:r w:rsidR="007051FD">
        <w:rPr>
          <w:rFonts w:hint="eastAsia"/>
        </w:rPr>
        <w:t>新型</w:t>
      </w:r>
      <w:r>
        <w:rPr>
          <w:rFonts w:hint="eastAsia"/>
        </w:rPr>
        <w:t>消费</w:t>
      </w:r>
      <w:r w:rsidR="00FD2B6A">
        <w:rPr>
          <w:rFonts w:hint="eastAsia"/>
        </w:rPr>
        <w:t>方式的出现</w:t>
      </w:r>
      <w:r w:rsidR="006B199D">
        <w:rPr>
          <w:rFonts w:hint="eastAsia"/>
        </w:rPr>
        <w:t>，</w:t>
      </w:r>
      <w:r>
        <w:rPr>
          <w:rFonts w:hint="eastAsia"/>
        </w:rPr>
        <w:t>以及</w:t>
      </w:r>
      <w:r w:rsidR="00893A26">
        <w:rPr>
          <w:rFonts w:hint="eastAsia"/>
        </w:rPr>
        <w:t>计算机技术</w:t>
      </w:r>
      <w:r w:rsidR="00CC6223">
        <w:rPr>
          <w:rFonts w:hint="eastAsia"/>
        </w:rPr>
        <w:t>在各个领域的广泛应用</w:t>
      </w:r>
      <w:r w:rsidR="00744258">
        <w:rPr>
          <w:rFonts w:hint="eastAsia"/>
        </w:rPr>
        <w:t>，</w:t>
      </w:r>
      <w:r w:rsidR="00920A48">
        <w:rPr>
          <w:rFonts w:hint="eastAsia"/>
        </w:rPr>
        <w:t>人们对信息化系统的依赖程度越来越高，</w:t>
      </w:r>
      <w:r w:rsidR="00893A26">
        <w:rPr>
          <w:rFonts w:hint="eastAsia"/>
        </w:rPr>
        <w:t>传统依靠人工运营和管理的自动售货机已跟不上行业发展的趋势。</w:t>
      </w:r>
      <w:r w:rsidR="008D7F6F">
        <w:rPr>
          <w:rFonts w:hint="eastAsia"/>
        </w:rPr>
        <w:t>为减少人力资源的使用</w:t>
      </w:r>
      <w:r w:rsidR="00DC62ED">
        <w:rPr>
          <w:rFonts w:hint="eastAsia"/>
        </w:rPr>
        <w:t>，提高运营</w:t>
      </w:r>
      <w:r w:rsidR="00FD2B6A">
        <w:rPr>
          <w:rFonts w:hint="eastAsia"/>
        </w:rPr>
        <w:t>管理的</w:t>
      </w:r>
      <w:r w:rsidR="00DC62ED">
        <w:rPr>
          <w:rFonts w:hint="eastAsia"/>
        </w:rPr>
        <w:t>效率</w:t>
      </w:r>
      <w:r w:rsidR="00695AC3">
        <w:rPr>
          <w:rFonts w:hint="eastAsia"/>
        </w:rPr>
        <w:t>，</w:t>
      </w:r>
      <w:r w:rsidR="00FD2B6A">
        <w:rPr>
          <w:rFonts w:hint="eastAsia"/>
        </w:rPr>
        <w:t>自动</w:t>
      </w:r>
      <w:r w:rsidR="00217882">
        <w:rPr>
          <w:rFonts w:hint="eastAsia"/>
        </w:rPr>
        <w:t>售货机</w:t>
      </w:r>
      <w:r w:rsidR="001C19D4">
        <w:rPr>
          <w:rFonts w:hint="eastAsia"/>
        </w:rPr>
        <w:t>可连接入</w:t>
      </w:r>
      <w:r w:rsidR="00041A47">
        <w:rPr>
          <w:rFonts w:hint="eastAsia"/>
        </w:rPr>
        <w:t>网</w:t>
      </w:r>
      <w:r w:rsidR="00217882">
        <w:rPr>
          <w:rFonts w:hint="eastAsia"/>
        </w:rPr>
        <w:t>，</w:t>
      </w:r>
      <w:r w:rsidR="00D10AF0">
        <w:t>实现</w:t>
      </w:r>
      <w:r w:rsidR="00C75F5B">
        <w:rPr>
          <w:rFonts w:hint="eastAsia"/>
        </w:rPr>
        <w:t>信息化</w:t>
      </w:r>
      <w:r w:rsidR="00FD2B6A">
        <w:rPr>
          <w:rFonts w:hint="eastAsia"/>
        </w:rPr>
        <w:t>的</w:t>
      </w:r>
      <w:r w:rsidR="00D10AF0">
        <w:rPr>
          <w:rFonts w:hint="eastAsia"/>
        </w:rPr>
        <w:t>管理</w:t>
      </w:r>
      <w:r w:rsidR="00FD2B6A">
        <w:rPr>
          <w:rFonts w:hint="eastAsia"/>
        </w:rPr>
        <w:t>系统</w:t>
      </w:r>
      <w:r w:rsidR="00D10AF0">
        <w:rPr>
          <w:rFonts w:hint="eastAsia"/>
        </w:rPr>
        <w:t>和</w:t>
      </w:r>
      <w:r w:rsidR="00FD2B6A">
        <w:rPr>
          <w:rFonts w:hint="eastAsia"/>
        </w:rPr>
        <w:t>智能</w:t>
      </w:r>
      <w:r w:rsidR="00D10AF0">
        <w:rPr>
          <w:rFonts w:hint="eastAsia"/>
        </w:rPr>
        <w:t>售货终端</w:t>
      </w:r>
      <w:r w:rsidR="00591F18">
        <w:rPr>
          <w:rFonts w:hint="eastAsia"/>
        </w:rPr>
        <w:t>。</w:t>
      </w:r>
      <w:r w:rsidR="00BC6F9D">
        <w:rPr>
          <w:rFonts w:hint="eastAsia"/>
        </w:rPr>
        <w:t>然而，</w:t>
      </w:r>
      <w:r w:rsidR="008215F9">
        <w:rPr>
          <w:rFonts w:hint="eastAsia"/>
        </w:rPr>
        <w:t>我国</w:t>
      </w:r>
      <w:r w:rsidR="00BC6F9D">
        <w:rPr>
          <w:rFonts w:hint="eastAsia"/>
        </w:rPr>
        <w:t>有</w:t>
      </w:r>
      <w:r w:rsidR="00BC6F9D">
        <w:rPr>
          <w:rFonts w:hint="eastAsia"/>
        </w:rPr>
        <w:t>60%</w:t>
      </w:r>
      <w:r w:rsidR="00D66039">
        <w:rPr>
          <w:rFonts w:hint="eastAsia"/>
        </w:rPr>
        <w:t>以上</w:t>
      </w:r>
      <w:r w:rsidR="00BC6F9D">
        <w:rPr>
          <w:rFonts w:hint="eastAsia"/>
        </w:rPr>
        <w:t>的售货机运营商为中小型企业，</w:t>
      </w:r>
      <w:r w:rsidR="00C43F61">
        <w:rPr>
          <w:rFonts w:hint="eastAsia"/>
        </w:rPr>
        <w:t>基本不具备独立承担开发和运维联网自动售货机</w:t>
      </w:r>
      <w:r w:rsidR="007F4B91">
        <w:rPr>
          <w:rFonts w:hint="eastAsia"/>
        </w:rPr>
        <w:t>管理</w:t>
      </w:r>
      <w:r w:rsidR="00C43F61">
        <w:rPr>
          <w:rFonts w:hint="eastAsia"/>
        </w:rPr>
        <w:t>平台的能力</w:t>
      </w:r>
      <w:r w:rsidR="00615031">
        <w:rPr>
          <w:rFonts w:hint="eastAsia"/>
        </w:rPr>
        <w:t>，极大限制了自动售货机</w:t>
      </w:r>
      <w:r w:rsidR="006A7535">
        <w:rPr>
          <w:rFonts w:hint="eastAsia"/>
        </w:rPr>
        <w:t>行业的发展</w:t>
      </w:r>
      <w:r w:rsidR="00C43F61">
        <w:rPr>
          <w:rFonts w:hint="eastAsia"/>
        </w:rPr>
        <w:t>。</w:t>
      </w:r>
      <w:r w:rsidR="00B02555">
        <w:rPr>
          <w:rFonts w:hint="eastAsia"/>
        </w:rPr>
        <w:t>因此，</w:t>
      </w:r>
      <w:r w:rsidR="00217882" w:rsidRPr="00636514">
        <w:t>本文</w:t>
      </w:r>
      <w:r w:rsidR="00C849C5">
        <w:t>设计</w:t>
      </w:r>
      <w:r w:rsidR="00230E96">
        <w:rPr>
          <w:rFonts w:hint="eastAsia"/>
        </w:rPr>
        <w:t>了</w:t>
      </w:r>
      <w:r w:rsidR="004768BB">
        <w:rPr>
          <w:rFonts w:hint="eastAsia"/>
        </w:rPr>
        <w:t>一种</w:t>
      </w:r>
      <w:r w:rsidR="002B0365">
        <w:rPr>
          <w:rFonts w:hint="eastAsia"/>
        </w:rPr>
        <w:t>可共享</w:t>
      </w:r>
      <w:r w:rsidR="00710689">
        <w:rPr>
          <w:rFonts w:hint="eastAsia"/>
        </w:rPr>
        <w:t>的</w:t>
      </w:r>
      <w:r w:rsidR="00217882" w:rsidRPr="00636514">
        <w:rPr>
          <w:rFonts w:hint="eastAsia"/>
        </w:rPr>
        <w:t>自动售货机云平台</w:t>
      </w:r>
      <w:r w:rsidR="008C63A4">
        <w:rPr>
          <w:rFonts w:hint="eastAsia"/>
        </w:rPr>
        <w:t>系统和</w:t>
      </w:r>
      <w:r w:rsidR="004D1C4B">
        <w:rPr>
          <w:rFonts w:hint="eastAsia"/>
        </w:rPr>
        <w:t>智能化的终端软件</w:t>
      </w:r>
      <w:r w:rsidR="00217882">
        <w:rPr>
          <w:rFonts w:hint="eastAsia"/>
        </w:rPr>
        <w:t>，</w:t>
      </w:r>
      <w:r w:rsidR="00B02555">
        <w:rPr>
          <w:rFonts w:hint="eastAsia"/>
        </w:rPr>
        <w:t>解决或改善</w:t>
      </w:r>
      <w:r w:rsidR="00BF7484">
        <w:rPr>
          <w:rFonts w:hint="eastAsia"/>
        </w:rPr>
        <w:t>中小型运营商</w:t>
      </w:r>
      <w:r w:rsidR="00710689">
        <w:rPr>
          <w:rFonts w:hint="eastAsia"/>
        </w:rPr>
        <w:t>难以实现信息化管理的问题</w:t>
      </w:r>
      <w:r w:rsidR="00CC2076">
        <w:rPr>
          <w:rFonts w:hint="eastAsia"/>
        </w:rPr>
        <w:t>。</w:t>
      </w:r>
      <w:r w:rsidR="00E81D98">
        <w:rPr>
          <w:rFonts w:hint="eastAsia"/>
        </w:rPr>
        <w:t>平台由生产厂商统一管理，供运营商使用</w:t>
      </w:r>
      <w:r w:rsidR="00AD0CF4">
        <w:rPr>
          <w:rFonts w:hint="eastAsia"/>
        </w:rPr>
        <w:t>，</w:t>
      </w:r>
      <w:r w:rsidR="00217882">
        <w:rPr>
          <w:rFonts w:hint="eastAsia"/>
        </w:rPr>
        <w:t>为运营商</w:t>
      </w:r>
      <w:r w:rsidR="007F66D4">
        <w:rPr>
          <w:rFonts w:hint="eastAsia"/>
        </w:rPr>
        <w:t>降低了成本</w:t>
      </w:r>
      <w:r w:rsidR="001C19D4">
        <w:rPr>
          <w:rFonts w:hint="eastAsia"/>
        </w:rPr>
        <w:t>、</w:t>
      </w:r>
      <w:r w:rsidR="0053500B">
        <w:t>提高</w:t>
      </w:r>
      <w:r w:rsidR="00D06EAC">
        <w:rPr>
          <w:rFonts w:hint="eastAsia"/>
        </w:rPr>
        <w:t>了</w:t>
      </w:r>
      <w:r w:rsidR="0053500B">
        <w:t>管理效率</w:t>
      </w:r>
      <w:r w:rsidR="0053500B">
        <w:rPr>
          <w:rFonts w:hint="eastAsia"/>
        </w:rPr>
        <w:t>，</w:t>
      </w:r>
      <w:r w:rsidR="004323CF">
        <w:rPr>
          <w:rFonts w:hint="eastAsia"/>
        </w:rPr>
        <w:t>同时</w:t>
      </w:r>
      <w:r w:rsidR="00667208">
        <w:rPr>
          <w:rFonts w:hint="eastAsia"/>
        </w:rPr>
        <w:t>也</w:t>
      </w:r>
      <w:r w:rsidR="00D12979">
        <w:rPr>
          <w:rFonts w:hint="eastAsia"/>
        </w:rPr>
        <w:t>增加了自动售货机的附加价值</w:t>
      </w:r>
      <w:r w:rsidR="006423B6">
        <w:rPr>
          <w:rFonts w:hint="eastAsia"/>
        </w:rPr>
        <w:t>，增强了厂商的竞争</w:t>
      </w:r>
      <w:r w:rsidR="006423B6">
        <w:t>力</w:t>
      </w:r>
      <w:r w:rsidR="00217882">
        <w:rPr>
          <w:rFonts w:hint="eastAsia"/>
        </w:rPr>
        <w:t>。</w:t>
      </w:r>
    </w:p>
    <w:p w14:paraId="2EFE5A6D" w14:textId="32DEFB63" w:rsidR="009D3060" w:rsidRPr="00636514" w:rsidRDefault="00041A47" w:rsidP="0077092D">
      <w:pPr>
        <w:ind w:firstLine="480"/>
      </w:pPr>
      <w:r>
        <w:rPr>
          <w:rFonts w:hint="eastAsia"/>
        </w:rPr>
        <w:t>该平台</w:t>
      </w:r>
      <w:r w:rsidR="006836F5">
        <w:rPr>
          <w:rFonts w:hint="eastAsia"/>
        </w:rPr>
        <w:t>面向两类用户：</w:t>
      </w:r>
      <w:r w:rsidR="00D40246">
        <w:rPr>
          <w:rFonts w:hint="eastAsia"/>
        </w:rPr>
        <w:t>自动售货机</w:t>
      </w:r>
      <w:r w:rsidR="006836F5">
        <w:rPr>
          <w:rFonts w:hint="eastAsia"/>
        </w:rPr>
        <w:t>厂商和运营商。</w:t>
      </w:r>
      <w:r w:rsidR="0047713D">
        <w:rPr>
          <w:rFonts w:hint="eastAsia"/>
        </w:rPr>
        <w:t>厂商</w:t>
      </w:r>
      <w:r w:rsidR="004A04C9">
        <w:rPr>
          <w:rFonts w:hint="eastAsia"/>
        </w:rPr>
        <w:t>是平台的运维</w:t>
      </w:r>
      <w:r w:rsidR="00625F5A">
        <w:rPr>
          <w:rFonts w:hint="eastAsia"/>
        </w:rPr>
        <w:t>和</w:t>
      </w:r>
      <w:bookmarkStart w:id="3" w:name="_GoBack"/>
      <w:bookmarkEnd w:id="3"/>
      <w:r w:rsidR="004A04C9">
        <w:rPr>
          <w:rFonts w:hint="eastAsia"/>
        </w:rPr>
        <w:t>管理方，</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w:t>
      </w:r>
      <w:r w:rsidR="00A52630">
        <w:rPr>
          <w:rFonts w:hint="eastAsia"/>
        </w:rPr>
        <w:t>信息</w:t>
      </w:r>
      <w:r w:rsidR="00EF30E2">
        <w:rPr>
          <w:rFonts w:hint="eastAsia"/>
        </w:rPr>
        <w:t>等进行基本的管理操作；运营商对</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平台还</w:t>
      </w:r>
      <w:r>
        <w:t>提供</w:t>
      </w:r>
      <w:r w:rsidR="009E3467">
        <w:rPr>
          <w:rFonts w:hint="eastAsia"/>
        </w:rPr>
        <w:t>了</w:t>
      </w:r>
      <w:r w:rsidR="002D173B">
        <w:rPr>
          <w:rFonts w:hint="eastAsia"/>
        </w:rPr>
        <w:t>相应</w:t>
      </w:r>
      <w:r>
        <w:t>的</w:t>
      </w:r>
      <w:r w:rsidR="002E3059">
        <w:rPr>
          <w:rFonts w:hint="eastAsia"/>
        </w:rPr>
        <w:t>运营管理</w:t>
      </w:r>
      <w:r w:rsidR="002E3059">
        <w:rPr>
          <w:rFonts w:hint="eastAsia"/>
        </w:rPr>
        <w:t>APP</w:t>
      </w:r>
      <w:r w:rsidR="00940AEB">
        <w:t>和</w:t>
      </w:r>
      <w:r w:rsidR="009B7598">
        <w:rPr>
          <w:rFonts w:hint="eastAsia"/>
        </w:rPr>
        <w:t>终端售货</w:t>
      </w:r>
      <w:r w:rsidR="009B7598">
        <w:rPr>
          <w:rFonts w:hint="eastAsia"/>
        </w:rPr>
        <w:t>APP</w:t>
      </w:r>
      <w:r w:rsidR="00EB7C9D">
        <w:rPr>
          <w:rFonts w:hint="eastAsia"/>
        </w:rPr>
        <w:t>。运</w:t>
      </w:r>
      <w:r w:rsidR="002E3059">
        <w:rPr>
          <w:rFonts w:hint="eastAsia"/>
        </w:rPr>
        <w:t>营管理</w:t>
      </w:r>
      <w:r w:rsidR="002E3059">
        <w:rPr>
          <w:rFonts w:hint="eastAsia"/>
        </w:rPr>
        <w:t>APP</w:t>
      </w:r>
      <w:r w:rsidR="003D1D5F">
        <w:rPr>
          <w:rFonts w:hint="eastAsia"/>
        </w:rPr>
        <w:t>供</w:t>
      </w:r>
      <w:r w:rsidR="00025561">
        <w:rPr>
          <w:rFonts w:hint="eastAsia"/>
        </w:rPr>
        <w:t>运营商营业员</w:t>
      </w:r>
      <w:r w:rsidR="00021494">
        <w:rPr>
          <w:rFonts w:hint="eastAsia"/>
        </w:rPr>
        <w:t>使用，</w:t>
      </w:r>
      <w:r w:rsidR="00FC755A">
        <w:rPr>
          <w:rFonts w:hint="eastAsia"/>
        </w:rPr>
        <w:t>终端售货</w:t>
      </w:r>
      <w:r w:rsidR="00FC755A">
        <w:rPr>
          <w:rFonts w:hint="eastAsia"/>
        </w:rPr>
        <w:t>APP</w:t>
      </w:r>
      <w:r w:rsidR="00021494">
        <w:t>由普通终端用户操作</w:t>
      </w:r>
      <w:r w:rsidR="00021494">
        <w:rPr>
          <w:rFonts w:hint="eastAsia"/>
        </w:rPr>
        <w:t>。</w:t>
      </w:r>
      <w:r w:rsidR="000156E4">
        <w:rPr>
          <w:rFonts w:hint="eastAsia"/>
        </w:rPr>
        <w:t>营业员</w:t>
      </w:r>
      <w:r w:rsidR="00B92CDB">
        <w:rPr>
          <w:rFonts w:hint="eastAsia"/>
        </w:rPr>
        <w:t>使用</w:t>
      </w:r>
      <w:r w:rsidR="002E3059">
        <w:rPr>
          <w:rFonts w:hint="eastAsia"/>
        </w:rPr>
        <w:t>运营管理</w:t>
      </w:r>
      <w:r w:rsidR="002E3059" w:rsidRPr="00A96DEA">
        <w:rPr>
          <w:rFonts w:hint="eastAsia"/>
        </w:rPr>
        <w:t>APP</w:t>
      </w:r>
      <w:r w:rsidR="002F6C48" w:rsidRPr="00A96DEA">
        <w:rPr>
          <w:rFonts w:hint="eastAsia"/>
        </w:rPr>
        <w:t>现场更新售货机</w:t>
      </w:r>
      <w:r w:rsidR="00AD1789" w:rsidRPr="00A96DEA">
        <w:rPr>
          <w:rFonts w:hint="eastAsia"/>
        </w:rPr>
        <w:t>的实时</w:t>
      </w:r>
      <w:r w:rsidR="002F6C48" w:rsidRPr="00A96DEA">
        <w:rPr>
          <w:rFonts w:hint="eastAsia"/>
        </w:rPr>
        <w:t>数据</w:t>
      </w:r>
      <w:r w:rsidR="00351961" w:rsidRPr="00A96DEA">
        <w:rPr>
          <w:rFonts w:hint="eastAsia"/>
        </w:rPr>
        <w:t>，消费者通过</w:t>
      </w:r>
      <w:r w:rsidR="004B54D3" w:rsidRPr="00A96DEA">
        <w:rPr>
          <w:rFonts w:hint="eastAsia"/>
        </w:rPr>
        <w:t>终端售货</w:t>
      </w:r>
      <w:r w:rsidR="004B54D3" w:rsidRPr="00A96DEA">
        <w:rPr>
          <w:rFonts w:hint="eastAsia"/>
        </w:rPr>
        <w:t>APP</w:t>
      </w:r>
      <w:r w:rsidR="00351961" w:rsidRPr="00A96DEA">
        <w:rPr>
          <w:rFonts w:hint="eastAsia"/>
        </w:rPr>
        <w:t>进行商品选购</w:t>
      </w:r>
      <w:r w:rsidR="002F6C48" w:rsidRPr="00A96DEA">
        <w:rPr>
          <w:rFonts w:hint="eastAsia"/>
        </w:rPr>
        <w:t>并完成</w:t>
      </w:r>
      <w:r w:rsidR="00351961" w:rsidRPr="00A96DEA">
        <w:rPr>
          <w:rFonts w:hint="eastAsia"/>
        </w:rPr>
        <w:t>移动支付。</w:t>
      </w:r>
      <w:r w:rsidR="00475691" w:rsidRPr="00A96DEA">
        <w:rPr>
          <w:rFonts w:hint="eastAsia"/>
        </w:rPr>
        <w:t>为了提高终端软件的更新效率和终端软件的容错能力，</w:t>
      </w:r>
      <w:r w:rsidR="00BD10B9" w:rsidRPr="00A96DEA">
        <w:rPr>
          <w:rFonts w:hint="eastAsia"/>
        </w:rPr>
        <w:t>终端售货</w:t>
      </w:r>
      <w:r w:rsidR="00BD10B9" w:rsidRPr="00A96DEA">
        <w:rPr>
          <w:rFonts w:hint="eastAsia"/>
        </w:rPr>
        <w:t>APP</w:t>
      </w:r>
      <w:r w:rsidR="00726318" w:rsidRPr="00A96DEA">
        <w:rPr>
          <w:rFonts w:hint="eastAsia"/>
        </w:rPr>
        <w:t>还提供了</w:t>
      </w:r>
      <w:r w:rsidR="00982589" w:rsidRPr="00A96DEA">
        <w:rPr>
          <w:rFonts w:hint="eastAsia"/>
        </w:rPr>
        <w:t>远程自动</w:t>
      </w:r>
      <w:r w:rsidR="00737298" w:rsidRPr="00A96DEA">
        <w:rPr>
          <w:rFonts w:hint="eastAsia"/>
        </w:rPr>
        <w:t>更新</w:t>
      </w:r>
      <w:r w:rsidR="00982589" w:rsidRPr="00A96DEA">
        <w:rPr>
          <w:rFonts w:hint="eastAsia"/>
        </w:rPr>
        <w:t>和自动重启</w:t>
      </w:r>
      <w:r w:rsidR="00726318" w:rsidRPr="00A96DEA">
        <w:rPr>
          <w:rFonts w:hint="eastAsia"/>
        </w:rPr>
        <w:t>的</w:t>
      </w:r>
      <w:r w:rsidR="00982589" w:rsidRPr="00A96DEA">
        <w:rPr>
          <w:rFonts w:hint="eastAsia"/>
        </w:rPr>
        <w:t>功能</w:t>
      </w:r>
      <w:r w:rsidR="00726318" w:rsidRPr="00A96DEA">
        <w:rPr>
          <w:rFonts w:hint="eastAsia"/>
        </w:rPr>
        <w:t>。</w:t>
      </w:r>
    </w:p>
    <w:p w14:paraId="63EA5F98" w14:textId="62DCA000" w:rsidR="00C0388E" w:rsidRDefault="00D42F43" w:rsidP="00883B46">
      <w:pPr>
        <w:ind w:firstLine="480"/>
      </w:pPr>
      <w:r w:rsidRPr="00636514">
        <w:rPr>
          <w:rFonts w:hint="eastAsia"/>
        </w:rPr>
        <w:t>自动售货机</w:t>
      </w:r>
      <w:r w:rsidR="003A4AAD">
        <w:rPr>
          <w:rFonts w:hint="eastAsia"/>
        </w:rPr>
        <w:t>共享</w:t>
      </w:r>
      <w:r w:rsidRPr="00636514">
        <w:rPr>
          <w:rFonts w:hint="eastAsia"/>
        </w:rPr>
        <w:t>云平台基于</w:t>
      </w:r>
      <w:r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52517E">
        <w:rPr>
          <w:rFonts w:hint="eastAsia"/>
        </w:rPr>
        <w:t>管理</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w:t>
      </w:r>
      <w:r w:rsidR="008213C5">
        <w:rPr>
          <w:rFonts w:hint="eastAsia"/>
        </w:rPr>
        <w:t>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4" w:name="_Toc5548"/>
      <w:bookmarkStart w:id="5" w:name="_Toc459665146"/>
      <w:bookmarkStart w:id="6" w:name="_Toc459666046"/>
      <w:bookmarkStart w:id="7" w:name="_Toc27942"/>
      <w:bookmarkStart w:id="8" w:name="_Toc459666117"/>
      <w:bookmarkStart w:id="9" w:name="_Toc467076384"/>
      <w:r w:rsidRPr="00636514">
        <w:br w:type="page"/>
      </w:r>
      <w:bookmarkStart w:id="10" w:name="_Toc492673745"/>
      <w:bookmarkStart w:id="11" w:name="_Toc498912542"/>
      <w:r w:rsidR="004C4360" w:rsidRPr="00636514">
        <w:lastRenderedPageBreak/>
        <w:t>ABSTRACT</w:t>
      </w:r>
      <w:bookmarkEnd w:id="4"/>
      <w:bookmarkEnd w:id="5"/>
      <w:bookmarkEnd w:id="6"/>
      <w:bookmarkEnd w:id="7"/>
      <w:bookmarkEnd w:id="8"/>
      <w:bookmarkEnd w:id="9"/>
      <w:bookmarkEnd w:id="10"/>
      <w:bookmarkEnd w:id="11"/>
    </w:p>
    <w:p w14:paraId="3C9950FC" w14:textId="7C5B302F" w:rsidR="00017FEF" w:rsidRDefault="00017FEF" w:rsidP="00017FEF">
      <w:pPr>
        <w:ind w:firstLine="480"/>
      </w:pPr>
      <w:r>
        <w:t xml:space="preserve">With the rise of domestic labor costs and the emergence of new consumption patterns, as well as the abroad application of computer technology in various fields, more and more people are depending on the information systems. Vending machines which rely on manual operation and management have been unable to keep up with the development trend of the industry. In order to reduce the use of human resources and improve the efficiency of management vending machines can connect </w:t>
      </w:r>
      <w:r w:rsidR="003367AC">
        <w:t>to the internet</w:t>
      </w:r>
      <w:r w:rsidR="003367AC">
        <w:rPr>
          <w:rFonts w:hint="eastAsia"/>
        </w:rPr>
        <w:t>.</w:t>
      </w:r>
      <w:r w:rsidR="0008659F">
        <w:t xml:space="preserve"> </w:t>
      </w:r>
      <w:r>
        <w:t>Then Implement the vending machine management system and intelligent terminals.</w:t>
      </w:r>
      <w:r w:rsidR="003367AC">
        <w:t xml:space="preserve"> </w:t>
      </w:r>
      <w:r>
        <w:t>However, more than 60% of our vending machine business operators are sma</w:t>
      </w:r>
      <w:r w:rsidR="005B595F">
        <w:t>ll and medium-sized enterprises which</w:t>
      </w:r>
      <w:r w:rsidR="00FA26D8" w:rsidRPr="00FA26D8">
        <w:t xml:space="preserve"> greatly limits the development of the vending machine industry</w:t>
      </w:r>
      <w:r w:rsidR="00FA26D8">
        <w:t xml:space="preserve">. </w:t>
      </w:r>
      <w:r>
        <w:t>They basically do not have the ability to independently undertake the development and maintenance of</w:t>
      </w:r>
      <w:r w:rsidR="003367AC">
        <w:t xml:space="preserve"> </w:t>
      </w:r>
      <w:r>
        <w:t>the vending machine management platform.</w:t>
      </w:r>
      <w:r w:rsidR="003367AC">
        <w:t xml:space="preserve"> </w:t>
      </w:r>
      <w:r>
        <w:t xml:space="preserve">Therefore, this paper presents a shared vending machine cloud platform system and intelligent terminal </w:t>
      </w:r>
      <w:r w:rsidR="00561F0F">
        <w:t>software</w:t>
      </w:r>
      <w:r>
        <w:t xml:space="preserve"> to solve or improve the problems of small or medium business operators.</w:t>
      </w:r>
      <w:r w:rsidR="003367AC">
        <w:t xml:space="preserve"> </w:t>
      </w:r>
      <w:r>
        <w:t>The platform is managed by the manufacturer and used by the business operators.</w:t>
      </w:r>
      <w:r w:rsidR="003367AC">
        <w:t xml:space="preserve"> </w:t>
      </w:r>
      <w:r>
        <w:t>It reduces the cost for business operators and improves the management efficiency. At the same time, it increases the additional value of vending machines and enhances the competitiveness of manufacturers.</w:t>
      </w:r>
    </w:p>
    <w:p w14:paraId="467C8839" w14:textId="7CDA90B5" w:rsidR="00017FEF" w:rsidRDefault="00017FEF" w:rsidP="00017FEF">
      <w:pPr>
        <w:ind w:firstLine="480"/>
      </w:pPr>
      <w:r>
        <w:t xml:space="preserve">The platform is designed for two types of users: manufacturers and business operators. </w:t>
      </w:r>
      <w:r w:rsidR="00FD567A">
        <w:t>Manufacturers</w:t>
      </w:r>
      <w:r w:rsidR="00FD567A" w:rsidRPr="00FD567A">
        <w:t xml:space="preserve"> operation and maintenance </w:t>
      </w:r>
      <w:r w:rsidR="00FD567A">
        <w:rPr>
          <w:rFonts w:hint="eastAsia"/>
        </w:rPr>
        <w:t>this</w:t>
      </w:r>
      <w:r w:rsidR="00FD567A">
        <w:t xml:space="preserve"> platform</w:t>
      </w:r>
      <w:r>
        <w:t xml:space="preserve"> </w:t>
      </w:r>
      <w:r w:rsidR="00FD567A">
        <w:t xml:space="preserve">and </w:t>
      </w:r>
      <w:r>
        <w:t>manage user permission, business operators, vending machines, leases and other basic operations. Business operators can manage users, vending machines, commodities, inven</w:t>
      </w:r>
      <w:r w:rsidR="003367AC">
        <w:t>tory and other basic management.</w:t>
      </w:r>
      <w:r>
        <w:t xml:space="preserve"> In addition, the platform also provides corresponding VMManage APP and VMSale APP. </w:t>
      </w:r>
      <w:r w:rsidR="003367AC">
        <w:t xml:space="preserve"> </w:t>
      </w:r>
      <w:r>
        <w:t xml:space="preserve">VMManage APP is used by operators and VMSale APP is operated by ordinary end users. The vending machine's management person update the vending machine data through the VMManage APP. The consumers </w:t>
      </w:r>
      <w:r>
        <w:lastRenderedPageBreak/>
        <w:t>choose goods through the VMSale APP and complete mobile payment.</w:t>
      </w:r>
      <w:r w:rsidR="003367AC">
        <w:t xml:space="preserve"> </w:t>
      </w:r>
      <w:r w:rsidR="00FD567A" w:rsidRPr="00FD567A">
        <w:t>In order to improve the update efficiency of terminal software and fault-tolerant ability of terminal software,</w:t>
      </w:r>
      <w:r>
        <w:t xml:space="preserve"> the VMSale APP also implement remote automatic </w:t>
      </w:r>
      <w:r w:rsidR="00FB62AD">
        <w:t>update</w:t>
      </w:r>
      <w:r>
        <w:t xml:space="preserve"> and automatic restart.</w:t>
      </w:r>
    </w:p>
    <w:p w14:paraId="204B9D08" w14:textId="6A89178D" w:rsidR="007428F9" w:rsidRDefault="007428F9" w:rsidP="00017FEF">
      <w:pPr>
        <w:ind w:firstLine="480"/>
      </w:pPr>
      <w:r w:rsidRPr="007428F9">
        <w:t>Design and implement of vending machine cloud platform is based on SaaS mode, multi-tenant framework and JavaWeb layering idea. The cloud platform background system uses SSM(Sping+SpringMVC+Mybatis) and the front end adopts JSP, Ajax,</w:t>
      </w:r>
      <w:r>
        <w:t xml:space="preserve"> </w:t>
      </w:r>
      <w:r w:rsidRPr="007428F9">
        <w:t>JQuery and other technologies.</w:t>
      </w:r>
      <w:r>
        <w:t xml:space="preserve"> </w:t>
      </w:r>
      <w:r w:rsidRPr="007428F9">
        <w:t>VMManage APP and VMSale APP are based on the Android system, in which the FT312 chip connect VMSale APP with vending machine, which converts the USB interface of Android into serial port and controls the workflow of the sales.</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2" w:name="_Toc492673746"/>
      <w:bookmarkStart w:id="13" w:name="_Toc498912543"/>
      <w:r w:rsidR="004C4360" w:rsidRPr="00636514">
        <w:rPr>
          <w:rFonts w:hint="eastAsia"/>
        </w:rPr>
        <w:lastRenderedPageBreak/>
        <w:t>目录</w:t>
      </w:r>
      <w:bookmarkEnd w:id="12"/>
      <w:bookmarkEnd w:id="13"/>
    </w:p>
    <w:p w14:paraId="44320A89" w14:textId="77777777" w:rsidR="00535F7F"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912541" w:history="1">
        <w:r w:rsidR="00535F7F" w:rsidRPr="009346F6">
          <w:rPr>
            <w:rStyle w:val="af"/>
            <w:rFonts w:hint="eastAsia"/>
            <w:noProof/>
          </w:rPr>
          <w:t>摘要</w:t>
        </w:r>
        <w:r w:rsidR="00535F7F">
          <w:rPr>
            <w:noProof/>
            <w:webHidden/>
          </w:rPr>
          <w:tab/>
        </w:r>
        <w:r w:rsidR="00535F7F">
          <w:rPr>
            <w:noProof/>
            <w:webHidden/>
          </w:rPr>
          <w:fldChar w:fldCharType="begin"/>
        </w:r>
        <w:r w:rsidR="00535F7F">
          <w:rPr>
            <w:noProof/>
            <w:webHidden/>
          </w:rPr>
          <w:instrText xml:space="preserve"> PAGEREF _Toc498912541 \h </w:instrText>
        </w:r>
        <w:r w:rsidR="00535F7F">
          <w:rPr>
            <w:noProof/>
            <w:webHidden/>
          </w:rPr>
        </w:r>
        <w:r w:rsidR="00535F7F">
          <w:rPr>
            <w:noProof/>
            <w:webHidden/>
          </w:rPr>
          <w:fldChar w:fldCharType="separate"/>
        </w:r>
        <w:r w:rsidR="00535F7F">
          <w:rPr>
            <w:noProof/>
            <w:webHidden/>
          </w:rPr>
          <w:t>I</w:t>
        </w:r>
        <w:r w:rsidR="00535F7F">
          <w:rPr>
            <w:noProof/>
            <w:webHidden/>
          </w:rPr>
          <w:fldChar w:fldCharType="end"/>
        </w:r>
      </w:hyperlink>
    </w:p>
    <w:p w14:paraId="4ECB13A5" w14:textId="77777777" w:rsidR="00535F7F" w:rsidRDefault="005318A9">
      <w:pPr>
        <w:pStyle w:val="11"/>
        <w:rPr>
          <w:rFonts w:asciiTheme="minorHAnsi" w:hAnsiTheme="minorHAnsi" w:cstheme="minorBidi"/>
          <w:noProof/>
          <w:kern w:val="2"/>
          <w:sz w:val="21"/>
        </w:rPr>
      </w:pPr>
      <w:hyperlink w:anchor="_Toc498912542" w:history="1">
        <w:r w:rsidR="00535F7F" w:rsidRPr="009346F6">
          <w:rPr>
            <w:rStyle w:val="af"/>
            <w:noProof/>
          </w:rPr>
          <w:t>ABSTRACT</w:t>
        </w:r>
        <w:r w:rsidR="00535F7F">
          <w:rPr>
            <w:noProof/>
            <w:webHidden/>
          </w:rPr>
          <w:tab/>
        </w:r>
        <w:r w:rsidR="00535F7F">
          <w:rPr>
            <w:noProof/>
            <w:webHidden/>
          </w:rPr>
          <w:fldChar w:fldCharType="begin"/>
        </w:r>
        <w:r w:rsidR="00535F7F">
          <w:rPr>
            <w:noProof/>
            <w:webHidden/>
          </w:rPr>
          <w:instrText xml:space="preserve"> PAGEREF _Toc498912542 \h </w:instrText>
        </w:r>
        <w:r w:rsidR="00535F7F">
          <w:rPr>
            <w:noProof/>
            <w:webHidden/>
          </w:rPr>
        </w:r>
        <w:r w:rsidR="00535F7F">
          <w:rPr>
            <w:noProof/>
            <w:webHidden/>
          </w:rPr>
          <w:fldChar w:fldCharType="separate"/>
        </w:r>
        <w:r w:rsidR="00535F7F">
          <w:rPr>
            <w:noProof/>
            <w:webHidden/>
          </w:rPr>
          <w:t>II</w:t>
        </w:r>
        <w:r w:rsidR="00535F7F">
          <w:rPr>
            <w:noProof/>
            <w:webHidden/>
          </w:rPr>
          <w:fldChar w:fldCharType="end"/>
        </w:r>
      </w:hyperlink>
    </w:p>
    <w:p w14:paraId="5FBD6DAB" w14:textId="77777777" w:rsidR="00535F7F" w:rsidRDefault="005318A9">
      <w:pPr>
        <w:pStyle w:val="11"/>
        <w:rPr>
          <w:rFonts w:asciiTheme="minorHAnsi" w:hAnsiTheme="minorHAnsi" w:cstheme="minorBidi"/>
          <w:noProof/>
          <w:kern w:val="2"/>
          <w:sz w:val="21"/>
        </w:rPr>
      </w:pPr>
      <w:hyperlink w:anchor="_Toc498912543" w:history="1">
        <w:r w:rsidR="00535F7F" w:rsidRPr="009346F6">
          <w:rPr>
            <w:rStyle w:val="af"/>
            <w:rFonts w:hint="eastAsia"/>
            <w:noProof/>
          </w:rPr>
          <w:t>目录</w:t>
        </w:r>
        <w:r w:rsidR="00535F7F">
          <w:rPr>
            <w:noProof/>
            <w:webHidden/>
          </w:rPr>
          <w:tab/>
        </w:r>
        <w:r w:rsidR="00535F7F">
          <w:rPr>
            <w:noProof/>
            <w:webHidden/>
          </w:rPr>
          <w:fldChar w:fldCharType="begin"/>
        </w:r>
        <w:r w:rsidR="00535F7F">
          <w:rPr>
            <w:noProof/>
            <w:webHidden/>
          </w:rPr>
          <w:instrText xml:space="preserve"> PAGEREF _Toc498912543 \h </w:instrText>
        </w:r>
        <w:r w:rsidR="00535F7F">
          <w:rPr>
            <w:noProof/>
            <w:webHidden/>
          </w:rPr>
        </w:r>
        <w:r w:rsidR="00535F7F">
          <w:rPr>
            <w:noProof/>
            <w:webHidden/>
          </w:rPr>
          <w:fldChar w:fldCharType="separate"/>
        </w:r>
        <w:r w:rsidR="00535F7F">
          <w:rPr>
            <w:noProof/>
            <w:webHidden/>
          </w:rPr>
          <w:t>IV</w:t>
        </w:r>
        <w:r w:rsidR="00535F7F">
          <w:rPr>
            <w:noProof/>
            <w:webHidden/>
          </w:rPr>
          <w:fldChar w:fldCharType="end"/>
        </w:r>
      </w:hyperlink>
    </w:p>
    <w:p w14:paraId="012512F7" w14:textId="77777777" w:rsidR="00535F7F" w:rsidRDefault="005318A9">
      <w:pPr>
        <w:pStyle w:val="11"/>
        <w:rPr>
          <w:rFonts w:asciiTheme="minorHAnsi" w:hAnsiTheme="minorHAnsi" w:cstheme="minorBidi"/>
          <w:noProof/>
          <w:kern w:val="2"/>
          <w:sz w:val="21"/>
        </w:rPr>
      </w:pPr>
      <w:hyperlink w:anchor="_Toc498912544" w:history="1">
        <w:r w:rsidR="00535F7F" w:rsidRPr="009346F6">
          <w:rPr>
            <w:rStyle w:val="af"/>
            <w:rFonts w:hint="eastAsia"/>
            <w:noProof/>
          </w:rPr>
          <w:t>第</w:t>
        </w:r>
        <w:r w:rsidR="00535F7F" w:rsidRPr="009346F6">
          <w:rPr>
            <w:rStyle w:val="af"/>
            <w:noProof/>
          </w:rPr>
          <w:t>1</w:t>
        </w:r>
        <w:r w:rsidR="00535F7F" w:rsidRPr="009346F6">
          <w:rPr>
            <w:rStyle w:val="af"/>
            <w:rFonts w:hint="eastAsia"/>
            <w:noProof/>
          </w:rPr>
          <w:t>章</w:t>
        </w:r>
        <w:r w:rsidR="00535F7F" w:rsidRPr="009346F6">
          <w:rPr>
            <w:rStyle w:val="af"/>
            <w:noProof/>
          </w:rPr>
          <w:t xml:space="preserve"> </w:t>
        </w:r>
        <w:r w:rsidR="00535F7F" w:rsidRPr="009346F6">
          <w:rPr>
            <w:rStyle w:val="af"/>
            <w:rFonts w:hint="eastAsia"/>
            <w:noProof/>
          </w:rPr>
          <w:t>引言</w:t>
        </w:r>
        <w:r w:rsidR="00535F7F">
          <w:rPr>
            <w:noProof/>
            <w:webHidden/>
          </w:rPr>
          <w:tab/>
        </w:r>
        <w:r w:rsidR="00535F7F">
          <w:rPr>
            <w:noProof/>
            <w:webHidden/>
          </w:rPr>
          <w:fldChar w:fldCharType="begin"/>
        </w:r>
        <w:r w:rsidR="00535F7F">
          <w:rPr>
            <w:noProof/>
            <w:webHidden/>
          </w:rPr>
          <w:instrText xml:space="preserve"> PAGEREF _Toc498912544 \h </w:instrText>
        </w:r>
        <w:r w:rsidR="00535F7F">
          <w:rPr>
            <w:noProof/>
            <w:webHidden/>
          </w:rPr>
        </w:r>
        <w:r w:rsidR="00535F7F">
          <w:rPr>
            <w:noProof/>
            <w:webHidden/>
          </w:rPr>
          <w:fldChar w:fldCharType="separate"/>
        </w:r>
        <w:r w:rsidR="00535F7F">
          <w:rPr>
            <w:noProof/>
            <w:webHidden/>
          </w:rPr>
          <w:t>1</w:t>
        </w:r>
        <w:r w:rsidR="00535F7F">
          <w:rPr>
            <w:noProof/>
            <w:webHidden/>
          </w:rPr>
          <w:fldChar w:fldCharType="end"/>
        </w:r>
      </w:hyperlink>
    </w:p>
    <w:p w14:paraId="0655390B" w14:textId="279E0DC1"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"_Toc498912545" </w:instrText>
      </w:r>
      <w:r>
        <w:fldChar w:fldCharType="separate"/>
      </w:r>
      <w:r w:rsidR="00535F7F" w:rsidRPr="009346F6">
        <w:rPr>
          <w:rStyle w:val="af"/>
          <w:noProof/>
        </w:rPr>
        <w:t xml:space="preserve">1.1 </w:t>
      </w:r>
      <w:r w:rsidR="00535F7F" w:rsidRPr="009346F6">
        <w:rPr>
          <w:rStyle w:val="af"/>
          <w:rFonts w:hint="eastAsia"/>
          <w:noProof/>
        </w:rPr>
        <w:t>自动售货机</w:t>
      </w:r>
      <w:del w:id="14" w:author="Miley Ren" w:date="2017-11-20T10:18:00Z">
        <w:r w:rsidR="00535F7F" w:rsidRPr="009346F6" w:rsidDel="004914DD">
          <w:rPr>
            <w:rStyle w:val="af"/>
            <w:rFonts w:hint="eastAsia"/>
            <w:noProof/>
          </w:rPr>
          <w:delText>的</w:delText>
        </w:r>
      </w:del>
      <w:r w:rsidR="00535F7F" w:rsidRPr="009346F6">
        <w:rPr>
          <w:rStyle w:val="af"/>
          <w:rFonts w:hint="eastAsia"/>
          <w:noProof/>
        </w:rPr>
        <w:t>行业概况</w:t>
      </w:r>
      <w:r w:rsidR="00535F7F">
        <w:rPr>
          <w:noProof/>
          <w:webHidden/>
        </w:rPr>
        <w:tab/>
      </w:r>
      <w:r w:rsidR="00535F7F">
        <w:rPr>
          <w:noProof/>
          <w:webHidden/>
        </w:rPr>
        <w:fldChar w:fldCharType="begin"/>
      </w:r>
      <w:r w:rsidR="00535F7F">
        <w:rPr>
          <w:noProof/>
          <w:webHidden/>
        </w:rPr>
        <w:instrText xml:space="preserve"> PAGEREF _Toc498912545 \h </w:instrText>
      </w:r>
      <w:r w:rsidR="00535F7F">
        <w:rPr>
          <w:noProof/>
          <w:webHidden/>
        </w:rPr>
      </w:r>
      <w:r w:rsidR="00535F7F">
        <w:rPr>
          <w:noProof/>
          <w:webHidden/>
        </w:rPr>
        <w:fldChar w:fldCharType="separate"/>
      </w:r>
      <w:r w:rsidR="00535F7F">
        <w:rPr>
          <w:noProof/>
          <w:webHidden/>
        </w:rPr>
        <w:t>1</w:t>
      </w:r>
      <w:r w:rsidR="00535F7F">
        <w:rPr>
          <w:noProof/>
          <w:webHidden/>
        </w:rPr>
        <w:fldChar w:fldCharType="end"/>
      </w:r>
      <w:r>
        <w:rPr>
          <w:noProof/>
        </w:rPr>
        <w:fldChar w:fldCharType="end"/>
      </w:r>
    </w:p>
    <w:p w14:paraId="0E7A0E07" w14:textId="77777777" w:rsidR="00535F7F" w:rsidRDefault="005318A9">
      <w:pPr>
        <w:pStyle w:val="20"/>
        <w:tabs>
          <w:tab w:val="right" w:leader="dot" w:pos="8296"/>
        </w:tabs>
        <w:rPr>
          <w:rFonts w:asciiTheme="minorHAnsi" w:hAnsiTheme="minorHAnsi" w:cstheme="minorBidi"/>
          <w:noProof/>
          <w:kern w:val="2"/>
          <w:sz w:val="21"/>
        </w:rPr>
      </w:pPr>
      <w:hyperlink w:anchor="_Toc498912546" w:history="1">
        <w:r w:rsidR="00535F7F" w:rsidRPr="009346F6">
          <w:rPr>
            <w:rStyle w:val="af"/>
            <w:noProof/>
          </w:rPr>
          <w:t xml:space="preserve">1.2 </w:t>
        </w:r>
        <w:r w:rsidR="00535F7F" w:rsidRPr="009346F6">
          <w:rPr>
            <w:rStyle w:val="af"/>
            <w:rFonts w:hint="eastAsia"/>
            <w:noProof/>
          </w:rPr>
          <w:t>自动售货机的发展现状</w:t>
        </w:r>
        <w:r w:rsidR="00535F7F">
          <w:rPr>
            <w:noProof/>
            <w:webHidden/>
          </w:rPr>
          <w:tab/>
        </w:r>
        <w:r w:rsidR="00535F7F">
          <w:rPr>
            <w:noProof/>
            <w:webHidden/>
          </w:rPr>
          <w:fldChar w:fldCharType="begin"/>
        </w:r>
        <w:r w:rsidR="00535F7F">
          <w:rPr>
            <w:noProof/>
            <w:webHidden/>
          </w:rPr>
          <w:instrText xml:space="preserve"> PAGEREF _Toc498912546 \h </w:instrText>
        </w:r>
        <w:r w:rsidR="00535F7F">
          <w:rPr>
            <w:noProof/>
            <w:webHidden/>
          </w:rPr>
        </w:r>
        <w:r w:rsidR="00535F7F">
          <w:rPr>
            <w:noProof/>
            <w:webHidden/>
          </w:rPr>
          <w:fldChar w:fldCharType="separate"/>
        </w:r>
        <w:r w:rsidR="00535F7F">
          <w:rPr>
            <w:noProof/>
            <w:webHidden/>
          </w:rPr>
          <w:t>2</w:t>
        </w:r>
        <w:r w:rsidR="00535F7F">
          <w:rPr>
            <w:noProof/>
            <w:webHidden/>
          </w:rPr>
          <w:fldChar w:fldCharType="end"/>
        </w:r>
      </w:hyperlink>
    </w:p>
    <w:p w14:paraId="7B78D5E6" w14:textId="025F3D8E"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"_Toc498912547" </w:instrText>
      </w:r>
      <w:r>
        <w:fldChar w:fldCharType="separate"/>
      </w:r>
      <w:r w:rsidR="00535F7F" w:rsidRPr="009346F6">
        <w:rPr>
          <w:rStyle w:val="af"/>
          <w:noProof/>
        </w:rPr>
        <w:t xml:space="preserve">1.3 </w:t>
      </w:r>
      <w:ins w:id="15" w:author="Miley Ren" w:date="2017-11-20T10:19:00Z">
        <w:r w:rsidR="00BB2056">
          <w:rPr>
            <w:rStyle w:val="af"/>
            <w:rFonts w:hint="eastAsia"/>
            <w:noProof/>
          </w:rPr>
          <w:t>VMCloudPlatform</w:t>
        </w:r>
        <w:r w:rsidR="00BB2056">
          <w:rPr>
            <w:rStyle w:val="af"/>
            <w:rFonts w:hint="eastAsia"/>
            <w:noProof/>
          </w:rPr>
          <w:t>系统</w:t>
        </w:r>
      </w:ins>
      <w:del w:id="16" w:author="Miley Ren" w:date="2017-11-20T10:19:00Z">
        <w:r w:rsidR="00535F7F" w:rsidRPr="009346F6" w:rsidDel="00BB2056">
          <w:rPr>
            <w:rStyle w:val="af"/>
            <w:rFonts w:hint="eastAsia"/>
            <w:noProof/>
          </w:rPr>
          <w:delText>课题</w:delText>
        </w:r>
      </w:del>
      <w:r w:rsidR="00535F7F" w:rsidRPr="009346F6">
        <w:rPr>
          <w:rStyle w:val="af"/>
          <w:rFonts w:hint="eastAsia"/>
          <w:noProof/>
        </w:rPr>
        <w:t>研究的目标和意义</w:t>
      </w:r>
      <w:r w:rsidR="00535F7F">
        <w:rPr>
          <w:noProof/>
          <w:webHidden/>
        </w:rPr>
        <w:tab/>
      </w:r>
      <w:r w:rsidR="00535F7F">
        <w:rPr>
          <w:noProof/>
          <w:webHidden/>
        </w:rPr>
        <w:fldChar w:fldCharType="begin"/>
      </w:r>
      <w:r w:rsidR="00535F7F">
        <w:rPr>
          <w:noProof/>
          <w:webHidden/>
        </w:rPr>
        <w:instrText xml:space="preserve"> PAGEREF _Toc498912547 \h </w:instrText>
      </w:r>
      <w:r w:rsidR="00535F7F">
        <w:rPr>
          <w:noProof/>
          <w:webHidden/>
        </w:rPr>
      </w:r>
      <w:r w:rsidR="00535F7F">
        <w:rPr>
          <w:noProof/>
          <w:webHidden/>
        </w:rPr>
        <w:fldChar w:fldCharType="separate"/>
      </w:r>
      <w:r w:rsidR="00535F7F">
        <w:rPr>
          <w:noProof/>
          <w:webHidden/>
        </w:rPr>
        <w:t>3</w:t>
      </w:r>
      <w:r w:rsidR="00535F7F">
        <w:rPr>
          <w:noProof/>
          <w:webHidden/>
        </w:rPr>
        <w:fldChar w:fldCharType="end"/>
      </w:r>
      <w:r>
        <w:rPr>
          <w:noProof/>
        </w:rPr>
        <w:fldChar w:fldCharType="end"/>
      </w:r>
    </w:p>
    <w:p w14:paraId="65B2D1B1" w14:textId="77777777" w:rsidR="00535F7F" w:rsidRDefault="005318A9">
      <w:pPr>
        <w:pStyle w:val="20"/>
        <w:tabs>
          <w:tab w:val="right" w:leader="dot" w:pos="8296"/>
        </w:tabs>
        <w:rPr>
          <w:rFonts w:asciiTheme="minorHAnsi" w:hAnsiTheme="minorHAnsi" w:cstheme="minorBidi"/>
          <w:noProof/>
          <w:kern w:val="2"/>
          <w:sz w:val="21"/>
        </w:rPr>
      </w:pPr>
      <w:hyperlink w:anchor="_Toc498912548" w:history="1">
        <w:r w:rsidR="00535F7F" w:rsidRPr="009346F6">
          <w:rPr>
            <w:rStyle w:val="af"/>
            <w:noProof/>
          </w:rPr>
          <w:t xml:space="preserve">1.4 </w:t>
        </w:r>
        <w:r w:rsidR="00535F7F" w:rsidRPr="009346F6">
          <w:rPr>
            <w:rStyle w:val="af"/>
            <w:rFonts w:hint="eastAsia"/>
            <w:noProof/>
          </w:rPr>
          <w:t>论文的组织结构</w:t>
        </w:r>
        <w:r w:rsidR="00535F7F">
          <w:rPr>
            <w:noProof/>
            <w:webHidden/>
          </w:rPr>
          <w:tab/>
        </w:r>
        <w:r w:rsidR="00535F7F">
          <w:rPr>
            <w:noProof/>
            <w:webHidden/>
          </w:rPr>
          <w:fldChar w:fldCharType="begin"/>
        </w:r>
        <w:r w:rsidR="00535F7F">
          <w:rPr>
            <w:noProof/>
            <w:webHidden/>
          </w:rPr>
          <w:instrText xml:space="preserve"> PAGEREF _Toc498912548 \h </w:instrText>
        </w:r>
        <w:r w:rsidR="00535F7F">
          <w:rPr>
            <w:noProof/>
            <w:webHidden/>
          </w:rPr>
        </w:r>
        <w:r w:rsidR="00535F7F">
          <w:rPr>
            <w:noProof/>
            <w:webHidden/>
          </w:rPr>
          <w:fldChar w:fldCharType="separate"/>
        </w:r>
        <w:r w:rsidR="00535F7F">
          <w:rPr>
            <w:noProof/>
            <w:webHidden/>
          </w:rPr>
          <w:t>4</w:t>
        </w:r>
        <w:r w:rsidR="00535F7F">
          <w:rPr>
            <w:noProof/>
            <w:webHidden/>
          </w:rPr>
          <w:fldChar w:fldCharType="end"/>
        </w:r>
      </w:hyperlink>
    </w:p>
    <w:p w14:paraId="1823705C" w14:textId="0C59EB0C" w:rsidR="00535F7F" w:rsidRDefault="00A51C27">
      <w:pPr>
        <w:pStyle w:val="11"/>
        <w:rPr>
          <w:rFonts w:asciiTheme="minorHAnsi" w:hAnsiTheme="minorHAnsi" w:cstheme="minorBidi"/>
          <w:noProof/>
          <w:kern w:val="2"/>
          <w:sz w:val="21"/>
        </w:rPr>
      </w:pPr>
      <w:r>
        <w:fldChar w:fldCharType="begin"/>
      </w:r>
      <w:r>
        <w:instrText xml:space="preserve"> HYPERLINK \l "_Toc498912549" </w:instrText>
      </w:r>
      <w:r>
        <w:fldChar w:fldCharType="separate"/>
      </w:r>
      <w:r w:rsidR="00535F7F" w:rsidRPr="009346F6">
        <w:rPr>
          <w:rStyle w:val="af"/>
          <w:rFonts w:hint="eastAsia"/>
          <w:noProof/>
        </w:rPr>
        <w:t>第</w:t>
      </w:r>
      <w:r w:rsidR="00535F7F" w:rsidRPr="009346F6">
        <w:rPr>
          <w:rStyle w:val="af"/>
          <w:noProof/>
        </w:rPr>
        <w:t>2</w:t>
      </w:r>
      <w:r w:rsidR="00535F7F" w:rsidRPr="009346F6">
        <w:rPr>
          <w:rStyle w:val="af"/>
          <w:rFonts w:hint="eastAsia"/>
          <w:noProof/>
        </w:rPr>
        <w:t>章</w:t>
      </w:r>
      <w:r w:rsidR="00535F7F" w:rsidRPr="009346F6">
        <w:rPr>
          <w:rStyle w:val="af"/>
          <w:noProof/>
        </w:rPr>
        <w:t xml:space="preserve"> </w:t>
      </w:r>
      <w:ins w:id="17" w:author="Miley Ren" w:date="2017-11-20T10:19:00Z">
        <w:r w:rsidR="009D30DE">
          <w:rPr>
            <w:rStyle w:val="af"/>
            <w:noProof/>
          </w:rPr>
          <w:t>VMCloudPlatform</w:t>
        </w:r>
      </w:ins>
      <w:r w:rsidR="00535F7F" w:rsidRPr="009346F6">
        <w:rPr>
          <w:rStyle w:val="af"/>
          <w:rFonts w:hint="eastAsia"/>
          <w:noProof/>
        </w:rPr>
        <w:t>系统</w:t>
      </w:r>
      <w:del w:id="18" w:author="Miley Ren" w:date="2017-11-20T10:20:00Z">
        <w:r w:rsidR="00535F7F" w:rsidRPr="009346F6" w:rsidDel="00C04EAB">
          <w:rPr>
            <w:rStyle w:val="af"/>
            <w:rFonts w:hint="eastAsia"/>
            <w:noProof/>
          </w:rPr>
          <w:delText>研究</w:delText>
        </w:r>
      </w:del>
      <w:r w:rsidR="00535F7F" w:rsidRPr="009346F6">
        <w:rPr>
          <w:rStyle w:val="af"/>
          <w:rFonts w:hint="eastAsia"/>
          <w:noProof/>
        </w:rPr>
        <w:t>的相关技术分析</w:t>
      </w:r>
      <w:r w:rsidR="00535F7F">
        <w:rPr>
          <w:noProof/>
          <w:webHidden/>
        </w:rPr>
        <w:tab/>
      </w:r>
      <w:r w:rsidR="00535F7F">
        <w:rPr>
          <w:noProof/>
          <w:webHidden/>
        </w:rPr>
        <w:fldChar w:fldCharType="begin"/>
      </w:r>
      <w:r w:rsidR="00535F7F">
        <w:rPr>
          <w:noProof/>
          <w:webHidden/>
        </w:rPr>
        <w:instrText xml:space="preserve"> PAGEREF _Toc498912549 \h </w:instrText>
      </w:r>
      <w:r w:rsidR="00535F7F">
        <w:rPr>
          <w:noProof/>
          <w:webHidden/>
        </w:rPr>
      </w:r>
      <w:r w:rsidR="00535F7F">
        <w:rPr>
          <w:noProof/>
          <w:webHidden/>
        </w:rPr>
        <w:fldChar w:fldCharType="separate"/>
      </w:r>
      <w:r w:rsidR="00535F7F">
        <w:rPr>
          <w:noProof/>
          <w:webHidden/>
        </w:rPr>
        <w:t>5</w:t>
      </w:r>
      <w:r w:rsidR="00535F7F">
        <w:rPr>
          <w:noProof/>
          <w:webHidden/>
        </w:rPr>
        <w:fldChar w:fldCharType="end"/>
      </w:r>
      <w:r>
        <w:rPr>
          <w:noProof/>
        </w:rPr>
        <w:fldChar w:fldCharType="end"/>
      </w:r>
    </w:p>
    <w:p w14:paraId="229A32F8" w14:textId="77777777" w:rsidR="00535F7F" w:rsidRDefault="005318A9">
      <w:pPr>
        <w:pStyle w:val="20"/>
        <w:tabs>
          <w:tab w:val="right" w:leader="dot" w:pos="8296"/>
        </w:tabs>
        <w:rPr>
          <w:rFonts w:asciiTheme="minorHAnsi" w:hAnsiTheme="minorHAnsi" w:cstheme="minorBidi"/>
          <w:noProof/>
          <w:kern w:val="2"/>
          <w:sz w:val="21"/>
        </w:rPr>
      </w:pPr>
      <w:hyperlink w:anchor="_Toc498912550" w:history="1">
        <w:r w:rsidR="00535F7F" w:rsidRPr="009346F6">
          <w:rPr>
            <w:rStyle w:val="af"/>
            <w:noProof/>
          </w:rPr>
          <w:t xml:space="preserve">2.1 </w:t>
        </w:r>
        <w:r w:rsidR="00535F7F" w:rsidRPr="009346F6">
          <w:rPr>
            <w:rStyle w:val="af"/>
            <w:rFonts w:hint="eastAsia"/>
            <w:noProof/>
          </w:rPr>
          <w:t>云计算技术和</w:t>
        </w:r>
        <w:r w:rsidR="00535F7F" w:rsidRPr="009346F6">
          <w:rPr>
            <w:rStyle w:val="af"/>
            <w:noProof/>
          </w:rPr>
          <w:t>SaaS</w:t>
        </w:r>
        <w:r w:rsidR="00535F7F" w:rsidRPr="009346F6">
          <w:rPr>
            <w:rStyle w:val="af"/>
            <w:rFonts w:hint="eastAsia"/>
            <w:noProof/>
          </w:rPr>
          <w:t>服务</w:t>
        </w:r>
        <w:r w:rsidR="00535F7F">
          <w:rPr>
            <w:noProof/>
            <w:webHidden/>
          </w:rPr>
          <w:tab/>
        </w:r>
        <w:r w:rsidR="00535F7F">
          <w:rPr>
            <w:noProof/>
            <w:webHidden/>
          </w:rPr>
          <w:fldChar w:fldCharType="begin"/>
        </w:r>
        <w:r w:rsidR="00535F7F">
          <w:rPr>
            <w:noProof/>
            <w:webHidden/>
          </w:rPr>
          <w:instrText xml:space="preserve"> PAGEREF _Toc498912550 \h </w:instrText>
        </w:r>
        <w:r w:rsidR="00535F7F">
          <w:rPr>
            <w:noProof/>
            <w:webHidden/>
          </w:rPr>
        </w:r>
        <w:r w:rsidR="00535F7F">
          <w:rPr>
            <w:noProof/>
            <w:webHidden/>
          </w:rPr>
          <w:fldChar w:fldCharType="separate"/>
        </w:r>
        <w:r w:rsidR="00535F7F">
          <w:rPr>
            <w:noProof/>
            <w:webHidden/>
          </w:rPr>
          <w:t>5</w:t>
        </w:r>
        <w:r w:rsidR="00535F7F">
          <w:rPr>
            <w:noProof/>
            <w:webHidden/>
          </w:rPr>
          <w:fldChar w:fldCharType="end"/>
        </w:r>
      </w:hyperlink>
    </w:p>
    <w:p w14:paraId="10A21AC1" w14:textId="77777777" w:rsidR="00535F7F" w:rsidRDefault="005318A9">
      <w:pPr>
        <w:pStyle w:val="30"/>
        <w:tabs>
          <w:tab w:val="right" w:leader="dot" w:pos="8296"/>
        </w:tabs>
        <w:rPr>
          <w:rFonts w:asciiTheme="minorHAnsi" w:hAnsiTheme="minorHAnsi" w:cstheme="minorBidi"/>
          <w:noProof/>
          <w:kern w:val="2"/>
          <w:sz w:val="21"/>
        </w:rPr>
      </w:pPr>
      <w:hyperlink w:anchor="_Toc498912551" w:history="1">
        <w:r w:rsidR="00535F7F" w:rsidRPr="009346F6">
          <w:rPr>
            <w:rStyle w:val="af"/>
            <w:noProof/>
          </w:rPr>
          <w:t xml:space="preserve">2.1.1 </w:t>
        </w:r>
        <w:r w:rsidR="00535F7F" w:rsidRPr="009346F6">
          <w:rPr>
            <w:rStyle w:val="af"/>
            <w:rFonts w:hint="eastAsia"/>
            <w:noProof/>
          </w:rPr>
          <w:t>云计算技术和</w:t>
        </w:r>
        <w:r w:rsidR="00535F7F" w:rsidRPr="009346F6">
          <w:rPr>
            <w:rStyle w:val="af"/>
            <w:noProof/>
          </w:rPr>
          <w:t>SaaS</w:t>
        </w:r>
        <w:r w:rsidR="00535F7F" w:rsidRPr="009346F6">
          <w:rPr>
            <w:rStyle w:val="af"/>
            <w:rFonts w:hint="eastAsia"/>
            <w:noProof/>
          </w:rPr>
          <w:t>服务的概述</w:t>
        </w:r>
        <w:r w:rsidR="00535F7F">
          <w:rPr>
            <w:noProof/>
            <w:webHidden/>
          </w:rPr>
          <w:tab/>
        </w:r>
        <w:r w:rsidR="00535F7F">
          <w:rPr>
            <w:noProof/>
            <w:webHidden/>
          </w:rPr>
          <w:fldChar w:fldCharType="begin"/>
        </w:r>
        <w:r w:rsidR="00535F7F">
          <w:rPr>
            <w:noProof/>
            <w:webHidden/>
          </w:rPr>
          <w:instrText xml:space="preserve"> PAGEREF _Toc498912551 \h </w:instrText>
        </w:r>
        <w:r w:rsidR="00535F7F">
          <w:rPr>
            <w:noProof/>
            <w:webHidden/>
          </w:rPr>
        </w:r>
        <w:r w:rsidR="00535F7F">
          <w:rPr>
            <w:noProof/>
            <w:webHidden/>
          </w:rPr>
          <w:fldChar w:fldCharType="separate"/>
        </w:r>
        <w:r w:rsidR="00535F7F">
          <w:rPr>
            <w:noProof/>
            <w:webHidden/>
          </w:rPr>
          <w:t>5</w:t>
        </w:r>
        <w:r w:rsidR="00535F7F">
          <w:rPr>
            <w:noProof/>
            <w:webHidden/>
          </w:rPr>
          <w:fldChar w:fldCharType="end"/>
        </w:r>
      </w:hyperlink>
    </w:p>
    <w:p w14:paraId="35E91C9B" w14:textId="77777777" w:rsidR="00535F7F" w:rsidRDefault="005318A9">
      <w:pPr>
        <w:pStyle w:val="30"/>
        <w:tabs>
          <w:tab w:val="right" w:leader="dot" w:pos="8296"/>
        </w:tabs>
        <w:rPr>
          <w:rFonts w:asciiTheme="minorHAnsi" w:hAnsiTheme="minorHAnsi" w:cstheme="minorBidi"/>
          <w:noProof/>
          <w:kern w:val="2"/>
          <w:sz w:val="21"/>
        </w:rPr>
      </w:pPr>
      <w:hyperlink w:anchor="_Toc498912552" w:history="1">
        <w:r w:rsidR="00535F7F" w:rsidRPr="009346F6">
          <w:rPr>
            <w:rStyle w:val="af"/>
            <w:noProof/>
          </w:rPr>
          <w:t>2.1.2 SaaS</w:t>
        </w:r>
        <w:r w:rsidR="00535F7F" w:rsidRPr="009346F6">
          <w:rPr>
            <w:rStyle w:val="af"/>
            <w:rFonts w:hint="eastAsia"/>
            <w:noProof/>
          </w:rPr>
          <w:t>服务的成熟度模型及优势</w:t>
        </w:r>
        <w:r w:rsidR="00535F7F">
          <w:rPr>
            <w:noProof/>
            <w:webHidden/>
          </w:rPr>
          <w:tab/>
        </w:r>
        <w:r w:rsidR="00535F7F">
          <w:rPr>
            <w:noProof/>
            <w:webHidden/>
          </w:rPr>
          <w:fldChar w:fldCharType="begin"/>
        </w:r>
        <w:r w:rsidR="00535F7F">
          <w:rPr>
            <w:noProof/>
            <w:webHidden/>
          </w:rPr>
          <w:instrText xml:space="preserve"> PAGEREF _Toc498912552 \h </w:instrText>
        </w:r>
        <w:r w:rsidR="00535F7F">
          <w:rPr>
            <w:noProof/>
            <w:webHidden/>
          </w:rPr>
        </w:r>
        <w:r w:rsidR="00535F7F">
          <w:rPr>
            <w:noProof/>
            <w:webHidden/>
          </w:rPr>
          <w:fldChar w:fldCharType="separate"/>
        </w:r>
        <w:r w:rsidR="00535F7F">
          <w:rPr>
            <w:noProof/>
            <w:webHidden/>
          </w:rPr>
          <w:t>7</w:t>
        </w:r>
        <w:r w:rsidR="00535F7F">
          <w:rPr>
            <w:noProof/>
            <w:webHidden/>
          </w:rPr>
          <w:fldChar w:fldCharType="end"/>
        </w:r>
      </w:hyperlink>
    </w:p>
    <w:p w14:paraId="4AFB2C84" w14:textId="77777777" w:rsidR="00535F7F" w:rsidRDefault="005318A9">
      <w:pPr>
        <w:pStyle w:val="20"/>
        <w:tabs>
          <w:tab w:val="right" w:leader="dot" w:pos="8296"/>
        </w:tabs>
        <w:rPr>
          <w:rFonts w:asciiTheme="minorHAnsi" w:hAnsiTheme="minorHAnsi" w:cstheme="minorBidi"/>
          <w:noProof/>
          <w:kern w:val="2"/>
          <w:sz w:val="21"/>
        </w:rPr>
      </w:pPr>
      <w:hyperlink w:anchor="_Toc498912553" w:history="1">
        <w:r w:rsidR="00535F7F" w:rsidRPr="009346F6">
          <w:rPr>
            <w:rStyle w:val="af"/>
            <w:noProof/>
          </w:rPr>
          <w:t>2.2 SSM</w:t>
        </w:r>
        <w:r w:rsidR="00535F7F" w:rsidRPr="009346F6">
          <w:rPr>
            <w:rStyle w:val="af"/>
            <w:rFonts w:hint="eastAsia"/>
            <w:noProof/>
          </w:rPr>
          <w:t>框架及应用分析</w:t>
        </w:r>
        <w:r w:rsidR="00535F7F">
          <w:rPr>
            <w:noProof/>
            <w:webHidden/>
          </w:rPr>
          <w:tab/>
        </w:r>
        <w:r w:rsidR="00535F7F">
          <w:rPr>
            <w:noProof/>
            <w:webHidden/>
          </w:rPr>
          <w:fldChar w:fldCharType="begin"/>
        </w:r>
        <w:r w:rsidR="00535F7F">
          <w:rPr>
            <w:noProof/>
            <w:webHidden/>
          </w:rPr>
          <w:instrText xml:space="preserve"> PAGEREF _Toc498912553 \h </w:instrText>
        </w:r>
        <w:r w:rsidR="00535F7F">
          <w:rPr>
            <w:noProof/>
            <w:webHidden/>
          </w:rPr>
        </w:r>
        <w:r w:rsidR="00535F7F">
          <w:rPr>
            <w:noProof/>
            <w:webHidden/>
          </w:rPr>
          <w:fldChar w:fldCharType="separate"/>
        </w:r>
        <w:r w:rsidR="00535F7F">
          <w:rPr>
            <w:noProof/>
            <w:webHidden/>
          </w:rPr>
          <w:t>9</w:t>
        </w:r>
        <w:r w:rsidR="00535F7F">
          <w:rPr>
            <w:noProof/>
            <w:webHidden/>
          </w:rPr>
          <w:fldChar w:fldCharType="end"/>
        </w:r>
      </w:hyperlink>
    </w:p>
    <w:p w14:paraId="20E7A55D" w14:textId="77777777" w:rsidR="00535F7F" w:rsidRDefault="005318A9">
      <w:pPr>
        <w:pStyle w:val="20"/>
        <w:tabs>
          <w:tab w:val="right" w:leader="dot" w:pos="8296"/>
        </w:tabs>
        <w:rPr>
          <w:rFonts w:asciiTheme="minorHAnsi" w:hAnsiTheme="minorHAnsi" w:cstheme="minorBidi"/>
          <w:noProof/>
          <w:kern w:val="2"/>
          <w:sz w:val="21"/>
        </w:rPr>
      </w:pPr>
      <w:hyperlink w:anchor="_Toc498912554" w:history="1">
        <w:r w:rsidR="00535F7F" w:rsidRPr="009346F6">
          <w:rPr>
            <w:rStyle w:val="af"/>
            <w:noProof/>
          </w:rPr>
          <w:t>2.3 Android</w:t>
        </w:r>
        <w:r w:rsidR="00535F7F" w:rsidRPr="009346F6">
          <w:rPr>
            <w:rStyle w:val="af"/>
            <w:rFonts w:hint="eastAsia"/>
            <w:noProof/>
          </w:rPr>
          <w:t>应用技术</w:t>
        </w:r>
        <w:r w:rsidR="00535F7F">
          <w:rPr>
            <w:noProof/>
            <w:webHidden/>
          </w:rPr>
          <w:tab/>
        </w:r>
        <w:r w:rsidR="00535F7F">
          <w:rPr>
            <w:noProof/>
            <w:webHidden/>
          </w:rPr>
          <w:fldChar w:fldCharType="begin"/>
        </w:r>
        <w:r w:rsidR="00535F7F">
          <w:rPr>
            <w:noProof/>
            <w:webHidden/>
          </w:rPr>
          <w:instrText xml:space="preserve"> PAGEREF _Toc498912554 \h </w:instrText>
        </w:r>
        <w:r w:rsidR="00535F7F">
          <w:rPr>
            <w:noProof/>
            <w:webHidden/>
          </w:rPr>
        </w:r>
        <w:r w:rsidR="00535F7F">
          <w:rPr>
            <w:noProof/>
            <w:webHidden/>
          </w:rPr>
          <w:fldChar w:fldCharType="separate"/>
        </w:r>
        <w:r w:rsidR="00535F7F">
          <w:rPr>
            <w:noProof/>
            <w:webHidden/>
          </w:rPr>
          <w:t>13</w:t>
        </w:r>
        <w:r w:rsidR="00535F7F">
          <w:rPr>
            <w:noProof/>
            <w:webHidden/>
          </w:rPr>
          <w:fldChar w:fldCharType="end"/>
        </w:r>
      </w:hyperlink>
    </w:p>
    <w:p w14:paraId="71BF995A" w14:textId="77777777" w:rsidR="00535F7F" w:rsidRDefault="005318A9">
      <w:pPr>
        <w:pStyle w:val="20"/>
        <w:tabs>
          <w:tab w:val="right" w:leader="dot" w:pos="8296"/>
        </w:tabs>
        <w:rPr>
          <w:rFonts w:asciiTheme="minorHAnsi" w:hAnsiTheme="minorHAnsi" w:cstheme="minorBidi"/>
          <w:noProof/>
          <w:kern w:val="2"/>
          <w:sz w:val="21"/>
        </w:rPr>
      </w:pPr>
      <w:hyperlink w:anchor="_Toc498912555" w:history="1">
        <w:r w:rsidR="00535F7F" w:rsidRPr="009346F6">
          <w:rPr>
            <w:rStyle w:val="af"/>
            <w:noProof/>
          </w:rPr>
          <w:t>2.4 Android</w:t>
        </w:r>
        <w:r w:rsidR="00535F7F" w:rsidRPr="009346F6">
          <w:rPr>
            <w:rStyle w:val="af"/>
            <w:rFonts w:hint="eastAsia"/>
            <w:noProof/>
          </w:rPr>
          <w:t>串口通信</w:t>
        </w:r>
        <w:r w:rsidR="00535F7F">
          <w:rPr>
            <w:noProof/>
            <w:webHidden/>
          </w:rPr>
          <w:tab/>
        </w:r>
        <w:r w:rsidR="00535F7F">
          <w:rPr>
            <w:noProof/>
            <w:webHidden/>
          </w:rPr>
          <w:fldChar w:fldCharType="begin"/>
        </w:r>
        <w:r w:rsidR="00535F7F">
          <w:rPr>
            <w:noProof/>
            <w:webHidden/>
          </w:rPr>
          <w:instrText xml:space="preserve"> PAGEREF _Toc498912555 \h </w:instrText>
        </w:r>
        <w:r w:rsidR="00535F7F">
          <w:rPr>
            <w:noProof/>
            <w:webHidden/>
          </w:rPr>
        </w:r>
        <w:r w:rsidR="00535F7F">
          <w:rPr>
            <w:noProof/>
            <w:webHidden/>
          </w:rPr>
          <w:fldChar w:fldCharType="separate"/>
        </w:r>
        <w:r w:rsidR="00535F7F">
          <w:rPr>
            <w:noProof/>
            <w:webHidden/>
          </w:rPr>
          <w:t>15</w:t>
        </w:r>
        <w:r w:rsidR="00535F7F">
          <w:rPr>
            <w:noProof/>
            <w:webHidden/>
          </w:rPr>
          <w:fldChar w:fldCharType="end"/>
        </w:r>
      </w:hyperlink>
    </w:p>
    <w:p w14:paraId="5E6B1737" w14:textId="77777777" w:rsidR="00535F7F" w:rsidRDefault="005318A9">
      <w:pPr>
        <w:pStyle w:val="20"/>
        <w:tabs>
          <w:tab w:val="right" w:leader="dot" w:pos="8296"/>
        </w:tabs>
        <w:rPr>
          <w:rFonts w:asciiTheme="minorHAnsi" w:hAnsiTheme="minorHAnsi" w:cstheme="minorBidi"/>
          <w:noProof/>
          <w:kern w:val="2"/>
          <w:sz w:val="21"/>
        </w:rPr>
      </w:pPr>
      <w:hyperlink w:anchor="_Toc498912556" w:history="1">
        <w:r w:rsidR="00535F7F" w:rsidRPr="009346F6">
          <w:rPr>
            <w:rStyle w:val="af"/>
            <w:noProof/>
          </w:rPr>
          <w:t>2.5 4G</w:t>
        </w:r>
        <w:r w:rsidR="00535F7F" w:rsidRPr="009346F6">
          <w:rPr>
            <w:rStyle w:val="af"/>
            <w:rFonts w:hint="eastAsia"/>
            <w:noProof/>
          </w:rPr>
          <w:t>无线通信</w:t>
        </w:r>
        <w:r w:rsidR="00535F7F">
          <w:rPr>
            <w:noProof/>
            <w:webHidden/>
          </w:rPr>
          <w:tab/>
        </w:r>
        <w:r w:rsidR="00535F7F">
          <w:rPr>
            <w:noProof/>
            <w:webHidden/>
          </w:rPr>
          <w:fldChar w:fldCharType="begin"/>
        </w:r>
        <w:r w:rsidR="00535F7F">
          <w:rPr>
            <w:noProof/>
            <w:webHidden/>
          </w:rPr>
          <w:instrText xml:space="preserve"> PAGEREF _Toc498912556 \h </w:instrText>
        </w:r>
        <w:r w:rsidR="00535F7F">
          <w:rPr>
            <w:noProof/>
            <w:webHidden/>
          </w:rPr>
        </w:r>
        <w:r w:rsidR="00535F7F">
          <w:rPr>
            <w:noProof/>
            <w:webHidden/>
          </w:rPr>
          <w:fldChar w:fldCharType="separate"/>
        </w:r>
        <w:r w:rsidR="00535F7F">
          <w:rPr>
            <w:noProof/>
            <w:webHidden/>
          </w:rPr>
          <w:t>15</w:t>
        </w:r>
        <w:r w:rsidR="00535F7F">
          <w:rPr>
            <w:noProof/>
            <w:webHidden/>
          </w:rPr>
          <w:fldChar w:fldCharType="end"/>
        </w:r>
      </w:hyperlink>
    </w:p>
    <w:p w14:paraId="4D668D32" w14:textId="5D811AB7" w:rsidR="00535F7F" w:rsidRDefault="00A51C27">
      <w:pPr>
        <w:pStyle w:val="11"/>
        <w:rPr>
          <w:rFonts w:asciiTheme="minorHAnsi" w:hAnsiTheme="minorHAnsi" w:cstheme="minorBidi"/>
          <w:noProof/>
          <w:kern w:val="2"/>
          <w:sz w:val="21"/>
        </w:rPr>
      </w:pPr>
      <w:r>
        <w:fldChar w:fldCharType="begin"/>
      </w:r>
      <w:r>
        <w:instrText xml:space="preserve"> HYPERLINK \l "_Toc498912557" </w:instrText>
      </w:r>
      <w:r>
        <w:fldChar w:fldCharType="separate"/>
      </w:r>
      <w:r w:rsidR="00535F7F" w:rsidRPr="009346F6">
        <w:rPr>
          <w:rStyle w:val="af"/>
          <w:rFonts w:hint="eastAsia"/>
          <w:noProof/>
        </w:rPr>
        <w:t>第</w:t>
      </w:r>
      <w:r w:rsidR="00535F7F" w:rsidRPr="009346F6">
        <w:rPr>
          <w:rStyle w:val="af"/>
          <w:noProof/>
        </w:rPr>
        <w:t>3</w:t>
      </w:r>
      <w:r w:rsidR="00535F7F" w:rsidRPr="009346F6">
        <w:rPr>
          <w:rStyle w:val="af"/>
          <w:rFonts w:hint="eastAsia"/>
          <w:noProof/>
        </w:rPr>
        <w:t>章</w:t>
      </w:r>
      <w:r w:rsidR="00535F7F" w:rsidRPr="009346F6">
        <w:rPr>
          <w:rStyle w:val="af"/>
          <w:noProof/>
        </w:rPr>
        <w:t xml:space="preserve"> VMCloudPlatform</w:t>
      </w:r>
      <w:ins w:id="19" w:author="Miley Ren" w:date="2017-11-20T10:22:00Z">
        <w:r w:rsidR="00E918F8">
          <w:rPr>
            <w:rStyle w:val="af"/>
            <w:rFonts w:hint="eastAsia"/>
            <w:noProof/>
          </w:rPr>
          <w:t>（</w:t>
        </w:r>
        <w:r w:rsidR="005C0DCC">
          <w:rPr>
            <w:rStyle w:val="af"/>
            <w:noProof/>
          </w:rPr>
          <w:t>后台和</w:t>
        </w:r>
        <w:r w:rsidR="005C0DCC">
          <w:rPr>
            <w:rStyle w:val="af"/>
            <w:rFonts w:hint="eastAsia"/>
            <w:noProof/>
          </w:rPr>
          <w:t>APP</w:t>
        </w:r>
        <w:r w:rsidR="005C0DCC">
          <w:rPr>
            <w:rStyle w:val="af"/>
            <w:rFonts w:hint="eastAsia"/>
            <w:noProof/>
          </w:rPr>
          <w:t>要有区分</w:t>
        </w:r>
        <w:r w:rsidR="00E918F8">
          <w:rPr>
            <w:rStyle w:val="af"/>
            <w:rFonts w:hint="eastAsia"/>
            <w:noProof/>
          </w:rPr>
          <w:t>，不混淆）</w:t>
        </w:r>
      </w:ins>
      <w:r w:rsidR="00535F7F" w:rsidRPr="009346F6">
        <w:rPr>
          <w:rStyle w:val="af"/>
          <w:rFonts w:hint="eastAsia"/>
          <w:noProof/>
        </w:rPr>
        <w:t>系统的需求分析</w:t>
      </w:r>
      <w:r w:rsidR="00535F7F">
        <w:rPr>
          <w:noProof/>
          <w:webHidden/>
        </w:rPr>
        <w:tab/>
      </w:r>
      <w:r w:rsidR="00535F7F">
        <w:rPr>
          <w:noProof/>
          <w:webHidden/>
        </w:rPr>
        <w:fldChar w:fldCharType="begin"/>
      </w:r>
      <w:r w:rsidR="00535F7F">
        <w:rPr>
          <w:noProof/>
          <w:webHidden/>
        </w:rPr>
        <w:instrText xml:space="preserve"> PAGEREF _Toc498912557 \h </w:instrText>
      </w:r>
      <w:r w:rsidR="00535F7F">
        <w:rPr>
          <w:noProof/>
          <w:webHidden/>
        </w:rPr>
      </w:r>
      <w:r w:rsidR="00535F7F">
        <w:rPr>
          <w:noProof/>
          <w:webHidden/>
        </w:rPr>
        <w:fldChar w:fldCharType="separate"/>
      </w:r>
      <w:r w:rsidR="00535F7F">
        <w:rPr>
          <w:noProof/>
          <w:webHidden/>
        </w:rPr>
        <w:t>17</w:t>
      </w:r>
      <w:r w:rsidR="00535F7F">
        <w:rPr>
          <w:noProof/>
          <w:webHidden/>
        </w:rPr>
        <w:fldChar w:fldCharType="end"/>
      </w:r>
      <w:r>
        <w:rPr>
          <w:noProof/>
        </w:rPr>
        <w:fldChar w:fldCharType="end"/>
      </w:r>
    </w:p>
    <w:p w14:paraId="7243866F" w14:textId="77777777" w:rsidR="00535F7F" w:rsidRDefault="005318A9">
      <w:pPr>
        <w:pStyle w:val="20"/>
        <w:tabs>
          <w:tab w:val="right" w:leader="dot" w:pos="8296"/>
        </w:tabs>
        <w:rPr>
          <w:rFonts w:asciiTheme="minorHAnsi" w:hAnsiTheme="minorHAnsi" w:cstheme="minorBidi"/>
          <w:noProof/>
          <w:kern w:val="2"/>
          <w:sz w:val="21"/>
        </w:rPr>
      </w:pPr>
      <w:hyperlink w:anchor="_Toc498912558" w:history="1">
        <w:r w:rsidR="00535F7F" w:rsidRPr="009346F6">
          <w:rPr>
            <w:rStyle w:val="af"/>
            <w:noProof/>
          </w:rPr>
          <w:t>3.1 VMCloudPlatform</w:t>
        </w:r>
        <w:r w:rsidR="00535F7F" w:rsidRPr="009346F6">
          <w:rPr>
            <w:rStyle w:val="af"/>
            <w:rFonts w:hint="eastAsia"/>
            <w:noProof/>
          </w:rPr>
          <w:t>系统的总体目标</w:t>
        </w:r>
        <w:r w:rsidR="00535F7F">
          <w:rPr>
            <w:noProof/>
            <w:webHidden/>
          </w:rPr>
          <w:tab/>
        </w:r>
        <w:r w:rsidR="00535F7F">
          <w:rPr>
            <w:noProof/>
            <w:webHidden/>
          </w:rPr>
          <w:fldChar w:fldCharType="begin"/>
        </w:r>
        <w:r w:rsidR="00535F7F">
          <w:rPr>
            <w:noProof/>
            <w:webHidden/>
          </w:rPr>
          <w:instrText xml:space="preserve"> PAGEREF _Toc498912558 \h </w:instrText>
        </w:r>
        <w:r w:rsidR="00535F7F">
          <w:rPr>
            <w:noProof/>
            <w:webHidden/>
          </w:rPr>
        </w:r>
        <w:r w:rsidR="00535F7F">
          <w:rPr>
            <w:noProof/>
            <w:webHidden/>
          </w:rPr>
          <w:fldChar w:fldCharType="separate"/>
        </w:r>
        <w:r w:rsidR="00535F7F">
          <w:rPr>
            <w:noProof/>
            <w:webHidden/>
          </w:rPr>
          <w:t>17</w:t>
        </w:r>
        <w:r w:rsidR="00535F7F">
          <w:rPr>
            <w:noProof/>
            <w:webHidden/>
          </w:rPr>
          <w:fldChar w:fldCharType="end"/>
        </w:r>
      </w:hyperlink>
    </w:p>
    <w:p w14:paraId="23895746" w14:textId="77777777" w:rsidR="00535F7F" w:rsidRDefault="005318A9">
      <w:pPr>
        <w:pStyle w:val="20"/>
        <w:tabs>
          <w:tab w:val="right" w:leader="dot" w:pos="8296"/>
        </w:tabs>
        <w:rPr>
          <w:rFonts w:asciiTheme="minorHAnsi" w:hAnsiTheme="minorHAnsi" w:cstheme="minorBidi"/>
          <w:noProof/>
          <w:kern w:val="2"/>
          <w:sz w:val="21"/>
        </w:rPr>
      </w:pPr>
      <w:hyperlink w:anchor="_Toc498912559" w:history="1">
        <w:r w:rsidR="00535F7F" w:rsidRPr="009346F6">
          <w:rPr>
            <w:rStyle w:val="af"/>
            <w:noProof/>
          </w:rPr>
          <w:t>3.2 VMCloudPlatform</w:t>
        </w:r>
        <w:r w:rsidR="00535F7F" w:rsidRPr="009346F6">
          <w:rPr>
            <w:rStyle w:val="af"/>
            <w:rFonts w:hint="eastAsia"/>
            <w:noProof/>
          </w:rPr>
          <w:t>系统需求分析</w:t>
        </w:r>
        <w:r w:rsidR="00535F7F">
          <w:rPr>
            <w:noProof/>
            <w:webHidden/>
          </w:rPr>
          <w:tab/>
        </w:r>
        <w:r w:rsidR="00535F7F">
          <w:rPr>
            <w:noProof/>
            <w:webHidden/>
          </w:rPr>
          <w:fldChar w:fldCharType="begin"/>
        </w:r>
        <w:r w:rsidR="00535F7F">
          <w:rPr>
            <w:noProof/>
            <w:webHidden/>
          </w:rPr>
          <w:instrText xml:space="preserve"> PAGEREF _Toc498912559 \h </w:instrText>
        </w:r>
        <w:r w:rsidR="00535F7F">
          <w:rPr>
            <w:noProof/>
            <w:webHidden/>
          </w:rPr>
        </w:r>
        <w:r w:rsidR="00535F7F">
          <w:rPr>
            <w:noProof/>
            <w:webHidden/>
          </w:rPr>
          <w:fldChar w:fldCharType="separate"/>
        </w:r>
        <w:r w:rsidR="00535F7F">
          <w:rPr>
            <w:noProof/>
            <w:webHidden/>
          </w:rPr>
          <w:t>18</w:t>
        </w:r>
        <w:r w:rsidR="00535F7F">
          <w:rPr>
            <w:noProof/>
            <w:webHidden/>
          </w:rPr>
          <w:fldChar w:fldCharType="end"/>
        </w:r>
      </w:hyperlink>
    </w:p>
    <w:p w14:paraId="66E5D126" w14:textId="77777777" w:rsidR="00535F7F" w:rsidRDefault="005318A9">
      <w:pPr>
        <w:pStyle w:val="20"/>
        <w:tabs>
          <w:tab w:val="right" w:leader="dot" w:pos="8296"/>
        </w:tabs>
        <w:rPr>
          <w:rFonts w:asciiTheme="minorHAnsi" w:hAnsiTheme="minorHAnsi" w:cstheme="minorBidi"/>
          <w:noProof/>
          <w:kern w:val="2"/>
          <w:sz w:val="21"/>
        </w:rPr>
      </w:pPr>
      <w:hyperlink w:anchor="_Toc498912560" w:history="1">
        <w:r w:rsidR="00535F7F" w:rsidRPr="009346F6">
          <w:rPr>
            <w:rStyle w:val="af"/>
            <w:noProof/>
          </w:rPr>
          <w:t>3.2 Android</w:t>
        </w:r>
        <w:r w:rsidR="00535F7F" w:rsidRPr="009346F6">
          <w:rPr>
            <w:rStyle w:val="af"/>
            <w:rFonts w:hint="eastAsia"/>
            <w:noProof/>
          </w:rPr>
          <w:t>终端应用需求分析</w:t>
        </w:r>
        <w:r w:rsidR="00535F7F">
          <w:rPr>
            <w:noProof/>
            <w:webHidden/>
          </w:rPr>
          <w:tab/>
        </w:r>
        <w:r w:rsidR="00535F7F">
          <w:rPr>
            <w:noProof/>
            <w:webHidden/>
          </w:rPr>
          <w:fldChar w:fldCharType="begin"/>
        </w:r>
        <w:r w:rsidR="00535F7F">
          <w:rPr>
            <w:noProof/>
            <w:webHidden/>
          </w:rPr>
          <w:instrText xml:space="preserve"> PAGEREF _Toc498912560 \h </w:instrText>
        </w:r>
        <w:r w:rsidR="00535F7F">
          <w:rPr>
            <w:noProof/>
            <w:webHidden/>
          </w:rPr>
        </w:r>
        <w:r w:rsidR="00535F7F">
          <w:rPr>
            <w:noProof/>
            <w:webHidden/>
          </w:rPr>
          <w:fldChar w:fldCharType="separate"/>
        </w:r>
        <w:r w:rsidR="00535F7F">
          <w:rPr>
            <w:noProof/>
            <w:webHidden/>
          </w:rPr>
          <w:t>21</w:t>
        </w:r>
        <w:r w:rsidR="00535F7F">
          <w:rPr>
            <w:noProof/>
            <w:webHidden/>
          </w:rPr>
          <w:fldChar w:fldCharType="end"/>
        </w:r>
      </w:hyperlink>
    </w:p>
    <w:p w14:paraId="19958BE7" w14:textId="77777777" w:rsidR="00535F7F" w:rsidRDefault="005318A9">
      <w:pPr>
        <w:pStyle w:val="11"/>
        <w:rPr>
          <w:rFonts w:asciiTheme="minorHAnsi" w:hAnsiTheme="minorHAnsi" w:cstheme="minorBidi"/>
          <w:noProof/>
          <w:kern w:val="2"/>
          <w:sz w:val="21"/>
        </w:rPr>
      </w:pPr>
      <w:hyperlink w:anchor="_Toc498912561" w:history="1">
        <w:r w:rsidR="00535F7F" w:rsidRPr="009346F6">
          <w:rPr>
            <w:rStyle w:val="af"/>
            <w:rFonts w:hint="eastAsia"/>
            <w:noProof/>
          </w:rPr>
          <w:t>第</w:t>
        </w:r>
        <w:r w:rsidR="00535F7F" w:rsidRPr="009346F6">
          <w:rPr>
            <w:rStyle w:val="af"/>
            <w:noProof/>
          </w:rPr>
          <w:t>4</w:t>
        </w:r>
        <w:r w:rsidR="00535F7F" w:rsidRPr="009346F6">
          <w:rPr>
            <w:rStyle w:val="af"/>
            <w:rFonts w:hint="eastAsia"/>
            <w:noProof/>
          </w:rPr>
          <w:t>章</w:t>
        </w:r>
        <w:r w:rsidR="00535F7F" w:rsidRPr="009346F6">
          <w:rPr>
            <w:rStyle w:val="af"/>
            <w:noProof/>
          </w:rPr>
          <w:t xml:space="preserve"> VMCloudPlatform</w:t>
        </w:r>
        <w:r w:rsidR="00535F7F" w:rsidRPr="009346F6">
          <w:rPr>
            <w:rStyle w:val="af"/>
            <w:rFonts w:hint="eastAsia"/>
            <w:noProof/>
          </w:rPr>
          <w:t>系统的设计</w:t>
        </w:r>
        <w:r w:rsidR="00535F7F">
          <w:rPr>
            <w:noProof/>
            <w:webHidden/>
          </w:rPr>
          <w:tab/>
        </w:r>
        <w:r w:rsidR="00535F7F">
          <w:rPr>
            <w:noProof/>
            <w:webHidden/>
          </w:rPr>
          <w:fldChar w:fldCharType="begin"/>
        </w:r>
        <w:r w:rsidR="00535F7F">
          <w:rPr>
            <w:noProof/>
            <w:webHidden/>
          </w:rPr>
          <w:instrText xml:space="preserve"> PAGEREF _Toc498912561 \h </w:instrText>
        </w:r>
        <w:r w:rsidR="00535F7F">
          <w:rPr>
            <w:noProof/>
            <w:webHidden/>
          </w:rPr>
        </w:r>
        <w:r w:rsidR="00535F7F">
          <w:rPr>
            <w:noProof/>
            <w:webHidden/>
          </w:rPr>
          <w:fldChar w:fldCharType="separate"/>
        </w:r>
        <w:r w:rsidR="00535F7F">
          <w:rPr>
            <w:noProof/>
            <w:webHidden/>
          </w:rPr>
          <w:t>23</w:t>
        </w:r>
        <w:r w:rsidR="00535F7F">
          <w:rPr>
            <w:noProof/>
            <w:webHidden/>
          </w:rPr>
          <w:fldChar w:fldCharType="end"/>
        </w:r>
      </w:hyperlink>
    </w:p>
    <w:p w14:paraId="1924E261" w14:textId="2B63398A"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"_Toc498912562" </w:instrText>
      </w:r>
      <w:r>
        <w:fldChar w:fldCharType="separate"/>
      </w:r>
      <w:r w:rsidR="00535F7F" w:rsidRPr="009346F6">
        <w:rPr>
          <w:rStyle w:val="af"/>
          <w:noProof/>
        </w:rPr>
        <w:t>4.1 VMCloudPlatform</w:t>
      </w:r>
      <w:r w:rsidR="00535F7F" w:rsidRPr="009346F6">
        <w:rPr>
          <w:rStyle w:val="af"/>
          <w:rFonts w:hint="eastAsia"/>
          <w:noProof/>
        </w:rPr>
        <w:t>系统的技术架构</w:t>
      </w:r>
      <w:del w:id="20" w:author="Miley Ren" w:date="2017-11-20T10:26:00Z">
        <w:r w:rsidR="00535F7F" w:rsidRPr="009346F6" w:rsidDel="00C17F40">
          <w:rPr>
            <w:rStyle w:val="af"/>
            <w:rFonts w:hint="eastAsia"/>
            <w:noProof/>
          </w:rPr>
          <w:delText>设计</w:delText>
        </w:r>
      </w:del>
      <w:r w:rsidR="00535F7F">
        <w:rPr>
          <w:noProof/>
          <w:webHidden/>
        </w:rPr>
        <w:tab/>
      </w:r>
      <w:r w:rsidR="00535F7F">
        <w:rPr>
          <w:noProof/>
          <w:webHidden/>
        </w:rPr>
        <w:fldChar w:fldCharType="begin"/>
      </w:r>
      <w:r w:rsidR="00535F7F">
        <w:rPr>
          <w:noProof/>
          <w:webHidden/>
        </w:rPr>
        <w:instrText xml:space="preserve"> PAGEREF _Toc498912562 \h </w:instrText>
      </w:r>
      <w:r w:rsidR="00535F7F">
        <w:rPr>
          <w:noProof/>
          <w:webHidden/>
        </w:rPr>
      </w:r>
      <w:r w:rsidR="00535F7F">
        <w:rPr>
          <w:noProof/>
          <w:webHidden/>
        </w:rPr>
        <w:fldChar w:fldCharType="separate"/>
      </w:r>
      <w:r w:rsidR="00535F7F">
        <w:rPr>
          <w:noProof/>
          <w:webHidden/>
        </w:rPr>
        <w:t>23</w:t>
      </w:r>
      <w:r w:rsidR="00535F7F">
        <w:rPr>
          <w:noProof/>
          <w:webHidden/>
        </w:rPr>
        <w:fldChar w:fldCharType="end"/>
      </w:r>
      <w:r>
        <w:rPr>
          <w:noProof/>
        </w:rPr>
        <w:fldChar w:fldCharType="end"/>
      </w:r>
    </w:p>
    <w:p w14:paraId="370D6553" w14:textId="77777777" w:rsidR="00535F7F" w:rsidRDefault="005318A9">
      <w:pPr>
        <w:pStyle w:val="30"/>
        <w:tabs>
          <w:tab w:val="right" w:leader="dot" w:pos="8296"/>
        </w:tabs>
        <w:rPr>
          <w:rFonts w:asciiTheme="minorHAnsi" w:hAnsiTheme="minorHAnsi" w:cstheme="minorBidi"/>
          <w:noProof/>
          <w:kern w:val="2"/>
          <w:sz w:val="21"/>
        </w:rPr>
      </w:pPr>
      <w:hyperlink w:anchor="_Toc498912563" w:history="1">
        <w:r w:rsidR="00535F7F" w:rsidRPr="009346F6">
          <w:rPr>
            <w:rStyle w:val="af"/>
            <w:noProof/>
          </w:rPr>
          <w:t xml:space="preserve">4.1.1 </w:t>
        </w:r>
        <w:r w:rsidR="00535F7F" w:rsidRPr="009346F6">
          <w:rPr>
            <w:rStyle w:val="af"/>
            <w:rFonts w:hint="eastAsia"/>
            <w:noProof/>
          </w:rPr>
          <w:t>联网自动售货机的网络架构</w:t>
        </w:r>
        <w:r w:rsidR="00535F7F">
          <w:rPr>
            <w:noProof/>
            <w:webHidden/>
          </w:rPr>
          <w:tab/>
        </w:r>
        <w:r w:rsidR="00535F7F">
          <w:rPr>
            <w:noProof/>
            <w:webHidden/>
          </w:rPr>
          <w:fldChar w:fldCharType="begin"/>
        </w:r>
        <w:r w:rsidR="00535F7F">
          <w:rPr>
            <w:noProof/>
            <w:webHidden/>
          </w:rPr>
          <w:instrText xml:space="preserve"> PAGEREF _Toc498912563 \h </w:instrText>
        </w:r>
        <w:r w:rsidR="00535F7F">
          <w:rPr>
            <w:noProof/>
            <w:webHidden/>
          </w:rPr>
        </w:r>
        <w:r w:rsidR="00535F7F">
          <w:rPr>
            <w:noProof/>
            <w:webHidden/>
          </w:rPr>
          <w:fldChar w:fldCharType="separate"/>
        </w:r>
        <w:r w:rsidR="00535F7F">
          <w:rPr>
            <w:noProof/>
            <w:webHidden/>
          </w:rPr>
          <w:t>23</w:t>
        </w:r>
        <w:r w:rsidR="00535F7F">
          <w:rPr>
            <w:noProof/>
            <w:webHidden/>
          </w:rPr>
          <w:fldChar w:fldCharType="end"/>
        </w:r>
      </w:hyperlink>
    </w:p>
    <w:p w14:paraId="17F502F0" w14:textId="77777777" w:rsidR="00535F7F" w:rsidRDefault="005318A9">
      <w:pPr>
        <w:pStyle w:val="30"/>
        <w:tabs>
          <w:tab w:val="right" w:leader="dot" w:pos="8296"/>
        </w:tabs>
        <w:rPr>
          <w:rFonts w:asciiTheme="minorHAnsi" w:hAnsiTheme="minorHAnsi" w:cstheme="minorBidi"/>
          <w:noProof/>
          <w:kern w:val="2"/>
          <w:sz w:val="21"/>
        </w:rPr>
      </w:pPr>
      <w:hyperlink w:anchor="_Toc498912564" w:history="1">
        <w:r w:rsidR="00535F7F" w:rsidRPr="009346F6">
          <w:rPr>
            <w:rStyle w:val="af"/>
            <w:noProof/>
          </w:rPr>
          <w:t>4.1.2 VMCloudPlatform</w:t>
        </w:r>
        <w:r w:rsidR="00535F7F" w:rsidRPr="009346F6">
          <w:rPr>
            <w:rStyle w:val="af"/>
            <w:rFonts w:hint="eastAsia"/>
            <w:noProof/>
          </w:rPr>
          <w:t>系统的软件体系架构</w:t>
        </w:r>
        <w:r w:rsidR="00535F7F">
          <w:rPr>
            <w:noProof/>
            <w:webHidden/>
          </w:rPr>
          <w:tab/>
        </w:r>
        <w:r w:rsidR="00535F7F">
          <w:rPr>
            <w:noProof/>
            <w:webHidden/>
          </w:rPr>
          <w:fldChar w:fldCharType="begin"/>
        </w:r>
        <w:r w:rsidR="00535F7F">
          <w:rPr>
            <w:noProof/>
            <w:webHidden/>
          </w:rPr>
          <w:instrText xml:space="preserve"> PAGEREF _Toc498912564 \h </w:instrText>
        </w:r>
        <w:r w:rsidR="00535F7F">
          <w:rPr>
            <w:noProof/>
            <w:webHidden/>
          </w:rPr>
        </w:r>
        <w:r w:rsidR="00535F7F">
          <w:rPr>
            <w:noProof/>
            <w:webHidden/>
          </w:rPr>
          <w:fldChar w:fldCharType="separate"/>
        </w:r>
        <w:r w:rsidR="00535F7F">
          <w:rPr>
            <w:noProof/>
            <w:webHidden/>
          </w:rPr>
          <w:t>24</w:t>
        </w:r>
        <w:r w:rsidR="00535F7F">
          <w:rPr>
            <w:noProof/>
            <w:webHidden/>
          </w:rPr>
          <w:fldChar w:fldCharType="end"/>
        </w:r>
      </w:hyperlink>
    </w:p>
    <w:p w14:paraId="2D7E663D" w14:textId="4BCA6ED3" w:rsidR="00535F7F" w:rsidDel="00510A5D" w:rsidRDefault="00A51C27">
      <w:pPr>
        <w:pStyle w:val="30"/>
        <w:tabs>
          <w:tab w:val="right" w:leader="dot" w:pos="8296"/>
        </w:tabs>
        <w:rPr>
          <w:del w:id="21" w:author="Miley Ren" w:date="2017-11-20T10:24:00Z"/>
          <w:rFonts w:asciiTheme="minorHAnsi" w:hAnsiTheme="minorHAnsi" w:cstheme="minorBidi"/>
          <w:noProof/>
          <w:kern w:val="2"/>
          <w:sz w:val="21"/>
        </w:rPr>
      </w:pPr>
      <w:del w:id="22" w:author="Miley Ren" w:date="2017-11-20T10:24:00Z">
        <w:r w:rsidDel="00510A5D">
          <w:fldChar w:fldCharType="begin"/>
        </w:r>
        <w:r w:rsidDel="00510A5D">
          <w:delInstrText xml:space="preserve"> HYPERLINK \l "_Toc498912565" </w:delInstrText>
        </w:r>
        <w:r w:rsidDel="00510A5D">
          <w:fldChar w:fldCharType="separate"/>
        </w:r>
        <w:r w:rsidR="00535F7F" w:rsidRPr="009346F6" w:rsidDel="00510A5D">
          <w:rPr>
            <w:rStyle w:val="af"/>
            <w:noProof/>
          </w:rPr>
          <w:delText xml:space="preserve">4.1.3 </w:delText>
        </w:r>
        <w:r w:rsidR="00535F7F" w:rsidRPr="009346F6" w:rsidDel="00510A5D">
          <w:rPr>
            <w:rStyle w:val="af"/>
            <w:rFonts w:hint="eastAsia"/>
            <w:noProof/>
          </w:rPr>
          <w:delText>自动售货机终端与服务器的结构设计</w:delText>
        </w:r>
        <w:r w:rsidR="00535F7F" w:rsidDel="00510A5D">
          <w:rPr>
            <w:noProof/>
            <w:webHidden/>
          </w:rPr>
          <w:tab/>
        </w:r>
        <w:r w:rsidR="00535F7F" w:rsidDel="00510A5D">
          <w:rPr>
            <w:noProof/>
            <w:webHidden/>
          </w:rPr>
          <w:fldChar w:fldCharType="begin"/>
        </w:r>
        <w:r w:rsidR="00535F7F" w:rsidDel="00510A5D">
          <w:rPr>
            <w:noProof/>
            <w:webHidden/>
          </w:rPr>
          <w:delInstrText xml:space="preserve"> PAGEREF _Toc498912565 \h </w:delInstrText>
        </w:r>
        <w:r w:rsidR="00535F7F" w:rsidDel="00510A5D">
          <w:rPr>
            <w:noProof/>
            <w:webHidden/>
          </w:rPr>
        </w:r>
        <w:r w:rsidR="00535F7F" w:rsidDel="00510A5D">
          <w:rPr>
            <w:noProof/>
            <w:webHidden/>
          </w:rPr>
          <w:fldChar w:fldCharType="separate"/>
        </w:r>
        <w:r w:rsidR="00535F7F" w:rsidDel="00510A5D">
          <w:rPr>
            <w:noProof/>
            <w:webHidden/>
          </w:rPr>
          <w:delText>26</w:delText>
        </w:r>
        <w:r w:rsidR="00535F7F" w:rsidDel="00510A5D">
          <w:rPr>
            <w:noProof/>
            <w:webHidden/>
          </w:rPr>
          <w:fldChar w:fldCharType="end"/>
        </w:r>
        <w:r w:rsidDel="00510A5D">
          <w:rPr>
            <w:noProof/>
          </w:rPr>
          <w:fldChar w:fldCharType="end"/>
        </w:r>
      </w:del>
    </w:p>
    <w:p w14:paraId="6524FCB6" w14:textId="14CFB96E"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"_Toc498912566" </w:instrText>
      </w:r>
      <w:r>
        <w:fldChar w:fldCharType="separate"/>
      </w:r>
      <w:r w:rsidR="00535F7F" w:rsidRPr="009346F6">
        <w:rPr>
          <w:rStyle w:val="af"/>
          <w:noProof/>
        </w:rPr>
        <w:t xml:space="preserve">4.1.4 </w:t>
      </w:r>
      <w:r w:rsidR="00535F7F" w:rsidRPr="009346F6">
        <w:rPr>
          <w:rStyle w:val="af"/>
          <w:rFonts w:hint="eastAsia"/>
          <w:noProof/>
        </w:rPr>
        <w:t>自动售货机的硬件构成及技术难点</w:t>
      </w:r>
      <w:ins w:id="23" w:author="Miley Ren" w:date="2017-11-20T10:24:00Z">
        <w:r w:rsidR="00C15F63">
          <w:rPr>
            <w:rStyle w:val="af"/>
            <w:rFonts w:hint="eastAsia"/>
            <w:noProof/>
          </w:rPr>
          <w:t>终端</w:t>
        </w:r>
      </w:ins>
      <w:ins w:id="24" w:author="Miley Ren" w:date="2017-11-20T10:25:00Z">
        <w:r w:rsidR="00850A7B">
          <w:rPr>
            <w:rStyle w:val="af"/>
            <w:rFonts w:hint="eastAsia"/>
            <w:noProof/>
          </w:rPr>
          <w:t>和</w:t>
        </w:r>
        <w:r w:rsidR="00C161E3">
          <w:rPr>
            <w:rStyle w:val="af"/>
            <w:rFonts w:hint="eastAsia"/>
            <w:noProof/>
          </w:rPr>
          <w:t>两个</w:t>
        </w:r>
        <w:r w:rsidR="00C161E3">
          <w:rPr>
            <w:rStyle w:val="af"/>
            <w:rFonts w:hint="eastAsia"/>
            <w:noProof/>
          </w:rPr>
          <w:t>APP</w:t>
        </w:r>
        <w:r w:rsidR="00C161E3">
          <w:rPr>
            <w:rStyle w:val="af"/>
            <w:rFonts w:hint="eastAsia"/>
            <w:noProof/>
          </w:rPr>
          <w:t>的设计都要写</w:t>
        </w:r>
      </w:ins>
      <w:r w:rsidR="00535F7F">
        <w:rPr>
          <w:noProof/>
          <w:webHidden/>
        </w:rPr>
        <w:tab/>
      </w:r>
      <w:r w:rsidR="00535F7F">
        <w:rPr>
          <w:noProof/>
          <w:webHidden/>
        </w:rPr>
        <w:fldChar w:fldCharType="begin"/>
      </w:r>
      <w:r w:rsidR="00535F7F">
        <w:rPr>
          <w:noProof/>
          <w:webHidden/>
        </w:rPr>
        <w:instrText xml:space="preserve"> PAGEREF _Toc498912566 \h </w:instrText>
      </w:r>
      <w:r w:rsidR="00535F7F">
        <w:rPr>
          <w:noProof/>
          <w:webHidden/>
        </w:rPr>
      </w:r>
      <w:r w:rsidR="00535F7F">
        <w:rPr>
          <w:noProof/>
          <w:webHidden/>
        </w:rPr>
        <w:fldChar w:fldCharType="separate"/>
      </w:r>
      <w:r w:rsidR="00535F7F">
        <w:rPr>
          <w:noProof/>
          <w:webHidden/>
        </w:rPr>
        <w:t>27</w:t>
      </w:r>
      <w:r w:rsidR="00535F7F">
        <w:rPr>
          <w:noProof/>
          <w:webHidden/>
        </w:rPr>
        <w:fldChar w:fldCharType="end"/>
      </w:r>
      <w:r>
        <w:rPr>
          <w:noProof/>
        </w:rPr>
        <w:fldChar w:fldCharType="end"/>
      </w:r>
    </w:p>
    <w:p w14:paraId="56FFC80E" w14:textId="77777777" w:rsidR="00535F7F" w:rsidRDefault="005318A9">
      <w:pPr>
        <w:pStyle w:val="20"/>
        <w:tabs>
          <w:tab w:val="right" w:leader="dot" w:pos="8296"/>
        </w:tabs>
        <w:rPr>
          <w:rFonts w:asciiTheme="minorHAnsi" w:hAnsiTheme="minorHAnsi" w:cstheme="minorBidi"/>
          <w:noProof/>
          <w:kern w:val="2"/>
          <w:sz w:val="21"/>
        </w:rPr>
      </w:pPr>
      <w:hyperlink w:anchor="_Toc498912567" w:history="1">
        <w:r w:rsidR="00535F7F" w:rsidRPr="009346F6">
          <w:rPr>
            <w:rStyle w:val="af"/>
            <w:noProof/>
          </w:rPr>
          <w:t>4.2 VMCloudPlatform</w:t>
        </w:r>
        <w:r w:rsidR="00535F7F" w:rsidRPr="009346F6">
          <w:rPr>
            <w:rStyle w:val="af"/>
            <w:rFonts w:hint="eastAsia"/>
            <w:noProof/>
          </w:rPr>
          <w:t>系统的逻辑架构</w:t>
        </w:r>
        <w:r w:rsidR="00535F7F">
          <w:rPr>
            <w:noProof/>
            <w:webHidden/>
          </w:rPr>
          <w:tab/>
        </w:r>
        <w:r w:rsidR="00535F7F">
          <w:rPr>
            <w:noProof/>
            <w:webHidden/>
          </w:rPr>
          <w:fldChar w:fldCharType="begin"/>
        </w:r>
        <w:r w:rsidR="00535F7F">
          <w:rPr>
            <w:noProof/>
            <w:webHidden/>
          </w:rPr>
          <w:instrText xml:space="preserve"> PAGEREF _Toc498912567 \h </w:instrText>
        </w:r>
        <w:r w:rsidR="00535F7F">
          <w:rPr>
            <w:noProof/>
            <w:webHidden/>
          </w:rPr>
        </w:r>
        <w:r w:rsidR="00535F7F">
          <w:rPr>
            <w:noProof/>
            <w:webHidden/>
          </w:rPr>
          <w:fldChar w:fldCharType="separate"/>
        </w:r>
        <w:r w:rsidR="00535F7F">
          <w:rPr>
            <w:noProof/>
            <w:webHidden/>
          </w:rPr>
          <w:t>28</w:t>
        </w:r>
        <w:r w:rsidR="00535F7F">
          <w:rPr>
            <w:noProof/>
            <w:webHidden/>
          </w:rPr>
          <w:fldChar w:fldCharType="end"/>
        </w:r>
      </w:hyperlink>
    </w:p>
    <w:p w14:paraId="2DAA972E" w14:textId="354CB4BE"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"_Toc498912568" </w:instrText>
      </w:r>
      <w:r>
        <w:fldChar w:fldCharType="separate"/>
      </w:r>
      <w:r w:rsidR="00535F7F" w:rsidRPr="009346F6">
        <w:rPr>
          <w:rStyle w:val="af"/>
          <w:noProof/>
        </w:rPr>
        <w:t>4.2.1 VMCloudPlatform</w:t>
      </w:r>
      <w:r w:rsidR="00535F7F" w:rsidRPr="009346F6">
        <w:rPr>
          <w:rStyle w:val="af"/>
          <w:rFonts w:hint="eastAsia"/>
          <w:noProof/>
        </w:rPr>
        <w:t>系统的功能架构</w:t>
      </w:r>
      <w:ins w:id="25" w:author="Miley Ren" w:date="2017-11-20T10:28:00Z">
        <w:r w:rsidR="003526D0">
          <w:rPr>
            <w:rStyle w:val="af"/>
            <w:rFonts w:hint="eastAsia"/>
            <w:noProof/>
          </w:rPr>
          <w:t xml:space="preserve">   </w:t>
        </w:r>
        <w:r w:rsidR="003526D0">
          <w:rPr>
            <w:rStyle w:val="af"/>
            <w:rFonts w:hint="eastAsia"/>
            <w:noProof/>
          </w:rPr>
          <w:t>加上两个</w:t>
        </w:r>
        <w:r w:rsidR="003526D0">
          <w:rPr>
            <w:rStyle w:val="af"/>
            <w:rFonts w:hint="eastAsia"/>
            <w:noProof/>
          </w:rPr>
          <w:t>APP</w:t>
        </w:r>
        <w:r w:rsidR="003526D0">
          <w:rPr>
            <w:rStyle w:val="af"/>
            <w:rFonts w:hint="eastAsia"/>
            <w:noProof/>
          </w:rPr>
          <w:t>的功能架构</w:t>
        </w:r>
      </w:ins>
      <w:r w:rsidR="00535F7F">
        <w:rPr>
          <w:noProof/>
          <w:webHidden/>
        </w:rPr>
        <w:tab/>
      </w:r>
      <w:r w:rsidR="00535F7F">
        <w:rPr>
          <w:noProof/>
          <w:webHidden/>
        </w:rPr>
        <w:fldChar w:fldCharType="begin"/>
      </w:r>
      <w:r w:rsidR="00535F7F">
        <w:rPr>
          <w:noProof/>
          <w:webHidden/>
        </w:rPr>
        <w:instrText xml:space="preserve"> PAGEREF _Toc498912568 \h </w:instrText>
      </w:r>
      <w:r w:rsidR="00535F7F">
        <w:rPr>
          <w:noProof/>
          <w:webHidden/>
        </w:rPr>
      </w:r>
      <w:r w:rsidR="00535F7F">
        <w:rPr>
          <w:noProof/>
          <w:webHidden/>
        </w:rPr>
        <w:fldChar w:fldCharType="separate"/>
      </w:r>
      <w:r w:rsidR="00535F7F">
        <w:rPr>
          <w:noProof/>
          <w:webHidden/>
        </w:rPr>
        <w:t>28</w:t>
      </w:r>
      <w:r w:rsidR="00535F7F">
        <w:rPr>
          <w:noProof/>
          <w:webHidden/>
        </w:rPr>
        <w:fldChar w:fldCharType="end"/>
      </w:r>
      <w:r>
        <w:rPr>
          <w:noProof/>
        </w:rPr>
        <w:fldChar w:fldCharType="end"/>
      </w:r>
    </w:p>
    <w:p w14:paraId="04768E3D" w14:textId="2B90D304" w:rsidR="00535F7F" w:rsidRDefault="00A51C27">
      <w:pPr>
        <w:pStyle w:val="30"/>
        <w:tabs>
          <w:tab w:val="right" w:leader="dot" w:pos="8296"/>
        </w:tabs>
        <w:rPr>
          <w:rFonts w:asciiTheme="minorHAnsi" w:hAnsiTheme="minorHAnsi" w:cstheme="minorBidi"/>
          <w:noProof/>
          <w:kern w:val="2"/>
          <w:sz w:val="21"/>
        </w:rPr>
      </w:pPr>
      <w:r>
        <w:lastRenderedPageBreak/>
        <w:fldChar w:fldCharType="begin"/>
      </w:r>
      <w:r>
        <w:instrText xml:space="preserve"> HYPERLINK \l "_Toc498912569" </w:instrText>
      </w:r>
      <w:r>
        <w:fldChar w:fldCharType="separate"/>
      </w:r>
      <w:r w:rsidR="00535F7F" w:rsidRPr="009346F6">
        <w:rPr>
          <w:rStyle w:val="af"/>
          <w:noProof/>
        </w:rPr>
        <w:t>4.2.2 VMCloudPlatform</w:t>
      </w:r>
      <w:ins w:id="26" w:author="Miley Ren" w:date="2017-11-20T10:28:00Z">
        <w:r w:rsidR="00D96F2F">
          <w:rPr>
            <w:rStyle w:val="af"/>
            <w:noProof/>
          </w:rPr>
          <w:t>后台管理</w:t>
        </w:r>
      </w:ins>
      <w:r w:rsidR="00535F7F" w:rsidRPr="009346F6">
        <w:rPr>
          <w:rStyle w:val="af"/>
          <w:rFonts w:hint="eastAsia"/>
          <w:noProof/>
        </w:rPr>
        <w:t>系统的逻辑分层</w:t>
      </w:r>
      <w:r w:rsidR="00535F7F">
        <w:rPr>
          <w:noProof/>
          <w:webHidden/>
        </w:rPr>
        <w:tab/>
      </w:r>
      <w:r w:rsidR="00535F7F">
        <w:rPr>
          <w:noProof/>
          <w:webHidden/>
        </w:rPr>
        <w:fldChar w:fldCharType="begin"/>
      </w:r>
      <w:r w:rsidR="00535F7F">
        <w:rPr>
          <w:noProof/>
          <w:webHidden/>
        </w:rPr>
        <w:instrText xml:space="preserve"> PAGEREF _Toc498912569 \h </w:instrText>
      </w:r>
      <w:r w:rsidR="00535F7F">
        <w:rPr>
          <w:noProof/>
          <w:webHidden/>
        </w:rPr>
      </w:r>
      <w:r w:rsidR="00535F7F">
        <w:rPr>
          <w:noProof/>
          <w:webHidden/>
        </w:rPr>
        <w:fldChar w:fldCharType="separate"/>
      </w:r>
      <w:r w:rsidR="00535F7F">
        <w:rPr>
          <w:noProof/>
          <w:webHidden/>
        </w:rPr>
        <w:t>29</w:t>
      </w:r>
      <w:r w:rsidR="00535F7F">
        <w:rPr>
          <w:noProof/>
          <w:webHidden/>
        </w:rPr>
        <w:fldChar w:fldCharType="end"/>
      </w:r>
      <w:r>
        <w:rPr>
          <w:noProof/>
        </w:rPr>
        <w:fldChar w:fldCharType="end"/>
      </w:r>
    </w:p>
    <w:p w14:paraId="533B7B6C" w14:textId="1D5A2AD4"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"_Toc498912570" </w:instrText>
      </w:r>
      <w:r>
        <w:fldChar w:fldCharType="separate"/>
      </w:r>
      <w:r w:rsidR="00535F7F" w:rsidRPr="009346F6">
        <w:rPr>
          <w:rStyle w:val="af"/>
          <w:noProof/>
        </w:rPr>
        <w:t>4.3 VMCloudPlatform</w:t>
      </w:r>
      <w:r w:rsidR="00535F7F" w:rsidRPr="009346F6">
        <w:rPr>
          <w:rStyle w:val="af"/>
          <w:rFonts w:hint="eastAsia"/>
          <w:noProof/>
        </w:rPr>
        <w:t>系统的数据库设计</w:t>
      </w:r>
      <w:ins w:id="27" w:author="Miley Ren" w:date="2017-11-20T10:30:00Z">
        <w:r w:rsidR="00746D2D">
          <w:rPr>
            <w:rStyle w:val="af"/>
            <w:rFonts w:hint="eastAsia"/>
            <w:noProof/>
          </w:rPr>
          <w:t xml:space="preserve"> 4.3</w:t>
        </w:r>
        <w:r w:rsidR="00746D2D">
          <w:rPr>
            <w:rStyle w:val="af"/>
            <w:rFonts w:hint="eastAsia"/>
            <w:noProof/>
          </w:rPr>
          <w:t>不要分节了</w:t>
        </w:r>
      </w:ins>
      <w:r w:rsidR="00535F7F">
        <w:rPr>
          <w:noProof/>
          <w:webHidden/>
        </w:rPr>
        <w:tab/>
      </w:r>
      <w:r w:rsidR="00535F7F">
        <w:rPr>
          <w:noProof/>
          <w:webHidden/>
        </w:rPr>
        <w:fldChar w:fldCharType="begin"/>
      </w:r>
      <w:r w:rsidR="00535F7F">
        <w:rPr>
          <w:noProof/>
          <w:webHidden/>
        </w:rPr>
        <w:instrText xml:space="preserve"> PAGEREF _Toc498912570 \h </w:instrText>
      </w:r>
      <w:r w:rsidR="00535F7F">
        <w:rPr>
          <w:noProof/>
          <w:webHidden/>
        </w:rPr>
      </w:r>
      <w:r w:rsidR="00535F7F">
        <w:rPr>
          <w:noProof/>
          <w:webHidden/>
        </w:rPr>
        <w:fldChar w:fldCharType="separate"/>
      </w:r>
      <w:r w:rsidR="00535F7F">
        <w:rPr>
          <w:noProof/>
          <w:webHidden/>
        </w:rPr>
        <w:t>31</w:t>
      </w:r>
      <w:r w:rsidR="00535F7F">
        <w:rPr>
          <w:noProof/>
          <w:webHidden/>
        </w:rPr>
        <w:fldChar w:fldCharType="end"/>
      </w:r>
      <w:r>
        <w:rPr>
          <w:noProof/>
        </w:rPr>
        <w:fldChar w:fldCharType="end"/>
      </w:r>
    </w:p>
    <w:p w14:paraId="2BFAC018" w14:textId="69BEC7BA"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"_Toc498912571" </w:instrText>
      </w:r>
      <w:r>
        <w:fldChar w:fldCharType="separate"/>
      </w:r>
      <w:r w:rsidR="00535F7F" w:rsidRPr="009346F6">
        <w:rPr>
          <w:rStyle w:val="af"/>
          <w:noProof/>
        </w:rPr>
        <w:t xml:space="preserve">4.3.1 </w:t>
      </w:r>
      <w:r w:rsidR="00535F7F" w:rsidRPr="009346F6">
        <w:rPr>
          <w:rStyle w:val="af"/>
          <w:rFonts w:hint="eastAsia"/>
          <w:noProof/>
        </w:rPr>
        <w:t>多租户数据模型的选择</w:t>
      </w:r>
      <w:ins w:id="28" w:author="Miley Ren" w:date="2017-11-20T10:30:00Z">
        <w:r w:rsidR="007C01C5">
          <w:rPr>
            <w:rStyle w:val="af"/>
            <w:noProof/>
          </w:rPr>
          <w:t>和对数据库设计的</w:t>
        </w:r>
      </w:ins>
      <w:ins w:id="29" w:author="Miley Ren" w:date="2017-11-20T10:31:00Z">
        <w:r w:rsidR="007C01C5">
          <w:rPr>
            <w:rStyle w:val="af"/>
            <w:noProof/>
          </w:rPr>
          <w:t>影响</w:t>
        </w:r>
      </w:ins>
      <w:del w:id="30" w:author="Miley Ren" w:date="2017-11-20T10:30:00Z">
        <w:r w:rsidR="00535F7F" w:rsidRPr="009346F6" w:rsidDel="007C01C5">
          <w:rPr>
            <w:rStyle w:val="af"/>
            <w:rFonts w:hint="eastAsia"/>
            <w:noProof/>
          </w:rPr>
          <w:delText>和实现难点</w:delText>
        </w:r>
      </w:del>
      <w:r w:rsidR="00535F7F">
        <w:rPr>
          <w:noProof/>
          <w:webHidden/>
        </w:rPr>
        <w:tab/>
      </w:r>
      <w:r w:rsidR="00535F7F">
        <w:rPr>
          <w:noProof/>
          <w:webHidden/>
        </w:rPr>
        <w:fldChar w:fldCharType="begin"/>
      </w:r>
      <w:r w:rsidR="00535F7F">
        <w:rPr>
          <w:noProof/>
          <w:webHidden/>
        </w:rPr>
        <w:instrText xml:space="preserve"> PAGEREF _Toc498912571 \h </w:instrText>
      </w:r>
      <w:r w:rsidR="00535F7F">
        <w:rPr>
          <w:noProof/>
          <w:webHidden/>
        </w:rPr>
      </w:r>
      <w:r w:rsidR="00535F7F">
        <w:rPr>
          <w:noProof/>
          <w:webHidden/>
        </w:rPr>
        <w:fldChar w:fldCharType="separate"/>
      </w:r>
      <w:r w:rsidR="00535F7F">
        <w:rPr>
          <w:noProof/>
          <w:webHidden/>
        </w:rPr>
        <w:t>31</w:t>
      </w:r>
      <w:r w:rsidR="00535F7F">
        <w:rPr>
          <w:noProof/>
          <w:webHidden/>
        </w:rPr>
        <w:fldChar w:fldCharType="end"/>
      </w:r>
      <w:r>
        <w:rPr>
          <w:noProof/>
        </w:rPr>
        <w:fldChar w:fldCharType="end"/>
      </w:r>
    </w:p>
    <w:p w14:paraId="4DA814BC" w14:textId="77777777"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"_Toc498912572" </w:instrText>
      </w:r>
      <w:r>
        <w:fldChar w:fldCharType="separate"/>
      </w:r>
      <w:r w:rsidR="00535F7F" w:rsidRPr="009346F6">
        <w:rPr>
          <w:rStyle w:val="af"/>
          <w:noProof/>
        </w:rPr>
        <w:t xml:space="preserve">4.3.2 </w:t>
      </w:r>
      <w:r w:rsidR="00535F7F" w:rsidRPr="009346F6">
        <w:rPr>
          <w:rStyle w:val="af"/>
          <w:rFonts w:hint="eastAsia"/>
          <w:noProof/>
        </w:rPr>
        <w:t>数据库的概念</w:t>
      </w:r>
      <w:del w:id="31" w:author="Miley Ren" w:date="2017-11-20T10:30:00Z">
        <w:r w:rsidR="00535F7F" w:rsidRPr="009346F6" w:rsidDel="00155D47">
          <w:rPr>
            <w:rStyle w:val="af"/>
            <w:rFonts w:hint="eastAsia"/>
            <w:noProof/>
          </w:rPr>
          <w:delText>结构</w:delText>
        </w:r>
      </w:del>
      <w:r w:rsidR="00535F7F" w:rsidRPr="009346F6">
        <w:rPr>
          <w:rStyle w:val="af"/>
          <w:rFonts w:hint="eastAsia"/>
          <w:noProof/>
        </w:rPr>
        <w:t>设计和逻辑</w:t>
      </w:r>
      <w:del w:id="32" w:author="Miley Ren" w:date="2017-11-20T10:30:00Z">
        <w:r w:rsidR="00535F7F" w:rsidRPr="009346F6" w:rsidDel="00155D47">
          <w:rPr>
            <w:rStyle w:val="af"/>
            <w:rFonts w:hint="eastAsia"/>
            <w:noProof/>
          </w:rPr>
          <w:delText>结构</w:delText>
        </w:r>
      </w:del>
      <w:r w:rsidR="00535F7F" w:rsidRPr="009346F6">
        <w:rPr>
          <w:rStyle w:val="af"/>
          <w:rFonts w:hint="eastAsia"/>
          <w:noProof/>
        </w:rPr>
        <w:t>设计</w:t>
      </w:r>
      <w:r w:rsidR="00535F7F">
        <w:rPr>
          <w:noProof/>
          <w:webHidden/>
        </w:rPr>
        <w:tab/>
      </w:r>
      <w:r w:rsidR="00535F7F">
        <w:rPr>
          <w:noProof/>
          <w:webHidden/>
        </w:rPr>
        <w:fldChar w:fldCharType="begin"/>
      </w:r>
      <w:r w:rsidR="00535F7F">
        <w:rPr>
          <w:noProof/>
          <w:webHidden/>
        </w:rPr>
        <w:instrText xml:space="preserve"> PAGEREF _Toc498912572 \h </w:instrText>
      </w:r>
      <w:r w:rsidR="00535F7F">
        <w:rPr>
          <w:noProof/>
          <w:webHidden/>
        </w:rPr>
      </w:r>
      <w:r w:rsidR="00535F7F">
        <w:rPr>
          <w:noProof/>
          <w:webHidden/>
        </w:rPr>
        <w:fldChar w:fldCharType="separate"/>
      </w:r>
      <w:r w:rsidR="00535F7F">
        <w:rPr>
          <w:noProof/>
          <w:webHidden/>
        </w:rPr>
        <w:t>32</w:t>
      </w:r>
      <w:r w:rsidR="00535F7F">
        <w:rPr>
          <w:noProof/>
          <w:webHidden/>
        </w:rPr>
        <w:fldChar w:fldCharType="end"/>
      </w:r>
      <w:r>
        <w:rPr>
          <w:noProof/>
        </w:rPr>
        <w:fldChar w:fldCharType="end"/>
      </w:r>
    </w:p>
    <w:p w14:paraId="44305D18" w14:textId="77777777" w:rsidR="00535F7F" w:rsidRDefault="005318A9">
      <w:pPr>
        <w:pStyle w:val="11"/>
        <w:rPr>
          <w:rFonts w:asciiTheme="minorHAnsi" w:hAnsiTheme="minorHAnsi" w:cstheme="minorBidi"/>
          <w:noProof/>
          <w:kern w:val="2"/>
          <w:sz w:val="21"/>
        </w:rPr>
      </w:pPr>
      <w:hyperlink w:anchor="_Toc498912573" w:history="1">
        <w:r w:rsidR="00535F7F" w:rsidRPr="009346F6">
          <w:rPr>
            <w:rStyle w:val="af"/>
            <w:rFonts w:hint="eastAsia"/>
            <w:noProof/>
          </w:rPr>
          <w:t>第</w:t>
        </w:r>
        <w:r w:rsidR="00535F7F" w:rsidRPr="009346F6">
          <w:rPr>
            <w:rStyle w:val="af"/>
            <w:noProof/>
          </w:rPr>
          <w:t>5</w:t>
        </w:r>
        <w:r w:rsidR="00535F7F" w:rsidRPr="009346F6">
          <w:rPr>
            <w:rStyle w:val="af"/>
            <w:rFonts w:hint="eastAsia"/>
            <w:noProof/>
          </w:rPr>
          <w:t>章</w:t>
        </w:r>
        <w:r w:rsidR="00535F7F" w:rsidRPr="009346F6">
          <w:rPr>
            <w:rStyle w:val="af"/>
            <w:noProof/>
          </w:rPr>
          <w:t xml:space="preserve"> VMCloudPlatform</w:t>
        </w:r>
        <w:r w:rsidR="00535F7F" w:rsidRPr="009346F6">
          <w:rPr>
            <w:rStyle w:val="af"/>
            <w:rFonts w:hint="eastAsia"/>
            <w:noProof/>
          </w:rPr>
          <w:t>系统的实现</w:t>
        </w:r>
        <w:r w:rsidR="00535F7F">
          <w:rPr>
            <w:noProof/>
            <w:webHidden/>
          </w:rPr>
          <w:tab/>
        </w:r>
        <w:r w:rsidR="00535F7F">
          <w:rPr>
            <w:noProof/>
            <w:webHidden/>
          </w:rPr>
          <w:fldChar w:fldCharType="begin"/>
        </w:r>
        <w:r w:rsidR="00535F7F">
          <w:rPr>
            <w:noProof/>
            <w:webHidden/>
          </w:rPr>
          <w:instrText xml:space="preserve"> PAGEREF _Toc498912573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0E7031AC" w14:textId="77777777" w:rsidR="00535F7F" w:rsidRDefault="005318A9">
      <w:pPr>
        <w:pStyle w:val="20"/>
        <w:tabs>
          <w:tab w:val="right" w:leader="dot" w:pos="8296"/>
        </w:tabs>
        <w:rPr>
          <w:rFonts w:asciiTheme="minorHAnsi" w:hAnsiTheme="minorHAnsi" w:cstheme="minorBidi"/>
          <w:noProof/>
          <w:kern w:val="2"/>
          <w:sz w:val="21"/>
        </w:rPr>
      </w:pPr>
      <w:hyperlink w:anchor="_Toc498912574" w:history="1">
        <w:r w:rsidR="00535F7F" w:rsidRPr="009346F6">
          <w:rPr>
            <w:rStyle w:val="af"/>
            <w:noProof/>
          </w:rPr>
          <w:t xml:space="preserve">5.1 </w:t>
        </w:r>
        <w:r w:rsidR="00535F7F" w:rsidRPr="009346F6">
          <w:rPr>
            <w:rStyle w:val="af"/>
            <w:rFonts w:hint="eastAsia"/>
            <w:noProof/>
          </w:rPr>
          <w:t>系统开发环境和开发工具</w:t>
        </w:r>
        <w:r w:rsidR="00535F7F">
          <w:rPr>
            <w:noProof/>
            <w:webHidden/>
          </w:rPr>
          <w:tab/>
        </w:r>
        <w:r w:rsidR="00535F7F">
          <w:rPr>
            <w:noProof/>
            <w:webHidden/>
          </w:rPr>
          <w:fldChar w:fldCharType="begin"/>
        </w:r>
        <w:r w:rsidR="00535F7F">
          <w:rPr>
            <w:noProof/>
            <w:webHidden/>
          </w:rPr>
          <w:instrText xml:space="preserve"> PAGEREF _Toc498912574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012E3FB2" w14:textId="77777777" w:rsidR="00535F7F" w:rsidRDefault="005318A9">
      <w:pPr>
        <w:pStyle w:val="20"/>
        <w:tabs>
          <w:tab w:val="right" w:leader="dot" w:pos="8296"/>
        </w:tabs>
        <w:rPr>
          <w:rFonts w:asciiTheme="minorHAnsi" w:hAnsiTheme="minorHAnsi" w:cstheme="minorBidi"/>
          <w:noProof/>
          <w:kern w:val="2"/>
          <w:sz w:val="21"/>
        </w:rPr>
      </w:pPr>
      <w:hyperlink w:anchor="_Toc498912575" w:history="1">
        <w:r w:rsidR="00535F7F" w:rsidRPr="009346F6">
          <w:rPr>
            <w:rStyle w:val="af"/>
            <w:noProof/>
          </w:rPr>
          <w:t xml:space="preserve">5.2 </w:t>
        </w:r>
        <w:r w:rsidR="00535F7F" w:rsidRPr="009346F6">
          <w:rPr>
            <w:rStyle w:val="af"/>
            <w:rFonts w:hint="eastAsia"/>
            <w:noProof/>
          </w:rPr>
          <w:t>关键技术和难点的实现</w:t>
        </w:r>
        <w:r w:rsidR="00535F7F">
          <w:rPr>
            <w:noProof/>
            <w:webHidden/>
          </w:rPr>
          <w:tab/>
        </w:r>
        <w:r w:rsidR="00535F7F">
          <w:rPr>
            <w:noProof/>
            <w:webHidden/>
          </w:rPr>
          <w:fldChar w:fldCharType="begin"/>
        </w:r>
        <w:r w:rsidR="00535F7F">
          <w:rPr>
            <w:noProof/>
            <w:webHidden/>
          </w:rPr>
          <w:instrText xml:space="preserve"> PAGEREF _Toc498912575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664E4995" w14:textId="21632B82" w:rsidR="00535F7F" w:rsidRDefault="005318A9">
      <w:pPr>
        <w:pStyle w:val="30"/>
        <w:tabs>
          <w:tab w:val="right" w:leader="dot" w:pos="8296"/>
        </w:tabs>
        <w:rPr>
          <w:rFonts w:asciiTheme="minorHAnsi" w:hAnsiTheme="minorHAnsi" w:cstheme="minorBidi"/>
          <w:noProof/>
          <w:kern w:val="2"/>
          <w:sz w:val="21"/>
        </w:rPr>
      </w:pPr>
      <w:hyperlink w:anchor="_Toc498912576" w:history="1">
        <w:r w:rsidR="00535F7F" w:rsidRPr="009346F6">
          <w:rPr>
            <w:rStyle w:val="af"/>
            <w:noProof/>
          </w:rPr>
          <w:t xml:space="preserve">5.2.1 </w:t>
        </w:r>
        <w:r w:rsidR="00535F7F" w:rsidRPr="009346F6">
          <w:rPr>
            <w:rStyle w:val="af"/>
            <w:rFonts w:hint="eastAsia"/>
            <w:noProof/>
          </w:rPr>
          <w:t>多租户数据模型的关键技术的实现方法</w:t>
        </w:r>
        <w:r w:rsidR="00535F7F">
          <w:rPr>
            <w:noProof/>
            <w:webHidden/>
          </w:rPr>
          <w:tab/>
        </w:r>
        <w:r w:rsidR="00535F7F">
          <w:rPr>
            <w:noProof/>
            <w:webHidden/>
          </w:rPr>
          <w:fldChar w:fldCharType="begin"/>
        </w:r>
        <w:r w:rsidR="00535F7F">
          <w:rPr>
            <w:noProof/>
            <w:webHidden/>
          </w:rPr>
          <w:instrText xml:space="preserve"> PAGEREF _Toc498912576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6469C2A1" w14:textId="77777777" w:rsidR="00535F7F" w:rsidRDefault="005318A9">
      <w:pPr>
        <w:pStyle w:val="30"/>
        <w:tabs>
          <w:tab w:val="right" w:leader="dot" w:pos="8296"/>
        </w:tabs>
        <w:rPr>
          <w:rFonts w:asciiTheme="minorHAnsi" w:hAnsiTheme="minorHAnsi" w:cstheme="minorBidi"/>
          <w:noProof/>
          <w:kern w:val="2"/>
          <w:sz w:val="21"/>
        </w:rPr>
      </w:pPr>
      <w:hyperlink w:anchor="_Toc498912577" w:history="1">
        <w:r w:rsidR="00535F7F" w:rsidRPr="009346F6">
          <w:rPr>
            <w:rStyle w:val="af"/>
            <w:noProof/>
          </w:rPr>
          <w:t>5.2.2 Android</w:t>
        </w:r>
        <w:r w:rsidR="00535F7F" w:rsidRPr="009346F6">
          <w:rPr>
            <w:rStyle w:val="af"/>
            <w:rFonts w:hint="eastAsia"/>
            <w:noProof/>
          </w:rPr>
          <w:t>串口通信技术的实现</w:t>
        </w:r>
        <w:r w:rsidR="00535F7F">
          <w:rPr>
            <w:noProof/>
            <w:webHidden/>
          </w:rPr>
          <w:tab/>
        </w:r>
        <w:r w:rsidR="00535F7F">
          <w:rPr>
            <w:noProof/>
            <w:webHidden/>
          </w:rPr>
          <w:fldChar w:fldCharType="begin"/>
        </w:r>
        <w:r w:rsidR="00535F7F">
          <w:rPr>
            <w:noProof/>
            <w:webHidden/>
          </w:rPr>
          <w:instrText xml:space="preserve"> PAGEREF _Toc498912577 \h </w:instrText>
        </w:r>
        <w:r w:rsidR="00535F7F">
          <w:rPr>
            <w:noProof/>
            <w:webHidden/>
          </w:rPr>
        </w:r>
        <w:r w:rsidR="00535F7F">
          <w:rPr>
            <w:noProof/>
            <w:webHidden/>
          </w:rPr>
          <w:fldChar w:fldCharType="separate"/>
        </w:r>
        <w:r w:rsidR="00535F7F">
          <w:rPr>
            <w:noProof/>
            <w:webHidden/>
          </w:rPr>
          <w:t>39</w:t>
        </w:r>
        <w:r w:rsidR="00535F7F">
          <w:rPr>
            <w:noProof/>
            <w:webHidden/>
          </w:rPr>
          <w:fldChar w:fldCharType="end"/>
        </w:r>
      </w:hyperlink>
    </w:p>
    <w:p w14:paraId="485C7633" w14:textId="77777777" w:rsidR="00535F7F" w:rsidRDefault="005318A9">
      <w:pPr>
        <w:pStyle w:val="30"/>
        <w:tabs>
          <w:tab w:val="right" w:leader="dot" w:pos="8296"/>
        </w:tabs>
        <w:rPr>
          <w:rFonts w:asciiTheme="minorHAnsi" w:hAnsiTheme="minorHAnsi" w:cstheme="minorBidi"/>
          <w:noProof/>
          <w:kern w:val="2"/>
          <w:sz w:val="21"/>
        </w:rPr>
      </w:pPr>
      <w:hyperlink w:anchor="_Toc498912578" w:history="1">
        <w:r w:rsidR="00535F7F" w:rsidRPr="009346F6">
          <w:rPr>
            <w:rStyle w:val="af"/>
            <w:noProof/>
          </w:rPr>
          <w:t>5.2.3 VMSale APP</w:t>
        </w:r>
        <w:r w:rsidR="00535F7F" w:rsidRPr="009346F6">
          <w:rPr>
            <w:rStyle w:val="af"/>
            <w:rFonts w:hint="eastAsia"/>
            <w:noProof/>
          </w:rPr>
          <w:t>自动更新</w:t>
        </w:r>
        <w:r w:rsidR="00535F7F" w:rsidRPr="009346F6">
          <w:rPr>
            <w:rStyle w:val="af"/>
            <w:noProof/>
          </w:rPr>
          <w:t>/</w:t>
        </w:r>
        <w:r w:rsidR="00535F7F" w:rsidRPr="009346F6">
          <w:rPr>
            <w:rStyle w:val="af"/>
            <w:rFonts w:hint="eastAsia"/>
            <w:noProof/>
          </w:rPr>
          <w:t>重启的实现</w:t>
        </w:r>
        <w:r w:rsidR="00535F7F">
          <w:rPr>
            <w:noProof/>
            <w:webHidden/>
          </w:rPr>
          <w:tab/>
        </w:r>
        <w:r w:rsidR="00535F7F">
          <w:rPr>
            <w:noProof/>
            <w:webHidden/>
          </w:rPr>
          <w:fldChar w:fldCharType="begin"/>
        </w:r>
        <w:r w:rsidR="00535F7F">
          <w:rPr>
            <w:noProof/>
            <w:webHidden/>
          </w:rPr>
          <w:instrText xml:space="preserve"> PAGEREF _Toc498912578 \h </w:instrText>
        </w:r>
        <w:r w:rsidR="00535F7F">
          <w:rPr>
            <w:noProof/>
            <w:webHidden/>
          </w:rPr>
        </w:r>
        <w:r w:rsidR="00535F7F">
          <w:rPr>
            <w:noProof/>
            <w:webHidden/>
          </w:rPr>
          <w:fldChar w:fldCharType="separate"/>
        </w:r>
        <w:r w:rsidR="00535F7F">
          <w:rPr>
            <w:noProof/>
            <w:webHidden/>
          </w:rPr>
          <w:t>43</w:t>
        </w:r>
        <w:r w:rsidR="00535F7F">
          <w:rPr>
            <w:noProof/>
            <w:webHidden/>
          </w:rPr>
          <w:fldChar w:fldCharType="end"/>
        </w:r>
      </w:hyperlink>
    </w:p>
    <w:p w14:paraId="1E2F68F5" w14:textId="7A2B60A5"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"_Toc498912579" </w:instrText>
      </w:r>
      <w:r>
        <w:fldChar w:fldCharType="separate"/>
      </w:r>
      <w:r w:rsidR="00535F7F" w:rsidRPr="009346F6">
        <w:rPr>
          <w:rStyle w:val="af"/>
          <w:noProof/>
        </w:rPr>
        <w:t>5.3 VMCloudPlatform</w:t>
      </w:r>
      <w:ins w:id="33" w:author="Miley Ren" w:date="2017-11-20T10:32:00Z">
        <w:r w:rsidR="005938E7">
          <w:rPr>
            <w:rStyle w:val="af"/>
            <w:noProof/>
          </w:rPr>
          <w:t>管理</w:t>
        </w:r>
      </w:ins>
      <w:r w:rsidR="00535F7F" w:rsidRPr="009346F6">
        <w:rPr>
          <w:rStyle w:val="af"/>
          <w:rFonts w:hint="eastAsia"/>
          <w:noProof/>
        </w:rPr>
        <w:t>系统的主要功能实现</w:t>
      </w:r>
      <w:r w:rsidR="00535F7F">
        <w:rPr>
          <w:noProof/>
          <w:webHidden/>
        </w:rPr>
        <w:tab/>
      </w:r>
      <w:r w:rsidR="00535F7F">
        <w:rPr>
          <w:noProof/>
          <w:webHidden/>
        </w:rPr>
        <w:fldChar w:fldCharType="begin"/>
      </w:r>
      <w:r w:rsidR="00535F7F">
        <w:rPr>
          <w:noProof/>
          <w:webHidden/>
        </w:rPr>
        <w:instrText xml:space="preserve"> PAGEREF _Toc498912579 \h </w:instrText>
      </w:r>
      <w:r w:rsidR="00535F7F">
        <w:rPr>
          <w:noProof/>
          <w:webHidden/>
        </w:rPr>
      </w:r>
      <w:r w:rsidR="00535F7F">
        <w:rPr>
          <w:noProof/>
          <w:webHidden/>
        </w:rPr>
        <w:fldChar w:fldCharType="separate"/>
      </w:r>
      <w:r w:rsidR="00535F7F">
        <w:rPr>
          <w:noProof/>
          <w:webHidden/>
        </w:rPr>
        <w:t>46</w:t>
      </w:r>
      <w:r w:rsidR="00535F7F">
        <w:rPr>
          <w:noProof/>
          <w:webHidden/>
        </w:rPr>
        <w:fldChar w:fldCharType="end"/>
      </w:r>
      <w:r>
        <w:rPr>
          <w:noProof/>
        </w:rPr>
        <w:fldChar w:fldCharType="end"/>
      </w:r>
    </w:p>
    <w:p w14:paraId="1BDA3E19" w14:textId="026DC88B"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"_Toc498912580" </w:instrText>
      </w:r>
      <w:r>
        <w:fldChar w:fldCharType="separate"/>
      </w:r>
      <w:r w:rsidR="00535F7F" w:rsidRPr="009346F6">
        <w:rPr>
          <w:rStyle w:val="af"/>
          <w:noProof/>
        </w:rPr>
        <w:t>5.3.1 VMCloudPlatform</w:t>
      </w:r>
      <w:ins w:id="34" w:author="Miley Ren" w:date="2017-11-20T10:32:00Z">
        <w:r w:rsidR="00C67CCA">
          <w:rPr>
            <w:rStyle w:val="af"/>
            <w:noProof/>
          </w:rPr>
          <w:t>管理系统的</w:t>
        </w:r>
      </w:ins>
      <w:del w:id="35" w:author="Miley Ren" w:date="2017-11-20T10:33:00Z">
        <w:r w:rsidR="00535F7F" w:rsidRPr="009346F6" w:rsidDel="00C67CCA">
          <w:rPr>
            <w:rStyle w:val="af"/>
            <w:rFonts w:hint="eastAsia"/>
            <w:noProof/>
          </w:rPr>
          <w:delText>的系统</w:delText>
        </w:r>
      </w:del>
      <w:r w:rsidR="00535F7F" w:rsidRPr="009346F6">
        <w:rPr>
          <w:rStyle w:val="af"/>
          <w:rFonts w:hint="eastAsia"/>
          <w:noProof/>
        </w:rPr>
        <w:t>功能实现</w:t>
      </w:r>
      <w:r w:rsidR="00535F7F">
        <w:rPr>
          <w:noProof/>
          <w:webHidden/>
        </w:rPr>
        <w:tab/>
      </w:r>
      <w:r w:rsidR="00535F7F">
        <w:rPr>
          <w:noProof/>
          <w:webHidden/>
        </w:rPr>
        <w:fldChar w:fldCharType="begin"/>
      </w:r>
      <w:r w:rsidR="00535F7F">
        <w:rPr>
          <w:noProof/>
          <w:webHidden/>
        </w:rPr>
        <w:instrText xml:space="preserve"> PAGEREF _Toc498912580 \h </w:instrText>
      </w:r>
      <w:r w:rsidR="00535F7F">
        <w:rPr>
          <w:noProof/>
          <w:webHidden/>
        </w:rPr>
      </w:r>
      <w:r w:rsidR="00535F7F">
        <w:rPr>
          <w:noProof/>
          <w:webHidden/>
        </w:rPr>
        <w:fldChar w:fldCharType="separate"/>
      </w:r>
      <w:r w:rsidR="00535F7F">
        <w:rPr>
          <w:noProof/>
          <w:webHidden/>
        </w:rPr>
        <w:t>46</w:t>
      </w:r>
      <w:r w:rsidR="00535F7F">
        <w:rPr>
          <w:noProof/>
          <w:webHidden/>
        </w:rPr>
        <w:fldChar w:fldCharType="end"/>
      </w:r>
      <w:r>
        <w:rPr>
          <w:noProof/>
        </w:rPr>
        <w:fldChar w:fldCharType="end"/>
      </w:r>
    </w:p>
    <w:p w14:paraId="1E8CF650" w14:textId="77777777" w:rsidR="00535F7F" w:rsidRDefault="005318A9">
      <w:pPr>
        <w:pStyle w:val="30"/>
        <w:tabs>
          <w:tab w:val="right" w:leader="dot" w:pos="8296"/>
        </w:tabs>
        <w:rPr>
          <w:rFonts w:asciiTheme="minorHAnsi" w:hAnsiTheme="minorHAnsi" w:cstheme="minorBidi"/>
          <w:noProof/>
          <w:kern w:val="2"/>
          <w:sz w:val="21"/>
        </w:rPr>
      </w:pPr>
      <w:hyperlink w:anchor="_Toc498912581" w:history="1">
        <w:r w:rsidR="00535F7F" w:rsidRPr="009346F6">
          <w:rPr>
            <w:rStyle w:val="af"/>
            <w:noProof/>
          </w:rPr>
          <w:t xml:space="preserve">5.3.2 </w:t>
        </w:r>
        <w:r w:rsidR="00535F7F" w:rsidRPr="009346F6">
          <w:rPr>
            <w:rStyle w:val="af"/>
            <w:rFonts w:hint="eastAsia"/>
            <w:noProof/>
          </w:rPr>
          <w:t>自动售货机厂商功能</w:t>
        </w:r>
        <w:r w:rsidR="00535F7F">
          <w:rPr>
            <w:noProof/>
            <w:webHidden/>
          </w:rPr>
          <w:tab/>
        </w:r>
        <w:r w:rsidR="00535F7F">
          <w:rPr>
            <w:noProof/>
            <w:webHidden/>
          </w:rPr>
          <w:fldChar w:fldCharType="begin"/>
        </w:r>
        <w:r w:rsidR="00535F7F">
          <w:rPr>
            <w:noProof/>
            <w:webHidden/>
          </w:rPr>
          <w:instrText xml:space="preserve"> PAGEREF _Toc498912581 \h </w:instrText>
        </w:r>
        <w:r w:rsidR="00535F7F">
          <w:rPr>
            <w:noProof/>
            <w:webHidden/>
          </w:rPr>
        </w:r>
        <w:r w:rsidR="00535F7F">
          <w:rPr>
            <w:noProof/>
            <w:webHidden/>
          </w:rPr>
          <w:fldChar w:fldCharType="separate"/>
        </w:r>
        <w:r w:rsidR="00535F7F">
          <w:rPr>
            <w:noProof/>
            <w:webHidden/>
          </w:rPr>
          <w:t>49</w:t>
        </w:r>
        <w:r w:rsidR="00535F7F">
          <w:rPr>
            <w:noProof/>
            <w:webHidden/>
          </w:rPr>
          <w:fldChar w:fldCharType="end"/>
        </w:r>
      </w:hyperlink>
    </w:p>
    <w:p w14:paraId="20D21B81" w14:textId="77777777" w:rsidR="00535F7F" w:rsidRDefault="005318A9">
      <w:pPr>
        <w:pStyle w:val="30"/>
        <w:tabs>
          <w:tab w:val="right" w:leader="dot" w:pos="8296"/>
        </w:tabs>
        <w:rPr>
          <w:rFonts w:asciiTheme="minorHAnsi" w:hAnsiTheme="minorHAnsi" w:cstheme="minorBidi"/>
          <w:noProof/>
          <w:kern w:val="2"/>
          <w:sz w:val="21"/>
        </w:rPr>
      </w:pPr>
      <w:hyperlink w:anchor="_Toc498912582" w:history="1">
        <w:r w:rsidR="00535F7F" w:rsidRPr="009346F6">
          <w:rPr>
            <w:rStyle w:val="af"/>
            <w:noProof/>
          </w:rPr>
          <w:t xml:space="preserve">5.3.3 </w:t>
        </w:r>
        <w:r w:rsidR="00535F7F" w:rsidRPr="009346F6">
          <w:rPr>
            <w:rStyle w:val="af"/>
            <w:rFonts w:hint="eastAsia"/>
            <w:noProof/>
          </w:rPr>
          <w:t>自动售货机运营商功能</w:t>
        </w:r>
        <w:r w:rsidR="00535F7F">
          <w:rPr>
            <w:noProof/>
            <w:webHidden/>
          </w:rPr>
          <w:tab/>
        </w:r>
        <w:r w:rsidR="00535F7F">
          <w:rPr>
            <w:noProof/>
            <w:webHidden/>
          </w:rPr>
          <w:fldChar w:fldCharType="begin"/>
        </w:r>
        <w:r w:rsidR="00535F7F">
          <w:rPr>
            <w:noProof/>
            <w:webHidden/>
          </w:rPr>
          <w:instrText xml:space="preserve"> PAGEREF _Toc498912582 \h </w:instrText>
        </w:r>
        <w:r w:rsidR="00535F7F">
          <w:rPr>
            <w:noProof/>
            <w:webHidden/>
          </w:rPr>
        </w:r>
        <w:r w:rsidR="00535F7F">
          <w:rPr>
            <w:noProof/>
            <w:webHidden/>
          </w:rPr>
          <w:fldChar w:fldCharType="separate"/>
        </w:r>
        <w:r w:rsidR="00535F7F">
          <w:rPr>
            <w:noProof/>
            <w:webHidden/>
          </w:rPr>
          <w:t>50</w:t>
        </w:r>
        <w:r w:rsidR="00535F7F">
          <w:rPr>
            <w:noProof/>
            <w:webHidden/>
          </w:rPr>
          <w:fldChar w:fldCharType="end"/>
        </w:r>
      </w:hyperlink>
    </w:p>
    <w:p w14:paraId="3775DF6F" w14:textId="4185FB9A"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"_Toc498912583" </w:instrText>
      </w:r>
      <w:r>
        <w:fldChar w:fldCharType="separate"/>
      </w:r>
      <w:r w:rsidR="00535F7F" w:rsidRPr="009346F6">
        <w:rPr>
          <w:rStyle w:val="af"/>
          <w:noProof/>
        </w:rPr>
        <w:t xml:space="preserve">5.4 </w:t>
      </w:r>
      <w:r w:rsidR="00535F7F" w:rsidRPr="009346F6">
        <w:rPr>
          <w:rStyle w:val="af"/>
          <w:rFonts w:hint="eastAsia"/>
          <w:noProof/>
        </w:rPr>
        <w:t>自动售货机终端系统的实现</w:t>
      </w:r>
      <w:ins w:id="36" w:author="Miley Ren" w:date="2017-11-20T10:34:00Z">
        <w:r w:rsidR="000A7A48">
          <w:rPr>
            <w:rStyle w:val="af"/>
            <w:rFonts w:hint="eastAsia"/>
            <w:noProof/>
          </w:rPr>
          <w:t>分开</w:t>
        </w:r>
      </w:ins>
      <w:r w:rsidR="00535F7F">
        <w:rPr>
          <w:noProof/>
          <w:webHidden/>
        </w:rPr>
        <w:tab/>
      </w:r>
      <w:r w:rsidR="00535F7F">
        <w:rPr>
          <w:noProof/>
          <w:webHidden/>
        </w:rPr>
        <w:fldChar w:fldCharType="begin"/>
      </w:r>
      <w:r w:rsidR="00535F7F">
        <w:rPr>
          <w:noProof/>
          <w:webHidden/>
        </w:rPr>
        <w:instrText xml:space="preserve"> PAGEREF _Toc498912583 \h </w:instrText>
      </w:r>
      <w:r w:rsidR="00535F7F">
        <w:rPr>
          <w:noProof/>
          <w:webHidden/>
        </w:rPr>
      </w:r>
      <w:r w:rsidR="00535F7F">
        <w:rPr>
          <w:noProof/>
          <w:webHidden/>
        </w:rPr>
        <w:fldChar w:fldCharType="separate"/>
      </w:r>
      <w:r w:rsidR="00535F7F">
        <w:rPr>
          <w:noProof/>
          <w:webHidden/>
        </w:rPr>
        <w:t>54</w:t>
      </w:r>
      <w:r w:rsidR="00535F7F">
        <w:rPr>
          <w:noProof/>
          <w:webHidden/>
        </w:rPr>
        <w:fldChar w:fldCharType="end"/>
      </w:r>
      <w:r>
        <w:rPr>
          <w:noProof/>
        </w:rPr>
        <w:fldChar w:fldCharType="end"/>
      </w:r>
    </w:p>
    <w:p w14:paraId="4009684F" w14:textId="09CFFFFE"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"_Toc498912584" </w:instrText>
      </w:r>
      <w:r>
        <w:fldChar w:fldCharType="separate"/>
      </w:r>
      <w:r w:rsidR="00535F7F" w:rsidRPr="009346F6">
        <w:rPr>
          <w:rStyle w:val="af"/>
          <w:noProof/>
        </w:rPr>
        <w:t xml:space="preserve">5.4.1 </w:t>
      </w:r>
      <w:ins w:id="37" w:author="Miley Ren" w:date="2017-11-20T10:34:00Z">
        <w:r w:rsidR="00D44C84">
          <w:rPr>
            <w:rStyle w:val="af"/>
            <w:noProof/>
          </w:rPr>
          <w:t>营业员</w:t>
        </w:r>
        <w:r w:rsidR="00D44C84">
          <w:rPr>
            <w:rStyle w:val="af"/>
            <w:rFonts w:hint="eastAsia"/>
            <w:noProof/>
          </w:rPr>
          <w:t>APP</w:t>
        </w:r>
      </w:ins>
      <w:r w:rsidR="00535F7F" w:rsidRPr="009346F6">
        <w:rPr>
          <w:rStyle w:val="af"/>
          <w:noProof/>
        </w:rPr>
        <w:t>VMManage APP</w:t>
      </w:r>
      <w:ins w:id="38" w:author="Miley Ren" w:date="2017-11-20T10:35:00Z">
        <w:r w:rsidR="0013793A">
          <w:rPr>
            <w:rStyle w:val="af"/>
            <w:noProof/>
          </w:rPr>
          <w:t>是一个</w:t>
        </w:r>
        <w:r w:rsidR="00F51B92">
          <w:rPr>
            <w:rStyle w:val="af"/>
            <w:noProof/>
          </w:rPr>
          <w:t>方便营业员的小程序</w:t>
        </w:r>
      </w:ins>
      <w:r w:rsidR="00535F7F">
        <w:rPr>
          <w:noProof/>
          <w:webHidden/>
        </w:rPr>
        <w:tab/>
      </w:r>
      <w:r w:rsidR="00535F7F">
        <w:rPr>
          <w:noProof/>
          <w:webHidden/>
        </w:rPr>
        <w:fldChar w:fldCharType="begin"/>
      </w:r>
      <w:r w:rsidR="00535F7F">
        <w:rPr>
          <w:noProof/>
          <w:webHidden/>
        </w:rPr>
        <w:instrText xml:space="preserve"> PAGEREF _Toc498912584 \h </w:instrText>
      </w:r>
      <w:r w:rsidR="00535F7F">
        <w:rPr>
          <w:noProof/>
          <w:webHidden/>
        </w:rPr>
      </w:r>
      <w:r w:rsidR="00535F7F">
        <w:rPr>
          <w:noProof/>
          <w:webHidden/>
        </w:rPr>
        <w:fldChar w:fldCharType="separate"/>
      </w:r>
      <w:r w:rsidR="00535F7F">
        <w:rPr>
          <w:noProof/>
          <w:webHidden/>
        </w:rPr>
        <w:t>54</w:t>
      </w:r>
      <w:r w:rsidR="00535F7F">
        <w:rPr>
          <w:noProof/>
          <w:webHidden/>
        </w:rPr>
        <w:fldChar w:fldCharType="end"/>
      </w:r>
      <w:r>
        <w:rPr>
          <w:noProof/>
        </w:rPr>
        <w:fldChar w:fldCharType="end"/>
      </w:r>
    </w:p>
    <w:p w14:paraId="43F38760" w14:textId="77777777" w:rsidR="00535F7F" w:rsidRDefault="005318A9">
      <w:pPr>
        <w:pStyle w:val="30"/>
        <w:tabs>
          <w:tab w:val="right" w:leader="dot" w:pos="8296"/>
        </w:tabs>
        <w:rPr>
          <w:rFonts w:asciiTheme="minorHAnsi" w:hAnsiTheme="minorHAnsi" w:cstheme="minorBidi"/>
          <w:noProof/>
          <w:kern w:val="2"/>
          <w:sz w:val="21"/>
        </w:rPr>
      </w:pPr>
      <w:hyperlink w:anchor="_Toc498912585" w:history="1">
        <w:r w:rsidR="00535F7F" w:rsidRPr="009346F6">
          <w:rPr>
            <w:rStyle w:val="af"/>
            <w:noProof/>
          </w:rPr>
          <w:t>5.4.2 VMSale APP</w:t>
        </w:r>
        <w:r w:rsidR="00535F7F">
          <w:rPr>
            <w:noProof/>
            <w:webHidden/>
          </w:rPr>
          <w:tab/>
        </w:r>
        <w:r w:rsidR="00535F7F">
          <w:rPr>
            <w:noProof/>
            <w:webHidden/>
          </w:rPr>
          <w:fldChar w:fldCharType="begin"/>
        </w:r>
        <w:r w:rsidR="00535F7F">
          <w:rPr>
            <w:noProof/>
            <w:webHidden/>
          </w:rPr>
          <w:instrText xml:space="preserve"> PAGEREF _Toc498912585 \h </w:instrText>
        </w:r>
        <w:r w:rsidR="00535F7F">
          <w:rPr>
            <w:noProof/>
            <w:webHidden/>
          </w:rPr>
        </w:r>
        <w:r w:rsidR="00535F7F">
          <w:rPr>
            <w:noProof/>
            <w:webHidden/>
          </w:rPr>
          <w:fldChar w:fldCharType="separate"/>
        </w:r>
        <w:r w:rsidR="00535F7F">
          <w:rPr>
            <w:noProof/>
            <w:webHidden/>
          </w:rPr>
          <w:t>57</w:t>
        </w:r>
        <w:r w:rsidR="00535F7F">
          <w:rPr>
            <w:noProof/>
            <w:webHidden/>
          </w:rPr>
          <w:fldChar w:fldCharType="end"/>
        </w:r>
      </w:hyperlink>
    </w:p>
    <w:p w14:paraId="709D3E32" w14:textId="77777777" w:rsidR="00535F7F" w:rsidRDefault="005318A9">
      <w:pPr>
        <w:pStyle w:val="11"/>
        <w:rPr>
          <w:rFonts w:asciiTheme="minorHAnsi" w:hAnsiTheme="minorHAnsi" w:cstheme="minorBidi"/>
          <w:noProof/>
          <w:kern w:val="2"/>
          <w:sz w:val="21"/>
        </w:rPr>
      </w:pPr>
      <w:hyperlink w:anchor="_Toc498912586" w:history="1">
        <w:r w:rsidR="00535F7F" w:rsidRPr="009346F6">
          <w:rPr>
            <w:rStyle w:val="af"/>
            <w:rFonts w:hint="eastAsia"/>
            <w:noProof/>
          </w:rPr>
          <w:t>第</w:t>
        </w:r>
        <w:r w:rsidR="00535F7F" w:rsidRPr="009346F6">
          <w:rPr>
            <w:rStyle w:val="af"/>
            <w:noProof/>
          </w:rPr>
          <w:t>6</w:t>
        </w:r>
        <w:r w:rsidR="00535F7F" w:rsidRPr="009346F6">
          <w:rPr>
            <w:rStyle w:val="af"/>
            <w:rFonts w:hint="eastAsia"/>
            <w:noProof/>
          </w:rPr>
          <w:t>章</w:t>
        </w:r>
        <w:r w:rsidR="00535F7F" w:rsidRPr="009346F6">
          <w:rPr>
            <w:rStyle w:val="af"/>
            <w:noProof/>
          </w:rPr>
          <w:t xml:space="preserve"> </w:t>
        </w:r>
        <w:r w:rsidR="00535F7F" w:rsidRPr="009346F6">
          <w:rPr>
            <w:rStyle w:val="af"/>
            <w:rFonts w:hint="eastAsia"/>
            <w:noProof/>
          </w:rPr>
          <w:t>总结与展望</w:t>
        </w:r>
        <w:r w:rsidR="00535F7F">
          <w:rPr>
            <w:noProof/>
            <w:webHidden/>
          </w:rPr>
          <w:tab/>
        </w:r>
        <w:r w:rsidR="00535F7F">
          <w:rPr>
            <w:noProof/>
            <w:webHidden/>
          </w:rPr>
          <w:fldChar w:fldCharType="begin"/>
        </w:r>
        <w:r w:rsidR="00535F7F">
          <w:rPr>
            <w:noProof/>
            <w:webHidden/>
          </w:rPr>
          <w:instrText xml:space="preserve"> PAGEREF _Toc498912586 \h </w:instrText>
        </w:r>
        <w:r w:rsidR="00535F7F">
          <w:rPr>
            <w:noProof/>
            <w:webHidden/>
          </w:rPr>
        </w:r>
        <w:r w:rsidR="00535F7F">
          <w:rPr>
            <w:noProof/>
            <w:webHidden/>
          </w:rPr>
          <w:fldChar w:fldCharType="separate"/>
        </w:r>
        <w:r w:rsidR="00535F7F">
          <w:rPr>
            <w:noProof/>
            <w:webHidden/>
          </w:rPr>
          <w:t>65</w:t>
        </w:r>
        <w:r w:rsidR="00535F7F">
          <w:rPr>
            <w:noProof/>
            <w:webHidden/>
          </w:rPr>
          <w:fldChar w:fldCharType="end"/>
        </w:r>
      </w:hyperlink>
    </w:p>
    <w:p w14:paraId="5B67F993" w14:textId="77777777" w:rsidR="00535F7F" w:rsidRDefault="005318A9">
      <w:pPr>
        <w:pStyle w:val="20"/>
        <w:tabs>
          <w:tab w:val="right" w:leader="dot" w:pos="8296"/>
        </w:tabs>
        <w:rPr>
          <w:rFonts w:asciiTheme="minorHAnsi" w:hAnsiTheme="minorHAnsi" w:cstheme="minorBidi"/>
          <w:noProof/>
          <w:kern w:val="2"/>
          <w:sz w:val="21"/>
        </w:rPr>
      </w:pPr>
      <w:hyperlink w:anchor="_Toc498912587" w:history="1">
        <w:r w:rsidR="00535F7F" w:rsidRPr="009346F6">
          <w:rPr>
            <w:rStyle w:val="af"/>
            <w:noProof/>
          </w:rPr>
          <w:t xml:space="preserve">6.1 </w:t>
        </w:r>
        <w:r w:rsidR="00535F7F" w:rsidRPr="009346F6">
          <w:rPr>
            <w:rStyle w:val="af"/>
            <w:rFonts w:hint="eastAsia"/>
            <w:noProof/>
          </w:rPr>
          <w:t>总结</w:t>
        </w:r>
        <w:r w:rsidR="00535F7F">
          <w:rPr>
            <w:noProof/>
            <w:webHidden/>
          </w:rPr>
          <w:tab/>
        </w:r>
        <w:r w:rsidR="00535F7F">
          <w:rPr>
            <w:noProof/>
            <w:webHidden/>
          </w:rPr>
          <w:fldChar w:fldCharType="begin"/>
        </w:r>
        <w:r w:rsidR="00535F7F">
          <w:rPr>
            <w:noProof/>
            <w:webHidden/>
          </w:rPr>
          <w:instrText xml:space="preserve"> PAGEREF _Toc498912587 \h </w:instrText>
        </w:r>
        <w:r w:rsidR="00535F7F">
          <w:rPr>
            <w:noProof/>
            <w:webHidden/>
          </w:rPr>
        </w:r>
        <w:r w:rsidR="00535F7F">
          <w:rPr>
            <w:noProof/>
            <w:webHidden/>
          </w:rPr>
          <w:fldChar w:fldCharType="separate"/>
        </w:r>
        <w:r w:rsidR="00535F7F">
          <w:rPr>
            <w:noProof/>
            <w:webHidden/>
          </w:rPr>
          <w:t>65</w:t>
        </w:r>
        <w:r w:rsidR="00535F7F">
          <w:rPr>
            <w:noProof/>
            <w:webHidden/>
          </w:rPr>
          <w:fldChar w:fldCharType="end"/>
        </w:r>
      </w:hyperlink>
    </w:p>
    <w:p w14:paraId="3EDE6E85" w14:textId="77777777" w:rsidR="00535F7F" w:rsidRDefault="005318A9">
      <w:pPr>
        <w:pStyle w:val="20"/>
        <w:tabs>
          <w:tab w:val="right" w:leader="dot" w:pos="8296"/>
        </w:tabs>
        <w:rPr>
          <w:rFonts w:asciiTheme="minorHAnsi" w:hAnsiTheme="minorHAnsi" w:cstheme="minorBidi"/>
          <w:noProof/>
          <w:kern w:val="2"/>
          <w:sz w:val="21"/>
        </w:rPr>
      </w:pPr>
      <w:hyperlink w:anchor="_Toc498912588" w:history="1">
        <w:r w:rsidR="00535F7F" w:rsidRPr="009346F6">
          <w:rPr>
            <w:rStyle w:val="af"/>
            <w:noProof/>
          </w:rPr>
          <w:t xml:space="preserve">6.2 </w:t>
        </w:r>
        <w:r w:rsidR="00535F7F" w:rsidRPr="009346F6">
          <w:rPr>
            <w:rStyle w:val="af"/>
            <w:rFonts w:hint="eastAsia"/>
            <w:noProof/>
          </w:rPr>
          <w:t>展望</w:t>
        </w:r>
        <w:r w:rsidR="00535F7F">
          <w:rPr>
            <w:noProof/>
            <w:webHidden/>
          </w:rPr>
          <w:tab/>
        </w:r>
        <w:r w:rsidR="00535F7F">
          <w:rPr>
            <w:noProof/>
            <w:webHidden/>
          </w:rPr>
          <w:fldChar w:fldCharType="begin"/>
        </w:r>
        <w:r w:rsidR="00535F7F">
          <w:rPr>
            <w:noProof/>
            <w:webHidden/>
          </w:rPr>
          <w:instrText xml:space="preserve"> PAGEREF _Toc498912588 \h </w:instrText>
        </w:r>
        <w:r w:rsidR="00535F7F">
          <w:rPr>
            <w:noProof/>
            <w:webHidden/>
          </w:rPr>
        </w:r>
        <w:r w:rsidR="00535F7F">
          <w:rPr>
            <w:noProof/>
            <w:webHidden/>
          </w:rPr>
          <w:fldChar w:fldCharType="separate"/>
        </w:r>
        <w:r w:rsidR="00535F7F">
          <w:rPr>
            <w:noProof/>
            <w:webHidden/>
          </w:rPr>
          <w:t>66</w:t>
        </w:r>
        <w:r w:rsidR="00535F7F">
          <w:rPr>
            <w:noProof/>
            <w:webHidden/>
          </w:rPr>
          <w:fldChar w:fldCharType="end"/>
        </w:r>
      </w:hyperlink>
    </w:p>
    <w:p w14:paraId="7642B04A" w14:textId="77777777" w:rsidR="00535F7F" w:rsidRDefault="005318A9">
      <w:pPr>
        <w:pStyle w:val="11"/>
        <w:rPr>
          <w:rFonts w:asciiTheme="minorHAnsi" w:hAnsiTheme="minorHAnsi" w:cstheme="minorBidi"/>
          <w:noProof/>
          <w:kern w:val="2"/>
          <w:sz w:val="21"/>
        </w:rPr>
      </w:pPr>
      <w:hyperlink w:anchor="_Toc498912589" w:history="1">
        <w:r w:rsidR="00535F7F" w:rsidRPr="009346F6">
          <w:rPr>
            <w:rStyle w:val="af"/>
            <w:rFonts w:hint="eastAsia"/>
            <w:noProof/>
          </w:rPr>
          <w:t>致谢</w:t>
        </w:r>
        <w:r w:rsidR="00535F7F">
          <w:rPr>
            <w:noProof/>
            <w:webHidden/>
          </w:rPr>
          <w:tab/>
        </w:r>
        <w:r w:rsidR="00535F7F">
          <w:rPr>
            <w:noProof/>
            <w:webHidden/>
          </w:rPr>
          <w:fldChar w:fldCharType="begin"/>
        </w:r>
        <w:r w:rsidR="00535F7F">
          <w:rPr>
            <w:noProof/>
            <w:webHidden/>
          </w:rPr>
          <w:instrText xml:space="preserve"> PAGEREF _Toc498912589 \h </w:instrText>
        </w:r>
        <w:r w:rsidR="00535F7F">
          <w:rPr>
            <w:noProof/>
            <w:webHidden/>
          </w:rPr>
        </w:r>
        <w:r w:rsidR="00535F7F">
          <w:rPr>
            <w:noProof/>
            <w:webHidden/>
          </w:rPr>
          <w:fldChar w:fldCharType="separate"/>
        </w:r>
        <w:r w:rsidR="00535F7F">
          <w:rPr>
            <w:noProof/>
            <w:webHidden/>
          </w:rPr>
          <w:t>67</w:t>
        </w:r>
        <w:r w:rsidR="00535F7F">
          <w:rPr>
            <w:noProof/>
            <w:webHidden/>
          </w:rPr>
          <w:fldChar w:fldCharType="end"/>
        </w:r>
      </w:hyperlink>
    </w:p>
    <w:p w14:paraId="77720E20" w14:textId="77777777" w:rsidR="00535F7F" w:rsidRDefault="005318A9">
      <w:pPr>
        <w:pStyle w:val="11"/>
        <w:rPr>
          <w:rFonts w:asciiTheme="minorHAnsi" w:hAnsiTheme="minorHAnsi" w:cstheme="minorBidi"/>
          <w:noProof/>
          <w:kern w:val="2"/>
          <w:sz w:val="21"/>
        </w:rPr>
      </w:pPr>
      <w:hyperlink w:anchor="_Toc498912590" w:history="1">
        <w:r w:rsidR="00535F7F" w:rsidRPr="009346F6">
          <w:rPr>
            <w:rStyle w:val="af"/>
            <w:rFonts w:hint="eastAsia"/>
            <w:noProof/>
          </w:rPr>
          <w:t>参考文献</w:t>
        </w:r>
        <w:r w:rsidR="00535F7F">
          <w:rPr>
            <w:noProof/>
            <w:webHidden/>
          </w:rPr>
          <w:tab/>
        </w:r>
        <w:r w:rsidR="00535F7F">
          <w:rPr>
            <w:noProof/>
            <w:webHidden/>
          </w:rPr>
          <w:fldChar w:fldCharType="begin"/>
        </w:r>
        <w:r w:rsidR="00535F7F">
          <w:rPr>
            <w:noProof/>
            <w:webHidden/>
          </w:rPr>
          <w:instrText xml:space="preserve"> PAGEREF _Toc498912590 \h </w:instrText>
        </w:r>
        <w:r w:rsidR="00535F7F">
          <w:rPr>
            <w:noProof/>
            <w:webHidden/>
          </w:rPr>
        </w:r>
        <w:r w:rsidR="00535F7F">
          <w:rPr>
            <w:noProof/>
            <w:webHidden/>
          </w:rPr>
          <w:fldChar w:fldCharType="separate"/>
        </w:r>
        <w:r w:rsidR="00535F7F">
          <w:rPr>
            <w:noProof/>
            <w:webHidden/>
          </w:rPr>
          <w:t>68</w:t>
        </w:r>
        <w:r w:rsidR="00535F7F">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39" w:name="_Toc492673747"/>
      <w:bookmarkStart w:id="40" w:name="_Toc498912544"/>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39"/>
      <w:bookmarkEnd w:id="40"/>
    </w:p>
    <w:p w14:paraId="1DC1AA1F" w14:textId="6320DACF" w:rsidR="00A35743" w:rsidRPr="00636514" w:rsidRDefault="00073140" w:rsidP="007341F7">
      <w:pPr>
        <w:pStyle w:val="2"/>
      </w:pPr>
      <w:bookmarkStart w:id="41" w:name="_Toc492673748"/>
      <w:bookmarkStart w:id="42" w:name="_Toc498912545"/>
      <w:r w:rsidRPr="00636514">
        <w:t>1.1</w:t>
      </w:r>
      <w:r w:rsidR="00810CCE">
        <w:t xml:space="preserve"> </w:t>
      </w:r>
      <w:r w:rsidR="001675F8" w:rsidRPr="001675F8">
        <w:rPr>
          <w:rFonts w:hint="eastAsia"/>
          <w:lang w:eastAsia="zh-CN"/>
        </w:rPr>
        <w:t>自动售货机行业概况</w:t>
      </w:r>
      <w:bookmarkEnd w:id="41"/>
      <w:bookmarkEnd w:id="42"/>
    </w:p>
    <w:p w14:paraId="5A6E1DAB" w14:textId="5364202D"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t>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w:t>
      </w:r>
      <w:r w:rsidR="004E6022">
        <w:rPr>
          <w:rFonts w:hint="eastAsia"/>
        </w:rPr>
        <w:t>而</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7D9BF55D"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主要有几下几个方面的原因</w:t>
      </w:r>
      <w:r w:rsidR="008B4F86">
        <w:rPr>
          <w:rFonts w:hint="eastAsia"/>
        </w:rPr>
        <w:t>：</w:t>
      </w:r>
      <w:r w:rsidR="00575950">
        <w:rPr>
          <w:rFonts w:hint="eastAsia"/>
        </w:rPr>
        <w:t>首</w:t>
      </w:r>
      <w:r w:rsidR="0004332D">
        <w:rPr>
          <w:rFonts w:hint="eastAsia"/>
        </w:rPr>
        <w:t>先</w:t>
      </w:r>
      <w:r w:rsidR="00575950">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AA0DCF">
        <w:rPr>
          <w:rFonts w:hint="eastAsia"/>
        </w:rPr>
        <w:t>。基于用户消费习惯、安全性和传统零售业的挤压，</w:t>
      </w:r>
      <w:r w:rsidR="00791AFC">
        <w:rPr>
          <w:rFonts w:hint="eastAsia"/>
        </w:rPr>
        <w:t>自动售货机</w:t>
      </w:r>
      <w:r w:rsidR="001C03F3">
        <w:rPr>
          <w:rFonts w:hint="eastAsia"/>
        </w:rPr>
        <w:t>在国内</w:t>
      </w:r>
      <w:r w:rsidR="00791AFC">
        <w:rPr>
          <w:rFonts w:hint="eastAsia"/>
        </w:rPr>
        <w:t>的发展毫无优势</w:t>
      </w:r>
      <w:r w:rsidR="00B11F12">
        <w:rPr>
          <w:rFonts w:hint="eastAsia"/>
        </w:rPr>
        <w:t>可言</w:t>
      </w:r>
      <w:r w:rsidR="00791AFC">
        <w:rPr>
          <w:rFonts w:hint="eastAsia"/>
        </w:rPr>
        <w:t>。</w:t>
      </w:r>
      <w:r w:rsidR="00575950">
        <w:rPr>
          <w:rFonts w:hint="eastAsia"/>
        </w:rPr>
        <w:t>然后，</w:t>
      </w:r>
      <w:r w:rsidR="000C2B30">
        <w:rPr>
          <w:rFonts w:hint="eastAsia"/>
        </w:rPr>
        <w:t>我国</w:t>
      </w:r>
      <w:r w:rsidR="006210AC">
        <w:rPr>
          <w:rFonts w:hint="eastAsia"/>
        </w:rPr>
        <w:t>人均硬币保有量较低，而自动售货机需使用硬币进行交易</w:t>
      </w:r>
      <w:r w:rsidR="0074077F">
        <w:rPr>
          <w:rFonts w:hint="eastAsia"/>
        </w:rPr>
        <w:t>。</w:t>
      </w:r>
      <w:r w:rsidR="00575950">
        <w:rPr>
          <w:rFonts w:hint="eastAsia"/>
        </w:rPr>
        <w:t>最后，</w:t>
      </w:r>
      <w:r w:rsidR="00A83A89">
        <w:rPr>
          <w:rFonts w:hint="eastAsia"/>
        </w:rPr>
        <w:t>早期国内自动售货机</w:t>
      </w:r>
      <w:r w:rsidR="008E0A17">
        <w:rPr>
          <w:rFonts w:hint="eastAsia"/>
        </w:rPr>
        <w:t>多</w:t>
      </w:r>
      <w:r w:rsidR="00A83A89">
        <w:rPr>
          <w:rFonts w:hint="eastAsia"/>
        </w:rPr>
        <w:t>从国外购买，</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77777777"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C721B8">
        <w:rPr>
          <w:rFonts w:hint="eastAsia"/>
        </w:rPr>
        <w:t>人力成本和商铺租赁成本不断</w:t>
      </w:r>
      <w:r w:rsidR="00031212">
        <w:rPr>
          <w:rFonts w:hint="eastAsia"/>
        </w:rPr>
        <w:t>上升，</w:t>
      </w:r>
      <w:r w:rsidR="00705FE8">
        <w:rPr>
          <w:rFonts w:hint="eastAsia"/>
        </w:rPr>
        <w:t>以及人们消费观念的转变，</w:t>
      </w:r>
      <w:r w:rsidR="00F90FF2">
        <w:rPr>
          <w:rFonts w:hint="eastAsia"/>
        </w:rPr>
        <w:t>自动售货机行业</w:t>
      </w:r>
      <w:r w:rsidR="00853F6F">
        <w:rPr>
          <w:rFonts w:hint="eastAsia"/>
        </w:rPr>
        <w:t>得到发展的良机</w:t>
      </w:r>
      <w:r w:rsidR="00853FB4">
        <w:rPr>
          <w:rFonts w:hint="eastAsia"/>
        </w:rPr>
        <w:t>，产业规模不断扩大</w:t>
      </w:r>
      <w:r w:rsidR="00853F6F">
        <w:rPr>
          <w:rFonts w:hint="eastAsia"/>
        </w:rPr>
        <w:t>。</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0A3CBD93" w14:textId="77777777" w:rsidR="002B38C3" w:rsidRDefault="00D20931" w:rsidP="0020264B">
      <w:pPr>
        <w:pStyle w:val="afe"/>
        <w:numPr>
          <w:ilvl w:val="0"/>
          <w:numId w:val="20"/>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7777777" w:rsidR="00627CA7" w:rsidRDefault="00AA52B1" w:rsidP="0020264B">
      <w:pPr>
        <w:pStyle w:val="afe"/>
        <w:numPr>
          <w:ilvl w:val="0"/>
          <w:numId w:val="20"/>
        </w:numPr>
        <w:ind w:firstLineChars="0"/>
      </w:pPr>
      <w:r>
        <w:lastRenderedPageBreak/>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sidRPr="00510C74">
        <w:rPr>
          <w:vertAlign w:val="superscript"/>
        </w:rPr>
        <w:t>[</w:t>
      </w:r>
      <w:r w:rsidR="0057360D" w:rsidRPr="00510C74">
        <w:rPr>
          <w:vertAlign w:val="superscript"/>
        </w:rPr>
        <w:endnoteReference w:id="5"/>
      </w:r>
      <w:r w:rsidR="0057360D" w:rsidRPr="00510C74">
        <w:rPr>
          <w:vertAlign w:val="superscript"/>
        </w:rPr>
        <w:t>]</w:t>
      </w:r>
      <w:r w:rsidR="0057360D">
        <w:rPr>
          <w:rFonts w:hint="eastAsia"/>
        </w:rPr>
        <w:t>兴起，</w:t>
      </w:r>
      <w:r w:rsidR="007805FD">
        <w:rPr>
          <w:rFonts w:hint="eastAsia"/>
        </w:rPr>
        <w:t>消费者消费观念逐渐改变，无币式消费已成主要消费模式</w:t>
      </w:r>
      <w:r w:rsidR="00C93618" w:rsidRPr="00510C74">
        <w:rPr>
          <w:vertAlign w:val="superscript"/>
        </w:rPr>
        <w:t>[</w:t>
      </w:r>
      <w:r w:rsidR="00FA4C5E" w:rsidRPr="00510C74">
        <w:rPr>
          <w:vertAlign w:val="superscript"/>
        </w:rPr>
        <w:endnoteReference w:id="6"/>
      </w:r>
      <w:r w:rsidR="00C93618" w:rsidRPr="00510C74">
        <w:rPr>
          <w:vertAlign w:val="superscript"/>
        </w:rPr>
        <w:t>]</w:t>
      </w:r>
      <w:r w:rsidR="007805FD">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支付</w:t>
      </w:r>
      <w:r w:rsidR="00276AFE">
        <w:rPr>
          <w:rFonts w:hint="eastAsia"/>
        </w:rPr>
        <w:t>已跟不上无现金支付的潮流，</w:t>
      </w:r>
      <w:r w:rsidR="00D35C95">
        <w:rPr>
          <w:rFonts w:hint="eastAsia"/>
        </w:rPr>
        <w:t>导致了新生代消费者的流失，</w:t>
      </w:r>
      <w:r w:rsidR="00C55C08">
        <w:rPr>
          <w:rFonts w:hint="eastAsia"/>
        </w:rPr>
        <w:t>同时</w:t>
      </w:r>
      <w:r w:rsidR="005701E1">
        <w:rPr>
          <w:rFonts w:hint="eastAsia"/>
        </w:rPr>
        <w:t>也</w:t>
      </w:r>
      <w:r w:rsidR="00C55C08">
        <w:rPr>
          <w:rFonts w:hint="eastAsia"/>
        </w:rPr>
        <w:t>增加了</w:t>
      </w:r>
      <w:r w:rsidR="005701E1">
        <w:rPr>
          <w:rFonts w:hint="eastAsia"/>
        </w:rPr>
        <w:t>商家</w:t>
      </w:r>
      <w:r w:rsidR="00C55C08">
        <w:rPr>
          <w:rFonts w:hint="eastAsia"/>
        </w:rPr>
        <w:t>清点</w:t>
      </w:r>
      <w:r w:rsidR="00F216A3">
        <w:rPr>
          <w:rFonts w:hint="eastAsia"/>
        </w:rPr>
        <w:t>金额</w:t>
      </w:r>
      <w:r w:rsidR="00C55C08">
        <w:rPr>
          <w:rFonts w:hint="eastAsia"/>
        </w:rPr>
        <w:t>的麻烦。</w:t>
      </w:r>
    </w:p>
    <w:p w14:paraId="133EA2D6" w14:textId="46106DBA" w:rsidR="00627CA7" w:rsidRDefault="006A1468" w:rsidP="0020264B">
      <w:pPr>
        <w:pStyle w:val="afe"/>
        <w:numPr>
          <w:ilvl w:val="0"/>
          <w:numId w:val="20"/>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3755974E" w:rsidR="00401282" w:rsidRDefault="00627CA7" w:rsidP="0020264B">
      <w:pPr>
        <w:pStyle w:val="afe"/>
        <w:numPr>
          <w:ilvl w:val="0"/>
          <w:numId w:val="20"/>
        </w:numPr>
        <w:ind w:firstLineChars="0"/>
      </w:pPr>
      <w:r>
        <w:rPr>
          <w:rFonts w:hint="eastAsia"/>
        </w:rPr>
        <w:t>部分售货机</w:t>
      </w:r>
      <w:r w:rsidR="0002501A">
        <w:rPr>
          <w:rFonts w:hint="eastAsia"/>
        </w:rPr>
        <w:t>实现了信息化</w:t>
      </w:r>
      <w:r w:rsidR="00401282">
        <w:rPr>
          <w:rFonts w:hint="eastAsia"/>
        </w:rPr>
        <w:t>的管理平台和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43"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510C74">
        <w:rPr>
          <w:vertAlign w:val="superscript"/>
        </w:rPr>
        <w:t>[</w:t>
      </w:r>
      <w:r w:rsidR="009163E8" w:rsidRPr="00510C74">
        <w:rPr>
          <w:vertAlign w:val="superscript"/>
        </w:rPr>
        <w:endnoteReference w:id="7"/>
      </w:r>
      <w:r w:rsidR="009163E8" w:rsidRPr="00510C74">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44" w:name="_Toc498912546"/>
      <w:r w:rsidRPr="00636514">
        <w:rPr>
          <w:rFonts w:hint="eastAsia"/>
        </w:rPr>
        <w:t>1.2</w:t>
      </w:r>
      <w:r w:rsidR="00810CCE">
        <w:t xml:space="preserve"> </w:t>
      </w:r>
      <w:r w:rsidR="00401290" w:rsidRPr="00401290">
        <w:rPr>
          <w:rFonts w:hint="eastAsia"/>
          <w:lang w:eastAsia="zh-CN"/>
        </w:rPr>
        <w:t>自动售货机的发展现状</w:t>
      </w:r>
      <w:bookmarkEnd w:id="43"/>
      <w:bookmarkEnd w:id="44"/>
    </w:p>
    <w:p w14:paraId="76917FCA" w14:textId="081E0AC4" w:rsidR="004736B8" w:rsidRDefault="00D95DCB" w:rsidP="00140C5E">
      <w:pPr>
        <w:ind w:firstLine="480"/>
      </w:pPr>
      <w:r>
        <w:rPr>
          <w:rFonts w:hint="eastAsia"/>
        </w:rPr>
        <w:t>目前，</w:t>
      </w:r>
      <w:r w:rsidR="00323D48">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0492E6CF"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和自动售货机</w:t>
      </w:r>
      <w:r w:rsidR="00A25909">
        <w:rPr>
          <w:rFonts w:hint="eastAsia"/>
        </w:rPr>
        <w:t>智能终端软件</w:t>
      </w:r>
      <w:r w:rsidR="00044234">
        <w:rPr>
          <w:rFonts w:hint="eastAsia"/>
        </w:rPr>
        <w:t>。一方面，使用无线网络、提供显示屏供用户选货和播放电子广告，并实时更新存货信息，及时补货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；另一方面，提供支付宝、微信、银联等多种</w:t>
      </w:r>
      <w:r w:rsidR="00EA4B56">
        <w:rPr>
          <w:rFonts w:hint="eastAsia"/>
        </w:rPr>
        <w:t>新型</w:t>
      </w:r>
      <w:r w:rsidR="00044234">
        <w:rPr>
          <w:rFonts w:hint="eastAsia"/>
        </w:rPr>
        <w:t>移动支付方式。</w:t>
      </w:r>
      <w:r w:rsidR="0079050A">
        <w:rPr>
          <w:rFonts w:hint="eastAsia"/>
        </w:rPr>
        <w:t>这种信息化的发展趋势，不但适应了当下人们的消费习惯，降低了运营和管理的成本</w:t>
      </w:r>
      <w:r w:rsidR="00772391">
        <w:rPr>
          <w:rFonts w:hint="eastAsia"/>
        </w:rPr>
        <w:t>，而且拓展了自动售货机的应用领域</w:t>
      </w:r>
      <w:r w:rsidR="0079050A">
        <w:rPr>
          <w:rFonts w:hint="eastAsia"/>
        </w:rPr>
        <w:t>。</w:t>
      </w:r>
    </w:p>
    <w:p w14:paraId="2C989484" w14:textId="12C572E0" w:rsidR="00213306" w:rsidRDefault="00207C52" w:rsidP="00044234">
      <w:pPr>
        <w:ind w:firstLine="480"/>
      </w:pPr>
      <w:r>
        <w:rPr>
          <w:rFonts w:hint="eastAsia"/>
        </w:rPr>
        <w:t>目前，</w:t>
      </w:r>
      <w:r w:rsidR="00A231A2">
        <w:rPr>
          <w:rFonts w:hint="eastAsia"/>
        </w:rPr>
        <w:t>新型联网管理的自动售货机信息化</w:t>
      </w:r>
      <w:r w:rsidR="00015D29">
        <w:rPr>
          <w:rFonts w:hint="eastAsia"/>
        </w:rPr>
        <w:t>类型逐渐多样化</w:t>
      </w:r>
      <w:r w:rsidR="00DC78E9">
        <w:rPr>
          <w:rFonts w:hint="eastAsia"/>
        </w:rPr>
        <w:t>，如</w:t>
      </w:r>
      <w:r w:rsidR="00A231A2">
        <w:rPr>
          <w:rFonts w:hint="eastAsia"/>
        </w:rPr>
        <w:t>提供多样的支付方式，如支付宝支付、银联支付、声波支付等；提供电子广告，在终端显示屏</w:t>
      </w:r>
      <w:r w:rsidR="00A231A2">
        <w:rPr>
          <w:rFonts w:hint="eastAsia"/>
        </w:rPr>
        <w:lastRenderedPageBreak/>
        <w:t>播放电子广告和视频；提供智能语音，通过语音和售货机进行交互；提供趣味游戏，在终端设置互动游戏，通过游戏分值换购商品等。联网的自动售货机不断拓展增值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w:t>
      </w:r>
      <w:ins w:id="45" w:author="Miley Ren" w:date="2017-11-20T10:39:00Z">
        <w:r w:rsidR="005F3A88">
          <w:rPr>
            <w:rFonts w:hint="eastAsia"/>
          </w:rPr>
          <w:t>”</w:t>
        </w:r>
      </w:ins>
      <w:r w:rsidR="00806705">
        <w:rPr>
          <w:rFonts w:hint="eastAsia"/>
        </w:rPr>
        <w:t>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32D3D451" w:rsidR="003C174F" w:rsidRPr="002A1A84" w:rsidRDefault="00881E8C" w:rsidP="0050699F">
      <w:pPr>
        <w:ind w:firstLineChars="0" w:firstLine="420"/>
      </w:pPr>
      <w:r>
        <w:rPr>
          <w:rFonts w:hint="eastAsia"/>
        </w:rPr>
        <w:t>提供信息化的管理机制、智能化的销售终端和便捷的移动支付，已成为影响自动售货机行业发展的关键因素。</w:t>
      </w:r>
      <w:r w:rsidR="009F27D2">
        <w:rPr>
          <w:rFonts w:hint="eastAsia"/>
        </w:rPr>
        <w:t>国内大型自动售货机商家，如友宝、大连富士山冰等都加入了信息化的阵营，并且取得了不俗的成果。</w:t>
      </w:r>
      <w:r w:rsidR="002E1109">
        <w:rPr>
          <w:rFonts w:hint="eastAsia"/>
        </w:rPr>
        <w:t>但是，自动售货机信息化系统在我国的应用还不够广泛，</w:t>
      </w:r>
      <w:r w:rsidR="00113C7A">
        <w:rPr>
          <w:rFonts w:hint="eastAsia"/>
        </w:rPr>
        <w:t>研发和更换新款自动售货机依然价格不菲，</w:t>
      </w:r>
      <w:r w:rsidR="006B6DB2">
        <w:rPr>
          <w:rFonts w:hint="eastAsia"/>
        </w:rPr>
        <w:t>而国内运营商大多为中小型企业，根本无力承担</w:t>
      </w:r>
      <w:r w:rsidR="00113C7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需解决的问题。</w:t>
      </w:r>
    </w:p>
    <w:p w14:paraId="290DAB65" w14:textId="1ECD96B3" w:rsidR="00F06F4B" w:rsidRPr="00636514" w:rsidRDefault="00F06F4B" w:rsidP="007341F7">
      <w:pPr>
        <w:pStyle w:val="2"/>
      </w:pPr>
      <w:bookmarkStart w:id="46" w:name="_Toc492673750"/>
      <w:bookmarkStart w:id="47" w:name="_Toc498912547"/>
      <w:r w:rsidRPr="00636514">
        <w:rPr>
          <w:rFonts w:hint="eastAsia"/>
        </w:rPr>
        <w:t>1</w:t>
      </w:r>
      <w:r w:rsidR="00557471">
        <w:t>.3</w:t>
      </w:r>
      <w:r w:rsidR="00810CCE">
        <w:t xml:space="preserve"> </w:t>
      </w:r>
      <w:bookmarkEnd w:id="46"/>
      <w:r w:rsidR="00EE1681">
        <w:rPr>
          <w:rFonts w:hint="eastAsia"/>
        </w:rPr>
        <w:t>VM</w:t>
      </w:r>
      <w:r w:rsidR="00EE1681">
        <w:t>C</w:t>
      </w:r>
      <w:r w:rsidR="00EE1681">
        <w:rPr>
          <w:rFonts w:hint="eastAsia"/>
        </w:rPr>
        <w:t>loud</w:t>
      </w:r>
      <w:r w:rsidR="00EE1681">
        <w:t>Platform</w:t>
      </w:r>
      <w:r w:rsidR="00EE1681">
        <w:rPr>
          <w:rFonts w:hint="eastAsia"/>
        </w:rPr>
        <w:t>系统</w:t>
      </w:r>
      <w:r w:rsidR="00810CCE">
        <w:rPr>
          <w:rFonts w:hint="eastAsia"/>
          <w:lang w:eastAsia="zh-CN"/>
        </w:rPr>
        <w:t>研究的目标</w:t>
      </w:r>
      <w:r w:rsidR="00E2456F">
        <w:rPr>
          <w:rFonts w:hint="eastAsia"/>
          <w:lang w:eastAsia="zh-CN"/>
        </w:rPr>
        <w:t>和</w:t>
      </w:r>
      <w:r w:rsidR="002E1E0A">
        <w:rPr>
          <w:rFonts w:hint="eastAsia"/>
          <w:lang w:eastAsia="zh-CN"/>
        </w:rPr>
        <w:t>意义</w:t>
      </w:r>
      <w:bookmarkEnd w:id="47"/>
    </w:p>
    <w:p w14:paraId="410FC35B" w14:textId="14161B81" w:rsidR="00504E62" w:rsidRPr="009551BB" w:rsidRDefault="002041C1" w:rsidP="00DC7F39">
      <w:pPr>
        <w:ind w:firstLine="480"/>
        <w:rPr>
          <w:rFonts w:hint="eastAsia"/>
        </w:rPr>
      </w:pPr>
      <w:r>
        <w:rPr>
          <w:rFonts w:hint="eastAsia"/>
        </w:rPr>
        <w:t>目前我国的自动售货机运营商多数为中小型企业</w:t>
      </w:r>
      <w:r w:rsidR="00E5785B">
        <w:rPr>
          <w:rFonts w:hint="eastAsia"/>
        </w:rPr>
        <w:t>，售货机</w:t>
      </w:r>
      <w:r w:rsidR="004765AC">
        <w:rPr>
          <w:rFonts w:hint="eastAsia"/>
        </w:rPr>
        <w:t>机型比较</w:t>
      </w:r>
      <w:r w:rsidR="00BE4C50">
        <w:rPr>
          <w:rFonts w:hint="eastAsia"/>
        </w:rPr>
        <w:t>落后</w:t>
      </w:r>
      <w:r>
        <w:rPr>
          <w:rFonts w:hint="eastAsia"/>
        </w:rPr>
        <w:t>，</w:t>
      </w:r>
      <w:r w:rsidR="00064734">
        <w:rPr>
          <w:rFonts w:hint="eastAsia"/>
        </w:rPr>
        <w:t>其信息化程度低、管理手段落后、人工成本高</w:t>
      </w:r>
      <w:r w:rsidR="0016622A">
        <w:rPr>
          <w:rFonts w:hint="eastAsia"/>
        </w:rPr>
        <w:t>。</w:t>
      </w:r>
      <w:r w:rsidR="00BE4C50">
        <w:rPr>
          <w:rFonts w:hint="eastAsia"/>
        </w:rPr>
        <w:t>老式</w:t>
      </w:r>
      <w:r w:rsidR="00432933">
        <w:rPr>
          <w:rFonts w:hint="eastAsia"/>
        </w:rPr>
        <w:t>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。这些</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9551BB">
        <w:t xml:space="preserve"> </w:t>
      </w:r>
      <w:r w:rsidR="009551BB">
        <w:rPr>
          <w:rFonts w:hint="eastAsia"/>
        </w:rPr>
        <w:t>P</w:t>
      </w:r>
      <w:r w:rsidR="009551BB">
        <w:t>ad</w:t>
      </w:r>
      <w:r w:rsidR="009551BB">
        <w:rPr>
          <w:rFonts w:hint="eastAsia"/>
        </w:rPr>
        <w:t>的方式</w:t>
      </w:r>
      <w:r w:rsidR="00145041">
        <w:rPr>
          <w:rFonts w:hint="eastAsia"/>
        </w:rPr>
        <w:t>改造老式</w:t>
      </w:r>
      <w:r w:rsidR="0064746D">
        <w:rPr>
          <w:rFonts w:hint="eastAsia"/>
        </w:rPr>
        <w:t>自动</w:t>
      </w:r>
      <w:r w:rsidR="00086D88">
        <w:rPr>
          <w:rFonts w:hint="eastAsia"/>
        </w:rPr>
        <w:t>售货机</w:t>
      </w:r>
      <w:r w:rsidR="00176877">
        <w:rPr>
          <w:rFonts w:hint="eastAsia"/>
        </w:rPr>
        <w:t>，将分散的售货机联网，</w:t>
      </w:r>
      <w:r w:rsidR="0064746D">
        <w:rPr>
          <w:rFonts w:hint="eastAsia"/>
        </w:rPr>
        <w:t>并实现可</w:t>
      </w:r>
      <w:r w:rsidR="00FD76DB">
        <w:rPr>
          <w:rFonts w:hint="eastAsia"/>
        </w:rPr>
        <w:t>共享</w:t>
      </w:r>
      <w:r w:rsidR="00B93691">
        <w:rPr>
          <w:rFonts w:hint="eastAsia"/>
        </w:rPr>
        <w:t>的</w:t>
      </w:r>
      <w:r w:rsidR="00470DBF">
        <w:rPr>
          <w:rFonts w:hint="eastAsia"/>
        </w:rPr>
        <w:t>管理</w:t>
      </w:r>
      <w:r w:rsidR="0064746D">
        <w:rPr>
          <w:rFonts w:hint="eastAsia"/>
        </w:rPr>
        <w:t>云平台的</w:t>
      </w:r>
      <w:r w:rsidR="00FD76DB">
        <w:rPr>
          <w:rFonts w:hint="eastAsia"/>
        </w:rPr>
        <w:t>信息化</w:t>
      </w:r>
      <w:r w:rsidR="0064746D">
        <w:rPr>
          <w:rFonts w:hint="eastAsia"/>
        </w:rPr>
        <w:t>设计方案。</w:t>
      </w:r>
    </w:p>
    <w:p w14:paraId="316894F1" w14:textId="1EB011B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F01363">
        <w:rPr>
          <w:rFonts w:hint="eastAsia"/>
        </w:rPr>
        <w:t>，该系统包括</w:t>
      </w:r>
      <w:r w:rsidR="00575EC8">
        <w:rPr>
          <w:rFonts w:hint="eastAsia"/>
        </w:rPr>
        <w:t>自动售货机</w:t>
      </w:r>
      <w:r w:rsidR="00242F39">
        <w:rPr>
          <w:rFonts w:hint="eastAsia"/>
        </w:rPr>
        <w:t>云平台后台管理系统（以下简称“</w:t>
      </w:r>
      <w:r w:rsidR="00242F39">
        <w:rPr>
          <w:rFonts w:hint="eastAsia"/>
        </w:rPr>
        <w:t>VMCloud</w:t>
      </w:r>
      <w:r w:rsidR="00242F39">
        <w:t>Platform</w:t>
      </w:r>
      <w:r w:rsidR="00991961">
        <w:t>管理系统</w:t>
      </w:r>
      <w:r w:rsidR="00242F39">
        <w:rPr>
          <w:rFonts w:hint="eastAsia"/>
        </w:rPr>
        <w:t>”）</w:t>
      </w:r>
      <w:r w:rsidR="00575EC8">
        <w:rPr>
          <w:rFonts w:hint="eastAsia"/>
        </w:rPr>
        <w:t>、</w:t>
      </w:r>
      <w:r w:rsidR="00324023">
        <w:rPr>
          <w:rFonts w:hint="eastAsia"/>
        </w:rPr>
        <w:t>相应的</w:t>
      </w:r>
      <w:r w:rsidR="00084EEC">
        <w:rPr>
          <w:rFonts w:hint="eastAsia"/>
        </w:rPr>
        <w:t>终端</w:t>
      </w:r>
      <w:r w:rsidR="00CF62E7">
        <w:rPr>
          <w:rFonts w:hint="eastAsia"/>
        </w:rPr>
        <w:t>智能</w:t>
      </w:r>
      <w:r w:rsidR="00575EC8">
        <w:rPr>
          <w:rFonts w:hint="eastAsia"/>
        </w:rPr>
        <w:t>售货</w:t>
      </w:r>
      <w:r w:rsidR="00575EC8">
        <w:rPr>
          <w:rFonts w:hint="eastAsia"/>
        </w:rPr>
        <w:t>APP</w:t>
      </w:r>
      <w:r w:rsidR="00575EC8">
        <w:rPr>
          <w:rFonts w:hint="eastAsia"/>
        </w:rPr>
        <w:t>（以下简称“</w:t>
      </w:r>
      <w:r w:rsidR="00575EC8">
        <w:rPr>
          <w:rFonts w:hint="eastAsia"/>
        </w:rPr>
        <w:t>VMSale</w:t>
      </w:r>
      <w:r w:rsidR="00575EC8">
        <w:t xml:space="preserve"> APP</w:t>
      </w:r>
      <w:r w:rsidR="00575EC8">
        <w:rPr>
          <w:rFonts w:hint="eastAsia"/>
        </w:rPr>
        <w:t>”）</w:t>
      </w:r>
      <w:r w:rsidR="00DE6221">
        <w:rPr>
          <w:rFonts w:hint="eastAsia"/>
        </w:rPr>
        <w:t>，以及</w:t>
      </w:r>
      <w:r w:rsidR="00BE3F8E">
        <w:rPr>
          <w:rFonts w:hint="eastAsia"/>
        </w:rPr>
        <w:t>方便自动售货机运营商营业员使用的运营管理</w:t>
      </w:r>
      <w:r w:rsidR="00BE3F8E">
        <w:rPr>
          <w:rFonts w:hint="eastAsia"/>
        </w:rPr>
        <w:t>APP</w:t>
      </w:r>
      <w:r w:rsidR="00BE3F8E">
        <w:rPr>
          <w:rFonts w:hint="eastAsia"/>
        </w:rPr>
        <w:t>（以下简称“</w:t>
      </w:r>
      <w:r w:rsidR="00BE3F8E">
        <w:rPr>
          <w:rFonts w:hint="eastAsia"/>
        </w:rPr>
        <w:t>VMManage</w:t>
      </w:r>
      <w:r w:rsidR="00BE3F8E">
        <w:t xml:space="preserve"> APP</w:t>
      </w:r>
      <w:r w:rsidR="00BE3F8E">
        <w:rPr>
          <w:rFonts w:hint="eastAsia"/>
        </w:rPr>
        <w:t>”）</w:t>
      </w:r>
      <w:r w:rsidR="00CF62E7">
        <w:rPr>
          <w:rFonts w:hint="eastAsia"/>
        </w:rPr>
        <w:t>。</w:t>
      </w:r>
      <w:r>
        <w:rPr>
          <w:rFonts w:hint="eastAsia"/>
        </w:rPr>
        <w:t>旨在</w:t>
      </w:r>
      <w:r w:rsidR="001C68EF">
        <w:rPr>
          <w:rFonts w:hint="eastAsia"/>
        </w:rPr>
        <w:t>以较低的成本帮助自动售货机中小型企业实现信息化管理和智能化的售货终端</w:t>
      </w:r>
      <w:r w:rsidR="00054A9F">
        <w:rPr>
          <w:rFonts w:hint="eastAsia"/>
        </w:rPr>
        <w:t>，增强</w:t>
      </w:r>
      <w:r w:rsidR="008C721E">
        <w:rPr>
          <w:rFonts w:hint="eastAsia"/>
        </w:rPr>
        <w:t>自动售货机</w:t>
      </w:r>
      <w:r w:rsidR="001630DA">
        <w:rPr>
          <w:rFonts w:hint="eastAsia"/>
        </w:rPr>
        <w:t>厂商</w:t>
      </w:r>
      <w:r w:rsidR="002C762A">
        <w:rPr>
          <w:rFonts w:hint="eastAsia"/>
        </w:rPr>
        <w:t>（以下简称“厂商”）</w:t>
      </w:r>
      <w:r w:rsidR="001630DA">
        <w:rPr>
          <w:rFonts w:hint="eastAsia"/>
        </w:rPr>
        <w:t>和</w:t>
      </w:r>
      <w:r w:rsidR="002C762A">
        <w:rPr>
          <w:rFonts w:hint="eastAsia"/>
        </w:rPr>
        <w:t>自动售货机</w:t>
      </w:r>
      <w:r w:rsidR="001630DA">
        <w:rPr>
          <w:rFonts w:hint="eastAsia"/>
        </w:rPr>
        <w:t>运营商</w:t>
      </w:r>
      <w:r w:rsidR="002C762A">
        <w:rPr>
          <w:rFonts w:hint="eastAsia"/>
        </w:rPr>
        <w:t>（以下简称“运营商”）</w:t>
      </w:r>
      <w:r w:rsidR="00624BCB">
        <w:rPr>
          <w:rFonts w:hint="eastAsia"/>
        </w:rPr>
        <w:t>在行业内</w:t>
      </w:r>
      <w:r w:rsidR="00054A9F">
        <w:rPr>
          <w:rFonts w:hint="eastAsia"/>
        </w:rPr>
        <w:t>的竞争力。</w:t>
      </w:r>
    </w:p>
    <w:p w14:paraId="7DB016FE" w14:textId="2B0A4AA2" w:rsidR="0085427D" w:rsidRDefault="00566A1D" w:rsidP="004B4808">
      <w:pPr>
        <w:ind w:firstLine="480"/>
      </w:pPr>
      <w:r>
        <w:rPr>
          <w:rFonts w:hint="eastAsia"/>
        </w:rPr>
        <w:lastRenderedPageBreak/>
        <w:t>VM</w:t>
      </w:r>
      <w:r>
        <w:t>C</w:t>
      </w:r>
      <w:r>
        <w:rPr>
          <w:rFonts w:hint="eastAsia"/>
        </w:rPr>
        <w:t>loud</w:t>
      </w:r>
      <w:r>
        <w:t>Platform</w:t>
      </w:r>
      <w:r>
        <w:rPr>
          <w:rFonts w:hint="eastAsia"/>
        </w:rPr>
        <w:t>系统</w:t>
      </w:r>
      <w:r w:rsidR="00B11031">
        <w:rPr>
          <w:rFonts w:hint="eastAsia"/>
        </w:rPr>
        <w:t>由厂商</w:t>
      </w:r>
      <w:r>
        <w:rPr>
          <w:rFonts w:hint="eastAsia"/>
        </w:rPr>
        <w:t>进行管理，</w:t>
      </w:r>
      <w:r w:rsidR="00CE1C84">
        <w:rPr>
          <w:rFonts w:hint="eastAsia"/>
        </w:rPr>
        <w:t>为多个中小型运营商提供低价的管理服务。</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786BB2">
        <w:rPr>
          <w:rFonts w:hint="eastAsia"/>
        </w:rPr>
        <w:t>、</w:t>
      </w:r>
      <w:r w:rsidR="00607753">
        <w:rPr>
          <w:rFonts w:hint="eastAsia"/>
        </w:rPr>
        <w:t>提供多元</w:t>
      </w:r>
      <w:r w:rsidR="00230DF7">
        <w:rPr>
          <w:rFonts w:hint="eastAsia"/>
        </w:rPr>
        <w:t>的</w:t>
      </w:r>
      <w:r w:rsidR="00607753">
        <w:rPr>
          <w:rFonts w:hint="eastAsia"/>
        </w:rPr>
        <w:t>移动支付、</w:t>
      </w:r>
      <w:r w:rsidR="003D5C13">
        <w:rPr>
          <w:rFonts w:hint="eastAsia"/>
        </w:rPr>
        <w:t>播放电子广告</w:t>
      </w:r>
      <w:r w:rsidR="00592468">
        <w:rPr>
          <w:rFonts w:hint="eastAsia"/>
        </w:rPr>
        <w:t>和</w:t>
      </w:r>
      <w:r w:rsidR="0011706C">
        <w:rPr>
          <w:rFonts w:hint="eastAsia"/>
        </w:rPr>
        <w:t>实时监控</w:t>
      </w:r>
      <w:r w:rsidR="00033370">
        <w:rPr>
          <w:rFonts w:hint="eastAsia"/>
        </w:rPr>
        <w:t>售货终端</w:t>
      </w:r>
      <w:r w:rsidR="0011706C">
        <w:rPr>
          <w:rFonts w:hint="eastAsia"/>
        </w:rPr>
        <w:t>。</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48" w:name="_Toc492673751"/>
      <w:bookmarkStart w:id="49" w:name="_Toc498912548"/>
      <w:r w:rsidRPr="00636514">
        <w:rPr>
          <w:rFonts w:hint="eastAsia"/>
        </w:rPr>
        <w:t>1.4</w:t>
      </w:r>
      <w:r w:rsidRPr="00636514">
        <w:t xml:space="preserve"> </w:t>
      </w:r>
      <w:bookmarkEnd w:id="48"/>
      <w:r w:rsidR="00301A6F">
        <w:rPr>
          <w:rFonts w:hint="eastAsia"/>
          <w:lang w:eastAsia="zh-CN"/>
        </w:rPr>
        <w:t>论文的组织结构</w:t>
      </w:r>
      <w:bookmarkEnd w:id="49"/>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2FDA2DFA" w:rsidR="00F06F4B" w:rsidRPr="00636514" w:rsidRDefault="00393607" w:rsidP="00393607">
      <w:pPr>
        <w:ind w:firstLineChars="0" w:firstLine="420"/>
      </w:pPr>
      <w:r>
        <w:t>第</w:t>
      </w:r>
      <w:r>
        <w:t>2</w:t>
      </w:r>
      <w:r>
        <w:t>章</w:t>
      </w:r>
      <w:r>
        <w:rPr>
          <w:rFonts w:hint="eastAsia"/>
        </w:rPr>
        <w:t>：</w:t>
      </w:r>
      <w:r w:rsidR="0003754D" w:rsidRPr="0003754D">
        <w:t>VMCloudPlatform</w:t>
      </w:r>
      <w:r w:rsidR="0003754D" w:rsidRPr="0003754D">
        <w:rPr>
          <w:rFonts w:hint="eastAsia"/>
        </w:rPr>
        <w:t>系统</w:t>
      </w:r>
      <w:r w:rsidR="0003754D">
        <w:rPr>
          <w:rFonts w:hint="eastAsia"/>
        </w:rPr>
        <w:t>的</w:t>
      </w:r>
      <w:r w:rsidR="00367372">
        <w:rPr>
          <w:rFonts w:hint="eastAsia"/>
        </w:rPr>
        <w:t>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2E60265"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2F35E7EA" w:rsidR="00B75350" w:rsidRDefault="00393607" w:rsidP="00057E78">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w:t>
      </w:r>
      <w:r w:rsidR="00057E78">
        <w:rPr>
          <w:rFonts w:hint="eastAsia"/>
        </w:rPr>
        <w:t>本文的关键技术和实现难点的具体实现，以及厂商、运营商</w:t>
      </w:r>
      <w:r w:rsidR="00A45D92">
        <w:rPr>
          <w:rFonts w:hint="eastAsia"/>
        </w:rPr>
        <w:t>管理</w:t>
      </w:r>
      <w:r w:rsidR="00057E78">
        <w:rPr>
          <w:rFonts w:hint="eastAsia"/>
        </w:rPr>
        <w:t>系统和终端软件的实现，并给出对应的时序图、部分截图和实现代码。</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w:t>
      </w:r>
      <w:r w:rsidR="00F06F4B" w:rsidRPr="00636514">
        <w:rPr>
          <w:rFonts w:hint="eastAsia"/>
        </w:rPr>
        <w:lastRenderedPageBreak/>
        <w:t>出进一步的展望。</w:t>
      </w:r>
    </w:p>
    <w:p w14:paraId="7AAAB695" w14:textId="71DC7A9B" w:rsidR="00F06F4B" w:rsidRPr="00636514" w:rsidRDefault="00F06F4B" w:rsidP="006C24CD">
      <w:pPr>
        <w:pStyle w:val="1"/>
        <w:ind w:left="240"/>
      </w:pPr>
      <w:r w:rsidRPr="00636514">
        <w:br w:type="page"/>
      </w:r>
      <w:bookmarkStart w:id="50" w:name="_Toc492673752"/>
      <w:bookmarkStart w:id="51" w:name="_Toc498912549"/>
      <w:r w:rsidRPr="00636514">
        <w:lastRenderedPageBreak/>
        <w:t>第</w:t>
      </w:r>
      <w:r w:rsidRPr="00636514">
        <w:t>2</w:t>
      </w:r>
      <w:r w:rsidRPr="00636514">
        <w:t>章</w:t>
      </w:r>
      <w:r w:rsidR="00ED1569" w:rsidRPr="00ED1569">
        <w:rPr>
          <w:lang w:eastAsia="zh-CN"/>
        </w:rPr>
        <w:t>VMCloudPlatform</w:t>
      </w:r>
      <w:r w:rsidR="00ED1569" w:rsidRPr="00ED1569">
        <w:rPr>
          <w:rFonts w:hint="eastAsia"/>
          <w:lang w:eastAsia="zh-CN"/>
        </w:rPr>
        <w:t>系统</w:t>
      </w:r>
      <w:r w:rsidR="007C3728">
        <w:rPr>
          <w:rFonts w:hint="eastAsia"/>
          <w:lang w:eastAsia="zh-CN"/>
        </w:rPr>
        <w:t>的</w:t>
      </w:r>
      <w:r w:rsidRPr="00636514">
        <w:rPr>
          <w:rFonts w:hint="eastAsia"/>
        </w:rPr>
        <w:t>相关技术</w:t>
      </w:r>
      <w:bookmarkEnd w:id="50"/>
      <w:r w:rsidR="00A64972">
        <w:rPr>
          <w:rFonts w:hint="eastAsia"/>
        </w:rPr>
        <w:t>分析</w:t>
      </w:r>
      <w:bookmarkEnd w:id="51"/>
    </w:p>
    <w:p w14:paraId="5AEDFFD3" w14:textId="24ED40B8"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sidR="006037E2">
        <w:rPr>
          <w:rFonts w:hint="eastAsia"/>
          <w:lang w:val="x-none"/>
        </w:rPr>
        <w:t>软件即</w:t>
      </w:r>
      <w:r>
        <w:rPr>
          <w:rFonts w:hint="eastAsia"/>
          <w:lang w:val="x-none"/>
        </w:rPr>
        <w:t>服务的设计思想、多租户技术进行软件体系架构的设计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65294C">
        <w:rPr>
          <w:rFonts w:hint="eastAsia"/>
          <w:lang w:val="x-none"/>
        </w:rPr>
        <w:t>使用</w:t>
      </w:r>
      <w:r w:rsidR="00335FBF">
        <w:rPr>
          <w:rFonts w:hint="eastAsia"/>
          <w:lang w:val="x-none"/>
        </w:rPr>
        <w:t>面向对象和分层</w:t>
      </w:r>
      <w:r w:rsidR="00F54463">
        <w:rPr>
          <w:rFonts w:hint="eastAsia"/>
          <w:lang w:val="x-none"/>
        </w:rPr>
        <w:t>开发</w:t>
      </w:r>
      <w:r w:rsidR="0065294C">
        <w:rPr>
          <w:rFonts w:hint="eastAsia"/>
          <w:lang w:val="x-none"/>
        </w:rPr>
        <w:t>的方法</w:t>
      </w:r>
      <w:r w:rsidR="00335FBF">
        <w:rPr>
          <w:rFonts w:hint="eastAsia"/>
          <w:lang w:val="x-none"/>
        </w:rPr>
        <w:t>增强系统</w:t>
      </w:r>
      <w:r w:rsidR="005B38B9">
        <w:rPr>
          <w:rFonts w:hint="eastAsia"/>
          <w:lang w:val="x-none"/>
        </w:rPr>
        <w:t>代码</w:t>
      </w:r>
      <w:r w:rsidR="00335FBF">
        <w:rPr>
          <w:rFonts w:hint="eastAsia"/>
          <w:lang w:val="x-none"/>
        </w:rPr>
        <w:t>的可维护性</w:t>
      </w:r>
      <w:r w:rsidR="005B38B9">
        <w:rPr>
          <w:rFonts w:hint="eastAsia"/>
          <w:lang w:val="x-none"/>
        </w:rPr>
        <w:t>和重用性</w:t>
      </w:r>
      <w:r w:rsidR="00335FBF">
        <w:rPr>
          <w:rFonts w:hint="eastAsia"/>
          <w:lang w:val="x-none"/>
        </w:rPr>
        <w:t>。系统终端软件使用</w:t>
      </w:r>
      <w:r w:rsidR="00335FBF">
        <w:rPr>
          <w:rFonts w:hint="eastAsia"/>
          <w:lang w:val="x-none"/>
        </w:rPr>
        <w:t>Android</w:t>
      </w:r>
      <w:r w:rsidR="00335FBF">
        <w:rPr>
          <w:rFonts w:hint="eastAsia"/>
          <w:lang w:val="x-none"/>
        </w:rPr>
        <w:t>技术进行开发，</w:t>
      </w:r>
      <w:r w:rsidR="00EB3F42">
        <w:rPr>
          <w:rFonts w:hint="eastAsia"/>
          <w:lang w:val="x-none"/>
        </w:rPr>
        <w:t>使用</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52" w:name="_Toc498912550"/>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52"/>
    </w:p>
    <w:p w14:paraId="00C9DB9D" w14:textId="0D6C25D6" w:rsidR="003B3EFC" w:rsidRDefault="003B3EFC" w:rsidP="003B3EFC">
      <w:pPr>
        <w:pStyle w:val="3"/>
        <w:rPr>
          <w:color w:val="auto"/>
          <w:lang w:eastAsia="zh-CN"/>
        </w:rPr>
      </w:pPr>
      <w:bookmarkStart w:id="53" w:name="_Toc498912551"/>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53"/>
    </w:p>
    <w:p w14:paraId="3986291C" w14:textId="060A6ECA" w:rsidR="001039EB" w:rsidRPr="00EA11C7" w:rsidRDefault="001039EB" w:rsidP="0020264B">
      <w:pPr>
        <w:pStyle w:val="afe"/>
        <w:numPr>
          <w:ilvl w:val="0"/>
          <w:numId w:val="9"/>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06A8F5D1"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20264B">
      <w:pPr>
        <w:pStyle w:val="afe"/>
        <w:numPr>
          <w:ilvl w:val="0"/>
          <w:numId w:val="9"/>
        </w:numPr>
        <w:ind w:firstLineChars="0"/>
        <w:rPr>
          <w:lang w:val="x-none"/>
        </w:rPr>
      </w:pPr>
      <w:r>
        <w:rPr>
          <w:rFonts w:hint="eastAsia"/>
          <w:lang w:val="x-none"/>
        </w:rPr>
        <w:t>多租户技术</w:t>
      </w:r>
      <w:r w:rsidR="008A1BF5">
        <w:rPr>
          <w:rFonts w:hint="eastAsia"/>
          <w:lang w:val="x-none"/>
        </w:rPr>
        <w:t>和数据隔离分析</w:t>
      </w:r>
    </w:p>
    <w:p w14:paraId="24906F6F" w14:textId="12073D6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w:t>
      </w:r>
      <w:r w:rsidR="00BE6C61">
        <w:rPr>
          <w:rFonts w:hint="eastAsia"/>
        </w:rPr>
        <w:t>租户间的</w:t>
      </w:r>
      <w:r w:rsidR="0080530C">
        <w:rPr>
          <w:rFonts w:hint="eastAsia"/>
        </w:rPr>
        <w:t>数据隔离问题。传统软件</w:t>
      </w:r>
      <w:r w:rsidR="00E22D7A">
        <w:rPr>
          <w:rFonts w:hint="eastAsia"/>
        </w:rPr>
        <w:t>只</w:t>
      </w:r>
      <w:r w:rsidR="0080530C">
        <w:rPr>
          <w:rFonts w:hint="eastAsia"/>
        </w:rPr>
        <w:t>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w:t>
      </w:r>
      <w:r w:rsidR="00B81349">
        <w:rPr>
          <w:rFonts w:hint="eastAsia"/>
        </w:rPr>
        <w:t>下</w:t>
      </w:r>
      <w:r w:rsidR="00336188">
        <w:rPr>
          <w:rFonts w:hint="eastAsia"/>
        </w:rPr>
        <w:t>的软件系统</w:t>
      </w:r>
      <w:r w:rsidR="0080530C">
        <w:rPr>
          <w:rFonts w:hint="eastAsia"/>
        </w:rPr>
        <w:t>必须进行数据的隔离来区分租户间的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5FD3D0FB" w:rsidR="00AE3165" w:rsidRPr="007B15B1" w:rsidRDefault="00AE3165" w:rsidP="00907144">
      <w:pPr>
        <w:pStyle w:val="afc"/>
      </w:pPr>
      <w:r>
        <w:rPr>
          <w:rFonts w:hint="eastAsia"/>
        </w:rPr>
        <w:t>表</w:t>
      </w:r>
      <w:r>
        <w:rPr>
          <w:rFonts w:hint="eastAsia"/>
        </w:rPr>
        <w:t>2</w:t>
      </w:r>
      <w:r>
        <w:rPr>
          <w:rFonts w:hint="eastAsia"/>
          <w:lang w:eastAsia="zh-CN"/>
        </w:rPr>
        <w:t>-1</w:t>
      </w:r>
      <w:r w:rsidR="006A22E5">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36F3748"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F06F4B" w:rsidRPr="00636514">
        <w:rPr>
          <w:rFonts w:hint="eastAsia"/>
        </w:rPr>
        <w:t>租户</w:t>
      </w:r>
      <w:r w:rsidR="00F06F4B" w:rsidRPr="00636514">
        <w:t>创建一个数据库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E230E1">
        <w:rPr>
          <w:rFonts w:hint="eastAsia"/>
        </w:rPr>
        <w:t>，同时也耗费最高程度的</w:t>
      </w:r>
      <w:r w:rsidR="00F06F4B" w:rsidRPr="00636514">
        <w:rPr>
          <w:rFonts w:hint="eastAsia"/>
        </w:rPr>
        <w:t>成本。</w:t>
      </w:r>
      <w:r w:rsidR="00F06F4B">
        <w:rPr>
          <w:rFonts w:hint="eastAsia"/>
        </w:rPr>
        <w:t>各个租户相当于传统的多用户模式，并未真正实现多租户的理念。</w:t>
      </w:r>
    </w:p>
    <w:p w14:paraId="74548ABA" w14:textId="1D19E860"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907144">
        <w:rPr>
          <w:rFonts w:hint="eastAsia"/>
        </w:rPr>
        <w:t>中</w:t>
      </w:r>
      <w:r w:rsidR="00F06F4B" w:rsidRPr="00636514">
        <w:rPr>
          <w:rFonts w:hint="eastAsia"/>
        </w:rPr>
        <w:t>多个租户共享同一个数据库，使用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71D8487E"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F06F4B">
        <w:rPr>
          <w:rFonts w:hint="eastAsia"/>
        </w:rPr>
        <w:t>租户共用同一个数据库，</w:t>
      </w:r>
      <w:r w:rsidR="00CA1F46">
        <w:rPr>
          <w:rFonts w:hint="eastAsia"/>
        </w:rPr>
        <w:t>所有租户放在同一个数据库中，其安全性和隔离性最低，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20264B">
      <w:pPr>
        <w:pStyle w:val="afe"/>
        <w:numPr>
          <w:ilvl w:val="0"/>
          <w:numId w:val="9"/>
        </w:numPr>
        <w:ind w:firstLineChars="0"/>
        <w:rPr>
          <w:lang w:val="x-none"/>
        </w:rPr>
      </w:pPr>
      <w:r w:rsidRPr="007F7335">
        <w:rPr>
          <w:rFonts w:hint="eastAsia"/>
          <w:lang w:val="x-none"/>
        </w:rPr>
        <w:t>SaaS</w:t>
      </w:r>
      <w:r w:rsidRPr="007F7335">
        <w:rPr>
          <w:rFonts w:hint="eastAsia"/>
          <w:lang w:val="x-none"/>
        </w:rPr>
        <w:t>服务的基本概念</w:t>
      </w:r>
    </w:p>
    <w:p w14:paraId="3A3F28E7" w14:textId="0ACC4A88" w:rsidR="00F06F4B" w:rsidRDefault="00F06F4B" w:rsidP="00A662FE">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289D4DEF"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w:t>
      </w:r>
      <w:r w:rsidRPr="00636514">
        <w:rPr>
          <w:rFonts w:hint="eastAsia"/>
        </w:rPr>
        <w:lastRenderedPageBreak/>
        <w:t>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w:t>
      </w:r>
      <w:r w:rsidR="002A461E">
        <w:rPr>
          <w:rFonts w:hint="eastAsia"/>
        </w:rPr>
        <w:t>将单个用户进行软件开发和运维的成本分摊到各个租户的租金中，让各个租户的软件使用费用变的低廉</w:t>
      </w:r>
      <w:r w:rsidRPr="00636514">
        <w:rPr>
          <w:rFonts w:hint="eastAsia"/>
        </w:rPr>
        <w:t>。这种模式非常适用于软件技术部门不完善</w:t>
      </w:r>
      <w:r w:rsidR="00084D8B">
        <w:rPr>
          <w:rFonts w:hint="eastAsia"/>
        </w:rPr>
        <w:t>、经济能力有限</w:t>
      </w:r>
      <w:r w:rsidRPr="00636514">
        <w:rPr>
          <w:rFonts w:hint="eastAsia"/>
        </w:rPr>
        <w:t>的中小型企业，是其实现信息化的捷径。</w:t>
      </w:r>
    </w:p>
    <w:p w14:paraId="66B7B205" w14:textId="5D8BDCA0" w:rsidR="00693FB5" w:rsidRPr="00AD0376" w:rsidRDefault="00693FB5" w:rsidP="00693FB5">
      <w:pPr>
        <w:pStyle w:val="3"/>
        <w:rPr>
          <w:color w:val="auto"/>
        </w:rPr>
      </w:pPr>
      <w:bookmarkStart w:id="54" w:name="_Toc492673755"/>
      <w:bookmarkStart w:id="55" w:name="_Toc498912552"/>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54"/>
      <w:bookmarkEnd w:id="55"/>
    </w:p>
    <w:p w14:paraId="63ECDC0A" w14:textId="0D08F820" w:rsidR="002C1ECA" w:rsidRDefault="002C1ECA" w:rsidP="0020264B">
      <w:pPr>
        <w:pStyle w:val="afe"/>
        <w:numPr>
          <w:ilvl w:val="0"/>
          <w:numId w:val="10"/>
        </w:numPr>
        <w:ind w:firstLineChars="0"/>
      </w:pPr>
      <w:r>
        <w:rPr>
          <w:rFonts w:hint="eastAsia"/>
        </w:rPr>
        <w:t>SaaS</w:t>
      </w:r>
      <w:r>
        <w:t>服务的成熟度模型</w:t>
      </w:r>
    </w:p>
    <w:p w14:paraId="277BB6F3" w14:textId="75705B0F"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3">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267335">
        <w:rPr>
          <w:rFonts w:hint="eastAsia"/>
        </w:rPr>
        <w:t>服务</w:t>
      </w:r>
      <w:r w:rsidR="006151FE">
        <w:rPr>
          <w:rFonts w:hint="eastAsia"/>
        </w:rPr>
        <w:t>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4BEA94D0" w:rsidR="00AA55D7" w:rsidRPr="002147D2" w:rsidRDefault="00AA55D7" w:rsidP="00AA55D7">
      <w:pPr>
        <w:pStyle w:val="aff0"/>
      </w:pPr>
      <w:r w:rsidRPr="002147D2">
        <w:rPr>
          <w:rFonts w:hint="eastAsia"/>
        </w:rPr>
        <w:t>图</w:t>
      </w:r>
      <w:r w:rsidRPr="002147D2">
        <w:rPr>
          <w:rFonts w:hint="eastAsia"/>
        </w:rPr>
        <w:t>2-</w:t>
      </w:r>
      <w:r w:rsidRPr="002147D2">
        <w:t>1</w:t>
      </w:r>
      <w:r w:rsidR="006A22E5">
        <w:t xml:space="preserve"> </w:t>
      </w:r>
      <w:r w:rsidRPr="002147D2">
        <w:t>SaaS</w:t>
      </w:r>
      <w:r w:rsidRPr="002147D2">
        <w:t>成熟度模型</w:t>
      </w:r>
    </w:p>
    <w:p w14:paraId="2559F678" w14:textId="4C6380AC" w:rsidR="00E41E5A" w:rsidRDefault="00E41E5A" w:rsidP="0020264B">
      <w:pPr>
        <w:pStyle w:val="afe"/>
        <w:numPr>
          <w:ilvl w:val="0"/>
          <w:numId w:val="7"/>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20264B">
      <w:pPr>
        <w:pStyle w:val="afe"/>
        <w:numPr>
          <w:ilvl w:val="0"/>
          <w:numId w:val="7"/>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lastRenderedPageBreak/>
        <w:t>实现软件的扩展性，降低开发成本</w:t>
      </w:r>
      <w:r w:rsidR="005962A7">
        <w:rPr>
          <w:rFonts w:hint="eastAsia"/>
        </w:rPr>
        <w:t>。所有客户使用一套软件，当代码库进行修改时，将作用于每一个客户。</w:t>
      </w:r>
    </w:p>
    <w:p w14:paraId="70663C69" w14:textId="5029CE02" w:rsidR="00B312C3" w:rsidRDefault="00B312C3" w:rsidP="0020264B">
      <w:pPr>
        <w:pStyle w:val="afe"/>
        <w:numPr>
          <w:ilvl w:val="0"/>
          <w:numId w:val="7"/>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D06373">
        <w:rPr>
          <w:rFonts w:hint="eastAsia"/>
        </w:rPr>
        <w:t>了</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w:t>
      </w:r>
      <w:r w:rsidR="00D06373">
        <w:rPr>
          <w:rFonts w:hint="eastAsia"/>
        </w:rPr>
        <w:t>成熟度模型</w:t>
      </w:r>
      <w:r w:rsidR="00D06373">
        <w:rPr>
          <w:rFonts w:hint="eastAsia"/>
        </w:rPr>
        <w:t>2</w:t>
      </w:r>
      <w:r w:rsidR="003E00BD">
        <w:rPr>
          <w:rFonts w:hint="eastAsia"/>
        </w:rPr>
        <w:t>。同时</w:t>
      </w:r>
      <w:r w:rsidR="00ED6564">
        <w:rPr>
          <w:rFonts w:hint="eastAsia"/>
        </w:rPr>
        <w:t>该级别使用多租户的概念，对各个客户进行数据隔离，通过授权保证其数据的安全性。</w:t>
      </w:r>
    </w:p>
    <w:p w14:paraId="4549BCE4" w14:textId="12105FC4" w:rsidR="00ED6564" w:rsidRDefault="00ED6564" w:rsidP="0020264B">
      <w:pPr>
        <w:pStyle w:val="afe"/>
        <w:numPr>
          <w:ilvl w:val="0"/>
          <w:numId w:val="7"/>
        </w:numPr>
        <w:ind w:firstLineChars="0"/>
      </w:pPr>
      <w:r>
        <w:t>成熟度模型</w:t>
      </w:r>
      <w:r>
        <w:rPr>
          <w:rFonts w:hint="eastAsia"/>
        </w:rPr>
        <w:t>4</w:t>
      </w:r>
      <w:r w:rsidR="00A51C27">
        <w:rPr>
          <w:rFonts w:hint="eastAsia"/>
        </w:rPr>
        <w:t>：</w:t>
      </w:r>
      <w:r>
        <w:rPr>
          <w:rFonts w:hint="eastAsia"/>
        </w:rPr>
        <w:t>所有客户运行相同的实例，通过中间的客户负载平衡器将客户分配到各个运行的实例上，来分摊大量的访问</w:t>
      </w:r>
      <w:r w:rsidR="00C81748">
        <w:rPr>
          <w:rFonts w:hint="eastAsia"/>
        </w:rPr>
        <w:t>，</w:t>
      </w:r>
      <w:r w:rsidR="003E00BD">
        <w:rPr>
          <w:rFonts w:hint="eastAsia"/>
        </w:rPr>
        <w:t>是</w:t>
      </w:r>
      <w:r w:rsidR="00C81748">
        <w:rPr>
          <w:rFonts w:hint="eastAsia"/>
        </w:rPr>
        <w:t>SaaS</w:t>
      </w:r>
      <w:r w:rsidR="00C81748">
        <w:rPr>
          <w:rFonts w:hint="eastAsia"/>
        </w:rPr>
        <w:t>应用的最理想级别</w:t>
      </w:r>
      <w:r>
        <w:rPr>
          <w:rFonts w:hint="eastAsia"/>
        </w:rPr>
        <w:t>。</w:t>
      </w:r>
    </w:p>
    <w:p w14:paraId="5C6FB55F" w14:textId="4B0AE6F5" w:rsidR="00C81748" w:rsidRDefault="00062A03" w:rsidP="00062A03">
      <w:pPr>
        <w:ind w:firstLine="480"/>
      </w:pPr>
      <w:r>
        <w:rPr>
          <w:rFonts w:hint="eastAsia"/>
        </w:rPr>
        <w:t>通过以上分析，成熟度模型</w:t>
      </w:r>
      <w:r>
        <w:rPr>
          <w:rFonts w:hint="eastAsia"/>
        </w:rPr>
        <w:t>4</w:t>
      </w:r>
      <w:r>
        <w:rPr>
          <w:rFonts w:hint="eastAsia"/>
        </w:rPr>
        <w:t>是</w:t>
      </w:r>
      <w:r>
        <w:rPr>
          <w:rFonts w:hint="eastAsia"/>
        </w:rPr>
        <w:t>SaaS</w:t>
      </w:r>
      <w:r>
        <w:rPr>
          <w:rFonts w:hint="eastAsia"/>
        </w:rPr>
        <w:t>服务最理想的架构模型，但在实际的应用开发中，对于</w:t>
      </w:r>
      <w:r>
        <w:rPr>
          <w:rFonts w:hint="eastAsia"/>
        </w:rPr>
        <w:t>SaaS</w:t>
      </w:r>
      <w:r>
        <w:rPr>
          <w:rFonts w:hint="eastAsia"/>
        </w:rPr>
        <w:t>成熟度模型的选择往往</w:t>
      </w:r>
      <w:r w:rsidR="00E8797D">
        <w:rPr>
          <w:rFonts w:hint="eastAsia"/>
        </w:rPr>
        <w:t>需要考虑</w:t>
      </w:r>
      <w:r>
        <w:rPr>
          <w:rFonts w:hint="eastAsia"/>
        </w:rPr>
        <w:t>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w:t>
      </w:r>
    </w:p>
    <w:p w14:paraId="4785BC8F" w14:textId="57C7527A" w:rsidR="002C1ECA" w:rsidRPr="00062A03" w:rsidRDefault="002C1ECA" w:rsidP="0020264B">
      <w:pPr>
        <w:pStyle w:val="afe"/>
        <w:numPr>
          <w:ilvl w:val="0"/>
          <w:numId w:val="10"/>
        </w:numPr>
        <w:ind w:firstLineChars="0"/>
      </w:pPr>
      <w:r>
        <w:rPr>
          <w:rFonts w:hint="eastAsia"/>
        </w:rPr>
        <w:t>SaaS</w:t>
      </w:r>
      <w:r>
        <w:rPr>
          <w:rFonts w:hint="eastAsia"/>
        </w:rPr>
        <w:t>服务的优势分析</w:t>
      </w:r>
    </w:p>
    <w:p w14:paraId="023FF6CA" w14:textId="77252F9E" w:rsidR="00F06F4B" w:rsidRDefault="00DC4585" w:rsidP="0080437C">
      <w:pPr>
        <w:ind w:firstLine="480"/>
      </w:pPr>
      <w:r>
        <w:rPr>
          <w:rFonts w:hint="eastAsia"/>
          <w:noProof/>
        </w:rPr>
        <w:drawing>
          <wp:anchor distT="0" distB="0" distL="114300" distR="114300" simplePos="0" relativeHeight="251847680" behindDoc="0" locked="0" layoutInCell="1" allowOverlap="1" wp14:anchorId="3D9516AD" wp14:editId="6ECBF720">
            <wp:simplePos x="0" y="0"/>
            <wp:positionH relativeFrom="column">
              <wp:posOffset>254000</wp:posOffset>
            </wp:positionH>
            <wp:positionV relativeFrom="paragraph">
              <wp:posOffset>1591697</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066326">
        <w:rPr>
          <w:rFonts w:hint="eastAsia"/>
        </w:rPr>
        <w:t>基于</w:t>
      </w:r>
      <w:r w:rsidR="00F06F4B">
        <w:rPr>
          <w:rFonts w:hint="eastAsia"/>
        </w:rPr>
        <w:t>SaaS</w:t>
      </w:r>
      <w:r w:rsidR="00066326">
        <w:rPr>
          <w:rFonts w:hint="eastAsia"/>
        </w:rPr>
        <w:t>的软件</w:t>
      </w:r>
      <w:r w:rsidR="00EF4A84">
        <w:rPr>
          <w:rFonts w:hint="eastAsia"/>
        </w:rPr>
        <w:t>将</w:t>
      </w:r>
      <w:r w:rsidR="00066326">
        <w:rPr>
          <w:rFonts w:hint="eastAsia"/>
        </w:rPr>
        <w:t>软件</w:t>
      </w:r>
      <w:r w:rsidR="00EF4A84">
        <w:rPr>
          <w:rFonts w:hint="eastAsia"/>
        </w:rPr>
        <w:t>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w:t>
      </w:r>
      <w:r w:rsidR="00EA7D6F">
        <w:rPr>
          <w:rFonts w:hint="eastAsia"/>
        </w:rPr>
        <w:t>因此</w:t>
      </w:r>
      <w:r w:rsidR="00F06F4B">
        <w:rPr>
          <w:rFonts w:hint="eastAsia"/>
        </w:rPr>
        <w:t>，</w:t>
      </w:r>
      <w:r w:rsidR="00F06F4B">
        <w:t>基于</w:t>
      </w:r>
      <w:r w:rsidR="00F06F4B">
        <w:rPr>
          <w:rFonts w:hint="eastAsia"/>
        </w:rPr>
        <w:t>S</w:t>
      </w:r>
      <w:r w:rsidR="00F06F4B">
        <w:t>aaS</w:t>
      </w:r>
      <w:r w:rsidR="00F06F4B">
        <w:t>服务</w:t>
      </w:r>
      <w:r w:rsidR="0080437C">
        <w:t>开发的软件系统</w:t>
      </w:r>
      <w:r w:rsidR="00F410F0">
        <w:t>将拥有极大</w:t>
      </w:r>
      <w:r w:rsidR="00F06F4B">
        <w:t>的竞争优势</w:t>
      </w:r>
      <w:r w:rsidR="00C8260D">
        <w:rPr>
          <w:rFonts w:hint="eastAsia"/>
        </w:rPr>
        <w:t>。</w:t>
      </w:r>
      <w:r w:rsidR="00F06F4B" w:rsidRPr="00636514">
        <w:t>传统软件与</w:t>
      </w:r>
      <w:r w:rsidR="00F06F4B" w:rsidRPr="00636514">
        <w:rPr>
          <w:rFonts w:hint="eastAsia"/>
        </w:rPr>
        <w:t>SaaS</w:t>
      </w:r>
      <w:r w:rsidR="00F06F4B" w:rsidRPr="00636514">
        <w:rPr>
          <w:rFonts w:hint="eastAsia"/>
        </w:rPr>
        <w:t>软件的</w:t>
      </w:r>
      <w:r w:rsidR="000B2738">
        <w:rPr>
          <w:rFonts w:hint="eastAsia"/>
        </w:rPr>
        <w:t>“</w:t>
      </w:r>
      <w:r w:rsidR="00C8260D">
        <w:rPr>
          <w:rFonts w:hint="eastAsia"/>
        </w:rPr>
        <w:t>用户</w:t>
      </w:r>
      <w:r w:rsidR="000B2738">
        <w:rPr>
          <w:rFonts w:hint="eastAsia"/>
        </w:rPr>
        <w:t>”</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D496E7" w:rsidR="00B13F42" w:rsidRPr="00B13F42" w:rsidRDefault="00B13F42" w:rsidP="00B13F42">
      <w:pPr>
        <w:pStyle w:val="aff0"/>
      </w:pPr>
      <w:r w:rsidRPr="00B13F42">
        <w:rPr>
          <w:rFonts w:hint="eastAsia"/>
        </w:rPr>
        <w:t>图</w:t>
      </w:r>
      <w:r w:rsidRPr="00B13F42">
        <w:rPr>
          <w:rFonts w:hint="eastAsia"/>
        </w:rPr>
        <w:t>2-</w:t>
      </w:r>
      <w:r>
        <w:t>2</w:t>
      </w:r>
      <w:r w:rsidR="006A22E5">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5059D863" w:rsidR="009E265B" w:rsidRDefault="005A175C" w:rsidP="00F907EF">
      <w:pPr>
        <w:ind w:firstLine="480"/>
      </w:pPr>
      <w:r>
        <w:lastRenderedPageBreak/>
        <w:t>本文</w:t>
      </w:r>
      <w:r w:rsidR="003828B8">
        <w:rPr>
          <w:rFonts w:hint="eastAsia"/>
        </w:rPr>
        <w:t>面对</w:t>
      </w:r>
      <w:r w:rsidR="003828B8">
        <w:t>的目标用户群体为</w:t>
      </w:r>
      <w:r>
        <w:t>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20264B">
      <w:pPr>
        <w:pStyle w:val="afe"/>
        <w:numPr>
          <w:ilvl w:val="0"/>
          <w:numId w:val="8"/>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60BC2F0" w:rsidR="009E265B" w:rsidRDefault="005505FB" w:rsidP="0020264B">
      <w:pPr>
        <w:pStyle w:val="afe"/>
        <w:numPr>
          <w:ilvl w:val="0"/>
          <w:numId w:val="8"/>
        </w:numPr>
        <w:ind w:firstLineChars="0"/>
      </w:pPr>
      <w:r>
        <w:rPr>
          <w:rFonts w:hint="eastAsia"/>
        </w:rPr>
        <w:t>所有权转移：</w:t>
      </w:r>
      <w:r w:rsidR="003F064C">
        <w:rPr>
          <w:rFonts w:hint="eastAsia"/>
        </w:rPr>
        <w:t>软件的所有权将从</w:t>
      </w:r>
      <w:r w:rsidR="0054231C">
        <w:rPr>
          <w:rFonts w:hint="eastAsia"/>
        </w:rPr>
        <w:t>普通</w:t>
      </w:r>
      <w:r w:rsidR="003F064C">
        <w:rPr>
          <w:rFonts w:hint="eastAsia"/>
        </w:rPr>
        <w:t>用户转向软件的提供商</w:t>
      </w:r>
      <w:r w:rsidR="00332BF6">
        <w:rPr>
          <w:rFonts w:hint="eastAsia"/>
        </w:rPr>
        <w:t>，</w:t>
      </w:r>
      <w:r w:rsidR="00CB2C3B">
        <w:rPr>
          <w:rFonts w:hint="eastAsia"/>
        </w:rPr>
        <w:t>软件实施过程较快，不需</w:t>
      </w:r>
      <w:r w:rsidR="00297D0A">
        <w:rPr>
          <w:rFonts w:hint="eastAsia"/>
        </w:rPr>
        <w:t>租用系统的</w:t>
      </w:r>
      <w:r w:rsidR="00CB2C3B">
        <w:rPr>
          <w:rFonts w:hint="eastAsia"/>
        </w:rPr>
        <w:t>用</w:t>
      </w:r>
      <w:r w:rsidR="00332BF6">
        <w:rPr>
          <w:rFonts w:hint="eastAsia"/>
        </w:rPr>
        <w:t>户做任何操作</w:t>
      </w:r>
      <w:r w:rsidR="003F064C">
        <w:rPr>
          <w:rFonts w:hint="eastAsia"/>
        </w:rPr>
        <w:t>；</w:t>
      </w:r>
    </w:p>
    <w:p w14:paraId="18511740" w14:textId="435C2B1E" w:rsidR="009E265B" w:rsidRDefault="005D6F24" w:rsidP="0020264B">
      <w:pPr>
        <w:pStyle w:val="afe"/>
        <w:numPr>
          <w:ilvl w:val="0"/>
          <w:numId w:val="8"/>
        </w:numPr>
        <w:ind w:firstLineChars="0"/>
      </w:pPr>
      <w:r>
        <w:rPr>
          <w:rFonts w:hint="eastAsia"/>
        </w:rPr>
        <w:t>软件开发</w:t>
      </w:r>
      <w:r w:rsidR="006D69E4">
        <w:rPr>
          <w:rFonts w:hint="eastAsia"/>
        </w:rPr>
        <w:t>和</w:t>
      </w:r>
      <w:r w:rsidR="0030322A">
        <w:rPr>
          <w:rFonts w:hint="eastAsia"/>
        </w:rPr>
        <w:t>维护</w:t>
      </w:r>
      <w:r>
        <w:rPr>
          <w:rFonts w:hint="eastAsia"/>
        </w:rPr>
        <w:t>职能</w:t>
      </w:r>
      <w:r w:rsidR="009D31E9">
        <w:rPr>
          <w:rFonts w:hint="eastAsia"/>
        </w:rPr>
        <w:t>转移</w:t>
      </w:r>
      <w:r>
        <w:rPr>
          <w:rFonts w:hint="eastAsia"/>
        </w:rPr>
        <w:t>：</w:t>
      </w:r>
      <w:r w:rsidR="003F064C">
        <w:rPr>
          <w:rFonts w:hint="eastAsia"/>
        </w:rPr>
        <w:t>软件的基础设施</w:t>
      </w:r>
      <w:r w:rsidR="00FE0B2D">
        <w:rPr>
          <w:rFonts w:hint="eastAsia"/>
        </w:rPr>
        <w:t>和维护由用户转向软件提供商，包括系统的开发，硬件设施和技术服务</w:t>
      </w:r>
      <w:r w:rsidR="0057600C">
        <w:rPr>
          <w:rFonts w:hint="eastAsia"/>
        </w:rPr>
        <w:t>，</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20264B">
      <w:pPr>
        <w:pStyle w:val="afe"/>
        <w:numPr>
          <w:ilvl w:val="0"/>
          <w:numId w:val="8"/>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7D315C10" w:rsidR="009E265B" w:rsidRDefault="006D69E4" w:rsidP="0020264B">
      <w:pPr>
        <w:pStyle w:val="afe"/>
        <w:numPr>
          <w:ilvl w:val="0"/>
          <w:numId w:val="8"/>
        </w:numPr>
        <w:ind w:firstLineChars="0"/>
      </w:pPr>
      <w:r>
        <w:rPr>
          <w:rFonts w:hint="eastAsia"/>
        </w:rPr>
        <w:t>资金投入：</w:t>
      </w:r>
      <w:r w:rsidR="00646B7A">
        <w:rPr>
          <w:rFonts w:hint="eastAsia"/>
        </w:rPr>
        <w:t>租户资金投入较少，不需要投入大笔资金一次性买入，只需</w:t>
      </w:r>
      <w:r w:rsidR="0057600C">
        <w:rPr>
          <w:rFonts w:hint="eastAsia"/>
        </w:rPr>
        <w:t>“</w:t>
      </w:r>
      <w:r w:rsidR="00FE0B2D">
        <w:rPr>
          <w:rFonts w:hint="eastAsia"/>
        </w:rPr>
        <w:t>按需租用，按需付费</w:t>
      </w:r>
      <w:r w:rsidR="0057600C">
        <w:rPr>
          <w:rFonts w:hint="eastAsia"/>
        </w:rPr>
        <w:t>”，租用</w:t>
      </w:r>
      <w:r w:rsidR="00DB026E">
        <w:rPr>
          <w:rFonts w:hint="eastAsia"/>
        </w:rPr>
        <w:t>价格低廉；</w:t>
      </w:r>
    </w:p>
    <w:p w14:paraId="4E2B654C" w14:textId="48AAD68B" w:rsidR="003F064C" w:rsidRDefault="006D69E4" w:rsidP="0020264B">
      <w:pPr>
        <w:pStyle w:val="afe"/>
        <w:numPr>
          <w:ilvl w:val="0"/>
          <w:numId w:val="8"/>
        </w:numPr>
        <w:ind w:firstLineChars="0"/>
      </w:pPr>
      <w:r>
        <w:rPr>
          <w:rFonts w:hint="eastAsia"/>
        </w:rPr>
        <w:t>适应类型：</w:t>
      </w:r>
      <w:r w:rsidR="00270087">
        <w:rPr>
          <w:rFonts w:hint="eastAsia"/>
        </w:rPr>
        <w:t>传统软件提供商难以为中小型规模企业提供低廉的服务，</w:t>
      </w:r>
      <w:r w:rsidR="00F41B50">
        <w:rPr>
          <w:rFonts w:hint="eastAsia"/>
        </w:rPr>
        <w:t>而</w:t>
      </w:r>
      <w:r w:rsidR="00270087">
        <w:rPr>
          <w:rFonts w:hint="eastAsia"/>
        </w:rPr>
        <w:t>SaaS</w:t>
      </w:r>
      <w:r w:rsidR="00270087">
        <w:rPr>
          <w:rFonts w:hint="eastAsia"/>
        </w:rPr>
        <w:t>服务</w:t>
      </w:r>
      <w:r w:rsidR="00F41B50">
        <w:rPr>
          <w:rFonts w:hint="eastAsia"/>
        </w:rPr>
        <w:t>非常实用中小型企业，</w:t>
      </w:r>
      <w:r w:rsidR="00545415">
        <w:rPr>
          <w:rFonts w:hint="eastAsia"/>
        </w:rPr>
        <w:t>能</w:t>
      </w:r>
      <w:r w:rsidR="006A72D1">
        <w:rPr>
          <w:rFonts w:hint="eastAsia"/>
        </w:rPr>
        <w:t>有效消除</w:t>
      </w:r>
      <w:r w:rsidR="00270087">
        <w:rPr>
          <w:rFonts w:hint="eastAsia"/>
        </w:rPr>
        <w:t>租户的</w:t>
      </w:r>
      <w:r w:rsidR="00E574E5">
        <w:rPr>
          <w:rFonts w:hint="eastAsia"/>
        </w:rPr>
        <w:t>软件</w:t>
      </w:r>
      <w:r w:rsidR="00270087">
        <w:rPr>
          <w:rFonts w:hint="eastAsia"/>
        </w:rPr>
        <w:t>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56" w:name="_Toc492673756"/>
      <w:bookmarkStart w:id="57" w:name="_Toc498912553"/>
      <w:r w:rsidRPr="005270D9">
        <w:rPr>
          <w:rFonts w:hint="eastAsia"/>
        </w:rPr>
        <w:t>2.2</w:t>
      </w:r>
      <w:r w:rsidRPr="00636514">
        <w:t xml:space="preserve"> </w:t>
      </w:r>
      <w:bookmarkEnd w:id="56"/>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57"/>
    </w:p>
    <w:p w14:paraId="74EAA225" w14:textId="717BA9D6"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w:t>
      </w:r>
      <w:r w:rsidR="00B14248" w:rsidRPr="00636514">
        <w:t xml:space="preserve"> </w:t>
      </w:r>
      <w:r w:rsidRPr="00636514">
        <w:t>MyBatis</w:t>
      </w:r>
      <w:r w:rsidR="00B14248">
        <w:rPr>
          <w:rFonts w:hint="eastAsia"/>
        </w:rPr>
        <w:t>管理持久层，</w:t>
      </w:r>
      <w:r w:rsidRPr="00636514">
        <w:rPr>
          <w:rFonts w:hint="eastAsia"/>
        </w:rPr>
        <w:t>SpringMVC</w:t>
      </w:r>
      <w:r w:rsidRPr="00636514">
        <w:rPr>
          <w:rFonts w:hint="eastAsia"/>
        </w:rPr>
        <w:t>管理表现层。</w:t>
      </w:r>
    </w:p>
    <w:p w14:paraId="685B61F8" w14:textId="25E4A530" w:rsidR="00F06F4B" w:rsidRPr="00A70DE5" w:rsidRDefault="00F06F4B" w:rsidP="0020264B">
      <w:pPr>
        <w:pStyle w:val="afe"/>
        <w:numPr>
          <w:ilvl w:val="0"/>
          <w:numId w:val="11"/>
        </w:numPr>
        <w:ind w:firstLineChars="0"/>
      </w:pPr>
      <w:bookmarkStart w:id="58" w:name="_Toc492673757"/>
      <w:r w:rsidRPr="00A70DE5">
        <w:t>Spring</w:t>
      </w:r>
      <w:r w:rsidRPr="00A70DE5">
        <w:t>框架和</w:t>
      </w:r>
      <w:r w:rsidRPr="00A70DE5">
        <w:rPr>
          <w:rFonts w:hint="eastAsia"/>
        </w:rPr>
        <w:t>SpringMVC</w:t>
      </w:r>
      <w:bookmarkEnd w:id="58"/>
    </w:p>
    <w:p w14:paraId="3348A786" w14:textId="29A37122" w:rsidR="00F06F4B" w:rsidRDefault="00F06F4B" w:rsidP="00F907EF">
      <w:pPr>
        <w:ind w:firstLine="480"/>
      </w:pPr>
      <w:r w:rsidRPr="00636514">
        <w:t>Spring</w:t>
      </w:r>
      <w:r w:rsidR="00185C1C" w:rsidRPr="00636514">
        <w:rPr>
          <w:rFonts w:hint="eastAsia"/>
        </w:rPr>
        <w:t>是一种轻量级的容器框架，</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用程序开发的复杂性。它将传统的开发和配置变得简洁，使开发人员集中更多的精力到业务逻辑上去，从一定程度上缩短了开发时间。</w:t>
      </w:r>
      <w:r w:rsidRPr="00636514">
        <w:rPr>
          <w:rFonts w:hint="eastAsia"/>
        </w:rPr>
        <w:t>Spring</w:t>
      </w:r>
      <w:r w:rsidR="00B1576E">
        <w:rPr>
          <w:rFonts w:hint="eastAsia"/>
        </w:rPr>
        <w:t>不但</w:t>
      </w:r>
      <w:r w:rsidRPr="00636514">
        <w:t>方便了解耦</w:t>
      </w:r>
      <w:r w:rsidRPr="00636514">
        <w:rPr>
          <w:rFonts w:hint="eastAsia"/>
        </w:rPr>
        <w:t>，</w:t>
      </w:r>
      <w:r w:rsidRPr="00636514">
        <w:t>控制</w:t>
      </w:r>
      <w:r w:rsidR="00EF091C">
        <w:rPr>
          <w:rFonts w:hint="eastAsia"/>
        </w:rPr>
        <w:t>了</w:t>
      </w:r>
      <w:r w:rsidRPr="00636514">
        <w:t>对象间的依赖关系</w:t>
      </w:r>
      <w:r>
        <w:rPr>
          <w:rFonts w:hint="eastAsia"/>
        </w:rPr>
        <w:t>，</w:t>
      </w:r>
      <w:r w:rsidR="00B1576E">
        <w:rPr>
          <w:rFonts w:hint="eastAsia"/>
        </w:rPr>
        <w:t>而且</w:t>
      </w:r>
      <w:r w:rsidRPr="00636514">
        <w:rPr>
          <w:rFonts w:hint="eastAsia"/>
        </w:rPr>
        <w:t>提供</w:t>
      </w:r>
      <w:r w:rsidR="0048759B">
        <w:rPr>
          <w:rFonts w:hint="eastAsia"/>
        </w:rPr>
        <w:t>了</w:t>
      </w:r>
      <w:r w:rsidRPr="00636514">
        <w:rPr>
          <w:rFonts w:hint="eastAsia"/>
        </w:rPr>
        <w:t>声明式事务的支持，灵活的控制事务管理。</w:t>
      </w:r>
      <w:r w:rsidR="00664FE9">
        <w:rPr>
          <w:rFonts w:hint="eastAsia"/>
        </w:rPr>
        <w:t>还能</w:t>
      </w:r>
      <w:r w:rsidRPr="00636514">
        <w:rPr>
          <w:rFonts w:hint="eastAsia"/>
        </w:rPr>
        <w:t>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lastRenderedPageBreak/>
        <w:t>和</w:t>
      </w:r>
      <w:r w:rsidRPr="003463D3">
        <w:t>MyBatis</w:t>
      </w:r>
      <w:r w:rsidRPr="00636514">
        <w:rPr>
          <w:rFonts w:hint="eastAsia"/>
        </w:rPr>
        <w:t>框架等。</w:t>
      </w:r>
    </w:p>
    <w:p w14:paraId="45DFA8DA" w14:textId="72A00454"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9F26CA">
        <w:t>对</w:t>
      </w:r>
      <w:r w:rsidR="00F51CC7" w:rsidRPr="00636514">
        <w:rPr>
          <w:rFonts w:hint="eastAsia"/>
        </w:rPr>
        <w:t>持久层、业务层和展示层的所有支持。</w:t>
      </w:r>
      <w:r w:rsidR="00F51CC7" w:rsidRPr="00636514">
        <w:rPr>
          <w:rFonts w:hint="eastAsia"/>
        </w:rPr>
        <w:t>Spring</w:t>
      </w:r>
      <w:r w:rsidR="00436F2B">
        <w:rPr>
          <w:rFonts w:hint="eastAsia"/>
        </w:rPr>
        <w:t>的核心容器有四个，有</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w:t>
      </w:r>
      <w:r w:rsidR="00B53920">
        <w:rPr>
          <w:rFonts w:hint="eastAsia"/>
        </w:rPr>
        <w:t>、</w:t>
      </w:r>
      <w:r w:rsidR="00F51CC7" w:rsidRPr="00636514">
        <w:rPr>
          <w:rFonts w:hint="eastAsia"/>
        </w:rPr>
        <w:t>提供</w:t>
      </w:r>
      <w:r w:rsidR="00B53920">
        <w:rPr>
          <w:rFonts w:hint="eastAsia"/>
        </w:rPr>
        <w:t>了</w:t>
      </w:r>
      <w:r w:rsidR="00F51CC7" w:rsidRPr="00636514">
        <w:rPr>
          <w:rFonts w:hint="eastAsia"/>
        </w:rPr>
        <w:t>框架的基础功能。</w:t>
      </w:r>
      <w:r w:rsidR="00F51CC7" w:rsidRPr="005270D9">
        <w:rPr>
          <w:rFonts w:hint="eastAsia"/>
        </w:rPr>
        <w:t>Spring</w:t>
      </w:r>
      <w:r w:rsidR="00CD2905">
        <w:rPr>
          <w:rFonts w:hint="eastAsia"/>
        </w:rPr>
        <w:t>框架</w:t>
      </w:r>
      <w:r w:rsidR="001F341D">
        <w:rPr>
          <w:rFonts w:hint="eastAsia"/>
        </w:rPr>
        <w:t>接口</w:t>
      </w:r>
      <w:r w:rsidR="00F51CC7" w:rsidRPr="00636514">
        <w:rPr>
          <w:rFonts w:hint="eastAsia"/>
        </w:rPr>
        <w:t>如图</w:t>
      </w:r>
      <w:r w:rsidR="00F51CC7" w:rsidRPr="00636514">
        <w:rPr>
          <w:rFonts w:hint="eastAsia"/>
        </w:rPr>
        <w:t>2-</w:t>
      </w:r>
      <w:r>
        <w:t>3</w:t>
      </w:r>
      <w:r w:rsidR="00F51CC7" w:rsidRPr="00636514">
        <w:rPr>
          <w:rFonts w:hint="eastAsia"/>
        </w:rPr>
        <w:t>所示</w:t>
      </w:r>
      <w:r w:rsidR="00F51CC7">
        <w:rPr>
          <w:rFonts w:hint="eastAsia"/>
        </w:rPr>
        <w:t>。</w:t>
      </w:r>
    </w:p>
    <w:p w14:paraId="5CE7B2F3" w14:textId="3974F3B8" w:rsidR="002147D2" w:rsidRDefault="002147D2" w:rsidP="002147D2">
      <w:pPr>
        <w:pStyle w:val="aff0"/>
      </w:pPr>
      <w:r>
        <w:rPr>
          <w:rFonts w:hint="eastAsia"/>
        </w:rPr>
        <w:t>图</w:t>
      </w:r>
      <w:r>
        <w:rPr>
          <w:rFonts w:hint="eastAsia"/>
        </w:rPr>
        <w:t>2-</w:t>
      </w:r>
      <w:r>
        <w:t>3</w:t>
      </w:r>
      <w:r w:rsidR="006A22E5">
        <w:t xml:space="preserve"> </w:t>
      </w:r>
      <w:r>
        <w:t>S</w:t>
      </w:r>
      <w:r>
        <w:rPr>
          <w:rFonts w:hint="eastAsia"/>
        </w:rPr>
        <w:t>pring</w:t>
      </w:r>
      <w:r>
        <w:rPr>
          <w:rFonts w:hint="eastAsia"/>
        </w:rPr>
        <w:t>框架组件图</w:t>
      </w:r>
      <w:r>
        <w:rPr>
          <w:rStyle w:val="af9"/>
        </w:rPr>
        <w:t>[</w:t>
      </w:r>
      <w:r>
        <w:rPr>
          <w:rStyle w:val="af9"/>
        </w:rPr>
        <w:endnoteReference w:id="24"/>
      </w:r>
      <w:r>
        <w:rPr>
          <w:rStyle w:val="af9"/>
        </w:rPr>
        <w:t>]</w:t>
      </w:r>
    </w:p>
    <w:p w14:paraId="5AA57C8A" w14:textId="127A6296"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w:t>
      </w:r>
      <w:r w:rsidR="00287692">
        <w:rPr>
          <w:rFonts w:hint="eastAsia"/>
        </w:rPr>
        <w:t>将</w:t>
      </w:r>
      <w:r w:rsidRPr="00636514">
        <w:rPr>
          <w:rFonts w:hint="eastAsia"/>
        </w:rPr>
        <w:t>实现类的选择控制权移交给第三方裁决，用户不用关心对象的创建和销毁，降低了类与类之间的依赖关系和代码的耦合度。</w:t>
      </w:r>
    </w:p>
    <w:p w14:paraId="6BE2C39A" w14:textId="1903FA98"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w:t>
      </w:r>
      <w:r w:rsidR="0068610B">
        <w:rPr>
          <w:rFonts w:hint="eastAsia"/>
        </w:rPr>
        <w:t>和对面向对象编程的一种补充</w:t>
      </w:r>
      <w:r w:rsidRPr="00636514">
        <w:rPr>
          <w:rFonts w:hint="eastAsia"/>
        </w:rPr>
        <w:t>，</w:t>
      </w:r>
      <w:r w:rsidR="008E29A7" w:rsidRPr="00636514">
        <w:rPr>
          <w:rFonts w:hint="eastAsia"/>
        </w:rPr>
        <w:t>把软件分为核心关注点和横切关注点两个部分</w:t>
      </w:r>
      <w:r w:rsidR="008E29A7">
        <w:rPr>
          <w:rFonts w:hint="eastAsia"/>
        </w:rPr>
        <w:t>，</w:t>
      </w:r>
      <w:r w:rsidR="008E29A7" w:rsidRPr="00636514">
        <w:rPr>
          <w:rFonts w:hint="eastAsia"/>
        </w:rPr>
        <w:t>将技术的实现代码和业务进行分离，有效降低代码的耦合性</w:t>
      </w:r>
      <w:r w:rsidR="004D4745">
        <w:rPr>
          <w:rFonts w:hint="eastAsia"/>
        </w:rPr>
        <w:t>。</w:t>
      </w:r>
      <w:r w:rsidR="009C18D7" w:rsidRPr="00636514" w:rsidDel="009C18D7">
        <w:rPr>
          <w:rFonts w:hint="eastAsia"/>
        </w:rPr>
        <w:t xml:space="preserve"> </w:t>
      </w:r>
    </w:p>
    <w:p w14:paraId="7576D604" w14:textId="7B48321A"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测试运行器</w:t>
      </w:r>
      <w:r w:rsidRPr="005270D9">
        <w:rPr>
          <w:rFonts w:hint="eastAsia"/>
        </w:rPr>
        <w:t>。</w:t>
      </w:r>
    </w:p>
    <w:p w14:paraId="65D64BEE" w14:textId="546CBB45" w:rsidR="00F06F4B" w:rsidRPr="00636514" w:rsidRDefault="00685D0A" w:rsidP="00776FC2">
      <w:pPr>
        <w:ind w:firstLine="480"/>
      </w:pPr>
      <w:r>
        <w:rPr>
          <w:noProof/>
        </w:rPr>
        <w:lastRenderedPageBreak/>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18151F">
        <w:rPr>
          <w:rFonts w:hint="eastAsia"/>
        </w:rPr>
        <w:t>它</w:t>
      </w:r>
      <w:r w:rsidR="007B15B1" w:rsidRPr="00636514">
        <w:rPr>
          <w:rFonts w:hint="eastAsia"/>
        </w:rPr>
        <w:t>围绕</w:t>
      </w:r>
      <w:r w:rsidR="007B15B1" w:rsidRPr="00636514">
        <w:rPr>
          <w:rFonts w:hint="eastAsia"/>
        </w:rPr>
        <w:t>DispatcherServlet</w:t>
      </w:r>
      <w:r w:rsidR="007B15B1">
        <w:rPr>
          <w:rFonts w:hint="eastAsia"/>
        </w:rPr>
        <w:t>展开，负责将请求发送到相应的后台处理程序。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36693CAA" w:rsidR="00F06F4B" w:rsidRDefault="00F06F4B" w:rsidP="00F22391">
      <w:pPr>
        <w:pStyle w:val="aff0"/>
      </w:pPr>
      <w:r>
        <w:rPr>
          <w:rFonts w:hint="eastAsia"/>
        </w:rPr>
        <w:t>图</w:t>
      </w:r>
      <w:r>
        <w:rPr>
          <w:rFonts w:hint="eastAsia"/>
        </w:rPr>
        <w:t>2-</w:t>
      </w:r>
      <w:r w:rsidR="008C71E7">
        <w:t>4</w:t>
      </w:r>
      <w:r w:rsidR="006A22E5">
        <w:t xml:space="preserve"> </w:t>
      </w:r>
      <w:r>
        <w:t>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0EB5E02E" w:rsidR="000C65C4" w:rsidRPr="00210766" w:rsidRDefault="000C65C4" w:rsidP="0020264B">
      <w:pPr>
        <w:pStyle w:val="afe"/>
        <w:numPr>
          <w:ilvl w:val="0"/>
          <w:numId w:val="11"/>
        </w:numPr>
        <w:ind w:firstLineChars="0"/>
      </w:pPr>
      <w:bookmarkStart w:id="59" w:name="_Toc492673758"/>
      <w:r w:rsidRPr="00210766">
        <w:rPr>
          <w:rFonts w:hint="eastAsia"/>
        </w:rPr>
        <w:t>数据持久层框架</w:t>
      </w:r>
      <w:bookmarkEnd w:id="59"/>
      <w:r w:rsidRPr="00210766">
        <w:rPr>
          <w:rFonts w:hint="eastAsia"/>
        </w:rPr>
        <w:t>对比</w:t>
      </w:r>
      <w:r>
        <w:rPr>
          <w:rFonts w:hint="eastAsia"/>
        </w:rPr>
        <w:t>及</w:t>
      </w:r>
      <w:r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14:paraId="73198FA3" w14:textId="74A5AFC9" w:rsidR="00F06F4B" w:rsidRDefault="001637F3" w:rsidP="001637F3">
      <w:pPr>
        <w:ind w:firstLine="480"/>
      </w:pPr>
      <w:r w:rsidRPr="00636514">
        <w:rPr>
          <w:rFonts w:hint="eastAsia"/>
        </w:rPr>
        <w:t>MyBatis</w:t>
      </w:r>
      <w:r w:rsidRPr="00636514">
        <w:rPr>
          <w:rFonts w:hint="eastAsia"/>
        </w:rPr>
        <w:t>框架分为三层：接口层、数据处理层、基础支撑层。接口层提供和数据库的交互方式，使用</w:t>
      </w:r>
      <w:r w:rsidRPr="00636514">
        <w:rPr>
          <w:rFonts w:hint="eastAsia"/>
        </w:rPr>
        <w:t>Mapper</w:t>
      </w:r>
      <w:r w:rsidRPr="00636514">
        <w:rPr>
          <w:rFonts w:hint="eastAsia"/>
        </w:rPr>
        <w:t>接口满足面向接口编程的需要</w:t>
      </w:r>
      <w:r w:rsidR="002A3944">
        <w:rPr>
          <w:rFonts w:hint="eastAsia"/>
        </w:rPr>
        <w:t>，</w:t>
      </w:r>
      <w:r w:rsidR="002A3944" w:rsidRPr="00636514">
        <w:rPr>
          <w:rFonts w:hint="eastAsia"/>
        </w:rPr>
        <w:t>据简单的</w:t>
      </w:r>
      <w:r w:rsidR="002A3944" w:rsidRPr="00636514">
        <w:rPr>
          <w:rFonts w:hint="eastAsia"/>
        </w:rPr>
        <w:t>API</w:t>
      </w:r>
      <w:r w:rsidR="002A3944" w:rsidRPr="00636514">
        <w:t>对数据库</w:t>
      </w:r>
      <w:r w:rsidR="002A3944">
        <w:t>进行</w:t>
      </w:r>
      <w:r w:rsidR="002A3944" w:rsidRPr="00636514">
        <w:t>增删改查</w:t>
      </w:r>
      <w:r w:rsidRPr="00636514">
        <w:rPr>
          <w:rFonts w:hint="eastAsia"/>
        </w:rPr>
        <w:t>。</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w:t>
      </w:r>
      <w:r w:rsidR="00571FDC">
        <w:t>包括</w:t>
      </w:r>
      <w:r w:rsidRPr="00636514">
        <w:t>事</w:t>
      </w:r>
      <w:r w:rsidRPr="00636514">
        <w:lastRenderedPageBreak/>
        <w:t>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571FDC">
        <w:rPr>
          <w:rFonts w:hint="eastAsia"/>
          <w:noProof/>
        </w:rPr>
        <w:drawing>
          <wp:anchor distT="0" distB="0" distL="114300" distR="114300" simplePos="0" relativeHeight="251839488" behindDoc="0" locked="0" layoutInCell="1" allowOverlap="1" wp14:anchorId="44F88EDE" wp14:editId="338F654E">
            <wp:simplePos x="0" y="0"/>
            <wp:positionH relativeFrom="column">
              <wp:posOffset>88900</wp:posOffset>
            </wp:positionH>
            <wp:positionV relativeFrom="paragraph">
              <wp:posOffset>960120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af9"/>
        </w:rPr>
        <w:t>[</w:t>
      </w:r>
      <w:r w:rsidRPr="00636514">
        <w:rPr>
          <w:rStyle w:val="af9"/>
        </w:rPr>
        <w:endnoteReference w:id="26"/>
      </w:r>
      <w:r>
        <w:rPr>
          <w:rStyle w:val="af9"/>
        </w:rPr>
        <w:t>]</w:t>
      </w:r>
      <w:r w:rsidR="00F06F4B" w:rsidRPr="005270D9">
        <w:rPr>
          <w:rFonts w:hint="eastAsia"/>
        </w:rPr>
        <w:t>。</w:t>
      </w:r>
    </w:p>
    <w:p w14:paraId="641E213C" w14:textId="5795B382" w:rsidR="0043757C" w:rsidRPr="00636514" w:rsidRDefault="0043757C" w:rsidP="0043757C">
      <w:pPr>
        <w:pStyle w:val="aff0"/>
      </w:pPr>
      <w:r w:rsidRPr="00611FB8">
        <w:rPr>
          <w:rFonts w:hint="eastAsia"/>
        </w:rPr>
        <w:t>图</w:t>
      </w:r>
      <w:r w:rsidRPr="00611FB8">
        <w:rPr>
          <w:rFonts w:hint="eastAsia"/>
        </w:rPr>
        <w:t>2-</w:t>
      </w:r>
      <w:r>
        <w:t>5</w:t>
      </w:r>
      <w:r w:rsidR="006A22E5">
        <w:t xml:space="preserve"> </w:t>
      </w:r>
      <w:r w:rsidRPr="00611FB8">
        <w:t>M</w:t>
      </w:r>
      <w:r w:rsidRPr="00611FB8">
        <w:rPr>
          <w:rFonts w:hint="eastAsia"/>
        </w:rPr>
        <w:t>yBatis</w:t>
      </w:r>
      <w:r w:rsidRPr="00611FB8">
        <w:rPr>
          <w:rFonts w:hint="eastAsia"/>
        </w:rPr>
        <w:t>架构图</w:t>
      </w:r>
      <w:r>
        <w:rPr>
          <w:rStyle w:val="af9"/>
        </w:rPr>
        <w:t>[</w:t>
      </w:r>
      <w:r>
        <w:rPr>
          <w:rStyle w:val="af9"/>
        </w:rPr>
        <w:endnoteReference w:id="27"/>
      </w:r>
      <w:r>
        <w:rPr>
          <w:rStyle w:val="af9"/>
        </w:rPr>
        <w:t>]</w:t>
      </w:r>
    </w:p>
    <w:p w14:paraId="0BC4F3C0" w14:textId="46B92E34"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w:t>
      </w:r>
      <w:r w:rsidR="004506B1">
        <w:t>和</w:t>
      </w:r>
      <w:r w:rsidRPr="00636514">
        <w:rPr>
          <w:rFonts w:hint="eastAsia"/>
        </w:rPr>
        <w:t>数据库</w:t>
      </w:r>
      <w:r w:rsidR="004506B1">
        <w:rPr>
          <w:rFonts w:hint="eastAsia"/>
        </w:rPr>
        <w:t>的交互</w:t>
      </w:r>
      <w:r w:rsidRPr="00636514">
        <w:rPr>
          <w:rFonts w:hint="eastAsia"/>
        </w:rPr>
        <w:t>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w:t>
      </w:r>
      <w:r w:rsidR="004506B1">
        <w:t>在</w:t>
      </w:r>
      <w:r w:rsidRPr="00636514">
        <w:rPr>
          <w:rFonts w:hint="eastAsia"/>
        </w:rPr>
        <w:t>适用类型和成本</w:t>
      </w:r>
      <w:r w:rsidR="004506B1">
        <w:t>方面的</w:t>
      </w:r>
      <w:r w:rsidR="005A4775">
        <w:t>差异</w:t>
      </w:r>
      <w:r w:rsidRPr="00636514">
        <w:rPr>
          <w:rFonts w:hint="eastAsia"/>
        </w:rPr>
        <w:t>主要</w:t>
      </w:r>
      <w:r w:rsidR="004506B1">
        <w:rPr>
          <w:rFonts w:hint="eastAsia"/>
        </w:rPr>
        <w:t>有</w:t>
      </w:r>
      <w:r w:rsidRPr="00636514">
        <w:rPr>
          <w:rFonts w:hint="eastAsia"/>
        </w:rPr>
        <w:t>以下几点：</w:t>
      </w:r>
    </w:p>
    <w:p w14:paraId="1DC7BF54" w14:textId="021290D6" w:rsidR="00F06F4B" w:rsidRPr="00636514" w:rsidRDefault="00F06F4B" w:rsidP="0020264B">
      <w:pPr>
        <w:pStyle w:val="afe"/>
        <w:numPr>
          <w:ilvl w:val="0"/>
          <w:numId w:val="5"/>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20264B">
      <w:pPr>
        <w:pStyle w:val="afe"/>
        <w:numPr>
          <w:ilvl w:val="0"/>
          <w:numId w:val="5"/>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20264B">
      <w:pPr>
        <w:pStyle w:val="afe"/>
        <w:numPr>
          <w:ilvl w:val="0"/>
          <w:numId w:val="5"/>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17AB29C8" w:rsidR="00F06F4B" w:rsidRPr="00636514" w:rsidRDefault="00F318C6" w:rsidP="001D1262">
      <w:pPr>
        <w:ind w:firstLine="480"/>
      </w:pPr>
      <w:r>
        <w:rPr>
          <w:rFonts w:hint="eastAsia"/>
        </w:rPr>
        <w:t>VMCloutPlatform</w:t>
      </w:r>
      <w:r>
        <w:rPr>
          <w:rFonts w:hint="eastAsia"/>
        </w:rPr>
        <w:t>系统</w:t>
      </w:r>
      <w:r w:rsidR="00F06F4B" w:rsidRPr="00636514">
        <w:rPr>
          <w:rFonts w:hint="eastAsia"/>
        </w:rPr>
        <w:t>选用能够动态定制</w:t>
      </w:r>
      <w:r w:rsidR="00F06F4B" w:rsidRPr="00636514">
        <w:rPr>
          <w:rFonts w:hint="eastAsia"/>
        </w:rPr>
        <w:t>SQL</w:t>
      </w:r>
      <w:r w:rsidR="00F06F4B" w:rsidRPr="00636514">
        <w:rPr>
          <w:rFonts w:hint="eastAsia"/>
        </w:rPr>
        <w:t>语句的</w:t>
      </w:r>
      <w:r w:rsidR="00F06F4B" w:rsidRPr="00636514">
        <w:rPr>
          <w:rFonts w:hint="eastAsia"/>
        </w:rPr>
        <w:t>MyBatis</w:t>
      </w:r>
      <w:r w:rsidR="00F06F4B" w:rsidRPr="00636514">
        <w:rPr>
          <w:rFonts w:hint="eastAsia"/>
        </w:rPr>
        <w:t>框架，并将其整合</w:t>
      </w:r>
      <w:r w:rsidR="00F06F4B" w:rsidRPr="00636514">
        <w:rPr>
          <w:rFonts w:hint="eastAsia"/>
        </w:rPr>
        <w:t>Spring</w:t>
      </w:r>
      <w:r w:rsidR="00F06F4B" w:rsidRPr="00636514">
        <w:rPr>
          <w:rFonts w:hint="eastAsia"/>
        </w:rPr>
        <w:t>、</w:t>
      </w:r>
      <w:r w:rsidR="00F06F4B" w:rsidRPr="00636514">
        <w:rPr>
          <w:rFonts w:hint="eastAsia"/>
        </w:rPr>
        <w:t>Spring</w:t>
      </w:r>
      <w:r w:rsidR="00F06F4B" w:rsidRPr="00636514">
        <w:t>MVC</w:t>
      </w:r>
      <w:r w:rsidR="00F06F4B" w:rsidRPr="00636514">
        <w:t>进行整个系统的开发</w:t>
      </w:r>
      <w:r w:rsidR="004E11C9">
        <w:rPr>
          <w:rStyle w:val="af9"/>
        </w:rPr>
        <w:t>[</w:t>
      </w:r>
      <w:r w:rsidR="004E11C9" w:rsidRPr="00636514">
        <w:rPr>
          <w:rStyle w:val="af9"/>
        </w:rPr>
        <w:endnoteReference w:id="28"/>
      </w:r>
      <w:r w:rsidR="004E11C9">
        <w:rPr>
          <w:rStyle w:val="af9"/>
        </w:rPr>
        <w:t>]</w:t>
      </w:r>
      <w:r w:rsidR="00F06F4B" w:rsidRPr="005270D9">
        <w:rPr>
          <w:rFonts w:hint="eastAsia"/>
        </w:rPr>
        <w:t>。</w:t>
      </w:r>
    </w:p>
    <w:p w14:paraId="13757BA0" w14:textId="4373B383" w:rsidR="00F06F4B" w:rsidRPr="00636514" w:rsidRDefault="00F06F4B" w:rsidP="007341F7">
      <w:pPr>
        <w:pStyle w:val="2"/>
      </w:pPr>
      <w:bookmarkStart w:id="62" w:name="_Toc492673760"/>
      <w:bookmarkStart w:id="63" w:name="_Toc498912554"/>
      <w:r w:rsidRPr="00636514">
        <w:rPr>
          <w:rFonts w:hint="eastAsia"/>
        </w:rPr>
        <w:lastRenderedPageBreak/>
        <w:t>2.3</w:t>
      </w:r>
      <w:r w:rsidRPr="00636514">
        <w:t xml:space="preserve"> Android</w:t>
      </w:r>
      <w:bookmarkEnd w:id="62"/>
      <w:r>
        <w:rPr>
          <w:rFonts w:hint="eastAsia"/>
          <w:lang w:eastAsia="zh-CN"/>
        </w:rPr>
        <w:t>应用</w:t>
      </w:r>
      <w:r w:rsidR="00F021C3">
        <w:rPr>
          <w:rFonts w:hint="eastAsia"/>
          <w:lang w:eastAsia="zh-CN"/>
        </w:rPr>
        <w:t>技术</w:t>
      </w:r>
      <w:bookmarkEnd w:id="63"/>
    </w:p>
    <w:p w14:paraId="3A683389" w14:textId="492E64C5"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0"/>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43B04C5A" w:rsidR="00F06F4B" w:rsidRDefault="00F06F4B" w:rsidP="00BE78EC">
      <w:pPr>
        <w:ind w:firstLine="480"/>
      </w:pPr>
      <w:r w:rsidRPr="00636514">
        <w:rPr>
          <w:rFonts w:hint="eastAsia"/>
        </w:rPr>
        <w:t>Android</w:t>
      </w:r>
      <w:r w:rsidRPr="00636514">
        <w:t>有四大组件</w:t>
      </w:r>
      <w:r w:rsidR="005A4775">
        <w:rPr>
          <w:rStyle w:val="af9"/>
        </w:rPr>
        <w:t>[</w:t>
      </w:r>
      <w:r w:rsidR="005A4775" w:rsidRPr="00636514">
        <w:rPr>
          <w:rStyle w:val="af9"/>
        </w:rPr>
        <w:endnoteReference w:id="31"/>
      </w:r>
      <w:r w:rsidR="005A4775">
        <w:rPr>
          <w:rStyle w:val="af9"/>
        </w:rPr>
        <w:t>]</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8" w:tgtFrame="_blank" w:history="1">
        <w:r w:rsidRPr="00636514">
          <w:t>Content Provider</w:t>
        </w:r>
      </w:hyperlink>
      <w:r w:rsidRPr="005270D9">
        <w:rPr>
          <w:rFonts w:hint="eastAsia"/>
        </w:rPr>
        <w:t>）。</w:t>
      </w:r>
    </w:p>
    <w:p w14:paraId="3869EE62" w14:textId="4092A59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w:t>
      </w:r>
      <w:r w:rsidR="009A5B6A" w:rsidRPr="00636514">
        <w:rPr>
          <w:rFonts w:hint="eastAsia"/>
        </w:rPr>
        <w:t>Activity</w:t>
      </w:r>
      <w:r w:rsidRPr="00636514">
        <w:rPr>
          <w:rFonts w:hint="eastAsia"/>
        </w:rPr>
        <w:t>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08CCE15B" w:rsidR="00F06F4B"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2"/>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w:t>
      </w:r>
      <w:r w:rsidR="00DE1037">
        <w:rPr>
          <w:rFonts w:hint="eastAsia"/>
        </w:rPr>
        <w:t>：</w:t>
      </w:r>
      <w:r w:rsidR="00DE1037" w:rsidRPr="00636514" w:rsidDel="00DE1037">
        <w:rPr>
          <w:rFonts w:hint="eastAsia"/>
        </w:rPr>
        <w:t xml:space="preserve"> </w:t>
      </w:r>
      <w:r w:rsidRPr="00636514">
        <w:rPr>
          <w:rFonts w:hint="eastAsia"/>
        </w:rPr>
        <w:t>start</w:t>
      </w:r>
      <w:r w:rsidRPr="00636514">
        <w:t>Service()</w:t>
      </w:r>
      <w:r w:rsidR="00DE1037">
        <w:rPr>
          <w:rFonts w:hint="eastAsia"/>
        </w:rPr>
        <w:t>和</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w:t>
      </w:r>
      <w:r w:rsidR="00F06F4B" w:rsidRPr="00636514">
        <w:rPr>
          <w:rFonts w:hint="eastAsia"/>
        </w:rPr>
        <w:t>。</w:t>
      </w:r>
    </w:p>
    <w:p w14:paraId="118C939D" w14:textId="1689C369" w:rsidR="006A22E5" w:rsidRPr="00636514" w:rsidRDefault="006A22E5" w:rsidP="006A22E5">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w:t>
      </w:r>
      <w:r w:rsidRPr="00636514">
        <w:rPr>
          <w:rFonts w:hint="eastAsia"/>
        </w:rPr>
        <w:lastRenderedPageBreak/>
        <w:t>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w:t>
      </w:r>
      <w:r>
        <w:rPr>
          <w:rFonts w:hint="eastAsia"/>
          <w:noProof/>
        </w:rPr>
        <w:drawing>
          <wp:anchor distT="0" distB="0" distL="114300" distR="114300" simplePos="0" relativeHeight="251840512" behindDoc="0" locked="0" layoutInCell="1" allowOverlap="1" wp14:anchorId="0E20CFEC" wp14:editId="67EB6EAC">
            <wp:simplePos x="0" y="0"/>
            <wp:positionH relativeFrom="column">
              <wp:posOffset>38100</wp:posOffset>
            </wp:positionH>
            <wp:positionV relativeFrom="paragraph">
              <wp:posOffset>701675</wp:posOffset>
            </wp:positionV>
            <wp:extent cx="5219700" cy="4219575"/>
            <wp:effectExtent l="0" t="0" r="0" b="952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9">
                      <a:extLst>
                        <a:ext uri="{28A0092B-C50C-407E-A947-70E740481C1C}">
                          <a14:useLocalDpi xmlns:a14="http://schemas.microsoft.com/office/drawing/2010/main" val="0"/>
                        </a:ext>
                      </a:extLst>
                    </a:blip>
                    <a:srcRect l="1760" t="2373" r="1795" b="2029"/>
                    <a:stretch/>
                  </pic:blipFill>
                  <pic:spPr bwMode="auto">
                    <a:xfrm>
                      <a:off x="0" y="0"/>
                      <a:ext cx="5219700" cy="421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也是能在程序间传播消息的重要原因。</w:t>
      </w:r>
    </w:p>
    <w:p w14:paraId="5B76BB14" w14:textId="0C781943" w:rsidR="00ED1CBB" w:rsidRPr="00636514" w:rsidRDefault="00ED1CBB" w:rsidP="00ED1CBB">
      <w:pPr>
        <w:pStyle w:val="aff0"/>
      </w:pPr>
      <w:r>
        <w:rPr>
          <w:rFonts w:hint="eastAsia"/>
        </w:rPr>
        <w:t>图</w:t>
      </w:r>
      <w:r>
        <w:rPr>
          <w:rFonts w:hint="eastAsia"/>
        </w:rPr>
        <w:t>2-</w:t>
      </w:r>
      <w:r>
        <w:t>6</w:t>
      </w:r>
      <w:r w:rsidR="006A22E5">
        <w:t xml:space="preserve"> </w:t>
      </w:r>
      <w:r>
        <w:t>Android</w:t>
      </w:r>
      <w:r>
        <w:rPr>
          <w:rFonts w:hint="eastAsia"/>
        </w:rPr>
        <w:t>系统体系结构</w:t>
      </w:r>
      <w:r>
        <w:rPr>
          <w:rStyle w:val="af9"/>
        </w:rPr>
        <w:t>[</w:t>
      </w:r>
      <w:r>
        <w:rPr>
          <w:rStyle w:val="af9"/>
        </w:rPr>
        <w:endnoteReference w:id="33"/>
      </w:r>
      <w:r>
        <w:rPr>
          <w:rStyle w:val="af9"/>
        </w:rPr>
        <w:t>]</w:t>
      </w:r>
    </w:p>
    <w:p w14:paraId="29113194" w14:textId="3045311A" w:rsidR="00F06F4B" w:rsidRDefault="005318A9" w:rsidP="007B3BD3">
      <w:pPr>
        <w:ind w:firstLine="480"/>
      </w:pPr>
      <w:hyperlink r:id="rId30"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3424408C" w:rsidR="00D54A1A" w:rsidRPr="00003042" w:rsidRDefault="00D54A1A" w:rsidP="00326A95">
      <w:pPr>
        <w:pStyle w:val="2"/>
      </w:pPr>
      <w:bookmarkStart w:id="65" w:name="_Toc498912555"/>
      <w:r w:rsidRPr="00003042">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65"/>
    </w:p>
    <w:p w14:paraId="7C29FE65" w14:textId="77777777" w:rsidR="00413C75"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413C75">
        <w:rPr>
          <w:rFonts w:hint="eastAsia"/>
        </w:rPr>
        <w:t>串口通信</w:t>
      </w:r>
      <w:r w:rsidR="009E2022">
        <w:rPr>
          <w:rFonts w:hint="eastAsia"/>
        </w:rPr>
        <w:t>有几个重要参数：波特率、数据位、停止位、奇偶校验等信息，在通信的过程中，每个串口指令都必须按照这些参数进行配置使用。</w:t>
      </w:r>
      <w:r w:rsidR="00413C75">
        <w:rPr>
          <w:rFonts w:hint="eastAsia"/>
        </w:rPr>
        <w:t>利用串口通信的双方都是</w:t>
      </w:r>
      <w:r w:rsidR="00877C66">
        <w:rPr>
          <w:rFonts w:hint="eastAsia"/>
        </w:rPr>
        <w:t>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lastRenderedPageBreak/>
        <w:t>能够实现远距离通信，</w:t>
      </w:r>
      <w:r w:rsidR="002A647D">
        <w:rPr>
          <w:rFonts w:hint="eastAsia"/>
        </w:rPr>
        <w:t>因而</w:t>
      </w:r>
      <w:r w:rsidR="00877C66">
        <w:rPr>
          <w:rFonts w:hint="eastAsia"/>
        </w:rPr>
        <w:t>在很多领域得以应用。</w:t>
      </w:r>
    </w:p>
    <w:p w14:paraId="6ED87406" w14:textId="1200A943" w:rsidR="008727B7" w:rsidRDefault="003E254F" w:rsidP="008727B7">
      <w:pPr>
        <w:ind w:firstLine="480"/>
      </w:pPr>
      <w:r w:rsidRPr="00F90A7C">
        <w:rPr>
          <w:rFonts w:hint="eastAsia"/>
        </w:rPr>
        <w:t>Android</w:t>
      </w:r>
      <w:r w:rsidR="000F5F1D">
        <w:rPr>
          <w:rFonts w:hint="eastAsia"/>
        </w:rPr>
        <w:t>系统的</w:t>
      </w:r>
      <w:r w:rsidRPr="00F90A7C">
        <w:rPr>
          <w:rFonts w:hint="eastAsia"/>
        </w:rPr>
        <w:t>大部分产品只含有</w:t>
      </w:r>
      <w:r w:rsidRPr="00F90A7C">
        <w:rPr>
          <w:rFonts w:hint="eastAsia"/>
        </w:rPr>
        <w:t>USB</w:t>
      </w:r>
      <w:r w:rsidRPr="00F90A7C">
        <w:rPr>
          <w:rFonts w:hint="eastAsia"/>
        </w:rPr>
        <w:t>接口，</w:t>
      </w:r>
      <w:r w:rsidR="003D3F09" w:rsidRPr="00F90A7C">
        <w:rPr>
          <w:rFonts w:hint="eastAsia"/>
        </w:rPr>
        <w:t>很少</w:t>
      </w:r>
      <w:r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FA4F49">
        <w:rPr>
          <w:rFonts w:hint="eastAsia"/>
        </w:rPr>
        <w:t>。</w:t>
      </w:r>
      <w:r w:rsidR="00B578A9">
        <w:rPr>
          <w:rFonts w:hint="eastAsia"/>
        </w:rPr>
        <w:t>Android</w:t>
      </w:r>
      <w:r w:rsidR="00B578A9">
        <w:rPr>
          <w:rFonts w:hint="eastAsia"/>
        </w:rPr>
        <w:t>设备可以通过串口线和外设相连，使用</w:t>
      </w:r>
      <w:r w:rsidR="00B578A9">
        <w:rPr>
          <w:rFonts w:hint="eastAsia"/>
        </w:rPr>
        <w:t>Open</w:t>
      </w:r>
      <w:r w:rsidR="00B578A9">
        <w:t xml:space="preserve"> Accessory</w:t>
      </w:r>
      <w:r w:rsidR="00B578A9">
        <w:t>协议实现</w:t>
      </w:r>
      <w:r w:rsidR="00B578A9">
        <w:rPr>
          <w:rFonts w:hint="eastAsia"/>
        </w:rPr>
        <w:t>Android</w:t>
      </w:r>
      <w:r w:rsidR="00B578A9">
        <w:rPr>
          <w:rFonts w:hint="eastAsia"/>
        </w:rPr>
        <w:t>设备</w:t>
      </w:r>
      <w:r w:rsidR="00B578A9">
        <w:rPr>
          <w:rFonts w:hint="eastAsia"/>
        </w:rPr>
        <w:t>USB</w:t>
      </w:r>
      <w:r w:rsidR="00B578A9">
        <w:t>接口</w:t>
      </w:r>
      <w:r w:rsidR="00B578A9">
        <w:rPr>
          <w:rFonts w:hint="eastAsia"/>
        </w:rPr>
        <w:t>转串口，实现串口通信功能。</w:t>
      </w:r>
      <w:r w:rsidR="006822C2">
        <w:rPr>
          <w:rFonts w:hint="eastAsia"/>
        </w:rPr>
        <w:t>Android</w:t>
      </w:r>
      <w:r w:rsidR="006822C2">
        <w:t xml:space="preserve"> Open Accessory</w:t>
      </w:r>
      <w:r w:rsidR="006822C2">
        <w:t>是</w:t>
      </w:r>
      <w:r w:rsidR="006822C2">
        <w:rPr>
          <w:rFonts w:hint="eastAsia"/>
        </w:rPr>
        <w:t>Google</w:t>
      </w:r>
      <w:r w:rsidR="006822C2">
        <w:rPr>
          <w:rFonts w:hint="eastAsia"/>
        </w:rPr>
        <w:t>在</w:t>
      </w:r>
      <w:r w:rsidR="006822C2">
        <w:rPr>
          <w:rFonts w:hint="eastAsia"/>
        </w:rPr>
        <w:t>2015</w:t>
      </w:r>
      <w:r w:rsidR="006822C2">
        <w:rPr>
          <w:rFonts w:hint="eastAsia"/>
        </w:rPr>
        <w:t>年推出的</w:t>
      </w:r>
      <w:r w:rsidR="006822C2">
        <w:rPr>
          <w:rFonts w:hint="eastAsia"/>
        </w:rPr>
        <w:t>Android</w:t>
      </w:r>
      <w:r w:rsidR="006822C2">
        <w:rPr>
          <w:rFonts w:hint="eastAsia"/>
        </w:rPr>
        <w:t>配件标准协议，是实现</w:t>
      </w:r>
      <w:r w:rsidR="006822C2">
        <w:rPr>
          <w:rFonts w:hint="eastAsia"/>
        </w:rPr>
        <w:t>Android</w:t>
      </w:r>
      <w:r w:rsidR="006822C2">
        <w:rPr>
          <w:rFonts w:hint="eastAsia"/>
        </w:rPr>
        <w:t>设备与外设通信的</w:t>
      </w:r>
      <w:r w:rsidR="006822C2">
        <w:rPr>
          <w:rFonts w:hint="eastAsia"/>
        </w:rPr>
        <w:t>USB</w:t>
      </w:r>
      <w:r w:rsidR="006822C2">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w:t>
      </w:r>
      <w:r w:rsidR="005A07E1">
        <w:rPr>
          <w:rFonts w:hint="eastAsia"/>
        </w:rPr>
        <w:t>，</w:t>
      </w:r>
      <w:r w:rsidR="00ED1187">
        <w:rPr>
          <w:rFonts w:hint="eastAsia"/>
        </w:rPr>
        <w:t>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p>
    <w:p w14:paraId="617B64BD" w14:textId="4F9ABF08" w:rsidR="00F90A7C" w:rsidRPr="000F47E9" w:rsidRDefault="00F90A7C" w:rsidP="00F90A7C">
      <w:pPr>
        <w:pStyle w:val="2"/>
      </w:pPr>
      <w:bookmarkStart w:id="66" w:name="_Toc498912556"/>
      <w:r>
        <w:t>2.</w:t>
      </w:r>
      <w:r w:rsidR="001732AD">
        <w:rPr>
          <w:rFonts w:hint="eastAsia"/>
          <w:lang w:eastAsia="zh-CN"/>
        </w:rPr>
        <w:t>5</w:t>
      </w:r>
      <w:r>
        <w:t xml:space="preserve"> </w:t>
      </w:r>
      <w:r>
        <w:rPr>
          <w:rFonts w:hint="eastAsia"/>
        </w:rPr>
        <w:t>4G</w:t>
      </w:r>
      <w:r>
        <w:rPr>
          <w:rFonts w:hint="eastAsia"/>
          <w:lang w:eastAsia="zh-CN"/>
        </w:rPr>
        <w:t>无线通信</w:t>
      </w:r>
      <w:bookmarkEnd w:id="66"/>
    </w:p>
    <w:p w14:paraId="55D47F00" w14:textId="3ADABBBD"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w:t>
      </w:r>
      <w:r w:rsidR="00B7120D">
        <w:rPr>
          <w:rFonts w:hint="eastAsia"/>
        </w:rPr>
        <w:t>。</w:t>
      </w:r>
      <w:r>
        <w:rPr>
          <w:rFonts w:hint="eastAsia"/>
        </w:rPr>
        <w:t>在高速环境下，</w:t>
      </w:r>
      <w:r w:rsidR="00B7120D">
        <w:rPr>
          <w:rFonts w:hint="eastAsia"/>
        </w:rPr>
        <w:t>4G</w:t>
      </w:r>
      <w:r w:rsidR="00B7120D">
        <w:rPr>
          <w:rFonts w:hint="eastAsia"/>
        </w:rPr>
        <w:t>网络</w:t>
      </w:r>
      <w:r>
        <w:rPr>
          <w:rFonts w:hint="eastAsia"/>
        </w:rPr>
        <w:t>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4BDD072B" w14:textId="7FBCFB6D" w:rsidR="00232F78"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w:t>
      </w:r>
      <w:r w:rsidR="006E0911">
        <w:rPr>
          <w:rFonts w:hint="eastAsia"/>
        </w:rPr>
        <w:t>机</w:t>
      </w:r>
      <w:r>
        <w:rPr>
          <w:rFonts w:hint="eastAsia"/>
        </w:rPr>
        <w:t>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技术利用无线网络接入互联网，传输成本较高，传输量小。</w:t>
      </w:r>
      <w:r w:rsidR="001A3EBA">
        <w:rPr>
          <w:rFonts w:hint="eastAsia"/>
        </w:rPr>
        <w:t>目前，</w:t>
      </w:r>
      <w:r>
        <w:rPr>
          <w:rFonts w:hint="eastAsia"/>
        </w:rPr>
        <w:t>目前</w:t>
      </w:r>
      <w:r>
        <w:rPr>
          <w:rFonts w:hint="eastAsia"/>
        </w:rPr>
        <w:t>4G</w:t>
      </w:r>
      <w:r>
        <w:rPr>
          <w:rFonts w:hint="eastAsia"/>
        </w:rPr>
        <w:t>网络技术发展成熟、数据传输速度快、与物联网技术结合紧密</w:t>
      </w:r>
      <w:r w:rsidR="001A3EBA">
        <w:rPr>
          <w:rFonts w:hint="eastAsia"/>
        </w:rPr>
        <w:t>，可以代替</w:t>
      </w:r>
      <w:r w:rsidR="001A3EBA">
        <w:rPr>
          <w:rFonts w:hint="eastAsia"/>
        </w:rPr>
        <w:t>GMS</w:t>
      </w:r>
      <w:r w:rsidR="001A3EBA">
        <w:rPr>
          <w:rFonts w:hint="eastAsia"/>
        </w:rPr>
        <w:t>或者</w:t>
      </w:r>
      <w:r w:rsidR="001A3EBA">
        <w:rPr>
          <w:rFonts w:hint="eastAsia"/>
        </w:rPr>
        <w:t>GPRS</w:t>
      </w:r>
      <w:r w:rsidR="001A3EBA">
        <w:rPr>
          <w:rFonts w:hint="eastAsia"/>
        </w:rPr>
        <w:t>实现无线通信</w:t>
      </w:r>
      <w:r>
        <w:rPr>
          <w:rFonts w:hint="eastAsia"/>
        </w:rPr>
        <w:t>。</w:t>
      </w:r>
      <w:r w:rsidR="002C4CF3">
        <w:rPr>
          <w:rFonts w:hint="eastAsia"/>
        </w:rPr>
        <w:t>自动售货机售货终端</w:t>
      </w:r>
      <w:r w:rsidR="002C4CF3">
        <w:rPr>
          <w:rFonts w:hint="eastAsia"/>
        </w:rPr>
        <w:t>V</w:t>
      </w:r>
      <w:r w:rsidR="002C4CF3">
        <w:t>MSale APP</w:t>
      </w:r>
      <w:r w:rsidR="00FA13CB">
        <w:t>和</w:t>
      </w:r>
      <w:r w:rsidR="00FA13CB">
        <w:rPr>
          <w:rFonts w:hint="eastAsia"/>
        </w:rPr>
        <w:t>VMManage</w:t>
      </w:r>
      <w:r w:rsidR="00FA13CB">
        <w:t xml:space="preserve"> APP</w:t>
      </w:r>
      <w:r>
        <w:rPr>
          <w:rFonts w:hint="eastAsia"/>
        </w:rPr>
        <w:t>通过</w:t>
      </w:r>
      <w:r>
        <w:rPr>
          <w:rFonts w:hint="eastAsia"/>
        </w:rPr>
        <w:t>4G</w:t>
      </w:r>
      <w:r w:rsidR="00117FD1">
        <w:rPr>
          <w:rFonts w:hint="eastAsia"/>
        </w:rPr>
        <w:t>无线通信技术将售货机联网，</w:t>
      </w:r>
      <w:r>
        <w:rPr>
          <w:rFonts w:hint="eastAsia"/>
        </w:rPr>
        <w:t>将孤立的售货机连接起来，</w:t>
      </w:r>
      <w:r w:rsidR="00117FD1">
        <w:rPr>
          <w:rFonts w:hint="eastAsia"/>
        </w:rPr>
        <w:t>把</w:t>
      </w:r>
      <w:r>
        <w:rPr>
          <w:rFonts w:hint="eastAsia"/>
        </w:rPr>
        <w:t>售货机信息及时传送到</w:t>
      </w:r>
      <w:r w:rsidR="00117FD1">
        <w:rPr>
          <w:rFonts w:hint="eastAsia"/>
        </w:rPr>
        <w:t>V</w:t>
      </w:r>
      <w:r w:rsidR="00117FD1">
        <w:t xml:space="preserve">MCloudPlatform </w:t>
      </w:r>
      <w:r w:rsidR="00117FD1">
        <w:t>管理系统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w:t>
      </w:r>
      <w:r w:rsidR="00D90CFB">
        <w:rPr>
          <w:rFonts w:hint="eastAsia"/>
        </w:rPr>
        <w:t>管理员通过</w:t>
      </w:r>
      <w:r w:rsidR="00D90CFB">
        <w:rPr>
          <w:rFonts w:hint="eastAsia"/>
        </w:rPr>
        <w:t>V</w:t>
      </w:r>
      <w:r w:rsidR="00D90CFB">
        <w:t xml:space="preserve">MCloudPlatform </w:t>
      </w:r>
      <w:r w:rsidR="00D90CFB">
        <w:t>管理系统实时</w:t>
      </w:r>
      <w:r>
        <w:rPr>
          <w:rFonts w:hint="eastAsia"/>
        </w:rPr>
        <w:t>监控</w:t>
      </w:r>
      <w:r w:rsidR="00D90CFB">
        <w:rPr>
          <w:rFonts w:hint="eastAsia"/>
        </w:rPr>
        <w:t>终端售货机</w:t>
      </w:r>
      <w:r>
        <w:rPr>
          <w:rFonts w:hint="eastAsia"/>
        </w:rPr>
        <w:t>。</w:t>
      </w:r>
    </w:p>
    <w:p w14:paraId="13A7C3C0" w14:textId="0837D56F" w:rsidR="00F06F4B" w:rsidRPr="00636514" w:rsidRDefault="00F06F4B" w:rsidP="00170B15">
      <w:pPr>
        <w:pStyle w:val="1"/>
        <w:ind w:leftChars="0" w:left="240"/>
      </w:pPr>
      <w:r w:rsidRPr="00636514">
        <w:br w:type="page"/>
      </w:r>
      <w:bookmarkStart w:id="67" w:name="_Toc492673761"/>
      <w:bookmarkStart w:id="68" w:name="_Toc498912557"/>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67"/>
      <w:bookmarkEnd w:id="68"/>
    </w:p>
    <w:p w14:paraId="260D4D15" w14:textId="009073AE"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00D02B6A">
        <w:rPr>
          <w:rFonts w:hint="eastAsia"/>
        </w:rPr>
        <w:t>包括</w:t>
      </w:r>
      <w:r w:rsidR="00D02B6A">
        <w:rPr>
          <w:rFonts w:hint="eastAsia"/>
        </w:rPr>
        <w:t>V</w:t>
      </w:r>
      <w:r w:rsidR="00D02B6A">
        <w:t>MCloudPlatform</w:t>
      </w:r>
      <w:r w:rsidR="00D02B6A">
        <w:t>管理系统</w:t>
      </w:r>
      <w:r w:rsidRPr="00636514">
        <w:rPr>
          <w:rFonts w:hint="eastAsia"/>
        </w:rPr>
        <w:t>和</w:t>
      </w:r>
      <w:r w:rsidR="00D02B6A">
        <w:rPr>
          <w:rFonts w:hint="eastAsia"/>
        </w:rPr>
        <w:t>终端售货软件</w:t>
      </w:r>
      <w:r w:rsidR="00D02B6A">
        <w:rPr>
          <w:rFonts w:hint="eastAsia"/>
        </w:rPr>
        <w:t>VMSale</w:t>
      </w:r>
      <w:r w:rsidR="00D02B6A">
        <w:t xml:space="preserve"> APP</w:t>
      </w:r>
      <w:r w:rsidR="00954D7B">
        <w:rPr>
          <w:rFonts w:hint="eastAsia"/>
        </w:rPr>
        <w:t>，</w:t>
      </w:r>
      <w:r w:rsidR="00663AC3">
        <w:rPr>
          <w:rFonts w:hint="eastAsia"/>
        </w:rPr>
        <w:t>还</w:t>
      </w:r>
      <w:r w:rsidR="00AF567C">
        <w:rPr>
          <w:rFonts w:hint="eastAsia"/>
        </w:rPr>
        <w:t>有</w:t>
      </w:r>
      <w:r w:rsidR="004500C0">
        <w:rPr>
          <w:rFonts w:hint="eastAsia"/>
        </w:rPr>
        <w:t>便于</w:t>
      </w:r>
      <w:r w:rsidR="00663AC3">
        <w:rPr>
          <w:rFonts w:hint="eastAsia"/>
        </w:rPr>
        <w:t>运营商营业员</w:t>
      </w:r>
      <w:r w:rsidR="004500C0">
        <w:rPr>
          <w:rFonts w:hint="eastAsia"/>
        </w:rPr>
        <w:t>使用</w:t>
      </w:r>
      <w:r w:rsidR="00663AC3">
        <w:rPr>
          <w:rFonts w:hint="eastAsia"/>
        </w:rPr>
        <w:t>的</w:t>
      </w:r>
      <w:r w:rsidR="00663AC3">
        <w:rPr>
          <w:rFonts w:hint="eastAsia"/>
        </w:rPr>
        <w:t>VMManage</w:t>
      </w:r>
      <w:r w:rsidR="00663AC3">
        <w:t xml:space="preserve"> APP</w:t>
      </w:r>
      <w:r w:rsidR="00D34077">
        <w:t>应用</w:t>
      </w:r>
      <w:r w:rsidR="000D7A67">
        <w:t>程序</w:t>
      </w:r>
      <w:r>
        <w:rPr>
          <w:rFonts w:hint="eastAsia"/>
        </w:rPr>
        <w:t>。</w:t>
      </w:r>
      <w:r w:rsidR="00994EFD">
        <w:rPr>
          <w:rFonts w:hint="eastAsia"/>
        </w:rPr>
        <w:t>VMCloudPlatform</w:t>
      </w:r>
      <w:r w:rsidR="00994EFD">
        <w:rPr>
          <w:rFonts w:hint="eastAsia"/>
        </w:rPr>
        <w:t>系统由厂商</w:t>
      </w:r>
      <w:r w:rsidR="00DE41F3">
        <w:rPr>
          <w:rFonts w:hint="eastAsia"/>
        </w:rPr>
        <w:t>运营</w:t>
      </w:r>
      <w:r w:rsidR="00994EFD">
        <w:rPr>
          <w:rFonts w:hint="eastAsia"/>
        </w:rPr>
        <w:t>管理，供运营商使用。</w:t>
      </w:r>
    </w:p>
    <w:p w14:paraId="6752D82C" w14:textId="084E61EA" w:rsidR="00F06F4B" w:rsidRPr="00636514" w:rsidRDefault="00F06F4B" w:rsidP="002A4EFF">
      <w:pPr>
        <w:pStyle w:val="2"/>
        <w:ind w:firstLineChars="100" w:firstLine="281"/>
      </w:pPr>
      <w:bookmarkStart w:id="69" w:name="_Toc492673762"/>
      <w:bookmarkStart w:id="70" w:name="_Toc498912558"/>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69"/>
      <w:bookmarkEnd w:id="70"/>
    </w:p>
    <w:p w14:paraId="50433728" w14:textId="648746AA" w:rsidR="006E5298" w:rsidRDefault="008D6EC2" w:rsidP="00191468">
      <w:pPr>
        <w:ind w:firstLine="480"/>
      </w:pPr>
      <w:r>
        <w:rPr>
          <w:rFonts w:hint="eastAsia"/>
        </w:rPr>
        <w:t>基于</w:t>
      </w:r>
      <w:r>
        <w:rPr>
          <w:rFonts w:hint="eastAsia"/>
        </w:rPr>
        <w:t>SaaS</w:t>
      </w:r>
      <w:r>
        <w:rPr>
          <w:rFonts w:hint="eastAsia"/>
        </w:rPr>
        <w:t>服务和多租户的思想，</w:t>
      </w:r>
      <w:r w:rsidR="00F06F4B" w:rsidRPr="00636514">
        <w:rPr>
          <w:rFonts w:hint="eastAsia"/>
        </w:rPr>
        <w:t>使用</w:t>
      </w:r>
      <w:r w:rsidR="00F06F4B" w:rsidRPr="00636514">
        <w:rPr>
          <w:rFonts w:hint="eastAsia"/>
        </w:rPr>
        <w:t>SSM</w:t>
      </w:r>
      <w:r w:rsidR="00F06F4B" w:rsidRPr="00636514">
        <w:rPr>
          <w:rFonts w:hint="eastAsia"/>
        </w:rPr>
        <w:t>框架设计</w:t>
      </w:r>
      <w:r w:rsidR="00AE7EB2">
        <w:rPr>
          <w:rFonts w:hint="eastAsia"/>
        </w:rPr>
        <w:t>并</w:t>
      </w:r>
      <w:r w:rsidR="00F06F4B" w:rsidRPr="00636514">
        <w:rPr>
          <w:rFonts w:hint="eastAsia"/>
        </w:rPr>
        <w:t>实现一套能够供多</w:t>
      </w:r>
      <w:r w:rsidR="00F06F4B">
        <w:rPr>
          <w:rFonts w:hint="eastAsia"/>
        </w:rPr>
        <w:t>个</w:t>
      </w:r>
      <w:r w:rsidR="00F06F4B"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Pr>
          <w:rFonts w:hint="eastAsia"/>
        </w:rPr>
        <w:t>基于</w:t>
      </w:r>
      <w:r>
        <w:rPr>
          <w:rFonts w:hint="eastAsia"/>
        </w:rPr>
        <w:t>Android</w:t>
      </w:r>
      <w:r>
        <w:rPr>
          <w:rFonts w:hint="eastAsia"/>
        </w:rPr>
        <w:t>实现</w:t>
      </w:r>
      <w:r w:rsidR="009A7B9A">
        <w:rPr>
          <w:rFonts w:hint="eastAsia"/>
        </w:rPr>
        <w:t>终端售货</w:t>
      </w:r>
      <w:r>
        <w:rPr>
          <w:rFonts w:hint="eastAsia"/>
        </w:rPr>
        <w:t>的</w:t>
      </w:r>
      <w:r w:rsidR="008C04EE">
        <w:rPr>
          <w:rFonts w:hint="eastAsia"/>
        </w:rPr>
        <w:t>VMSale APP</w:t>
      </w:r>
      <w:r>
        <w:rPr>
          <w:rFonts w:hint="eastAsia"/>
        </w:rPr>
        <w:t>和</w:t>
      </w:r>
      <w:r w:rsidR="008037BB">
        <w:rPr>
          <w:rFonts w:hint="eastAsia"/>
        </w:rPr>
        <w:t>便于营业员使用的</w:t>
      </w:r>
      <w:r w:rsidR="008C04EE">
        <w:rPr>
          <w:rFonts w:hint="eastAsia"/>
        </w:rPr>
        <w:t>V</w:t>
      </w:r>
      <w:r w:rsidR="008C04EE">
        <w:t>MM</w:t>
      </w:r>
      <w:r w:rsidR="008C04EE">
        <w:rPr>
          <w:rFonts w:hint="eastAsia"/>
        </w:rPr>
        <w:t>anage APP</w:t>
      </w:r>
      <w:r w:rsidR="009A7B9A">
        <w:rPr>
          <w:rFonts w:hint="eastAsia"/>
        </w:rPr>
        <w:t>。通过</w:t>
      </w:r>
      <w:r w:rsidR="00034C3E">
        <w:rPr>
          <w:rFonts w:hint="eastAsia"/>
        </w:rPr>
        <w:t>4G</w:t>
      </w:r>
      <w:r w:rsidR="00034C3E">
        <w:rPr>
          <w:rFonts w:hint="eastAsia"/>
        </w:rPr>
        <w:t>无线网络通信</w:t>
      </w:r>
      <w:r w:rsidR="009A7B9A">
        <w:rPr>
          <w:rFonts w:hint="eastAsia"/>
        </w:rPr>
        <w:t>将售货机联网，将自动售货机终端信息同步到</w:t>
      </w:r>
      <w:r w:rsidR="009A7B9A">
        <w:rPr>
          <w:rFonts w:hint="eastAsia"/>
        </w:rPr>
        <w:t>VMCloud</w:t>
      </w:r>
      <w:r w:rsidR="009A7B9A">
        <w:t>Platform</w:t>
      </w:r>
      <w:r w:rsidR="009A7B9A">
        <w:t>管理系统</w:t>
      </w:r>
      <w:r w:rsidR="009A7B9A">
        <w:rPr>
          <w:rFonts w:hint="eastAsia"/>
        </w:rPr>
        <w:t>，</w:t>
      </w:r>
      <w:r w:rsidR="002E2711">
        <w:rPr>
          <w:rFonts w:hint="eastAsia"/>
        </w:rPr>
        <w:t>运营商管理员</w:t>
      </w:r>
      <w:r w:rsidR="00034C3E">
        <w:rPr>
          <w:rFonts w:hint="eastAsia"/>
        </w:rPr>
        <w:t>对售货机的监控</w:t>
      </w:r>
      <w:r w:rsidR="00F06F4B"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20264B">
      <w:pPr>
        <w:pStyle w:val="afe"/>
        <w:numPr>
          <w:ilvl w:val="0"/>
          <w:numId w:val="12"/>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20264B">
      <w:pPr>
        <w:pStyle w:val="afe"/>
        <w:numPr>
          <w:ilvl w:val="0"/>
          <w:numId w:val="12"/>
        </w:numPr>
        <w:ind w:firstLineChars="0"/>
      </w:pPr>
      <w:r>
        <w:rPr>
          <w:rFonts w:hint="eastAsia"/>
        </w:rPr>
        <w:t>通用性和重用性</w:t>
      </w:r>
    </w:p>
    <w:p w14:paraId="70672D9D" w14:textId="56720AA3" w:rsidR="006E5298" w:rsidRDefault="007F562B" w:rsidP="00B21ABF">
      <w:pPr>
        <w:ind w:firstLine="480"/>
      </w:pPr>
      <w:r>
        <w:rPr>
          <w:rFonts w:hint="eastAsia"/>
        </w:rPr>
        <w:t>系统模块应具有通用性和</w:t>
      </w:r>
      <w:r w:rsidR="00CF5DDD">
        <w:rPr>
          <w:rFonts w:hint="eastAsia"/>
        </w:rPr>
        <w:t>重用性，能够适应各个运营商商家进行使用；系统</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20264B">
      <w:pPr>
        <w:pStyle w:val="afe"/>
        <w:numPr>
          <w:ilvl w:val="0"/>
          <w:numId w:val="12"/>
        </w:numPr>
        <w:ind w:firstLineChars="0"/>
      </w:pPr>
      <w:r>
        <w:rPr>
          <w:rFonts w:hint="eastAsia"/>
        </w:rPr>
        <w:t>可移植性和健壮性</w:t>
      </w:r>
    </w:p>
    <w:p w14:paraId="274C1E41" w14:textId="0BE4648C"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w:t>
      </w:r>
      <w:r w:rsidR="00BC5856">
        <w:rPr>
          <w:rFonts w:hint="eastAsia"/>
        </w:rPr>
        <w:t>V</w:t>
      </w:r>
      <w:r w:rsidR="00BC5856">
        <w:t>MSale APP</w:t>
      </w:r>
      <w:r w:rsidR="00BC5856">
        <w:t>应用</w:t>
      </w:r>
      <w:r>
        <w:rPr>
          <w:rFonts w:hint="eastAsia"/>
        </w:rPr>
        <w:t>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20264B">
      <w:pPr>
        <w:pStyle w:val="afe"/>
        <w:numPr>
          <w:ilvl w:val="0"/>
          <w:numId w:val="13"/>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20264B">
      <w:pPr>
        <w:pStyle w:val="afe"/>
        <w:numPr>
          <w:ilvl w:val="0"/>
          <w:numId w:val="13"/>
        </w:numPr>
        <w:ind w:firstLineChars="0"/>
      </w:pPr>
      <w:r>
        <w:rPr>
          <w:rFonts w:hint="eastAsia"/>
        </w:rPr>
        <w:lastRenderedPageBreak/>
        <w:t>改造老旧售货机</w:t>
      </w:r>
    </w:p>
    <w:p w14:paraId="43BA57CE" w14:textId="6532EEFD" w:rsidR="0067538A" w:rsidRDefault="005450A4" w:rsidP="007B2567">
      <w:pPr>
        <w:ind w:firstLine="480"/>
      </w:pPr>
      <w:r>
        <w:rPr>
          <w:rFonts w:hint="eastAsia"/>
        </w:rPr>
        <w:t>使用外接</w:t>
      </w:r>
      <w:r>
        <w:rPr>
          <w:rFonts w:hint="eastAsia"/>
        </w:rPr>
        <w:t>Android</w:t>
      </w:r>
      <w:r w:rsidR="004D4B41">
        <w:rPr>
          <w:rFonts w:hint="eastAsia"/>
        </w:rPr>
        <w:t xml:space="preserve"> </w:t>
      </w:r>
      <w:r w:rsidR="004D4B41">
        <w:t>Pad</w:t>
      </w:r>
      <w:r w:rsidR="005C7A1C">
        <w:rPr>
          <w:rFonts w:hint="eastAsia"/>
        </w:rPr>
        <w:t>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sidR="00D21683">
        <w:rPr>
          <w:rFonts w:hint="eastAsia"/>
        </w:rPr>
        <w:t>通过</w:t>
      </w:r>
      <w:r w:rsidR="00D21683">
        <w:rPr>
          <w:rFonts w:hint="eastAsia"/>
        </w:rPr>
        <w:t>4G</w:t>
      </w:r>
      <w:r w:rsidR="00D21683">
        <w:rPr>
          <w:rFonts w:hint="eastAsia"/>
        </w:rPr>
        <w:t>网络</w:t>
      </w:r>
      <w:r w:rsidR="00FB6701">
        <w:rPr>
          <w:rFonts w:hint="eastAsia"/>
        </w:rPr>
        <w:t>传送售货机终端商品销售信息</w:t>
      </w:r>
      <w:r w:rsidR="002E361A">
        <w:rPr>
          <w:rFonts w:hint="eastAsia"/>
        </w:rPr>
        <w:t>。运营行</w:t>
      </w:r>
      <w:r w:rsidR="00F5073C">
        <w:rPr>
          <w:rFonts w:hint="eastAsia"/>
        </w:rPr>
        <w:t>管理员从</w:t>
      </w:r>
      <w:r w:rsidR="002E361A">
        <w:rPr>
          <w:rFonts w:hint="eastAsia"/>
        </w:rPr>
        <w:t>VMCloudPlatform</w:t>
      </w:r>
      <w:r w:rsidR="002E361A">
        <w:rPr>
          <w:rFonts w:hint="eastAsia"/>
        </w:rPr>
        <w:t>管理系统</w:t>
      </w:r>
      <w:r w:rsidR="00F5073C">
        <w:rPr>
          <w:rFonts w:hint="eastAsia"/>
        </w:rPr>
        <w:t>对售货机库存和状态进行监控</w:t>
      </w:r>
      <w:r w:rsidR="003263C1">
        <w:rPr>
          <w:rFonts w:hint="eastAsia"/>
        </w:rPr>
        <w:t>。</w:t>
      </w:r>
    </w:p>
    <w:p w14:paraId="268DE31D" w14:textId="2F981BB2" w:rsidR="007B2567" w:rsidRDefault="007B2567" w:rsidP="0020264B">
      <w:pPr>
        <w:pStyle w:val="afe"/>
        <w:numPr>
          <w:ilvl w:val="0"/>
          <w:numId w:val="13"/>
        </w:numPr>
        <w:ind w:firstLineChars="0"/>
      </w:pPr>
      <w:r>
        <w:rPr>
          <w:rFonts w:hint="eastAsia"/>
        </w:rPr>
        <w:t>终端软件智能化</w:t>
      </w:r>
    </w:p>
    <w:p w14:paraId="37DAD9AC" w14:textId="77777777" w:rsidR="00FD1EF1"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07160C66" w14:textId="00E00E64" w:rsidR="00FD1EF1" w:rsidRDefault="00FD1EF1" w:rsidP="0020264B">
      <w:pPr>
        <w:pStyle w:val="afe"/>
        <w:numPr>
          <w:ilvl w:val="0"/>
          <w:numId w:val="13"/>
        </w:numPr>
        <w:ind w:firstLineChars="0"/>
      </w:pPr>
      <w:r>
        <w:rPr>
          <w:rFonts w:hint="eastAsia"/>
        </w:rPr>
        <w:t>运营商营业员小程序</w:t>
      </w:r>
    </w:p>
    <w:p w14:paraId="4A3036C6" w14:textId="389D93DF" w:rsidR="005450A4" w:rsidRDefault="00534E45" w:rsidP="007B2567">
      <w:pPr>
        <w:ind w:firstLine="480"/>
      </w:pPr>
      <w:r>
        <w:rPr>
          <w:rFonts w:hint="eastAsia"/>
        </w:rPr>
        <w:t>实现</w:t>
      </w:r>
      <w:r w:rsidR="00FD1EF1">
        <w:rPr>
          <w:rFonts w:hint="eastAsia"/>
        </w:rPr>
        <w:t>供运营商</w:t>
      </w:r>
      <w:r>
        <w:rPr>
          <w:rFonts w:hint="eastAsia"/>
        </w:rPr>
        <w:t>营业员</w:t>
      </w:r>
      <w:r w:rsidR="00FD1EF1">
        <w:rPr>
          <w:rFonts w:hint="eastAsia"/>
        </w:rPr>
        <w:t>使用</w:t>
      </w:r>
      <w:r>
        <w:rPr>
          <w:rFonts w:hint="eastAsia"/>
        </w:rPr>
        <w:t>的售货机管理软件，帮助营业员在上货现场更新自动售货机信息和个人库存。</w:t>
      </w:r>
    </w:p>
    <w:p w14:paraId="27BA4785" w14:textId="2B367B42" w:rsidR="00F06F4B" w:rsidRPr="00636514" w:rsidRDefault="00F06F4B" w:rsidP="006C1A62">
      <w:pPr>
        <w:pStyle w:val="2"/>
      </w:pPr>
      <w:bookmarkStart w:id="71" w:name="_Toc498912559"/>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71"/>
    </w:p>
    <w:p w14:paraId="2E04A9F6" w14:textId="45301DCC" w:rsidR="00AA66D7" w:rsidRDefault="00AA66D7" w:rsidP="00AA66D7">
      <w:pPr>
        <w:pStyle w:val="3"/>
      </w:pPr>
      <w:r>
        <w:t xml:space="preserve">3.2.1 </w:t>
      </w:r>
      <w:r>
        <w:rPr>
          <w:rFonts w:hint="eastAsia"/>
        </w:rPr>
        <w:t>VMCloutPlatform</w:t>
      </w:r>
      <w:r>
        <w:rPr>
          <w:rFonts w:hint="eastAsia"/>
        </w:rPr>
        <w:t>管理系统需求分析</w:t>
      </w:r>
    </w:p>
    <w:p w14:paraId="33C555DD" w14:textId="1906FF89" w:rsidR="003322EE" w:rsidRDefault="004F13F7" w:rsidP="003322EE">
      <w:pPr>
        <w:ind w:firstLine="480"/>
      </w:pPr>
      <w:r>
        <w:rPr>
          <w:rFonts w:hint="eastAsia"/>
        </w:rPr>
        <w:t>VMCloud</w:t>
      </w:r>
      <w:r>
        <w:t>Platform</w:t>
      </w:r>
      <w:r w:rsidR="005751B4">
        <w:t>管理</w:t>
      </w:r>
      <w:r>
        <w:rPr>
          <w:rFonts w:hint="eastAsia"/>
        </w:rPr>
        <w:t>系统由厂商</w:t>
      </w:r>
      <w:r w:rsidR="00D2206C">
        <w:rPr>
          <w:rFonts w:hint="eastAsia"/>
        </w:rPr>
        <w:t>开发和</w:t>
      </w:r>
      <w:r>
        <w:rPr>
          <w:rFonts w:hint="eastAsia"/>
        </w:rPr>
        <w:t>管理，运营商作为租户</w:t>
      </w:r>
      <w:r w:rsidR="009D3743">
        <w:rPr>
          <w:rFonts w:hint="eastAsia"/>
        </w:rPr>
        <w:t>进行租用</w:t>
      </w:r>
      <w:r>
        <w:rPr>
          <w:rFonts w:hint="eastAsia"/>
        </w:rPr>
        <w:t>。</w:t>
      </w:r>
      <w:r w:rsidR="00FA61D6">
        <w:rPr>
          <w:rFonts w:hint="eastAsia"/>
        </w:rPr>
        <w:t>厂商除作为系统管理员外，还</w:t>
      </w:r>
      <w:r w:rsidR="00BB0659">
        <w:rPr>
          <w:rFonts w:hint="eastAsia"/>
        </w:rPr>
        <w:t>有内部</w:t>
      </w:r>
      <w:r w:rsidR="001A66DB">
        <w:rPr>
          <w:rFonts w:hint="eastAsia"/>
        </w:rPr>
        <w:t>自动售货机</w:t>
      </w:r>
      <w:r w:rsidR="003B3FED">
        <w:rPr>
          <w:rFonts w:hint="eastAsia"/>
        </w:rPr>
        <w:t>的</w:t>
      </w:r>
      <w:r w:rsidR="004D4575">
        <w:rPr>
          <w:rFonts w:hint="eastAsia"/>
        </w:rPr>
        <w:t>业务</w:t>
      </w:r>
      <w:r w:rsidR="00BB0659">
        <w:rPr>
          <w:rFonts w:hint="eastAsia"/>
        </w:rPr>
        <w:t>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w:t>
      </w:r>
      <w:r w:rsidR="004634EB">
        <w:rPr>
          <w:rFonts w:hint="eastAsia"/>
        </w:rPr>
        <w:t>租用</w:t>
      </w:r>
      <w:r w:rsidR="008B7E14">
        <w:rPr>
          <w:rFonts w:hint="eastAsia"/>
        </w:rPr>
        <w:t>平台</w:t>
      </w:r>
      <w:r w:rsidR="00544F1C">
        <w:rPr>
          <w:rFonts w:hint="eastAsia"/>
        </w:rPr>
        <w:t>系统</w:t>
      </w:r>
      <w:r w:rsidR="008B7E14">
        <w:rPr>
          <w:rFonts w:hint="eastAsia"/>
        </w:rPr>
        <w:t>时，根据实际需求选择要租用的功能单元，</w:t>
      </w:r>
      <w:r w:rsidR="009A1068">
        <w:rPr>
          <w:rFonts w:hint="eastAsia"/>
        </w:rPr>
        <w:t>运营商管理员</w:t>
      </w:r>
      <w:r w:rsidR="00544F1C">
        <w:rPr>
          <w:rFonts w:hint="eastAsia"/>
        </w:rPr>
        <w:t>为</w:t>
      </w:r>
      <w:r w:rsidR="00F06F4B" w:rsidRPr="00636514">
        <w:rPr>
          <w:rFonts w:hint="eastAsia"/>
        </w:rPr>
        <w:t>每个</w:t>
      </w:r>
      <w:r w:rsidR="009A1068">
        <w:rPr>
          <w:rFonts w:hint="eastAsia"/>
        </w:rPr>
        <w:t>新建</w:t>
      </w:r>
      <w:r w:rsidR="00955E64">
        <w:rPr>
          <w:rFonts w:hint="eastAsia"/>
        </w:rPr>
        <w:t>用户</w:t>
      </w:r>
      <w:r w:rsidR="00DB1B54">
        <w:rPr>
          <w:rFonts w:hint="eastAsia"/>
        </w:rPr>
        <w:t>分配权限</w:t>
      </w:r>
      <w:r w:rsidR="00F06F4B" w:rsidRPr="00636514">
        <w:rPr>
          <w:rFonts w:hint="eastAsia"/>
        </w:rPr>
        <w:t>，</w:t>
      </w:r>
      <w:r w:rsidR="00DB1B54">
        <w:rPr>
          <w:rFonts w:hint="eastAsia"/>
        </w:rPr>
        <w:t>使其</w:t>
      </w:r>
      <w:r w:rsidR="009A1068">
        <w:rPr>
          <w:rFonts w:hint="eastAsia"/>
        </w:rPr>
        <w:t>操作</w:t>
      </w:r>
      <w:r w:rsidR="00DB1B54">
        <w:rPr>
          <w:rFonts w:hint="eastAsia"/>
        </w:rPr>
        <w:t>不同的功能单元</w:t>
      </w:r>
      <w:r w:rsidR="00F06F4B" w:rsidRPr="00636514">
        <w:rPr>
          <w:rFonts w:hint="eastAsia"/>
        </w:rPr>
        <w:t>。</w:t>
      </w:r>
      <w:r w:rsidR="00132A47">
        <w:rPr>
          <w:rFonts w:hint="eastAsia"/>
        </w:rPr>
        <w:t>运营商通过</w:t>
      </w:r>
      <w:r w:rsidR="00132A47">
        <w:rPr>
          <w:rFonts w:hint="eastAsia"/>
        </w:rPr>
        <w:t>VMCloudPlatform</w:t>
      </w:r>
      <w:r w:rsidR="00132A47">
        <w:rPr>
          <w:rFonts w:hint="eastAsia"/>
        </w:rPr>
        <w:t>管理系统</w:t>
      </w:r>
      <w:r w:rsidR="0080778E">
        <w:rPr>
          <w:rFonts w:hint="eastAsia"/>
        </w:rPr>
        <w:t>对自动售货机终端进行实时监控，</w:t>
      </w:r>
      <w:r w:rsidR="003B4503">
        <w:rPr>
          <w:rFonts w:hint="eastAsia"/>
        </w:rPr>
        <w:t>及时获取售货机销售状况，</w:t>
      </w:r>
      <w:r w:rsidR="0052333E">
        <w:rPr>
          <w:rFonts w:hint="eastAsia"/>
        </w:rPr>
        <w:t>以</w:t>
      </w:r>
      <w:r w:rsidR="00355012">
        <w:rPr>
          <w:rFonts w:hint="eastAsia"/>
        </w:rPr>
        <w:t>保证</w:t>
      </w:r>
      <w:r w:rsidR="0080778E">
        <w:rPr>
          <w:rFonts w:hint="eastAsia"/>
        </w:rPr>
        <w:t>售货机终端正常</w:t>
      </w:r>
      <w:r w:rsidR="000F3F9B">
        <w:rPr>
          <w:rFonts w:hint="eastAsia"/>
        </w:rPr>
        <w:t>正常运行</w:t>
      </w:r>
      <w:r w:rsidR="0080778E">
        <w:rPr>
          <w:rFonts w:hint="eastAsia"/>
        </w:rPr>
        <w:t>。</w:t>
      </w:r>
    </w:p>
    <w:p w14:paraId="00AC417F" w14:textId="03324B4B" w:rsidR="00F06F4B" w:rsidRDefault="008560E7" w:rsidP="0020264B">
      <w:pPr>
        <w:pStyle w:val="afe"/>
        <w:numPr>
          <w:ilvl w:val="0"/>
          <w:numId w:val="22"/>
        </w:numPr>
        <w:ind w:firstLineChars="0"/>
        <w:rPr>
          <w:ins w:id="72" w:author="Miley Ren" w:date="2017-11-20T15:21:00Z"/>
        </w:rPr>
      </w:pPr>
      <w:r>
        <w:rPr>
          <w:rFonts w:hint="eastAsia"/>
        </w:rPr>
        <w:t>自动售货机</w:t>
      </w:r>
      <w:r w:rsidR="009D1AAD">
        <w:rPr>
          <w:rFonts w:hint="eastAsia"/>
        </w:rPr>
        <w:t>厂商需求</w:t>
      </w:r>
    </w:p>
    <w:p w14:paraId="6B595D08" w14:textId="566A986A" w:rsidR="00F06F4B" w:rsidRDefault="00987EEC" w:rsidP="008B0DED">
      <w:pPr>
        <w:ind w:firstLine="480"/>
      </w:pPr>
      <w:r>
        <w:rPr>
          <w:rFonts w:hint="eastAsia"/>
        </w:rPr>
        <w:t>V</w:t>
      </w:r>
      <w:r>
        <w:t>MCloudPlatform</w:t>
      </w:r>
      <w:r>
        <w:t>系统</w:t>
      </w:r>
      <w:r w:rsidR="008B0DED">
        <w:rPr>
          <w:rFonts w:hint="eastAsia"/>
        </w:rPr>
        <w:t>的开发和搭建工作由厂商负责</w:t>
      </w:r>
      <w:r w:rsidR="008B0DED" w:rsidRPr="00636514">
        <w:rPr>
          <w:rFonts w:hint="eastAsia"/>
        </w:rPr>
        <w:t>，</w:t>
      </w:r>
      <w:r w:rsidR="008B0DED">
        <w:rPr>
          <w:rFonts w:hint="eastAsia"/>
        </w:rPr>
        <w:t>供自动售货机运营商使用，运营商</w:t>
      </w:r>
      <w:r w:rsidR="008B0DED" w:rsidRPr="00636514">
        <w:rPr>
          <w:rFonts w:hint="eastAsia"/>
        </w:rPr>
        <w:t>通过</w:t>
      </w:r>
      <w:r w:rsidR="008B0DED" w:rsidRPr="00636514">
        <w:rPr>
          <w:rFonts w:hint="eastAsia"/>
        </w:rPr>
        <w:t>web</w:t>
      </w:r>
      <w:r w:rsidR="008B0DED" w:rsidRPr="00636514">
        <w:rPr>
          <w:rFonts w:hint="eastAsia"/>
        </w:rPr>
        <w:t>页面进行系统的租用。</w:t>
      </w:r>
      <w:r w:rsidR="008B0DED">
        <w:rPr>
          <w:rFonts w:hint="eastAsia"/>
        </w:rPr>
        <w:t>其中，</w:t>
      </w:r>
      <w:r w:rsidR="00EE273A">
        <w:rPr>
          <w:rFonts w:hint="eastAsia"/>
        </w:rPr>
        <w:t>厂商</w:t>
      </w:r>
      <w:r w:rsidR="008B0DED" w:rsidRPr="00636514">
        <w:rPr>
          <w:rFonts w:hint="eastAsia"/>
        </w:rPr>
        <w:t>为一级用户，</w:t>
      </w:r>
      <w:r w:rsidR="008B0DED">
        <w:rPr>
          <w:rFonts w:hint="eastAsia"/>
        </w:rPr>
        <w:t>包括系统</w:t>
      </w:r>
      <w:r w:rsidR="00F91839">
        <w:rPr>
          <w:rFonts w:hint="eastAsia"/>
          <w:noProof/>
        </w:rPr>
        <w:lastRenderedPageBreak/>
        <w:drawing>
          <wp:anchor distT="0" distB="0" distL="114300" distR="114300" simplePos="0" relativeHeight="251941888" behindDoc="0" locked="0" layoutInCell="1" allowOverlap="1" wp14:anchorId="3CDB91BA" wp14:editId="18AB6436">
            <wp:simplePos x="0" y="0"/>
            <wp:positionH relativeFrom="column">
              <wp:posOffset>41275</wp:posOffset>
            </wp:positionH>
            <wp:positionV relativeFrom="paragraph">
              <wp:posOffset>347345</wp:posOffset>
            </wp:positionV>
            <wp:extent cx="5486400" cy="25425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运营商用例图及序列图 (2).png"/>
                    <pic:cNvPicPr/>
                  </pic:nvPicPr>
                  <pic:blipFill rotWithShape="1">
                    <a:blip r:embed="rId31">
                      <a:extLst>
                        <a:ext uri="{28A0092B-C50C-407E-A947-70E740481C1C}">
                          <a14:useLocalDpi xmlns:a14="http://schemas.microsoft.com/office/drawing/2010/main" val="0"/>
                        </a:ext>
                      </a:extLst>
                    </a:blip>
                    <a:srcRect l="4211" t="8116" r="2885"/>
                    <a:stretch/>
                  </pic:blipFill>
                  <pic:spPr bwMode="auto">
                    <a:xfrm>
                      <a:off x="0" y="0"/>
                      <a:ext cx="548640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DED">
        <w:rPr>
          <w:rFonts w:hint="eastAsia"/>
        </w:rPr>
        <w:t>管理员和厂商管理员两种用户角色。</w:t>
      </w:r>
    </w:p>
    <w:p w14:paraId="289B6529" w14:textId="72089C9E"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17C289BF" w:rsidR="00F06B93" w:rsidRDefault="005E5FDF" w:rsidP="00922A3F">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w:t>
      </w:r>
      <w:r w:rsidR="00DD32AD">
        <w:rPr>
          <w:rFonts w:hint="eastAsia"/>
        </w:rPr>
        <w:t>是</w:t>
      </w:r>
      <w:r w:rsidR="00D67D83">
        <w:rPr>
          <w:rFonts w:hint="eastAsia"/>
        </w:rPr>
        <w:t>平台</w:t>
      </w:r>
      <w:r w:rsidR="00DD32AD">
        <w:rPr>
          <w:rFonts w:hint="eastAsia"/>
        </w:rPr>
        <w:t>的</w:t>
      </w:r>
      <w:r w:rsidR="00D67D83">
        <w:rPr>
          <w:rFonts w:hint="eastAsia"/>
        </w:rPr>
        <w:t>管理者</w:t>
      </w:r>
      <w:r w:rsidR="007F55CD">
        <w:rPr>
          <w:rFonts w:hint="eastAsia"/>
        </w:rPr>
        <w:t>。</w:t>
      </w:r>
    </w:p>
    <w:p w14:paraId="01D626CD" w14:textId="34D51F69" w:rsidR="00AC5CF9" w:rsidRDefault="00F06F4B" w:rsidP="00922A3F">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6F0109C7" w:rsidR="00AC5CF9" w:rsidRDefault="00E06A72" w:rsidP="00922A3F">
      <w:pPr>
        <w:ind w:firstLine="480"/>
      </w:pPr>
      <w:r w:rsidRPr="00041A47">
        <w:t>用户管理</w:t>
      </w:r>
      <w:r w:rsidR="00F81469">
        <w:rPr>
          <w:rFonts w:hint="eastAsia"/>
        </w:rPr>
        <w:t>：</w:t>
      </w:r>
      <w:r w:rsidR="001C5057">
        <w:rPr>
          <w:rFonts w:hint="eastAsia"/>
        </w:rPr>
        <w:t>用户信息的管理，系统管理员添加、修改、查询和删除用户信息。</w:t>
      </w:r>
    </w:p>
    <w:p w14:paraId="08A13F96" w14:textId="0121FD0A" w:rsidR="007A2784" w:rsidRDefault="00E848E7" w:rsidP="00922A3F">
      <w:pPr>
        <w:ind w:firstLine="480"/>
      </w:pPr>
      <w:r>
        <w:rPr>
          <w:rFonts w:hint="eastAsia"/>
        </w:rPr>
        <w:t>租赁</w:t>
      </w:r>
      <w:r w:rsidR="00F06F4B" w:rsidRPr="00636514">
        <w:rPr>
          <w:rFonts w:hint="eastAsia"/>
        </w:rPr>
        <w:t>管理</w:t>
      </w:r>
      <w:r w:rsidR="001625CA">
        <w:rPr>
          <w:rFonts w:hint="eastAsia"/>
        </w:rPr>
        <w:t>：</w:t>
      </w:r>
      <w:r w:rsidR="00BE15A3">
        <w:rPr>
          <w:rFonts w:hint="eastAsia"/>
        </w:rPr>
        <w:t>系统管理员定制</w:t>
      </w:r>
      <w:r w:rsidR="00BE15A3">
        <w:rPr>
          <w:rFonts w:hint="eastAsia"/>
        </w:rPr>
        <w:t>VMCloudPlatform</w:t>
      </w:r>
      <w:r w:rsidR="00120CA0">
        <w:rPr>
          <w:rFonts w:hint="eastAsia"/>
        </w:rPr>
        <w:t>管理</w:t>
      </w:r>
      <w:r w:rsidR="00BE15A3">
        <w:rPr>
          <w:rFonts w:hint="eastAsia"/>
        </w:rPr>
        <w:t>系统</w:t>
      </w:r>
      <w:r w:rsidR="007A2784">
        <w:rPr>
          <w:rFonts w:hint="eastAsia"/>
        </w:rPr>
        <w:t>的租金规则</w:t>
      </w:r>
      <w:r w:rsidR="00C36493">
        <w:rPr>
          <w:rFonts w:hint="eastAsia"/>
        </w:rPr>
        <w:t>。</w:t>
      </w:r>
    </w:p>
    <w:p w14:paraId="0A4C39DD" w14:textId="3BE67345" w:rsidR="00BC7183" w:rsidRPr="00636514" w:rsidRDefault="005B0B2E" w:rsidP="00922A3F">
      <w:pPr>
        <w:ind w:firstLine="48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922A3F">
      <w:pPr>
        <w:ind w:firstLine="480"/>
      </w:pPr>
      <w:r w:rsidRPr="00636514">
        <w:t>类型管理</w:t>
      </w:r>
      <w:r w:rsidR="00FF2C49">
        <w:rPr>
          <w:rFonts w:hint="eastAsia"/>
        </w:rPr>
        <w:t>：厂商管理员对售货机基本类型进行定义，查询、更新和删除，将售货机信息和类型信息进行关联。</w:t>
      </w:r>
    </w:p>
    <w:p w14:paraId="3374EE26" w14:textId="4733F595" w:rsidR="00BC7183" w:rsidRPr="00636514" w:rsidRDefault="00BC7183" w:rsidP="00922A3F">
      <w:pPr>
        <w:ind w:firstLine="480"/>
      </w:pPr>
      <w:r w:rsidRPr="00636514">
        <w:t>售货机管理</w:t>
      </w:r>
      <w:r w:rsidRPr="00636514">
        <w:rPr>
          <w:rFonts w:hint="eastAsia"/>
        </w:rPr>
        <w:t>：</w:t>
      </w:r>
      <w:r w:rsidR="00F87DD5">
        <w:rPr>
          <w:rFonts w:hint="eastAsia"/>
        </w:rPr>
        <w:t>厂商管理员对厂商</w:t>
      </w:r>
      <w:r w:rsidR="0054040F">
        <w:rPr>
          <w:rFonts w:hint="eastAsia"/>
        </w:rPr>
        <w:t>售货机进行添加、修改、删除</w:t>
      </w:r>
      <w:r w:rsidR="00D067CF">
        <w:rPr>
          <w:rFonts w:hint="eastAsia"/>
        </w:rPr>
        <w:t>管理，初始化售货机</w:t>
      </w:r>
      <w:r w:rsidR="00A3769E">
        <w:rPr>
          <w:rFonts w:hint="eastAsia"/>
        </w:rPr>
        <w:t>基本</w:t>
      </w:r>
      <w:r w:rsidR="00D067CF">
        <w:rPr>
          <w:rFonts w:hint="eastAsia"/>
        </w:rPr>
        <w:t>信息和售货机类型</w:t>
      </w:r>
      <w:r w:rsidR="00850C39">
        <w:rPr>
          <w:rFonts w:hint="eastAsia"/>
        </w:rPr>
        <w:t>，将售货机</w:t>
      </w:r>
      <w:r w:rsidR="0003169C">
        <w:rPr>
          <w:rFonts w:hint="eastAsia"/>
        </w:rPr>
        <w:t>分配给运营商</w:t>
      </w:r>
      <w:r w:rsidR="0054040F">
        <w:rPr>
          <w:rFonts w:hint="eastAsia"/>
        </w:rPr>
        <w:t>。</w:t>
      </w:r>
    </w:p>
    <w:p w14:paraId="488E452D" w14:textId="78B8661D" w:rsidR="00F06F4B" w:rsidRDefault="008560E7" w:rsidP="0020264B">
      <w:pPr>
        <w:pStyle w:val="afe"/>
        <w:numPr>
          <w:ilvl w:val="0"/>
          <w:numId w:val="22"/>
        </w:numPr>
        <w:ind w:firstLineChars="0"/>
      </w:pPr>
      <w:r>
        <w:rPr>
          <w:rFonts w:hint="eastAsia"/>
        </w:rPr>
        <w:t>自动售货机</w:t>
      </w:r>
      <w:r w:rsidR="00F06F4B" w:rsidRPr="00636514">
        <w:rPr>
          <w:rFonts w:hint="eastAsia"/>
        </w:rPr>
        <w:t>运营商</w:t>
      </w:r>
      <w:r>
        <w:rPr>
          <w:rFonts w:hint="eastAsia"/>
        </w:rPr>
        <w:t>需求</w:t>
      </w:r>
    </w:p>
    <w:p w14:paraId="2F525BF4" w14:textId="397E7031" w:rsidR="009073A4" w:rsidRPr="00636514" w:rsidRDefault="00371BF7" w:rsidP="009073A4">
      <w:pPr>
        <w:ind w:firstLine="480"/>
        <w:rPr>
          <w:rFonts w:hint="eastAsia"/>
        </w:rPr>
      </w:pPr>
      <w:r>
        <w:rPr>
          <w:rFonts w:hint="eastAsia"/>
        </w:rPr>
        <w:t>售货机运营商是</w:t>
      </w:r>
      <w:r>
        <w:rPr>
          <w:rFonts w:hint="eastAsia"/>
        </w:rPr>
        <w:t>VMCloudPlatform</w:t>
      </w:r>
      <w:r w:rsidR="00120CA0">
        <w:rPr>
          <w:rFonts w:hint="eastAsia"/>
        </w:rPr>
        <w:t>管理</w:t>
      </w:r>
      <w:r>
        <w:t>系统的</w:t>
      </w:r>
      <w:r w:rsidR="00407ABF">
        <w:t>主要使用者</w:t>
      </w:r>
      <w:r w:rsidR="009073A4">
        <w:rPr>
          <w:rFonts w:hint="eastAsia"/>
        </w:rPr>
        <w:t>，</w:t>
      </w:r>
      <w:r w:rsidR="00407ABF">
        <w:rPr>
          <w:rFonts w:hint="eastAsia"/>
        </w:rPr>
        <w:t>通过租用界面进行平台的租用。</w:t>
      </w:r>
      <w:r w:rsidR="009073A4">
        <w:rPr>
          <w:rFonts w:hint="eastAsia"/>
        </w:rPr>
        <w:t>软件租用成功后运营商管理员可添加下级管理员并配置用户权限。</w:t>
      </w:r>
      <w:r w:rsidR="00483538">
        <w:rPr>
          <w:rFonts w:hint="eastAsia"/>
        </w:rPr>
        <w:t>运营商使用系统，信息化的进行用户管理、售货机管理、货道管理、商品管理、财务管理和库存管理等功能。其</w:t>
      </w:r>
      <w:r w:rsidR="009073A4">
        <w:rPr>
          <w:rFonts w:hint="eastAsia"/>
        </w:rPr>
        <w:t>内部</w:t>
      </w:r>
      <w:r w:rsidR="00EE4470">
        <w:rPr>
          <w:rFonts w:hint="eastAsia"/>
        </w:rPr>
        <w:t>模块</w:t>
      </w:r>
      <w:r w:rsidR="009073A4">
        <w:rPr>
          <w:rFonts w:hint="eastAsia"/>
        </w:rPr>
        <w:t>和其他运营商相互隔离，</w:t>
      </w:r>
      <w:r w:rsidR="000A7F53">
        <w:rPr>
          <w:rFonts w:hint="eastAsia"/>
        </w:rPr>
        <w:t>互不干扰</w:t>
      </w:r>
      <w:r w:rsidR="009073A4">
        <w:rPr>
          <w:rFonts w:hint="eastAsia"/>
        </w:rPr>
        <w:t>。</w:t>
      </w:r>
    </w:p>
    <w:p w14:paraId="1500A478" w14:textId="123B4B6F" w:rsidR="00F06F4B" w:rsidRDefault="00F06F4B" w:rsidP="00CD032E">
      <w:pPr>
        <w:ind w:firstLine="480"/>
      </w:pPr>
    </w:p>
    <w:p w14:paraId="54B25042" w14:textId="702EC48E" w:rsidR="00F06F4B" w:rsidRPr="005270D9" w:rsidRDefault="00777E6F" w:rsidP="005A23D3">
      <w:pPr>
        <w:pStyle w:val="aff0"/>
      </w:pPr>
      <w:r>
        <w:rPr>
          <w:rFonts w:hint="eastAsia"/>
          <w:noProof/>
        </w:rPr>
        <w:lastRenderedPageBreak/>
        <w:drawing>
          <wp:anchor distT="0" distB="0" distL="114300" distR="114300" simplePos="0" relativeHeight="251942912" behindDoc="0" locked="0" layoutInCell="1" allowOverlap="1" wp14:anchorId="031235B7" wp14:editId="306A5F2C">
            <wp:simplePos x="0" y="0"/>
            <wp:positionH relativeFrom="column">
              <wp:posOffset>399442</wp:posOffset>
            </wp:positionH>
            <wp:positionV relativeFrom="paragraph">
              <wp:posOffset>63611</wp:posOffset>
            </wp:positionV>
            <wp:extent cx="4834255" cy="284607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运营商用例图及序列图 (3).png"/>
                    <pic:cNvPicPr/>
                  </pic:nvPicPr>
                  <pic:blipFill rotWithShape="1">
                    <a:blip r:embed="rId32">
                      <a:extLst>
                        <a:ext uri="{28A0092B-C50C-407E-A947-70E740481C1C}">
                          <a14:useLocalDpi xmlns:a14="http://schemas.microsoft.com/office/drawing/2010/main" val="0"/>
                        </a:ext>
                      </a:extLst>
                    </a:blip>
                    <a:srcRect l="5126" t="8333" r="3212" b="3919"/>
                    <a:stretch/>
                  </pic:blipFill>
                  <pic:spPr bwMode="auto">
                    <a:xfrm>
                      <a:off x="0" y="0"/>
                      <a:ext cx="4834255"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3-2</w:t>
      </w:r>
      <w:r w:rsidR="00F06F4B">
        <w:t xml:space="preserve">  </w:t>
      </w:r>
      <w:r w:rsidR="00F06F4B">
        <w:rPr>
          <w:rFonts w:hint="eastAsia"/>
        </w:rPr>
        <w:t>运营商</w:t>
      </w:r>
      <w:r w:rsidR="00524C17">
        <w:rPr>
          <w:rFonts w:hint="eastAsia"/>
        </w:rPr>
        <w:t>模块</w:t>
      </w:r>
      <w:r w:rsidR="00F06F4B">
        <w:rPr>
          <w:rFonts w:hint="eastAsia"/>
        </w:rPr>
        <w:t>系统用例图</w:t>
      </w:r>
    </w:p>
    <w:p w14:paraId="750FACF0" w14:textId="07D79BC1" w:rsidR="009502C8" w:rsidRDefault="00F06F4B" w:rsidP="00AF01BE">
      <w:pPr>
        <w:ind w:firstLine="48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EF4482">
        <w:rPr>
          <w:rFonts w:hint="eastAsia"/>
        </w:rPr>
        <w:t>，按需付费</w:t>
      </w:r>
      <w:r w:rsidR="00606D7C">
        <w:rPr>
          <w:rFonts w:hint="eastAsia"/>
        </w:rPr>
        <w:t>”</w:t>
      </w:r>
      <w:r w:rsidR="00DD3E92">
        <w:rPr>
          <w:rFonts w:hint="eastAsia"/>
        </w:rPr>
        <w:t>。</w:t>
      </w:r>
      <w:r w:rsidR="009502C8">
        <w:rPr>
          <w:rFonts w:hint="eastAsia"/>
        </w:rPr>
        <w:t>平台租用成功后，系统记录租用的开始、截止日期</w:t>
      </w:r>
      <w:r w:rsidR="00606D7C">
        <w:rPr>
          <w:rFonts w:hint="eastAsia"/>
        </w:rPr>
        <w:t>、功能组</w:t>
      </w:r>
      <w:r w:rsidR="00CC0A5C">
        <w:rPr>
          <w:rFonts w:hint="eastAsia"/>
        </w:rPr>
        <w:t>，并将租户可用状态置为可用</w:t>
      </w:r>
      <w:r w:rsidR="009502C8">
        <w:rPr>
          <w:rFonts w:hint="eastAsia"/>
        </w:rPr>
        <w:t>。</w:t>
      </w:r>
    </w:p>
    <w:p w14:paraId="62C39AF0" w14:textId="6CC709B3" w:rsidR="00CE5B00" w:rsidRDefault="00F06F4B" w:rsidP="00AF01BE">
      <w:pPr>
        <w:ind w:firstLine="48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w:t>
      </w:r>
      <w:r w:rsidR="00145279">
        <w:rPr>
          <w:rFonts w:hint="eastAsia"/>
        </w:rPr>
        <w:t>。</w:t>
      </w:r>
      <w:r w:rsidR="00C736FB">
        <w:rPr>
          <w:rFonts w:hint="eastAsia"/>
        </w:rPr>
        <w:t>为方便管理</w:t>
      </w:r>
      <w:r w:rsidR="00A77D44">
        <w:rPr>
          <w:rFonts w:hint="eastAsia"/>
        </w:rPr>
        <w:t>，</w:t>
      </w:r>
      <w:r w:rsidRPr="00636514">
        <w:rPr>
          <w:rFonts w:hint="eastAsia"/>
        </w:rPr>
        <w:t>管理员创建用户组，</w:t>
      </w:r>
      <w:r w:rsidR="000927E2">
        <w:rPr>
          <w:rFonts w:hint="eastAsia"/>
        </w:rPr>
        <w:t>为每个用户组分配一个组管理员，组管理员对组内成员进行管理。</w:t>
      </w:r>
      <w:r w:rsidRPr="00636514">
        <w:rPr>
          <w:rFonts w:hint="eastAsia"/>
        </w:rPr>
        <w:t>普通</w:t>
      </w:r>
      <w:r w:rsidR="00025561">
        <w:rPr>
          <w:rFonts w:hint="eastAsia"/>
        </w:rPr>
        <w:t>营业员</w:t>
      </w:r>
      <w:r w:rsidRPr="00636514">
        <w:rPr>
          <w:rFonts w:hint="eastAsia"/>
        </w:rPr>
        <w:t>不具有用户管理的权限。</w:t>
      </w:r>
    </w:p>
    <w:p w14:paraId="7ADFA2CA" w14:textId="69E69490" w:rsidR="00F06F4B" w:rsidRPr="00636514" w:rsidRDefault="00F06F4B" w:rsidP="00AF01BE">
      <w:pPr>
        <w:ind w:firstLine="48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6A5648BE" w:rsidR="006E1F3C" w:rsidRDefault="00F06F4B" w:rsidP="00AF01BE">
      <w:pPr>
        <w:ind w:firstLine="48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6813CCBE" w:rsidR="00F06F4B" w:rsidRPr="00636514" w:rsidRDefault="00F06F4B" w:rsidP="00AF01BE">
      <w:pPr>
        <w:ind w:firstLine="48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7E3CD643" w:rsidR="00F06F4B" w:rsidRPr="00636514" w:rsidRDefault="00F06F4B" w:rsidP="00023F85">
      <w:pPr>
        <w:ind w:firstLine="480"/>
      </w:pPr>
      <w:r w:rsidRPr="00636514">
        <w:lastRenderedPageBreak/>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w:t>
      </w:r>
      <w:r w:rsidR="00023F85">
        <w:rPr>
          <w:rFonts w:hint="eastAsia"/>
        </w:rPr>
        <w:t>发送</w:t>
      </w:r>
      <w:r w:rsidR="00825AB9">
        <w:rPr>
          <w:rFonts w:hint="eastAsia"/>
        </w:rPr>
        <w:t>到</w:t>
      </w:r>
      <w:r w:rsidR="00023F85">
        <w:t>VMCloudPlatform</w:t>
      </w:r>
      <w:r w:rsidR="00023F85">
        <w:t>管理系统</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75DA1944" w14:textId="2725F430" w:rsidR="00F06F4B" w:rsidRDefault="005E6F02" w:rsidP="005E6F02">
      <w:pPr>
        <w:pStyle w:val="3"/>
      </w:pPr>
      <w:r>
        <w:t xml:space="preserve">3.2.2 </w:t>
      </w:r>
      <w:r w:rsidR="008C04EE">
        <w:rPr>
          <w:rFonts w:hint="eastAsia"/>
        </w:rPr>
        <w:t>VMManage APP</w:t>
      </w:r>
      <w:r w:rsidR="00132785">
        <w:rPr>
          <w:rFonts w:hint="eastAsia"/>
        </w:rPr>
        <w:t>需求</w:t>
      </w:r>
      <w:r w:rsidR="00856DEB">
        <w:rPr>
          <w:rFonts w:hint="eastAsia"/>
        </w:rPr>
        <w:t>分析</w:t>
      </w:r>
    </w:p>
    <w:p w14:paraId="796E47E4" w14:textId="5FB3CC91" w:rsidR="00280566" w:rsidRDefault="00A41B3C" w:rsidP="00041A47">
      <w:pPr>
        <w:ind w:firstLine="480"/>
      </w:pPr>
      <w:r>
        <w:rPr>
          <w:rFonts w:hint="eastAsia"/>
          <w:noProof/>
        </w:rPr>
        <w:drawing>
          <wp:anchor distT="0" distB="0" distL="114300" distR="114300" simplePos="0" relativeHeight="251943936" behindDoc="0" locked="0" layoutInCell="1" allowOverlap="1" wp14:anchorId="688795A9" wp14:editId="15F229BC">
            <wp:simplePos x="0" y="0"/>
            <wp:positionH relativeFrom="column">
              <wp:posOffset>303612</wp:posOffset>
            </wp:positionH>
            <wp:positionV relativeFrom="paragraph">
              <wp:posOffset>1362931</wp:posOffset>
            </wp:positionV>
            <wp:extent cx="4826000" cy="2336800"/>
            <wp:effectExtent l="0" t="0" r="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运营商用例图及序列图 (5).png"/>
                    <pic:cNvPicPr/>
                  </pic:nvPicPr>
                  <pic:blipFill rotWithShape="1">
                    <a:blip r:embed="rId33">
                      <a:extLst>
                        <a:ext uri="{28A0092B-C50C-407E-A947-70E740481C1C}">
                          <a14:useLocalDpi xmlns:a14="http://schemas.microsoft.com/office/drawing/2010/main" val="0"/>
                        </a:ext>
                      </a:extLst>
                    </a:blip>
                    <a:srcRect l="4825" t="12241" r="3667"/>
                    <a:stretch/>
                  </pic:blipFill>
                  <pic:spPr bwMode="auto">
                    <a:xfrm>
                      <a:off x="0" y="0"/>
                      <a:ext cx="4826000" cy="233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w:t>
      </w:r>
      <w:r w:rsidR="00FD10C2">
        <w:rPr>
          <w:rFonts w:hint="eastAsia"/>
        </w:rPr>
        <w:t>方便</w:t>
      </w:r>
      <w:r w:rsidR="004F3208" w:rsidRPr="00636514">
        <w:rPr>
          <w:rFonts w:hint="eastAsia"/>
        </w:rPr>
        <w:t>运营商</w:t>
      </w:r>
      <w:r w:rsidR="008C04EE">
        <w:rPr>
          <w:rFonts w:hint="eastAsia"/>
        </w:rPr>
        <w:t>营业员</w:t>
      </w:r>
      <w:r w:rsidR="000E5157">
        <w:rPr>
          <w:rFonts w:hint="eastAsia"/>
        </w:rPr>
        <w:t>运营管理、提高其工作效率、减少人工使用而开发的一套移动端应用。它</w:t>
      </w:r>
      <w:r w:rsidR="004F3208">
        <w:rPr>
          <w:rFonts w:hint="eastAsia"/>
        </w:rPr>
        <w:t>能够取代传统的人工抄记的</w:t>
      </w:r>
      <w:r w:rsidR="000E5157">
        <w:rPr>
          <w:rFonts w:hint="eastAsia"/>
        </w:rPr>
        <w:t>管理模式，通过</w:t>
      </w:r>
      <w:r w:rsidR="000E5157">
        <w:rPr>
          <w:rFonts w:hint="eastAsia"/>
        </w:rPr>
        <w:t>4G</w:t>
      </w:r>
      <w:r w:rsidR="000E5157">
        <w:rPr>
          <w:rFonts w:hint="eastAsia"/>
        </w:rPr>
        <w:t>网络</w:t>
      </w:r>
      <w:r w:rsidR="004F3208">
        <w:rPr>
          <w:rFonts w:hint="eastAsia"/>
        </w:rPr>
        <w:t>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DA6285">
        <w:rPr>
          <w:rFonts w:hint="eastAsia"/>
        </w:rPr>
        <w:t>VMManage</w:t>
      </w:r>
      <w:r w:rsidR="00DA6285">
        <w:t xml:space="preserve"> </w:t>
      </w:r>
      <w:r w:rsidR="004F3208">
        <w:rPr>
          <w:rFonts w:hint="eastAsia"/>
        </w:rPr>
        <w:t>APP</w:t>
      </w:r>
      <w:r w:rsidR="004F3208">
        <w:rPr>
          <w:rFonts w:hint="eastAsia"/>
        </w:rPr>
        <w:t>查看</w:t>
      </w:r>
      <w:r w:rsidR="001C6C86">
        <w:rPr>
          <w:rFonts w:hint="eastAsia"/>
        </w:rPr>
        <w:t>所管理的机器列表</w:t>
      </w:r>
      <w:r w:rsidR="004F3208">
        <w:rPr>
          <w:rFonts w:hint="eastAsia"/>
        </w:rPr>
        <w:t>、货道存货量</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4F8E4C98"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358491EF" w:rsidR="00F06F4B" w:rsidRPr="00636514" w:rsidRDefault="00F06F4B" w:rsidP="00AB6A46">
      <w:pPr>
        <w:ind w:firstLine="480"/>
      </w:pPr>
      <w:r w:rsidRPr="00636514">
        <w:t>用户登录</w:t>
      </w:r>
      <w:r w:rsidRPr="00636514">
        <w:rPr>
          <w:rFonts w:hint="eastAsia"/>
        </w:rPr>
        <w:t>：</w:t>
      </w:r>
      <w:r w:rsidR="000156E4">
        <w:rPr>
          <w:rFonts w:hint="eastAsia"/>
        </w:rPr>
        <w:t>营业员</w:t>
      </w:r>
      <w:r w:rsidRPr="00636514">
        <w:rPr>
          <w:rFonts w:hint="eastAsia"/>
        </w:rPr>
        <w:t>及其上级用户</w:t>
      </w:r>
      <w:r w:rsidR="00AB6A46">
        <w:rPr>
          <w:rFonts w:hint="eastAsia"/>
        </w:rPr>
        <w:t>能够使用</w:t>
      </w:r>
      <w:r w:rsidR="00AB6A46">
        <w:rPr>
          <w:rFonts w:hint="eastAsia"/>
        </w:rPr>
        <w:t>VMManage</w:t>
      </w:r>
      <w:r w:rsidR="00AB6A46">
        <w:t xml:space="preserve"> APP</w:t>
      </w:r>
      <w:r w:rsidR="00AB6A46">
        <w:t>软件</w:t>
      </w:r>
      <w:r w:rsidR="00FD5B89">
        <w:rPr>
          <w:rFonts w:hint="eastAsia"/>
        </w:rPr>
        <w:t>，</w:t>
      </w:r>
      <w:r w:rsidRPr="00636514">
        <w:rPr>
          <w:rFonts w:hint="eastAsia"/>
        </w:rPr>
        <w:t>用户输入商家编号、用户名和密码，信息发送到</w:t>
      </w:r>
      <w:r w:rsidR="005A55FE">
        <w:rPr>
          <w:rFonts w:hint="eastAsia"/>
        </w:rPr>
        <w:t>应用服务器</w:t>
      </w:r>
      <w:r w:rsidRPr="00636514">
        <w:rPr>
          <w:rFonts w:hint="eastAsia"/>
        </w:rPr>
        <w:t>，</w:t>
      </w:r>
      <w:r w:rsidR="00DA7EB4">
        <w:rPr>
          <w:rFonts w:hint="eastAsia"/>
        </w:rPr>
        <w:t>验证通过后登陆成功</w:t>
      </w:r>
      <w:r w:rsidRPr="00636514">
        <w:rPr>
          <w:rFonts w:hint="eastAsia"/>
        </w:rPr>
        <w:t>。</w:t>
      </w:r>
    </w:p>
    <w:p w14:paraId="49963A2A" w14:textId="55FCB138" w:rsidR="00F06F4B" w:rsidRPr="00636514" w:rsidRDefault="00F06F4B" w:rsidP="00AB6A46">
      <w:pPr>
        <w:ind w:firstLine="480"/>
      </w:pPr>
      <w:r w:rsidRPr="00636514">
        <w:t>售货机查询</w:t>
      </w:r>
      <w:r w:rsidRPr="00636514">
        <w:rPr>
          <w:rFonts w:hint="eastAsia"/>
        </w:rPr>
        <w:t>：</w:t>
      </w:r>
      <w:r w:rsidR="007B0524">
        <w:rPr>
          <w:rFonts w:hint="eastAsia"/>
        </w:rPr>
        <w:t>提供售货机详情的查看，货道列表查看</w:t>
      </w:r>
      <w:r w:rsidR="00D65AEE">
        <w:rPr>
          <w:rFonts w:hint="eastAsia"/>
        </w:rPr>
        <w:t>和货道库存量、在售</w:t>
      </w:r>
      <w:r w:rsidR="00957025">
        <w:rPr>
          <w:rFonts w:hint="eastAsia"/>
        </w:rPr>
        <w:t>商品</w:t>
      </w:r>
      <w:r w:rsidR="0006187F">
        <w:rPr>
          <w:rFonts w:hint="eastAsia"/>
        </w:rPr>
        <w:t>和销售价格</w:t>
      </w:r>
      <w:r w:rsidR="00957025">
        <w:rPr>
          <w:rFonts w:hint="eastAsia"/>
        </w:rPr>
        <w:t>的查看。</w:t>
      </w:r>
    </w:p>
    <w:p w14:paraId="2FBD77BF" w14:textId="2B2C826A" w:rsidR="00F06F4B" w:rsidRPr="00636514" w:rsidRDefault="001E02CC" w:rsidP="00AB6A46">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w:t>
      </w:r>
      <w:r w:rsidR="009E6736">
        <w:rPr>
          <w:rFonts w:hint="eastAsia"/>
        </w:rPr>
        <w:t>的</w:t>
      </w:r>
      <w:r w:rsidR="004B451D">
        <w:rPr>
          <w:rFonts w:hint="eastAsia"/>
        </w:rPr>
        <w:t>库存</w:t>
      </w:r>
      <w:r w:rsidR="00F06F4B" w:rsidRPr="00636514">
        <w:rPr>
          <w:rFonts w:hint="eastAsia"/>
        </w:rPr>
        <w:t>。</w:t>
      </w:r>
    </w:p>
    <w:p w14:paraId="469A482A" w14:textId="236C7AD4" w:rsidR="00F06F4B" w:rsidRPr="00636514" w:rsidRDefault="00F06F4B" w:rsidP="00AB6A46">
      <w:pPr>
        <w:ind w:firstLine="480"/>
      </w:pPr>
      <w:r w:rsidRPr="00636514">
        <w:rPr>
          <w:rFonts w:hint="eastAsia"/>
        </w:rPr>
        <w:t>版本更新：</w:t>
      </w:r>
      <w:r w:rsidR="008C04EE">
        <w:rPr>
          <w:rFonts w:hint="eastAsia"/>
        </w:rPr>
        <w:t>VMManage APP</w:t>
      </w:r>
      <w:r w:rsidR="002C1479">
        <w:rPr>
          <w:rFonts w:hint="eastAsia"/>
        </w:rPr>
        <w:t>提供版本更新</w:t>
      </w:r>
      <w:r w:rsidR="0001063A">
        <w:rPr>
          <w:rFonts w:hint="eastAsia"/>
        </w:rPr>
        <w:t>选项</w:t>
      </w:r>
      <w:r w:rsidR="002C1479">
        <w:rPr>
          <w:rFonts w:hint="eastAsia"/>
        </w:rPr>
        <w:t>，</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14C74D76" w:rsidR="00F06F4B" w:rsidRPr="00636514" w:rsidRDefault="005E6F02" w:rsidP="005E6F02">
      <w:pPr>
        <w:pStyle w:val="3"/>
      </w:pPr>
      <w:r w:rsidRPr="00636514">
        <w:rPr>
          <w:rFonts w:hint="eastAsia"/>
        </w:rPr>
        <w:lastRenderedPageBreak/>
        <w:t>3.</w:t>
      </w:r>
      <w:r>
        <w:rPr>
          <w:lang w:eastAsia="zh-CN"/>
        </w:rPr>
        <w:t>2</w:t>
      </w:r>
      <w:r>
        <w:rPr>
          <w:rFonts w:hint="eastAsia"/>
        </w:rPr>
        <w:t>.3</w:t>
      </w:r>
      <w:r>
        <w:t xml:space="preserve"> </w:t>
      </w:r>
      <w:r w:rsidR="008C04EE">
        <w:t>VMSale APP</w:t>
      </w:r>
      <w:r w:rsidR="00132785">
        <w:rPr>
          <w:rFonts w:hint="eastAsia"/>
        </w:rPr>
        <w:t>需求</w:t>
      </w:r>
      <w:r w:rsidR="007B75D1">
        <w:rPr>
          <w:rFonts w:hint="eastAsia"/>
        </w:rPr>
        <w:t>分析</w:t>
      </w:r>
      <w:r w:rsidR="00F06F4B" w:rsidRPr="00636514">
        <w:rPr>
          <w:rFonts w:hint="eastAsia"/>
        </w:rPr>
        <w:t xml:space="preserve"> </w:t>
      </w:r>
    </w:p>
    <w:p w14:paraId="486F08FC" w14:textId="77777777" w:rsidR="0070463D" w:rsidRDefault="00245631" w:rsidP="007E1744">
      <w:pPr>
        <w:ind w:firstLine="480"/>
      </w:pPr>
      <w:r>
        <w:rPr>
          <w:rFonts w:hint="eastAsia"/>
        </w:rPr>
        <w:t>老式自动售货机</w:t>
      </w:r>
      <w:r w:rsidR="005D4A02">
        <w:rPr>
          <w:rFonts w:hint="eastAsia"/>
        </w:rPr>
        <w:t>由物理按钮、投币模块、计价模块和出货模块构成，</w:t>
      </w:r>
      <w:r w:rsidR="00257D07">
        <w:rPr>
          <w:rFonts w:hint="eastAsia"/>
        </w:rPr>
        <w:t>消费者通过物理按钮选货，投入硬币，然后售货机投币模块和计价模块</w:t>
      </w:r>
      <w:r w:rsidR="001D5130">
        <w:rPr>
          <w:rFonts w:hint="eastAsia"/>
        </w:rPr>
        <w:t>判断</w:t>
      </w:r>
      <w:r w:rsidR="00257D07">
        <w:rPr>
          <w:rFonts w:hint="eastAsia"/>
        </w:rPr>
        <w:t>是否出货，然后出货模块使用驱动电机控制商品出货。</w:t>
      </w:r>
      <w:r w:rsidR="004872F0">
        <w:rPr>
          <w:rFonts w:hint="eastAsia"/>
        </w:rPr>
        <w:t>老式售货机</w:t>
      </w:r>
      <w:r w:rsidR="00E76D09">
        <w:rPr>
          <w:rFonts w:hint="eastAsia"/>
        </w:rPr>
        <w:t>使用按键选货和单一的投币式支付方式</w:t>
      </w:r>
      <w:r w:rsidR="007B549F">
        <w:rPr>
          <w:rFonts w:hint="eastAsia"/>
        </w:rPr>
        <w:t>，没有先进的通信条件，</w:t>
      </w:r>
      <w:r w:rsidR="0060403B">
        <w:rPr>
          <w:rFonts w:hint="eastAsia"/>
        </w:rPr>
        <w:t>很难对当前功能进行拓展</w:t>
      </w:r>
      <w:r w:rsidR="00C515E8">
        <w:rPr>
          <w:rFonts w:hint="eastAsia"/>
        </w:rPr>
        <w:t>，</w:t>
      </w:r>
      <w:r w:rsidR="007B549F">
        <w:rPr>
          <w:rFonts w:hint="eastAsia"/>
        </w:rPr>
        <w:t>售货机的运营和管理完全依赖人工</w:t>
      </w:r>
      <w:r w:rsidR="00DE204C">
        <w:rPr>
          <w:rFonts w:hint="eastAsia"/>
        </w:rPr>
        <w:t>，造成大量的人力成本的耗费</w:t>
      </w:r>
      <w:r w:rsidR="00F7741F">
        <w:rPr>
          <w:rFonts w:hint="eastAsia"/>
        </w:rPr>
        <w:t>。</w:t>
      </w:r>
    </w:p>
    <w:p w14:paraId="2840CC6F" w14:textId="66B8774C" w:rsidR="002B6B8C" w:rsidRDefault="00F01ED8" w:rsidP="007E1744">
      <w:pPr>
        <w:ind w:firstLine="480"/>
      </w:pPr>
      <w:r>
        <w:rPr>
          <w:rFonts w:hint="eastAsia"/>
        </w:rPr>
        <w:t>目前，市面上出现了一些基于</w:t>
      </w:r>
      <w:r>
        <w:rPr>
          <w:rFonts w:hint="eastAsia"/>
        </w:rPr>
        <w:t>A</w:t>
      </w:r>
      <w:r>
        <w:t>ndroid</w:t>
      </w:r>
      <w:r>
        <w:rPr>
          <w:rFonts w:hint="eastAsia"/>
        </w:rPr>
        <w:t>、</w:t>
      </w:r>
      <w:r>
        <w:rPr>
          <w:rFonts w:hint="eastAsia"/>
        </w:rPr>
        <w:t>Windows</w:t>
      </w:r>
      <w:r>
        <w:rPr>
          <w:rFonts w:hint="eastAsia"/>
        </w:rPr>
        <w:t>或者</w:t>
      </w:r>
      <w:r>
        <w:rPr>
          <w:rFonts w:hint="eastAsia"/>
        </w:rPr>
        <w:t>Linux</w:t>
      </w:r>
      <w:r>
        <w:rPr>
          <w:rFonts w:hint="eastAsia"/>
        </w:rPr>
        <w:t>平台的新型自动售货机，</w:t>
      </w:r>
      <w:r w:rsidR="00733D4F">
        <w:rPr>
          <w:rFonts w:hint="eastAsia"/>
        </w:rPr>
        <w:t>它们提供了可视化</w:t>
      </w:r>
      <w:r w:rsidR="009F7D43">
        <w:rPr>
          <w:rFonts w:hint="eastAsia"/>
        </w:rPr>
        <w:t>的选货</w:t>
      </w:r>
      <w:r w:rsidR="00733D4F">
        <w:rPr>
          <w:rFonts w:hint="eastAsia"/>
        </w:rPr>
        <w:t>界面、</w:t>
      </w:r>
      <w:r w:rsidR="009F7D43">
        <w:rPr>
          <w:rFonts w:hint="eastAsia"/>
        </w:rPr>
        <w:t>多元的支付方式、</w:t>
      </w:r>
      <w:r w:rsidR="00733D4F">
        <w:rPr>
          <w:rFonts w:hint="eastAsia"/>
        </w:rPr>
        <w:t>增值的电子广告和信息化的后台管理系统</w:t>
      </w:r>
      <w:r w:rsidR="00C03731">
        <w:rPr>
          <w:rFonts w:hint="eastAsia"/>
        </w:rPr>
        <w:t>，并取得了良好的成效。但是研发一套信息化的系统</w:t>
      </w:r>
      <w:r w:rsidR="000B1842">
        <w:rPr>
          <w:rFonts w:hint="eastAsia"/>
        </w:rPr>
        <w:t>或</w:t>
      </w:r>
      <w:r w:rsidR="00C03731">
        <w:rPr>
          <w:rFonts w:hint="eastAsia"/>
        </w:rPr>
        <w:t>更换新型自动售货机的</w:t>
      </w:r>
      <w:r w:rsidR="000B1842">
        <w:rPr>
          <w:rFonts w:hint="eastAsia"/>
        </w:rPr>
        <w:t>成本较高，一搬中小型企业并无力承担。因此，</w:t>
      </w:r>
      <w:r w:rsidR="00DD058F">
        <w:rPr>
          <w:rFonts w:hint="eastAsia"/>
        </w:rPr>
        <w:t>VMCloudPlatform</w:t>
      </w:r>
      <w:r w:rsidR="00DD058F">
        <w:rPr>
          <w:rFonts w:hint="eastAsia"/>
        </w:rPr>
        <w:t>系统</w:t>
      </w:r>
      <w:r w:rsidR="000B1842">
        <w:rPr>
          <w:rFonts w:hint="eastAsia"/>
        </w:rPr>
        <w:t>使用较为廉价的</w:t>
      </w:r>
      <w:r w:rsidR="000B1842">
        <w:rPr>
          <w:rFonts w:hint="eastAsia"/>
        </w:rPr>
        <w:t>Android</w:t>
      </w:r>
      <w:r w:rsidR="000B1842">
        <w:t xml:space="preserve"> P</w:t>
      </w:r>
      <w:r w:rsidR="000B1842">
        <w:rPr>
          <w:rFonts w:hint="eastAsia"/>
        </w:rPr>
        <w:t>ad</w:t>
      </w:r>
      <w:r w:rsidR="000B1842">
        <w:rPr>
          <w:rFonts w:hint="eastAsia"/>
        </w:rPr>
        <w:t>作为外接设备和自动售货机相连，实现自动售货机的信息化管理和运营。</w:t>
      </w:r>
    </w:p>
    <w:p w14:paraId="295E453E" w14:textId="1BB5E1CC" w:rsidR="00715077" w:rsidRPr="00500E9B" w:rsidRDefault="00F37845" w:rsidP="007E1744">
      <w:pPr>
        <w:ind w:firstLine="480"/>
        <w:rPr>
          <w:rFonts w:hint="eastAsia"/>
        </w:rPr>
      </w:pPr>
      <w:r>
        <w:rPr>
          <w:noProof/>
        </w:rPr>
        <w:drawing>
          <wp:anchor distT="0" distB="0" distL="114300" distR="114300" simplePos="0" relativeHeight="251852800" behindDoc="0" locked="0" layoutInCell="1" allowOverlap="1" wp14:anchorId="63D7982E" wp14:editId="6609C031">
            <wp:simplePos x="0" y="0"/>
            <wp:positionH relativeFrom="column">
              <wp:posOffset>1623695</wp:posOffset>
            </wp:positionH>
            <wp:positionV relativeFrom="paragraph">
              <wp:posOffset>1438275</wp:posOffset>
            </wp:positionV>
            <wp:extent cx="2162175" cy="1653540"/>
            <wp:effectExtent l="0" t="0" r="0" b="381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4">
                      <a:extLst>
                        <a:ext uri="{28A0092B-C50C-407E-A947-70E740481C1C}">
                          <a14:useLocalDpi xmlns:a14="http://schemas.microsoft.com/office/drawing/2010/main" val="0"/>
                        </a:ext>
                      </a:extLst>
                    </a:blip>
                    <a:srcRect t="12819" b="8999"/>
                    <a:stretch/>
                  </pic:blipFill>
                  <pic:spPr bwMode="auto">
                    <a:xfrm>
                      <a:off x="0" y="0"/>
                      <a:ext cx="2162175" cy="1653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1744">
        <w:rPr>
          <w:rFonts w:hint="eastAsia"/>
        </w:rPr>
        <w:t>VMSale</w:t>
      </w:r>
      <w:r w:rsidR="007E1744">
        <w:t xml:space="preserve"> APP</w:t>
      </w:r>
      <w:r w:rsidR="007E1744">
        <w:t>基于</w:t>
      </w:r>
      <w:r w:rsidR="007E1744">
        <w:rPr>
          <w:rFonts w:hint="eastAsia"/>
        </w:rPr>
        <w:t>Android</w:t>
      </w:r>
      <w:r w:rsidR="007E1744">
        <w:rPr>
          <w:rFonts w:hint="eastAsia"/>
        </w:rPr>
        <w:t>开发，运行在</w:t>
      </w:r>
      <w:r w:rsidR="007E1744">
        <w:rPr>
          <w:rFonts w:hint="eastAsia"/>
        </w:rPr>
        <w:t>Android</w:t>
      </w:r>
      <w:r w:rsidR="007E1744">
        <w:t xml:space="preserve"> </w:t>
      </w:r>
      <w:r w:rsidR="007E1744">
        <w:rPr>
          <w:rFonts w:hint="eastAsia"/>
        </w:rPr>
        <w:t>Pad</w:t>
      </w:r>
      <w:r w:rsidR="007E1744">
        <w:rPr>
          <w:rFonts w:hint="eastAsia"/>
        </w:rPr>
        <w:t>中，</w:t>
      </w:r>
      <w:r w:rsidR="007E1744" w:rsidRPr="00636514">
        <w:t>为消费者提供</w:t>
      </w:r>
      <w:r w:rsidR="007E1744">
        <w:rPr>
          <w:rFonts w:hint="eastAsia"/>
        </w:rPr>
        <w:t>选货和移动支付，将分散的售货机连网，与</w:t>
      </w:r>
      <w:r w:rsidR="007E1744">
        <w:rPr>
          <w:rFonts w:hint="eastAsia"/>
        </w:rPr>
        <w:t>VMCloud</w:t>
      </w:r>
      <w:r w:rsidR="007E1744">
        <w:t>Platform</w:t>
      </w:r>
      <w:r w:rsidR="007E1744">
        <w:t>管理系统</w:t>
      </w:r>
      <w:r w:rsidR="007E1744">
        <w:rPr>
          <w:rFonts w:hint="eastAsia"/>
        </w:rPr>
        <w:t>进行及时交互</w:t>
      </w:r>
      <w:r w:rsidR="007E1744" w:rsidRPr="00636514">
        <w:rPr>
          <w:rFonts w:hint="eastAsia"/>
        </w:rPr>
        <w:t>。</w:t>
      </w:r>
      <w:r w:rsidR="007E1744">
        <w:rPr>
          <w:rFonts w:hint="eastAsia"/>
        </w:rPr>
        <w:t>VMSale</w:t>
      </w:r>
      <w:r w:rsidR="007E1744">
        <w:t xml:space="preserve"> APP</w:t>
      </w:r>
      <w:r w:rsidR="007E1744">
        <w:rPr>
          <w:rFonts w:hint="eastAsia"/>
        </w:rPr>
        <w:t>通过串口和自动售货机通信，控制售货机的售货流程，通过</w:t>
      </w:r>
      <w:r w:rsidR="007E1744">
        <w:rPr>
          <w:rFonts w:hint="eastAsia"/>
        </w:rPr>
        <w:t>4</w:t>
      </w:r>
      <w:r w:rsidR="007E1744">
        <w:t>G</w:t>
      </w:r>
      <w:r w:rsidR="007E1744">
        <w:rPr>
          <w:rFonts w:hint="eastAsia"/>
        </w:rPr>
        <w:t>网络和</w:t>
      </w:r>
      <w:r w:rsidR="007E1744">
        <w:rPr>
          <w:rFonts w:hint="eastAsia"/>
        </w:rPr>
        <w:t>VMCloudPlatform</w:t>
      </w:r>
      <w:r w:rsidR="007E1744">
        <w:rPr>
          <w:rFonts w:hint="eastAsia"/>
        </w:rPr>
        <w:t>管理系统进行通信，实时更新数据。</w:t>
      </w:r>
    </w:p>
    <w:p w14:paraId="22E98701" w14:textId="4A9B7226" w:rsidR="00B263EB" w:rsidRPr="00B95136" w:rsidRDefault="00B263EB" w:rsidP="00B263EB">
      <w:pPr>
        <w:pStyle w:val="aff0"/>
      </w:pPr>
      <w:r w:rsidRPr="00B95136">
        <w:rPr>
          <w:rFonts w:hint="eastAsia"/>
        </w:rPr>
        <w:t>图</w:t>
      </w:r>
      <w:r w:rsidRPr="00B95136">
        <w:rPr>
          <w:rFonts w:hint="eastAsia"/>
        </w:rPr>
        <w:t>3-</w:t>
      </w:r>
      <w:r w:rsidR="00021C8F">
        <w:rPr>
          <w:rFonts w:hint="eastAsia"/>
        </w:rPr>
        <w:t>4</w:t>
      </w:r>
      <w:r w:rsidR="00021C8F">
        <w:t xml:space="preserve"> </w:t>
      </w:r>
      <w:r w:rsidR="00021C8F">
        <w:rPr>
          <w:rFonts w:hint="eastAsia"/>
        </w:rPr>
        <w:t>终端消费者</w:t>
      </w:r>
      <w:r w:rsidRPr="00B95136">
        <w:t>用例图</w:t>
      </w:r>
    </w:p>
    <w:p w14:paraId="6F23E4B2" w14:textId="696BEBAC" w:rsidR="00F06F4B" w:rsidRPr="00636514" w:rsidRDefault="00CE1345" w:rsidP="004316EB">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0A7A4C46" w14:textId="77777777" w:rsidR="008C5D7E" w:rsidRDefault="00F06F4B" w:rsidP="004316EB">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w:t>
      </w:r>
      <w:r w:rsidRPr="00636514">
        <w:rPr>
          <w:rFonts w:hint="eastAsia"/>
        </w:rPr>
        <w:lastRenderedPageBreak/>
        <w:t>货机</w:t>
      </w:r>
      <w:r w:rsidR="00C46186">
        <w:rPr>
          <w:rFonts w:hint="eastAsia"/>
        </w:rPr>
        <w:t>换</w:t>
      </w:r>
      <w:r w:rsidRPr="00636514">
        <w:rPr>
          <w:rFonts w:hint="eastAsia"/>
        </w:rPr>
        <w:t>赠同等价位的商品。</w:t>
      </w:r>
    </w:p>
    <w:p w14:paraId="437B3D79" w14:textId="10CCDD51" w:rsidR="008C5D7E" w:rsidRDefault="008C5D7E" w:rsidP="004316EB">
      <w:pPr>
        <w:ind w:firstLine="480"/>
      </w:pPr>
      <w:r>
        <w:rPr>
          <w:rFonts w:hint="eastAsia"/>
        </w:rPr>
        <w:t>电子广告</w:t>
      </w:r>
      <w:r w:rsidRPr="005270D9">
        <w:rPr>
          <w:rFonts w:hint="eastAsia"/>
        </w:rPr>
        <w:t>：</w:t>
      </w:r>
      <w:r>
        <w:rPr>
          <w:rFonts w:hint="eastAsia"/>
        </w:rPr>
        <w:t>无人操作时播放商家提供的广告。</w:t>
      </w:r>
    </w:p>
    <w:p w14:paraId="69F22B76" w14:textId="77777777" w:rsidR="008C5D7E" w:rsidRDefault="008C5D7E" w:rsidP="004316EB">
      <w:pPr>
        <w:ind w:firstLine="48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t>在页面中网格形式显示</w:t>
      </w:r>
      <w:r>
        <w:rPr>
          <w:rFonts w:hint="eastAsia"/>
        </w:rPr>
        <w:t>。</w:t>
      </w:r>
    </w:p>
    <w:p w14:paraId="040F7B2E" w14:textId="5D12916C" w:rsidR="000156E4" w:rsidRDefault="00424240" w:rsidP="004316EB">
      <w:pPr>
        <w:ind w:firstLine="480"/>
      </w:pPr>
      <w:r>
        <w:rPr>
          <w:rFonts w:hint="eastAsia"/>
        </w:rPr>
        <w:t>自动</w:t>
      </w:r>
      <w:r w:rsidR="00F06F4B" w:rsidRPr="00636514">
        <w:rPr>
          <w:rFonts w:hint="eastAsia"/>
        </w:rPr>
        <w:t>更新：</w:t>
      </w:r>
      <w:r w:rsidR="007A64D5">
        <w:rPr>
          <w:rFonts w:hint="eastAsia"/>
        </w:rPr>
        <w:t>自动售货机的发展越来越快，</w:t>
      </w:r>
      <w:r w:rsidR="00AB3C6F">
        <w:rPr>
          <w:rFonts w:hint="eastAsia"/>
        </w:rPr>
        <w:t>消费者的消费习惯不断变化，</w:t>
      </w:r>
      <w:r w:rsidR="007A64D5">
        <w:rPr>
          <w:rFonts w:hint="eastAsia"/>
        </w:rPr>
        <w:t>终端</w:t>
      </w:r>
      <w:r w:rsidR="00AB3C6F">
        <w:rPr>
          <w:rFonts w:hint="eastAsia"/>
        </w:rPr>
        <w:t>VMSale</w:t>
      </w:r>
      <w:r w:rsidR="00AB3C6F">
        <w:t xml:space="preserve"> APP</w:t>
      </w:r>
      <w:r w:rsidR="00AB3C6F">
        <w:rPr>
          <w:rFonts w:hint="eastAsia"/>
        </w:rPr>
        <w:t>软件</w:t>
      </w:r>
      <w:r w:rsidR="007A64D5">
        <w:rPr>
          <w:rFonts w:hint="eastAsia"/>
        </w:rPr>
        <w:t>也随之进行更新</w:t>
      </w:r>
      <w:r w:rsidR="00D90330">
        <w:rPr>
          <w:rFonts w:hint="eastAsia"/>
        </w:rPr>
        <w:t>。</w:t>
      </w:r>
      <w:r w:rsidR="007F51E6">
        <w:rPr>
          <w:rFonts w:hint="eastAsia"/>
        </w:rPr>
        <w:t>VMSale APP</w:t>
      </w:r>
      <w:r w:rsidR="00C8592E">
        <w:rPr>
          <w:rFonts w:hint="eastAsia"/>
        </w:rPr>
        <w:t>安装在远端，</w:t>
      </w:r>
      <w:r w:rsidR="007F51E6">
        <w:rPr>
          <w:rFonts w:hint="eastAsia"/>
        </w:rPr>
        <w:t>需要</w:t>
      </w:r>
      <w:r w:rsidR="00484B0C">
        <w:rPr>
          <w:rFonts w:hint="eastAsia"/>
        </w:rPr>
        <w:t>定期</w:t>
      </w:r>
      <w:r w:rsidR="00F06F4B" w:rsidRPr="00636514">
        <w:rPr>
          <w:rFonts w:hint="eastAsia"/>
        </w:rPr>
        <w:t>检测</w:t>
      </w:r>
      <w:r w:rsidR="00484B0C">
        <w:rPr>
          <w:rFonts w:hint="eastAsia"/>
        </w:rPr>
        <w:t>文件</w:t>
      </w:r>
      <w:r w:rsidR="00F06F4B" w:rsidRPr="00636514">
        <w:rPr>
          <w:rFonts w:hint="eastAsia"/>
        </w:rPr>
        <w:t>服务器</w:t>
      </w:r>
      <w:r w:rsidR="00484B0C">
        <w:t>上</w:t>
      </w:r>
      <w:r w:rsidR="00F06F4B" w:rsidRPr="00636514">
        <w:t>APK</w:t>
      </w:r>
      <w:r w:rsidR="0077483F">
        <w:t>版本</w:t>
      </w:r>
      <w:r w:rsidR="0077483F">
        <w:rPr>
          <w:rFonts w:hint="eastAsia"/>
        </w:rPr>
        <w:t>，</w:t>
      </w:r>
      <w:r w:rsidR="0077483F">
        <w:t>自动下载和</w:t>
      </w:r>
      <w:r w:rsidR="00F06F4B" w:rsidRPr="00636514">
        <w:rPr>
          <w:rFonts w:hint="eastAsia"/>
        </w:rPr>
        <w:t>静默安装。</w:t>
      </w:r>
    </w:p>
    <w:p w14:paraId="759EDBD3" w14:textId="1306A8DE" w:rsidR="00F77BA6" w:rsidRDefault="00424240" w:rsidP="004316EB">
      <w:pPr>
        <w:ind w:firstLine="480"/>
        <w:rPr>
          <w:rFonts w:hint="eastAsia"/>
        </w:rPr>
      </w:pPr>
      <w:r>
        <w:rPr>
          <w:rFonts w:hint="eastAsia"/>
        </w:rPr>
        <w:t>自动重启：</w:t>
      </w:r>
      <w:r w:rsidR="008670EA">
        <w:rPr>
          <w:rFonts w:hint="eastAsia"/>
        </w:rPr>
        <w:t>因</w:t>
      </w:r>
      <w:r w:rsidR="005502AC">
        <w:rPr>
          <w:rFonts w:hint="eastAsia"/>
        </w:rPr>
        <w:t>软件本身或者设备的问题，终端</w:t>
      </w:r>
      <w:r w:rsidR="005502AC">
        <w:rPr>
          <w:rFonts w:hint="eastAsia"/>
        </w:rPr>
        <w:t>AP</w:t>
      </w:r>
      <w:r w:rsidR="005502AC">
        <w:t>P</w:t>
      </w:r>
      <w:r w:rsidR="005502AC">
        <w:rPr>
          <w:rFonts w:hint="eastAsia"/>
        </w:rPr>
        <w:t>使用的过程中可能出现异常退出的情况，需要提供一个自动重启软件的功能。</w:t>
      </w:r>
    </w:p>
    <w:p w14:paraId="4950F84C" w14:textId="1486867D" w:rsidR="00F06F4B" w:rsidRDefault="00F06F4B" w:rsidP="00964AD1">
      <w:pPr>
        <w:pStyle w:val="1"/>
        <w:ind w:left="240"/>
        <w:rPr>
          <w:lang w:eastAsia="zh-CN"/>
        </w:rPr>
      </w:pPr>
      <w:bookmarkStart w:id="73" w:name="_Toc492673775"/>
      <w:r w:rsidRPr="00636514">
        <w:rPr>
          <w:lang w:val="en-US" w:eastAsia="zh-CN"/>
        </w:rPr>
        <w:br w:type="page"/>
      </w:r>
      <w:bookmarkStart w:id="74" w:name="_Toc498912561"/>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74"/>
    </w:p>
    <w:p w14:paraId="48E51A4E" w14:textId="686570D8" w:rsidR="00E022FC" w:rsidRPr="00E022FC" w:rsidRDefault="006A2952" w:rsidP="00E022FC">
      <w:pPr>
        <w:ind w:firstLine="480"/>
        <w:rPr>
          <w:rFonts w:hint="eastAsia"/>
          <w:lang w:val="x-none"/>
        </w:rPr>
      </w:pPr>
      <w:r>
        <w:rPr>
          <w:rFonts w:hint="eastAsia"/>
        </w:rPr>
        <w:t>V</w:t>
      </w:r>
      <w:r>
        <w:t>MC</w:t>
      </w:r>
      <w:r>
        <w:rPr>
          <w:rFonts w:hint="eastAsia"/>
        </w:rPr>
        <w:t>loudPlatform</w:t>
      </w:r>
      <w:r>
        <w:rPr>
          <w:rFonts w:hint="eastAsia"/>
        </w:rPr>
        <w:t>系统包括</w:t>
      </w:r>
      <w:r>
        <w:t>VMC</w:t>
      </w:r>
      <w:r>
        <w:rPr>
          <w:rFonts w:hint="eastAsia"/>
        </w:rPr>
        <w:t>loudPlatform</w:t>
      </w:r>
      <w:r>
        <w:rPr>
          <w:rFonts w:hint="eastAsia"/>
        </w:rPr>
        <w:t>管理系统和终端售货软件</w:t>
      </w:r>
      <w:r>
        <w:rPr>
          <w:rFonts w:hint="eastAsia"/>
        </w:rPr>
        <w:t>VMSale</w:t>
      </w:r>
      <w:r>
        <w:t xml:space="preserve"> APP</w:t>
      </w:r>
      <w:r>
        <w:rPr>
          <w:rFonts w:hint="eastAsia"/>
        </w:rPr>
        <w:t>，</w:t>
      </w:r>
      <w:r>
        <w:t>此外还附带一个方便营业员的</w:t>
      </w:r>
      <w:r>
        <w:rPr>
          <w:rFonts w:hint="eastAsia"/>
        </w:rPr>
        <w:t>VM</w:t>
      </w:r>
      <w:r>
        <w:t>M</w:t>
      </w:r>
      <w:r>
        <w:rPr>
          <w:rFonts w:hint="eastAsia"/>
        </w:rPr>
        <w:t>anage</w:t>
      </w:r>
      <w:r>
        <w:t xml:space="preserve"> APP</w:t>
      </w:r>
      <w:r>
        <w:t>小程序</w:t>
      </w:r>
      <w:r w:rsidR="00A3471C">
        <w:rPr>
          <w:rFonts w:hint="eastAsia"/>
          <w:lang w:val="x-none"/>
        </w:rPr>
        <w:t>。</w:t>
      </w:r>
      <w:r w:rsidR="00F32E16">
        <w:rPr>
          <w:rFonts w:hint="eastAsia"/>
          <w:lang w:val="x-none"/>
        </w:rPr>
        <w:t>本章将从系统的逻辑架构、技术架构对</w:t>
      </w:r>
      <w:r w:rsidR="00F32E16">
        <w:rPr>
          <w:lang w:val="x-none"/>
        </w:rPr>
        <w:t>VMC</w:t>
      </w:r>
      <w:r w:rsidR="00F32E16">
        <w:rPr>
          <w:rFonts w:hint="eastAsia"/>
          <w:lang w:val="x-none"/>
        </w:rPr>
        <w:t>loudPlatform</w:t>
      </w:r>
      <w:r w:rsidR="00F32E16">
        <w:rPr>
          <w:rFonts w:hint="eastAsia"/>
          <w:lang w:val="x-none"/>
        </w:rPr>
        <w:t>系统进行</w:t>
      </w:r>
      <w:r w:rsidR="000B5FD6">
        <w:rPr>
          <w:rFonts w:hint="eastAsia"/>
          <w:lang w:val="x-none"/>
        </w:rPr>
        <w:t>详细</w:t>
      </w:r>
      <w:r w:rsidR="002A4BB9">
        <w:rPr>
          <w:rFonts w:hint="eastAsia"/>
          <w:lang w:val="x-none"/>
        </w:rPr>
        <w:t>的分析</w:t>
      </w:r>
      <w:r w:rsidR="003D6445">
        <w:rPr>
          <w:rFonts w:hint="eastAsia"/>
          <w:lang w:val="x-none"/>
        </w:rPr>
        <w:t>，并给出数据库的设计</w:t>
      </w:r>
      <w:r w:rsidR="002A4BB9">
        <w:rPr>
          <w:rFonts w:hint="eastAsia"/>
          <w:lang w:val="x-none"/>
        </w:rPr>
        <w:t>。</w:t>
      </w:r>
    </w:p>
    <w:p w14:paraId="496B90D3" w14:textId="693742AD" w:rsidR="00E265E5" w:rsidRDefault="00E265E5" w:rsidP="00E265E5">
      <w:pPr>
        <w:pStyle w:val="2"/>
        <w:rPr>
          <w:lang w:eastAsia="zh-CN"/>
        </w:rPr>
      </w:pPr>
      <w:bookmarkStart w:id="75" w:name="_Toc498912562"/>
      <w:bookmarkStart w:id="76" w:name="_Toc498912567"/>
      <w:r>
        <w:rPr>
          <w:rFonts w:hint="eastAsia"/>
          <w:lang w:eastAsia="zh-CN"/>
        </w:rPr>
        <w:t>4.</w:t>
      </w:r>
      <w:r w:rsidR="00A14F07">
        <w:rPr>
          <w:rFonts w:hint="eastAsia"/>
          <w:lang w:eastAsia="zh-CN"/>
        </w:rPr>
        <w:t>1</w:t>
      </w:r>
      <w:r>
        <w:rPr>
          <w:rFonts w:hint="eastAsia"/>
          <w:lang w:eastAsia="zh-CN"/>
        </w:rPr>
        <w:t xml:space="preserve"> </w:t>
      </w:r>
      <w:r>
        <w:rPr>
          <w:rFonts w:hint="eastAsia"/>
        </w:rPr>
        <w:t>VM</w:t>
      </w:r>
      <w:r>
        <w:t>C</w:t>
      </w:r>
      <w:r>
        <w:rPr>
          <w:rFonts w:hint="eastAsia"/>
          <w:lang w:eastAsia="zh-CN"/>
        </w:rPr>
        <w:t>loud</w:t>
      </w:r>
      <w:r>
        <w:t>Platform</w:t>
      </w:r>
      <w:r>
        <w:rPr>
          <w:rFonts w:hint="eastAsia"/>
        </w:rPr>
        <w:t>系统</w:t>
      </w:r>
      <w:r>
        <w:rPr>
          <w:rFonts w:hint="eastAsia"/>
          <w:lang w:eastAsia="zh-CN"/>
        </w:rPr>
        <w:t>的逻辑架构</w:t>
      </w:r>
      <w:bookmarkEnd w:id="76"/>
    </w:p>
    <w:p w14:paraId="3E9FD65A" w14:textId="631DBAB5" w:rsidR="00E265E5" w:rsidRDefault="00E265E5" w:rsidP="00E265E5">
      <w:pPr>
        <w:pStyle w:val="3"/>
      </w:pPr>
      <w:bookmarkStart w:id="77" w:name="_Toc498912568"/>
      <w:r>
        <w:rPr>
          <w:rFonts w:hint="eastAsia"/>
          <w:lang w:eastAsia="zh-CN"/>
        </w:rPr>
        <w:t>4.</w:t>
      </w:r>
      <w:r w:rsidR="00A14F07">
        <w:rPr>
          <w:rFonts w:hint="eastAsia"/>
          <w:lang w:eastAsia="zh-CN"/>
        </w:rPr>
        <w:t>1</w:t>
      </w:r>
      <w:r>
        <w:rPr>
          <w:rFonts w:hint="eastAsia"/>
          <w:lang w:eastAsia="zh-CN"/>
        </w:rPr>
        <w:t xml:space="preserve">.1 </w:t>
      </w:r>
      <w:r>
        <w:rPr>
          <w:rFonts w:hint="eastAsia"/>
        </w:rPr>
        <w:t>VM</w:t>
      </w:r>
      <w:r>
        <w:t>C</w:t>
      </w:r>
      <w:r>
        <w:rPr>
          <w:rFonts w:hint="eastAsia"/>
          <w:lang w:eastAsia="zh-CN"/>
        </w:rPr>
        <w:t>loud</w:t>
      </w:r>
      <w:r>
        <w:t>Platform</w:t>
      </w:r>
      <w:r>
        <w:rPr>
          <w:rFonts w:hint="eastAsia"/>
        </w:rPr>
        <w:t>系统的</w:t>
      </w:r>
      <w:r>
        <w:rPr>
          <w:rFonts w:hint="eastAsia"/>
          <w:lang w:eastAsia="zh-CN"/>
        </w:rPr>
        <w:t>功能</w:t>
      </w:r>
      <w:r>
        <w:t>架构</w:t>
      </w:r>
      <w:bookmarkEnd w:id="77"/>
    </w:p>
    <w:p w14:paraId="201D62C5" w14:textId="5D1680AD" w:rsidR="00EE2775" w:rsidRDefault="00E265E5" w:rsidP="001A7CB1">
      <w:pPr>
        <w:ind w:firstLine="480"/>
      </w:pPr>
      <w:r>
        <w:rPr>
          <w:rFonts w:hint="eastAsia"/>
        </w:rPr>
        <w:t>VMCloudPlatform</w:t>
      </w:r>
      <w:r w:rsidR="00353057">
        <w:rPr>
          <w:rFonts w:hint="eastAsia"/>
        </w:rPr>
        <w:t>管理</w:t>
      </w:r>
      <w:r>
        <w:rPr>
          <w:rFonts w:hint="eastAsia"/>
        </w:rPr>
        <w:t>系统</w:t>
      </w:r>
      <w:r w:rsidR="00D249FC">
        <w:rPr>
          <w:rFonts w:hint="eastAsia"/>
        </w:rPr>
        <w:t>的功能组织结构如图</w:t>
      </w:r>
      <w:r w:rsidR="00D249FC">
        <w:rPr>
          <w:rFonts w:hint="eastAsia"/>
        </w:rPr>
        <w:t>4-1</w:t>
      </w:r>
      <w:r w:rsidR="00D249FC">
        <w:rPr>
          <w:rFonts w:hint="eastAsia"/>
        </w:rPr>
        <w:t>所示</w:t>
      </w:r>
      <w:r>
        <w:rPr>
          <w:rFonts w:hint="eastAsia"/>
        </w:rPr>
        <w:t>，图中描述了系统的功能模块和组织结构，为方便获取系统的主要功能，该图对于细小的功能模块并未穷尽列出。</w:t>
      </w:r>
      <w:r w:rsidR="00013822">
        <w:rPr>
          <w:rFonts w:hint="eastAsia"/>
        </w:rPr>
        <w:t>VMSale</w:t>
      </w:r>
      <w:r w:rsidR="00013822">
        <w:t xml:space="preserve"> APP</w:t>
      </w:r>
      <w:r w:rsidR="00796892">
        <w:rPr>
          <w:rFonts w:hint="eastAsia"/>
        </w:rPr>
        <w:t>和</w:t>
      </w:r>
      <w:r w:rsidR="00796892">
        <w:rPr>
          <w:rFonts w:hint="eastAsia"/>
        </w:rPr>
        <w:t>VMManage</w:t>
      </w:r>
      <w:r w:rsidR="00796892">
        <w:t xml:space="preserve"> APP</w:t>
      </w:r>
      <w:r w:rsidR="00796892">
        <w:rPr>
          <w:rFonts w:hint="eastAsia"/>
        </w:rPr>
        <w:t>的组织结构如图</w:t>
      </w:r>
      <w:r w:rsidR="00796892">
        <w:rPr>
          <w:rFonts w:hint="eastAsia"/>
        </w:rPr>
        <w:t>4-2</w:t>
      </w:r>
      <w:r w:rsidR="00796892">
        <w:rPr>
          <w:rFonts w:hint="eastAsia"/>
        </w:rPr>
        <w:t>所示。</w:t>
      </w:r>
    </w:p>
    <w:p w14:paraId="35328394" w14:textId="2262DFC8" w:rsidR="00E265E5" w:rsidRDefault="00E265E5" w:rsidP="001A7CB1">
      <w:pPr>
        <w:ind w:firstLine="480"/>
      </w:pPr>
      <w:r>
        <w:rPr>
          <w:rFonts w:hint="eastAsia"/>
        </w:rPr>
        <w:t>V</w:t>
      </w:r>
      <w:r>
        <w:t>MCloudPlatfom</w:t>
      </w:r>
      <w:r w:rsidR="00020D04">
        <w:rPr>
          <w:rFonts w:hint="eastAsia"/>
        </w:rPr>
        <w:t>管理</w:t>
      </w:r>
      <w:r>
        <w:t>系统</w:t>
      </w:r>
      <w:r w:rsidRPr="00636514">
        <w:rPr>
          <w:rFonts w:hint="eastAsia"/>
        </w:rPr>
        <w:t>分为</w:t>
      </w:r>
      <w:r>
        <w:rPr>
          <w:rFonts w:hint="eastAsia"/>
        </w:rPr>
        <w:t>两</w:t>
      </w:r>
      <w:r w:rsidRPr="00636514">
        <w:t>个模块</w:t>
      </w:r>
      <w:r>
        <w:rPr>
          <w:rFonts w:hint="eastAsia"/>
        </w:rPr>
        <w:t>，分别是</w:t>
      </w:r>
      <w:r w:rsidRPr="00636514">
        <w:rPr>
          <w:rFonts w:hint="eastAsia"/>
        </w:rPr>
        <w:t>厂商模块</w:t>
      </w:r>
      <w:r>
        <w:rPr>
          <w:rFonts w:hint="eastAsia"/>
        </w:rPr>
        <w:t>和</w:t>
      </w:r>
      <w:r w:rsidRPr="00636514">
        <w:rPr>
          <w:rFonts w:hint="eastAsia"/>
        </w:rPr>
        <w:t>运营商模块</w:t>
      </w:r>
      <w:r>
        <w:rPr>
          <w:rFonts w:hint="eastAsia"/>
        </w:rPr>
        <w:t>。</w:t>
      </w:r>
      <w:r>
        <w:t>各模块实现的功能如下</w:t>
      </w:r>
      <w:r>
        <w:rPr>
          <w:rFonts w:hint="eastAsia"/>
        </w:rPr>
        <w:t>：</w:t>
      </w:r>
    </w:p>
    <w:p w14:paraId="6DEE8B92" w14:textId="72AA7BA8" w:rsidR="00E265E5" w:rsidRDefault="00E265E5" w:rsidP="001A7CB1">
      <w:pPr>
        <w:ind w:firstLine="480"/>
      </w:pPr>
      <w:r>
        <w:t>1</w:t>
      </w:r>
      <w:r>
        <w:rPr>
          <w:rFonts w:hint="eastAsia"/>
        </w:rPr>
        <w:t>）厂商</w:t>
      </w:r>
      <w:r w:rsidR="00E82F1A">
        <w:rPr>
          <w:rFonts w:hint="eastAsia"/>
        </w:rPr>
        <w:t>是系统的开发者和管理者，该模块</w:t>
      </w:r>
      <w:r w:rsidRPr="00636514">
        <w:rPr>
          <w:rFonts w:hint="eastAsia"/>
        </w:rPr>
        <w:t>主要进行</w:t>
      </w:r>
      <w:r w:rsidR="00177F15">
        <w:rPr>
          <w:rFonts w:hint="eastAsia"/>
        </w:rPr>
        <w:t>系统</w:t>
      </w:r>
      <w:r w:rsidRPr="00636514">
        <w:rPr>
          <w:rFonts w:hint="eastAsia"/>
        </w:rPr>
        <w:t>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w:t>
      </w:r>
      <w:r w:rsidR="00DD38E1">
        <w:rPr>
          <w:rFonts w:hint="eastAsia"/>
        </w:rPr>
        <w:t>。租户管理是对使用系统</w:t>
      </w:r>
      <w:r>
        <w:rPr>
          <w:rFonts w:hint="eastAsia"/>
        </w:rPr>
        <w:t>租户的基本信息进行存储和查询，</w:t>
      </w:r>
      <w:r w:rsidR="00B942C1">
        <w:rPr>
          <w:rFonts w:hint="eastAsia"/>
        </w:rPr>
        <w:t>实现</w:t>
      </w:r>
      <w:r>
        <w:rPr>
          <w:rFonts w:hint="eastAsia"/>
        </w:rPr>
        <w:t>租户间</w:t>
      </w:r>
      <w:r w:rsidR="004E594D">
        <w:rPr>
          <w:rFonts w:hint="eastAsia"/>
        </w:rPr>
        <w:t>的</w:t>
      </w:r>
      <w:r>
        <w:rPr>
          <w:rFonts w:hint="eastAsia"/>
        </w:rPr>
        <w:t>数据隔离，保证租户间的数据安全。角色管理定义用户的权限，设定角色和权限之间的</w:t>
      </w:r>
      <w:r w:rsidR="00592002">
        <w:rPr>
          <w:rFonts w:hint="eastAsia"/>
        </w:rPr>
        <w:t>组合</w:t>
      </w:r>
      <w:r>
        <w:rPr>
          <w:rFonts w:hint="eastAsia"/>
        </w:rPr>
        <w:t>关系</w:t>
      </w:r>
      <w:r w:rsidR="00321BF3">
        <w:rPr>
          <w:rFonts w:hint="eastAsia"/>
        </w:rPr>
        <w:t>为用户授权</w:t>
      </w:r>
      <w:r>
        <w:rPr>
          <w:rFonts w:hint="eastAsia"/>
        </w:rPr>
        <w:t>。</w:t>
      </w:r>
    </w:p>
    <w:p w14:paraId="45EA0AE4" w14:textId="0A97A0EB" w:rsidR="00ED0813" w:rsidRDefault="00ED0813" w:rsidP="001A7CB1">
      <w:pPr>
        <w:ind w:firstLine="480"/>
      </w:pPr>
      <w:r>
        <w:rPr>
          <w:rFonts w:hint="eastAsia"/>
        </w:rPr>
        <w:t>2</w:t>
      </w:r>
      <w:r>
        <w:rPr>
          <w:rFonts w:hint="eastAsia"/>
        </w:rPr>
        <w:t>）</w:t>
      </w:r>
      <w:r w:rsidRPr="00636514">
        <w:rPr>
          <w:rFonts w:hint="eastAsia"/>
        </w:rPr>
        <w:t>运营商模块为系统的主要模块之一，</w:t>
      </w:r>
      <w:r>
        <w:rPr>
          <w:rFonts w:hint="eastAsia"/>
        </w:rPr>
        <w:t>是该平台租户的主要功能模块，供运营商使用</w:t>
      </w:r>
      <w:r w:rsidRPr="00636514">
        <w:rPr>
          <w:rFonts w:hint="eastAsia"/>
        </w:rPr>
        <w:t>。</w:t>
      </w:r>
      <w:r>
        <w:t>主要包括用户管理</w:t>
      </w:r>
      <w:r>
        <w:rPr>
          <w:rFonts w:hint="eastAsia"/>
        </w:rPr>
        <w:t>、售货机管理、货道管理、订单管理、商品管理、库存管理等</w:t>
      </w:r>
      <w:r w:rsidR="001C1994">
        <w:rPr>
          <w:rFonts w:hint="eastAsia"/>
        </w:rPr>
        <w:t>功能。其中用终端监控模块</w:t>
      </w:r>
      <w:r w:rsidR="003C2F56">
        <w:rPr>
          <w:rFonts w:hint="eastAsia"/>
        </w:rPr>
        <w:t>维护</w:t>
      </w:r>
      <w:r>
        <w:rPr>
          <w:rFonts w:hint="eastAsia"/>
        </w:rPr>
        <w:t>自动售货机终端</w:t>
      </w:r>
      <w:r w:rsidR="003C2F56">
        <w:rPr>
          <w:rFonts w:hint="eastAsia"/>
        </w:rPr>
        <w:t>的</w:t>
      </w:r>
      <w:r>
        <w:rPr>
          <w:rFonts w:hint="eastAsia"/>
        </w:rPr>
        <w:t>库存和</w:t>
      </w:r>
      <w:r w:rsidR="003C2F56">
        <w:rPr>
          <w:rFonts w:hint="eastAsia"/>
        </w:rPr>
        <w:t>VMCloudPlatform</w:t>
      </w:r>
      <w:r w:rsidR="003C2F56">
        <w:rPr>
          <w:rFonts w:hint="eastAsia"/>
        </w:rPr>
        <w:t>管理系统的后台</w:t>
      </w:r>
      <w:r w:rsidR="003A43BC">
        <w:rPr>
          <w:rFonts w:hint="eastAsia"/>
        </w:rPr>
        <w:t>数据库</w:t>
      </w:r>
      <w:r>
        <w:rPr>
          <w:rFonts w:hint="eastAsia"/>
        </w:rPr>
        <w:t>信息保持一致</w:t>
      </w:r>
      <w:r w:rsidR="00EC4E1F">
        <w:rPr>
          <w:rFonts w:hint="eastAsia"/>
        </w:rPr>
        <w:t>。运营商管理员</w:t>
      </w:r>
      <w:r>
        <w:rPr>
          <w:rFonts w:hint="eastAsia"/>
        </w:rPr>
        <w:t>及时获取售货机终端的销售信息，查询缺货售货机的</w:t>
      </w:r>
      <w:r>
        <w:rPr>
          <w:rFonts w:hint="eastAsia"/>
        </w:rPr>
        <w:t>ID</w:t>
      </w:r>
      <w:r w:rsidR="00A7080C">
        <w:rPr>
          <w:rFonts w:hint="eastAsia"/>
        </w:rPr>
        <w:t>、地理位置等，使</w:t>
      </w:r>
      <w:r>
        <w:rPr>
          <w:rFonts w:hint="eastAsia"/>
        </w:rPr>
        <w:t>过营业员</w:t>
      </w:r>
      <w:r w:rsidR="00524B1B">
        <w:rPr>
          <w:rFonts w:hint="eastAsia"/>
        </w:rPr>
        <w:t>不去实地勘测也能</w:t>
      </w:r>
      <w:r>
        <w:rPr>
          <w:rFonts w:hint="eastAsia"/>
        </w:rPr>
        <w:t>及时</w:t>
      </w:r>
      <w:r w:rsidR="00524B1B">
        <w:rPr>
          <w:rFonts w:hint="eastAsia"/>
        </w:rPr>
        <w:t>对缺货售货机</w:t>
      </w:r>
      <w:r>
        <w:rPr>
          <w:rFonts w:hint="eastAsia"/>
        </w:rPr>
        <w:t>补货。</w:t>
      </w:r>
    </w:p>
    <w:p w14:paraId="24DEAC41" w14:textId="2803B09D" w:rsidR="00EC32DD" w:rsidRDefault="005820C1" w:rsidP="00EC32DD">
      <w:pPr>
        <w:pStyle w:val="aff0"/>
      </w:pPr>
      <w:r w:rsidRPr="001C28F8">
        <w:lastRenderedPageBreak/>
        <w:object w:dxaOrig="1440" w:dyaOrig="1440" w14:anchorId="27DA9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18.9pt;margin-top:302.8pt;width:390.7pt;height:147.15pt;z-index:251950080;mso-position-horizontal-relative:text;mso-position-vertical-relative:text;mso-width-relative:page;mso-height-relative:page">
            <v:imagedata r:id="rId35" o:title=""/>
            <w10:wrap type="topAndBottom"/>
          </v:shape>
          <o:OLEObject Type="Embed" ProgID="Visio.Drawing.15" ShapeID="_x0000_s1080" DrawAspect="Content" ObjectID="_1572736545" r:id="rId36"/>
        </w:object>
      </w:r>
      <w:r w:rsidR="00AA339F" w:rsidRPr="00C20CD9">
        <w:rPr>
          <w:rStyle w:val="af2"/>
        </w:rPr>
        <w:object w:dxaOrig="1440" w:dyaOrig="1440" w14:anchorId="58A8F15B">
          <v:shape id="_x0000_s1079" type="#_x0000_t75" style="position:absolute;left:0;text-align:left;margin-left:3.3pt;margin-top:0;width:415.1pt;height:274.85pt;z-index:251948032;mso-position-horizontal-relative:text;mso-position-vertical-relative:text;mso-width-relative:page;mso-height-relative:page">
            <v:imagedata r:id="rId37" o:title=""/>
            <w10:wrap type="topAndBottom"/>
          </v:shape>
          <o:OLEObject Type="Embed" ProgID="Visio.Drawing.15" ShapeID="_x0000_s1079" DrawAspect="Content" ObjectID="_1572736546" r:id="rId38"/>
        </w:object>
      </w:r>
      <w:r w:rsidR="00EC32DD">
        <w:rPr>
          <w:rFonts w:hint="eastAsia"/>
        </w:rPr>
        <w:t>图</w:t>
      </w:r>
      <w:r w:rsidR="00EC32DD">
        <w:rPr>
          <w:rFonts w:hint="eastAsia"/>
        </w:rPr>
        <w:t>4-1</w:t>
      </w:r>
      <w:r w:rsidR="00EC32DD">
        <w:t xml:space="preserve"> VMC</w:t>
      </w:r>
      <w:r w:rsidR="00EC32DD">
        <w:rPr>
          <w:rFonts w:hint="eastAsia"/>
        </w:rPr>
        <w:t>loudPlatform</w:t>
      </w:r>
      <w:r w:rsidR="00EC32DD">
        <w:rPr>
          <w:rFonts w:hint="eastAsia"/>
        </w:rPr>
        <w:t>管理系统功能结构图</w:t>
      </w:r>
    </w:p>
    <w:p w14:paraId="0E089650" w14:textId="07F6207C" w:rsidR="00017DCA" w:rsidRDefault="00017DCA" w:rsidP="001C28F8">
      <w:pPr>
        <w:pStyle w:val="aff0"/>
      </w:pPr>
      <w:r w:rsidRPr="001C28F8">
        <w:rPr>
          <w:rFonts w:hint="eastAsia"/>
        </w:rPr>
        <w:t>图</w:t>
      </w:r>
      <w:r w:rsidRPr="001C28F8">
        <w:rPr>
          <w:rFonts w:hint="eastAsia"/>
        </w:rPr>
        <w:t>4-2</w:t>
      </w:r>
      <w:r w:rsidRPr="001C28F8">
        <w:t xml:space="preserve"> VMS</w:t>
      </w:r>
      <w:r w:rsidRPr="001C28F8">
        <w:rPr>
          <w:rFonts w:hint="eastAsia"/>
        </w:rPr>
        <w:t>ale</w:t>
      </w:r>
      <w:r w:rsidRPr="001C28F8">
        <w:t xml:space="preserve"> APP</w:t>
      </w:r>
      <w:r w:rsidRPr="001C28F8">
        <w:rPr>
          <w:rFonts w:hint="eastAsia"/>
        </w:rPr>
        <w:t>和</w:t>
      </w:r>
      <w:r w:rsidRPr="001C28F8">
        <w:rPr>
          <w:rFonts w:hint="eastAsia"/>
        </w:rPr>
        <w:t>VMManage</w:t>
      </w:r>
      <w:r w:rsidRPr="001C28F8">
        <w:t xml:space="preserve"> APP</w:t>
      </w:r>
      <w:r w:rsidRPr="001C28F8">
        <w:rPr>
          <w:rFonts w:hint="eastAsia"/>
        </w:rPr>
        <w:t>的功能结构图</w:t>
      </w:r>
    </w:p>
    <w:p w14:paraId="2A4BDB00" w14:textId="02A05506" w:rsidR="00D36A56" w:rsidRDefault="00AE6CED" w:rsidP="00AE6CED">
      <w:pPr>
        <w:ind w:firstLine="480"/>
      </w:pPr>
      <w:r>
        <w:rPr>
          <w:rFonts w:hint="eastAsia"/>
        </w:rPr>
        <w:t>VM</w:t>
      </w:r>
      <w:r>
        <w:t>S</w:t>
      </w:r>
      <w:r>
        <w:rPr>
          <w:rFonts w:hint="eastAsia"/>
        </w:rPr>
        <w:t>ale</w:t>
      </w:r>
      <w:r>
        <w:t xml:space="preserve"> APP</w:t>
      </w:r>
      <w:r w:rsidR="00F34F96">
        <w:rPr>
          <w:rFonts w:hint="eastAsia"/>
        </w:rPr>
        <w:t>是自动售货机的终端售货软件，主要为终端消费者服务。它包括商品展示、电子广告、生成移动支付的二维码、自动更新软件、自动重启软件、串口通信和库存更新的功能。</w:t>
      </w:r>
    </w:p>
    <w:p w14:paraId="3ADD2437" w14:textId="1CBE34B2" w:rsidR="00212612" w:rsidRPr="001C28F8" w:rsidRDefault="00212612" w:rsidP="00AE6CED">
      <w:pPr>
        <w:ind w:firstLine="480"/>
        <w:rPr>
          <w:rFonts w:hint="eastAsia"/>
        </w:rPr>
      </w:pPr>
      <w:r>
        <w:rPr>
          <w:rFonts w:hint="eastAsia"/>
        </w:rPr>
        <w:t>VMManage</w:t>
      </w:r>
      <w:r>
        <w:t xml:space="preserve"> APP</w:t>
      </w:r>
      <w:r>
        <w:rPr>
          <w:rFonts w:hint="eastAsia"/>
        </w:rPr>
        <w:t>是运营商营业员使用的软件，为提高营业员的工作效率、减少人力成本的使用，主要包括用户登录、用户信息查询、售货机查询、货道查询、库存查询和检测更新功能。</w:t>
      </w:r>
    </w:p>
    <w:p w14:paraId="1FC8D934" w14:textId="142D36A1" w:rsidR="00E265E5" w:rsidRDefault="00E265E5" w:rsidP="00C20CD9">
      <w:pPr>
        <w:pStyle w:val="3"/>
      </w:pPr>
      <w:bookmarkStart w:id="78" w:name="_Toc498912569"/>
      <w:r>
        <w:rPr>
          <w:rFonts w:hint="eastAsia"/>
          <w:lang w:eastAsia="zh-CN"/>
        </w:rPr>
        <w:lastRenderedPageBreak/>
        <w:t>4.</w:t>
      </w:r>
      <w:r w:rsidR="00A14F07">
        <w:rPr>
          <w:rFonts w:hint="eastAsia"/>
          <w:lang w:eastAsia="zh-CN"/>
        </w:rPr>
        <w:t>1</w:t>
      </w:r>
      <w:r>
        <w:rPr>
          <w:lang w:eastAsia="zh-CN"/>
        </w:rPr>
        <w:t>.</w:t>
      </w:r>
      <w:r>
        <w:rPr>
          <w:rFonts w:hint="eastAsia"/>
          <w:lang w:eastAsia="zh-CN"/>
        </w:rPr>
        <w:t>2</w:t>
      </w:r>
      <w:r>
        <w:rPr>
          <w:lang w:eastAsia="zh-CN"/>
        </w:rPr>
        <w:t xml:space="preserve"> </w:t>
      </w:r>
      <w:r>
        <w:rPr>
          <w:rFonts w:hint="eastAsia"/>
        </w:rPr>
        <w:t>VM</w:t>
      </w:r>
      <w:r>
        <w:t>C</w:t>
      </w:r>
      <w:r>
        <w:rPr>
          <w:rFonts w:hint="eastAsia"/>
          <w:lang w:eastAsia="zh-CN"/>
        </w:rPr>
        <w:t>loud</w:t>
      </w:r>
      <w:r>
        <w:t>Platform</w:t>
      </w:r>
      <w:r w:rsidR="00B25516">
        <w:t>管理</w:t>
      </w:r>
      <w:r>
        <w:rPr>
          <w:rFonts w:hint="eastAsia"/>
        </w:rPr>
        <w:t>系统的</w:t>
      </w:r>
      <w:r>
        <w:rPr>
          <w:rFonts w:hint="eastAsia"/>
          <w:lang w:eastAsia="zh-CN"/>
        </w:rPr>
        <w:t>逻辑分层</w:t>
      </w:r>
      <w:bookmarkEnd w:id="78"/>
    </w:p>
    <w:p w14:paraId="77415862" w14:textId="47F85440" w:rsidR="00E265E5" w:rsidRDefault="00B3286E" w:rsidP="00D26C86">
      <w:pPr>
        <w:ind w:firstLine="480"/>
      </w:pPr>
      <w:r>
        <w:rPr>
          <w:noProof/>
        </w:rPr>
        <w:drawing>
          <wp:anchor distT="0" distB="0" distL="114300" distR="114300" simplePos="0" relativeHeight="251945984" behindDoc="0" locked="0" layoutInCell="1" allowOverlap="1" wp14:anchorId="2F0B29E5" wp14:editId="6EE90463">
            <wp:simplePos x="0" y="0"/>
            <wp:positionH relativeFrom="column">
              <wp:posOffset>27837</wp:posOffset>
            </wp:positionH>
            <wp:positionV relativeFrom="paragraph">
              <wp:posOffset>2249701</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39">
                      <a:extLst>
                        <a:ext uri="{28A0092B-C50C-407E-A947-70E740481C1C}">
                          <a14:useLocalDpi xmlns:a14="http://schemas.microsoft.com/office/drawing/2010/main" val="0"/>
                        </a:ext>
                      </a:extLst>
                    </a:blip>
                    <a:srcRect l="3926" t="5252" r="2509" b="2566"/>
                    <a:stretch/>
                  </pic:blipFill>
                  <pic:spPr bwMode="auto">
                    <a:xfrm>
                      <a:off x="0" y="0"/>
                      <a:ext cx="5270740" cy="5012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5E5">
        <w:rPr>
          <w:rFonts w:hint="eastAsia"/>
        </w:rPr>
        <w:t>V</w:t>
      </w:r>
      <w:r w:rsidR="00E265E5">
        <w:t>MC</w:t>
      </w:r>
      <w:r w:rsidR="00E265E5">
        <w:rPr>
          <w:rFonts w:hint="eastAsia"/>
        </w:rPr>
        <w:t>loudPlatform</w:t>
      </w:r>
      <w:r w:rsidR="00B744A8">
        <w:t>管理</w:t>
      </w:r>
      <w:r w:rsidR="00E265E5">
        <w:rPr>
          <w:rFonts w:hint="eastAsia"/>
        </w:rPr>
        <w:t>系统</w:t>
      </w:r>
      <w:r w:rsidR="00E265E5">
        <w:t>使用多租户的数据模型</w:t>
      </w:r>
      <w:r w:rsidR="00E265E5">
        <w:rPr>
          <w:rFonts w:hint="eastAsia"/>
        </w:rPr>
        <w:t>，</w:t>
      </w:r>
      <w:r w:rsidR="00E265E5">
        <w:t>结合</w:t>
      </w:r>
      <w:r w:rsidR="00E265E5">
        <w:rPr>
          <w:rFonts w:hint="eastAsia"/>
        </w:rPr>
        <w:t>SaaS</w:t>
      </w:r>
      <w:r w:rsidR="00E265E5">
        <w:rPr>
          <w:rFonts w:hint="eastAsia"/>
        </w:rPr>
        <w:t>服务的</w:t>
      </w:r>
      <w:r w:rsidR="00E265E5">
        <w:t>思想</w:t>
      </w:r>
      <w:r w:rsidR="00C63E05">
        <w:rPr>
          <w:rFonts w:hint="eastAsia"/>
        </w:rPr>
        <w:t>进行数据库的设计，是一个单实例的数据模型。系统使用多个租户</w:t>
      </w:r>
      <w:r w:rsidR="00E265E5">
        <w:rPr>
          <w:rFonts w:hint="eastAsia"/>
        </w:rPr>
        <w:t>注册和模拟多租户的功能实现，租户登录时根据登录表单信息进行租户的角色和权限判定，进入相应的租户空间。</w:t>
      </w:r>
      <w:r w:rsidR="0039670E">
        <w:rPr>
          <w:rFonts w:hint="eastAsia"/>
        </w:rPr>
        <w:t>V</w:t>
      </w:r>
      <w:r w:rsidR="0039670E">
        <w:t>MC</w:t>
      </w:r>
      <w:r w:rsidR="0039670E">
        <w:rPr>
          <w:rFonts w:hint="eastAsia"/>
        </w:rPr>
        <w:t>loudPlatform</w:t>
      </w:r>
      <w:r w:rsidR="0039670E">
        <w:t>管理</w:t>
      </w:r>
      <w:r w:rsidR="0039670E">
        <w:rPr>
          <w:rFonts w:hint="eastAsia"/>
        </w:rPr>
        <w:t>系统</w:t>
      </w:r>
      <w:r w:rsidR="00E265E5">
        <w:rPr>
          <w:rFonts w:hint="eastAsia"/>
        </w:rPr>
        <w:t>通过</w:t>
      </w:r>
      <w:r w:rsidR="00E265E5">
        <w:rPr>
          <w:rFonts w:hint="eastAsia"/>
        </w:rPr>
        <w:t>web</w:t>
      </w:r>
      <w:r w:rsidR="00E265E5">
        <w:rPr>
          <w:rFonts w:hint="eastAsia"/>
        </w:rPr>
        <w:t>浏览器为系统管理员、租户和自动售货机终端提供访问权限，终端系统使用</w:t>
      </w:r>
      <w:r w:rsidR="00E265E5">
        <w:rPr>
          <w:rFonts w:hint="eastAsia"/>
        </w:rPr>
        <w:t>4G</w:t>
      </w:r>
      <w:r w:rsidR="00E265E5">
        <w:rPr>
          <w:rFonts w:hint="eastAsia"/>
        </w:rPr>
        <w:t>网络发送数据，调用平台系统接口，和后台系统进行交互。</w:t>
      </w:r>
      <w:r w:rsidR="00E265E5">
        <w:t>系统</w:t>
      </w:r>
      <w:r w:rsidR="00E265E5">
        <w:rPr>
          <w:rFonts w:hint="eastAsia"/>
        </w:rPr>
        <w:t>总体逻辑架构图如图</w:t>
      </w:r>
      <w:r w:rsidR="00E265E5">
        <w:rPr>
          <w:rFonts w:hint="eastAsia"/>
        </w:rPr>
        <w:t>4-</w:t>
      </w:r>
      <w:r w:rsidR="00E10369">
        <w:rPr>
          <w:rFonts w:hint="eastAsia"/>
        </w:rPr>
        <w:t>3</w:t>
      </w:r>
      <w:r w:rsidR="00E265E5">
        <w:rPr>
          <w:rFonts w:hint="eastAsia"/>
        </w:rPr>
        <w:t>，</w:t>
      </w:r>
      <w:r w:rsidR="00E265E5">
        <w:t>通过</w:t>
      </w:r>
      <w:r w:rsidR="00E265E5">
        <w:rPr>
          <w:rFonts w:hint="eastAsia"/>
        </w:rPr>
        <w:t>该</w:t>
      </w:r>
      <w:r w:rsidR="00E265E5">
        <w:t>图对系统的整体业务逻辑进行简单的介绍</w:t>
      </w:r>
      <w:r w:rsidR="00E265E5">
        <w:rPr>
          <w:rFonts w:hint="eastAsia"/>
        </w:rPr>
        <w:t>。</w:t>
      </w:r>
    </w:p>
    <w:p w14:paraId="495A2FD1" w14:textId="7A126E0E" w:rsidR="00B3286E" w:rsidRDefault="00B3286E" w:rsidP="00B3286E">
      <w:pPr>
        <w:pStyle w:val="aff0"/>
      </w:pPr>
      <w:r>
        <w:t>图</w:t>
      </w:r>
      <w:r>
        <w:rPr>
          <w:rFonts w:hint="eastAsia"/>
        </w:rPr>
        <w:t>4-</w:t>
      </w:r>
      <w:r w:rsidR="009875AB">
        <w:rPr>
          <w:rFonts w:hint="eastAsia"/>
        </w:rPr>
        <w:t>3</w:t>
      </w:r>
      <w:r>
        <w:t xml:space="preserve"> </w:t>
      </w:r>
      <w:r>
        <w:rPr>
          <w:rFonts w:hint="eastAsia"/>
        </w:rPr>
        <w:t>VMCloudPlatform</w:t>
      </w:r>
      <w:r>
        <w:rPr>
          <w:rFonts w:hint="eastAsia"/>
        </w:rPr>
        <w:t>管理系统</w:t>
      </w:r>
      <w:r>
        <w:t>总体逻辑架构</w:t>
      </w:r>
    </w:p>
    <w:p w14:paraId="20E8A628" w14:textId="36E1E60B" w:rsidR="00E265E5" w:rsidRDefault="00E265E5" w:rsidP="00E265E5">
      <w:pPr>
        <w:ind w:firstLine="480"/>
      </w:pPr>
      <w:r w:rsidRPr="00D26C86">
        <w:rPr>
          <w:rFonts w:hint="eastAsia"/>
        </w:rPr>
        <w:t>整个平台系统分为多层：最底层为基础设备层和业务逻辑层，包括系统的硬件、网络和系统配</w:t>
      </w:r>
      <w:r w:rsidR="00E10369" w:rsidRPr="00D26C86">
        <w:rPr>
          <w:rFonts w:hint="eastAsia"/>
        </w:rPr>
        <w:t>置。平台的业务模块分为两类，一类是系统业务、另一类是功</w:t>
      </w:r>
      <w:r w:rsidR="00E10369" w:rsidRPr="00D26C86">
        <w:rPr>
          <w:rFonts w:hint="eastAsia"/>
        </w:rPr>
        <w:lastRenderedPageBreak/>
        <w:t>能业务。</w:t>
      </w:r>
      <w:r w:rsidRPr="00D26C86">
        <w:rPr>
          <w:rFonts w:hint="eastAsia"/>
        </w:rPr>
        <w:t>权限管理、平台租金管理是</w:t>
      </w:r>
      <w:r w:rsidR="00E9583A" w:rsidRPr="00D26C86">
        <w:rPr>
          <w:rFonts w:hint="eastAsia"/>
        </w:rPr>
        <w:t>V</w:t>
      </w:r>
      <w:r w:rsidR="00E9583A" w:rsidRPr="00D26C86">
        <w:t>MC</w:t>
      </w:r>
      <w:r w:rsidR="00E9583A" w:rsidRPr="00D26C86">
        <w:rPr>
          <w:rFonts w:hint="eastAsia"/>
        </w:rPr>
        <w:t>loudPlatform</w:t>
      </w:r>
      <w:r w:rsidR="00E9583A" w:rsidRPr="00D26C86">
        <w:t>管理</w:t>
      </w:r>
      <w:r w:rsidR="00E9583A" w:rsidRPr="00D26C86">
        <w:rPr>
          <w:rFonts w:hint="eastAsia"/>
        </w:rPr>
        <w:t>系统的</w:t>
      </w:r>
      <w:r w:rsidR="00CB316B" w:rsidRPr="00D26C86">
        <w:rPr>
          <w:rFonts w:hint="eastAsia"/>
        </w:rPr>
        <w:t>系统业务模块，为所有用户共用，整个运营商模块都依托该层</w:t>
      </w:r>
      <w:r w:rsidRPr="00D26C86">
        <w:rPr>
          <w:rFonts w:hint="eastAsia"/>
        </w:rPr>
        <w:t>的功能</w:t>
      </w:r>
      <w:r w:rsidR="00435CBB">
        <w:rPr>
          <w:rFonts w:hint="eastAsia"/>
        </w:rPr>
        <w:t>；厂商业务服务、运营商</w:t>
      </w:r>
      <w:r w:rsidRPr="00D26C86">
        <w:rPr>
          <w:rFonts w:hint="eastAsia"/>
        </w:rPr>
        <w:t>服务和数据服务为功能业务，分别管理厂商、运营商的日常运营工作和系统的公共数据维护；平台上层为权限控制入口，供平台使用者进入，平台系统供一家厂商和多家运营商使用，运营商是概念上的租户</w:t>
      </w:r>
      <w:r>
        <w:rPr>
          <w:rStyle w:val="af9"/>
        </w:rPr>
        <w:t>[</w:t>
      </w:r>
      <w:r>
        <w:rPr>
          <w:rStyle w:val="af9"/>
        </w:rPr>
        <w:endnoteReference w:id="41"/>
      </w:r>
      <w:r>
        <w:rPr>
          <w:rStyle w:val="af9"/>
        </w:rPr>
        <w:t>]</w:t>
      </w:r>
      <w:r>
        <w:rPr>
          <w:rFonts w:hint="eastAsia"/>
        </w:rPr>
        <w:t>。</w:t>
      </w:r>
    </w:p>
    <w:p w14:paraId="14B06434" w14:textId="40197303" w:rsidR="00F06F4B" w:rsidRDefault="00F06F4B" w:rsidP="00E25867">
      <w:pPr>
        <w:pStyle w:val="2"/>
      </w:pPr>
      <w:r>
        <w:rPr>
          <w:rFonts w:hint="eastAsia"/>
        </w:rPr>
        <w:t>4.</w:t>
      </w:r>
      <w:r w:rsidR="00A14F07">
        <w:rPr>
          <w:rFonts w:hint="eastAsia"/>
          <w:lang w:eastAsia="zh-CN"/>
        </w:rPr>
        <w:t>2</w:t>
      </w:r>
      <w:r>
        <w:rPr>
          <w:rFonts w:hint="eastAsia"/>
        </w:rPr>
        <w:t xml:space="preserve">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bookmarkEnd w:id="75"/>
    </w:p>
    <w:p w14:paraId="68AFD57F" w14:textId="5D84B0EB" w:rsidR="001F412F" w:rsidRDefault="00673441" w:rsidP="00673441">
      <w:pPr>
        <w:pStyle w:val="3"/>
      </w:pPr>
      <w:bookmarkStart w:id="79" w:name="_Toc498912563"/>
      <w:r>
        <w:rPr>
          <w:rFonts w:hint="eastAsia"/>
          <w:lang w:eastAsia="zh-CN"/>
        </w:rPr>
        <w:t>4.</w:t>
      </w:r>
      <w:r w:rsidR="00A14F07">
        <w:rPr>
          <w:rFonts w:hint="eastAsia"/>
          <w:lang w:eastAsia="zh-CN"/>
        </w:rPr>
        <w:t>2</w:t>
      </w:r>
      <w:r>
        <w:rPr>
          <w:rFonts w:hint="eastAsia"/>
          <w:lang w:eastAsia="zh-CN"/>
        </w:rPr>
        <w:t xml:space="preserve">.1 </w:t>
      </w:r>
      <w:r w:rsidR="009D4E6F">
        <w:rPr>
          <w:rFonts w:hint="eastAsia"/>
          <w:lang w:eastAsia="zh-CN"/>
        </w:rPr>
        <w:t>联网</w:t>
      </w:r>
      <w:r w:rsidR="00154B90" w:rsidRPr="00673441">
        <w:rPr>
          <w:rFonts w:hint="eastAsia"/>
        </w:rPr>
        <w:t>自动售货机</w:t>
      </w:r>
      <w:r w:rsidR="00D552AF">
        <w:rPr>
          <w:rFonts w:hint="eastAsia"/>
        </w:rPr>
        <w:t>的</w:t>
      </w:r>
      <w:r w:rsidR="00293B75" w:rsidRPr="00673441">
        <w:rPr>
          <w:rFonts w:hint="eastAsia"/>
        </w:rPr>
        <w:t>网络</w:t>
      </w:r>
      <w:r w:rsidR="00963DF5">
        <w:rPr>
          <w:rFonts w:hint="eastAsia"/>
          <w:lang w:eastAsia="zh-CN"/>
        </w:rPr>
        <w:t>架构</w:t>
      </w:r>
      <w:bookmarkEnd w:id="79"/>
    </w:p>
    <w:p w14:paraId="31A92AB5" w14:textId="04A53E8B" w:rsidR="00807724" w:rsidRPr="00342E0A" w:rsidRDefault="002B48BE" w:rsidP="00271921">
      <w:pPr>
        <w:ind w:firstLine="480"/>
      </w:pPr>
      <w:r>
        <w:rPr>
          <w:noProof/>
        </w:rPr>
        <w:object w:dxaOrig="1440" w:dyaOrig="1440" w14:anchorId="33D0C3E8">
          <v:shape id="_x0000_s1082" type="#_x0000_t75" style="position:absolute;left:0;text-align:left;margin-left:.75pt;margin-top:106.3pt;width:414.75pt;height:4in;z-index:251952128;mso-position-horizontal-relative:text;mso-position-vertical-relative:text;mso-width-relative:page;mso-height-relative:page">
            <v:imagedata r:id="rId40" o:title=""/>
            <w10:wrap type="topAndBottom"/>
          </v:shape>
          <o:OLEObject Type="Embed" ProgID="Visio.Drawing.15" ShapeID="_x0000_s1082" DrawAspect="Content" ObjectID="_1572736547" r:id="rId41"/>
        </w:object>
      </w:r>
      <w:r w:rsidR="00501727">
        <w:t>联网自动售货机的</w:t>
      </w:r>
      <w:r w:rsidR="00175A65">
        <w:t>网络</w:t>
      </w:r>
      <w:r w:rsidR="00EE2019">
        <w:rPr>
          <w:rFonts w:hint="eastAsia"/>
        </w:rPr>
        <w:t>结构</w:t>
      </w:r>
      <w:r w:rsidR="00175A65">
        <w:t>如图</w:t>
      </w:r>
      <w:r w:rsidR="00175A65">
        <w:rPr>
          <w:rFonts w:hint="eastAsia"/>
        </w:rPr>
        <w:t>4</w:t>
      </w:r>
      <w:r w:rsidR="00175A65">
        <w:t>-</w:t>
      </w:r>
      <w:r w:rsidR="009875AB">
        <w:rPr>
          <w:rFonts w:hint="eastAsia"/>
        </w:rPr>
        <w:t>4</w:t>
      </w:r>
      <w:r w:rsidR="0049708A">
        <w:t>所示</w:t>
      </w:r>
      <w:r w:rsidR="00175A65">
        <w:rPr>
          <w:rFonts w:hint="eastAsia"/>
        </w:rPr>
        <w:t>，</w:t>
      </w:r>
      <w:r w:rsidR="008B5E6B">
        <w:rPr>
          <w:rFonts w:hint="eastAsia"/>
        </w:rPr>
        <w:t>系统由</w:t>
      </w:r>
      <w:r w:rsidR="00676970">
        <w:rPr>
          <w:rFonts w:hint="eastAsia"/>
        </w:rPr>
        <w:t>自动售货机</w:t>
      </w:r>
      <w:r w:rsidR="00676970">
        <w:t>销售终端</w:t>
      </w:r>
      <w:r w:rsidR="003605BF">
        <w:rPr>
          <w:rFonts w:hint="eastAsia"/>
        </w:rPr>
        <w:t>VMSale</w:t>
      </w:r>
      <w:r w:rsidR="003605BF">
        <w:t xml:space="preserve"> APP</w:t>
      </w:r>
      <w:r w:rsidR="00883057">
        <w:t>、</w:t>
      </w:r>
      <w:r w:rsidR="003605BF">
        <w:rPr>
          <w:rFonts w:hint="eastAsia"/>
        </w:rPr>
        <w:t>V</w:t>
      </w:r>
      <w:r w:rsidR="003605BF" w:rsidRPr="00342E0A">
        <w:rPr>
          <w:rFonts w:hint="eastAsia"/>
        </w:rPr>
        <w:t>MCloudPlatform</w:t>
      </w:r>
      <w:r w:rsidR="003605BF" w:rsidRPr="00342E0A">
        <w:rPr>
          <w:rFonts w:hint="eastAsia"/>
        </w:rPr>
        <w:t>管理系统</w:t>
      </w:r>
      <w:r w:rsidR="00883057" w:rsidRPr="00342E0A">
        <w:rPr>
          <w:rFonts w:hint="eastAsia"/>
        </w:rPr>
        <w:t>和运营商营业员使用的</w:t>
      </w:r>
      <w:r w:rsidR="00883057" w:rsidRPr="00342E0A">
        <w:rPr>
          <w:rFonts w:hint="eastAsia"/>
        </w:rPr>
        <w:t>VMManage</w:t>
      </w:r>
      <w:r w:rsidR="00883057" w:rsidRPr="00342E0A">
        <w:t xml:space="preserve"> APP</w:t>
      </w:r>
      <w:r w:rsidR="00883057" w:rsidRPr="00342E0A">
        <w:rPr>
          <w:rFonts w:hint="eastAsia"/>
        </w:rPr>
        <w:t>应用</w:t>
      </w:r>
      <w:r w:rsidR="005D2DA9">
        <w:rPr>
          <w:rFonts w:hint="eastAsia"/>
        </w:rPr>
        <w:t>三个部分构成。</w:t>
      </w:r>
      <w:r w:rsidR="0047127E">
        <w:rPr>
          <w:rFonts w:hint="eastAsia"/>
        </w:rPr>
        <w:t>VMSale</w:t>
      </w:r>
      <w:r w:rsidR="0047127E">
        <w:t xml:space="preserve"> APP</w:t>
      </w:r>
      <w:r w:rsidR="0047127E">
        <w:rPr>
          <w:rFonts w:hint="eastAsia"/>
        </w:rPr>
        <w:t>通过串口和自动售货机通信，通过无线网络和管理系统通信。</w:t>
      </w:r>
      <w:r w:rsidR="005D2DA9">
        <w:rPr>
          <w:rFonts w:hint="eastAsia"/>
        </w:rPr>
        <w:t>系统</w:t>
      </w:r>
      <w:r w:rsidR="00133D84" w:rsidRPr="00342E0A">
        <w:rPr>
          <w:rFonts w:hint="eastAsia"/>
        </w:rPr>
        <w:t>还涉及</w:t>
      </w:r>
      <w:r w:rsidR="00883057" w:rsidRPr="00342E0A">
        <w:rPr>
          <w:rFonts w:hint="eastAsia"/>
        </w:rPr>
        <w:t>三种</w:t>
      </w:r>
      <w:r w:rsidR="004B0168" w:rsidRPr="00342E0A">
        <w:rPr>
          <w:rFonts w:hint="eastAsia"/>
        </w:rPr>
        <w:t>支付平台</w:t>
      </w:r>
      <w:r w:rsidR="00883057" w:rsidRPr="00342E0A">
        <w:rPr>
          <w:rFonts w:hint="eastAsia"/>
        </w:rPr>
        <w:t>：银联支付、微信支付</w:t>
      </w:r>
      <w:r w:rsidR="00045849">
        <w:rPr>
          <w:rFonts w:hint="eastAsia"/>
        </w:rPr>
        <w:t>和</w:t>
      </w:r>
      <w:r w:rsidR="00883057" w:rsidRPr="00342E0A">
        <w:rPr>
          <w:rFonts w:hint="eastAsia"/>
        </w:rPr>
        <w:t>支付宝支付。</w:t>
      </w:r>
    </w:p>
    <w:p w14:paraId="278A6634" w14:textId="38B4FB01" w:rsidR="00EE2019" w:rsidRPr="009604CF" w:rsidRDefault="00EE2019" w:rsidP="009604CF">
      <w:pPr>
        <w:pStyle w:val="aff0"/>
      </w:pPr>
      <w:r w:rsidRPr="009604CF">
        <w:rPr>
          <w:rFonts w:hint="eastAsia"/>
        </w:rPr>
        <w:t>图</w:t>
      </w:r>
      <w:r w:rsidRPr="009604CF">
        <w:rPr>
          <w:rFonts w:hint="eastAsia"/>
        </w:rPr>
        <w:t>4</w:t>
      </w:r>
      <w:r w:rsidRPr="009604CF">
        <w:t>-</w:t>
      </w:r>
      <w:r w:rsidR="009875AB" w:rsidRPr="009604CF">
        <w:t>4</w:t>
      </w:r>
      <w:r w:rsidRPr="009604CF">
        <w:t xml:space="preserve"> </w:t>
      </w:r>
      <w:r w:rsidRPr="009604CF">
        <w:rPr>
          <w:rFonts w:hint="eastAsia"/>
        </w:rPr>
        <w:t>自动售货机</w:t>
      </w:r>
      <w:r w:rsidRPr="009604CF">
        <w:t>网络</w:t>
      </w:r>
      <w:r w:rsidR="00774E46" w:rsidRPr="009604CF">
        <w:rPr>
          <w:rFonts w:hint="eastAsia"/>
        </w:rPr>
        <w:t>拓扑</w:t>
      </w:r>
      <w:r w:rsidRPr="009604CF">
        <w:t>结构图</w:t>
      </w:r>
    </w:p>
    <w:p w14:paraId="065C1644" w14:textId="3E44BE6A" w:rsidR="00B94EC6" w:rsidRDefault="00B94EC6" w:rsidP="00B94EC6">
      <w:pPr>
        <w:ind w:firstLine="480"/>
      </w:pPr>
      <w:r>
        <w:rPr>
          <w:rFonts w:hint="eastAsia"/>
        </w:rPr>
        <w:t>自动售货机</w:t>
      </w:r>
      <w:r>
        <w:t>销售终端</w:t>
      </w:r>
      <w:r w:rsidR="00277DDA">
        <w:t>完成售货机的正常销售活动</w:t>
      </w:r>
      <w:r w:rsidR="00277DDA">
        <w:rPr>
          <w:rFonts w:hint="eastAsia"/>
        </w:rPr>
        <w:t>，并</w:t>
      </w:r>
      <w:r w:rsidR="007F6213">
        <w:t>使用</w:t>
      </w:r>
      <w:r w:rsidR="007F6213">
        <w:rPr>
          <w:rFonts w:hint="eastAsia"/>
        </w:rPr>
        <w:t>4</w:t>
      </w:r>
      <w:r>
        <w:rPr>
          <w:rFonts w:hint="eastAsia"/>
        </w:rPr>
        <w:t>G</w:t>
      </w:r>
      <w:r>
        <w:rPr>
          <w:rFonts w:hint="eastAsia"/>
        </w:rPr>
        <w:t>网络</w:t>
      </w:r>
      <w:r w:rsidR="00646D1E">
        <w:rPr>
          <w:rFonts w:hint="eastAsia"/>
        </w:rPr>
        <w:t>实现无线传输</w:t>
      </w:r>
      <w:r w:rsidR="007F6213">
        <w:rPr>
          <w:rFonts w:hint="eastAsia"/>
        </w:rPr>
        <w:t>。</w:t>
      </w:r>
      <w:r w:rsidR="0075715A">
        <w:t>消费者通过</w:t>
      </w:r>
      <w:r w:rsidR="00742AEE">
        <w:rPr>
          <w:rFonts w:hint="eastAsia"/>
        </w:rPr>
        <w:t>VMSale A</w:t>
      </w:r>
      <w:r w:rsidR="00742AEE">
        <w:t>PP</w:t>
      </w:r>
      <w:r w:rsidR="0075715A">
        <w:rPr>
          <w:rFonts w:hint="eastAsia"/>
        </w:rPr>
        <w:t>选货</w:t>
      </w:r>
      <w:r w:rsidR="00F31717">
        <w:rPr>
          <w:rFonts w:hint="eastAsia"/>
        </w:rPr>
        <w:t>，并</w:t>
      </w:r>
      <w:r w:rsidR="00010EC3">
        <w:rPr>
          <w:rFonts w:hint="eastAsia"/>
        </w:rPr>
        <w:t>使用</w:t>
      </w:r>
      <w:r w:rsidR="00742AEE">
        <w:rPr>
          <w:rFonts w:hint="eastAsia"/>
        </w:rPr>
        <w:t>4G</w:t>
      </w:r>
      <w:r w:rsidR="00742AEE">
        <w:rPr>
          <w:rFonts w:hint="eastAsia"/>
        </w:rPr>
        <w:t>网络</w:t>
      </w:r>
      <w:r w:rsidR="00F31717">
        <w:rPr>
          <w:rFonts w:hint="eastAsia"/>
        </w:rPr>
        <w:t>完成</w:t>
      </w:r>
      <w:r w:rsidR="00DB11FA">
        <w:rPr>
          <w:rFonts w:hint="eastAsia"/>
        </w:rPr>
        <w:t>移动支付。</w:t>
      </w:r>
      <w:r w:rsidR="002E10E3">
        <w:rPr>
          <w:rFonts w:hint="eastAsia"/>
        </w:rPr>
        <w:t>销售</w:t>
      </w:r>
      <w:r w:rsidR="0075715A">
        <w:rPr>
          <w:rFonts w:hint="eastAsia"/>
        </w:rPr>
        <w:t>信息</w:t>
      </w:r>
      <w:r w:rsidR="007D4856">
        <w:rPr>
          <w:rFonts w:hint="eastAsia"/>
        </w:rPr>
        <w:lastRenderedPageBreak/>
        <w:t>使用</w:t>
      </w:r>
      <w:r w:rsidR="007D4856">
        <w:rPr>
          <w:rFonts w:hint="eastAsia"/>
        </w:rPr>
        <w:t>4G</w:t>
      </w:r>
      <w:r w:rsidR="007D4856">
        <w:rPr>
          <w:rFonts w:hint="eastAsia"/>
        </w:rPr>
        <w:t>模块</w:t>
      </w:r>
      <w:r w:rsidR="00D61EE6">
        <w:rPr>
          <w:rFonts w:hint="eastAsia"/>
        </w:rPr>
        <w:t>进行编码，发</w:t>
      </w:r>
      <w:r w:rsidR="00EA2065">
        <w:rPr>
          <w:rFonts w:hint="eastAsia"/>
        </w:rPr>
        <w:t>送给</w:t>
      </w:r>
      <w:r w:rsidR="00D61EE6">
        <w:rPr>
          <w:rFonts w:hint="eastAsia"/>
        </w:rPr>
        <w:t>VMCloud</w:t>
      </w:r>
      <w:r w:rsidR="00D61EE6">
        <w:t>Platform</w:t>
      </w:r>
      <w:r w:rsidR="00D61EE6">
        <w:rPr>
          <w:rFonts w:hint="eastAsia"/>
        </w:rPr>
        <w:t>管理系统</w:t>
      </w:r>
      <w:r w:rsidR="00EA2065">
        <w:rPr>
          <w:rFonts w:hint="eastAsia"/>
        </w:rPr>
        <w:t>。数据</w:t>
      </w:r>
      <w:r w:rsidR="00060B84">
        <w:rPr>
          <w:rFonts w:hint="eastAsia"/>
        </w:rPr>
        <w:t>验证通过后</w:t>
      </w:r>
      <w:r w:rsidR="007D4895">
        <w:rPr>
          <w:rFonts w:hint="eastAsia"/>
        </w:rPr>
        <w:t>，</w:t>
      </w:r>
      <w:r w:rsidR="000F6E06">
        <w:rPr>
          <w:rFonts w:hint="eastAsia"/>
        </w:rPr>
        <w:t>在后台数据库中保存</w:t>
      </w:r>
      <w:r w:rsidR="002B23BC">
        <w:rPr>
          <w:rFonts w:hint="eastAsia"/>
        </w:rPr>
        <w:t>，</w:t>
      </w:r>
      <w:r w:rsidR="00B8553F">
        <w:rPr>
          <w:rFonts w:hint="eastAsia"/>
        </w:rPr>
        <w:t>同时自动售货机终端也会保存一份数据，并</w:t>
      </w:r>
      <w:r w:rsidR="007A7733">
        <w:rPr>
          <w:rFonts w:hint="eastAsia"/>
        </w:rPr>
        <w:t>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2"/>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1E25E4AF" w14:textId="187465CB" w:rsidR="00673441" w:rsidRDefault="00673441" w:rsidP="009B205A">
      <w:pPr>
        <w:pStyle w:val="3"/>
        <w:rPr>
          <w:lang w:eastAsia="zh-CN"/>
        </w:rPr>
      </w:pPr>
      <w:bookmarkStart w:id="80" w:name="_Toc498912564"/>
      <w:r>
        <w:rPr>
          <w:rFonts w:hint="eastAsia"/>
          <w:lang w:eastAsia="zh-CN"/>
        </w:rPr>
        <w:t>4.</w:t>
      </w:r>
      <w:r w:rsidR="00A14F07">
        <w:rPr>
          <w:rFonts w:hint="eastAsia"/>
          <w:lang w:eastAsia="zh-CN"/>
        </w:rPr>
        <w:t>2</w:t>
      </w:r>
      <w:r>
        <w:rPr>
          <w:rFonts w:hint="eastAsia"/>
          <w:lang w:eastAsia="zh-CN"/>
        </w:rPr>
        <w:t>.</w:t>
      </w:r>
      <w:r w:rsidR="00234E1B">
        <w:rPr>
          <w:rFonts w:hint="eastAsia"/>
          <w:lang w:eastAsia="zh-CN"/>
        </w:rPr>
        <w:t>2</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7604F0">
        <w:t>管理</w:t>
      </w:r>
      <w:r w:rsidR="00F0191C">
        <w:rPr>
          <w:rFonts w:hint="eastAsia"/>
        </w:rPr>
        <w:t>系统</w:t>
      </w:r>
      <w:r w:rsidR="00E8188E">
        <w:rPr>
          <w:rFonts w:hint="eastAsia"/>
          <w:lang w:eastAsia="zh-CN"/>
        </w:rPr>
        <w:t>的</w:t>
      </w:r>
      <w:r w:rsidR="009408D4">
        <w:rPr>
          <w:rFonts w:hint="eastAsia"/>
          <w:lang w:eastAsia="zh-CN"/>
        </w:rPr>
        <w:t>软件体系架构</w:t>
      </w:r>
      <w:bookmarkEnd w:id="80"/>
    </w:p>
    <w:p w14:paraId="1182A88B" w14:textId="43813A87" w:rsidR="00C8549B" w:rsidRPr="00763616" w:rsidRDefault="00C11620" w:rsidP="0020264B">
      <w:pPr>
        <w:pStyle w:val="afe"/>
        <w:numPr>
          <w:ilvl w:val="0"/>
          <w:numId w:val="14"/>
        </w:numPr>
        <w:ind w:firstLineChars="0"/>
        <w:rPr>
          <w:lang w:val="x-none"/>
        </w:rPr>
      </w:pPr>
      <w:r>
        <w:rPr>
          <w:lang w:val="x-none"/>
        </w:rPr>
        <w:t>分层的</w:t>
      </w:r>
      <w:r w:rsidR="00C8549B" w:rsidRPr="00763616">
        <w:rPr>
          <w:lang w:val="x-none"/>
        </w:rPr>
        <w:t>软件体系架构</w:t>
      </w:r>
    </w:p>
    <w:p w14:paraId="313705F4" w14:textId="5A5A7DFC" w:rsidR="00027685" w:rsidRDefault="005318A9"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42" o:title=""/>
            <w10:wrap type="topAndBottom"/>
          </v:shape>
          <o:OLEObject Type="Embed" ProgID="Visio.Drawing.15" ShapeID="_x0000_s1038" DrawAspect="Content" ObjectID="_1572736548" r:id="rId43"/>
        </w:object>
      </w:r>
      <w:r w:rsidR="00D1405E">
        <w:rPr>
          <w:lang w:val="x-none"/>
        </w:rPr>
        <w:t>现代的</w:t>
      </w:r>
      <w:r w:rsidR="00006882">
        <w:rPr>
          <w:rFonts w:hint="eastAsia"/>
          <w:lang w:val="x-none"/>
        </w:rPr>
        <w:t>软件体系架构采用分层开发的设计思想，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w:t>
      </w:r>
      <w:r w:rsidR="00B47654">
        <w:rPr>
          <w:rFonts w:hint="eastAsia"/>
          <w:lang w:val="x-none"/>
        </w:rPr>
        <w:t>和</w:t>
      </w:r>
      <w:r w:rsidR="005E5C07">
        <w:rPr>
          <w:rFonts w:hint="eastAsia"/>
          <w:lang w:val="x-none"/>
        </w:rPr>
        <w:t>表示层</w:t>
      </w:r>
      <w:r w:rsidR="00910614">
        <w:rPr>
          <w:rFonts w:hint="eastAsia"/>
          <w:lang w:val="x-none"/>
        </w:rPr>
        <w:t>，如图</w:t>
      </w:r>
      <w:r w:rsidR="00A63601">
        <w:rPr>
          <w:rFonts w:hint="eastAsia"/>
          <w:lang w:val="x-none"/>
        </w:rPr>
        <w:t>4-</w:t>
      </w:r>
      <w:r w:rsidR="001A5576">
        <w:rPr>
          <w:rFonts w:hint="eastAsia"/>
          <w:lang w:val="x-none"/>
        </w:rPr>
        <w:t>5</w:t>
      </w:r>
      <w:r w:rsidR="00910614">
        <w:rPr>
          <w:lang w:val="x-none"/>
        </w:rPr>
        <w:t>所示</w:t>
      </w:r>
      <w:r w:rsidR="00910614">
        <w:rPr>
          <w:rFonts w:hint="eastAsia"/>
          <w:lang w:val="x-none"/>
        </w:rPr>
        <w:t>。</w:t>
      </w:r>
    </w:p>
    <w:p w14:paraId="16FB3D13" w14:textId="7A4BC682" w:rsidR="00027685" w:rsidRDefault="00027685" w:rsidP="00027685">
      <w:pPr>
        <w:pStyle w:val="aff0"/>
      </w:pPr>
      <w:r>
        <w:rPr>
          <w:rFonts w:hint="eastAsia"/>
        </w:rPr>
        <w:t>图</w:t>
      </w:r>
      <w:r>
        <w:rPr>
          <w:rFonts w:hint="eastAsia"/>
        </w:rPr>
        <w:t>4</w:t>
      </w:r>
      <w:r>
        <w:t>-</w:t>
      </w:r>
      <w:r w:rsidR="001A5576">
        <w:rPr>
          <w:rFonts w:hint="eastAsia"/>
        </w:rPr>
        <w:t>5</w:t>
      </w:r>
      <w:r>
        <w:t xml:space="preserve"> </w:t>
      </w:r>
      <w:r>
        <w:rPr>
          <w:rFonts w:hint="eastAsia"/>
        </w:rPr>
        <w:t>传统</w:t>
      </w:r>
      <w:r>
        <w:t>软件体系架构</w:t>
      </w:r>
    </w:p>
    <w:p w14:paraId="6D122799" w14:textId="704E6B15" w:rsidR="00D149CD" w:rsidRDefault="003C5E19" w:rsidP="00D149CD">
      <w:pPr>
        <w:ind w:firstLine="480"/>
      </w:pPr>
      <w:r>
        <w:rPr>
          <w:rFonts w:hint="eastAsia"/>
        </w:rPr>
        <w:t>软件</w:t>
      </w:r>
      <w:r w:rsidR="00D149CD" w:rsidRPr="00636514">
        <w:rPr>
          <w:rFonts w:hint="eastAsia"/>
        </w:rPr>
        <w:t>系统采用</w:t>
      </w:r>
      <w:r w:rsidR="00D149CD">
        <w:rPr>
          <w:rFonts w:hint="eastAsia"/>
        </w:rPr>
        <w:t>分层思想</w:t>
      </w:r>
      <w:r w:rsidR="00D149CD" w:rsidRPr="00636514">
        <w:rPr>
          <w:rFonts w:hint="eastAsia"/>
        </w:rPr>
        <w:t>进行开发，</w:t>
      </w:r>
      <w:r w:rsidR="00D149CD">
        <w:rPr>
          <w:rFonts w:hint="eastAsia"/>
        </w:rPr>
        <w:t>使用</w:t>
      </w:r>
      <w:r w:rsidR="00D149CD">
        <w:rPr>
          <w:rFonts w:hint="eastAsia"/>
        </w:rPr>
        <w:t>J2</w:t>
      </w:r>
      <w:r w:rsidR="00D149CD">
        <w:t>EE</w:t>
      </w:r>
      <w:r w:rsidR="00D149CD">
        <w:rPr>
          <w:rFonts w:hint="eastAsia"/>
        </w:rPr>
        <w:t>框架进行业务逻辑开发，包括配置层、数据访问层、业务逻辑层和表示层；</w:t>
      </w:r>
      <w:r w:rsidR="00D149CD" w:rsidRPr="00636514">
        <w:rPr>
          <w:rFonts w:hint="eastAsia"/>
        </w:rPr>
        <w:t>使用</w:t>
      </w:r>
      <w:r w:rsidR="00D149CD" w:rsidRPr="00636514">
        <w:rPr>
          <w:rFonts w:hint="eastAsia"/>
        </w:rPr>
        <w:t>Maven</w:t>
      </w:r>
      <w:r w:rsidR="00D149CD" w:rsidRPr="00636514">
        <w:rPr>
          <w:rFonts w:hint="eastAsia"/>
        </w:rPr>
        <w:t>进行版本的控制，所有依赖包在</w:t>
      </w:r>
      <w:r w:rsidR="00D149CD" w:rsidRPr="00636514">
        <w:rPr>
          <w:rFonts w:hint="eastAsia"/>
        </w:rPr>
        <w:t>pom.xml</w:t>
      </w:r>
      <w:r w:rsidR="00D149CD" w:rsidRPr="00636514">
        <w:rPr>
          <w:rFonts w:hint="eastAsia"/>
        </w:rPr>
        <w:t>文件中引入</w:t>
      </w:r>
      <w:r w:rsidR="00D149CD">
        <w:rPr>
          <w:rFonts w:hint="eastAsia"/>
        </w:rPr>
        <w:t>；使用</w:t>
      </w:r>
      <w:r w:rsidR="00D149CD">
        <w:rPr>
          <w:rFonts w:hint="eastAsia"/>
        </w:rPr>
        <w:t>GitHub</w:t>
      </w:r>
      <w:r w:rsidR="00D149CD">
        <w:rPr>
          <w:rFonts w:hint="eastAsia"/>
        </w:rPr>
        <w:t>进行代码的管理</w:t>
      </w:r>
      <w:r w:rsidR="006B5FCF">
        <w:rPr>
          <w:rFonts w:hint="eastAsia"/>
        </w:rPr>
        <w:t>。</w:t>
      </w:r>
    </w:p>
    <w:p w14:paraId="035CFE17" w14:textId="7F760376" w:rsidR="00CB28C6" w:rsidRDefault="005407B4" w:rsidP="0020264B">
      <w:pPr>
        <w:pStyle w:val="afe"/>
        <w:numPr>
          <w:ilvl w:val="0"/>
          <w:numId w:val="19"/>
        </w:numPr>
        <w:ind w:firstLineChars="0"/>
      </w:pPr>
      <w:r>
        <w:t>数据库</w:t>
      </w:r>
      <w:r w:rsidR="00D47067">
        <w:rPr>
          <w:rFonts w:hint="eastAsia"/>
        </w:rPr>
        <w:t>层：位于最底层，主要任务是存放商家、</w:t>
      </w:r>
      <w:r>
        <w:rPr>
          <w:rFonts w:hint="eastAsia"/>
        </w:rPr>
        <w:t>用户的基本信息和的日常数据资源。</w:t>
      </w:r>
    </w:p>
    <w:p w14:paraId="53E941C9" w14:textId="39D77AD8" w:rsidR="003C6DC6" w:rsidRDefault="005407B4" w:rsidP="0020264B">
      <w:pPr>
        <w:pStyle w:val="afe"/>
        <w:numPr>
          <w:ilvl w:val="0"/>
          <w:numId w:val="19"/>
        </w:numPr>
        <w:ind w:firstLineChars="0"/>
      </w:pPr>
      <w:r w:rsidRPr="00842785">
        <w:rPr>
          <w:rFonts w:hint="eastAsia"/>
        </w:rPr>
        <w:lastRenderedPageBreak/>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3EF33AE7" w:rsidR="005407B4" w:rsidRDefault="005407B4" w:rsidP="0020264B">
      <w:pPr>
        <w:pStyle w:val="afe"/>
        <w:numPr>
          <w:ilvl w:val="0"/>
          <w:numId w:val="19"/>
        </w:numPr>
        <w:ind w:firstLineChars="0"/>
      </w:pPr>
      <w:r>
        <w:t>业务逻辑层</w:t>
      </w:r>
      <w:r w:rsidR="003C6DC6">
        <w:rPr>
          <w:rFonts w:hint="eastAsia"/>
        </w:rPr>
        <w:t>：</w:t>
      </w:r>
      <w:r>
        <w:t>系统的核心部分</w:t>
      </w:r>
      <w:r>
        <w:rPr>
          <w:rFonts w:hint="eastAsia"/>
        </w:rPr>
        <w:t>，</w:t>
      </w:r>
      <w:r w:rsidR="00DB6C1C">
        <w:rPr>
          <w:rFonts w:hint="eastAsia"/>
        </w:rPr>
        <w:t>是业务逻辑的具体实现，用于接收控制层的请求</w:t>
      </w:r>
      <w:r>
        <w:rPr>
          <w:rFonts w:hint="eastAsia"/>
        </w:rPr>
        <w:t>。</w:t>
      </w:r>
      <w:r w:rsidR="00DB6C1C">
        <w:rPr>
          <w:rFonts w:hint="eastAsia"/>
        </w:rPr>
        <w:t>主要定义各个数据模块的操作规则和统一接口，封装业务逻辑，方便系统的解耦，提高代码的利用率。</w:t>
      </w:r>
    </w:p>
    <w:p w14:paraId="554135C8" w14:textId="6AF93792" w:rsidR="007C20BD" w:rsidRDefault="00DB6C1C" w:rsidP="0020264B">
      <w:pPr>
        <w:pStyle w:val="afe"/>
        <w:numPr>
          <w:ilvl w:val="0"/>
          <w:numId w:val="19"/>
        </w:numPr>
        <w:ind w:firstLineChars="0"/>
      </w:pPr>
      <w:r>
        <w:rPr>
          <w:rFonts w:hint="eastAsia"/>
        </w:rPr>
        <w:t>控制层</w:t>
      </w:r>
      <w:r w:rsidR="007C20BD">
        <w:rPr>
          <w:rFonts w:hint="eastAsia"/>
        </w:rPr>
        <w:t>：是表示层和业务逻辑层交互的桥</w:t>
      </w:r>
      <w:r w:rsidR="00A61A87">
        <w:rPr>
          <w:rFonts w:hint="eastAsia"/>
        </w:rPr>
        <w:t>梁，</w:t>
      </w:r>
      <w:r w:rsidR="007C20BD">
        <w:rPr>
          <w:rFonts w:hint="eastAsia"/>
        </w:rPr>
        <w:t>用于接收表示层或客户端的请求，并进行相应的处理和转发。</w:t>
      </w:r>
    </w:p>
    <w:p w14:paraId="1F5424AA" w14:textId="3E710DC8" w:rsidR="005407B4" w:rsidRDefault="007C20BD" w:rsidP="0020264B">
      <w:pPr>
        <w:pStyle w:val="afe"/>
        <w:numPr>
          <w:ilvl w:val="0"/>
          <w:numId w:val="19"/>
        </w:numPr>
        <w:ind w:firstLineChars="0"/>
      </w:pPr>
      <w:r>
        <w:rPr>
          <w:rFonts w:hint="eastAsia"/>
        </w:rPr>
        <w:t>表</w:t>
      </w:r>
      <w:r w:rsidR="005407B4" w:rsidRPr="00636514">
        <w:rPr>
          <w:rFonts w:hint="eastAsia"/>
        </w:rPr>
        <w:t>示层</w:t>
      </w:r>
      <w:r w:rsidR="005407B4">
        <w:rPr>
          <w:rFonts w:hint="eastAsia"/>
        </w:rPr>
        <w:t>：负责前台页面的展示，</w:t>
      </w:r>
      <w:r w:rsidR="007A2A33">
        <w:rPr>
          <w:rFonts w:hint="eastAsia"/>
        </w:rPr>
        <w:t>将客户端请求转发到控制层，</w:t>
      </w:r>
      <w:r w:rsidR="00663480">
        <w:rPr>
          <w:rFonts w:hint="eastAsia"/>
        </w:rPr>
        <w:t>控制层返回数据反馈给客户端，进行渲染，</w:t>
      </w:r>
      <w:r w:rsidR="005407B4">
        <w:rPr>
          <w:rFonts w:hint="eastAsia"/>
        </w:rPr>
        <w:t>与</w:t>
      </w:r>
      <w:r w:rsidR="005407B4">
        <w:rPr>
          <w:rFonts w:hint="eastAsia"/>
        </w:rPr>
        <w:t>Controller</w:t>
      </w:r>
      <w:r>
        <w:rPr>
          <w:rFonts w:hint="eastAsia"/>
        </w:rPr>
        <w:t>层结合紧密，两者结合进行协作工作</w:t>
      </w:r>
      <w:r w:rsidR="005407B4">
        <w:rPr>
          <w:rFonts w:hint="eastAsia"/>
        </w:rPr>
        <w:t>。</w:t>
      </w:r>
    </w:p>
    <w:p w14:paraId="60E1D3DF" w14:textId="0F2B9142" w:rsidR="00E77B22" w:rsidRDefault="00CB5386" w:rsidP="0020264B">
      <w:pPr>
        <w:pStyle w:val="afe"/>
        <w:numPr>
          <w:ilvl w:val="0"/>
          <w:numId w:val="14"/>
        </w:numPr>
        <w:ind w:firstLineChars="0"/>
      </w:pPr>
      <w:r>
        <w:t>基于</w:t>
      </w:r>
      <w:r w:rsidR="00BC5C4D">
        <w:rPr>
          <w:rFonts w:hint="eastAsia"/>
        </w:rPr>
        <w:t>SaaS</w:t>
      </w:r>
      <w:r>
        <w:rPr>
          <w:rFonts w:hint="eastAsia"/>
        </w:rPr>
        <w:t>服务的</w:t>
      </w:r>
      <w:r w:rsidR="00BC3547">
        <w:rPr>
          <w:rFonts w:hint="eastAsia"/>
        </w:rPr>
        <w:t>分层</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783EEF80" w14:textId="6C21BDCE" w:rsidR="00846B6C" w:rsidRDefault="00D8337A" w:rsidP="00846B6C">
      <w:pPr>
        <w:ind w:firstLine="480"/>
        <w:rPr>
          <w:lang w:val="x-none"/>
        </w:rPr>
      </w:pPr>
      <w:r>
        <w:rPr>
          <w:rFonts w:hint="eastAsia"/>
        </w:rPr>
        <w:t>如</w:t>
      </w:r>
      <w:r w:rsidR="00846B6C">
        <w:rPr>
          <w:rFonts w:hint="eastAsia"/>
          <w:lang w:val="x-none"/>
        </w:rPr>
        <w:t>2.1.1</w:t>
      </w:r>
      <w:r>
        <w:rPr>
          <w:rFonts w:hint="eastAsia"/>
          <w:lang w:val="x-none"/>
        </w:rPr>
        <w:t>节所述，</w:t>
      </w:r>
      <w:r w:rsidR="00846B6C">
        <w:rPr>
          <w:rFonts w:hint="eastAsia"/>
          <w:lang w:val="x-none"/>
        </w:rPr>
        <w:t>多租户有三种隔离级别，分别是独立数据库、共享数据库</w:t>
      </w:r>
      <w:r w:rsidR="00D85A50">
        <w:rPr>
          <w:rFonts w:hint="eastAsia"/>
          <w:lang w:val="x-none"/>
        </w:rPr>
        <w:t>，</w:t>
      </w:r>
      <w:r w:rsidR="00846B6C">
        <w:rPr>
          <w:rFonts w:hint="eastAsia"/>
          <w:lang w:val="x-none"/>
        </w:rPr>
        <w:t>单独模式、共享数据库</w:t>
      </w:r>
      <w:r w:rsidR="00D85A50">
        <w:rPr>
          <w:rFonts w:hint="eastAsia"/>
          <w:lang w:val="x-none"/>
        </w:rPr>
        <w:t>，</w:t>
      </w:r>
      <w:r w:rsidR="00846B6C">
        <w:rPr>
          <w:rFonts w:hint="eastAsia"/>
          <w:lang w:val="x-none"/>
        </w:rPr>
        <w:t>共享模式。</w:t>
      </w:r>
      <w:r w:rsidR="00846B6C">
        <w:rPr>
          <w:lang w:val="x-none"/>
        </w:rPr>
        <w:t>清晰的表述了三种隔离级别的隔离性</w:t>
      </w:r>
      <w:r w:rsidR="00846B6C">
        <w:rPr>
          <w:rFonts w:hint="eastAsia"/>
          <w:lang w:val="x-none"/>
        </w:rPr>
        <w:t>、</w:t>
      </w:r>
      <w:r w:rsidR="00846B6C">
        <w:rPr>
          <w:lang w:val="x-none"/>
        </w:rPr>
        <w:t>安全性</w:t>
      </w:r>
      <w:r w:rsidR="00846B6C">
        <w:rPr>
          <w:rFonts w:hint="eastAsia"/>
          <w:lang w:val="x-none"/>
        </w:rPr>
        <w:t>、</w:t>
      </w:r>
      <w:r w:rsidR="00846B6C">
        <w:rPr>
          <w:lang w:val="x-none"/>
        </w:rPr>
        <w:t>成本</w:t>
      </w:r>
      <w:r w:rsidR="00846B6C">
        <w:rPr>
          <w:rFonts w:hint="eastAsia"/>
          <w:lang w:val="x-none"/>
        </w:rPr>
        <w:t>和</w:t>
      </w:r>
      <w:r w:rsidR="00846B6C">
        <w:rPr>
          <w:lang w:val="x-none"/>
        </w:rPr>
        <w:t>可配置性等性能的对比</w:t>
      </w:r>
      <w:r w:rsidR="00846B6C">
        <w:rPr>
          <w:rFonts w:hint="eastAsia"/>
          <w:lang w:val="x-none"/>
        </w:rPr>
        <w:t>。</w:t>
      </w:r>
      <w:r w:rsidR="00CE1EDC">
        <w:rPr>
          <w:rFonts w:hint="eastAsia"/>
          <w:lang w:val="x-none"/>
        </w:rPr>
        <w:t>“</w:t>
      </w:r>
      <w:r w:rsidR="00846B6C">
        <w:rPr>
          <w:rFonts w:hint="eastAsia"/>
          <w:lang w:val="x-none"/>
        </w:rPr>
        <w:t>独立数据库</w:t>
      </w:r>
      <w:r w:rsidR="00CE1EDC">
        <w:rPr>
          <w:rFonts w:hint="eastAsia"/>
          <w:lang w:val="x-none"/>
        </w:rPr>
        <w:t>”</w:t>
      </w:r>
      <w:r w:rsidR="00846B6C">
        <w:rPr>
          <w:rFonts w:hint="eastAsia"/>
          <w:lang w:val="x-none"/>
        </w:rPr>
        <w:t>中每个租户都有单独的数据库，可以根据用户的特性进行个性化配置，是最理想化多租户隔离级别。</w:t>
      </w:r>
      <w:r w:rsidR="00CE1EDC">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CE1EDC">
        <w:rPr>
          <w:rFonts w:hint="eastAsia"/>
          <w:lang w:val="x-none"/>
        </w:rPr>
        <w:t>”</w:t>
      </w:r>
      <w:r w:rsidR="00846B6C">
        <w:rPr>
          <w:rFonts w:hint="eastAsia"/>
          <w:lang w:val="x-none"/>
        </w:rPr>
        <w:t>所有租户共用一个数据库甚至是一张表结构，是共享性最高的多租户隔离级别。</w:t>
      </w:r>
      <w:r w:rsidR="00CE1EDC">
        <w:rPr>
          <w:rFonts w:hint="eastAsia"/>
          <w:lang w:val="x-none"/>
        </w:rPr>
        <w:t>V</w:t>
      </w:r>
      <w:r w:rsidR="00CE1EDC">
        <w:rPr>
          <w:lang w:val="x-none"/>
        </w:rPr>
        <w:t>MC</w:t>
      </w:r>
      <w:r w:rsidR="00CE1EDC">
        <w:rPr>
          <w:rFonts w:hint="eastAsia"/>
          <w:lang w:val="x-none"/>
        </w:rPr>
        <w:t>loudPlatform</w:t>
      </w:r>
      <w:r w:rsidR="00CE1EDC">
        <w:rPr>
          <w:rFonts w:hint="eastAsia"/>
          <w:lang w:val="x-none"/>
        </w:rPr>
        <w:t>系统</w:t>
      </w:r>
      <w:r w:rsidR="00846B6C">
        <w:rPr>
          <w:rFonts w:hint="eastAsia"/>
          <w:lang w:val="x-none"/>
        </w:rPr>
        <w:t>选用“共享数据库</w:t>
      </w:r>
      <w:r w:rsidR="00D85A50">
        <w:rPr>
          <w:rFonts w:hint="eastAsia"/>
          <w:lang w:val="x-none"/>
        </w:rPr>
        <w:t>，</w:t>
      </w:r>
      <w:r w:rsidR="00846B6C">
        <w:rPr>
          <w:rFonts w:hint="eastAsia"/>
          <w:lang w:val="x-none"/>
        </w:rPr>
        <w:t>共享模式”作为数据库的多租户开发模型</w:t>
      </w:r>
      <w:r w:rsidR="001532D3">
        <w:rPr>
          <w:rFonts w:hint="eastAsia"/>
          <w:lang w:val="x-none"/>
        </w:rPr>
        <w:t>，为运营商提供尽可能低廉的服务价格</w:t>
      </w:r>
      <w:r w:rsidR="00846B6C">
        <w:rPr>
          <w:rFonts w:hint="eastAsia"/>
          <w:lang w:val="x-none"/>
        </w:rPr>
        <w:t>。该</w:t>
      </w:r>
      <w:r w:rsidR="00B769FB">
        <w:rPr>
          <w:rFonts w:hint="eastAsia"/>
          <w:lang w:val="x-none"/>
        </w:rPr>
        <w:t>隔离级别</w:t>
      </w:r>
      <w:r w:rsidR="00846B6C">
        <w:rPr>
          <w:rFonts w:hint="eastAsia"/>
          <w:lang w:val="x-none"/>
        </w:rPr>
        <w:t>能够最大限度的提高数据库的利用率，具有最低的硬件成本和系统维护的成本，当租户数量足够多时，其优势愈加得以体现。</w:t>
      </w:r>
    </w:p>
    <w:p w14:paraId="4352D057" w14:textId="10FEBCB7" w:rsidR="0082455A" w:rsidRDefault="0072726D" w:rsidP="00014169">
      <w:pPr>
        <w:ind w:firstLine="480"/>
      </w:pPr>
      <w:r>
        <w:t>如</w:t>
      </w:r>
      <w:r>
        <w:rPr>
          <w:rFonts w:hint="eastAsia"/>
        </w:rPr>
        <w:t>2.1.2</w:t>
      </w:r>
      <w:r>
        <w:rPr>
          <w:rFonts w:hint="eastAsia"/>
        </w:rPr>
        <w:t>所述，</w:t>
      </w:r>
      <w:r>
        <w:rPr>
          <w:rFonts w:hint="eastAsia"/>
        </w:rPr>
        <w:t>SaaS</w:t>
      </w:r>
      <w:r>
        <w:rPr>
          <w:rFonts w:hint="eastAsia"/>
        </w:rPr>
        <w:t>成熟度模型分为四级，达到</w:t>
      </w:r>
      <w:r>
        <w:t>成熟度模型</w:t>
      </w:r>
      <w:r>
        <w:rPr>
          <w:rFonts w:hint="eastAsia"/>
        </w:rPr>
        <w:t>3</w:t>
      </w:r>
      <w:r>
        <w:rPr>
          <w:rFonts w:hint="eastAsia"/>
        </w:rPr>
        <w:t>及以上级别才真正实现了</w:t>
      </w:r>
      <w:r>
        <w:rPr>
          <w:rFonts w:hint="eastAsia"/>
        </w:rPr>
        <w:t>SaaS</w:t>
      </w:r>
      <w:r>
        <w:rPr>
          <w:rFonts w:hint="eastAsia"/>
        </w:rPr>
        <w:t>模式，其中最理想的成熟度模型为第</w:t>
      </w:r>
      <w:r>
        <w:rPr>
          <w:rFonts w:hint="eastAsia"/>
        </w:rPr>
        <w:t>4</w:t>
      </w:r>
      <w:r>
        <w:rPr>
          <w:rFonts w:hint="eastAsia"/>
        </w:rPr>
        <w:t>级。但是</w:t>
      </w:r>
      <w:r>
        <w:rPr>
          <w:rFonts w:hint="eastAsia"/>
        </w:rPr>
        <w:t>SaaS</w:t>
      </w:r>
      <w:r>
        <w:rPr>
          <w:rFonts w:hint="eastAsia"/>
        </w:rPr>
        <w:t>成熟度模型的选则要根据系统设计的目的、主要用户群体、用户真正需求和开发成本等诸多因素进行分析，而不是直接采用最高级别的设计模式。</w:t>
      </w:r>
      <w:r>
        <w:rPr>
          <w:rFonts w:hint="eastAsia"/>
        </w:rPr>
        <w:t>VMCloud</w:t>
      </w:r>
      <w:r>
        <w:t>Platform</w:t>
      </w:r>
      <w:r>
        <w:t>系统</w:t>
      </w:r>
      <w:r>
        <w:rPr>
          <w:rFonts w:hint="eastAsia"/>
        </w:rPr>
        <w:lastRenderedPageBreak/>
        <w:t>所采用的是</w:t>
      </w:r>
      <w:r>
        <w:rPr>
          <w:rFonts w:hint="eastAsia"/>
        </w:rPr>
        <w:t>SaaS</w:t>
      </w:r>
      <w:r>
        <w:rPr>
          <w:rFonts w:hint="eastAsia"/>
        </w:rPr>
        <w:t>的第</w:t>
      </w:r>
      <w:r>
        <w:rPr>
          <w:rFonts w:hint="eastAsia"/>
        </w:rPr>
        <w:t>3</w:t>
      </w:r>
      <w:r>
        <w:rPr>
          <w:rFonts w:hint="eastAsia"/>
        </w:rPr>
        <w:t>级成熟度模型，如图</w:t>
      </w:r>
      <w:r>
        <w:rPr>
          <w:rFonts w:hint="eastAsia"/>
        </w:rPr>
        <w:t>4-6</w:t>
      </w:r>
      <w:r>
        <w:t>所示</w:t>
      </w:r>
      <w:r>
        <w:rPr>
          <w:rFonts w:hint="eastAsia"/>
        </w:rPr>
        <w:t>。</w:t>
      </w:r>
    </w:p>
    <w:p w14:paraId="2E9594C5" w14:textId="179A64B1" w:rsidR="006134A7" w:rsidRDefault="009F16A3" w:rsidP="00BA5C35">
      <w:pPr>
        <w:pStyle w:val="aff0"/>
      </w:pPr>
      <w:r>
        <w:rPr>
          <w:noProof/>
        </w:rPr>
        <w:object w:dxaOrig="1440" w:dyaOrig="1440" w14:anchorId="5469D4B5">
          <v:shape id="_x0000_s1083" type="#_x0000_t75" style="position:absolute;left:0;text-align:left;margin-left:96.65pt;margin-top:8.45pt;width:249.7pt;height:251.4pt;z-index:251954176;mso-position-horizontal-relative:text;mso-position-vertical-relative:text;mso-width-relative:page;mso-height-relative:page">
            <v:imagedata r:id="rId44" o:title=""/>
            <w10:wrap type="topAndBottom"/>
          </v:shape>
          <o:OLEObject Type="Embed" ProgID="Visio.Drawing.15" ShapeID="_x0000_s1083" DrawAspect="Content" ObjectID="_1572736549" r:id="rId45"/>
        </w:object>
      </w:r>
      <w:r w:rsidR="006134A7" w:rsidRPr="00BA5C35">
        <w:t>图</w:t>
      </w:r>
      <w:r w:rsidR="006134A7" w:rsidRPr="00BA5C35">
        <w:rPr>
          <w:rFonts w:hint="eastAsia"/>
        </w:rPr>
        <w:t>4-</w:t>
      </w:r>
      <w:r w:rsidR="00BD54F1">
        <w:rPr>
          <w:rFonts w:hint="eastAsia"/>
        </w:rPr>
        <w:t>6</w:t>
      </w:r>
      <w:r w:rsidR="006134A7" w:rsidRPr="00BA5C35">
        <w:t xml:space="preserve"> </w:t>
      </w:r>
      <w:r w:rsidR="00317D63">
        <w:t>基于</w:t>
      </w:r>
      <w:r w:rsidR="006134A7" w:rsidRPr="00BA5C35">
        <w:t>SaaS</w:t>
      </w:r>
      <w:r w:rsidR="00317D63">
        <w:t>服务的分层</w:t>
      </w:r>
      <w:r w:rsidR="006134A7" w:rsidRPr="00BA5C35">
        <w:t>体系架构</w:t>
      </w:r>
    </w:p>
    <w:p w14:paraId="2DDB8CF1" w14:textId="15D55F4E" w:rsidR="003D1C87" w:rsidRDefault="004858AE" w:rsidP="0023449D">
      <w:pPr>
        <w:ind w:firstLine="480"/>
      </w:pPr>
      <w:r>
        <w:rPr>
          <w:rFonts w:hint="eastAsia"/>
        </w:rPr>
        <w:t>与</w:t>
      </w:r>
      <w:r w:rsidR="00BF2785">
        <w:t>一般的</w:t>
      </w:r>
      <w:r>
        <w:rPr>
          <w:rFonts w:hint="eastAsia"/>
        </w:rPr>
        <w:t>软件分层架构相比，</w:t>
      </w:r>
      <w:r w:rsidR="00BF2785">
        <w:rPr>
          <w:rFonts w:hint="eastAsia"/>
        </w:rPr>
        <w:t>基于</w:t>
      </w:r>
      <w:r w:rsidR="00F90726">
        <w:rPr>
          <w:rFonts w:hint="eastAsia"/>
        </w:rPr>
        <w:t>SaaS</w:t>
      </w:r>
      <w:r w:rsidR="00BF2785">
        <w:rPr>
          <w:rFonts w:hint="eastAsia"/>
        </w:rPr>
        <w:t>服务的分层体系</w:t>
      </w:r>
      <w:r w:rsidR="00F90726">
        <w:rPr>
          <w:rFonts w:hint="eastAsia"/>
        </w:rPr>
        <w:t>架构在表示层和控制层之间添加</w:t>
      </w:r>
      <w:r w:rsidR="00787E58">
        <w:rPr>
          <w:rFonts w:hint="eastAsia"/>
        </w:rPr>
        <w:t>了配置管理层，在数据访问层和</w:t>
      </w:r>
      <w:r w:rsidR="00787E58">
        <w:t>数据库之间添加</w:t>
      </w:r>
      <w:r w:rsidR="00934B26">
        <w:rPr>
          <w:rFonts w:hint="eastAsia"/>
        </w:rPr>
        <w:t>多租户</w:t>
      </w:r>
      <w:r w:rsidR="00787E58">
        <w:rPr>
          <w:rFonts w:hint="eastAsia"/>
        </w:rPr>
        <w:t>模式</w:t>
      </w:r>
      <w:r w:rsidR="00500F85">
        <w:rPr>
          <w:rFonts w:hint="eastAsia"/>
        </w:rPr>
        <w:t>选择层</w:t>
      </w:r>
      <w:r w:rsidR="008B1875">
        <w:rPr>
          <w:rFonts w:hint="eastAsia"/>
          <w:vertAlign w:val="superscript"/>
        </w:rPr>
        <w:t>[</w:t>
      </w:r>
      <w:r w:rsidR="008B1875">
        <w:rPr>
          <w:rStyle w:val="af9"/>
        </w:rPr>
        <w:endnoteReference w:id="43"/>
      </w:r>
      <w:r w:rsidR="008B1875">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7A1593">
        <w:rPr>
          <w:rFonts w:hint="eastAsia"/>
        </w:rPr>
        <w:t>传统</w:t>
      </w:r>
      <w:r w:rsidR="00CC5D15">
        <w:rPr>
          <w:rFonts w:hint="eastAsia"/>
        </w:rPr>
        <w:t>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375EB">
        <w:rPr>
          <w:rFonts w:hint="eastAsia"/>
        </w:rPr>
        <w:t>多租户</w:t>
      </w:r>
      <w:r w:rsidR="00257E1B">
        <w:rPr>
          <w:rFonts w:hint="eastAsia"/>
        </w:rPr>
        <w:t>模式选择层主要</w:t>
      </w:r>
      <w:r w:rsidR="009D7557">
        <w:rPr>
          <w:rFonts w:hint="eastAsia"/>
        </w:rPr>
        <w:t>根据多租户模式的选择和数据库的设计，减少代码的重复性操作，</w:t>
      </w:r>
      <w:r w:rsidR="005351C8">
        <w:rPr>
          <w:rFonts w:hint="eastAsia"/>
        </w:rPr>
        <w:t>对租户查询的信息进行过滤，</w:t>
      </w:r>
      <w:r w:rsidR="009D7557">
        <w:rPr>
          <w:rFonts w:hint="eastAsia"/>
        </w:rPr>
        <w:t>保证用户不会访问到其他客户的数据。</w:t>
      </w:r>
      <w:r w:rsidR="0023449D">
        <w:rPr>
          <w:rFonts w:hint="eastAsia"/>
        </w:rPr>
        <w:t>增加扩展字段，</w:t>
      </w:r>
      <w:r w:rsidR="00257E1B">
        <w:rPr>
          <w:rFonts w:hint="eastAsia"/>
        </w:rPr>
        <w:t>增强共享系统的扩展性、减少代码的大幅修改</w:t>
      </w:r>
      <w:r w:rsidR="005A45A9">
        <w:rPr>
          <w:rFonts w:hint="eastAsia"/>
        </w:rPr>
        <w:t>，降低开发的维护成本。</w:t>
      </w:r>
    </w:p>
    <w:p w14:paraId="4A945115" w14:textId="4FB58868" w:rsidR="00CF516E" w:rsidRDefault="00E922AB" w:rsidP="00C03568">
      <w:pPr>
        <w:pStyle w:val="3"/>
        <w:rPr>
          <w:lang w:eastAsia="zh-CN"/>
        </w:rPr>
      </w:pPr>
      <w:bookmarkStart w:id="81" w:name="_Toc498912566"/>
      <w:r>
        <w:rPr>
          <w:rFonts w:hint="eastAsia"/>
          <w:lang w:eastAsia="zh-CN"/>
        </w:rPr>
        <w:t>4.</w:t>
      </w:r>
      <w:r w:rsidR="00A14F07">
        <w:rPr>
          <w:rFonts w:hint="eastAsia"/>
          <w:lang w:eastAsia="zh-CN"/>
        </w:rPr>
        <w:t>2</w:t>
      </w:r>
      <w:r>
        <w:rPr>
          <w:rFonts w:hint="eastAsia"/>
          <w:lang w:eastAsia="zh-CN"/>
        </w:rPr>
        <w:t>.</w:t>
      </w:r>
      <w:r w:rsidR="0030073F">
        <w:rPr>
          <w:rFonts w:hint="eastAsia"/>
          <w:lang w:eastAsia="zh-CN"/>
        </w:rPr>
        <w:t>3</w:t>
      </w:r>
      <w:r>
        <w:rPr>
          <w:rFonts w:hint="eastAsia"/>
          <w:lang w:eastAsia="zh-CN"/>
        </w:rPr>
        <w:t xml:space="preserve"> </w:t>
      </w:r>
      <w:r w:rsidR="00ED6958">
        <w:rPr>
          <w:rFonts w:hint="eastAsia"/>
        </w:rPr>
        <w:t>自动售货机的硬件构成</w:t>
      </w:r>
      <w:r w:rsidR="00844133">
        <w:rPr>
          <w:rFonts w:hint="eastAsia"/>
        </w:rPr>
        <w:t>及</w:t>
      </w:r>
      <w:bookmarkEnd w:id="81"/>
      <w:r w:rsidR="00751799">
        <w:rPr>
          <w:rFonts w:hint="eastAsia"/>
          <w:lang w:eastAsia="zh-CN"/>
        </w:rPr>
        <w:t>关键</w:t>
      </w:r>
      <w:r w:rsidR="00DD4AAF">
        <w:rPr>
          <w:rFonts w:hint="eastAsia"/>
          <w:lang w:eastAsia="zh-CN"/>
        </w:rPr>
        <w:t>技术</w:t>
      </w:r>
    </w:p>
    <w:p w14:paraId="0F45570A" w14:textId="6C340C29" w:rsidR="00E96021" w:rsidRPr="00E96021" w:rsidRDefault="000D66BD" w:rsidP="00E96021">
      <w:pPr>
        <w:ind w:firstLine="480"/>
        <w:rPr>
          <w:rFonts w:hint="eastAsia"/>
          <w:lang w:val="x-none"/>
        </w:rPr>
      </w:pPr>
      <w:r>
        <w:rPr>
          <w:rFonts w:hint="eastAsia"/>
        </w:rPr>
        <w:t>改进的</w:t>
      </w:r>
      <w:r w:rsidR="00E96021">
        <w:rPr>
          <w:rFonts w:hint="eastAsia"/>
        </w:rPr>
        <w:t>自动售货机终端外接</w:t>
      </w:r>
      <w:r w:rsidR="00E96021">
        <w:rPr>
          <w:rFonts w:hint="eastAsia"/>
        </w:rPr>
        <w:t>Android</w:t>
      </w:r>
      <w:r w:rsidR="00E96021">
        <w:t xml:space="preserve"> Pad</w:t>
      </w:r>
      <w:r w:rsidR="00E96021">
        <w:rPr>
          <w:rFonts w:hint="eastAsia"/>
        </w:rPr>
        <w:t>，使用</w:t>
      </w:r>
      <w:r>
        <w:rPr>
          <w:rFonts w:hint="eastAsia"/>
        </w:rPr>
        <w:t>串口连</w:t>
      </w:r>
      <w:r w:rsidR="00E96021">
        <w:rPr>
          <w:rFonts w:hint="eastAsia"/>
        </w:rPr>
        <w:t>和售货机相连</w:t>
      </w:r>
      <w:r w:rsidR="000B5306">
        <w:rPr>
          <w:rFonts w:hint="eastAsia"/>
        </w:rPr>
        <w:t>，通过串口信息的收发，控制自动售货机的工作流程</w:t>
      </w:r>
      <w:r w:rsidR="00E96021">
        <w:rPr>
          <w:rFonts w:hint="eastAsia"/>
        </w:rPr>
        <w:t>。</w:t>
      </w:r>
    </w:p>
    <w:p w14:paraId="2AC63046" w14:textId="490ABA15" w:rsidR="005072A0" w:rsidRDefault="001B0B57" w:rsidP="0020264B">
      <w:pPr>
        <w:pStyle w:val="afe"/>
        <w:numPr>
          <w:ilvl w:val="0"/>
          <w:numId w:val="16"/>
        </w:numPr>
        <w:ind w:firstLineChars="0"/>
        <w:rPr>
          <w:lang w:eastAsia="x-none"/>
        </w:rPr>
      </w:pPr>
      <w:r>
        <w:rPr>
          <w:lang w:eastAsia="x-none"/>
        </w:rPr>
        <w:lastRenderedPageBreak/>
        <w:t>改造后的</w:t>
      </w:r>
      <w:r w:rsidR="005072A0">
        <w:rPr>
          <w:lang w:eastAsia="x-none"/>
        </w:rPr>
        <w:t>自动售货机</w:t>
      </w:r>
      <w:r w:rsidR="009F2388">
        <w:rPr>
          <w:lang w:eastAsia="x-none"/>
        </w:rPr>
        <w:t>终端</w:t>
      </w:r>
      <w:r w:rsidR="005072A0">
        <w:rPr>
          <w:lang w:eastAsia="x-none"/>
        </w:rPr>
        <w:t>硬件构成</w:t>
      </w:r>
    </w:p>
    <w:p w14:paraId="00FEF0B7" w14:textId="3B91925E" w:rsidR="00027C24" w:rsidRDefault="00CE1C12" w:rsidP="00027C24">
      <w:pPr>
        <w:ind w:firstLine="480"/>
      </w:pPr>
      <w:r>
        <w:rPr>
          <w:noProof/>
        </w:rPr>
        <w:object w:dxaOrig="1440" w:dyaOrig="1440" w14:anchorId="0D595F42">
          <v:shape id="_x0000_s1085" type="#_x0000_t75" style="position:absolute;left:0;text-align:left;margin-left:84.65pt;margin-top:255.55pt;width:258.55pt;height:269.85pt;z-index:251956224;mso-position-horizontal-relative:text;mso-position-vertical-relative:text;mso-width-relative:page;mso-height-relative:page">
            <v:imagedata r:id="rId46" o:title=""/>
            <w10:wrap type="topAndBottom"/>
          </v:shape>
          <o:OLEObject Type="Embed" ProgID="Visio.Drawing.15" ShapeID="_x0000_s1085" DrawAspect="Content" ObjectID="_1572736550" r:id="rId47"/>
        </w:object>
      </w:r>
      <w:r w:rsidR="00B74963">
        <w:rPr>
          <w:rFonts w:hint="eastAsia"/>
        </w:rPr>
        <w:t>图</w:t>
      </w:r>
      <w:r w:rsidR="00B74963">
        <w:rPr>
          <w:rFonts w:hint="eastAsia"/>
        </w:rPr>
        <w:t>4-</w:t>
      </w:r>
      <w:r w:rsidR="002B47C9">
        <w:rPr>
          <w:rFonts w:hint="eastAsia"/>
        </w:rPr>
        <w:t>7</w:t>
      </w:r>
      <w:r w:rsidR="00B74963">
        <w:t>为</w:t>
      </w:r>
      <w:r w:rsidR="0070377F">
        <w:t>改造后的</w:t>
      </w:r>
      <w:r w:rsidR="00B74963">
        <w:rPr>
          <w:rFonts w:hint="eastAsia"/>
        </w:rPr>
        <w:t>自动售货机硬件结构图，主要是在传统硬件结构</w:t>
      </w:r>
      <w:r w:rsidR="0012196D">
        <w:rPr>
          <w:rFonts w:hint="eastAsia"/>
          <w:vertAlign w:val="superscript"/>
        </w:rPr>
        <w:t>[</w:t>
      </w:r>
      <w:r w:rsidR="00876AFC">
        <w:rPr>
          <w:rStyle w:val="af9"/>
        </w:rPr>
        <w:endnoteReference w:id="44"/>
      </w:r>
      <w:r w:rsidR="0012196D">
        <w:rPr>
          <w:vertAlign w:val="superscript"/>
        </w:rPr>
        <w:t>]</w:t>
      </w:r>
      <w:r w:rsidR="00B74963">
        <w:rPr>
          <w:rFonts w:hint="eastAsia"/>
        </w:rPr>
        <w:t>上添加</w:t>
      </w:r>
      <w:r w:rsidR="00B74963">
        <w:rPr>
          <w:rFonts w:hint="eastAsia"/>
        </w:rPr>
        <w:t>Android</w:t>
      </w:r>
      <w:r w:rsidR="00B74963">
        <w:rPr>
          <w:rFonts w:hint="eastAsia"/>
        </w:rPr>
        <w:t>设备。</w:t>
      </w:r>
      <w:r w:rsidR="00A6601E">
        <w:rPr>
          <w:rFonts w:hint="eastAsia"/>
        </w:rPr>
        <w:t>各个模块之间的功能如下：</w:t>
      </w:r>
      <w:r w:rsidR="00AB4503">
        <w:rPr>
          <w:rFonts w:hint="eastAsia"/>
        </w:rPr>
        <w:t>1</w:t>
      </w:r>
      <w:r w:rsidR="00AB4503">
        <w:rPr>
          <w:rFonts w:hint="eastAsia"/>
        </w:rPr>
        <w:t>）</w:t>
      </w:r>
      <w:r w:rsidR="00C05E09">
        <w:rPr>
          <w:rFonts w:hint="eastAsia"/>
        </w:rPr>
        <w:t>MDB</w:t>
      </w:r>
      <w:r w:rsidR="00C05E09">
        <w:rPr>
          <w:rFonts w:hint="eastAsia"/>
        </w:rPr>
        <w:t>总线通信接口用于</w:t>
      </w:r>
      <w:r w:rsidR="00845C67">
        <w:rPr>
          <w:rFonts w:hint="eastAsia"/>
        </w:rPr>
        <w:t>协调</w:t>
      </w:r>
      <w:r w:rsidR="00845C67">
        <w:rPr>
          <w:rFonts w:hint="eastAsia"/>
        </w:rPr>
        <w:t>VMC</w:t>
      </w:r>
      <w:r w:rsidR="00520B22">
        <w:rPr>
          <w:rFonts w:hint="eastAsia"/>
        </w:rPr>
        <w:t>（自动售货机主控制器</w:t>
      </w:r>
      <w:r w:rsidR="00845C67">
        <w:rPr>
          <w:rFonts w:hint="eastAsia"/>
        </w:rPr>
        <w:t>）与多个外设之间的通信，</w:t>
      </w:r>
      <w:r w:rsidR="00C05E09">
        <w:rPr>
          <w:rFonts w:hint="eastAsia"/>
        </w:rPr>
        <w:t>负责现金或非现金交易，</w:t>
      </w:r>
      <w:r w:rsidR="00845C67">
        <w:rPr>
          <w:rFonts w:hint="eastAsia"/>
        </w:rPr>
        <w:t>是自动售卖系统的内部总线协议</w:t>
      </w:r>
      <w:r w:rsidR="00A6601E">
        <w:rPr>
          <w:rFonts w:hint="eastAsia"/>
        </w:rPr>
        <w:t>；</w:t>
      </w:r>
      <w:r w:rsidR="00AB4503">
        <w:rPr>
          <w:rFonts w:hint="eastAsia"/>
        </w:rPr>
        <w:t>2</w:t>
      </w:r>
      <w:r w:rsidR="00AB4503">
        <w:rPr>
          <w:rFonts w:hint="eastAsia"/>
        </w:rPr>
        <w:t>）</w:t>
      </w:r>
      <w:r w:rsidR="00E43721">
        <w:rPr>
          <w:rFonts w:hint="eastAsia"/>
        </w:rPr>
        <w:t>MCU</w:t>
      </w:r>
      <w:r w:rsidR="00A6601E">
        <w:rPr>
          <w:rFonts w:hint="eastAsia"/>
        </w:rPr>
        <w:t>（</w:t>
      </w:r>
      <w:r w:rsidR="00E43721">
        <w:rPr>
          <w:rFonts w:hint="eastAsia"/>
        </w:rPr>
        <w:t>中央处理单元</w:t>
      </w:r>
      <w:r w:rsidR="00A6601E">
        <w:rPr>
          <w:rFonts w:hint="eastAsia"/>
        </w:rPr>
        <w:t>）负责信息的加工处理，是自动售货机的核心部分，控制自动售货机的整个销售流程；</w:t>
      </w:r>
      <w:r w:rsidR="00AB4503">
        <w:rPr>
          <w:rFonts w:hint="eastAsia"/>
        </w:rPr>
        <w:t>3</w:t>
      </w:r>
      <w:r w:rsidR="00AB4503">
        <w:rPr>
          <w:rFonts w:hint="eastAsia"/>
        </w:rPr>
        <w:t>）</w:t>
      </w:r>
      <w:r w:rsidR="00A6601E">
        <w:rPr>
          <w:rFonts w:hint="eastAsia"/>
        </w:rPr>
        <w:t>电机驱动模块配合</w:t>
      </w:r>
      <w:r w:rsidR="00A6601E">
        <w:rPr>
          <w:rFonts w:hint="eastAsia"/>
        </w:rPr>
        <w:t>MCU</w:t>
      </w:r>
      <w:r w:rsidR="00A6601E">
        <w:rPr>
          <w:rFonts w:hint="eastAsia"/>
        </w:rPr>
        <w:t>的操作，根据所选商品的货道号，主控板驱动相应的电机运转，将货物从货道推送到客户手中；</w:t>
      </w:r>
      <w:r w:rsidR="00AB4503">
        <w:rPr>
          <w:rFonts w:hint="eastAsia"/>
        </w:rPr>
        <w:t>4</w:t>
      </w:r>
      <w:r w:rsidR="00AB4503">
        <w:rPr>
          <w:rFonts w:hint="eastAsia"/>
        </w:rPr>
        <w:t>）</w:t>
      </w:r>
      <w:r w:rsidR="00A6601E">
        <w:rPr>
          <w:rFonts w:hint="eastAsia"/>
        </w:rPr>
        <w:t>RS232</w:t>
      </w:r>
      <w:r w:rsidR="00A6601E">
        <w:rPr>
          <w:rFonts w:hint="eastAsia"/>
        </w:rPr>
        <w:t>是自动售货机的扩展异步串行接口</w:t>
      </w:r>
      <w:r w:rsidR="00C615C6">
        <w:rPr>
          <w:rFonts w:hint="eastAsia"/>
        </w:rPr>
        <w:t>，</w:t>
      </w:r>
      <w:r w:rsidR="007A0559">
        <w:rPr>
          <w:rFonts w:hint="eastAsia"/>
        </w:rPr>
        <w:t>使用</w:t>
      </w:r>
      <w:r w:rsidR="007A0559">
        <w:rPr>
          <w:rFonts w:hint="eastAsia"/>
        </w:rPr>
        <w:t>UART</w:t>
      </w:r>
      <w:r w:rsidR="007A0559">
        <w:rPr>
          <w:rFonts w:hint="eastAsia"/>
        </w:rPr>
        <w:t>串口和自动售货机内的</w:t>
      </w:r>
      <w:r w:rsidR="0086191B">
        <w:rPr>
          <w:rFonts w:hint="eastAsia"/>
        </w:rPr>
        <w:t>MCU</w:t>
      </w:r>
      <w:r w:rsidR="0086191B">
        <w:rPr>
          <w:rFonts w:hint="eastAsia"/>
        </w:rPr>
        <w:t>连接</w:t>
      </w:r>
      <w:r w:rsidR="003B3DAA">
        <w:rPr>
          <w:rFonts w:hint="eastAsia"/>
        </w:rPr>
        <w:t>，</w:t>
      </w:r>
      <w:r w:rsidR="00C615C6">
        <w:rPr>
          <w:rFonts w:hint="eastAsia"/>
        </w:rPr>
        <w:t>自动售货机的外接</w:t>
      </w:r>
      <w:r w:rsidR="00C615C6">
        <w:rPr>
          <w:rFonts w:hint="eastAsia"/>
        </w:rPr>
        <w:t>Android</w:t>
      </w:r>
      <w:r w:rsidR="00C615C6">
        <w:rPr>
          <w:rFonts w:hint="eastAsia"/>
        </w:rPr>
        <w:t>设备通过</w:t>
      </w:r>
      <w:r w:rsidR="00C615C6">
        <w:rPr>
          <w:rFonts w:hint="eastAsia"/>
        </w:rPr>
        <w:t>USB</w:t>
      </w:r>
      <w:r w:rsidR="00C615C6">
        <w:rPr>
          <w:rFonts w:hint="eastAsia"/>
        </w:rPr>
        <w:t>接口转串口的</w:t>
      </w:r>
      <w:r w:rsidR="00EF37C3">
        <w:rPr>
          <w:rFonts w:hint="eastAsia"/>
        </w:rPr>
        <w:t>FT312D</w:t>
      </w:r>
      <w:r w:rsidR="00C615C6">
        <w:rPr>
          <w:rFonts w:hint="eastAsia"/>
        </w:rPr>
        <w:t>芯片和</w:t>
      </w:r>
      <w:r w:rsidR="00C615C6">
        <w:rPr>
          <w:rFonts w:hint="eastAsia"/>
        </w:rPr>
        <w:t>RS232</w:t>
      </w:r>
      <w:r w:rsidR="009D303E">
        <w:rPr>
          <w:rFonts w:hint="eastAsia"/>
        </w:rPr>
        <w:t>接口</w:t>
      </w:r>
      <w:r w:rsidR="00C615C6">
        <w:rPr>
          <w:rFonts w:hint="eastAsia"/>
        </w:rPr>
        <w:t>连接，</w:t>
      </w:r>
      <w:r w:rsidR="006C20A2">
        <w:rPr>
          <w:rFonts w:hint="eastAsia"/>
        </w:rPr>
        <w:t>通过串口消息收发控制整个售货机的售货活动</w:t>
      </w:r>
      <w:r w:rsidR="003E76D4">
        <w:rPr>
          <w:rFonts w:hint="eastAsia"/>
        </w:rPr>
        <w:t>5</w:t>
      </w:r>
      <w:r w:rsidR="003E76D4">
        <w:rPr>
          <w:rFonts w:hint="eastAsia"/>
        </w:rPr>
        <w:t>）信息采集模块，主要包括门开关、温度检测、制冷等</w:t>
      </w:r>
      <w:r w:rsidR="006F4BF4">
        <w:rPr>
          <w:rFonts w:hint="eastAsia"/>
        </w:rPr>
        <w:t>。</w:t>
      </w:r>
    </w:p>
    <w:p w14:paraId="182988E4" w14:textId="557B4FFE" w:rsidR="0030229F" w:rsidRPr="00027C24" w:rsidRDefault="00B74963" w:rsidP="00B74963">
      <w:pPr>
        <w:pStyle w:val="aff0"/>
      </w:pPr>
      <w:r>
        <w:rPr>
          <w:rFonts w:hint="eastAsia"/>
        </w:rPr>
        <w:t>图</w:t>
      </w:r>
      <w:r>
        <w:rPr>
          <w:rFonts w:hint="eastAsia"/>
        </w:rPr>
        <w:t>4-</w:t>
      </w:r>
      <w:r w:rsidR="00B1411D">
        <w:rPr>
          <w:rFonts w:hint="eastAsia"/>
        </w:rPr>
        <w:t>7</w:t>
      </w:r>
      <w:r>
        <w:t xml:space="preserve"> </w:t>
      </w:r>
      <w:r>
        <w:t>自动售货机硬件结构图</w:t>
      </w:r>
    </w:p>
    <w:p w14:paraId="6832A3C7" w14:textId="7081227C" w:rsidR="005072A0" w:rsidRDefault="00F74759" w:rsidP="0020264B">
      <w:pPr>
        <w:pStyle w:val="afe"/>
        <w:numPr>
          <w:ilvl w:val="0"/>
          <w:numId w:val="16"/>
        </w:numPr>
        <w:ind w:firstLineChars="0"/>
      </w:pPr>
      <w:r>
        <w:rPr>
          <w:rFonts w:hint="eastAsia"/>
        </w:rPr>
        <w:t>V</w:t>
      </w:r>
      <w:r>
        <w:t>MS</w:t>
      </w:r>
      <w:r>
        <w:rPr>
          <w:rFonts w:hint="eastAsia"/>
        </w:rPr>
        <w:t>ale</w:t>
      </w:r>
      <w:r>
        <w:t xml:space="preserve"> APP</w:t>
      </w:r>
      <w:r w:rsidR="005072A0">
        <w:t>实现</w:t>
      </w:r>
      <w:r w:rsidR="00F94C23">
        <w:rPr>
          <w:rFonts w:hint="eastAsia"/>
        </w:rPr>
        <w:t>的关键</w:t>
      </w:r>
      <w:r w:rsidR="00405327">
        <w:rPr>
          <w:rFonts w:hint="eastAsia"/>
        </w:rPr>
        <w:t>技术</w:t>
      </w:r>
    </w:p>
    <w:p w14:paraId="11CE46DE" w14:textId="2E0891F0" w:rsidR="00861AA8" w:rsidRPr="004169FC" w:rsidRDefault="00861AA8" w:rsidP="004169F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w:t>
      </w:r>
      <w:r w:rsidR="00917FA8">
        <w:rPr>
          <w:rFonts w:hint="eastAsia"/>
        </w:rPr>
        <w:t>以及</w:t>
      </w:r>
      <w:r>
        <w:rPr>
          <w:rFonts w:hint="eastAsia"/>
        </w:rPr>
        <w:t>Android</w:t>
      </w:r>
      <w:r>
        <w:rPr>
          <w:rFonts w:hint="eastAsia"/>
        </w:rPr>
        <w:t>设备和自动售货机的串口通信功能；然后，自动售货机终端的</w:t>
      </w:r>
      <w:r>
        <w:rPr>
          <w:rFonts w:hint="eastAsia"/>
        </w:rPr>
        <w:t>Android</w:t>
      </w:r>
      <w:r>
        <w:rPr>
          <w:rFonts w:hint="eastAsia"/>
        </w:rPr>
        <w:lastRenderedPageBreak/>
        <w:t>设备放置在各个售货机网点，难免因为</w:t>
      </w:r>
      <w:r w:rsidR="00D13BC4">
        <w:rPr>
          <w:rFonts w:hint="eastAsia"/>
        </w:rPr>
        <w:t>一些无法预知的问题导致软件的错误</w:t>
      </w:r>
      <w:r w:rsidR="00B3129F">
        <w:rPr>
          <w:rFonts w:hint="eastAsia"/>
        </w:rPr>
        <w:t>，</w:t>
      </w:r>
      <w:r>
        <w:rPr>
          <w:rFonts w:hint="eastAsia"/>
        </w:rPr>
        <w:t>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w:t>
      </w:r>
      <w:r w:rsidR="00F95E65">
        <w:rPr>
          <w:rFonts w:hint="eastAsia"/>
        </w:rPr>
        <w:t>自动</w:t>
      </w:r>
      <w:r>
        <w:rPr>
          <w:rFonts w:hint="eastAsia"/>
        </w:rPr>
        <w:t>更新。</w:t>
      </w:r>
      <w:r w:rsidR="00E42A97">
        <w:rPr>
          <w:rFonts w:hint="eastAsia"/>
        </w:rPr>
        <w:t>总体</w:t>
      </w:r>
      <w:r w:rsidR="008350B0">
        <w:rPr>
          <w:rFonts w:hint="eastAsia"/>
        </w:rPr>
        <w:t>来说，</w:t>
      </w:r>
      <w:r>
        <w:rPr>
          <w:rFonts w:hint="eastAsia"/>
        </w:rPr>
        <w:t>V</w:t>
      </w:r>
      <w:r>
        <w:t>MS</w:t>
      </w:r>
      <w:r>
        <w:rPr>
          <w:rFonts w:hint="eastAsia"/>
        </w:rPr>
        <w:t>ale</w:t>
      </w:r>
      <w:r>
        <w:t xml:space="preserve"> APP</w:t>
      </w:r>
      <w:r>
        <w:rPr>
          <w:rFonts w:hint="eastAsia"/>
        </w:rPr>
        <w:t>涉及以下几个</w:t>
      </w:r>
      <w:r w:rsidR="00883859">
        <w:rPr>
          <w:rFonts w:hint="eastAsia"/>
        </w:rPr>
        <w:t>关键</w:t>
      </w:r>
      <w:r>
        <w:rPr>
          <w:rFonts w:hint="eastAsia"/>
        </w:rPr>
        <w:t>技术：自动售货机终端</w:t>
      </w:r>
      <w:r>
        <w:rPr>
          <w:rFonts w:hint="eastAsia"/>
        </w:rPr>
        <w:t>Android</w:t>
      </w:r>
      <w:r w:rsidR="00E26EDB">
        <w:rPr>
          <w:rFonts w:hint="eastAsia"/>
        </w:rPr>
        <w:t>设备和售货机的串口通信</w:t>
      </w:r>
      <w:r w:rsidR="003B5F89">
        <w:rPr>
          <w:rFonts w:hint="eastAsia"/>
        </w:rPr>
        <w:t>，</w:t>
      </w:r>
      <w:r w:rsidR="003B5F89">
        <w:rPr>
          <w:rFonts w:hint="eastAsia"/>
        </w:rPr>
        <w:t>Android</w:t>
      </w:r>
      <w:r w:rsidR="003B5F89">
        <w:rPr>
          <w:rFonts w:hint="eastAsia"/>
        </w:rPr>
        <w:t>设备的</w:t>
      </w:r>
      <w:r w:rsidR="001B0D41">
        <w:rPr>
          <w:rFonts w:hint="eastAsia"/>
        </w:rPr>
        <w:t>持续</w:t>
      </w:r>
      <w:r w:rsidR="004A4D04">
        <w:rPr>
          <w:rFonts w:hint="eastAsia"/>
        </w:rPr>
        <w:t>供电</w:t>
      </w:r>
      <w:r w:rsidR="00E26EDB">
        <w:rPr>
          <w:rFonts w:hint="eastAsia"/>
        </w:rPr>
        <w:t>；终端应用异常退出后不通过人工操作</w:t>
      </w:r>
      <w:r>
        <w:rPr>
          <w:rFonts w:hint="eastAsia"/>
        </w:rPr>
        <w:t>自动重启；</w:t>
      </w:r>
      <w:r>
        <w:rPr>
          <w:rFonts w:hint="eastAsia"/>
        </w:rPr>
        <w:t>V</w:t>
      </w:r>
      <w:r>
        <w:t>MS</w:t>
      </w:r>
      <w:r>
        <w:rPr>
          <w:rFonts w:hint="eastAsia"/>
        </w:rPr>
        <w:t>ale</w:t>
      </w:r>
      <w:r>
        <w:t xml:space="preserve"> APP</w:t>
      </w:r>
      <w:r>
        <w:rPr>
          <w:rFonts w:hint="eastAsia"/>
        </w:rPr>
        <w:t>更新时，</w:t>
      </w:r>
      <w:r w:rsidR="0062621D">
        <w:rPr>
          <w:rFonts w:hint="eastAsia"/>
        </w:rPr>
        <w:t>不通过人工操作的方式</w:t>
      </w:r>
      <w:r>
        <w:rPr>
          <w:rFonts w:hint="eastAsia"/>
        </w:rPr>
        <w:t>在自动售货机终端进行自动更新。</w:t>
      </w:r>
    </w:p>
    <w:p w14:paraId="4799BE2E" w14:textId="7328A1B4" w:rsidR="00E4631E" w:rsidRPr="00E4631E" w:rsidRDefault="00E4631E" w:rsidP="00E4631E">
      <w:pPr>
        <w:pStyle w:val="2"/>
      </w:pPr>
      <w:bookmarkStart w:id="82" w:name="_Toc492673770"/>
      <w:bookmarkStart w:id="83" w:name="_Toc498912570"/>
      <w:r w:rsidRPr="00E4631E">
        <w:rPr>
          <w:rFonts w:hint="eastAsia"/>
        </w:rPr>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784546">
        <w:rPr>
          <w:rFonts w:hint="eastAsia"/>
          <w:lang w:eastAsia="zh-CN"/>
        </w:rPr>
        <w:t>管理</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82"/>
      <w:bookmarkEnd w:id="83"/>
    </w:p>
    <w:p w14:paraId="4A07C4BE" w14:textId="4C1796AD" w:rsidR="00F06F4B" w:rsidRDefault="004B36DA" w:rsidP="0020264B">
      <w:pPr>
        <w:pStyle w:val="afe"/>
        <w:numPr>
          <w:ilvl w:val="0"/>
          <w:numId w:val="23"/>
        </w:numPr>
        <w:ind w:firstLineChars="0"/>
      </w:pPr>
      <w:bookmarkStart w:id="84" w:name="_Toc492673772"/>
      <w:r w:rsidRPr="00636514">
        <w:rPr>
          <w:rFonts w:hint="eastAsia"/>
        </w:rPr>
        <w:t>数据库概念结构设计</w:t>
      </w:r>
      <w:bookmarkEnd w:id="84"/>
    </w:p>
    <w:p w14:paraId="4B18B419" w14:textId="657B8437" w:rsidR="000E180B" w:rsidRDefault="000E180B" w:rsidP="0099154A">
      <w:pPr>
        <w:ind w:firstLine="480"/>
        <w:rPr>
          <w:lang w:val="x-none"/>
        </w:rPr>
      </w:pPr>
      <w:r>
        <w:rPr>
          <w:rFonts w:hint="eastAsia"/>
          <w:lang w:val="x-none"/>
        </w:rPr>
        <w:t>VMCloudPlatform</w:t>
      </w:r>
      <w:r w:rsidR="009D52A3">
        <w:rPr>
          <w:rFonts w:hint="eastAsia"/>
          <w:lang w:val="x-none"/>
        </w:rPr>
        <w:t>管理</w:t>
      </w:r>
      <w:r>
        <w:rPr>
          <w:rFonts w:hint="eastAsia"/>
          <w:lang w:val="x-none"/>
        </w:rPr>
        <w:t>系统使用“共享数据库</w:t>
      </w:r>
      <w:r w:rsidR="00D85A50">
        <w:rPr>
          <w:rFonts w:hint="eastAsia"/>
          <w:lang w:val="x-none"/>
        </w:rPr>
        <w:t>，</w:t>
      </w:r>
      <w:r>
        <w:rPr>
          <w:rFonts w:hint="eastAsia"/>
          <w:lang w:val="x-none"/>
        </w:rPr>
        <w:t>共享模式”的多租户隔离级别，</w:t>
      </w:r>
      <w:r w:rsidR="00B35BB4">
        <w:rPr>
          <w:rFonts w:hint="eastAsia"/>
          <w:lang w:val="x-none"/>
        </w:rPr>
        <w:t>其核心是解决数据隔离的问题</w:t>
      </w:r>
      <w:r w:rsidR="00CB06EA">
        <w:rPr>
          <w:rFonts w:hint="eastAsia"/>
          <w:lang w:val="x-none"/>
        </w:rPr>
        <w:t>和实现多租户。</w:t>
      </w:r>
      <w:r w:rsidR="001F31E8">
        <w:rPr>
          <w:rFonts w:hint="eastAsia"/>
          <w:lang w:val="x-none"/>
        </w:rPr>
        <w:t>在</w:t>
      </w:r>
      <w:r w:rsidR="001F31E8">
        <w:rPr>
          <w:rFonts w:hint="eastAsia"/>
          <w:lang w:val="x-none"/>
        </w:rPr>
        <w:t>SaaS</w:t>
      </w:r>
      <w:r w:rsidR="001F31E8">
        <w:rPr>
          <w:rFonts w:hint="eastAsia"/>
          <w:lang w:val="x-none"/>
        </w:rPr>
        <w:t>服务中建立多租户模型时，需要在每个业务表中增加</w:t>
      </w:r>
      <w:r w:rsidR="001F31E8">
        <w:rPr>
          <w:rFonts w:hint="eastAsia"/>
          <w:lang w:val="x-none"/>
        </w:rPr>
        <w:t>TENANTID</w:t>
      </w:r>
      <w:r w:rsidR="001F31E8">
        <w:rPr>
          <w:rFonts w:hint="eastAsia"/>
          <w:lang w:val="x-none"/>
        </w:rPr>
        <w:t>字段或者</w:t>
      </w:r>
      <w:r w:rsidR="001F31E8">
        <w:rPr>
          <w:rFonts w:hint="eastAsia"/>
          <w:lang w:val="x-none"/>
        </w:rPr>
        <w:t>FIRMID</w:t>
      </w:r>
      <w:r w:rsidR="001F31E8">
        <w:rPr>
          <w:rFonts w:hint="eastAsia"/>
          <w:lang w:val="x-none"/>
        </w:rPr>
        <w:t>字段，用来区分各个租户的信息，实现数据隔离，保证各租户见的数据隐私</w:t>
      </w:r>
      <w:r w:rsidR="004473DF">
        <w:rPr>
          <w:rFonts w:hint="eastAsia"/>
          <w:lang w:val="x-none"/>
        </w:rPr>
        <w:t>，如表</w:t>
      </w:r>
      <w:r w:rsidR="004473DF">
        <w:rPr>
          <w:rFonts w:hint="eastAsia"/>
          <w:lang w:val="x-none"/>
        </w:rPr>
        <w:t>4-1</w:t>
      </w:r>
      <w:r w:rsidR="004473DF">
        <w:rPr>
          <w:rFonts w:hint="eastAsia"/>
          <w:lang w:val="x-none"/>
        </w:rPr>
        <w:t>为一个简单的多租户表</w:t>
      </w:r>
      <w:r w:rsidR="001F31E8">
        <w:rPr>
          <w:rFonts w:hint="eastAsia"/>
          <w:lang w:val="x-none"/>
        </w:rPr>
        <w:t>。</w:t>
      </w:r>
      <w:r w:rsidR="004473DF">
        <w:rPr>
          <w:rFonts w:hint="eastAsia"/>
          <w:lang w:val="x-none"/>
        </w:rPr>
        <w:t>这是在传统的软件模式中没有的字段，在</w:t>
      </w:r>
      <w:r w:rsidR="004473DF">
        <w:rPr>
          <w:rFonts w:hint="eastAsia"/>
          <w:lang w:val="x-none"/>
        </w:rPr>
        <w:t>SQL</w:t>
      </w:r>
      <w:r w:rsidR="004473DF">
        <w:rPr>
          <w:rFonts w:hint="eastAsia"/>
          <w:lang w:val="x-none"/>
        </w:rPr>
        <w:t>语句中使用</w:t>
      </w:r>
      <w:r w:rsidR="004473DF">
        <w:rPr>
          <w:rFonts w:hint="eastAsia"/>
          <w:lang w:val="x-none"/>
        </w:rPr>
        <w:t>TENANTID=?</w:t>
      </w:r>
      <w:r w:rsidR="004473DF">
        <w:rPr>
          <w:rFonts w:hint="eastAsia"/>
          <w:lang w:val="x-none"/>
        </w:rPr>
        <w:t>进行租户数据的区分，防止读到其他数据。</w:t>
      </w:r>
    </w:p>
    <w:p w14:paraId="4A8116C0" w14:textId="77777777" w:rsidR="004473DF" w:rsidRDefault="004473DF" w:rsidP="004473D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4473DF" w14:paraId="6C7A474B" w14:textId="77777777" w:rsidTr="00847737">
        <w:tc>
          <w:tcPr>
            <w:tcW w:w="1128" w:type="pct"/>
            <w:tcBorders>
              <w:bottom w:val="single" w:sz="4" w:space="0" w:color="auto"/>
            </w:tcBorders>
          </w:tcPr>
          <w:p w14:paraId="5552B291" w14:textId="77777777" w:rsidR="004473DF" w:rsidRPr="00D32F9D" w:rsidRDefault="004473DF" w:rsidP="00847737">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995750" w14:textId="77777777" w:rsidR="004473DF" w:rsidRPr="00D32F9D" w:rsidRDefault="004473DF" w:rsidP="00847737">
            <w:pPr>
              <w:pStyle w:val="afc"/>
            </w:pPr>
            <w:r w:rsidRPr="00D32F9D">
              <w:rPr>
                <w:rFonts w:hint="eastAsia"/>
              </w:rPr>
              <w:t>USER_NAME</w:t>
            </w:r>
          </w:p>
        </w:tc>
        <w:tc>
          <w:tcPr>
            <w:tcW w:w="1329" w:type="pct"/>
            <w:tcBorders>
              <w:bottom w:val="single" w:sz="4" w:space="0" w:color="auto"/>
            </w:tcBorders>
          </w:tcPr>
          <w:p w14:paraId="75B794D1" w14:textId="77777777" w:rsidR="004473DF" w:rsidRPr="00D32F9D" w:rsidRDefault="004473DF" w:rsidP="00847737">
            <w:pPr>
              <w:pStyle w:val="afc"/>
            </w:pPr>
            <w:r w:rsidRPr="00D32F9D">
              <w:rPr>
                <w:rFonts w:hint="eastAsia"/>
              </w:rPr>
              <w:t>USER_PASS</w:t>
            </w:r>
          </w:p>
        </w:tc>
        <w:tc>
          <w:tcPr>
            <w:tcW w:w="1111" w:type="pct"/>
            <w:tcBorders>
              <w:bottom w:val="single" w:sz="4" w:space="0" w:color="auto"/>
            </w:tcBorders>
          </w:tcPr>
          <w:p w14:paraId="1ED50054" w14:textId="77777777" w:rsidR="004473DF" w:rsidRPr="00D32F9D" w:rsidRDefault="004473DF" w:rsidP="00847737">
            <w:pPr>
              <w:pStyle w:val="afc"/>
            </w:pPr>
            <w:r w:rsidRPr="00D32F9D">
              <w:rPr>
                <w:rFonts w:hint="eastAsia"/>
              </w:rPr>
              <w:t>FIRM_ID</w:t>
            </w:r>
          </w:p>
        </w:tc>
      </w:tr>
      <w:tr w:rsidR="004473DF" w14:paraId="39C9F4BE" w14:textId="77777777" w:rsidTr="00847737">
        <w:tc>
          <w:tcPr>
            <w:tcW w:w="1128" w:type="pct"/>
            <w:tcBorders>
              <w:bottom w:val="nil"/>
            </w:tcBorders>
          </w:tcPr>
          <w:p w14:paraId="2A0DEB9A" w14:textId="77777777" w:rsidR="004473DF" w:rsidRDefault="004473DF" w:rsidP="00847737">
            <w:pPr>
              <w:pStyle w:val="afc"/>
            </w:pPr>
            <w:r>
              <w:rPr>
                <w:rFonts w:hint="eastAsia"/>
              </w:rPr>
              <w:t>001</w:t>
            </w:r>
          </w:p>
        </w:tc>
        <w:tc>
          <w:tcPr>
            <w:tcW w:w="1432" w:type="pct"/>
            <w:tcBorders>
              <w:bottom w:val="nil"/>
            </w:tcBorders>
          </w:tcPr>
          <w:p w14:paraId="73144763" w14:textId="77777777" w:rsidR="004473DF" w:rsidRDefault="004473DF" w:rsidP="00847737">
            <w:pPr>
              <w:pStyle w:val="afc"/>
            </w:pPr>
            <w:r>
              <w:t>Z</w:t>
            </w:r>
            <w:r>
              <w:rPr>
                <w:rFonts w:hint="eastAsia"/>
              </w:rPr>
              <w:t>hangSan</w:t>
            </w:r>
          </w:p>
        </w:tc>
        <w:tc>
          <w:tcPr>
            <w:tcW w:w="1329" w:type="pct"/>
            <w:tcBorders>
              <w:bottom w:val="nil"/>
            </w:tcBorders>
          </w:tcPr>
          <w:p w14:paraId="6C039600" w14:textId="77777777" w:rsidR="004473DF" w:rsidRDefault="004473DF" w:rsidP="00847737">
            <w:pPr>
              <w:pStyle w:val="afc"/>
            </w:pPr>
            <w:r>
              <w:rPr>
                <w:rFonts w:hint="eastAsia"/>
              </w:rPr>
              <w:t>123456</w:t>
            </w:r>
          </w:p>
        </w:tc>
        <w:tc>
          <w:tcPr>
            <w:tcW w:w="1111" w:type="pct"/>
            <w:tcBorders>
              <w:bottom w:val="nil"/>
            </w:tcBorders>
          </w:tcPr>
          <w:p w14:paraId="609E73B6" w14:textId="77777777" w:rsidR="004473DF" w:rsidRDefault="004473DF" w:rsidP="00847737">
            <w:pPr>
              <w:pStyle w:val="afc"/>
            </w:pPr>
            <w:r>
              <w:rPr>
                <w:rFonts w:hint="eastAsia"/>
              </w:rPr>
              <w:t>00101</w:t>
            </w:r>
          </w:p>
        </w:tc>
      </w:tr>
      <w:tr w:rsidR="004473DF" w14:paraId="5BE8C89B" w14:textId="77777777" w:rsidTr="00847737">
        <w:tc>
          <w:tcPr>
            <w:tcW w:w="1128" w:type="pct"/>
            <w:tcBorders>
              <w:top w:val="nil"/>
            </w:tcBorders>
          </w:tcPr>
          <w:p w14:paraId="13BEFEE2" w14:textId="77777777" w:rsidR="004473DF" w:rsidRDefault="004473DF" w:rsidP="00847737">
            <w:pPr>
              <w:pStyle w:val="afc"/>
            </w:pPr>
            <w:r>
              <w:rPr>
                <w:rFonts w:hint="eastAsia"/>
              </w:rPr>
              <w:t>002</w:t>
            </w:r>
          </w:p>
        </w:tc>
        <w:tc>
          <w:tcPr>
            <w:tcW w:w="1432" w:type="pct"/>
            <w:tcBorders>
              <w:top w:val="nil"/>
            </w:tcBorders>
          </w:tcPr>
          <w:p w14:paraId="2144E01F" w14:textId="77777777" w:rsidR="004473DF" w:rsidRDefault="004473DF" w:rsidP="00847737">
            <w:pPr>
              <w:pStyle w:val="afc"/>
            </w:pPr>
            <w:r>
              <w:rPr>
                <w:rFonts w:hint="eastAsia"/>
              </w:rPr>
              <w:t>LiSi</w:t>
            </w:r>
          </w:p>
        </w:tc>
        <w:tc>
          <w:tcPr>
            <w:tcW w:w="1329" w:type="pct"/>
            <w:tcBorders>
              <w:top w:val="nil"/>
            </w:tcBorders>
          </w:tcPr>
          <w:p w14:paraId="6A56CBB1" w14:textId="77777777" w:rsidR="004473DF" w:rsidRDefault="004473DF" w:rsidP="00847737">
            <w:pPr>
              <w:pStyle w:val="afc"/>
            </w:pPr>
            <w:r>
              <w:rPr>
                <w:rFonts w:hint="eastAsia"/>
              </w:rPr>
              <w:t>123456</w:t>
            </w:r>
          </w:p>
        </w:tc>
        <w:tc>
          <w:tcPr>
            <w:tcW w:w="1111" w:type="pct"/>
            <w:tcBorders>
              <w:top w:val="nil"/>
            </w:tcBorders>
          </w:tcPr>
          <w:p w14:paraId="1ED13B9D" w14:textId="77777777" w:rsidR="004473DF" w:rsidRDefault="004473DF" w:rsidP="00847737">
            <w:pPr>
              <w:pStyle w:val="afc"/>
            </w:pPr>
            <w:r>
              <w:rPr>
                <w:rFonts w:hint="eastAsia"/>
              </w:rPr>
              <w:t>00102</w:t>
            </w:r>
          </w:p>
        </w:tc>
      </w:tr>
    </w:tbl>
    <w:p w14:paraId="02909934" w14:textId="201BB782" w:rsidR="00F06F4B" w:rsidRDefault="00F06F4B" w:rsidP="0099154A">
      <w:pPr>
        <w:ind w:firstLine="480"/>
      </w:pPr>
      <w:r w:rsidRPr="00636514">
        <w:rPr>
          <w:rFonts w:hint="eastAsia"/>
        </w:rPr>
        <w:t>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FE5B8A">
        <w:rPr>
          <w:rFonts w:hint="eastAsia"/>
        </w:rPr>
        <w:t>管理</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237C62">
        <w:rPr>
          <w:rFonts w:hint="eastAsia"/>
        </w:rPr>
        <w:t>8</w:t>
      </w:r>
      <w:r w:rsidRPr="00636514">
        <w:rPr>
          <w:rFonts w:hint="eastAsia"/>
        </w:rPr>
        <w:t>。</w:t>
      </w:r>
    </w:p>
    <w:p w14:paraId="7D4C563F" w14:textId="3FCCA16C" w:rsidR="008D534A" w:rsidRPr="00636514" w:rsidRDefault="008D534A" w:rsidP="0020264B">
      <w:pPr>
        <w:pStyle w:val="afe"/>
        <w:numPr>
          <w:ilvl w:val="0"/>
          <w:numId w:val="23"/>
        </w:numPr>
        <w:ind w:firstLineChars="0"/>
      </w:pPr>
      <w:bookmarkStart w:id="85" w:name="_Toc492673773"/>
      <w:r w:rsidRPr="00636514">
        <w:rPr>
          <w:rFonts w:hint="eastAsia"/>
        </w:rPr>
        <w:t>数据库逻辑结构设计</w:t>
      </w:r>
      <w:bookmarkEnd w:id="85"/>
      <w:r w:rsidRPr="00636514">
        <w:rPr>
          <w:rFonts w:hint="eastAsia"/>
        </w:rPr>
        <w:t xml:space="preserve"> </w:t>
      </w:r>
    </w:p>
    <w:p w14:paraId="7495AE30" w14:textId="462C858D"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E65CA3">
      <w:pPr>
        <w:numPr>
          <w:ilvl w:val="1"/>
          <w:numId w:val="3"/>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BC4FA55" w14:textId="663BC1CC" w:rsidR="00A27034" w:rsidRPr="00A27034" w:rsidRDefault="00A27034" w:rsidP="00A27034">
      <w:pPr>
        <w:pStyle w:val="aff0"/>
      </w:pPr>
      <w:r w:rsidRPr="00FC382A">
        <w:rPr>
          <w:rFonts w:hint="eastAsia"/>
          <w:noProof/>
        </w:rPr>
        <w:lastRenderedPageBreak/>
        <w:drawing>
          <wp:anchor distT="0" distB="0" distL="114300" distR="114300" simplePos="0" relativeHeight="251844608" behindDoc="0" locked="0" layoutInCell="1" allowOverlap="1" wp14:anchorId="06E88DE2" wp14:editId="07E75B22">
            <wp:simplePos x="0" y="0"/>
            <wp:positionH relativeFrom="column">
              <wp:posOffset>-4243</wp:posOffset>
            </wp:positionH>
            <wp:positionV relativeFrom="paragraph">
              <wp:posOffset>83</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8">
                      <a:extLst>
                        <a:ext uri="{28A0092B-C50C-407E-A947-70E740481C1C}">
                          <a14:useLocalDpi xmlns:a14="http://schemas.microsoft.com/office/drawing/2010/main" val="0"/>
                        </a:ext>
                      </a:extLst>
                    </a:blip>
                    <a:srcRect l="4617" t="5054" r="2133"/>
                    <a:stretch/>
                  </pic:blipFill>
                  <pic:spPr bwMode="auto">
                    <a:xfrm>
                      <a:off x="0" y="0"/>
                      <a:ext cx="5276850" cy="5098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7034">
        <w:rPr>
          <w:rFonts w:hint="eastAsia"/>
        </w:rPr>
        <w:t>图</w:t>
      </w:r>
      <w:r w:rsidRPr="00A27034">
        <w:rPr>
          <w:rFonts w:hint="eastAsia"/>
        </w:rPr>
        <w:t>4-7</w:t>
      </w:r>
      <w:r w:rsidR="00131646">
        <w:rPr>
          <w:rFonts w:hint="eastAsia"/>
        </w:rPr>
        <w:t>VMCloudPlatform</w:t>
      </w:r>
      <w:r w:rsidR="00131646">
        <w:rPr>
          <w:rFonts w:hint="eastAsia"/>
        </w:rPr>
        <w:t>管理</w:t>
      </w:r>
      <w:r w:rsidR="007F536B">
        <w:t>系统</w:t>
      </w:r>
      <w:r w:rsidRPr="00A27034">
        <w:rPr>
          <w:rFonts w:hint="eastAsia"/>
        </w:rPr>
        <w:t>E-R</w:t>
      </w:r>
      <w:r w:rsidRPr="00A27034">
        <w:rPr>
          <w:rFonts w:hint="eastAsia"/>
        </w:rPr>
        <w:t>图</w:t>
      </w:r>
    </w:p>
    <w:p w14:paraId="0647781A" w14:textId="56B3C843"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14:paraId="7ED738A3" w14:textId="183EC6E3"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58A6A44C"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14:paraId="4650CCFC" w14:textId="7B5D3090"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4BC507A5" w:rsidR="00174049"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636CAF1E" w:rsidR="00174049" w:rsidRDefault="00F9078F" w:rsidP="00F9078F">
      <w:pPr>
        <w:numPr>
          <w:ilvl w:val="1"/>
          <w:numId w:val="3"/>
        </w:numPr>
        <w:ind w:firstLineChars="0"/>
      </w:pPr>
      <w:r>
        <w:rPr>
          <w:rFonts w:hint="eastAsia"/>
        </w:rPr>
        <w:t>基本模块</w:t>
      </w:r>
      <w:r w:rsidR="00030F13">
        <w:rPr>
          <w:rFonts w:hint="eastAsia"/>
        </w:rPr>
        <w:t>租金表（</w:t>
      </w:r>
      <w:r w:rsidRPr="00F00329">
        <w:rPr>
          <w:rFonts w:hint="eastAsia"/>
          <w:u w:val="single"/>
        </w:rPr>
        <w:t>基本模块</w:t>
      </w:r>
      <w:r w:rsidRPr="00F00329">
        <w:rPr>
          <w:rFonts w:hint="eastAsia"/>
          <w:u w:val="single"/>
        </w:rPr>
        <w:t>Id</w:t>
      </w:r>
      <w:r>
        <w:rPr>
          <w:rFonts w:hint="eastAsia"/>
        </w:rPr>
        <w:t>，模块名称，模块租金</w:t>
      </w:r>
      <w:r w:rsidR="00030F13">
        <w:rPr>
          <w:rFonts w:hint="eastAsia"/>
        </w:rPr>
        <w:t>）</w:t>
      </w:r>
    </w:p>
    <w:p w14:paraId="7BE9578F" w14:textId="3241E64A" w:rsidR="00F00329" w:rsidRPr="00636514" w:rsidRDefault="00F00329" w:rsidP="00F9078F">
      <w:pPr>
        <w:numPr>
          <w:ilvl w:val="1"/>
          <w:numId w:val="3"/>
        </w:numPr>
        <w:ind w:firstLineChars="0"/>
        <w:rPr>
          <w:rFonts w:hint="eastAsia"/>
        </w:rPr>
      </w:pPr>
      <w:r>
        <w:rPr>
          <w:rFonts w:hint="eastAsia"/>
        </w:rPr>
        <w:t>数据库加密密钥（</w:t>
      </w:r>
      <w:r w:rsidRPr="00F00329">
        <w:rPr>
          <w:rFonts w:hint="eastAsia"/>
          <w:u w:val="single"/>
        </w:rPr>
        <w:t>密钥</w:t>
      </w:r>
      <w:r w:rsidRPr="00F00329">
        <w:rPr>
          <w:rFonts w:hint="eastAsia"/>
          <w:u w:val="single"/>
        </w:rPr>
        <w:t>Id</w:t>
      </w:r>
      <w:r>
        <w:rPr>
          <w:rFonts w:hint="eastAsia"/>
        </w:rPr>
        <w:t>，密钥）</w:t>
      </w:r>
    </w:p>
    <w:p w14:paraId="235ACB0F" w14:textId="3869481D"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lastRenderedPageBreak/>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lastRenderedPageBreak/>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86" w:name="_Toc498912573"/>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73"/>
      <w:bookmarkEnd w:id="86"/>
    </w:p>
    <w:p w14:paraId="142F868F" w14:textId="7D3DBEC6"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B4A69">
        <w:rPr>
          <w:rFonts w:hint="eastAsia"/>
        </w:rPr>
        <w:t>系统</w:t>
      </w:r>
      <w:r w:rsidR="00D30756">
        <w:rPr>
          <w:rFonts w:hint="eastAsia"/>
        </w:rPr>
        <w:t>的关键技术</w:t>
      </w:r>
      <w:r w:rsidR="00C97242">
        <w:rPr>
          <w:rFonts w:hint="eastAsia"/>
        </w:rPr>
        <w:t>、自动售货机厂商和运营商</w:t>
      </w:r>
      <w:r w:rsidR="00073636">
        <w:rPr>
          <w:rFonts w:hint="eastAsia"/>
        </w:rPr>
        <w:t>管理系统</w:t>
      </w:r>
      <w:r w:rsidR="003152CB">
        <w:rPr>
          <w:rFonts w:hint="eastAsia"/>
        </w:rPr>
        <w:t>以及</w:t>
      </w:r>
      <w:r w:rsidR="003152CB">
        <w:rPr>
          <w:rFonts w:hint="eastAsia"/>
        </w:rPr>
        <w:t>VMSale</w:t>
      </w:r>
      <w:r w:rsidR="003152CB">
        <w:t xml:space="preserve"> APP</w:t>
      </w:r>
      <w:r w:rsidR="003152CB">
        <w:rPr>
          <w:rFonts w:hint="eastAsia"/>
        </w:rPr>
        <w:t>、</w:t>
      </w:r>
      <w:r w:rsidR="003152CB">
        <w:rPr>
          <w:rFonts w:hint="eastAsia"/>
        </w:rPr>
        <w:t>VMManage</w:t>
      </w:r>
      <w:r w:rsidR="003152CB">
        <w:t xml:space="preserve"> APP</w:t>
      </w:r>
      <w:r w:rsidR="003152CB">
        <w:rPr>
          <w:rFonts w:hint="eastAsia"/>
        </w:rPr>
        <w:t>软件</w:t>
      </w:r>
      <w:r w:rsidR="00C97242">
        <w:rPr>
          <w:rFonts w:hint="eastAsia"/>
        </w:rPr>
        <w:t>的实现进行介绍。</w:t>
      </w:r>
    </w:p>
    <w:p w14:paraId="5DDC2B00" w14:textId="3313E921" w:rsidR="00E62888" w:rsidRDefault="00E62888" w:rsidP="00E62888">
      <w:pPr>
        <w:pStyle w:val="2"/>
      </w:pPr>
      <w:bookmarkStart w:id="87" w:name="_Toc498912574"/>
      <w:r>
        <w:rPr>
          <w:rFonts w:hint="eastAsia"/>
        </w:rPr>
        <w:t>5</w:t>
      </w:r>
      <w:r>
        <w:t xml:space="preserve">.1 </w:t>
      </w:r>
      <w:r>
        <w:t>系统开发环境和开发工具</w:t>
      </w:r>
      <w:bookmarkEnd w:id="87"/>
    </w:p>
    <w:p w14:paraId="060C54F9" w14:textId="46E7A5C3" w:rsidR="00962971" w:rsidRDefault="00B91F79" w:rsidP="00962971">
      <w:pPr>
        <w:ind w:firstLine="480"/>
      </w:pPr>
      <w:r>
        <w:rPr>
          <w:rFonts w:hint="eastAsia"/>
        </w:rPr>
        <w:t>系统的整体设计流程基于软件工程的</w:t>
      </w:r>
      <w:r w:rsidR="00104DAC">
        <w:rPr>
          <w:rFonts w:hint="eastAsia"/>
        </w:rPr>
        <w:t>设计思路，</w:t>
      </w:r>
      <w:r w:rsidR="00D50182">
        <w:rPr>
          <w:rFonts w:hint="eastAsia"/>
        </w:rPr>
        <w:t>V</w:t>
      </w:r>
      <w:r w:rsidR="00D50182">
        <w:t>MC</w:t>
      </w:r>
      <w:r w:rsidR="00D50182">
        <w:rPr>
          <w:rFonts w:hint="eastAsia"/>
        </w:rPr>
        <w:t>loudPlatform</w:t>
      </w:r>
      <w:r w:rsidR="00774CC0">
        <w:rPr>
          <w:rFonts w:hint="eastAsia"/>
        </w:rPr>
        <w:t>管理</w:t>
      </w:r>
      <w:r w:rsidR="00D50182">
        <w:rPr>
          <w:rFonts w:hint="eastAsia"/>
        </w:rPr>
        <w:t>系统</w:t>
      </w:r>
      <w:r w:rsidR="00962971">
        <w:rPr>
          <w:rFonts w:hint="eastAsia"/>
        </w:rPr>
        <w:t>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263C0D">
        <w:rPr>
          <w:rFonts w:hint="eastAsia"/>
        </w:rPr>
        <w:t>VMSale</w:t>
      </w:r>
      <w:r w:rsidR="00263C0D">
        <w:t xml:space="preserve"> APP</w:t>
      </w:r>
      <w:r w:rsidR="00263C0D">
        <w:rPr>
          <w:rFonts w:hint="eastAsia"/>
        </w:rPr>
        <w:t>和</w:t>
      </w:r>
      <w:r w:rsidR="00263C0D">
        <w:rPr>
          <w:rFonts w:hint="eastAsia"/>
        </w:rPr>
        <w:t>VMManage</w:t>
      </w:r>
      <w:r w:rsidR="00263C0D">
        <w:t xml:space="preserve"> APP</w:t>
      </w:r>
      <w:r w:rsidR="00962971">
        <w:rPr>
          <w:rFonts w:hint="eastAsia"/>
        </w:rPr>
        <w:t>基于</w:t>
      </w:r>
      <w:r w:rsidR="00962971">
        <w:rPr>
          <w:rFonts w:hint="eastAsia"/>
        </w:rPr>
        <w:t>Android</w:t>
      </w:r>
      <w:r w:rsidR="00962971">
        <w:rPr>
          <w:rFonts w:hint="eastAsia"/>
        </w:rPr>
        <w:t>进行开发，</w:t>
      </w:r>
      <w:r w:rsidR="00CC0D97">
        <w:rPr>
          <w:rFonts w:hint="eastAsia"/>
        </w:rPr>
        <w:t>VMSale APP</w:t>
      </w:r>
      <w:r w:rsidR="00CC0D97">
        <w:rPr>
          <w:rFonts w:hint="eastAsia"/>
        </w:rPr>
        <w:t>通过</w:t>
      </w:r>
      <w:r w:rsidR="00CC0D97">
        <w:rPr>
          <w:rFonts w:hint="eastAsia"/>
        </w:rPr>
        <w:t>Android</w:t>
      </w:r>
      <w:r w:rsidR="00CC0D97">
        <w:rPr>
          <w:rFonts w:hint="eastAsia"/>
        </w:rPr>
        <w:t>串口通信实现和自动售货机的交互。</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lang w:eastAsia="zh-CN"/>
              </w:rPr>
            </w:pPr>
            <w:r>
              <w:rPr>
                <w:rFonts w:ascii="Calibri" w:eastAsia="Microsoft YaHei UI" w:hAnsi="Calibri" w:cs="Calibri"/>
                <w:sz w:val="22"/>
                <w:szCs w:val="22"/>
              </w:rPr>
              <w:t>serial port utility</w:t>
            </w:r>
          </w:p>
        </w:tc>
      </w:tr>
    </w:tbl>
    <w:p w14:paraId="3F80B547" w14:textId="2D25A3C3" w:rsidR="00F46AF6" w:rsidRDefault="009E3291" w:rsidP="006A5955">
      <w:pPr>
        <w:pStyle w:val="2"/>
      </w:pPr>
      <w:bookmarkStart w:id="88" w:name="_Toc498912575"/>
      <w:r w:rsidRPr="009E3291">
        <w:rPr>
          <w:rFonts w:hint="eastAsia"/>
        </w:rPr>
        <w:t>5.2</w:t>
      </w:r>
      <w:r w:rsidRPr="009E3291">
        <w:t xml:space="preserve"> </w:t>
      </w:r>
      <w:r w:rsidRPr="009E3291">
        <w:rPr>
          <w:rFonts w:hint="eastAsia"/>
        </w:rPr>
        <w:t>关键技术和难点的实现</w:t>
      </w:r>
      <w:bookmarkEnd w:id="88"/>
    </w:p>
    <w:p w14:paraId="17C1F60A" w14:textId="23283245" w:rsidR="00683B7D" w:rsidRDefault="0092490D" w:rsidP="00683B7D">
      <w:pPr>
        <w:pStyle w:val="3"/>
        <w:rPr>
          <w:lang w:eastAsia="zh-CN"/>
        </w:rPr>
      </w:pPr>
      <w:bookmarkStart w:id="89" w:name="_Toc498912576"/>
      <w:r w:rsidRPr="00D27124">
        <w:rPr>
          <w:rFonts w:hint="eastAsia"/>
        </w:rPr>
        <w:t>5.2.1</w:t>
      </w:r>
      <w:r w:rsidR="00130A8C">
        <w:t xml:space="preserve"> </w:t>
      </w:r>
      <w:r w:rsidR="00683B7D" w:rsidRPr="00130A8C">
        <w:rPr>
          <w:rFonts w:hint="eastAsia"/>
        </w:rPr>
        <w:t>多租户数据模型的实现</w:t>
      </w:r>
      <w:bookmarkEnd w:id="89"/>
    </w:p>
    <w:p w14:paraId="243F5649" w14:textId="4E80FA7C" w:rsidR="009127CF" w:rsidRPr="009127CF" w:rsidRDefault="009127CF" w:rsidP="0020264B">
      <w:pPr>
        <w:pStyle w:val="afe"/>
        <w:numPr>
          <w:ilvl w:val="0"/>
          <w:numId w:val="21"/>
        </w:numPr>
        <w:ind w:firstLineChars="0"/>
        <w:rPr>
          <w:lang w:val="x-none"/>
        </w:rPr>
      </w:pPr>
      <w:r w:rsidRPr="009127CF">
        <w:rPr>
          <w:rFonts w:hint="eastAsia"/>
          <w:lang w:val="x-none"/>
        </w:rPr>
        <w:t>多租户</w:t>
      </w:r>
      <w:r w:rsidR="00801E6E">
        <w:rPr>
          <w:rFonts w:hint="eastAsia"/>
          <w:lang w:val="x-none"/>
        </w:rPr>
        <w:t>数据</w:t>
      </w:r>
      <w:r w:rsidRPr="009127CF">
        <w:rPr>
          <w:rFonts w:hint="eastAsia"/>
          <w:lang w:val="x-none"/>
        </w:rPr>
        <w:t>模型考虑的问题</w:t>
      </w:r>
    </w:p>
    <w:p w14:paraId="7162A86E" w14:textId="5B09D473" w:rsidR="0084639A" w:rsidRPr="002941BA" w:rsidRDefault="00D85A50" w:rsidP="002941BA">
      <w:pPr>
        <w:ind w:firstLine="480"/>
        <w:rPr>
          <w:lang w:val="x-none"/>
        </w:rPr>
      </w:pPr>
      <w:r>
        <w:rPr>
          <w:rFonts w:hint="eastAsia"/>
          <w:lang w:val="x-none"/>
        </w:rPr>
        <w:lastRenderedPageBreak/>
        <w:t>VMCloudPlatform</w:t>
      </w:r>
      <w:r>
        <w:rPr>
          <w:rFonts w:hint="eastAsia"/>
          <w:lang w:val="x-none"/>
        </w:rPr>
        <w:t>管理系统使用</w:t>
      </w:r>
      <w:r w:rsidR="0016689B">
        <w:rPr>
          <w:rFonts w:hint="eastAsia"/>
          <w:lang w:val="x-none"/>
        </w:rPr>
        <w:t>“</w:t>
      </w:r>
      <w:r w:rsidR="0016689B">
        <w:rPr>
          <w:rFonts w:hint="eastAsia"/>
        </w:rPr>
        <w:t>共享数据库，共享模式</w:t>
      </w:r>
      <w:r w:rsidR="0016689B">
        <w:rPr>
          <w:rFonts w:hint="eastAsia"/>
          <w:lang w:val="x-none"/>
        </w:rPr>
        <w:t>”的租户隔离级别</w:t>
      </w:r>
      <w:r w:rsidR="005F7882">
        <w:rPr>
          <w:rFonts w:hint="eastAsia"/>
          <w:lang w:val="x-none"/>
        </w:rPr>
        <w:t>。</w:t>
      </w:r>
      <w:r w:rsidR="0084639A">
        <w:rPr>
          <w:rFonts w:hint="eastAsia"/>
        </w:rPr>
        <w:t>“共享数据库，共享模式”除拥有较高的共享性和较低的开发成本外，还需承担一定的风险。现需要重点考虑以下几个方面的问题：</w:t>
      </w:r>
    </w:p>
    <w:p w14:paraId="70E466CA" w14:textId="6CEF1A57" w:rsidR="0084639A" w:rsidRDefault="0084639A" w:rsidP="0084639A">
      <w:pPr>
        <w:ind w:firstLine="480"/>
      </w:pPr>
      <w:r>
        <w:rPr>
          <w:rFonts w:hint="eastAsia"/>
        </w:rPr>
        <w:t>数据扩展性：不同的租户在使用系统</w:t>
      </w:r>
      <w:r w:rsidR="002A16B4">
        <w:rPr>
          <w:rFonts w:hint="eastAsia"/>
        </w:rPr>
        <w:t>时，</w:t>
      </w:r>
      <w:r w:rsidR="007C7222">
        <w:rPr>
          <w:rFonts w:hint="eastAsia"/>
        </w:rPr>
        <w:t>有不同的数据扩展需求。</w:t>
      </w:r>
      <w:r>
        <w:rPr>
          <w:rFonts w:hint="eastAsia"/>
        </w:rPr>
        <w:t>传统数据扩展方式在</w:t>
      </w:r>
      <w:r w:rsidR="007C7222">
        <w:rPr>
          <w:rFonts w:hint="eastAsia"/>
        </w:rPr>
        <w:t>多租户模式下易造成数据资源的浪费，与系统的开发初衷相悖，需要</w:t>
      </w:r>
      <w:r w:rsidR="009A00D6">
        <w:rPr>
          <w:rFonts w:hint="eastAsia"/>
        </w:rPr>
        <w:t>实现</w:t>
      </w:r>
      <w:r>
        <w:rPr>
          <w:rFonts w:hint="eastAsia"/>
        </w:rPr>
        <w:t>SaaS</w:t>
      </w:r>
      <w:r>
        <w:rPr>
          <w:rFonts w:hint="eastAsia"/>
        </w:rPr>
        <w:t>多租户的数据扩展技术。</w:t>
      </w:r>
    </w:p>
    <w:p w14:paraId="054843B4" w14:textId="1907A4B6" w:rsidR="0084639A" w:rsidRDefault="0084639A" w:rsidP="0084639A">
      <w:pPr>
        <w:ind w:firstLine="480"/>
      </w:pPr>
      <w:r>
        <w:t>可配置性</w:t>
      </w:r>
      <w:r>
        <w:rPr>
          <w:rFonts w:hint="eastAsia"/>
        </w:rPr>
        <w:t>：传统</w:t>
      </w:r>
      <w:r w:rsidR="00B263A6">
        <w:rPr>
          <w:rFonts w:hint="eastAsia"/>
        </w:rPr>
        <w:t>软件</w:t>
      </w:r>
      <w:r>
        <w:rPr>
          <w:rFonts w:hint="eastAsia"/>
        </w:rPr>
        <w:t>实现方式或者独立数据库的隔离模式能够个性化的定制系统的需求，而</w:t>
      </w:r>
      <w:r>
        <w:rPr>
          <w:rFonts w:hint="eastAsia"/>
        </w:rPr>
        <w:t>SaaS</w:t>
      </w:r>
      <w:r>
        <w:rPr>
          <w:rFonts w:hint="eastAsia"/>
        </w:rPr>
        <w:t>作为一种共享服务强调的是</w:t>
      </w:r>
      <w:r w:rsidR="002B07A3">
        <w:rPr>
          <w:rFonts w:hint="eastAsia"/>
        </w:rPr>
        <w:t>“</w:t>
      </w:r>
      <w:r>
        <w:rPr>
          <w:rFonts w:hint="eastAsia"/>
        </w:rPr>
        <w:t>按需付费</w:t>
      </w:r>
      <w:r w:rsidR="002B07A3">
        <w:rPr>
          <w:rFonts w:hint="eastAsia"/>
        </w:rPr>
        <w:t>”</w:t>
      </w:r>
      <w:r>
        <w:rPr>
          <w:rFonts w:hint="eastAsia"/>
        </w:rPr>
        <w:t>，因此对于系统的可配置性就有了一定的要求。</w:t>
      </w:r>
    </w:p>
    <w:p w14:paraId="405A0EA8" w14:textId="700D73CC" w:rsidR="0084639A" w:rsidRDefault="006E7EE7" w:rsidP="0084639A">
      <w:pPr>
        <w:ind w:firstLine="480"/>
      </w:pPr>
      <w:r>
        <w:rPr>
          <w:rFonts w:hint="eastAsia"/>
        </w:rPr>
        <w:t>数据的安全性：共享数据库中所有租户的信息都保存在一张表中，</w:t>
      </w:r>
      <w:r w:rsidR="0084639A">
        <w:rPr>
          <w:rFonts w:hint="eastAsia"/>
        </w:rPr>
        <w:t>租户对于数据没有管理权限，因此需在数据的安全控制上进行设计，以确保租户的信息不被泄露，保证租户在使用系统的过程中不会访问到其他租户的信息。</w:t>
      </w:r>
    </w:p>
    <w:p w14:paraId="01A7B827" w14:textId="71A70977" w:rsidR="00331FAE" w:rsidRDefault="00331FAE" w:rsidP="0020264B">
      <w:pPr>
        <w:pStyle w:val="afe"/>
        <w:numPr>
          <w:ilvl w:val="0"/>
          <w:numId w:val="21"/>
        </w:numPr>
        <w:ind w:firstLineChars="0"/>
        <w:rPr>
          <w:rFonts w:hint="eastAsia"/>
        </w:rPr>
      </w:pPr>
      <w:r>
        <w:rPr>
          <w:rFonts w:hint="eastAsia"/>
        </w:rPr>
        <w:t>多租户数据模型关键问题的实现</w:t>
      </w:r>
    </w:p>
    <w:p w14:paraId="05F8CB1C" w14:textId="1717340D" w:rsidR="00D12C76" w:rsidRDefault="00D12C76" w:rsidP="0020264B">
      <w:pPr>
        <w:pStyle w:val="afe"/>
        <w:numPr>
          <w:ilvl w:val="0"/>
          <w:numId w:val="24"/>
        </w:numPr>
        <w:ind w:firstLineChars="0"/>
      </w:pPr>
      <w:r>
        <w:rPr>
          <w:rFonts w:hint="eastAsia"/>
        </w:rPr>
        <w:t>数</w:t>
      </w:r>
      <w:r w:rsidR="00BB3F05">
        <w:rPr>
          <w:rFonts w:hint="eastAsia"/>
        </w:rPr>
        <w:t>据</w:t>
      </w:r>
      <w:r>
        <w:rPr>
          <w:rFonts w:hint="eastAsia"/>
        </w:rPr>
        <w:t>扩展性实现</w:t>
      </w:r>
    </w:p>
    <w:p w14:paraId="34949942" w14:textId="1115027F"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可通过数据库的扩展技术</w:t>
      </w:r>
      <w:r>
        <w:rPr>
          <w:rFonts w:hint="eastAsia"/>
        </w:rPr>
        <w:t>，在满足租户需求的同时不影响其他租户的使用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50F1A014" w:rsidR="00D12C76" w:rsidRDefault="00D12C76" w:rsidP="00D12C76">
      <w:pPr>
        <w:ind w:firstLineChars="0" w:firstLine="420"/>
      </w:pPr>
      <w:r>
        <w:rPr>
          <w:rFonts w:hint="eastAsia"/>
        </w:rPr>
        <w:t>普通软件采用</w:t>
      </w:r>
      <w:r w:rsidR="00F31C83">
        <w:rPr>
          <w:rFonts w:hint="eastAsia"/>
        </w:rPr>
        <w:t>定制列的</w:t>
      </w:r>
      <w:r>
        <w:rPr>
          <w:rFonts w:hint="eastAsia"/>
        </w:rPr>
        <w:t>的方式在数据库业务表中实现数据的扩展，如表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w:t>
      </w:r>
      <w:r w:rsidR="00F31C83">
        <w:rPr>
          <w:rFonts w:hint="eastAsia"/>
        </w:rPr>
        <w:t>定制</w:t>
      </w:r>
      <w:r>
        <w:rPr>
          <w:rFonts w:hint="eastAsia"/>
        </w:rPr>
        <w:t>字段，而这一字段对于其他用户毫无意义。</w:t>
      </w:r>
    </w:p>
    <w:p w14:paraId="782381D3" w14:textId="6D8F0CDA" w:rsidR="00D12C76" w:rsidRDefault="00D12C76" w:rsidP="00D12C76">
      <w:pPr>
        <w:pStyle w:val="afc"/>
      </w:pPr>
      <w:r>
        <w:t>表</w:t>
      </w:r>
      <w:r w:rsidR="009F2E5A">
        <w:rPr>
          <w:rFonts w:hint="eastAsia"/>
          <w:lang w:eastAsia="zh-CN"/>
        </w:rPr>
        <w:t>5</w:t>
      </w:r>
      <w:r>
        <w:rPr>
          <w:rFonts w:hint="eastAsia"/>
          <w:lang w:eastAsia="zh-CN"/>
        </w:rPr>
        <w:t>-</w:t>
      </w:r>
      <w:r>
        <w:t xml:space="preserve">2 </w:t>
      </w:r>
      <w:r w:rsidR="009E3D96">
        <w:rPr>
          <w:rFonts w:hint="eastAsia"/>
          <w:lang w:eastAsia="zh-CN"/>
        </w:rPr>
        <w:t>定制列</w:t>
      </w:r>
      <w:r>
        <w:t>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701FF11E" w:rsidR="00D12C76" w:rsidRDefault="00D12C76" w:rsidP="006F650C">
      <w:pPr>
        <w:ind w:firstLine="480"/>
      </w:pP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w:t>
      </w:r>
      <w:r w:rsidR="001C5D24">
        <w:rPr>
          <w:rFonts w:hint="eastAsia"/>
        </w:rPr>
        <w:t>的方式</w:t>
      </w:r>
      <w:r>
        <w:rPr>
          <w:rFonts w:hint="eastAsia"/>
        </w:rPr>
        <w:t>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3E6A77">
        <w:rPr>
          <w:rFonts w:hint="eastAsia"/>
        </w:rPr>
        <w:t>能有效减少资源的浪费，</w:t>
      </w:r>
      <w:r w:rsidR="00DF6BFB">
        <w:rPr>
          <w:rFonts w:hint="eastAsia"/>
        </w:rPr>
        <w:t>提高</w:t>
      </w:r>
      <w:r w:rsidR="003D518A">
        <w:rPr>
          <w:rFonts w:hint="eastAsia"/>
        </w:rPr>
        <w:t>了</w:t>
      </w:r>
      <w:r w:rsidR="00D3709E">
        <w:rPr>
          <w:rFonts w:hint="eastAsia"/>
        </w:rPr>
        <w:t>字段的</w:t>
      </w:r>
      <w:r w:rsidR="005B3B16">
        <w:rPr>
          <w:rFonts w:hint="eastAsia"/>
        </w:rPr>
        <w:t>拓展性</w:t>
      </w:r>
      <w:r w:rsidR="00D3709E">
        <w:rPr>
          <w:rFonts w:hint="eastAsia"/>
        </w:rPr>
        <w:t>，</w:t>
      </w:r>
      <w:r w:rsidR="006F650C" w:rsidRPr="008C4E15">
        <w:rPr>
          <w:rFonts w:hint="eastAsia"/>
        </w:rPr>
        <w:t>给</w:t>
      </w:r>
      <w:r w:rsidR="00627301">
        <w:rPr>
          <w:rFonts w:hint="eastAsia"/>
        </w:rPr>
        <w:t>VMCloudPlatform</w:t>
      </w:r>
      <w:r w:rsidR="00627301">
        <w:rPr>
          <w:rFonts w:hint="eastAsia"/>
        </w:rPr>
        <w:t>管理系统</w:t>
      </w:r>
      <w:r w:rsidR="0096561A">
        <w:rPr>
          <w:rFonts w:hint="eastAsia"/>
        </w:rPr>
        <w:t>数</w:t>
      </w:r>
      <w:r w:rsidR="0096561A">
        <w:rPr>
          <w:rFonts w:hint="eastAsia"/>
        </w:rPr>
        <w:lastRenderedPageBreak/>
        <w:t>据扩展的实现</w:t>
      </w:r>
      <w:r w:rsidR="006F650C" w:rsidRPr="008C4E15">
        <w:rPr>
          <w:rFonts w:hint="eastAsia"/>
        </w:rPr>
        <w:t>提供了思路。</w:t>
      </w:r>
    </w:p>
    <w:p w14:paraId="2746AE6C" w14:textId="598B4F8A" w:rsidR="00D12C76" w:rsidRDefault="003F4F1A" w:rsidP="00D12C76">
      <w:pPr>
        <w:ind w:firstLine="480"/>
      </w:pPr>
      <w:r>
        <w:rPr>
          <w:rFonts w:hint="eastAsia"/>
        </w:rPr>
        <w:t>系统</w:t>
      </w:r>
      <w:r w:rsidR="005318A9">
        <w:rPr>
          <w:noProof/>
        </w:rPr>
        <w:object w:dxaOrig="1440" w:dyaOrig="1440" w14:anchorId="219BAC78">
          <v:shape id="_x0000_s1059" type="#_x0000_t75" style="position:absolute;left:0;text-align:left;margin-left:8.35pt;margin-top:85.15pt;width:414.75pt;height:245.25pt;z-index:251911168;mso-position-horizontal-relative:text;mso-position-vertical-relative:text;mso-width-relative:page;mso-height-relative:page">
            <v:imagedata r:id="rId49" o:title=""/>
            <w10:wrap type="topAndBottom"/>
          </v:shape>
          <o:OLEObject Type="Embed" ProgID="Visio.Drawing.15" ShapeID="_x0000_s1059" DrawAspect="Content" ObjectID="_1572736551" r:id="rId50"/>
        </w:object>
      </w:r>
      <w:r w:rsidR="00D12C76">
        <w:rPr>
          <w:rFonts w:hint="eastAsia"/>
        </w:rPr>
        <w:t>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16319179" w:rsidR="00D12C76" w:rsidRPr="00D764DF" w:rsidRDefault="00D12C76" w:rsidP="00D12C76">
      <w:pPr>
        <w:pStyle w:val="aff0"/>
      </w:pPr>
      <w:r>
        <w:rPr>
          <w:rFonts w:hint="eastAsia"/>
        </w:rPr>
        <w:t>图</w:t>
      </w:r>
      <w:r w:rsidR="00C34E1D">
        <w:t>5</w:t>
      </w:r>
      <w:r w:rsidR="00C34E1D">
        <w:rPr>
          <w:rFonts w:hint="eastAsia"/>
        </w:rPr>
        <w:t>-</w:t>
      </w:r>
      <w:r w:rsidR="00C34E1D">
        <w:t xml:space="preserve">1 </w:t>
      </w:r>
      <w:r>
        <w:t>改进的数据扩展模式</w:t>
      </w:r>
    </w:p>
    <w:p w14:paraId="1A7392C0" w14:textId="58FDF315"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和通用信息，扩展表中</w:t>
      </w:r>
      <w:r>
        <w:rPr>
          <w:rFonts w:hint="eastAsia"/>
        </w:rPr>
        <w:t>DATA_ID</w:t>
      </w:r>
      <w:r>
        <w:rPr>
          <w:rFonts w:hint="eastAsia"/>
        </w:rPr>
        <w:t>对应基本表中数据的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w:t>
      </w:r>
      <w:r w:rsidR="00644167">
        <w:rPr>
          <w:rFonts w:hint="eastAsia"/>
        </w:rPr>
        <w:t>关联</w:t>
      </w:r>
      <w:r>
        <w:rPr>
          <w:rFonts w:hint="eastAsia"/>
        </w:rPr>
        <w:t>，并在配置表</w:t>
      </w:r>
      <w:r w:rsidR="001005B4">
        <w:rPr>
          <w:rFonts w:hint="eastAsia"/>
        </w:rPr>
        <w:t>中</w:t>
      </w:r>
      <w:r w:rsidR="00B95AA2">
        <w:rPr>
          <w:rFonts w:hint="eastAsia"/>
        </w:rPr>
        <w:t>存储</w:t>
      </w:r>
      <w:r w:rsidR="001005B4">
        <w:rPr>
          <w:rFonts w:hint="eastAsia"/>
        </w:rPr>
        <w:t>扩展字段的类型及名称。扩展表和配置表指明所扩展的基本表表名</w:t>
      </w:r>
      <w:r>
        <w:rPr>
          <w:rFonts w:hint="eastAsia"/>
        </w:rPr>
        <w:t>和租户的</w:t>
      </w:r>
      <w:r>
        <w:rPr>
          <w:rFonts w:hint="eastAsia"/>
        </w:rPr>
        <w:t>ID</w:t>
      </w:r>
      <w:r>
        <w:rPr>
          <w:rFonts w:hint="eastAsia"/>
        </w:rPr>
        <w:t>。</w:t>
      </w:r>
    </w:p>
    <w:p w14:paraId="5ED18E2A" w14:textId="1840508E" w:rsidR="00D12C76" w:rsidRDefault="00D12C76" w:rsidP="0020264B">
      <w:pPr>
        <w:pStyle w:val="afe"/>
        <w:numPr>
          <w:ilvl w:val="0"/>
          <w:numId w:val="24"/>
        </w:numPr>
        <w:ind w:firstLineChars="0"/>
      </w:pPr>
      <w:r>
        <w:rPr>
          <w:rFonts w:hint="eastAsia"/>
        </w:rPr>
        <w:t>可配置性的实现</w:t>
      </w:r>
    </w:p>
    <w:p w14:paraId="168D13C4" w14:textId="6FA4B734" w:rsidR="00C1194D" w:rsidRDefault="00C1194D" w:rsidP="00C1194D">
      <w:pPr>
        <w:ind w:firstLine="480"/>
        <w:rPr>
          <w:rFonts w:hint="eastAsia"/>
        </w:rPr>
      </w:pPr>
      <w:r>
        <w:rPr>
          <w:rFonts w:hint="eastAsia"/>
        </w:rPr>
        <w:t>SaaS</w:t>
      </w:r>
      <w:r>
        <w:rPr>
          <w:rFonts w:hint="eastAsia"/>
        </w:rPr>
        <w:t>应用区别于普通应用还有一个显著的特征，就是“按需使用</w:t>
      </w:r>
      <w:r w:rsidR="004C2415">
        <w:rPr>
          <w:rFonts w:hint="eastAsia"/>
        </w:rPr>
        <w:t>，按需付费</w:t>
      </w:r>
      <w:r w:rsidR="00BB6897">
        <w:rPr>
          <w:rFonts w:hint="eastAsia"/>
        </w:rPr>
        <w:t>”。</w:t>
      </w:r>
      <w:r>
        <w:rPr>
          <w:rFonts w:hint="eastAsia"/>
        </w:rPr>
        <w:t>系统开发的过程中将软件的功能结构进行拆分，拆成一个个独立的互不重叠的功能模块，租户在使用时可根据实际的使用需求和使用场景，定制化的选择需要的功能集合。</w:t>
      </w:r>
    </w:p>
    <w:p w14:paraId="2847C6DD" w14:textId="420B2780" w:rsidR="00D12C76" w:rsidRDefault="003A3B25" w:rsidP="00D12C76">
      <w:pPr>
        <w:ind w:firstLine="480"/>
      </w:pPr>
      <w:r>
        <w:rPr>
          <w:rFonts w:hint="eastAsia"/>
        </w:rPr>
        <w:t>通过</w:t>
      </w:r>
      <w:r w:rsidR="00BB6897">
        <w:rPr>
          <w:rFonts w:hint="eastAsia"/>
        </w:rPr>
        <w:t>基本模块表、功能表和租户功能表的结合使用实现系统可配置性的功能。如图</w:t>
      </w:r>
      <w:r w:rsidR="00BB6897">
        <w:rPr>
          <w:rFonts w:hint="eastAsia"/>
        </w:rPr>
        <w:t>5-</w:t>
      </w:r>
      <w:r w:rsidR="00BB6897">
        <w:t>2</w:t>
      </w:r>
      <w:r w:rsidR="00BB6897">
        <w:t>所示</w:t>
      </w:r>
      <w:r w:rsidR="00BB6897">
        <w:rPr>
          <w:rFonts w:hint="eastAsia"/>
        </w:rPr>
        <w:t>，租户基本信息表主要保存租户的基本信息，</w:t>
      </w:r>
      <w:r w:rsidR="005415A7">
        <w:rPr>
          <w:rFonts w:hint="eastAsia"/>
        </w:rPr>
        <w:t>如</w:t>
      </w:r>
      <w:r w:rsidR="00BB6897">
        <w:rPr>
          <w:rFonts w:hint="eastAsia"/>
        </w:rPr>
        <w:t>租户</w:t>
      </w:r>
      <w:r w:rsidR="00BB6897">
        <w:rPr>
          <w:rFonts w:hint="eastAsia"/>
        </w:rPr>
        <w:t>ID</w:t>
      </w:r>
      <w:r w:rsidR="00BB6897">
        <w:rPr>
          <w:rFonts w:hint="eastAsia"/>
        </w:rPr>
        <w:t>、租户编号、租户名称和功能</w:t>
      </w:r>
      <w:r w:rsidR="00BB6897">
        <w:rPr>
          <w:rFonts w:hint="eastAsia"/>
        </w:rPr>
        <w:t>ID</w:t>
      </w:r>
      <w:r w:rsidR="00BB6897">
        <w:rPr>
          <w:rFonts w:hint="eastAsia"/>
        </w:rPr>
        <w:t>等，供租户登录时进行身份验证。基本模块表保存系统</w:t>
      </w:r>
      <w:r w:rsidR="00BB6897">
        <w:rPr>
          <w:rFonts w:hint="eastAsia"/>
        </w:rPr>
        <w:lastRenderedPageBreak/>
        <w:t>的基本子功能</w:t>
      </w:r>
      <w:r w:rsidR="00E07279">
        <w:rPr>
          <w:rFonts w:hint="eastAsia"/>
        </w:rPr>
        <w:t>，功能之间</w:t>
      </w:r>
      <w:r w:rsidR="003E628F">
        <w:rPr>
          <w:rFonts w:hint="eastAsia"/>
        </w:rPr>
        <w:t>互不</w:t>
      </w:r>
      <w:r w:rsidR="00E07279">
        <w:rPr>
          <w:rFonts w:hint="eastAsia"/>
        </w:rPr>
        <w:t>重叠</w:t>
      </w:r>
      <w:r w:rsidR="00BB6897">
        <w:rPr>
          <w:rFonts w:hint="eastAsia"/>
        </w:rPr>
        <w:t>，</w:t>
      </w:r>
      <w:r w:rsidR="00BB6897">
        <w:rPr>
          <w:rFonts w:hint="eastAsia"/>
        </w:rPr>
        <w:t>MENU_ID</w:t>
      </w:r>
      <w:r w:rsidR="00BB6897">
        <w:rPr>
          <w:rFonts w:hint="eastAsia"/>
        </w:rPr>
        <w:t>为基本模块表的</w:t>
      </w:r>
      <w:r w:rsidR="00BB6897">
        <w:rPr>
          <w:rFonts w:hint="eastAsia"/>
        </w:rPr>
        <w:t>ID</w:t>
      </w:r>
      <w:r w:rsidR="00BB6897">
        <w:rPr>
          <w:rFonts w:hint="eastAsia"/>
        </w:rPr>
        <w:t>，</w:t>
      </w:r>
      <w:r w:rsidR="00BB6897">
        <w:rPr>
          <w:rFonts w:hint="eastAsia"/>
        </w:rPr>
        <w:t>MENU_NAME</w:t>
      </w:r>
      <w:r w:rsidR="00BB6897">
        <w:rPr>
          <w:rFonts w:hint="eastAsia"/>
        </w:rPr>
        <w:t>表示模块的菜单项名称</w:t>
      </w:r>
      <w:r w:rsidR="0091377A">
        <w:rPr>
          <w:rFonts w:hint="eastAsia"/>
        </w:rPr>
        <w:t>，</w:t>
      </w:r>
      <w:r w:rsidR="0091377A">
        <w:rPr>
          <w:rFonts w:hint="eastAsia"/>
        </w:rPr>
        <w:t>MENU_DESC</w:t>
      </w:r>
      <w:r w:rsidR="0091377A">
        <w:rPr>
          <w:rFonts w:hint="eastAsia"/>
        </w:rPr>
        <w:t>是对模块的简述</w:t>
      </w:r>
      <w:r w:rsidR="00BB6897">
        <w:rPr>
          <w:rFonts w:hint="eastAsia"/>
        </w:rPr>
        <w:t>。功能表是连接租户基本表和基本模块表的中间桥梁，包括</w:t>
      </w:r>
      <w:r w:rsidR="00BB6897">
        <w:rPr>
          <w:rFonts w:hint="eastAsia"/>
        </w:rPr>
        <w:t>FUNCTION_ID</w:t>
      </w:r>
      <w:r w:rsidR="00BB6897">
        <w:rPr>
          <w:rFonts w:hint="eastAsia"/>
        </w:rPr>
        <w:t>和</w:t>
      </w:r>
      <w:r w:rsidR="00BB6897">
        <w:rPr>
          <w:rFonts w:hint="eastAsia"/>
        </w:rPr>
        <w:t>MENU_ID</w:t>
      </w:r>
      <w:r w:rsidR="00BB6897">
        <w:rPr>
          <w:rFonts w:hint="eastAsia"/>
        </w:rPr>
        <w:t>，每一个</w:t>
      </w:r>
      <w:r w:rsidR="00BB6897">
        <w:rPr>
          <w:rFonts w:hint="eastAsia"/>
        </w:rPr>
        <w:t>FUNCTION_ID</w:t>
      </w:r>
      <w:r w:rsidR="00BB6897">
        <w:rPr>
          <w:rFonts w:hint="eastAsia"/>
        </w:rPr>
        <w:t>对应</w:t>
      </w:r>
      <w:r w:rsidR="003657A9">
        <w:rPr>
          <w:rFonts w:hint="eastAsia"/>
        </w:rPr>
        <w:t>一到</w:t>
      </w:r>
      <w:r w:rsidR="00BB6897">
        <w:rPr>
          <w:rFonts w:hint="eastAsia"/>
        </w:rPr>
        <w:t>多个</w:t>
      </w:r>
      <w:r w:rsidR="00BB6897">
        <w:rPr>
          <w:rFonts w:hint="eastAsia"/>
        </w:rPr>
        <w:t>MENU_ID</w:t>
      </w:r>
      <w:r w:rsidR="00BB6897">
        <w:rPr>
          <w:rFonts w:hint="eastAsia"/>
        </w:rPr>
        <w:t>，组成租户的基本功能模块，并将</w:t>
      </w:r>
      <w:r w:rsidR="00BB6897">
        <w:rPr>
          <w:rFonts w:hint="eastAsia"/>
        </w:rPr>
        <w:t>FUNCTION_ID</w:t>
      </w:r>
      <w:r w:rsidR="00BB6897">
        <w:rPr>
          <w:rFonts w:hint="eastAsia"/>
        </w:rPr>
        <w:t>作为唯一标识存入租户基本表中。</w:t>
      </w:r>
      <w:r w:rsidR="00614058">
        <w:rPr>
          <w:rFonts w:hint="eastAsia"/>
        </w:rPr>
        <w:t>租户功能表有两个字段</w:t>
      </w:r>
      <w:r w:rsidR="00614058">
        <w:rPr>
          <w:rFonts w:hint="eastAsia"/>
        </w:rPr>
        <w:t>TEN</w:t>
      </w:r>
      <w:r w:rsidR="00614058">
        <w:t>ANTID</w:t>
      </w:r>
      <w:r w:rsidR="00614058">
        <w:t>和</w:t>
      </w:r>
      <w:r w:rsidR="00614058">
        <w:rPr>
          <w:rFonts w:hint="eastAsia"/>
        </w:rPr>
        <w:t>MENU_ID</w:t>
      </w:r>
      <w:r w:rsidR="00614058">
        <w:rPr>
          <w:rFonts w:hint="eastAsia"/>
        </w:rPr>
        <w:t>，分别表示租户的编号和租户对应的直接子功能模块。</w:t>
      </w:r>
      <w:r w:rsidR="00BB6897">
        <w:rPr>
          <w:rFonts w:hint="eastAsia"/>
        </w:rPr>
        <w:t>租户功能表的设定是为了减少租户登录时</w:t>
      </w:r>
      <w:r w:rsidR="002F6C71">
        <w:rPr>
          <w:rFonts w:hint="eastAsia"/>
        </w:rPr>
        <w:t>对</w:t>
      </w:r>
      <w:r w:rsidR="00BB6897">
        <w:rPr>
          <w:rFonts w:hint="eastAsia"/>
        </w:rPr>
        <w:t>功能的查询次数，</w:t>
      </w:r>
      <w:r w:rsidR="00CC09FD">
        <w:rPr>
          <w:rFonts w:hint="eastAsia"/>
        </w:rPr>
        <w:t>可直接通过该表获</w:t>
      </w:r>
      <w:r w:rsidR="00FD2183">
        <w:rPr>
          <w:noProof/>
        </w:rPr>
        <w:object w:dxaOrig="1440" w:dyaOrig="1440" w14:anchorId="6C34412C">
          <v:shape id="_x0000_s1060" type="#_x0000_t75" style="position:absolute;left:0;text-align:left;margin-left:19.1pt;margin-top:231.3pt;width:375.65pt;height:293.1pt;z-index:251912192;mso-position-horizontal-relative:text;mso-position-vertical-relative:text;mso-width-relative:page;mso-height-relative:page">
            <v:imagedata r:id="rId51" o:title=""/>
            <w10:wrap type="topAndBottom"/>
          </v:shape>
          <o:OLEObject Type="Embed" ProgID="Visio.Drawing.15" ShapeID="_x0000_s1060" DrawAspect="Content" ObjectID="_1572736552" r:id="rId52"/>
        </w:object>
      </w:r>
      <w:r w:rsidR="00CC09FD">
        <w:rPr>
          <w:rFonts w:hint="eastAsia"/>
        </w:rPr>
        <w:t>取当前用户所购的所有功能，</w:t>
      </w:r>
      <w:r w:rsidR="00BB6897">
        <w:rPr>
          <w:rFonts w:hint="eastAsia"/>
        </w:rPr>
        <w:t>减少功能表、租户基本信息表和基本模块表之间的连接查询。</w:t>
      </w:r>
    </w:p>
    <w:p w14:paraId="211DD957" w14:textId="39DCBA08" w:rsidR="00D12C76" w:rsidRDefault="00D12C76" w:rsidP="003A3B25">
      <w:pPr>
        <w:pStyle w:val="aff0"/>
        <w:rPr>
          <w:rFonts w:hint="eastAsia"/>
        </w:rPr>
      </w:pPr>
      <w:r>
        <w:t>图</w:t>
      </w:r>
      <w:r w:rsidR="00A2734B">
        <w:t>5</w:t>
      </w:r>
      <w:r w:rsidR="00A2734B">
        <w:rPr>
          <w:rFonts w:hint="eastAsia"/>
        </w:rPr>
        <w:t>-</w:t>
      </w:r>
      <w:r w:rsidR="00A2734B">
        <w:t>2</w:t>
      </w:r>
      <w:r>
        <w:t xml:space="preserve"> </w:t>
      </w:r>
      <w:r>
        <w:t>可配置</w:t>
      </w:r>
      <w:r>
        <w:rPr>
          <w:rFonts w:hint="eastAsia"/>
        </w:rPr>
        <w:t>租户</w:t>
      </w:r>
      <w:r>
        <w:t>功能关系表</w:t>
      </w:r>
    </w:p>
    <w:p w14:paraId="11279AED" w14:textId="212D1557" w:rsidR="00D12C76" w:rsidRDefault="00D12C76" w:rsidP="0020264B">
      <w:pPr>
        <w:pStyle w:val="afe"/>
        <w:numPr>
          <w:ilvl w:val="0"/>
          <w:numId w:val="24"/>
        </w:numPr>
        <w:ind w:firstLineChars="0"/>
      </w:pPr>
      <w:r>
        <w:rPr>
          <w:rFonts w:hint="eastAsia"/>
        </w:rPr>
        <w:t>数据库安全性实现</w:t>
      </w:r>
    </w:p>
    <w:p w14:paraId="376F320B" w14:textId="68DF18A4" w:rsidR="00D12C76" w:rsidRDefault="00D12C76" w:rsidP="00D12C76">
      <w:pPr>
        <w:ind w:firstLine="480"/>
      </w:pPr>
      <w:r>
        <w:rPr>
          <w:rFonts w:hint="eastAsia"/>
        </w:rPr>
        <w:t>自动售货机云平台基于</w:t>
      </w:r>
      <w:r>
        <w:rPr>
          <w:rFonts w:hint="eastAsia"/>
        </w:rPr>
        <w:t>SaaS</w:t>
      </w:r>
      <w:r>
        <w:rPr>
          <w:rFonts w:hint="eastAsia"/>
        </w:rPr>
        <w:t>服务的思想设计实现，租户数据都存储在软件提供商的数据库服务器中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w:t>
      </w:r>
      <w:r w:rsidR="00FD2183">
        <w:rPr>
          <w:rFonts w:hint="eastAsia"/>
        </w:rPr>
        <w:t>系统使用</w:t>
      </w:r>
      <w:r>
        <w:rPr>
          <w:rFonts w:hint="eastAsia"/>
        </w:rPr>
        <w:t>数据过滤和数据加密两个方面保证</w:t>
      </w:r>
      <w:r>
        <w:rPr>
          <w:rFonts w:hint="eastAsia"/>
        </w:rPr>
        <w:lastRenderedPageBreak/>
        <w:t>数据的安全。</w:t>
      </w:r>
    </w:p>
    <w:p w14:paraId="3FDF8F76" w14:textId="77777777" w:rsidR="00D12C76" w:rsidRDefault="00D12C76" w:rsidP="0020264B">
      <w:pPr>
        <w:pStyle w:val="afe"/>
        <w:numPr>
          <w:ilvl w:val="0"/>
          <w:numId w:val="25"/>
        </w:numPr>
        <w:ind w:firstLineChars="0"/>
      </w:pPr>
      <w:r>
        <w:rPr>
          <w:rFonts w:hint="eastAsia"/>
        </w:rPr>
        <w:t>使用</w:t>
      </w:r>
      <w:r>
        <w:t>视图过滤租户信息</w:t>
      </w:r>
    </w:p>
    <w:p w14:paraId="7E8F75EF" w14:textId="293BC385"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。在多租户共享数据库模式下，使用视图对数据库表中的某一数据进行授权，就可以阻止对该表中其他租户信息</w:t>
      </w:r>
      <w:r w:rsidR="000408B3">
        <w:rPr>
          <w:rFonts w:hint="eastAsia"/>
        </w:rPr>
        <w:t>的</w:t>
      </w:r>
      <w:r>
        <w:rPr>
          <w:rFonts w:hint="eastAsia"/>
        </w:rPr>
        <w:t>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4288BB9E" w:rsidR="00D12C76" w:rsidRDefault="00D12C76" w:rsidP="00D12C76">
      <w:pPr>
        <w:ind w:firstLine="480"/>
      </w:pPr>
      <w:r>
        <w:t>通过验证当前登录的商家</w:t>
      </w:r>
      <w:r>
        <w:rPr>
          <w:rFonts w:hint="eastAsia"/>
        </w:rPr>
        <w:t>Id</w:t>
      </w:r>
      <w:r>
        <w:rPr>
          <w:rFonts w:hint="eastAsia"/>
        </w:rPr>
        <w:t>，建立了视图</w:t>
      </w:r>
      <w:r>
        <w:rPr>
          <w:rFonts w:hint="eastAsia"/>
        </w:rPr>
        <w:t>ChannelView</w:t>
      </w:r>
      <w:r>
        <w:rPr>
          <w:rFonts w:hint="eastAsia"/>
        </w:rPr>
        <w:t>，</w:t>
      </w:r>
      <w:r w:rsidR="00B02BFB">
        <w:rPr>
          <w:rFonts w:hint="eastAsia"/>
        </w:rPr>
        <w:t>查询结果</w:t>
      </w:r>
      <w:r w:rsidR="00A130AF">
        <w:rPr>
          <w:rFonts w:hint="eastAsia"/>
        </w:rPr>
        <w:t>只包含当前商家的售货机货道信息的部分行，</w:t>
      </w:r>
      <w:r>
        <w:t>其他租户的信息不会出现在该商家的视图中</w:t>
      </w:r>
      <w:r>
        <w:rPr>
          <w:rFonts w:hint="eastAsia"/>
        </w:rPr>
        <w:t>。这样的机制就自动对不同的商家信息进行了隔离，防止信息的交叉泄露。</w:t>
      </w:r>
    </w:p>
    <w:p w14:paraId="131B6060" w14:textId="42259803" w:rsidR="00D12C76" w:rsidRDefault="00D12C76" w:rsidP="0020264B">
      <w:pPr>
        <w:pStyle w:val="afe"/>
        <w:numPr>
          <w:ilvl w:val="0"/>
          <w:numId w:val="6"/>
        </w:numPr>
        <w:ind w:firstLineChars="0"/>
      </w:pPr>
      <w:r>
        <w:t>数据加密设计</w:t>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只对需要加密的信息进行加解密处理，如用户密码字段，这种方式较为灵活。</w:t>
      </w:r>
    </w:p>
    <w:p w14:paraId="4FBBEA8E" w14:textId="06AABE2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00A130AF">
        <w:rPr>
          <w:rFonts w:hint="eastAsia"/>
        </w:rPr>
        <w:t>即使用户密码被获取到，也无法</w:t>
      </w:r>
      <w:r w:rsidRPr="005270D9">
        <w:rPr>
          <w:rFonts w:hint="eastAsia"/>
        </w:rPr>
        <w:t>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lastRenderedPageBreak/>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51CAC514" w:rsidR="00683B7D" w:rsidRDefault="00683B7D" w:rsidP="00130A8C">
      <w:pPr>
        <w:pStyle w:val="3"/>
      </w:pPr>
      <w:bookmarkStart w:id="90" w:name="_Toc498912577"/>
      <w:r>
        <w:rPr>
          <w:rFonts w:hint="eastAsia"/>
        </w:rPr>
        <w:lastRenderedPageBreak/>
        <w:t>5.2.2</w:t>
      </w:r>
      <w:r w:rsidR="00130A8C">
        <w:t xml:space="preserve"> </w:t>
      </w:r>
      <w:r>
        <w:t>A</w:t>
      </w:r>
      <w:r>
        <w:rPr>
          <w:rFonts w:hint="eastAsia"/>
        </w:rPr>
        <w:t>ndroid</w:t>
      </w:r>
      <w:r>
        <w:rPr>
          <w:rFonts w:hint="eastAsia"/>
        </w:rPr>
        <w:t>串口通信技术的实现</w:t>
      </w:r>
      <w:bookmarkEnd w:id="90"/>
    </w:p>
    <w:p w14:paraId="18F763D8" w14:textId="7587721E" w:rsidR="007F1D2E" w:rsidRPr="008212C3" w:rsidRDefault="007F1D2E" w:rsidP="0020264B">
      <w:pPr>
        <w:pStyle w:val="afe"/>
        <w:numPr>
          <w:ilvl w:val="0"/>
          <w:numId w:val="15"/>
        </w:numPr>
        <w:ind w:firstLineChars="0"/>
        <w:rPr>
          <w:lang w:val="x-none"/>
        </w:rPr>
      </w:pPr>
      <w:r w:rsidRPr="008212C3">
        <w:rPr>
          <w:rFonts w:hint="eastAsia"/>
          <w:lang w:val="x-none"/>
        </w:rPr>
        <w:t>USB</w:t>
      </w:r>
      <w:r w:rsidRPr="008212C3">
        <w:rPr>
          <w:rFonts w:hint="eastAsia"/>
          <w:lang w:val="x-none"/>
        </w:rPr>
        <w:t>接口转串口方案的选择</w:t>
      </w:r>
    </w:p>
    <w:p w14:paraId="70947E86" w14:textId="218A5309" w:rsidR="00D221B9" w:rsidRDefault="00002FC4" w:rsidP="00E14D7F">
      <w:pPr>
        <w:ind w:firstLineChars="0" w:firstLine="420"/>
      </w:pPr>
      <w:r>
        <w:rPr>
          <w:rFonts w:hint="eastAsia"/>
          <w:lang w:val="x-none"/>
        </w:rPr>
        <w:t>4.2.3</w:t>
      </w:r>
      <w:r>
        <w:rPr>
          <w:rFonts w:hint="eastAsia"/>
          <w:lang w:val="x-none"/>
        </w:rPr>
        <w:t>小节给出了改造后的自动售货机的硬件构成</w:t>
      </w:r>
      <w:r>
        <w:rPr>
          <w:rFonts w:hint="eastAsia"/>
        </w:rPr>
        <w:t>。</w:t>
      </w:r>
      <w:r w:rsidR="00C456D6">
        <w:rPr>
          <w:rFonts w:hint="eastAsia"/>
        </w:rPr>
        <w:t>自动售货机终端使用</w:t>
      </w:r>
      <w:r w:rsidR="00C456D6">
        <w:rPr>
          <w:rFonts w:hint="eastAsia"/>
        </w:rPr>
        <w:t>RS232</w:t>
      </w:r>
      <w:r w:rsidR="00C456D6">
        <w:rPr>
          <w:rFonts w:hint="eastAsia"/>
        </w:rPr>
        <w:t>串口作为串行通信的总线标准</w:t>
      </w:r>
      <w:r w:rsidR="00A756E1">
        <w:rPr>
          <w:rFonts w:hint="eastAsia"/>
        </w:rPr>
        <w:t>，</w:t>
      </w:r>
      <w:r w:rsidR="00C752ED">
        <w:rPr>
          <w:rFonts w:hint="eastAsia"/>
        </w:rPr>
        <w:t>Android</w:t>
      </w:r>
      <w:r w:rsidR="00C752ED">
        <w:rPr>
          <w:rFonts w:hint="eastAsia"/>
        </w:rPr>
        <w:t>设备只提供了一个</w:t>
      </w:r>
      <w:r w:rsidR="00C752ED">
        <w:rPr>
          <w:rFonts w:hint="eastAsia"/>
        </w:rPr>
        <w:t>mirco</w:t>
      </w:r>
      <w:r w:rsidR="00C752ED">
        <w:t xml:space="preserve"> USB</w:t>
      </w:r>
      <w:r w:rsidR="00C752ED">
        <w:rPr>
          <w:rFonts w:hint="eastAsia"/>
        </w:rPr>
        <w:t>接口</w:t>
      </w:r>
      <w:r w:rsidR="00FD67DD">
        <w:rPr>
          <w:rFonts w:hint="eastAsia"/>
        </w:rPr>
        <w:t>，如何实现</w:t>
      </w:r>
      <w:r w:rsidR="00FD67DD">
        <w:rPr>
          <w:rFonts w:hint="eastAsia"/>
        </w:rPr>
        <w:t>Android</w:t>
      </w:r>
      <w:r w:rsidR="00FD67DD">
        <w:t xml:space="preserve"> </w:t>
      </w:r>
      <w:r w:rsidR="00FD67DD">
        <w:rPr>
          <w:rFonts w:hint="eastAsia"/>
        </w:rPr>
        <w:t>mirco</w:t>
      </w:r>
      <w:r w:rsidR="00FD67DD">
        <w:t xml:space="preserve"> USB</w:t>
      </w:r>
      <w:r w:rsidR="00FD67DD">
        <w:rPr>
          <w:rFonts w:hint="eastAsia"/>
        </w:rPr>
        <w:t>接口和售货机串口</w:t>
      </w:r>
      <w:r w:rsidR="00353E0B">
        <w:rPr>
          <w:rFonts w:hint="eastAsia"/>
        </w:rPr>
        <w:t>连</w:t>
      </w:r>
      <w:r w:rsidR="00FD67DD">
        <w:rPr>
          <w:rFonts w:hint="eastAsia"/>
        </w:rPr>
        <w:t>接</w:t>
      </w:r>
      <w:r w:rsidR="004A5420">
        <w:rPr>
          <w:rFonts w:hint="eastAsia"/>
        </w:rPr>
        <w:t>和对</w:t>
      </w:r>
      <w:r w:rsidR="004A5420">
        <w:rPr>
          <w:rFonts w:hint="eastAsia"/>
        </w:rPr>
        <w:t>Android</w:t>
      </w:r>
      <w:r w:rsidR="004A5420">
        <w:rPr>
          <w:rFonts w:hint="eastAsia"/>
        </w:rPr>
        <w:t>设备的持续性</w:t>
      </w:r>
      <w:r w:rsidR="006A104C">
        <w:rPr>
          <w:rFonts w:hint="eastAsia"/>
        </w:rPr>
        <w:t>供电</w:t>
      </w:r>
      <w:r w:rsidR="00FD67DD">
        <w:rPr>
          <w:rFonts w:hint="eastAsia"/>
        </w:rPr>
        <w:t>成为</w:t>
      </w:r>
      <w:r w:rsidR="000432AE">
        <w:rPr>
          <w:rFonts w:hint="eastAsia"/>
        </w:rPr>
        <w:t>售货机改造的关键</w:t>
      </w:r>
      <w:r w:rsidR="00FD67DD">
        <w:rPr>
          <w:rFonts w:hint="eastAsia"/>
        </w:rPr>
        <w:t>问题。</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r w:rsidR="00654E33">
        <w:rPr>
          <w:rFonts w:hint="eastAsia"/>
        </w:rPr>
        <w:t>Android</w:t>
      </w:r>
      <w:r w:rsidR="00654E33">
        <w:rPr>
          <w:rFonts w:hint="eastAsia"/>
        </w:rPr>
        <w:t>设备</w:t>
      </w:r>
      <w:r w:rsidR="00654E33">
        <w:rPr>
          <w:rFonts w:hint="eastAsia"/>
        </w:rPr>
        <w:t>USB</w:t>
      </w:r>
      <w:r w:rsidR="00654E33">
        <w:rPr>
          <w:rFonts w:hint="eastAsia"/>
        </w:rPr>
        <w:t>接口转串口模式</w:t>
      </w:r>
      <w:r w:rsidR="00F9306C">
        <w:rPr>
          <w:rFonts w:hint="eastAsia"/>
        </w:rPr>
        <w:t>如图</w:t>
      </w:r>
      <w:r w:rsidR="00F9306C">
        <w:rPr>
          <w:rFonts w:hint="eastAsia"/>
        </w:rPr>
        <w:t>5-3</w:t>
      </w:r>
      <w:r w:rsidR="00F9306C">
        <w:rPr>
          <w:rFonts w:hint="eastAsia"/>
        </w:rPr>
        <w:t>所示</w:t>
      </w:r>
      <w:r w:rsidR="00654E33">
        <w:rPr>
          <w:rFonts w:hint="eastAsia"/>
        </w:rPr>
        <w:t>。</w:t>
      </w:r>
    </w:p>
    <w:p w14:paraId="5D76D644" w14:textId="29F08A5E" w:rsidR="00165A78" w:rsidRPr="0013525D" w:rsidRDefault="005318A9" w:rsidP="00165A78">
      <w:pPr>
        <w:pStyle w:val="aff0"/>
      </w:pPr>
      <w:r>
        <w:rPr>
          <w:noProof/>
        </w:rPr>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3" o:title=""/>
            <w10:wrap type="topAndBottom"/>
          </v:shape>
          <o:OLEObject Type="Embed" ProgID="Visio.Drawing.15" ShapeID="_x0000_s1067" DrawAspect="Content" ObjectID="_1572736553" r:id="rId54"/>
        </w:object>
      </w:r>
      <w:r w:rsidR="00165A78">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31E38DFD"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w:t>
      </w:r>
      <w:r>
        <w:rPr>
          <w:rFonts w:hint="eastAsia"/>
        </w:rPr>
        <w:lastRenderedPageBreak/>
        <w:t>序</w:t>
      </w:r>
      <w:r w:rsidR="00E66C8B">
        <w:rPr>
          <w:rFonts w:hint="eastAsia"/>
        </w:rPr>
        <w:t>且</w:t>
      </w:r>
      <w:r w:rsidR="00183D43">
        <w:rPr>
          <w:rFonts w:hint="eastAsia"/>
        </w:rPr>
        <w:t>需要</w:t>
      </w:r>
      <w:r w:rsidR="00B43FA7">
        <w:rPr>
          <w:rFonts w:hint="eastAsia"/>
        </w:rPr>
        <w:t>root</w:t>
      </w:r>
      <w:r w:rsidR="00B43FA7">
        <w:rPr>
          <w:rFonts w:hint="eastAsia"/>
        </w:rPr>
        <w:t>权限</w:t>
      </w:r>
      <w:r w:rsidR="00DC7E86">
        <w:rPr>
          <w:rFonts w:hint="eastAsia"/>
        </w:rPr>
        <w:t>。因</w:t>
      </w:r>
      <w:r w:rsidR="00623CDB">
        <w:rPr>
          <w:rFonts w:hint="eastAsia"/>
        </w:rPr>
        <w:t>Linux</w:t>
      </w:r>
      <w:r w:rsidR="00623CDB">
        <w:t>内核的源码各不相同</w:t>
      </w:r>
      <w:r w:rsidR="00623CDB">
        <w:rPr>
          <w:rFonts w:hint="eastAsia"/>
        </w:rPr>
        <w:t>，</w:t>
      </w:r>
      <w:r w:rsidR="00623CDB">
        <w:t>该方法</w:t>
      </w:r>
      <w:r>
        <w:rPr>
          <w:rFonts w:hint="eastAsia"/>
        </w:rPr>
        <w:t>兼容性</w:t>
      </w:r>
      <w:r w:rsidR="006E1C4B">
        <w:rPr>
          <w:rFonts w:hint="eastAsia"/>
        </w:rPr>
        <w:t>并</w:t>
      </w:r>
      <w:r>
        <w:rPr>
          <w:rFonts w:hint="eastAsia"/>
        </w:rPr>
        <w:t>不高。</w:t>
      </w:r>
    </w:p>
    <w:p w14:paraId="2644CC3B" w14:textId="4A082417" w:rsidR="009A3766" w:rsidRDefault="007B46CF" w:rsidP="009A3766">
      <w:pPr>
        <w:ind w:firstLine="480"/>
      </w:pPr>
      <w:r>
        <w:rPr>
          <w:rFonts w:hint="eastAsia"/>
        </w:rPr>
        <w:t>主机</w:t>
      </w:r>
      <w:r w:rsidR="009A3766">
        <w:rPr>
          <w:rFonts w:hint="eastAsia"/>
        </w:rPr>
        <w:t>模式是通过</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6E1C4B">
        <w:rPr>
          <w:rFonts w:hint="eastAsia"/>
        </w:rPr>
        <w:t>串口</w:t>
      </w:r>
      <w:r w:rsidR="00EC1660" w:rsidRPr="00E47CB8">
        <w:rPr>
          <w:rFonts w:hint="eastAsia"/>
        </w:rPr>
        <w:t>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A13B06">
        <w:t xml:space="preserve">mirco </w:t>
      </w:r>
      <w:r w:rsidR="00E47CB8">
        <w:t>USB</w:t>
      </w:r>
      <w:r w:rsidR="00E47CB8">
        <w:t>接口转为</w:t>
      </w:r>
      <w:r w:rsidR="00E47CB8">
        <w:rPr>
          <w:rFonts w:hint="eastAsia"/>
        </w:rPr>
        <w:t>USB</w:t>
      </w:r>
      <w:r w:rsidR="00E47CB8">
        <w:rPr>
          <w:rFonts w:hint="eastAsia"/>
        </w:rPr>
        <w:t>母口</w:t>
      </w:r>
      <w:r w:rsidR="00A07FBE">
        <w:rPr>
          <w:rFonts w:hint="eastAsia"/>
        </w:rPr>
        <w:t>，与</w:t>
      </w:r>
      <w:r w:rsidR="0010389C">
        <w:rPr>
          <w:rFonts w:hint="eastAsia"/>
        </w:rPr>
        <w:t>RS232</w:t>
      </w:r>
      <w:r w:rsidR="00F223ED">
        <w:rPr>
          <w:rFonts w:hint="eastAsia"/>
        </w:rPr>
        <w:t>转换后的</w:t>
      </w:r>
      <w:r w:rsidR="00F223ED">
        <w:rPr>
          <w:rFonts w:hint="eastAsia"/>
        </w:rPr>
        <w:t>USB</w:t>
      </w:r>
      <w:r w:rsidR="00F223ED">
        <w:rPr>
          <w:rFonts w:hint="eastAsia"/>
        </w:rPr>
        <w:t>接口相连。</w:t>
      </w:r>
      <w:r w:rsidR="00A07FBE">
        <w:rPr>
          <w:rFonts w:hint="eastAsia"/>
        </w:rPr>
        <w:t>该</w:t>
      </w:r>
      <w:r w:rsidR="00C83035">
        <w:rPr>
          <w:rFonts w:hint="eastAsia"/>
        </w:rPr>
        <w:t>方式能够和售货机进行连接，</w:t>
      </w:r>
      <w:r w:rsidR="0090737F">
        <w:rPr>
          <w:rFonts w:hint="eastAsia"/>
        </w:rPr>
        <w:t>不需要驱动程序的开发和</w:t>
      </w:r>
      <w:r w:rsidR="0090737F">
        <w:rPr>
          <w:rFonts w:hint="eastAsia"/>
        </w:rPr>
        <w:t>root</w:t>
      </w:r>
      <w:r w:rsidR="0090737F">
        <w:t>权限</w:t>
      </w:r>
      <w:r w:rsidR="00A07FBE">
        <w:rPr>
          <w:rFonts w:hint="eastAsia"/>
        </w:rPr>
        <w:t>。</w:t>
      </w:r>
      <w:r w:rsidR="00C83035">
        <w:rPr>
          <w:rFonts w:hint="eastAsia"/>
        </w:rPr>
        <w:t>但是</w:t>
      </w:r>
      <w:r w:rsidR="00A07FBE">
        <w:rPr>
          <w:rFonts w:hint="eastAsia"/>
        </w:rPr>
        <w:t>Android</w:t>
      </w:r>
      <w:r w:rsidR="00A07FBE">
        <w:rPr>
          <w:rFonts w:hint="eastAsia"/>
        </w:rPr>
        <w:t>设备</w:t>
      </w:r>
      <w:r w:rsidR="00EF098A">
        <w:rPr>
          <w:rFonts w:hint="eastAsia"/>
        </w:rPr>
        <w:t>只有一个</w:t>
      </w:r>
      <w:r w:rsidR="00A07FBE">
        <w:rPr>
          <w:rFonts w:hint="eastAsia"/>
        </w:rPr>
        <w:t>mirco</w:t>
      </w:r>
      <w:r w:rsidR="00A07FBE">
        <w:t xml:space="preserve"> USB</w:t>
      </w:r>
      <w:r w:rsidR="00A07FBE">
        <w:rPr>
          <w:rFonts w:hint="eastAsia"/>
        </w:rPr>
        <w:t>接口，</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569D9D7D"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转换为</w:t>
      </w:r>
      <w:r w:rsidR="00A13B06">
        <w:rPr>
          <w:rFonts w:hint="eastAsia"/>
        </w:rPr>
        <w:t xml:space="preserve">mirco </w:t>
      </w:r>
      <w:r w:rsidR="00B36F89">
        <w:rPr>
          <w:rFonts w:hint="eastAsia"/>
        </w:rPr>
        <w:t>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3F658E">
        <w:rPr>
          <w:rFonts w:hint="eastAsia"/>
        </w:rPr>
        <w:t>也不需要额外的</w:t>
      </w:r>
      <w:r w:rsidR="003F658E">
        <w:rPr>
          <w:rFonts w:hint="eastAsia"/>
        </w:rPr>
        <w:t>OTG</w:t>
      </w:r>
      <w:r w:rsidR="003F658E">
        <w:rPr>
          <w:rFonts w:hint="eastAsia"/>
        </w:rPr>
        <w:t>转换线，</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74E587E" w:rsidR="00E47CB8" w:rsidRDefault="00A15D95" w:rsidP="009A3766">
      <w:pPr>
        <w:ind w:firstLine="480"/>
      </w:pPr>
      <w:r>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3B6976">
        <w:rPr>
          <w:rFonts w:hint="eastAsia"/>
        </w:rPr>
        <w:t>设备持续供电。因此，自动售货机终端</w:t>
      </w:r>
      <w:r w:rsidR="00D038D7">
        <w:rPr>
          <w:rFonts w:hint="eastAsia"/>
        </w:rPr>
        <w:t>采用该模式实现</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2895C65B" w:rsidR="00265753" w:rsidRDefault="00C80E00" w:rsidP="00960429">
      <w:pPr>
        <w:pStyle w:val="aff0"/>
      </w:pPr>
      <w:r w:rsidRPr="00265753">
        <w:rPr>
          <w:noProof/>
        </w:rPr>
        <w:drawing>
          <wp:anchor distT="0" distB="0" distL="114300" distR="114300" simplePos="0" relativeHeight="251925504" behindDoc="0" locked="0" layoutInCell="1" allowOverlap="1" wp14:anchorId="57DFCC4E" wp14:editId="40AB7CD3">
            <wp:simplePos x="0" y="0"/>
            <wp:positionH relativeFrom="column">
              <wp:posOffset>176724</wp:posOffset>
            </wp:positionH>
            <wp:positionV relativeFrom="paragraph">
              <wp:posOffset>0</wp:posOffset>
            </wp:positionV>
            <wp:extent cx="4818380" cy="1346200"/>
            <wp:effectExtent l="0" t="0" r="1270" b="635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8380" cy="134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429">
        <w:rPr>
          <w:rFonts w:hint="eastAsia"/>
        </w:rPr>
        <w:t>图</w:t>
      </w:r>
      <w:r w:rsidR="00960429">
        <w:rPr>
          <w:rFonts w:hint="eastAsia"/>
        </w:rPr>
        <w:t>5-</w:t>
      </w:r>
      <w:r w:rsidR="00CE07EB">
        <w:rPr>
          <w:rFonts w:hint="eastAsia"/>
        </w:rPr>
        <w:t>4</w:t>
      </w:r>
      <w:r w:rsidR="00960429">
        <w:t xml:space="preserve"> </w:t>
      </w:r>
      <w:r w:rsidR="00960429">
        <w:t>安卓设备和自动售货机串口通信连接图</w:t>
      </w:r>
    </w:p>
    <w:p w14:paraId="48AB98B8" w14:textId="5B2363A7" w:rsidR="002C7722" w:rsidRPr="008212C3" w:rsidRDefault="002C7722" w:rsidP="0020264B">
      <w:pPr>
        <w:pStyle w:val="afe"/>
        <w:numPr>
          <w:ilvl w:val="0"/>
          <w:numId w:val="15"/>
        </w:numPr>
        <w:ind w:firstLineChars="0"/>
        <w:rPr>
          <w:lang w:val="x-none"/>
        </w:rPr>
      </w:pPr>
      <w:r w:rsidRPr="008212C3">
        <w:rPr>
          <w:rFonts w:hint="eastAsia"/>
          <w:lang w:val="x-none"/>
        </w:rPr>
        <w:t>串口通信技术</w:t>
      </w:r>
      <w:r w:rsidR="000E47A4">
        <w:rPr>
          <w:rFonts w:hint="eastAsia"/>
          <w:lang w:val="x-none"/>
        </w:rPr>
        <w:t>关键实现代码</w:t>
      </w:r>
    </w:p>
    <w:p w14:paraId="1908FCE4" w14:textId="05600D45" w:rsidR="00D87653"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D87653">
        <w:rPr>
          <w:rFonts w:hint="eastAsia"/>
        </w:rPr>
        <w:t>接着</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D87653">
        <w:rPr>
          <w:rFonts w:hint="eastAsia"/>
        </w:rPr>
        <w:t>然后，判断</w:t>
      </w:r>
      <w:r w:rsidR="001267F7">
        <w:rPr>
          <w:rFonts w:hint="eastAsia"/>
        </w:rPr>
        <w:t>当前</w:t>
      </w:r>
      <w:r w:rsidR="001267F7">
        <w:rPr>
          <w:rFonts w:hint="eastAsia"/>
        </w:rPr>
        <w:t>Android</w:t>
      </w:r>
      <w:r w:rsidR="001267F7">
        <w:rPr>
          <w:rFonts w:hint="eastAsia"/>
        </w:rPr>
        <w:t>设备是否支持</w:t>
      </w:r>
      <w:r w:rsidR="001267F7">
        <w:rPr>
          <w:rFonts w:hint="eastAsia"/>
        </w:rPr>
        <w:t>AOA</w:t>
      </w:r>
      <w:r w:rsidR="001267F7">
        <w:rPr>
          <w:rFonts w:hint="eastAsia"/>
        </w:rPr>
        <w:t>协议，若不支持直接结束，否则，判断是否处于</w:t>
      </w:r>
      <w:r w:rsidR="001267F7">
        <w:rPr>
          <w:rFonts w:hint="eastAsia"/>
        </w:rPr>
        <w:t>AOA</w:t>
      </w:r>
      <w:r w:rsidR="001267F7">
        <w:rPr>
          <w:rFonts w:hint="eastAsia"/>
        </w:rPr>
        <w:t>模式，若</w:t>
      </w:r>
      <w:r w:rsidR="001267F7">
        <w:rPr>
          <w:rFonts w:hint="eastAsia"/>
        </w:rPr>
        <w:lastRenderedPageBreak/>
        <w:t>不在该模式，则发送请求尝试开启</w:t>
      </w:r>
      <w:r w:rsidR="001267F7">
        <w:rPr>
          <w:rFonts w:hint="eastAsia"/>
        </w:rPr>
        <w:t>Android</w:t>
      </w:r>
      <w:r w:rsidR="001267F7">
        <w:rPr>
          <w:rFonts w:hint="eastAsia"/>
        </w:rPr>
        <w:t>设备的</w:t>
      </w:r>
      <w:r w:rsidR="001267F7">
        <w:rPr>
          <w:rFonts w:hint="eastAsia"/>
        </w:rPr>
        <w:t>AOA</w:t>
      </w:r>
      <w:r w:rsidR="001267F7">
        <w:rPr>
          <w:rFonts w:hint="eastAsia"/>
        </w:rPr>
        <w:t>模式</w:t>
      </w:r>
      <w:r w:rsidR="00D87653">
        <w:rPr>
          <w:rFonts w:hint="eastAsia"/>
        </w:rPr>
        <w:t>；</w:t>
      </w:r>
      <w:r w:rsidR="000F0080">
        <w:rPr>
          <w:rFonts w:hint="eastAsia"/>
        </w:rPr>
        <w:t>最后</w:t>
      </w:r>
      <w:r w:rsidR="003105A5">
        <w:rPr>
          <w:rFonts w:hint="eastAsia"/>
        </w:rPr>
        <w:t>，若</w:t>
      </w:r>
      <w:r w:rsidR="000F0080">
        <w:rPr>
          <w:rFonts w:hint="eastAsia"/>
        </w:rPr>
        <w:t>Android</w:t>
      </w:r>
      <w:r w:rsidR="00B85092">
        <w:rPr>
          <w:noProof/>
        </w:rPr>
        <w:object w:dxaOrig="1440" w:dyaOrig="1440" w14:anchorId="745084D1">
          <v:shape id="_x0000_s1086" type="#_x0000_t75" style="position:absolute;left:0;text-align:left;margin-left:13.9pt;margin-top:51.3pt;width:403.5pt;height:159.5pt;z-index:251958272;mso-position-horizontal-relative:text;mso-position-vertical-relative:text;mso-width-relative:page;mso-height-relative:page">
            <v:imagedata r:id="rId56" o:title=""/>
            <w10:wrap type="topAndBottom"/>
          </v:shape>
          <o:OLEObject Type="Embed" ProgID="Visio.Drawing.15" ShapeID="_x0000_s1086" DrawAspect="Content" ObjectID="_1572736554" r:id="rId57"/>
        </w:object>
      </w:r>
      <w:r w:rsidR="000F0080">
        <w:rPr>
          <w:rFonts w:hint="eastAsia"/>
        </w:rPr>
        <w:t>设备</w:t>
      </w:r>
      <w:r w:rsidR="003105A5">
        <w:rPr>
          <w:rFonts w:hint="eastAsia"/>
        </w:rPr>
        <w:t>处于</w:t>
      </w:r>
      <w:r w:rsidR="00FD4B17">
        <w:rPr>
          <w:rFonts w:hint="eastAsia"/>
        </w:rPr>
        <w:t>A</w:t>
      </w:r>
      <w:r w:rsidR="00FD4B17">
        <w:t>OA</w:t>
      </w:r>
      <w:r w:rsidR="003105A5">
        <w:rPr>
          <w:rFonts w:hint="eastAsia"/>
        </w:rPr>
        <w:t>，则</w:t>
      </w:r>
      <w:r w:rsidR="00FD4B17">
        <w:rPr>
          <w:rFonts w:hint="eastAsia"/>
        </w:rPr>
        <w:t>与</w:t>
      </w:r>
      <w:r w:rsidR="00FD4B17">
        <w:rPr>
          <w:rFonts w:hint="eastAsia"/>
        </w:rPr>
        <w:t>Android</w:t>
      </w:r>
      <w:r w:rsidR="00FD4B17">
        <w:rPr>
          <w:rFonts w:hint="eastAsia"/>
        </w:rPr>
        <w:t>设备</w:t>
      </w:r>
      <w:r w:rsidR="000F0080">
        <w:rPr>
          <w:rFonts w:hint="eastAsia"/>
        </w:rPr>
        <w:t>建立通信。</w:t>
      </w:r>
      <w:r w:rsidR="00D87653">
        <w:rPr>
          <w:rFonts w:hint="eastAsia"/>
        </w:rPr>
        <w:t>实现流程图如图</w:t>
      </w:r>
      <w:r w:rsidR="00D87653">
        <w:rPr>
          <w:rFonts w:hint="eastAsia"/>
        </w:rPr>
        <w:t>5-5</w:t>
      </w:r>
      <w:r w:rsidR="00D87653">
        <w:rPr>
          <w:rFonts w:hint="eastAsia"/>
        </w:rPr>
        <w:t>所示。</w:t>
      </w:r>
    </w:p>
    <w:p w14:paraId="56B1E381" w14:textId="29677B01" w:rsidR="00D87653" w:rsidRDefault="00D87653" w:rsidP="00D87653">
      <w:pPr>
        <w:pStyle w:val="aff0"/>
        <w:rPr>
          <w:rFonts w:hint="eastAsia"/>
        </w:rPr>
      </w:pPr>
      <w:r>
        <w:rPr>
          <w:rFonts w:hint="eastAsia"/>
        </w:rPr>
        <w:t>图</w:t>
      </w:r>
      <w:r>
        <w:rPr>
          <w:rFonts w:hint="eastAsia"/>
        </w:rPr>
        <w:t>5-5</w:t>
      </w:r>
      <w:r>
        <w:t xml:space="preserve"> A</w:t>
      </w:r>
      <w:r>
        <w:rPr>
          <w:rFonts w:hint="eastAsia"/>
        </w:rPr>
        <w:t>ndroid</w:t>
      </w:r>
      <w:r>
        <w:rPr>
          <w:rFonts w:hint="eastAsia"/>
        </w:rPr>
        <w:t>设备</w:t>
      </w:r>
      <w:r>
        <w:t>USB</w:t>
      </w:r>
      <w:r>
        <w:rPr>
          <w:rFonts w:hint="eastAsia"/>
        </w:rPr>
        <w:t>接口转串口的实现流程图</w:t>
      </w:r>
    </w:p>
    <w:p w14:paraId="60870F28" w14:textId="08DA7266" w:rsidR="00977EF5" w:rsidRDefault="00552459" w:rsidP="00064DDD">
      <w:pPr>
        <w:ind w:firstLine="480"/>
      </w:pPr>
      <w:r>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526BAB48" w14:textId="77777777" w:rsidR="003D5BCB" w:rsidRDefault="007D305E" w:rsidP="007D305E">
      <w:pPr>
        <w:ind w:firstLine="480"/>
        <w:rPr>
          <w:ins w:id="91" w:author="Miley Ren" w:date="2017-11-20T11:21:00Z"/>
        </w:rPr>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w:t>
      </w:r>
    </w:p>
    <w:p w14:paraId="436D3B9F" w14:textId="6ACBD0C6" w:rsidR="006130E3" w:rsidRPr="006130E3" w:rsidRDefault="006130E3" w:rsidP="0020264B">
      <w:pPr>
        <w:pStyle w:val="afe"/>
        <w:numPr>
          <w:ilvl w:val="0"/>
          <w:numId w:val="15"/>
        </w:numPr>
        <w:ind w:firstLineChars="0"/>
        <w:rPr>
          <w:lang w:val="x-none"/>
        </w:rPr>
      </w:pPr>
      <w:r w:rsidRPr="006130E3">
        <w:rPr>
          <w:rFonts w:hint="eastAsia"/>
          <w:lang w:val="x-none"/>
        </w:rPr>
        <w:t>串口通信协议</w:t>
      </w:r>
    </w:p>
    <w:p w14:paraId="0254E62B" w14:textId="27B2C5B6" w:rsidR="007D305E" w:rsidRDefault="006130E3" w:rsidP="007D305E">
      <w:pPr>
        <w:ind w:firstLine="480"/>
      </w:pPr>
      <w:r>
        <w:rPr>
          <w:rFonts w:hint="eastAsia"/>
        </w:rPr>
        <w:t>配件模式实现</w:t>
      </w:r>
      <w:r>
        <w:t>A</w:t>
      </w:r>
      <w:r>
        <w:rPr>
          <w:rFonts w:hint="eastAsia"/>
        </w:rPr>
        <w:t>ndroid</w:t>
      </w:r>
      <w:r>
        <w:rPr>
          <w:rFonts w:hint="eastAsia"/>
        </w:rPr>
        <w:t>设备和售货机的</w:t>
      </w:r>
      <w:r w:rsidR="00AC2FED">
        <w:rPr>
          <w:rFonts w:hint="eastAsia"/>
        </w:rPr>
        <w:t>连接，随后就可进行串口消息的</w:t>
      </w:r>
      <w:r w:rsidR="00494268">
        <w:rPr>
          <w:rFonts w:hint="eastAsia"/>
        </w:rPr>
        <w:t>收发</w:t>
      </w:r>
      <w:r w:rsidR="00AC2FED">
        <w:rPr>
          <w:rFonts w:hint="eastAsia"/>
        </w:rPr>
        <w:t>。</w:t>
      </w:r>
      <w:r w:rsidR="007D305E">
        <w:rPr>
          <w:rFonts w:hint="eastAsia"/>
        </w:rPr>
        <w:t>串口</w:t>
      </w:r>
      <w:r w:rsidR="007D305E" w:rsidRPr="00636514">
        <w:t>消息报文格式如下</w:t>
      </w:r>
      <w:r w:rsidR="007D305E" w:rsidRPr="00636514">
        <w:rPr>
          <w:rFonts w:hint="eastAsia"/>
        </w:rPr>
        <w:t>：</w:t>
      </w:r>
    </w:p>
    <w:p w14:paraId="0E0EB067" w14:textId="309447E7" w:rsidR="007D305E" w:rsidRPr="00636514" w:rsidRDefault="007D305E" w:rsidP="007D305E">
      <w:pPr>
        <w:pStyle w:val="afc"/>
      </w:pPr>
      <w:r>
        <w:rPr>
          <w:rFonts w:hint="eastAsia"/>
        </w:rPr>
        <w:t>表</w:t>
      </w:r>
      <w:r>
        <w:rPr>
          <w:rFonts w:hint="eastAsia"/>
          <w:lang w:eastAsia="zh-CN"/>
        </w:rPr>
        <w:t>5-</w:t>
      </w:r>
      <w:r w:rsidR="002C105B">
        <w:rPr>
          <w:lang w:eastAsia="zh-CN"/>
        </w:rPr>
        <w:t>3</w:t>
      </w:r>
      <w:r>
        <w:t xml:space="preserve"> </w:t>
      </w:r>
      <w:r>
        <w:rPr>
          <w:rFonts w:hint="eastAsia"/>
        </w:rPr>
        <w:t>串口消息报文格式</w:t>
      </w:r>
    </w:p>
    <w:tbl>
      <w:tblPr>
        <w:tblW w:w="4997" w:type="pct"/>
        <w:tblBorders>
          <w:top w:val="single" w:sz="4" w:space="0" w:color="auto"/>
          <w:bottom w:val="single" w:sz="4" w:space="0" w:color="auto"/>
          <w:insideH w:val="single" w:sz="4" w:space="0" w:color="auto"/>
        </w:tblBorders>
        <w:tblLook w:val="0000" w:firstRow="0" w:lastRow="0" w:firstColumn="0" w:lastColumn="0" w:noHBand="0" w:noVBand="0"/>
      </w:tblPr>
      <w:tblGrid>
        <w:gridCol w:w="2264"/>
        <w:gridCol w:w="4400"/>
        <w:gridCol w:w="848"/>
        <w:gridCol w:w="789"/>
      </w:tblGrid>
      <w:tr w:rsidR="007D305E" w:rsidRPr="00636514" w14:paraId="069EE4EC" w14:textId="77777777" w:rsidTr="00B85092">
        <w:trPr>
          <w:trHeight w:val="224"/>
        </w:trPr>
        <w:tc>
          <w:tcPr>
            <w:tcW w:w="1364" w:type="pct"/>
            <w:tcBorders>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2649" w:type="pct"/>
            <w:tcBorders>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511" w:type="pct"/>
            <w:tcBorders>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475" w:type="pct"/>
            <w:tcBorders>
              <w:left w:val="nil"/>
              <w:bottom w:val="single" w:sz="4" w:space="0" w:color="auto"/>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B85092">
        <w:trPr>
          <w:trHeight w:val="155"/>
        </w:trPr>
        <w:tc>
          <w:tcPr>
            <w:tcW w:w="1364" w:type="pct"/>
            <w:tcBorders>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2649" w:type="pct"/>
            <w:tcBorders>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511" w:type="pct"/>
            <w:tcBorders>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left w:val="nil"/>
              <w:bottom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B85092">
        <w:trPr>
          <w:trHeight w:val="155"/>
        </w:trPr>
        <w:tc>
          <w:tcPr>
            <w:tcW w:w="1364" w:type="pct"/>
            <w:tcBorders>
              <w:top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2649"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511"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475" w:type="pct"/>
            <w:tcBorders>
              <w:top w:val="nil"/>
              <w:left w:val="nil"/>
              <w:bottom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B85092">
        <w:trPr>
          <w:trHeight w:val="155"/>
        </w:trPr>
        <w:tc>
          <w:tcPr>
            <w:tcW w:w="1364" w:type="pct"/>
            <w:tcBorders>
              <w:top w:val="nil"/>
              <w:bottom w:val="nil"/>
              <w:right w:val="nil"/>
            </w:tcBorders>
            <w:shd w:val="clear" w:color="auto" w:fill="auto"/>
          </w:tcPr>
          <w:p w14:paraId="0812ADC1" w14:textId="38B03302" w:rsidR="007D305E" w:rsidRPr="00572DCE" w:rsidRDefault="007D305E" w:rsidP="002422B3">
            <w:pPr>
              <w:pStyle w:val="afc"/>
            </w:pPr>
            <w:r w:rsidRPr="00572DCE">
              <w:rPr>
                <w:rFonts w:hint="eastAsia"/>
              </w:rPr>
              <w:t>报文内容</w:t>
            </w:r>
            <w:r w:rsidR="002422B3">
              <w:rPr>
                <w:rFonts w:hint="eastAsia"/>
                <w:lang w:eastAsia="zh-CN"/>
              </w:rPr>
              <w:t>（</w:t>
            </w:r>
            <w:r w:rsidRPr="00572DCE">
              <w:rPr>
                <w:rFonts w:hint="eastAsia"/>
              </w:rPr>
              <w:t>Data</w:t>
            </w:r>
            <w:r w:rsidRPr="00572DCE">
              <w:rPr>
                <w:rFonts w:hint="eastAsia"/>
              </w:rPr>
              <w:t>）</w:t>
            </w:r>
          </w:p>
        </w:tc>
        <w:tc>
          <w:tcPr>
            <w:tcW w:w="2649"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511"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475" w:type="pct"/>
            <w:tcBorders>
              <w:top w:val="nil"/>
              <w:left w:val="nil"/>
              <w:bottom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B85092">
        <w:trPr>
          <w:trHeight w:val="322"/>
        </w:trPr>
        <w:tc>
          <w:tcPr>
            <w:tcW w:w="1364" w:type="pct"/>
            <w:tcBorders>
              <w:top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2649" w:type="pct"/>
            <w:tcBorders>
              <w:top w:val="nil"/>
              <w:left w:val="nil"/>
              <w:bottom w:val="nil"/>
              <w:right w:val="nil"/>
            </w:tcBorders>
            <w:shd w:val="clear" w:color="auto" w:fill="auto"/>
          </w:tcPr>
          <w:p w14:paraId="54AD36CF" w14:textId="713D851B" w:rsidR="007D305E" w:rsidRPr="00572DCE" w:rsidRDefault="00A40F86" w:rsidP="00B85092">
            <w:pPr>
              <w:pStyle w:val="afc"/>
            </w:pPr>
            <w:r>
              <w:rPr>
                <w:rFonts w:hint="eastAsia"/>
              </w:rPr>
              <w:t>校验内容</w:t>
            </w:r>
            <w:r>
              <w:rPr>
                <w:rFonts w:hint="eastAsia"/>
                <w:lang w:eastAsia="zh-CN"/>
              </w:rPr>
              <w:t>包括报文头和</w:t>
            </w:r>
            <w:r w:rsidR="007D305E" w:rsidRPr="00572DCE">
              <w:rPr>
                <w:rFonts w:hint="eastAsia"/>
              </w:rPr>
              <w:t>报文内容的异或值</w:t>
            </w:r>
          </w:p>
        </w:tc>
        <w:tc>
          <w:tcPr>
            <w:tcW w:w="511"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475" w:type="pct"/>
            <w:tcBorders>
              <w:top w:val="nil"/>
              <w:left w:val="nil"/>
              <w:bottom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B85092">
        <w:trPr>
          <w:trHeight w:val="165"/>
        </w:trPr>
        <w:tc>
          <w:tcPr>
            <w:tcW w:w="1364" w:type="pct"/>
            <w:tcBorders>
              <w:top w:val="nil"/>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2649" w:type="pct"/>
            <w:tcBorders>
              <w:top w:val="nil"/>
              <w:left w:val="nil"/>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511" w:type="pct"/>
            <w:tcBorders>
              <w:top w:val="nil"/>
              <w:left w:val="nil"/>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top w:val="nil"/>
              <w:lef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4991FF04" w:rsidR="003E3389" w:rsidRDefault="0090210F" w:rsidP="003E3389">
      <w:pPr>
        <w:ind w:firstLine="480"/>
      </w:pPr>
      <w:r>
        <w:rPr>
          <w:noProof/>
        </w:rPr>
        <w:drawing>
          <wp:anchor distT="0" distB="0" distL="114300" distR="114300" simplePos="0" relativeHeight="251918336" behindDoc="0" locked="0" layoutInCell="1" allowOverlap="1" wp14:anchorId="36095A89" wp14:editId="660326D1">
            <wp:simplePos x="0" y="0"/>
            <wp:positionH relativeFrom="column">
              <wp:posOffset>352461</wp:posOffset>
            </wp:positionH>
            <wp:positionV relativeFrom="paragraph">
              <wp:posOffset>3223644</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05E" w:rsidRPr="00636514">
        <w:rPr>
          <w:rFonts w:hint="eastAsia"/>
        </w:rPr>
        <w:t>在消息报文中，为避免混乱和产生歧义，除帧起始符和帧结束符之外，其他报文中不可以出现</w:t>
      </w:r>
      <w:r w:rsidR="007D305E" w:rsidRPr="00636514">
        <w:rPr>
          <w:rFonts w:hint="eastAsia"/>
        </w:rPr>
        <w:t>STX</w:t>
      </w:r>
      <w:r w:rsidR="007D305E" w:rsidRPr="00636514">
        <w:rPr>
          <w:rFonts w:hint="eastAsia"/>
        </w:rPr>
        <w:t>或</w:t>
      </w:r>
      <w:r w:rsidR="007D305E" w:rsidRPr="00636514">
        <w:rPr>
          <w:rFonts w:hint="eastAsia"/>
        </w:rPr>
        <w:t>ETX</w:t>
      </w:r>
      <w:r w:rsidR="007D305E" w:rsidRPr="00636514">
        <w:rPr>
          <w:rFonts w:hint="eastAsia"/>
        </w:rPr>
        <w:t>保留字。传输过程中使用转义字符</w:t>
      </w:r>
      <w:r w:rsidR="007D305E" w:rsidRPr="00636514">
        <w:rPr>
          <w:rFonts w:hint="eastAsia"/>
        </w:rPr>
        <w:t>0x10</w:t>
      </w:r>
      <w:r w:rsidR="007D305E" w:rsidRPr="00636514">
        <w:rPr>
          <w:rFonts w:hint="eastAsia"/>
        </w:rPr>
        <w:t>进行转义，除起始符和结束符外，如碰到</w:t>
      </w:r>
      <w:r w:rsidR="007D305E" w:rsidRPr="00636514">
        <w:rPr>
          <w:rFonts w:hint="eastAsia"/>
        </w:rPr>
        <w:t>0x</w:t>
      </w:r>
      <w:r w:rsidR="007D305E" w:rsidRPr="00636514">
        <w:t>06</w:t>
      </w:r>
      <w:r w:rsidR="007D305E" w:rsidRPr="00636514">
        <w:t>则自动替换成</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；如碰到</w:t>
      </w:r>
      <w:r w:rsidR="007D305E" w:rsidRPr="00636514">
        <w:rPr>
          <w:rFonts w:hint="eastAsia"/>
        </w:rPr>
        <w:t>0x</w:t>
      </w:r>
      <w:r w:rsidR="007D305E" w:rsidRPr="00636514">
        <w:t>07</w:t>
      </w:r>
      <w:r w:rsidR="007D305E" w:rsidRPr="00636514">
        <w:t>则替换为</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rPr>
          <w:rFonts w:hint="eastAsia"/>
        </w:rPr>
        <w:t>。</w:t>
      </w:r>
      <w:r w:rsidR="007D305E" w:rsidRPr="00636514">
        <w:t>同样</w:t>
      </w:r>
      <w:r w:rsidR="007D305E" w:rsidRPr="00636514">
        <w:rPr>
          <w:rFonts w:hint="eastAsia"/>
        </w:rPr>
        <w:t>，</w:t>
      </w:r>
      <w:r w:rsidR="007D305E" w:rsidRPr="00636514">
        <w:t>当</w:t>
      </w:r>
      <w:r w:rsidR="007D305E">
        <w:rPr>
          <w:rFonts w:hint="eastAsia"/>
        </w:rPr>
        <w:t>接收</w:t>
      </w:r>
      <w:r w:rsidR="007D305E" w:rsidRPr="00636514">
        <w:t>报文时需对收到的消息进行去转义</w:t>
      </w:r>
      <w:r w:rsidR="007D305E" w:rsidRPr="00636514">
        <w:rPr>
          <w:rFonts w:hint="eastAsia"/>
        </w:rPr>
        <w:t>，</w:t>
      </w:r>
      <w:r w:rsidR="007D305E" w:rsidRPr="00636514">
        <w:t>如碰到</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w:t>
      </w:r>
      <w:r w:rsidR="007D305E" w:rsidRPr="00636514">
        <w:t>则将其替换成</w:t>
      </w:r>
      <w:r w:rsidR="007D305E" w:rsidRPr="00636514">
        <w:rPr>
          <w:rFonts w:hint="eastAsia"/>
        </w:rPr>
        <w:t>0x</w:t>
      </w:r>
      <w:r w:rsidR="007D305E" w:rsidRPr="00636514">
        <w:t>06</w:t>
      </w:r>
      <w:r w:rsidR="007D305E" w:rsidRPr="00636514">
        <w:rPr>
          <w:rFonts w:hint="eastAsia"/>
        </w:rPr>
        <w:t>，</w:t>
      </w:r>
      <w:r w:rsidR="007D305E" w:rsidRPr="00636514">
        <w:t>碰到</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t>则替换成</w:t>
      </w:r>
      <w:r w:rsidR="007D305E" w:rsidRPr="00636514">
        <w:rPr>
          <w:rFonts w:hint="eastAsia"/>
        </w:rPr>
        <w:t>0x</w:t>
      </w:r>
      <w:r w:rsidR="007D305E" w:rsidRPr="00636514">
        <w:t>07</w:t>
      </w:r>
      <w:r w:rsidR="007D305E" w:rsidRPr="00636514">
        <w:rPr>
          <w:rFonts w:hint="eastAsia"/>
        </w:rPr>
        <w:t>。消息报文包括</w:t>
      </w:r>
      <w:r w:rsidR="007D305E" w:rsidRPr="00636514">
        <w:rPr>
          <w:rFonts w:hint="eastAsia"/>
        </w:rPr>
        <w:t>STX</w:t>
      </w:r>
      <w:r w:rsidR="007D305E" w:rsidRPr="00636514">
        <w:rPr>
          <w:rFonts w:hint="eastAsia"/>
        </w:rPr>
        <w:t>、报文头、报文内容、</w:t>
      </w:r>
      <w:r w:rsidR="007D305E" w:rsidRPr="00636514">
        <w:rPr>
          <w:rFonts w:hint="eastAsia"/>
        </w:rPr>
        <w:t>XOR</w:t>
      </w:r>
      <w:r w:rsidR="007D305E" w:rsidRPr="00636514">
        <w:rPr>
          <w:rFonts w:hint="eastAsia"/>
        </w:rPr>
        <w:t>校验码、</w:t>
      </w:r>
      <w:r w:rsidR="007D305E" w:rsidRPr="00636514">
        <w:rPr>
          <w:rFonts w:hint="eastAsia"/>
        </w:rPr>
        <w:t>ETX</w:t>
      </w:r>
      <w:r w:rsidR="007D305E" w:rsidRPr="00636514">
        <w:rPr>
          <w:rFonts w:hint="eastAsia"/>
        </w:rPr>
        <w:t>等五个部分的内容，其中</w:t>
      </w:r>
      <w:r w:rsidR="007D305E" w:rsidRPr="00636514">
        <w:rPr>
          <w:rFonts w:hint="eastAsia"/>
        </w:rPr>
        <w:t>STX</w:t>
      </w:r>
      <w:r w:rsidR="007D305E" w:rsidRPr="00636514">
        <w:rPr>
          <w:rFonts w:hint="eastAsia"/>
        </w:rPr>
        <w:t>和</w:t>
      </w:r>
      <w:r w:rsidR="007D305E" w:rsidRPr="00636514">
        <w:rPr>
          <w:rFonts w:hint="eastAsia"/>
        </w:rPr>
        <w:t>ETX</w:t>
      </w:r>
      <w:r w:rsidR="007D305E" w:rsidRPr="00636514">
        <w:rPr>
          <w:rFonts w:hint="eastAsia"/>
        </w:rPr>
        <w:t>为开始和结束的标志，报文内容为主要发送的信息，报文内容包括</w:t>
      </w:r>
      <w:r w:rsidR="007D305E" w:rsidRPr="00636514">
        <w:rPr>
          <w:rFonts w:hint="eastAsia"/>
        </w:rPr>
        <w:t>4Byte</w:t>
      </w:r>
      <w:r w:rsidR="007D305E" w:rsidRPr="00636514">
        <w:rPr>
          <w:rFonts w:hint="eastAsia"/>
        </w:rPr>
        <w:t>的会话流水号和可变长度的数据位。</w:t>
      </w:r>
      <w:r w:rsidR="007D305E">
        <w:rPr>
          <w:rFonts w:hint="eastAsia"/>
        </w:rPr>
        <w:t>系统</w:t>
      </w:r>
      <w:r w:rsidR="007D305E" w:rsidRPr="00636514">
        <w:rPr>
          <w:rFonts w:hint="eastAsia"/>
        </w:rPr>
        <w:t>通过读取串口信息，对信息进行校验，解析指令处理后，发送相应的应答。订单支付成功，发送串口信息，进入出货界面。</w:t>
      </w:r>
    </w:p>
    <w:p w14:paraId="68926256" w14:textId="77777777" w:rsidR="0090210F" w:rsidRPr="00E277F2" w:rsidRDefault="0090210F" w:rsidP="0090210F">
      <w:pPr>
        <w:pStyle w:val="aff0"/>
      </w:pPr>
      <w:r w:rsidRPr="00E277F2">
        <w:rPr>
          <w:rFonts w:hint="eastAsia"/>
        </w:rPr>
        <w:t>图</w:t>
      </w:r>
      <w:r w:rsidRPr="00E277F2">
        <w:rPr>
          <w:rFonts w:hint="eastAsia"/>
        </w:rPr>
        <w:t>5-</w:t>
      </w:r>
      <w:r>
        <w:rPr>
          <w:rFonts w:hint="eastAsia"/>
        </w:rPr>
        <w:t>6</w:t>
      </w:r>
      <w:r>
        <w:t xml:space="preserve"> </w:t>
      </w:r>
      <w:r w:rsidRPr="00E277F2">
        <w:t>串口通信流程图</w:t>
      </w:r>
    </w:p>
    <w:p w14:paraId="769F9C47" w14:textId="0CC70185" w:rsidR="000B03AF" w:rsidRPr="00636514" w:rsidRDefault="000B03AF" w:rsidP="000B03AF">
      <w:pPr>
        <w:ind w:firstLine="480"/>
      </w:pPr>
      <w:r w:rsidRPr="00A40F86">
        <w:rPr>
          <w:rFonts w:hint="eastAsia"/>
        </w:rPr>
        <w:lastRenderedPageBreak/>
        <w:t>图</w:t>
      </w:r>
      <w:r w:rsidRPr="00A40F86">
        <w:rPr>
          <w:rFonts w:hint="eastAsia"/>
        </w:rPr>
        <w:t>5-</w:t>
      </w:r>
      <w:r w:rsidR="00B85092" w:rsidRPr="00A40F86">
        <w:t>6</w:t>
      </w:r>
      <w:r w:rsidRPr="00A40F86">
        <w:t>为串口的处理流程</w:t>
      </w:r>
      <w:r w:rsidR="001A4EE9" w:rsidRPr="00A40F86">
        <w:rPr>
          <w:rFonts w:hint="eastAsia"/>
        </w:rPr>
        <w:t>。</w:t>
      </w:r>
      <w:r w:rsidRPr="00A40F86">
        <w:rPr>
          <w:rFonts w:hint="eastAsia"/>
        </w:rPr>
        <w:t>串口消息处理过程中需要对串口进行封装和解析：</w:t>
      </w:r>
      <w:r w:rsidRPr="00A40F86">
        <w:rPr>
          <w:rFonts w:hint="eastAsia"/>
        </w:rPr>
        <w:t>1</w:t>
      </w:r>
      <w:r w:rsidRPr="00A40F86">
        <w:rPr>
          <w:rFonts w:hint="eastAsia"/>
        </w:rPr>
        <w:t>）</w:t>
      </w:r>
      <w:r w:rsidRPr="00A40F86">
        <w:t>检查信息的起始符和终止符</w:t>
      </w:r>
      <w:r w:rsidRPr="00A40F86">
        <w:rPr>
          <w:rFonts w:hint="eastAsia"/>
        </w:rPr>
        <w:t>，</w:t>
      </w:r>
      <w:r w:rsidRPr="00A40F86">
        <w:t>若出错</w:t>
      </w:r>
      <w:r w:rsidRPr="00A40F86">
        <w:rPr>
          <w:rFonts w:hint="eastAsia"/>
        </w:rPr>
        <w:t>，</w:t>
      </w:r>
      <w:r w:rsidRPr="00A40F86">
        <w:t>则退出当前函数</w:t>
      </w:r>
      <w:r w:rsidRPr="00A40F86">
        <w:rPr>
          <w:rFonts w:hint="eastAsia"/>
        </w:rPr>
        <w:t>，否则进入下一步；</w:t>
      </w:r>
      <w:r w:rsidRPr="00A40F86">
        <w:rPr>
          <w:rFonts w:hint="eastAsia"/>
        </w:rPr>
        <w:t>2</w:t>
      </w:r>
      <w:r w:rsidRPr="00A40F86">
        <w:rPr>
          <w:rFonts w:hint="eastAsia"/>
        </w:rPr>
        <w:t>）</w:t>
      </w:r>
      <w:r w:rsidRPr="00A40F86">
        <w:t>将起始符和终止符去除</w:t>
      </w:r>
      <w:r w:rsidRPr="00A40F86">
        <w:rPr>
          <w:rFonts w:hint="eastAsia"/>
        </w:rPr>
        <w:t>，</w:t>
      </w:r>
      <w:r w:rsidRPr="00A40F86">
        <w:t>并删除转义符</w:t>
      </w:r>
      <w:r w:rsidRPr="00A40F86">
        <w:rPr>
          <w:rFonts w:hint="eastAsia"/>
        </w:rPr>
        <w:t>，</w:t>
      </w:r>
      <w:r w:rsidRPr="00A40F86">
        <w:t>再进行之后的验证</w:t>
      </w:r>
      <w:r w:rsidRPr="00A40F86">
        <w:rPr>
          <w:rFonts w:hint="eastAsia"/>
        </w:rPr>
        <w:t>；</w:t>
      </w:r>
      <w:r w:rsidRPr="00A40F86">
        <w:rPr>
          <w:rFonts w:hint="eastAsia"/>
        </w:rPr>
        <w:t>3</w:t>
      </w:r>
      <w:r w:rsidRPr="00A40F86">
        <w:rPr>
          <w:rFonts w:hint="eastAsia"/>
        </w:rPr>
        <w:t>）获取报文类型和流水号，若为重复报文，则直接发送</w:t>
      </w:r>
      <w:r w:rsidRPr="00A40F86">
        <w:rPr>
          <w:rFonts w:hint="eastAsia"/>
        </w:rPr>
        <w:t>ACK</w:t>
      </w:r>
      <w:r w:rsidRPr="00A40F86">
        <w:rPr>
          <w:rFonts w:hint="eastAsia"/>
        </w:rPr>
        <w:t>报文，否则进入下一步；</w:t>
      </w:r>
      <w:r w:rsidRPr="00A40F86">
        <w:rPr>
          <w:rFonts w:hint="eastAsia"/>
        </w:rPr>
        <w:t>4</w:t>
      </w:r>
      <w:r w:rsidRPr="00A40F86">
        <w:rPr>
          <w:rFonts w:hint="eastAsia"/>
        </w:rPr>
        <w:t>）对信息进行</w:t>
      </w:r>
      <w:r w:rsidRPr="00A40F86">
        <w:rPr>
          <w:rFonts w:hint="eastAsia"/>
        </w:rPr>
        <w:t>XOR</w:t>
      </w:r>
      <w:r w:rsidRPr="00A40F86">
        <w:rPr>
          <w:rFonts w:hint="eastAsia"/>
        </w:rPr>
        <w:t>校验，检验包括报文头和报文内容的异或值，若校验失败，则发送</w:t>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1B0675D3" w14:textId="5C8C573C" w:rsidR="008F6AA4" w:rsidRDefault="008F6AA4" w:rsidP="00130A8C">
      <w:pPr>
        <w:pStyle w:val="3"/>
        <w:rPr>
          <w:lang w:eastAsia="zh-CN"/>
        </w:rPr>
      </w:pPr>
      <w:bookmarkStart w:id="92" w:name="_Toc498912578"/>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r w:rsidR="00130A8C">
        <w:rPr>
          <w:rFonts w:hint="eastAsia"/>
          <w:lang w:eastAsia="zh-CN"/>
        </w:rPr>
        <w:t>的实现</w:t>
      </w:r>
      <w:bookmarkEnd w:id="92"/>
    </w:p>
    <w:p w14:paraId="512FABE9" w14:textId="19D9C28F" w:rsidR="00712E16" w:rsidRDefault="00801BCE" w:rsidP="0020264B">
      <w:pPr>
        <w:pStyle w:val="afe"/>
        <w:numPr>
          <w:ilvl w:val="0"/>
          <w:numId w:val="17"/>
        </w:numPr>
        <w:ind w:firstLineChars="0"/>
      </w:pPr>
      <w:r>
        <w:rPr>
          <w:rFonts w:hint="eastAsia"/>
        </w:rPr>
        <w:t>VMSale</w:t>
      </w:r>
      <w:r>
        <w:t xml:space="preserve"> APP</w:t>
      </w:r>
      <w:r w:rsidR="00712E16">
        <w:rPr>
          <w:rFonts w:hint="eastAsia"/>
        </w:rPr>
        <w:t>自动更新</w:t>
      </w:r>
    </w:p>
    <w:p w14:paraId="193D1AFA" w14:textId="3767E9CD" w:rsidR="00AE6195" w:rsidRDefault="000574B2" w:rsidP="00AE6195">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w:t>
      </w:r>
      <w:r w:rsidR="000F5D17">
        <w:rPr>
          <w:rFonts w:hint="eastAsia"/>
        </w:rPr>
        <w:t>更新</w:t>
      </w:r>
      <w:r w:rsidR="00BC2BD3">
        <w:rPr>
          <w:rFonts w:hint="eastAsia"/>
        </w:rPr>
        <w:t>。</w:t>
      </w:r>
      <w:r w:rsidR="00F32940">
        <w:rPr>
          <w:rFonts w:hint="eastAsia"/>
        </w:rPr>
        <w:t>这两个原因致使自动售货机终端软件应用需要不断的更新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C8513D">
        <w:rPr>
          <w:rFonts w:hint="eastAsia"/>
        </w:rPr>
        <w:t>若由人工手动更新，其</w:t>
      </w:r>
      <w:r w:rsidR="003209C2">
        <w:rPr>
          <w:rFonts w:hint="eastAsia"/>
        </w:rPr>
        <w:t>工作量大</w:t>
      </w:r>
      <w:r w:rsidR="00C8513D">
        <w:rPr>
          <w:rFonts w:hint="eastAsia"/>
        </w:rPr>
        <w:t>、耗费时间长、更新不及时、效率低</w:t>
      </w:r>
      <w:r w:rsidR="00557E3F">
        <w:rPr>
          <w:rFonts w:hint="eastAsia"/>
        </w:rPr>
        <w:t>下</w:t>
      </w:r>
      <w:r w:rsidR="00C8513D">
        <w:rPr>
          <w:rFonts w:hint="eastAsia"/>
        </w:rPr>
        <w:t>、人力成本较高</w:t>
      </w:r>
      <w:r w:rsidR="003F52B1">
        <w:rPr>
          <w:rFonts w:hint="eastAsia"/>
        </w:rPr>
        <w:t>。</w:t>
      </w:r>
      <w:r w:rsidR="00AA496B">
        <w:rPr>
          <w:rFonts w:hint="eastAsia"/>
        </w:rPr>
        <w:t>因此，提出了</w:t>
      </w:r>
      <w:r w:rsidR="00C5420F">
        <w:rPr>
          <w:rFonts w:hint="eastAsia"/>
        </w:rPr>
        <w:t>自动更新</w:t>
      </w:r>
      <w:r w:rsidR="00AA496B">
        <w:rPr>
          <w:rFonts w:hint="eastAsia"/>
        </w:rPr>
        <w:t>VMSale</w:t>
      </w:r>
      <w:r w:rsidR="00AA496B">
        <w:t xml:space="preserve"> APP</w:t>
      </w:r>
      <w:r w:rsidR="00AA496B">
        <w:t>的需求</w:t>
      </w:r>
      <w:r w:rsidR="00AA496B">
        <w:rPr>
          <w:rFonts w:hint="eastAsia"/>
        </w:rPr>
        <w:t>。</w:t>
      </w:r>
      <w:r w:rsidR="00AE6195">
        <w:t>VMSale APP</w:t>
      </w:r>
      <w:r w:rsidR="00AE6195">
        <w:t>的自动更新分为两个步骤</w:t>
      </w:r>
      <w:r w:rsidR="00AE6195">
        <w:rPr>
          <w:rFonts w:hint="eastAsia"/>
        </w:rPr>
        <w:t>：</w:t>
      </w:r>
      <w:r w:rsidR="00AE6195">
        <w:rPr>
          <w:rFonts w:hint="eastAsia"/>
        </w:rPr>
        <w:t>APK</w:t>
      </w:r>
      <w:r w:rsidR="00AE6195">
        <w:rPr>
          <w:rFonts w:hint="eastAsia"/>
        </w:rPr>
        <w:t>版本自动检测和</w:t>
      </w:r>
      <w:r w:rsidR="00AE6195">
        <w:rPr>
          <w:rFonts w:hint="eastAsia"/>
        </w:rPr>
        <w:t>APK</w:t>
      </w:r>
      <w:r w:rsidR="00AE6195">
        <w:rPr>
          <w:rFonts w:hint="eastAsia"/>
        </w:rPr>
        <w:t>静默安装。</w:t>
      </w:r>
    </w:p>
    <w:p w14:paraId="45DAC0BD" w14:textId="2FB40A94" w:rsidR="002E7E3A" w:rsidRDefault="002E7E3A" w:rsidP="002E7E3A">
      <w:pPr>
        <w:ind w:firstLine="480"/>
      </w:pPr>
      <w:r>
        <w:rPr>
          <w:rFonts w:hint="eastAsia"/>
        </w:rPr>
        <w:t>自动检测是指软件在运行的过程中，定时检测文件服务器中</w:t>
      </w:r>
      <w:r>
        <w:rPr>
          <w:rFonts w:hint="eastAsia"/>
        </w:rPr>
        <w:t>APK</w:t>
      </w:r>
      <w:r>
        <w:rPr>
          <w:rFonts w:hint="eastAsia"/>
        </w:rPr>
        <w:t>配置文件，查看当前版本和服务器中</w:t>
      </w:r>
      <w:r>
        <w:rPr>
          <w:rFonts w:hint="eastAsia"/>
        </w:rPr>
        <w:t>APK</w:t>
      </w:r>
      <w:r>
        <w:rPr>
          <w:rFonts w:hint="eastAsia"/>
        </w:rPr>
        <w:t>的版本。若当前版本小于服务其上</w:t>
      </w:r>
      <w:r>
        <w:rPr>
          <w:rFonts w:hint="eastAsia"/>
        </w:rPr>
        <w:t>APK</w:t>
      </w:r>
      <w:r>
        <w:rPr>
          <w:rFonts w:hint="eastAsia"/>
        </w:rPr>
        <w:t>的的版本，则解析配置文件，找到</w:t>
      </w:r>
      <w:r>
        <w:rPr>
          <w:rFonts w:hint="eastAsia"/>
        </w:rPr>
        <w:t>APK</w:t>
      </w:r>
      <w:r>
        <w:rPr>
          <w:rFonts w:hint="eastAsia"/>
        </w:rPr>
        <w:t>的下载地址，将最新的</w:t>
      </w:r>
      <w:r>
        <w:rPr>
          <w:rFonts w:hint="eastAsia"/>
        </w:rPr>
        <w:t>APK</w:t>
      </w:r>
      <w:r>
        <w:rPr>
          <w:rFonts w:hint="eastAsia"/>
        </w:rPr>
        <w:t>文件下载到</w:t>
      </w:r>
      <w:r>
        <w:rPr>
          <w:rFonts w:hint="eastAsia"/>
        </w:rPr>
        <w:t>Android</w:t>
      </w:r>
      <w:r>
        <w:rPr>
          <w:rFonts w:hint="eastAsia"/>
        </w:rPr>
        <w:t>设备上。</w:t>
      </w:r>
    </w:p>
    <w:p w14:paraId="5DD8BCFA" w14:textId="28812568"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应用并不需要静默安装这一功能，但是自动售货机终端应用因其</w:t>
      </w:r>
      <w:r w:rsidR="009447A9">
        <w:rPr>
          <w:rFonts w:hint="eastAsia"/>
        </w:rPr>
        <w:t>分散性和持续性服务的</w:t>
      </w:r>
      <w:r w:rsidR="00B506C6">
        <w:rPr>
          <w:rFonts w:hint="eastAsia"/>
        </w:rPr>
        <w:t>特殊性需要提供此功能。</w:t>
      </w:r>
      <w:r w:rsidR="00AA0D22" w:rsidRPr="00AA0D22">
        <w:rPr>
          <w:rFonts w:hint="eastAsia"/>
        </w:rPr>
        <w:t>[</w:t>
      </w:r>
      <w:r w:rsidR="00AA0D22" w:rsidRPr="00AA0D22">
        <w:rPr>
          <w:rStyle w:val="af9"/>
          <w:vertAlign w:val="baseline"/>
        </w:rPr>
        <w:endnoteReference w:id="52"/>
      </w:r>
      <w:r w:rsidR="00AA0D22" w:rsidRPr="00AA0D22">
        <w:t>]</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，本文通过模拟人工点击</w:t>
      </w:r>
      <w:r w:rsidR="0039722B">
        <w:rPr>
          <w:rFonts w:hint="eastAsia"/>
        </w:rPr>
        <w:t>Android</w:t>
      </w:r>
      <w:r w:rsidR="0039722B">
        <w:rPr>
          <w:rFonts w:hint="eastAsia"/>
        </w:rPr>
        <w:t>触摸屏</w:t>
      </w:r>
      <w:r w:rsidR="0039722B">
        <w:rPr>
          <w:rFonts w:hint="eastAsia"/>
        </w:rPr>
        <w:lastRenderedPageBreak/>
        <w:t>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7AEF2E52" w14:textId="545179D2" w:rsidR="000B72C0" w:rsidRDefault="004600B5" w:rsidP="0020264B">
      <w:pPr>
        <w:pStyle w:val="afe"/>
        <w:numPr>
          <w:ilvl w:val="0"/>
          <w:numId w:val="26"/>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027404F5" w:rsidR="00556D3B" w:rsidRDefault="00785A19" w:rsidP="00556D3B">
      <w:pPr>
        <w:ind w:firstLine="480"/>
      </w:pPr>
      <w:r>
        <w:rPr>
          <w:rFonts w:hint="eastAsia"/>
        </w:rPr>
        <w:t xml:space="preserve"> </w:t>
      </w:r>
      <w:r w:rsidR="001A6B78">
        <w:t>然后</w:t>
      </w:r>
      <w:r w:rsidR="001A6B78">
        <w:rPr>
          <w:rFonts w:hint="eastAsia"/>
        </w:rPr>
        <w:t>，</w:t>
      </w:r>
      <w:r w:rsidR="006C2DD6">
        <w:rPr>
          <w:rFonts w:hint="eastAsia"/>
        </w:rPr>
        <w:t>解析</w:t>
      </w:r>
      <w:r w:rsidR="006C2DD6">
        <w:rPr>
          <w:rFonts w:hint="eastAsia"/>
        </w:rPr>
        <w:t>JSON</w:t>
      </w:r>
      <w:r w:rsidR="006C2DD6">
        <w:rPr>
          <w:rFonts w:hint="eastAsia"/>
        </w:rPr>
        <w:t>文件，将本地软件版本和服务器端</w:t>
      </w:r>
      <w:r w:rsidR="006C2DD6">
        <w:rPr>
          <w:rFonts w:hint="eastAsia"/>
        </w:rPr>
        <w:t>APK</w:t>
      </w:r>
      <w:r w:rsidR="006C2DD6">
        <w:rPr>
          <w:rFonts w:hint="eastAsia"/>
        </w:rPr>
        <w:t>版本进行对比，若有更新则</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20264B">
      <w:pPr>
        <w:pStyle w:val="afe"/>
        <w:numPr>
          <w:ilvl w:val="0"/>
          <w:numId w:val="26"/>
        </w:numPr>
        <w:ind w:firstLineChars="0"/>
      </w:pPr>
      <w:r>
        <w:rPr>
          <w:rFonts w:hint="eastAsia"/>
        </w:rPr>
        <w:t>APK</w:t>
      </w:r>
      <w:r>
        <w:rPr>
          <w:rFonts w:hint="eastAsia"/>
        </w:rPr>
        <w:t>静默安装的实现过程</w:t>
      </w:r>
    </w:p>
    <w:p w14:paraId="695EBF56" w14:textId="0781E970"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FB5BE0">
        <w:t>监听</w:t>
      </w:r>
      <w:r w:rsidR="00540A2C" w:rsidRPr="00636514">
        <w:t>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7C114D96" w:rsidR="005A1FB4" w:rsidRDefault="005A1FB4" w:rsidP="005E2F42">
      <w:pPr>
        <w:ind w:firstLine="480"/>
      </w:pPr>
      <w:r>
        <w:t>首先</w:t>
      </w:r>
      <w:r>
        <w:rPr>
          <w:rFonts w:hint="eastAsia"/>
        </w:rPr>
        <w:t>，</w:t>
      </w:r>
      <w:r>
        <w:t>在</w:t>
      </w:r>
      <w:r>
        <w:rPr>
          <w:rFonts w:hint="eastAsia"/>
        </w:rPr>
        <w:t>Mainfest</w:t>
      </w:r>
      <w:r>
        <w:t>中</w:t>
      </w:r>
      <w:r>
        <w:rPr>
          <w:rFonts w:hint="eastAsia"/>
        </w:rPr>
        <w:t>添加声明</w:t>
      </w:r>
      <w:r w:rsidR="00FB5BE0">
        <w:rPr>
          <w:rFonts w:hint="eastAsia"/>
        </w:rPr>
        <w:t>，</w:t>
      </w:r>
      <w:r w:rsidR="001F3443">
        <w:rPr>
          <w:rFonts w:hint="eastAsia"/>
        </w:rPr>
        <w:t>配置</w:t>
      </w:r>
      <w:r w:rsidR="001F3443">
        <w:rPr>
          <w:rFonts w:hint="eastAsia"/>
        </w:rPr>
        <w:t>Android</w:t>
      </w:r>
      <w:r w:rsidR="001F3443">
        <w:rPr>
          <w:rFonts w:hint="eastAsia"/>
        </w:rPr>
        <w:t>的无障碍服务</w:t>
      </w:r>
      <w:r w:rsidR="00FB5BE0">
        <w:rPr>
          <w:rFonts w:hint="eastAsia"/>
        </w:rPr>
        <w:t>；</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lastRenderedPageBreak/>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lastRenderedPageBreak/>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20264B">
      <w:pPr>
        <w:pStyle w:val="afe"/>
        <w:numPr>
          <w:ilvl w:val="0"/>
          <w:numId w:val="17"/>
        </w:numPr>
        <w:ind w:firstLineChars="0"/>
      </w:pPr>
      <w:r>
        <w:rPr>
          <w:rFonts w:hint="eastAsia"/>
        </w:rPr>
        <w:t>VMSale</w:t>
      </w:r>
      <w:r>
        <w:t xml:space="preserve"> APP</w:t>
      </w:r>
      <w:r>
        <w:rPr>
          <w:rFonts w:hint="eastAsia"/>
        </w:rPr>
        <w:t>自动重启</w:t>
      </w:r>
    </w:p>
    <w:p w14:paraId="193B2E36" w14:textId="2EA25FC5"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437600">
        <w:rPr>
          <w:rFonts w:hint="eastAsia"/>
        </w:rPr>
        <w:t>由</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w:t>
      </w:r>
      <w:r w:rsidR="0066638E">
        <w:t>些</w:t>
      </w:r>
      <w:r w:rsidR="0067108C">
        <w:rPr>
          <w:rFonts w:hint="eastAsia"/>
        </w:rPr>
        <w:t>不可预计的故障，</w:t>
      </w:r>
      <w:r w:rsidR="0081078F">
        <w:rPr>
          <w:rFonts w:hint="eastAsia"/>
        </w:rPr>
        <w:t>导致</w:t>
      </w:r>
      <w:r w:rsidR="0081078F">
        <w:rPr>
          <w:rFonts w:hint="eastAsia"/>
        </w:rPr>
        <w:t>VMSale</w:t>
      </w:r>
      <w:r w:rsidR="0081078F">
        <w:t xml:space="preserve"> APP</w:t>
      </w:r>
      <w:r w:rsidR="0081078F">
        <w:t>异常</w:t>
      </w:r>
      <w:r w:rsidR="00EE6A3C">
        <w:t>和</w:t>
      </w:r>
      <w:r w:rsidR="00EE6A3C">
        <w:rPr>
          <w:rFonts w:hint="eastAsia"/>
        </w:rPr>
        <w:t>Pad</w:t>
      </w:r>
      <w:r w:rsidR="00EE6A3C">
        <w:rPr>
          <w:rFonts w:hint="eastAsia"/>
        </w:rPr>
        <w:t>本身的异常导致</w:t>
      </w:r>
      <w:r w:rsidR="0081078F">
        <w:t>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t>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011A60C2" w14:textId="353AA137" w:rsidR="00950FC5" w:rsidRDefault="00CE2425" w:rsidP="009B53A3">
      <w:pPr>
        <w:ind w:firstLine="480"/>
      </w:pPr>
      <w:r>
        <w:lastRenderedPageBreak/>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pPr>
            <w:r w:rsidRPr="00F476E5">
              <w:t>    };  </w:t>
            </w:r>
            <w:r w:rsidR="000559CB" w:rsidRPr="00F476E5">
              <w:t xml:space="preserve"> </w:t>
            </w:r>
          </w:p>
        </w:tc>
      </w:tr>
    </w:tbl>
    <w:p w14:paraId="6FC43395" w14:textId="5661E8B3" w:rsidR="00A61DD5" w:rsidRDefault="009E3291" w:rsidP="006A5955">
      <w:pPr>
        <w:pStyle w:val="2"/>
      </w:pPr>
      <w:bookmarkStart w:id="93" w:name="_Toc498912579"/>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93"/>
    </w:p>
    <w:p w14:paraId="0F4194BD" w14:textId="637B7168" w:rsidR="008C0E3E" w:rsidRDefault="008C0E3E" w:rsidP="008C0E3E">
      <w:pPr>
        <w:pStyle w:val="3"/>
      </w:pPr>
      <w:bookmarkStart w:id="94" w:name="_Toc498912581"/>
      <w:r>
        <w:rPr>
          <w:rFonts w:hint="eastAsia"/>
        </w:rPr>
        <w:t>5.</w:t>
      </w:r>
      <w:r>
        <w:rPr>
          <w:rFonts w:hint="eastAsia"/>
          <w:lang w:eastAsia="zh-CN"/>
        </w:rPr>
        <w:t>3</w:t>
      </w:r>
      <w:r>
        <w:rPr>
          <w:rFonts w:hint="eastAsia"/>
        </w:rPr>
        <w:t>.</w:t>
      </w:r>
      <w:r>
        <w:rPr>
          <w:rFonts w:hint="eastAsia"/>
          <w:lang w:eastAsia="zh-CN"/>
        </w:rPr>
        <w:t>1</w:t>
      </w:r>
      <w:r>
        <w:t xml:space="preserve"> </w:t>
      </w:r>
      <w:r>
        <w:t>自动售货机厂商</w:t>
      </w:r>
      <w:r>
        <w:rPr>
          <w:rFonts w:hint="eastAsia"/>
          <w:lang w:eastAsia="zh-CN"/>
        </w:rPr>
        <w:t>功能</w:t>
      </w:r>
      <w:bookmarkEnd w:id="94"/>
    </w:p>
    <w:p w14:paraId="246E7146" w14:textId="27F101FE" w:rsidR="00EE63A9" w:rsidRDefault="001B799B" w:rsidP="0020264B">
      <w:pPr>
        <w:pStyle w:val="afe"/>
        <w:numPr>
          <w:ilvl w:val="0"/>
          <w:numId w:val="27"/>
        </w:numPr>
        <w:ind w:firstLineChars="0"/>
      </w:pPr>
      <w:r>
        <w:rPr>
          <w:rFonts w:hint="eastAsia"/>
        </w:rPr>
        <w:t>V</w:t>
      </w:r>
      <w:r>
        <w:t>MC</w:t>
      </w:r>
      <w:r>
        <w:rPr>
          <w:rFonts w:hint="eastAsia"/>
        </w:rPr>
        <w:t>loudPlatform</w:t>
      </w:r>
      <w:r w:rsidR="00FB5BE0">
        <w:rPr>
          <w:rFonts w:hint="eastAsia"/>
        </w:rPr>
        <w:t>管理系统</w:t>
      </w:r>
      <w:r w:rsidR="00C221D3">
        <w:rPr>
          <w:rFonts w:hint="eastAsia"/>
        </w:rPr>
        <w:t>租户注册</w:t>
      </w:r>
    </w:p>
    <w:p w14:paraId="713FBDAC" w14:textId="3B05CDF3" w:rsidR="00A6758A" w:rsidRDefault="0077231F" w:rsidP="00E51DF8">
      <w:pPr>
        <w:ind w:firstLine="480"/>
      </w:pPr>
      <w:r>
        <w:t>VMCloudPlatform</w:t>
      </w:r>
      <w:r w:rsidR="004732B5">
        <w:rPr>
          <w:rFonts w:hint="eastAsia"/>
        </w:rPr>
        <w:t>管理</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23ED8F5D" w14:textId="2EEF42F4" w:rsidR="00326F43" w:rsidRDefault="00326F43" w:rsidP="00326F43">
      <w:pPr>
        <w:ind w:firstLine="480"/>
        <w:rPr>
          <w:rFonts w:hint="eastAsia"/>
        </w:rPr>
      </w:pPr>
      <w:r>
        <w:rPr>
          <w:rFonts w:hint="eastAsia"/>
        </w:rPr>
        <w:t>用户提交合法表单信息后，系统</w:t>
      </w:r>
      <w:r w:rsidRPr="00636514">
        <w:rPr>
          <w:rFonts w:hint="eastAsia"/>
        </w:rPr>
        <w:t>将</w:t>
      </w:r>
      <w:r>
        <w:rPr>
          <w:rFonts w:hint="eastAsia"/>
        </w:rPr>
        <w:t>运营商信息添加到租户基本信息表中，同</w:t>
      </w:r>
      <w:r>
        <w:rPr>
          <w:rFonts w:hint="eastAsia"/>
        </w:rPr>
        <w:lastRenderedPageBreak/>
        <w:t>时创建运营商</w:t>
      </w:r>
      <w:r w:rsidR="005B2E28">
        <w:rPr>
          <w:rFonts w:hint="eastAsia"/>
        </w:rPr>
        <w:t>账户</w:t>
      </w:r>
      <w:r w:rsidR="00730AC5">
        <w:rPr>
          <w:rFonts w:hint="eastAsia"/>
        </w:rPr>
        <w:t>和</w:t>
      </w:r>
      <w:r>
        <w:rPr>
          <w:rFonts w:hint="eastAsia"/>
        </w:rPr>
        <w:t>初始</w:t>
      </w:r>
      <w:r w:rsidRPr="00636514">
        <w:rPr>
          <w:rFonts w:hint="eastAsia"/>
        </w:rPr>
        <w:t>管理员</w:t>
      </w:r>
      <w:r>
        <w:rPr>
          <w:rFonts w:hint="eastAsia"/>
        </w:rPr>
        <w:t>账号</w:t>
      </w:r>
      <w:r w:rsidRPr="00636514">
        <w:rPr>
          <w:rFonts w:hint="eastAsia"/>
        </w:rPr>
        <w:t>。</w:t>
      </w:r>
      <w:r>
        <w:rPr>
          <w:rFonts w:hint="eastAsia"/>
        </w:rPr>
        <w:t>一个完整的租户基本信息表中记录了租户的基本信息、功能模块</w:t>
      </w:r>
      <w:r>
        <w:rPr>
          <w:rFonts w:hint="eastAsia"/>
        </w:rPr>
        <w:t>Id</w:t>
      </w:r>
      <w:r>
        <w:rPr>
          <w:rFonts w:hint="eastAsia"/>
        </w:rPr>
        <w:t>、租用起止时间、租户可用状</w:t>
      </w:r>
      <w:r w:rsidR="001E10D2">
        <w:rPr>
          <w:rFonts w:hint="eastAsia"/>
        </w:rPr>
        <w:t>态</w:t>
      </w:r>
      <w:r>
        <w:rPr>
          <w:rFonts w:hint="eastAsia"/>
        </w:rPr>
        <w:t>等。具体实现页面如图</w:t>
      </w:r>
      <w:r w:rsidR="0044582A">
        <w:rPr>
          <w:rFonts w:hint="eastAsia"/>
          <w:noProof/>
        </w:rPr>
        <w:drawing>
          <wp:anchor distT="0" distB="0" distL="114300" distR="114300" simplePos="0" relativeHeight="251905024" behindDoc="0" locked="0" layoutInCell="1" allowOverlap="1" wp14:anchorId="592B1D73" wp14:editId="15D47EBD">
            <wp:simplePos x="0" y="0"/>
            <wp:positionH relativeFrom="column">
              <wp:posOffset>-6350</wp:posOffset>
            </wp:positionH>
            <wp:positionV relativeFrom="paragraph">
              <wp:posOffset>1018923</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5-</w:t>
      </w:r>
      <w:r w:rsidR="003E0095">
        <w:rPr>
          <w:rFonts w:hint="eastAsia"/>
        </w:rPr>
        <w:t>7</w:t>
      </w:r>
      <w:r>
        <w:rPr>
          <w:rFonts w:hint="eastAsia"/>
        </w:rPr>
        <w:t>所示</w:t>
      </w:r>
      <w:r w:rsidR="0044582A">
        <w:rPr>
          <w:rFonts w:hint="eastAsia"/>
        </w:rPr>
        <w:t>。</w:t>
      </w:r>
    </w:p>
    <w:p w14:paraId="4F0CF9ED" w14:textId="3FCA37C5" w:rsidR="00F56D31" w:rsidRPr="005C73D7" w:rsidRDefault="00DF082F" w:rsidP="005C73D7">
      <w:pPr>
        <w:pStyle w:val="aff0"/>
      </w:pPr>
      <w:r w:rsidRPr="005C73D7">
        <w:rPr>
          <w:rFonts w:hint="eastAsia"/>
        </w:rPr>
        <w:t>图</w:t>
      </w:r>
      <w:r w:rsidRPr="005C73D7">
        <w:rPr>
          <w:rFonts w:hint="eastAsia"/>
        </w:rPr>
        <w:t>5-</w:t>
      </w:r>
      <w:r w:rsidR="003E0095">
        <w:rPr>
          <w:rFonts w:hint="eastAsia"/>
        </w:rPr>
        <w:t>7</w:t>
      </w:r>
      <w:r w:rsidRPr="005C73D7">
        <w:t xml:space="preserve"> </w:t>
      </w:r>
      <w:r w:rsidRPr="005C73D7">
        <w:rPr>
          <w:rFonts w:hint="eastAsia"/>
        </w:rPr>
        <w:t>自动售货机云平台租户租用界面</w:t>
      </w:r>
    </w:p>
    <w:p w14:paraId="069E5BCA" w14:textId="39AA5F0B" w:rsidR="00992BF9" w:rsidRDefault="00992BF9" w:rsidP="0020264B">
      <w:pPr>
        <w:pStyle w:val="afe"/>
        <w:numPr>
          <w:ilvl w:val="0"/>
          <w:numId w:val="27"/>
        </w:numPr>
        <w:ind w:firstLineChars="0"/>
      </w:pPr>
      <w:r>
        <w:rPr>
          <w:rFonts w:hint="eastAsia"/>
        </w:rPr>
        <w:t>用户</w:t>
      </w:r>
      <w:r w:rsidR="005374D2">
        <w:rPr>
          <w:rFonts w:hint="eastAsia"/>
        </w:rPr>
        <w:t>角色与</w:t>
      </w:r>
      <w:r>
        <w:rPr>
          <w:rFonts w:hint="eastAsia"/>
        </w:rPr>
        <w:t>用户权限</w:t>
      </w:r>
    </w:p>
    <w:p w14:paraId="02050F1D" w14:textId="0958C2EB" w:rsidR="00E07523" w:rsidRDefault="005318A9" w:rsidP="00E07523">
      <w:pPr>
        <w:ind w:firstLine="480"/>
      </w:pPr>
      <w:r>
        <w:rPr>
          <w:noProof/>
        </w:rPr>
        <w:object w:dxaOrig="1440" w:dyaOrig="1440" w14:anchorId="5B81A6DC">
          <v:shape id="_x0000_s1071" type="#_x0000_t75" style="position:absolute;left:0;text-align:left;margin-left:53.25pt;margin-top:104.8pt;width:309.4pt;height:79.4pt;z-index:251924480;mso-position-horizontal-relative:text;mso-position-vertical-relative:text;mso-width-relative:page;mso-height-relative:page">
            <v:imagedata r:id="rId60" o:title=""/>
            <w10:wrap type="topAndBottom"/>
          </v:shape>
          <o:OLEObject Type="Embed" ProgID="Visio.Drawing.15" ShapeID="_x0000_s1071" DrawAspect="Content" ObjectID="_1572736555"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E0095">
        <w:rPr>
          <w:rFonts w:hint="eastAsia"/>
        </w:rPr>
        <w:t>8</w:t>
      </w:r>
      <w:r w:rsidR="007B2824">
        <w:rPr>
          <w:rFonts w:hint="eastAsia"/>
        </w:rPr>
        <w:t>所示。</w:t>
      </w:r>
    </w:p>
    <w:p w14:paraId="48F3AAC6" w14:textId="7C2CF746" w:rsidR="00143D1C" w:rsidRDefault="00143D1C" w:rsidP="009A1F98">
      <w:pPr>
        <w:pStyle w:val="aff0"/>
      </w:pPr>
      <w:r>
        <w:rPr>
          <w:rFonts w:hint="eastAsia"/>
        </w:rPr>
        <w:t>图</w:t>
      </w:r>
      <w:r>
        <w:rPr>
          <w:rFonts w:hint="eastAsia"/>
        </w:rPr>
        <w:t>5-</w:t>
      </w:r>
      <w:r w:rsidR="003E0095">
        <w:rPr>
          <w:rFonts w:hint="eastAsia"/>
        </w:rPr>
        <w:t>8</w:t>
      </w:r>
      <w:r w:rsidR="003E0095">
        <w:t xml:space="preserve"> </w:t>
      </w:r>
      <w:r>
        <w:t>VMCloudPlatform</w:t>
      </w:r>
      <w:r w:rsidR="009A1F98">
        <w:t>系统用户层级关系表</w:t>
      </w:r>
    </w:p>
    <w:p w14:paraId="66B25E99" w14:textId="4C3EB92C" w:rsidR="00F34EE0" w:rsidRDefault="0001658D" w:rsidP="00E07523">
      <w:pPr>
        <w:ind w:firstLine="480"/>
      </w:pPr>
      <w:r w:rsidRPr="00636514">
        <w:rPr>
          <w:rFonts w:hint="eastAsia"/>
        </w:rPr>
        <w:t>系统初始化时由系统管理员创建多个用户权限，并设置每个用户权限的编码和类型，权限编码代表</w:t>
      </w:r>
      <w:r>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w:t>
      </w:r>
      <w:r w:rsidRPr="00636514">
        <w:rPr>
          <w:rFonts w:hint="eastAsia"/>
        </w:rPr>
        <w:lastRenderedPageBreak/>
        <w:t>表</w:t>
      </w:r>
      <w:r>
        <w:rPr>
          <w:rFonts w:hint="eastAsia"/>
        </w:rPr>
        <w:t>厂商</w:t>
      </w:r>
      <w:r w:rsidRPr="00636514">
        <w:rPr>
          <w:rFonts w:hint="eastAsia"/>
        </w:rPr>
        <w:t>，</w:t>
      </w:r>
      <w:r w:rsidRPr="00636514">
        <w:rPr>
          <w:rFonts w:hint="eastAsia"/>
        </w:rPr>
        <w:t>1</w:t>
      </w:r>
      <w:r w:rsidRPr="00636514">
        <w:rPr>
          <w:rFonts w:hint="eastAsia"/>
        </w:rPr>
        <w:t>代表运营商；权限编码的设定也有一定的规则，厂商编码为</w:t>
      </w:r>
      <w:r w:rsidRPr="00636514">
        <w:rPr>
          <w:rFonts w:hint="eastAsia"/>
        </w:rPr>
        <w:t>00</w:t>
      </w:r>
      <w:r>
        <w:t>0</w:t>
      </w:r>
      <w:r w:rsidRPr="00636514">
        <w:rPr>
          <w:rFonts w:hint="eastAsia"/>
        </w:rPr>
        <w:t>XX</w:t>
      </w:r>
      <w:r>
        <w:rPr>
          <w:rFonts w:hint="eastAsia"/>
        </w:rPr>
        <w:t>，</w:t>
      </w:r>
      <w:r w:rsidR="008066A6">
        <w:rPr>
          <w:noProof/>
        </w:rPr>
        <w:drawing>
          <wp:anchor distT="0" distB="0" distL="114300" distR="114300" simplePos="0" relativeHeight="251896832" behindDoc="0" locked="0" layoutInCell="1" allowOverlap="1" wp14:anchorId="42E8376C" wp14:editId="14A053BD">
            <wp:simplePos x="0" y="0"/>
            <wp:positionH relativeFrom="column">
              <wp:posOffset>49530</wp:posOffset>
            </wp:positionH>
            <wp:positionV relativeFrom="paragraph">
              <wp:posOffset>677210</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运营商编码为</w:t>
      </w:r>
      <w:r w:rsidRPr="00636514">
        <w:rPr>
          <w:rFonts w:hint="eastAsia"/>
        </w:rPr>
        <w:t>001XX</w:t>
      </w:r>
      <w:r w:rsidR="00E07523" w:rsidRPr="00636514">
        <w:rPr>
          <w:rFonts w:hint="eastAsia"/>
        </w:rPr>
        <w:t>。</w:t>
      </w:r>
    </w:p>
    <w:p w14:paraId="1721853C" w14:textId="0BA3ADCA" w:rsidR="00E07523" w:rsidRDefault="00F34EE0" w:rsidP="00F34EE0">
      <w:pPr>
        <w:pStyle w:val="aff0"/>
      </w:pPr>
      <w:r>
        <w:rPr>
          <w:rFonts w:hint="eastAsia"/>
        </w:rPr>
        <w:t>图</w:t>
      </w:r>
      <w:r>
        <w:rPr>
          <w:rFonts w:hint="eastAsia"/>
        </w:rPr>
        <w:t>5-</w:t>
      </w:r>
      <w:r w:rsidR="008066A6">
        <w:rPr>
          <w:rFonts w:hint="eastAsia"/>
        </w:rPr>
        <w:t>9</w:t>
      </w:r>
      <w:r>
        <w:t xml:space="preserve"> </w:t>
      </w:r>
      <w:r w:rsidRPr="00636514">
        <w:rPr>
          <w:rFonts w:hint="eastAsia"/>
        </w:rPr>
        <w:t>权限管理模块序列图</w:t>
      </w:r>
    </w:p>
    <w:p w14:paraId="7C00FD07" w14:textId="219AAF6A"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00451AF6">
        <w:rPr>
          <w:rFonts w:hint="eastAsia"/>
        </w:rPr>
        <w:t>，</w:t>
      </w:r>
      <w:r w:rsidRPr="00636514">
        <w:rPr>
          <w:rFonts w:hint="eastAsia"/>
        </w:rPr>
        <w:t>对用户角色管理，其中包括用户角色的创建、权限的分配、用户角色删除和修改等操作。用户角色权限表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C31EAE">
        <w:rPr>
          <w:rFonts w:hint="eastAsia"/>
        </w:rPr>
        <w:t>9</w:t>
      </w:r>
      <w:r w:rsidRPr="00636514">
        <w:rPr>
          <w:rFonts w:hint="eastAsia"/>
        </w:rPr>
        <w:t>，为权限管理模块序列图</w:t>
      </w:r>
      <w:r>
        <w:rPr>
          <w:rFonts w:hint="eastAsia"/>
        </w:rPr>
        <w:t>。</w:t>
      </w:r>
    </w:p>
    <w:p w14:paraId="3BF5098C" w14:textId="77777777" w:rsidR="00BA7E22" w:rsidRDefault="0072209A" w:rsidP="0072209A">
      <w:pPr>
        <w:ind w:firstLineChars="0" w:firstLine="420"/>
      </w:pPr>
      <w:r w:rsidRPr="00636514">
        <w:rPr>
          <w:rFonts w:hint="eastAsia"/>
        </w:rPr>
        <w:t>厂商</w:t>
      </w:r>
      <w:r w:rsidR="00451AF6">
        <w:rPr>
          <w:rFonts w:hint="eastAsia"/>
        </w:rPr>
        <w:t>除</w:t>
      </w:r>
      <w:r w:rsidR="007D67E3">
        <w:rPr>
          <w:rFonts w:hint="eastAsia"/>
        </w:rPr>
        <w:t>进行系统管理外，</w:t>
      </w:r>
      <w:r>
        <w:rPr>
          <w:rFonts w:hint="eastAsia"/>
        </w:rPr>
        <w:t>还</w:t>
      </w:r>
      <w:r w:rsidR="00204E1E">
        <w:rPr>
          <w:rFonts w:hint="eastAsia"/>
        </w:rPr>
        <w:t>具有</w:t>
      </w:r>
      <w:r w:rsidRPr="00636514">
        <w:rPr>
          <w:rFonts w:hint="eastAsia"/>
        </w:rPr>
        <w:t>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00E9295E">
        <w:rPr>
          <w:rFonts w:hint="eastAsia"/>
        </w:rPr>
        <w:t>显示</w:t>
      </w:r>
      <w:r w:rsidRPr="00636514">
        <w:rPr>
          <w:rFonts w:hint="eastAsia"/>
        </w:rPr>
        <w:t>当前用户可见的菜单项</w:t>
      </w:r>
      <w:r>
        <w:rPr>
          <w:rFonts w:hint="eastAsia"/>
        </w:rPr>
        <w:t>。系统</w:t>
      </w:r>
      <w:r w:rsidRPr="00636514">
        <w:rPr>
          <w:rFonts w:hint="eastAsia"/>
        </w:rPr>
        <w:t>使用</w:t>
      </w:r>
      <w:r w:rsidRPr="00636514">
        <w:lastRenderedPageBreak/>
        <w:t>@SessionAttributes("user")</w:t>
      </w:r>
      <w:r w:rsidRPr="00636514">
        <w:t>注解</w:t>
      </w:r>
      <w:r w:rsidR="009A19A0">
        <w:rPr>
          <w:rFonts w:hint="eastAsia"/>
        </w:rPr>
        <w:t>将用户详细信息存放在</w:t>
      </w:r>
      <w:r w:rsidR="00FF6304">
        <w:t>S</w:t>
      </w:r>
      <w:r w:rsidRPr="00636514">
        <w:rPr>
          <w:rFonts w:hint="eastAsia"/>
        </w:rPr>
        <w:t>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w:t>
      </w:r>
      <w:r w:rsidR="00BA7E22">
        <w:rPr>
          <w:noProof/>
        </w:rPr>
        <w:drawing>
          <wp:anchor distT="0" distB="0" distL="114300" distR="114300" simplePos="0" relativeHeight="251897856" behindDoc="0" locked="0" layoutInCell="1" allowOverlap="1" wp14:anchorId="46FCB1C5" wp14:editId="6AB23EE3">
            <wp:simplePos x="0" y="0"/>
            <wp:positionH relativeFrom="column">
              <wp:posOffset>118110</wp:posOffset>
            </wp:positionH>
            <wp:positionV relativeFrom="paragraph">
              <wp:posOffset>1005960</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3">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传入</w:t>
      </w:r>
      <w:r w:rsidRPr="00636514">
        <w:rPr>
          <w:rFonts w:hint="eastAsia"/>
        </w:rPr>
        <w:t>。</w:t>
      </w:r>
    </w:p>
    <w:p w14:paraId="3AB13E39" w14:textId="7EDAA111" w:rsidR="0072209A" w:rsidRDefault="00BA7E22" w:rsidP="00BA7E22">
      <w:pPr>
        <w:pStyle w:val="aff0"/>
      </w:pPr>
      <w:r>
        <w:rPr>
          <w:rFonts w:hint="eastAsia"/>
        </w:rPr>
        <w:t>图</w:t>
      </w:r>
      <w:r>
        <w:rPr>
          <w:rFonts w:hint="eastAsia"/>
        </w:rPr>
        <w:t>5-</w:t>
      </w:r>
      <w:r>
        <w:t>10</w:t>
      </w:r>
      <w:r>
        <w:t>厂商模块时序图</w:t>
      </w:r>
    </w:p>
    <w:p w14:paraId="541C985D" w14:textId="504C9855" w:rsidR="00A431B5" w:rsidRDefault="003E7B95" w:rsidP="009F6008">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拼接。</w:t>
      </w:r>
      <w:r w:rsidR="008518DA">
        <w:rPr>
          <w:rFonts w:hint="eastAsia"/>
        </w:rPr>
        <w:t xml:space="preserve"> </w:t>
      </w:r>
    </w:p>
    <w:p w14:paraId="197AEF30" w14:textId="37E6A184" w:rsidR="0093241D" w:rsidRPr="005270D9" w:rsidRDefault="0093241D" w:rsidP="0093241D">
      <w:pPr>
        <w:pStyle w:val="aff0"/>
      </w:pPr>
      <w:r>
        <w:rPr>
          <w:rFonts w:hint="eastAsia"/>
          <w:noProof/>
        </w:rPr>
        <w:lastRenderedPageBreak/>
        <w:drawing>
          <wp:anchor distT="0" distB="0" distL="114300" distR="114300" simplePos="0" relativeHeight="251926528" behindDoc="0" locked="0" layoutInCell="1" allowOverlap="1" wp14:anchorId="3E299EEA" wp14:editId="52FC5BBB">
            <wp:simplePos x="0" y="0"/>
            <wp:positionH relativeFrom="column">
              <wp:posOffset>11430</wp:posOffset>
            </wp:positionH>
            <wp:positionV relativeFrom="paragraph">
              <wp:posOffset>0</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4">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1</w:t>
      </w:r>
      <w:r>
        <w:rPr>
          <w:rFonts w:hint="eastAsia"/>
        </w:rPr>
        <w:t>1</w:t>
      </w:r>
      <w:r>
        <w:t xml:space="preserve"> </w:t>
      </w:r>
      <w:r w:rsidR="00516C39">
        <w:rPr>
          <w:rFonts w:hint="eastAsia"/>
        </w:rPr>
        <w:t>售货机信息列表</w:t>
      </w:r>
    </w:p>
    <w:p w14:paraId="67120C5A" w14:textId="30E0CD80" w:rsidR="00D84C7D"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方法添加</w:t>
      </w:r>
      <w:r w:rsidRPr="00636514">
        <w:rPr>
          <w:rFonts w:hint="eastAsia"/>
        </w:rPr>
        <w:t>。售货机分配时调用</w:t>
      </w:r>
      <w:r w:rsidRPr="00636514">
        <w:t>getManuMachineStatus()</w:t>
      </w:r>
      <w:r w:rsidRPr="00636514">
        <w:t>方法查看分配状态</w:t>
      </w:r>
      <w:r>
        <w:rPr>
          <w:rFonts w:hint="eastAsia"/>
        </w:rPr>
        <w:t>。</w:t>
      </w:r>
    </w:p>
    <w:p w14:paraId="1332E284" w14:textId="209171D3" w:rsidR="00F06F4B" w:rsidRDefault="00D02722" w:rsidP="00450208">
      <w:pPr>
        <w:pStyle w:val="3"/>
        <w:rPr>
          <w:lang w:eastAsia="zh-CN"/>
        </w:rPr>
      </w:pPr>
      <w:bookmarkStart w:id="95" w:name="_Toc498912582"/>
      <w:r>
        <w:rPr>
          <w:rFonts w:hint="eastAsia"/>
        </w:rPr>
        <w:t>5.</w:t>
      </w:r>
      <w:r w:rsidR="00A3041A">
        <w:rPr>
          <w:rFonts w:hint="eastAsia"/>
          <w:lang w:eastAsia="zh-CN"/>
        </w:rPr>
        <w:t>3</w:t>
      </w:r>
      <w:r>
        <w:rPr>
          <w:rFonts w:hint="eastAsia"/>
        </w:rPr>
        <w:t>.</w:t>
      </w:r>
      <w:r w:rsidR="007666A2">
        <w:rPr>
          <w:rFonts w:hint="eastAsia"/>
          <w:lang w:eastAsia="zh-CN"/>
        </w:rPr>
        <w:t>3</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95"/>
    </w:p>
    <w:p w14:paraId="4AD2E267" w14:textId="56B85C60"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0B3CB2CC" w:rsidR="009E64DE" w:rsidRDefault="009E64DE" w:rsidP="0020264B">
      <w:pPr>
        <w:pStyle w:val="afe"/>
        <w:numPr>
          <w:ilvl w:val="0"/>
          <w:numId w:val="28"/>
        </w:numPr>
        <w:ind w:firstLineChars="0"/>
      </w:pPr>
      <w:r w:rsidRPr="00636514">
        <w:t>运营商超级管理员</w:t>
      </w:r>
    </w:p>
    <w:p w14:paraId="37D1336E" w14:textId="79DDC360" w:rsidR="009E64DE" w:rsidRDefault="009F1919" w:rsidP="009E64DE">
      <w:pPr>
        <w:ind w:firstLine="480"/>
      </w:pP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sidR="008D76A9">
        <w:rPr>
          <w:rFonts w:hint="eastAsia"/>
        </w:rPr>
        <w:t>，包括</w:t>
      </w:r>
      <w:r w:rsidRPr="00636514">
        <w:rPr>
          <w:rFonts w:hint="eastAsia"/>
        </w:rPr>
        <w:t>用户组管理员、</w:t>
      </w:r>
      <w:r>
        <w:rPr>
          <w:rFonts w:hint="eastAsia"/>
        </w:rPr>
        <w:t>营业员</w:t>
      </w:r>
      <w:r w:rsidRPr="00636514">
        <w:rPr>
          <w:rFonts w:hint="eastAsia"/>
        </w:rPr>
        <w:t>、库存管理员和财务管理员。</w:t>
      </w:r>
      <w:r w:rsidR="00FF456F">
        <w:rPr>
          <w:rFonts w:hint="eastAsia"/>
        </w:rPr>
        <w:t>创建用户时使用</w:t>
      </w:r>
      <w:r w:rsidR="00FF456F" w:rsidRPr="00636514">
        <w:t>userManagerService.alreadyUser(userInfo</w:t>
      </w:r>
      <w:r w:rsidR="009E64DE" w:rsidRPr="00636514">
        <w:rPr>
          <w:rFonts w:hint="eastAsia"/>
        </w:rPr>
        <w:t>对当前用户进行</w:t>
      </w:r>
      <w:r w:rsidR="00FF456F">
        <w:rPr>
          <w:rFonts w:hint="eastAsia"/>
        </w:rPr>
        <w:t>判重</w:t>
      </w:r>
      <w:r w:rsidR="009E64DE" w:rsidRPr="00636514">
        <w:rPr>
          <w:rFonts w:hint="eastAsia"/>
        </w:rPr>
        <w:t>验证</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w:t>
      </w:r>
      <w:r w:rsidR="00E034B2">
        <w:rPr>
          <w:rFonts w:hint="eastAsia"/>
        </w:rPr>
        <w:t>2</w:t>
      </w:r>
      <w:r w:rsidR="009E64DE">
        <w:rPr>
          <w:rFonts w:hint="eastAsia"/>
        </w:rPr>
        <w:t>。</w:t>
      </w:r>
    </w:p>
    <w:p w14:paraId="5FCF0696" w14:textId="77777777" w:rsidR="00A656CD" w:rsidRDefault="00A656CD" w:rsidP="0020264B">
      <w:pPr>
        <w:pStyle w:val="afe"/>
        <w:numPr>
          <w:ilvl w:val="0"/>
          <w:numId w:val="28"/>
        </w:numPr>
        <w:ind w:firstLineChars="0"/>
      </w:pPr>
      <w:r>
        <w:rPr>
          <w:rFonts w:hint="eastAsia"/>
        </w:rPr>
        <w:t>运营商营业员</w:t>
      </w:r>
    </w:p>
    <w:p w14:paraId="243C870E" w14:textId="323DFB99" w:rsidR="00A656CD" w:rsidRDefault="00A656CD" w:rsidP="00A656CD">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进行判定，登录成功后进入租户的内部</w:t>
      </w:r>
      <w:r w:rsidRPr="00636514">
        <w:rPr>
          <w:rFonts w:hint="eastAsia"/>
        </w:rPr>
        <w:t>页面</w:t>
      </w:r>
      <w:r>
        <w:rPr>
          <w:rFonts w:hint="eastAsia"/>
        </w:rPr>
        <w:t>，菜单项包括售货机查询、货道管理、库存申请、个人信息查询、更改密码</w:t>
      </w:r>
      <w:r w:rsidRPr="00636514">
        <w:rPr>
          <w:rFonts w:hint="eastAsia"/>
        </w:rPr>
        <w:t>。售货机初始化时调用</w:t>
      </w:r>
      <w:r w:rsidRPr="00636514">
        <w:rPr>
          <w:rFonts w:hint="eastAsia"/>
        </w:rPr>
        <w:t>Ajax</w:t>
      </w:r>
      <w:r w:rsidRPr="00636514">
        <w:rPr>
          <w:rFonts w:hint="eastAsia"/>
        </w:rPr>
        <w:t>的</w:t>
      </w:r>
      <w:r w:rsidRPr="00636514">
        <w:t>addChannelInfo()</w:t>
      </w:r>
      <w:r>
        <w:rPr>
          <w:rFonts w:hint="eastAsia"/>
        </w:rPr>
        <w:t>添加货道</w:t>
      </w:r>
      <w:r w:rsidR="003B062C">
        <w:rPr>
          <w:rFonts w:hint="eastAsia"/>
        </w:rPr>
        <w:t>，</w:t>
      </w:r>
      <w:r w:rsidRPr="00636514">
        <w:rPr>
          <w:rFonts w:hint="eastAsia"/>
        </w:rPr>
        <w:t>调用</w:t>
      </w:r>
      <w:r w:rsidRPr="00636514">
        <w:rPr>
          <w:rFonts w:hint="eastAsia"/>
        </w:rPr>
        <w:t>Ajax</w:t>
      </w:r>
      <w:r w:rsidRPr="00636514">
        <w:rPr>
          <w:rFonts w:hint="eastAsia"/>
        </w:rPr>
        <w:t>的</w:t>
      </w:r>
      <w:r w:rsidRPr="00636514">
        <w:t>addChannelWare()</w:t>
      </w:r>
      <w:r w:rsidRPr="00636514">
        <w:t>方法将货道和</w:t>
      </w:r>
      <w:r w:rsidRPr="00636514">
        <w:lastRenderedPageBreak/>
        <w:t>商品的对应信息插入到货道商品表中</w:t>
      </w:r>
      <w:r>
        <w:rPr>
          <w:rFonts w:hint="eastAsia"/>
        </w:rPr>
        <w:t>。</w:t>
      </w:r>
      <w:r w:rsidRPr="00636514">
        <w:t>货道和商品</w:t>
      </w:r>
      <w:r>
        <w:rPr>
          <w:rFonts w:hint="eastAsia"/>
        </w:rPr>
        <w:t>信息存储</w:t>
      </w:r>
      <w:r w:rsidRPr="00636514">
        <w:t>在两张表中</w:t>
      </w:r>
      <w:r w:rsidRPr="00636514">
        <w:rPr>
          <w:rFonts w:hint="eastAsia"/>
        </w:rPr>
        <w:t>，</w:t>
      </w:r>
      <w:r>
        <w:t>对应信息添加到另一张独立的表中</w:t>
      </w:r>
      <w:r>
        <w:rPr>
          <w:rFonts w:hint="eastAsia"/>
        </w:rPr>
        <w:t>以便管理。</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统计提交到营业额表中，</w:t>
      </w:r>
      <w:r w:rsidRPr="00636514">
        <w:rPr>
          <w:rFonts w:hint="eastAsia"/>
        </w:rPr>
        <w:t>财务管理员</w:t>
      </w:r>
      <w:r w:rsidR="003B062C">
        <w:rPr>
          <w:noProof/>
        </w:rPr>
        <w:drawing>
          <wp:anchor distT="0" distB="0" distL="114300" distR="114300" simplePos="0" relativeHeight="251891712" behindDoc="0" locked="0" layoutInCell="1" allowOverlap="1" wp14:anchorId="3FBDF602" wp14:editId="1FE07CA1">
            <wp:simplePos x="0" y="0"/>
            <wp:positionH relativeFrom="column">
              <wp:posOffset>68580</wp:posOffset>
            </wp:positionH>
            <wp:positionV relativeFrom="paragraph">
              <wp:posOffset>1590675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用于财务的</w:t>
      </w:r>
      <w:r w:rsidRPr="00636514">
        <w:rPr>
          <w:rFonts w:hint="eastAsia"/>
        </w:rPr>
        <w:t>统计。</w:t>
      </w:r>
    </w:p>
    <w:p w14:paraId="6FAEDE5F" w14:textId="39AE4A7E" w:rsidR="009E64DE" w:rsidRDefault="009E64DE" w:rsidP="009E64DE">
      <w:pPr>
        <w:pStyle w:val="aff0"/>
      </w:pPr>
      <w:r>
        <w:rPr>
          <w:rFonts w:hint="eastAsia"/>
        </w:rPr>
        <w:t>图</w:t>
      </w:r>
      <w:r>
        <w:rPr>
          <w:rFonts w:hint="eastAsia"/>
        </w:rPr>
        <w:t>5-</w:t>
      </w:r>
      <w:r w:rsidR="001859D1">
        <w:t>1</w:t>
      </w:r>
      <w:r w:rsidR="003B062C">
        <w:rPr>
          <w:rFonts w:hint="eastAsia"/>
        </w:rPr>
        <w:t>2</w:t>
      </w:r>
      <w:r>
        <w:t xml:space="preserve">  </w:t>
      </w:r>
      <w:r>
        <w:t>运营商超级管理员模块时序图</w:t>
      </w:r>
    </w:p>
    <w:p w14:paraId="6AC99C77" w14:textId="1D30D8D8"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E67723">
        <w:rPr>
          <w:rFonts w:hint="eastAsia"/>
        </w:rPr>
        <w:t>营业员实现页面示例图如图</w:t>
      </w:r>
      <w:r w:rsidR="00E67723">
        <w:rPr>
          <w:rFonts w:hint="eastAsia"/>
        </w:rPr>
        <w:t>5-13</w:t>
      </w:r>
      <w:r w:rsidR="00E67723">
        <w:rPr>
          <w:rFonts w:hint="eastAsia"/>
        </w:rPr>
        <w:t>，</w:t>
      </w:r>
      <w:r w:rsidR="00E67723">
        <w:rPr>
          <w:rFonts w:hint="eastAsia"/>
        </w:rPr>
        <w:t>5-14</w:t>
      </w:r>
      <w:r w:rsidR="00E67723">
        <w:rPr>
          <w:rFonts w:hint="eastAsia"/>
        </w:rPr>
        <w:t>所示。</w:t>
      </w:r>
    </w:p>
    <w:p w14:paraId="0FF4D1C8" w14:textId="6FEC8443" w:rsidR="00E67723" w:rsidRDefault="00E67723" w:rsidP="0020264B">
      <w:pPr>
        <w:pStyle w:val="afe"/>
        <w:numPr>
          <w:ilvl w:val="0"/>
          <w:numId w:val="28"/>
        </w:numPr>
        <w:ind w:firstLineChars="0"/>
      </w:pPr>
      <w:r w:rsidRPr="00636514">
        <w:t>库存管理</w:t>
      </w:r>
      <w:r>
        <w:rPr>
          <w:rFonts w:hint="eastAsia"/>
        </w:rPr>
        <w:t>员</w:t>
      </w:r>
    </w:p>
    <w:p w14:paraId="096121CC" w14:textId="3C5FE23A" w:rsidR="009024C1" w:rsidRDefault="009024C1" w:rsidP="009024C1">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Pr="00636514">
        <w:rPr>
          <w:rFonts w:hint="eastAsia"/>
        </w:rPr>
        <w:lastRenderedPageBreak/>
        <w:t>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Pr>
          <w:rFonts w:hint="eastAsia"/>
        </w:rPr>
        <w:t>营业员</w:t>
      </w:r>
      <w:r w:rsidRPr="00636514">
        <w:rPr>
          <w:rFonts w:hint="eastAsia"/>
        </w:rPr>
        <w:t>的申请库存请求，为</w:t>
      </w:r>
      <w:r>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Pr>
          <w:rFonts w:hint="eastAsia"/>
        </w:rPr>
        <w:t>，</w:t>
      </w:r>
      <w:r w:rsidRPr="00636514">
        <w:rPr>
          <w:rFonts w:hint="eastAsia"/>
        </w:rPr>
        <w:t>表示出货成功，对应库存表实时</w:t>
      </w:r>
      <w:r>
        <w:rPr>
          <w:rFonts w:hint="eastAsia"/>
        </w:rPr>
        <w:t>更新。</w:t>
      </w:r>
      <w:r w:rsidRPr="00636514">
        <w:t>库</w:t>
      </w:r>
      <w:r>
        <w:rPr>
          <w:rFonts w:hint="eastAsia"/>
          <w:noProof/>
        </w:rPr>
        <w:drawing>
          <wp:anchor distT="0" distB="0" distL="114300" distR="114300" simplePos="0" relativeHeight="251927552" behindDoc="0" locked="0" layoutInCell="1" allowOverlap="1" wp14:anchorId="64407721" wp14:editId="69E5C0C6">
            <wp:simplePos x="0" y="0"/>
            <wp:positionH relativeFrom="column">
              <wp:posOffset>-180975</wp:posOffset>
            </wp:positionH>
            <wp:positionV relativeFrom="paragraph">
              <wp:posOffset>1969770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存管理</w:t>
      </w:r>
      <w:r w:rsidRPr="00636514">
        <w:rPr>
          <w:rFonts w:hint="eastAsia"/>
        </w:rPr>
        <w:t>模块</w:t>
      </w:r>
      <w:r w:rsidRPr="00636514">
        <w:t>时序图</w:t>
      </w:r>
      <w:r>
        <w:t>如图</w:t>
      </w:r>
      <w:r>
        <w:rPr>
          <w:rFonts w:hint="eastAsia"/>
        </w:rPr>
        <w:t>5-15</w:t>
      </w:r>
      <w:r>
        <w:rPr>
          <w:rFonts w:hint="eastAsia"/>
        </w:rPr>
        <w:t>所示。</w:t>
      </w:r>
    </w:p>
    <w:p w14:paraId="0856285A" w14:textId="77777777" w:rsidR="001C2260" w:rsidRDefault="00063909" w:rsidP="001C2260">
      <w:pPr>
        <w:pStyle w:val="aff0"/>
      </w:pPr>
      <w:r>
        <w:rPr>
          <w:rFonts w:hint="eastAsia"/>
          <w:noProof/>
        </w:rPr>
        <w:drawing>
          <wp:anchor distT="0" distB="0" distL="114300" distR="114300" simplePos="0" relativeHeight="251960320" behindDoc="0" locked="0" layoutInCell="1" allowOverlap="1" wp14:anchorId="7279A238" wp14:editId="3F51364E">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5-13</w:t>
      </w:r>
      <w:r>
        <w:t xml:space="preserve"> </w:t>
      </w:r>
      <w:r>
        <w:rPr>
          <w:rFonts w:hint="eastAsia"/>
        </w:rPr>
        <w:t>售货机查询页面</w:t>
      </w:r>
      <w:r w:rsidR="001C2260" w:rsidRPr="00000CB3">
        <w:rPr>
          <w:rFonts w:hint="eastAsia"/>
        </w:rPr>
        <w:t>图</w:t>
      </w:r>
    </w:p>
    <w:p w14:paraId="6FC58A43" w14:textId="6C56A97C" w:rsidR="001C2260" w:rsidRPr="00000CB3" w:rsidRDefault="001C2260" w:rsidP="001C2260">
      <w:pPr>
        <w:pStyle w:val="aff0"/>
      </w:pPr>
      <w:r w:rsidRPr="00000CB3">
        <w:rPr>
          <w:rFonts w:hint="eastAsia"/>
        </w:rPr>
        <w:t>5-1</w:t>
      </w:r>
      <w:r>
        <w:rPr>
          <w:rFonts w:hint="eastAsia"/>
        </w:rPr>
        <w:t>4</w:t>
      </w:r>
      <w:r w:rsidRPr="00000CB3">
        <w:t xml:space="preserve"> </w:t>
      </w:r>
      <w:r w:rsidRPr="00000CB3">
        <w:rPr>
          <w:rFonts w:hint="eastAsia"/>
        </w:rPr>
        <w:t>库存申请页面</w:t>
      </w:r>
    </w:p>
    <w:p w14:paraId="2F3F83AC" w14:textId="77777777" w:rsidR="007D3BEB" w:rsidRPr="00636514" w:rsidRDefault="007D3BEB" w:rsidP="0020264B">
      <w:pPr>
        <w:pStyle w:val="afe"/>
        <w:numPr>
          <w:ilvl w:val="0"/>
          <w:numId w:val="28"/>
        </w:numPr>
        <w:ind w:firstLineChars="0"/>
      </w:pPr>
      <w:r w:rsidRPr="00636514">
        <w:t>财务管理员</w:t>
      </w:r>
    </w:p>
    <w:p w14:paraId="32AB3A3F" w14:textId="28DF1A74" w:rsidR="007D3BEB" w:rsidRDefault="007D3BEB" w:rsidP="007D3BEB">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w:t>
      </w:r>
      <w:r w:rsidRPr="00636514">
        <w:rPr>
          <w:rFonts w:hint="eastAsia"/>
        </w:rPr>
        <w:lastRenderedPageBreak/>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w:t>
      </w:r>
      <w:r w:rsidR="00F6786D">
        <w:rPr>
          <w:rFonts w:hint="eastAsia"/>
          <w:noProof/>
        </w:rPr>
        <w:drawing>
          <wp:anchor distT="0" distB="0" distL="114300" distR="114300" simplePos="0" relativeHeight="251893760" behindDoc="0" locked="0" layoutInCell="1" allowOverlap="1" wp14:anchorId="0BB0D4B9" wp14:editId="22A40682">
            <wp:simplePos x="0" y="0"/>
            <wp:positionH relativeFrom="column">
              <wp:posOffset>241935</wp:posOffset>
            </wp:positionH>
            <wp:positionV relativeFrom="paragraph">
              <wp:posOffset>1021080</wp:posOffset>
            </wp:positionV>
            <wp:extent cx="4450080" cy="32677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4936" b="826"/>
                    <a:stretch/>
                  </pic:blipFill>
                  <pic:spPr bwMode="auto">
                    <a:xfrm>
                      <a:off x="0" y="0"/>
                      <a:ext cx="44500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订单表中。</w:t>
      </w:r>
      <w:r w:rsidRPr="00636514">
        <w:t>财务管理模块时序图</w:t>
      </w:r>
      <w:r>
        <w:t>如图</w:t>
      </w:r>
      <w:r>
        <w:rPr>
          <w:rFonts w:hint="eastAsia"/>
        </w:rPr>
        <w:t>5-1</w:t>
      </w:r>
      <w:r w:rsidR="00294707">
        <w:rPr>
          <w:rFonts w:hint="eastAsia"/>
        </w:rPr>
        <w:t>6</w:t>
      </w:r>
      <w:r w:rsidRPr="00636514">
        <w:rPr>
          <w:rFonts w:hint="eastAsia"/>
        </w:rPr>
        <w:t>。</w:t>
      </w:r>
    </w:p>
    <w:p w14:paraId="5925A2BF" w14:textId="12069C3A" w:rsidR="009E64DE" w:rsidRPr="008C0427" w:rsidRDefault="00656A23" w:rsidP="00656A23">
      <w:pPr>
        <w:pStyle w:val="aff0"/>
        <w:rPr>
          <w:rStyle w:val="Charf"/>
        </w:rPr>
      </w:pPr>
      <w:r>
        <w:rPr>
          <w:noProof/>
        </w:rPr>
        <w:drawing>
          <wp:anchor distT="0" distB="0" distL="114300" distR="114300" simplePos="0" relativeHeight="251894784" behindDoc="0" locked="0" layoutInCell="1" allowOverlap="1" wp14:anchorId="5D898EA5" wp14:editId="694C6007">
            <wp:simplePos x="0" y="0"/>
            <wp:positionH relativeFrom="column">
              <wp:posOffset>387985</wp:posOffset>
            </wp:positionH>
            <wp:positionV relativeFrom="paragraph">
              <wp:posOffset>3736975</wp:posOffset>
            </wp:positionV>
            <wp:extent cx="4420870" cy="29578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4294" b="8984"/>
                    <a:stretch/>
                  </pic:blipFill>
                  <pic:spPr bwMode="auto">
                    <a:xfrm>
                      <a:off x="0" y="0"/>
                      <a:ext cx="442087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F7D" w:rsidRPr="008C0427">
        <w:rPr>
          <w:rStyle w:val="Charf"/>
          <w:rFonts w:hint="eastAsia"/>
        </w:rPr>
        <w:t>图</w:t>
      </w:r>
      <w:r w:rsidR="004C4C44">
        <w:rPr>
          <w:rStyle w:val="Charf"/>
          <w:rFonts w:hint="eastAsia"/>
        </w:rPr>
        <w:t>5-1</w:t>
      </w:r>
      <w:r w:rsidR="007043B1">
        <w:rPr>
          <w:rStyle w:val="Charf"/>
          <w:rFonts w:hint="eastAsia"/>
        </w:rPr>
        <w:t>5</w:t>
      </w:r>
      <w:r w:rsidR="004C4C44">
        <w:rPr>
          <w:rStyle w:val="Charf"/>
        </w:rPr>
        <w:t xml:space="preserve"> </w:t>
      </w:r>
      <w:r w:rsidR="008C0427" w:rsidRPr="008C0427">
        <w:rPr>
          <w:rStyle w:val="Charf"/>
          <w:rFonts w:hint="eastAsia"/>
        </w:rPr>
        <w:t>库存管理模块时序图</w:t>
      </w:r>
    </w:p>
    <w:p w14:paraId="21FE9C46" w14:textId="06732665" w:rsidR="009E64DE" w:rsidRPr="00636514" w:rsidRDefault="009E64DE" w:rsidP="009E64DE">
      <w:pPr>
        <w:pStyle w:val="aff0"/>
      </w:pPr>
      <w:r>
        <w:rPr>
          <w:rFonts w:hint="eastAsia"/>
        </w:rPr>
        <w:t>图</w:t>
      </w:r>
      <w:r>
        <w:rPr>
          <w:rFonts w:hint="eastAsia"/>
        </w:rPr>
        <w:t>5-</w:t>
      </w:r>
      <w:r w:rsidR="0017656B">
        <w:rPr>
          <w:rFonts w:hint="eastAsia"/>
        </w:rPr>
        <w:t>1</w:t>
      </w:r>
      <w:r w:rsidR="004A7996">
        <w:rPr>
          <w:rFonts w:hint="eastAsia"/>
        </w:rPr>
        <w:t>6</w:t>
      </w:r>
      <w:r>
        <w:t xml:space="preserve">  </w:t>
      </w:r>
      <w:r>
        <w:t>财务管理模块时序图</w:t>
      </w:r>
    </w:p>
    <w:p w14:paraId="1B7F51C3" w14:textId="42EC4166" w:rsidR="002D3998" w:rsidRPr="00636514" w:rsidRDefault="002D3998" w:rsidP="002D3998">
      <w:pPr>
        <w:pStyle w:val="3"/>
      </w:pPr>
      <w:bookmarkStart w:id="96" w:name="_Toc492673784"/>
      <w:bookmarkStart w:id="97" w:name="_Toc498912584"/>
      <w:r>
        <w:rPr>
          <w:rFonts w:hint="eastAsia"/>
          <w:lang w:eastAsia="zh-CN"/>
        </w:rPr>
        <w:lastRenderedPageBreak/>
        <w:t>5.</w:t>
      </w:r>
      <w:r w:rsidR="003F3C7C">
        <w:rPr>
          <w:rFonts w:hint="eastAsia"/>
          <w:lang w:eastAsia="zh-CN"/>
        </w:rPr>
        <w:t>3</w:t>
      </w:r>
      <w:r w:rsidRPr="00636514">
        <w:t>.</w:t>
      </w:r>
      <w:r w:rsidR="003F3C7C">
        <w:rPr>
          <w:rFonts w:hint="eastAsia"/>
          <w:lang w:eastAsia="zh-CN"/>
        </w:rPr>
        <w:t>4</w:t>
      </w:r>
      <w:r w:rsidRPr="00636514">
        <w:t xml:space="preserve"> </w:t>
      </w:r>
      <w:bookmarkEnd w:id="96"/>
      <w:r w:rsidR="003F3C7C">
        <w:rPr>
          <w:rFonts w:hint="eastAsia"/>
          <w:lang w:eastAsia="zh-CN"/>
        </w:rPr>
        <w:t>运营商营业员</w:t>
      </w:r>
      <w:r w:rsidR="00FB0AB9">
        <w:rPr>
          <w:rFonts w:hint="eastAsia"/>
        </w:rPr>
        <w:t>VMM</w:t>
      </w:r>
      <w:r w:rsidR="00FB0AB9">
        <w:rPr>
          <w:rFonts w:hint="eastAsia"/>
          <w:lang w:eastAsia="zh-CN"/>
        </w:rPr>
        <w:t>anage</w:t>
      </w:r>
      <w:r w:rsidR="00FB0AB9">
        <w:t xml:space="preserve"> APP</w:t>
      </w:r>
      <w:bookmarkEnd w:id="97"/>
      <w:r w:rsidR="003F3C7C">
        <w:rPr>
          <w:rFonts w:hint="eastAsia"/>
          <w:lang w:eastAsia="zh-CN"/>
        </w:rPr>
        <w:t>的实现</w:t>
      </w:r>
    </w:p>
    <w:p w14:paraId="6C3B8A0B" w14:textId="4BD0CEC7" w:rsidR="004C059D" w:rsidRDefault="004C059D" w:rsidP="002D3998">
      <w:pPr>
        <w:ind w:firstLine="480"/>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AC4408">
        <w:rPr>
          <w:rFonts w:hint="eastAsia"/>
        </w:rPr>
        <w:t>，通过软件实现机器信息的查询和售货机信息的更新，减少重复性工作、有效减少</w:t>
      </w:r>
      <w:r w:rsidR="00C86F25">
        <w:rPr>
          <w:rFonts w:hint="eastAsia"/>
        </w:rPr>
        <w:t>人工出错</w:t>
      </w:r>
      <w:r w:rsidR="00FB7D52">
        <w:rPr>
          <w:rFonts w:hint="eastAsia"/>
        </w:rPr>
        <w:t>、</w:t>
      </w:r>
      <w:r w:rsidR="002426BA">
        <w:rPr>
          <w:rFonts w:hint="eastAsia"/>
        </w:rPr>
        <w:t>提高工作效率、</w:t>
      </w:r>
      <w:r w:rsidR="00FB7D52">
        <w:rPr>
          <w:rFonts w:hint="eastAsia"/>
        </w:rPr>
        <w:t>降低人力成本的</w:t>
      </w:r>
      <w:r w:rsidR="00EF6028">
        <w:rPr>
          <w:rFonts w:hint="eastAsia"/>
        </w:rPr>
        <w:t>消耗</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3080456C" w:rsidR="002D3998"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008A022C">
        <w:rPr>
          <w:rFonts w:hint="eastAsia"/>
        </w:rPr>
        <w:t>方法调用最终的处理结果并</w:t>
      </w:r>
      <w:r w:rsidRPr="00636514">
        <w:rPr>
          <w:rFonts w:hint="eastAsia"/>
        </w:rPr>
        <w:t>返回</w:t>
      </w:r>
      <w:r w:rsidRPr="005270D9">
        <w:rPr>
          <w:rFonts w:hint="eastAsia"/>
        </w:rPr>
        <w:t>。</w:t>
      </w:r>
    </w:p>
    <w:p w14:paraId="58E0EFE7" w14:textId="35903311" w:rsidR="007C4C04" w:rsidRDefault="007C4C04"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Pr>
          <w:rFonts w:hint="eastAsia"/>
        </w:rPr>
        <w:t>类请求查看售货机及相应的</w:t>
      </w:r>
      <w:r w:rsidRPr="00636514">
        <w:rPr>
          <w:rFonts w:hint="eastAsia"/>
        </w:rPr>
        <w:t>货道信息。</w:t>
      </w:r>
      <w:r>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Pr>
          <w:rFonts w:hint="eastAsia"/>
        </w:rPr>
        <w:t>。</w:t>
      </w:r>
    </w:p>
    <w:p w14:paraId="47E6C819" w14:textId="77777777" w:rsidR="007C4C04" w:rsidRDefault="007C4C04" w:rsidP="007C4C04">
      <w:pPr>
        <w:ind w:firstLine="480"/>
      </w:pPr>
      <w:r w:rsidRPr="00636514">
        <w:t>用户通过</w:t>
      </w:r>
      <w:r>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Pr>
          <w:rFonts w:hint="eastAsia"/>
        </w:rPr>
        <w:t>营业员</w:t>
      </w:r>
      <w:r w:rsidRPr="00636514">
        <w:rPr>
          <w:rFonts w:hint="eastAsia"/>
        </w:rPr>
        <w:t>不具有手动操作的权限。当</w:t>
      </w:r>
      <w:r>
        <w:rPr>
          <w:rFonts w:hint="eastAsia"/>
        </w:rPr>
        <w:t>营业员更新售货机库存时</w:t>
      </w:r>
      <w:r w:rsidRPr="00636514">
        <w:rPr>
          <w:rFonts w:hint="eastAsia"/>
        </w:rPr>
        <w:t>，后台服务器会根据加货量和商品号自动进行用户库存的更新。</w:t>
      </w:r>
    </w:p>
    <w:p w14:paraId="18B3CE0E" w14:textId="7B0FEAC8" w:rsidR="00263204" w:rsidRDefault="00263204" w:rsidP="007C4C04">
      <w:pPr>
        <w:ind w:firstLine="480"/>
        <w:rPr>
          <w:rFonts w:hint="eastAsia"/>
        </w:rPr>
      </w:pPr>
      <w:r>
        <w:rPr>
          <w:rFonts w:hint="eastAsia"/>
        </w:rPr>
        <w:lastRenderedPageBreak/>
        <w:t>运营商营业员</w:t>
      </w:r>
      <w:r>
        <w:rPr>
          <w:rFonts w:hint="eastAsia"/>
        </w:rPr>
        <w:t>VMManage</w:t>
      </w:r>
      <w:r>
        <w:t xml:space="preserve"> APP</w:t>
      </w:r>
      <w:r>
        <w:rPr>
          <w:rFonts w:hint="eastAsia"/>
        </w:rPr>
        <w:t>时序图如图</w:t>
      </w:r>
      <w:r>
        <w:rPr>
          <w:rFonts w:hint="eastAsia"/>
        </w:rPr>
        <w:t>5-17</w:t>
      </w:r>
      <w:r>
        <w:rPr>
          <w:rFonts w:hint="eastAsia"/>
        </w:rPr>
        <w:t>所示。</w:t>
      </w:r>
    </w:p>
    <w:p w14:paraId="139C0B22" w14:textId="6DCF1063" w:rsidR="00402531" w:rsidRDefault="007A1ADC" w:rsidP="00C2134D">
      <w:pPr>
        <w:pStyle w:val="aff0"/>
      </w:pPr>
      <w:r>
        <w:rPr>
          <w:rFonts w:hint="eastAsia"/>
          <w:noProof/>
        </w:rPr>
        <w:drawing>
          <wp:anchor distT="0" distB="0" distL="114300" distR="114300" simplePos="0" relativeHeight="251932672" behindDoc="0" locked="0" layoutInCell="1" allowOverlap="1" wp14:anchorId="4DF33F25" wp14:editId="3FBDC22D">
            <wp:simplePos x="0" y="0"/>
            <wp:positionH relativeFrom="column">
              <wp:posOffset>354965</wp:posOffset>
            </wp:positionH>
            <wp:positionV relativeFrom="paragraph">
              <wp:posOffset>70485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531">
        <w:rPr>
          <w:rFonts w:hint="eastAsia"/>
        </w:rPr>
        <w:t>图</w:t>
      </w:r>
      <w:r w:rsidR="007C4C04">
        <w:rPr>
          <w:rFonts w:hint="eastAsia"/>
        </w:rPr>
        <w:t>5-17</w:t>
      </w:r>
      <w:r w:rsidR="00402531">
        <w:t xml:space="preserve"> </w:t>
      </w:r>
      <w:r w:rsidR="00402531">
        <w:rPr>
          <w:rFonts w:hint="eastAsia"/>
        </w:rPr>
        <w:t>运营商营业员终端时序图</w:t>
      </w:r>
    </w:p>
    <w:p w14:paraId="2BD37B8D" w14:textId="391E3CF0" w:rsidR="00C2134D" w:rsidRDefault="00C2134D" w:rsidP="00C2134D">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t>获取当前</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w:t>
      </w:r>
      <w:r>
        <w:t>最新</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r w:rsidR="00002933">
        <w:rPr>
          <w:rFonts w:hint="eastAsia"/>
        </w:rPr>
        <w:t>。</w:t>
      </w:r>
    </w:p>
    <w:p w14:paraId="727B4C3B" w14:textId="4F7EDADB" w:rsidR="009019E4" w:rsidRDefault="009019E4" w:rsidP="00C2134D">
      <w:pPr>
        <w:ind w:firstLine="480"/>
        <w:rPr>
          <w:rFonts w:hint="eastAsia"/>
        </w:rPr>
      </w:pPr>
      <w:r>
        <w:rPr>
          <w:rFonts w:hint="eastAsia"/>
        </w:rPr>
        <w:t>VM</w:t>
      </w:r>
      <w:r>
        <w:t>M</w:t>
      </w:r>
      <w:r>
        <w:rPr>
          <w:rFonts w:hint="eastAsia"/>
        </w:rPr>
        <w:t>anage</w:t>
      </w:r>
      <w:r>
        <w:t xml:space="preserve"> APP</w:t>
      </w:r>
      <w:r>
        <w:rPr>
          <w:rFonts w:hint="eastAsia"/>
        </w:rPr>
        <w:t>使用流程如</w:t>
      </w:r>
      <w:r>
        <w:rPr>
          <w:rFonts w:hint="eastAsia"/>
        </w:rPr>
        <w:t>5-18</w:t>
      </w:r>
      <w:r>
        <w:rPr>
          <w:rFonts w:hint="eastAsia"/>
        </w:rPr>
        <w:t>所示。</w:t>
      </w:r>
    </w:p>
    <w:p w14:paraId="5EB8EB3E" w14:textId="5D780A57" w:rsidR="00550D92" w:rsidRPr="00550D92" w:rsidRDefault="00186A46" w:rsidP="006658F7">
      <w:pPr>
        <w:pStyle w:val="aff0"/>
      </w:pPr>
      <w:r>
        <w:rPr>
          <w:noProof/>
        </w:rPr>
        <w:lastRenderedPageBreak/>
        <w:object w:dxaOrig="1440" w:dyaOrig="1440" w14:anchorId="2F2958AF">
          <v:shape id="_x0000_s1076" type="#_x0000_t75" style="position:absolute;left:0;text-align:left;margin-left:9.85pt;margin-top:.1pt;width:398.5pt;height:306.4pt;z-index:251936768;mso-position-horizontal-relative:text;mso-position-vertical-relative:text;mso-width-relative:page;mso-height-relative:page">
            <v:imagedata r:id="rId71" o:title=""/>
            <w10:wrap type="topAndBottom"/>
          </v:shape>
          <o:OLEObject Type="Embed" ProgID="Visio.Drawing.15" ShapeID="_x0000_s1076" DrawAspect="Content" ObjectID="_1572736556" r:id="rId72"/>
        </w:object>
      </w:r>
      <w:r w:rsidR="002D3998">
        <w:rPr>
          <w:rFonts w:hint="eastAsia"/>
        </w:rPr>
        <w:t>图</w:t>
      </w:r>
      <w:r w:rsidR="00402531">
        <w:rPr>
          <w:rFonts w:hint="eastAsia"/>
        </w:rPr>
        <w:t>5-</w:t>
      </w:r>
      <w:r w:rsidR="00550D92" w:rsidRPr="00550D92">
        <w:rPr>
          <w:rFonts w:hint="eastAsia"/>
        </w:rPr>
        <w:t>1</w:t>
      </w:r>
      <w:r w:rsidR="006B4B84">
        <w:rPr>
          <w:rFonts w:hint="eastAsia"/>
        </w:rPr>
        <w:t>8</w:t>
      </w:r>
      <w:r w:rsidR="00550D92" w:rsidRPr="00550D92">
        <w:t xml:space="preserve"> </w:t>
      </w:r>
      <w:r w:rsidR="00550D92" w:rsidRPr="00550D92">
        <w:t>终端营业员</w:t>
      </w:r>
      <w:r w:rsidR="00550D92" w:rsidRPr="00550D92">
        <w:rPr>
          <w:rFonts w:hint="eastAsia"/>
        </w:rPr>
        <w:t>使用流程图</w:t>
      </w:r>
    </w:p>
    <w:p w14:paraId="3343836A" w14:textId="3AF11ECD" w:rsidR="002D3998" w:rsidRPr="00636514" w:rsidRDefault="002D3998" w:rsidP="002D3998">
      <w:pPr>
        <w:pStyle w:val="3"/>
      </w:pPr>
      <w:bookmarkStart w:id="98" w:name="_Toc498912585"/>
      <w:bookmarkStart w:id="99" w:name="_Toc492673785"/>
      <w:r>
        <w:rPr>
          <w:rFonts w:hint="eastAsia"/>
          <w:lang w:eastAsia="zh-CN"/>
        </w:rPr>
        <w:t>5.</w:t>
      </w:r>
      <w:r w:rsidR="003F3C7C">
        <w:rPr>
          <w:rFonts w:hint="eastAsia"/>
          <w:lang w:eastAsia="zh-CN"/>
        </w:rPr>
        <w:t>3</w:t>
      </w:r>
      <w:r>
        <w:rPr>
          <w:rFonts w:hint="eastAsia"/>
          <w:lang w:eastAsia="zh-CN"/>
        </w:rPr>
        <w:t>.</w:t>
      </w:r>
      <w:r w:rsidR="003F3C7C">
        <w:rPr>
          <w:rFonts w:hint="eastAsia"/>
          <w:lang w:eastAsia="zh-CN"/>
        </w:rPr>
        <w:t>5</w:t>
      </w:r>
      <w:r w:rsidR="00495232">
        <w:t xml:space="preserve"> </w:t>
      </w:r>
      <w:r w:rsidR="003F3C7C">
        <w:rPr>
          <w:rFonts w:hint="eastAsia"/>
          <w:lang w:eastAsia="zh-CN"/>
        </w:rPr>
        <w:t>自动售货机终端售货</w:t>
      </w:r>
      <w:r w:rsidR="00FB0AB9">
        <w:rPr>
          <w:rFonts w:hint="eastAsia"/>
        </w:rPr>
        <w:t>V</w:t>
      </w:r>
      <w:r w:rsidR="00FB0AB9">
        <w:t>MS</w:t>
      </w:r>
      <w:r w:rsidR="00FB0AB9">
        <w:rPr>
          <w:rFonts w:hint="eastAsia"/>
        </w:rPr>
        <w:t>ale</w:t>
      </w:r>
      <w:r w:rsidR="00FB0AB9">
        <w:t xml:space="preserve"> APP</w:t>
      </w:r>
      <w:bookmarkEnd w:id="98"/>
      <w:r w:rsidR="003F3C7C">
        <w:rPr>
          <w:rFonts w:hint="eastAsia"/>
          <w:lang w:eastAsia="zh-CN"/>
        </w:rPr>
        <w:t>的实现</w:t>
      </w:r>
      <w:r w:rsidR="00FB0AB9" w:rsidDel="00FB0AB9">
        <w:rPr>
          <w:rFonts w:hint="eastAsia"/>
          <w:lang w:eastAsia="zh-CN"/>
        </w:rPr>
        <w:t xml:space="preserve"> </w:t>
      </w:r>
      <w:bookmarkEnd w:id="99"/>
    </w:p>
    <w:p w14:paraId="4015409D" w14:textId="7D70194F" w:rsidR="002D3998" w:rsidRDefault="002D3998" w:rsidP="0020264B">
      <w:pPr>
        <w:pStyle w:val="afe"/>
        <w:numPr>
          <w:ilvl w:val="0"/>
          <w:numId w:val="18"/>
        </w:numPr>
        <w:ind w:firstLineChars="0"/>
      </w:pPr>
      <w:bookmarkStart w:id="100" w:name="_Toc492673786"/>
      <w:r w:rsidRPr="00636514">
        <w:rPr>
          <w:rFonts w:hint="eastAsia"/>
        </w:rPr>
        <w:t>购物流程的实现</w:t>
      </w:r>
      <w:bookmarkEnd w:id="100"/>
    </w:p>
    <w:p w14:paraId="00BE1DD8" w14:textId="3B1F33B8" w:rsidR="008028B0" w:rsidRDefault="008028B0" w:rsidP="008028B0">
      <w:pPr>
        <w:ind w:firstLine="480"/>
      </w:pPr>
      <w:r>
        <w:rPr>
          <w:rFonts w:hint="eastAsia"/>
        </w:rPr>
        <w:t>VMSale APP</w:t>
      </w:r>
      <w:r w:rsidRPr="00636514">
        <w:t>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3"/>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Pr>
          <w:rFonts w:hint="eastAsia"/>
        </w:rPr>
        <w:t>图</w:t>
      </w:r>
      <w:r>
        <w:rPr>
          <w:rFonts w:hint="eastAsia"/>
        </w:rPr>
        <w:t>5-1</w:t>
      </w:r>
      <w:r w:rsidR="00656759">
        <w:rPr>
          <w:rFonts w:hint="eastAsia"/>
        </w:rPr>
        <w:t>9</w:t>
      </w:r>
      <w:r>
        <w:rPr>
          <w:rFonts w:hint="eastAsia"/>
        </w:rPr>
        <w:t>为一次完整的购物流程。</w:t>
      </w:r>
    </w:p>
    <w:p w14:paraId="59B0A059" w14:textId="77777777" w:rsidR="00656759" w:rsidRPr="00636514" w:rsidRDefault="00656759" w:rsidP="0020264B">
      <w:pPr>
        <w:pStyle w:val="afe"/>
        <w:numPr>
          <w:ilvl w:val="0"/>
          <w:numId w:val="29"/>
        </w:numPr>
        <w:ind w:firstLineChars="0"/>
      </w:pPr>
      <w:r w:rsidRPr="00636514">
        <w:rPr>
          <w:rFonts w:hint="eastAsia"/>
        </w:rPr>
        <w:t>商品展示页面</w:t>
      </w:r>
    </w:p>
    <w:p w14:paraId="429162E0" w14:textId="77777777" w:rsidR="00656759" w:rsidRPr="00636514" w:rsidRDefault="00656759" w:rsidP="00656759">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w:t>
      </w:r>
      <w:r w:rsidRPr="00636514">
        <w:rPr>
          <w:rFonts w:hint="eastAsia"/>
        </w:rPr>
        <w:lastRenderedPageBreak/>
        <w:t>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3" w:history="1">
        <w:r w:rsidRPr="00636514">
          <w:t>http://VendingConfig.IP:VendingConfig.PORT/vendingfile/drinkImages/**.png</w:t>
        </w:r>
      </w:hyperlink>
      <w:r w:rsidRPr="005270D9">
        <w:t>为一个图片的路径</w:t>
      </w:r>
      <w:r w:rsidRPr="00636514">
        <w:rPr>
          <w:rFonts w:hint="eastAsia"/>
        </w:rPr>
        <w:t>。</w:t>
      </w:r>
    </w:p>
    <w:p w14:paraId="5C97E7E9" w14:textId="31EC5D51" w:rsidR="00B654DB" w:rsidRPr="00B654DB" w:rsidRDefault="005318A9" w:rsidP="00FE5B12">
      <w:pPr>
        <w:pStyle w:val="aff0"/>
      </w:pPr>
      <w:r>
        <w:rPr>
          <w:noProof/>
        </w:rPr>
        <w:object w:dxaOrig="1440" w:dyaOrig="1440" w14:anchorId="7C4D5F7F">
          <v:shape id="_x0000_s1075" type="#_x0000_t75" style="position:absolute;left:0;text-align:left;margin-left:52.5pt;margin-top:6.15pt;width:354.35pt;height:261.7pt;z-index:251934720;mso-position-horizontal-relative:text;mso-position-vertical-relative:text;mso-width-relative:page;mso-height-relative:page">
            <v:imagedata r:id="rId74" o:title=""/>
            <w10:wrap type="topAndBottom"/>
          </v:shape>
          <o:OLEObject Type="Embed" ProgID="Visio.Drawing.15" ShapeID="_x0000_s1075" DrawAspect="Content" ObjectID="_1572736557" r:id="rId75"/>
        </w:object>
      </w:r>
      <w:r w:rsidR="00B654DB" w:rsidRPr="00B654DB">
        <w:rPr>
          <w:rFonts w:hint="eastAsia"/>
        </w:rPr>
        <w:t>图</w:t>
      </w:r>
      <w:r w:rsidR="00B654DB" w:rsidRPr="00B654DB">
        <w:rPr>
          <w:rFonts w:hint="eastAsia"/>
        </w:rPr>
        <w:t>5-</w:t>
      </w:r>
      <w:r w:rsidR="001C4B7A">
        <w:rPr>
          <w:rFonts w:hint="eastAsia"/>
        </w:rPr>
        <w:t>1</w:t>
      </w:r>
      <w:r w:rsidR="006B4B84">
        <w:rPr>
          <w:rFonts w:hint="eastAsia"/>
        </w:rPr>
        <w:t>9</w:t>
      </w:r>
      <w:r w:rsidR="00B654DB" w:rsidRPr="00B654DB">
        <w:t xml:space="preserve"> </w:t>
      </w:r>
      <w:r w:rsidR="00B654DB" w:rsidRPr="00B654DB">
        <w:rPr>
          <w:rFonts w:hint="eastAsia"/>
        </w:rPr>
        <w:t>自动售货机</w:t>
      </w:r>
      <w:r w:rsidR="00B654DB" w:rsidRPr="00B654DB">
        <w:rPr>
          <w:rFonts w:hint="eastAsia"/>
        </w:rPr>
        <w:t>VMSale</w:t>
      </w:r>
      <w:r w:rsidR="00B654DB" w:rsidRPr="00B654DB">
        <w:t xml:space="preserve"> APP</w:t>
      </w:r>
      <w:r w:rsidR="00B654DB" w:rsidRPr="00B654DB">
        <w:rPr>
          <w:rFonts w:hint="eastAsia"/>
        </w:rPr>
        <w:t>购物流程图</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w:t>
      </w:r>
      <w:r w:rsidRPr="00636514">
        <w:rPr>
          <w:rFonts w:hint="eastAsia"/>
        </w:rPr>
        <w:lastRenderedPageBreak/>
        <w:t>请选择其他货道商品”。</w:t>
      </w:r>
    </w:p>
    <w:p w14:paraId="2FFFDDF1" w14:textId="77777777" w:rsidR="002D3998" w:rsidRPr="00636514" w:rsidRDefault="002D3998" w:rsidP="0020264B">
      <w:pPr>
        <w:pStyle w:val="afe"/>
        <w:numPr>
          <w:ilvl w:val="0"/>
          <w:numId w:val="29"/>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57647D41" w:rsidR="002D3998" w:rsidRDefault="007D2C15" w:rsidP="002D3998">
      <w:pPr>
        <w:ind w:firstLine="480"/>
      </w:pPr>
      <w:r>
        <w:rPr>
          <w:noProof/>
        </w:rPr>
        <w:drawing>
          <wp:anchor distT="0" distB="0" distL="114300" distR="114300" simplePos="0" relativeHeight="251900928" behindDoc="0" locked="0" layoutInCell="1" allowOverlap="1" wp14:anchorId="62F121B3" wp14:editId="7E842E6D">
            <wp:simplePos x="0" y="0"/>
            <wp:positionH relativeFrom="column">
              <wp:posOffset>615950</wp:posOffset>
            </wp:positionH>
            <wp:positionV relativeFrom="paragraph">
              <wp:posOffset>3312795</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5-20</w:t>
      </w:r>
      <w:r w:rsidR="002D3998" w:rsidRPr="00636514">
        <w:rPr>
          <w:rFonts w:hint="eastAsia"/>
        </w:rPr>
        <w:t>。</w:t>
      </w:r>
    </w:p>
    <w:p w14:paraId="3C0C00E6" w14:textId="01F92F02" w:rsidR="002D3998" w:rsidRPr="00925D14" w:rsidRDefault="002D3998" w:rsidP="002D3998">
      <w:pPr>
        <w:pStyle w:val="aff0"/>
      </w:pPr>
      <w:r w:rsidRPr="00925D14">
        <w:rPr>
          <w:rFonts w:hint="eastAsia"/>
        </w:rPr>
        <w:t>图</w:t>
      </w:r>
      <w:r w:rsidR="005B3774">
        <w:rPr>
          <w:rFonts w:hint="eastAsia"/>
        </w:rPr>
        <w:t>5-</w:t>
      </w:r>
      <w:r w:rsidR="007D2C15">
        <w:rPr>
          <w:rFonts w:hint="eastAsia"/>
        </w:rPr>
        <w:t>20</w:t>
      </w:r>
      <w:r w:rsidRPr="00925D14">
        <w:t xml:space="preserve"> </w:t>
      </w:r>
      <w:r w:rsidRPr="00925D14">
        <w:t>视频播放流程图</w:t>
      </w:r>
    </w:p>
    <w:p w14:paraId="2B9C2DFF" w14:textId="16A0F080" w:rsidR="002D3998" w:rsidRPr="00636514" w:rsidRDefault="002D3998" w:rsidP="0020264B">
      <w:pPr>
        <w:pStyle w:val="afe"/>
        <w:numPr>
          <w:ilvl w:val="0"/>
          <w:numId w:val="18"/>
        </w:numPr>
        <w:ind w:firstLineChars="0"/>
      </w:pPr>
      <w:bookmarkStart w:id="101" w:name="_Toc492673788"/>
      <w:r w:rsidRPr="00636514">
        <w:rPr>
          <w:rFonts w:hint="eastAsia"/>
        </w:rPr>
        <w:t>移动支付功能实现</w:t>
      </w:r>
      <w:bookmarkEnd w:id="101"/>
    </w:p>
    <w:p w14:paraId="5C1ADBFD" w14:textId="32050EBC" w:rsidR="00E43071" w:rsidRDefault="002D3998" w:rsidP="00C34E1D">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w:t>
      </w:r>
      <w:r w:rsidRPr="00E43071">
        <w:rPr>
          <w:rFonts w:hint="eastAsia"/>
        </w:rPr>
        <w:lastRenderedPageBreak/>
        <w:t>二维码，属于“主扫”方。该系统采用了银联二维码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，每个二维码都设定一个固定的超时时间，超过超时时间后该二维码失效，不能再进行支付；被扫二维码不能进行重复交易，保证订单的唯一性。移动支付</w:t>
      </w:r>
      <w:r w:rsidRPr="00E43071">
        <w:t>时序图如图</w:t>
      </w:r>
      <w:r w:rsidR="003A084E" w:rsidRPr="00E43071">
        <w:rPr>
          <w:rFonts w:hint="eastAsia"/>
        </w:rPr>
        <w:t>5-</w:t>
      </w:r>
      <w:r w:rsidR="00B654DB">
        <w:rPr>
          <w:rFonts w:hint="eastAsia"/>
        </w:rPr>
        <w:t>2</w:t>
      </w:r>
      <w:r w:rsidR="00B424D0">
        <w:rPr>
          <w:rFonts w:hint="eastAsia"/>
        </w:rPr>
        <w:t>1</w:t>
      </w:r>
      <w:r w:rsidRPr="00E43071">
        <w:t>。</w:t>
      </w:r>
    </w:p>
    <w:p w14:paraId="6BE70417" w14:textId="0336D2E0" w:rsidR="003A084E" w:rsidRPr="00636514" w:rsidRDefault="009F77A0" w:rsidP="003A084E">
      <w:pPr>
        <w:pStyle w:val="aff0"/>
      </w:pPr>
      <w:r w:rsidRPr="00E43071">
        <w:rPr>
          <w:noProof/>
        </w:rPr>
        <w:drawing>
          <wp:anchor distT="0" distB="0" distL="114300" distR="114300" simplePos="0" relativeHeight="251902976" behindDoc="0" locked="0" layoutInCell="1" allowOverlap="1" wp14:anchorId="6B7D5FD9" wp14:editId="4FF26643">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84E">
        <w:t>图</w:t>
      </w:r>
      <w:r w:rsidR="003A084E">
        <w:rPr>
          <w:rFonts w:hint="eastAsia"/>
        </w:rPr>
        <w:t>5-</w:t>
      </w:r>
      <w:r w:rsidR="00B654DB">
        <w:rPr>
          <w:rFonts w:hint="eastAsia"/>
        </w:rPr>
        <w:t>2</w:t>
      </w:r>
      <w:r w:rsidR="00B424D0">
        <w:rPr>
          <w:rFonts w:hint="eastAsia"/>
        </w:rPr>
        <w:t>1</w:t>
      </w:r>
      <w:r w:rsidR="00B654DB">
        <w:t xml:space="preserve"> </w:t>
      </w:r>
      <w:r w:rsidR="003A084E">
        <w:t>移动支付时序图</w:t>
      </w:r>
    </w:p>
    <w:p w14:paraId="2E0F8890" w14:textId="42E9B512" w:rsidR="002D3998" w:rsidRDefault="002D3998" w:rsidP="0020264B">
      <w:pPr>
        <w:pStyle w:val="afe"/>
        <w:numPr>
          <w:ilvl w:val="0"/>
          <w:numId w:val="30"/>
        </w:numPr>
        <w:ind w:firstLineChars="0"/>
      </w:pPr>
      <w:r w:rsidRPr="005270D9">
        <w:rPr>
          <w:rFonts w:hint="eastAsia"/>
        </w:rPr>
        <w:t>银联</w:t>
      </w:r>
      <w:r w:rsidRPr="00636514">
        <w:t>二维码支付</w:t>
      </w:r>
    </w:p>
    <w:p w14:paraId="24F6D3C1" w14:textId="2C11E594"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w:t>
      </w:r>
      <w:r w:rsidRPr="00636514">
        <w:rPr>
          <w:rFonts w:hint="eastAsia"/>
        </w:rPr>
        <w:lastRenderedPageBreak/>
        <w:t>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00BA2D9C">
        <w:rPr>
          <w:rFonts w:hint="eastAsia"/>
        </w:rPr>
        <w:t>”并返回</w:t>
      </w:r>
      <w:r w:rsidRPr="00636514">
        <w:rPr>
          <w:rFonts w:hint="eastAsia"/>
        </w:rPr>
        <w:t>。最后，使用二维码生成类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为二维码，展示在页面</w:t>
      </w:r>
      <w:r>
        <w:rPr>
          <w:rFonts w:hint="eastAsia"/>
        </w:rPr>
        <w:t>中。</w:t>
      </w:r>
    </w:p>
    <w:p w14:paraId="52E8DBDF" w14:textId="3E733427"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验签过程如下：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w:t>
      </w:r>
      <w:r w:rsidR="007C422C">
        <w:rPr>
          <w:rFonts w:hint="eastAsia"/>
        </w:rPr>
        <w:t>对象签名</w:t>
      </w:r>
      <w:r w:rsidR="00BA2D9C">
        <w:rPr>
          <w:rFonts w:hint="eastAsia"/>
        </w:rPr>
        <w:t>部分</w:t>
      </w:r>
      <w:r w:rsidR="007C422C">
        <w:rPr>
          <w:rFonts w:hint="eastAsia"/>
        </w:rPr>
        <w:t>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5290944E" w:rsidR="003A084E" w:rsidRPr="009350D6" w:rsidRDefault="009350D6" w:rsidP="00AA41D5">
            <w:pPr>
              <w:pStyle w:val="af0"/>
            </w:pPr>
            <w:r w:rsidRPr="009350D6">
              <w:rPr>
                <w:rFonts w:hint="eastAsia"/>
              </w:rPr>
              <w:t>data.put(SDKConstants.param_certId, CertUtil.getSignCertId());</w:t>
            </w:r>
            <w:r w:rsidR="00B059DD" w:rsidRPr="009350D6">
              <w:rPr>
                <w:rFonts w:hint="eastAsia"/>
              </w:rPr>
              <w:t xml:space="preserve">// </w:t>
            </w:r>
            <w:r w:rsidR="00B059DD" w:rsidRPr="009350D6">
              <w:rPr>
                <w:rFonts w:hint="eastAsia"/>
              </w:rPr>
              <w:t>设置签名证书序列号</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w:t>
            </w:r>
            <w:r w:rsidR="00B059DD">
              <w:rPr>
                <w:rFonts w:hint="eastAsia"/>
              </w:rPr>
              <w:t>ngData = coverMap2String(data);</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data.put(SDKConstants.param_signature, stringSign);</w:t>
            </w:r>
            <w:r w:rsidR="000D6AD2" w:rsidRPr="009350D6">
              <w:rPr>
                <w:rFonts w:hint="eastAsia"/>
              </w:rPr>
              <w:t xml:space="preserve"> // </w:t>
            </w:r>
            <w:r w:rsidR="000D6AD2" w:rsidRPr="009350D6">
              <w:rPr>
                <w:rFonts w:hint="eastAsia"/>
              </w:rPr>
              <w:t>设置签名域值</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14:paraId="7F5C7BB9" w14:textId="4537FB15" w:rsidR="002D3998" w:rsidRPr="00636514" w:rsidRDefault="002D3998" w:rsidP="002D3998">
      <w:pPr>
        <w:ind w:firstLine="480"/>
      </w:pPr>
      <w:r w:rsidRPr="00636514">
        <w:rPr>
          <w:rFonts w:hint="eastAsia"/>
        </w:rPr>
        <w:t>交易查询除需要基本的商户信息和其他配置外，还需终端提供交易的订单号</w:t>
      </w:r>
      <w:r w:rsidRPr="00636514">
        <w:rPr>
          <w:rFonts w:hint="eastAsia"/>
        </w:rPr>
        <w:lastRenderedPageBreak/>
        <w:t>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00333BEC">
        <w:rPr>
          <w:rFonts w:hint="eastAsia"/>
        </w:rPr>
        <w:t>和</w:t>
      </w:r>
      <w:r w:rsidR="00333BEC">
        <w:rPr>
          <w:rFonts w:hint="eastAsia"/>
        </w:rPr>
        <w:t>origRes</w:t>
      </w:r>
      <w:r w:rsidR="00333BEC">
        <w:t>pCode</w:t>
      </w:r>
      <w:r w:rsidR="00333BEC">
        <w:rPr>
          <w:rFonts w:hint="eastAsia"/>
        </w:rPr>
        <w:t>的字段信息。</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20264B">
      <w:pPr>
        <w:pStyle w:val="afe"/>
        <w:numPr>
          <w:ilvl w:val="0"/>
          <w:numId w:val="30"/>
        </w:numPr>
        <w:ind w:firstLineChars="0"/>
      </w:pPr>
      <w:r w:rsidRPr="00636514">
        <w:rPr>
          <w:rFonts w:hint="eastAsia"/>
        </w:rPr>
        <w:t>支付宝二维码支付</w:t>
      </w:r>
    </w:p>
    <w:p w14:paraId="0E312842" w14:textId="472AF574" w:rsidR="002D3998" w:rsidRPr="00636514" w:rsidRDefault="002D3998" w:rsidP="002D3998">
      <w:pPr>
        <w:ind w:firstLine="480"/>
      </w:pPr>
      <w:r w:rsidRPr="00636514">
        <w:rPr>
          <w:rFonts w:hint="eastAsia"/>
        </w:rPr>
        <w:t>支付宝二维码支付和银联支付相类似，使用的是</w:t>
      </w:r>
      <w:r w:rsidRPr="00636514">
        <w:rPr>
          <w:rFonts w:hint="eastAsia"/>
        </w:rPr>
        <w:t>RSA</w:t>
      </w:r>
      <w:r w:rsidRPr="00636514">
        <w:rPr>
          <w:rFonts w:hint="eastAsia"/>
        </w:rPr>
        <w:t>安全签名机制。</w:t>
      </w:r>
    </w:p>
    <w:p w14:paraId="0EE22FB7" w14:textId="6C820D41"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00D43CAC">
        <w:rPr>
          <w:rFonts w:hint="eastAsia"/>
        </w:rPr>
        <w:t>符号连接，并按名称排序。然后，</w:t>
      </w:r>
      <w:r w:rsidRPr="00636514">
        <w:rPr>
          <w:rFonts w:hint="eastAsia"/>
        </w:rPr>
        <w:t>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w:t>
      </w:r>
      <w:r w:rsidR="00D43CAC">
        <w:rPr>
          <w:rFonts w:hint="eastAsia"/>
        </w:rPr>
        <w:t>器</w:t>
      </w:r>
      <w:r w:rsidR="00811F7E">
        <w:rPr>
          <w:rFonts w:hint="eastAsia"/>
        </w:rPr>
        <w:t>。最后，支付宝</w:t>
      </w:r>
      <w:r w:rsidRPr="00636514">
        <w:rPr>
          <w:rFonts w:hint="eastAsia"/>
        </w:rPr>
        <w:t>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00811F7E">
        <w:rPr>
          <w:rFonts w:hint="eastAsia"/>
        </w:rPr>
        <w:t>算法和支付宝提供的公钥进行签名的验证，验证成功后</w:t>
      </w:r>
      <w:r w:rsidRPr="00636514">
        <w:rPr>
          <w:rFonts w:hint="eastAsia"/>
        </w:rPr>
        <w:t>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00811F7E">
        <w:rPr>
          <w:rFonts w:hint="eastAsia"/>
        </w:rPr>
        <w:t>，此时</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pPr>
            <w:r w:rsidRPr="00782C00">
              <w:t>{"alipay_trade_precreate_response":{"code":"10000","msg":"Success","out_trade_no":"20171119234800","qr_code":"https:\/\/qr.alipay.com\/bax06073uad3eslmdczy20f3"},"sign":"ow8PhXpErf7etC0NqSoQTttxuIPw0RxHRsEtup22ftEuzjQGvPNUrHGhJ7IXykQFvnYHiFNMbGviNeo</w:t>
            </w:r>
            <w:r w:rsidRPr="00782C00">
              <w:lastRenderedPageBreak/>
              <w:t>7q0osfKPaLo9a1pbOGXT1Tv3q1+AMLGPHcjEo9FHisYzhKcsjtObAZ3bmq/PA7DNxXZYaCXSfQIThqo4N2POCADL1m4Q="}</w:t>
            </w:r>
          </w:p>
        </w:tc>
      </w:tr>
    </w:tbl>
    <w:p w14:paraId="717674DD" w14:textId="77777777" w:rsidR="002D3998" w:rsidRPr="00636514" w:rsidRDefault="002D3998" w:rsidP="0020264B">
      <w:pPr>
        <w:pStyle w:val="afe"/>
        <w:numPr>
          <w:ilvl w:val="0"/>
          <w:numId w:val="30"/>
        </w:numPr>
        <w:ind w:firstLineChars="0"/>
      </w:pPr>
      <w:r w:rsidRPr="00636514">
        <w:lastRenderedPageBreak/>
        <w:t>微信二维码支付</w:t>
      </w:r>
    </w:p>
    <w:p w14:paraId="686E3779" w14:textId="290657DF" w:rsidR="002D3998" w:rsidRPr="00636514" w:rsidRDefault="00811F7E" w:rsidP="002D3998">
      <w:pPr>
        <w:ind w:firstLine="480"/>
      </w:pPr>
      <w:r>
        <w:rPr>
          <w:rFonts w:hint="eastAsia"/>
        </w:rPr>
        <w:t>微信支付使用</w:t>
      </w:r>
      <w:r w:rsidR="002D3998" w:rsidRPr="00636514">
        <w:rPr>
          <w:rFonts w:hint="eastAsia"/>
        </w:rPr>
        <w:t>HTTPS</w:t>
      </w:r>
      <w:r w:rsidR="002D3998" w:rsidRPr="00636514">
        <w:rPr>
          <w:rFonts w:hint="eastAsia"/>
        </w:rPr>
        <w:t>传输，它采用</w:t>
      </w:r>
      <w:r w:rsidR="002D3998" w:rsidRPr="00636514">
        <w:rPr>
          <w:rFonts w:hint="eastAsia"/>
        </w:rPr>
        <w:t>XML</w:t>
      </w:r>
      <w:r w:rsidR="002D3998" w:rsidRPr="00636514">
        <w:rPr>
          <w:rFonts w:hint="eastAsia"/>
        </w:rPr>
        <w:t>格式进行请求的提交和返回。微信</w:t>
      </w:r>
      <w:r w:rsidR="00472919">
        <w:rPr>
          <w:rFonts w:hint="eastAsia"/>
        </w:rPr>
        <w:t>支付</w:t>
      </w:r>
      <w:r w:rsidR="002D3998" w:rsidRPr="00636514">
        <w:rPr>
          <w:rFonts w:hint="eastAsia"/>
        </w:rPr>
        <w:t>使用</w:t>
      </w:r>
      <w:r w:rsidR="002D3998" w:rsidRPr="00636514">
        <w:rPr>
          <w:rFonts w:hint="eastAsia"/>
        </w:rPr>
        <w:t>MD5</w:t>
      </w:r>
      <w:r w:rsidR="002D3998" w:rsidRPr="00636514">
        <w:rPr>
          <w:rFonts w:hint="eastAsia"/>
        </w:rPr>
        <w:t>和</w:t>
      </w:r>
      <w:r w:rsidR="002D3998" w:rsidRPr="00636514">
        <w:rPr>
          <w:rFonts w:hint="eastAsia"/>
        </w:rPr>
        <w:t>SHA</w:t>
      </w:r>
      <w:r w:rsidR="002D3998" w:rsidRPr="00636514">
        <w:rPr>
          <w:rFonts w:hint="eastAsia"/>
        </w:rPr>
        <w:t>等算法对请求对象进行签名。</w:t>
      </w:r>
      <w:r w:rsidR="002D3998" w:rsidRPr="00636514">
        <w:t>首先</w:t>
      </w:r>
      <w:r w:rsidR="002D3998" w:rsidRPr="00636514">
        <w:rPr>
          <w:rFonts w:hint="eastAsia"/>
        </w:rPr>
        <w:t>，</w:t>
      </w:r>
      <w:r w:rsidR="002D3998" w:rsidRPr="00636514">
        <w:t>商家通过微信公众平台或开放平台进行支付账号的申请</w:t>
      </w:r>
      <w:r w:rsidR="002D3998" w:rsidRPr="00636514">
        <w:rPr>
          <w:rFonts w:hint="eastAsia"/>
        </w:rPr>
        <w:t>，</w:t>
      </w:r>
      <w:r w:rsidR="002D3998" w:rsidRPr="00636514">
        <w:t>获得微信公众账号</w:t>
      </w:r>
      <w:r w:rsidR="002D3998" w:rsidRPr="00636514">
        <w:t>appid</w:t>
      </w:r>
      <w:r w:rsidR="002D3998" w:rsidRPr="00636514">
        <w:rPr>
          <w:rFonts w:hint="eastAsia"/>
        </w:rPr>
        <w:t>、微信支付商户号</w:t>
      </w:r>
      <w:r w:rsidR="002D3998" w:rsidRPr="00636514">
        <w:rPr>
          <w:rFonts w:hint="eastAsia"/>
        </w:rPr>
        <w:t>mch_id</w:t>
      </w:r>
      <w:r w:rsidR="002D3998" w:rsidRPr="00636514">
        <w:rPr>
          <w:rFonts w:hint="eastAsia"/>
        </w:rPr>
        <w:t>、</w:t>
      </w:r>
      <w:r w:rsidR="00BA5A84">
        <w:rPr>
          <w:rFonts w:hint="eastAsia"/>
        </w:rPr>
        <w:t>密钥</w:t>
      </w:r>
      <w:r w:rsidR="002D3998" w:rsidRPr="00636514">
        <w:rPr>
          <w:rFonts w:hint="eastAsia"/>
        </w:rPr>
        <w:t>key</w:t>
      </w:r>
      <w:r w:rsidR="002D3998" w:rsidRPr="00636514">
        <w:rPr>
          <w:rFonts w:hint="eastAsia"/>
        </w:rPr>
        <w:t>和接口密码</w:t>
      </w:r>
      <w:r w:rsidR="002D3998" w:rsidRPr="00636514">
        <w:rPr>
          <w:rFonts w:hint="eastAsia"/>
        </w:rPr>
        <w:t>secret</w:t>
      </w:r>
      <w:r w:rsidR="002D3998" w:rsidRPr="00636514">
        <w:rPr>
          <w:rFonts w:hint="eastAsia"/>
        </w:rPr>
        <w:t>等信息。商户账号信息、二维码失效时间、随机字符串</w:t>
      </w:r>
      <w:r w:rsidR="002D3998" w:rsidRPr="00636514">
        <w:rPr>
          <w:rFonts w:hint="eastAsia"/>
        </w:rPr>
        <w:t>non</w:t>
      </w:r>
      <w:r w:rsidR="002D3998" w:rsidRPr="00636514">
        <w:t>ce_str</w:t>
      </w:r>
      <w:r w:rsidR="002D3998" w:rsidRPr="00636514">
        <w:rPr>
          <w:rFonts w:hint="eastAsia"/>
        </w:rPr>
        <w:t>和其他数据元</w:t>
      </w:r>
      <w:r w:rsidR="002D3998">
        <w:rPr>
          <w:rFonts w:hint="eastAsia"/>
        </w:rPr>
        <w:t>作为请求字段</w:t>
      </w:r>
      <w:r w:rsidR="002D3998" w:rsidRPr="00636514">
        <w:rPr>
          <w:rFonts w:hint="eastAsia"/>
        </w:rPr>
        <w:t>。接着，将请求字段封装成</w:t>
      </w:r>
      <w:r w:rsidR="002D3998" w:rsidRPr="00636514">
        <w:rPr>
          <w:rFonts w:hint="eastAsia"/>
        </w:rPr>
        <w:t>key/value</w:t>
      </w:r>
      <w:r w:rsidR="002D3998" w:rsidRPr="00636514">
        <w:rPr>
          <w:rFonts w:hint="eastAsia"/>
        </w:rPr>
        <w:t>格式的</w:t>
      </w:r>
      <w:r w:rsidR="002D3998" w:rsidRPr="00636514">
        <w:rPr>
          <w:rFonts w:hint="eastAsia"/>
        </w:rPr>
        <w:t>Map</w:t>
      </w:r>
      <w:r w:rsidR="002D3998" w:rsidRPr="00636514">
        <w:rPr>
          <w:rFonts w:hint="eastAsia"/>
        </w:rPr>
        <w:t>对象，对</w:t>
      </w:r>
      <w:r w:rsidR="002D3998" w:rsidRPr="00636514">
        <w:t>M</w:t>
      </w:r>
      <w:r w:rsidR="002D3998" w:rsidRPr="00636514">
        <w:rPr>
          <w:rFonts w:hint="eastAsia"/>
        </w:rPr>
        <w:t>ap</w:t>
      </w:r>
      <w:r w:rsidR="002D3998" w:rsidRPr="00636514">
        <w:rPr>
          <w:rFonts w:hint="eastAsia"/>
        </w:rPr>
        <w:t>对象进行签名。</w:t>
      </w:r>
      <w:r w:rsidR="002D3998" w:rsidRPr="00636514">
        <w:rPr>
          <w:rFonts w:hint="eastAsia"/>
        </w:rPr>
        <w:t>Map</w:t>
      </w:r>
      <w:r w:rsidR="002D3998" w:rsidRPr="00636514">
        <w:rPr>
          <w:rFonts w:hint="eastAsia"/>
        </w:rPr>
        <w:t>对象中的每一个除</w:t>
      </w:r>
      <w:r w:rsidR="002D3998" w:rsidRPr="00636514">
        <w:rPr>
          <w:rFonts w:hint="eastAsia"/>
        </w:rPr>
        <w:t>sign</w:t>
      </w:r>
      <w:r w:rsidR="002D3998" w:rsidRPr="00636514">
        <w:rPr>
          <w:rFonts w:hint="eastAsia"/>
        </w:rPr>
        <w:t>字段的非空值使用</w:t>
      </w:r>
      <w:r w:rsidR="002D3998" w:rsidRPr="00636514">
        <w:rPr>
          <w:rFonts w:hint="eastAsia"/>
        </w:rPr>
        <w:t>key</w:t>
      </w:r>
      <w:r w:rsidR="002D3998" w:rsidRPr="00636514">
        <w:t>=value</w:t>
      </w:r>
      <w:r w:rsidR="002D3998" w:rsidRPr="00636514">
        <w:t>的</w:t>
      </w:r>
      <w:r w:rsidR="002D3998">
        <w:rPr>
          <w:rFonts w:hint="eastAsia"/>
        </w:rPr>
        <w:t>形式</w:t>
      </w:r>
      <w:r w:rsidR="002D3998" w:rsidRPr="00636514">
        <w:t>表示</w:t>
      </w:r>
      <w:r w:rsidR="002D3998" w:rsidRPr="00636514">
        <w:rPr>
          <w:rFonts w:hint="eastAsia"/>
        </w:rPr>
        <w:t>，</w:t>
      </w:r>
      <w:r w:rsidR="002D3998" w:rsidRPr="00636514">
        <w:t>每一对数据使用</w:t>
      </w:r>
      <w:r w:rsidR="002D3998" w:rsidRPr="00636514">
        <w:rPr>
          <w:rFonts w:hint="eastAsia"/>
        </w:rPr>
        <w:t>&amp;</w:t>
      </w:r>
      <w:r w:rsidR="00DD048E">
        <w:t>符号</w:t>
      </w:r>
      <w:r w:rsidR="002D3998" w:rsidRPr="00636514">
        <w:t>连接</w:t>
      </w:r>
      <w:r w:rsidR="002D3998" w:rsidRPr="00636514">
        <w:rPr>
          <w:rFonts w:hint="eastAsia"/>
        </w:rPr>
        <w:t>，</w:t>
      </w:r>
      <w:r w:rsidR="002D3998" w:rsidRPr="00636514">
        <w:t>并将其按照字母顺序排列</w:t>
      </w:r>
      <w:r w:rsidR="002D3998" w:rsidRPr="00636514">
        <w:rPr>
          <w:rFonts w:hint="eastAsia"/>
        </w:rPr>
        <w:t>，最终连接成一个待验签的请求串。该信息使用</w:t>
      </w:r>
      <w:r w:rsidR="002D3998" w:rsidRPr="00636514">
        <w:rPr>
          <w:rFonts w:hint="eastAsia"/>
        </w:rPr>
        <w:t>MD5</w:t>
      </w:r>
      <w:r w:rsidR="002D3998" w:rsidRPr="00636514">
        <w:rPr>
          <w:rFonts w:hint="eastAsia"/>
        </w:rPr>
        <w:t>算法进行运算，运算结果全部转换为大写字符，并将最终得到的签名结果放置在</w:t>
      </w:r>
      <w:r w:rsidR="002D3998" w:rsidRPr="00636514">
        <w:rPr>
          <w:rFonts w:hint="eastAsia"/>
        </w:rPr>
        <w:t>sign</w:t>
      </w:r>
      <w:r w:rsidR="002D3998" w:rsidRPr="00636514">
        <w:rPr>
          <w:rFonts w:hint="eastAsia"/>
        </w:rPr>
        <w:t>字段的</w:t>
      </w:r>
      <w:r w:rsidR="002D3998" w:rsidRPr="00636514">
        <w:rPr>
          <w:rFonts w:hint="eastAsia"/>
        </w:rPr>
        <w:t>value</w:t>
      </w:r>
      <w:r w:rsidR="002D3998" w:rsidRPr="00636514">
        <w:rPr>
          <w:rFonts w:hint="eastAsia"/>
        </w:rPr>
        <w:t>位置上。然后，将</w:t>
      </w:r>
      <w:r w:rsidR="002D3998">
        <w:rPr>
          <w:rFonts w:hint="eastAsia"/>
        </w:rPr>
        <w:t>请求</w:t>
      </w:r>
      <w:r w:rsidR="002D3998" w:rsidRPr="00636514">
        <w:rPr>
          <w:rFonts w:hint="eastAsia"/>
        </w:rPr>
        <w:t>串转换为</w:t>
      </w:r>
      <w:r w:rsidR="002D3998" w:rsidRPr="00636514">
        <w:rPr>
          <w:rFonts w:hint="eastAsia"/>
        </w:rPr>
        <w:t>XML</w:t>
      </w:r>
      <w:r w:rsidR="002D3998">
        <w:rPr>
          <w:rFonts w:hint="eastAsia"/>
        </w:rPr>
        <w:t>格式</w:t>
      </w:r>
      <w:r w:rsidR="00DD048E">
        <w:rPr>
          <w:rFonts w:hint="eastAsia"/>
        </w:rPr>
        <w:t>，发</w:t>
      </w:r>
      <w:r w:rsidR="002D3998" w:rsidRPr="00636514">
        <w:rPr>
          <w:rFonts w:hint="eastAsia"/>
        </w:rPr>
        <w:t>送</w:t>
      </w:r>
      <w:r w:rsidR="00DD048E">
        <w:rPr>
          <w:rFonts w:hint="eastAsia"/>
        </w:rPr>
        <w:t>至微信服务器。最后，微信</w:t>
      </w:r>
      <w:r w:rsidR="002D3998" w:rsidRPr="00636514">
        <w:rPr>
          <w:rFonts w:hint="eastAsia"/>
        </w:rPr>
        <w:t>返回一个</w:t>
      </w:r>
      <w:r w:rsidR="002D3998" w:rsidRPr="00636514">
        <w:rPr>
          <w:rFonts w:hint="eastAsia"/>
        </w:rPr>
        <w:t>XML</w:t>
      </w:r>
      <w:r w:rsidR="002D3998" w:rsidRPr="00636514">
        <w:rPr>
          <w:rFonts w:hint="eastAsia"/>
        </w:rPr>
        <w:t>的响应数据，当</w:t>
      </w:r>
      <w:r w:rsidR="002D3998" w:rsidRPr="00636514">
        <w:rPr>
          <w:rFonts w:hint="eastAsia"/>
        </w:rPr>
        <w:t>return_</w:t>
      </w:r>
      <w:r w:rsidR="002D3998" w:rsidRPr="00636514">
        <w:t>code</w:t>
      </w:r>
      <w:r w:rsidR="002D3998" w:rsidRPr="00636514">
        <w:t>和</w:t>
      </w:r>
      <w:r w:rsidR="002D3998" w:rsidRPr="00636514">
        <w:t>result_code</w:t>
      </w:r>
      <w:r w:rsidR="002D3998" w:rsidRPr="00636514">
        <w:t>值为</w:t>
      </w:r>
      <w:r w:rsidR="002D3998" w:rsidRPr="00636514">
        <w:rPr>
          <w:rFonts w:hint="eastAsia"/>
        </w:rPr>
        <w:t>SUCCESS</w:t>
      </w:r>
      <w:r w:rsidR="002D3998" w:rsidRPr="00636514">
        <w:rPr>
          <w:rFonts w:hint="eastAsia"/>
        </w:rPr>
        <w:t>时，表示申码成功，解析出</w:t>
      </w:r>
      <w:r w:rsidR="002D3998" w:rsidRPr="00636514">
        <w:rPr>
          <w:rFonts w:hint="eastAsia"/>
        </w:rPr>
        <w:t>XML</w:t>
      </w:r>
      <w:r w:rsidR="002D3998" w:rsidRPr="00636514">
        <w:rPr>
          <w:rFonts w:hint="eastAsia"/>
        </w:rPr>
        <w:t>中</w:t>
      </w:r>
      <w:r w:rsidR="002D3998" w:rsidRPr="00636514">
        <w:rPr>
          <w:rFonts w:hint="eastAsia"/>
        </w:rPr>
        <w:t>code</w:t>
      </w:r>
      <w:r w:rsidR="002D3998" w:rsidRPr="00636514">
        <w:t>_url</w:t>
      </w:r>
      <w:r w:rsidR="002D3998" w:rsidRPr="00636514">
        <w:t>字段值</w:t>
      </w:r>
      <w:r w:rsidR="002D3998">
        <w:rPr>
          <w:rFonts w:hint="eastAsia"/>
        </w:rPr>
        <w:t>并返回，</w:t>
      </w:r>
      <w:r w:rsidR="002D3998" w:rsidRPr="00636514">
        <w:t>使用二维码生成类</w:t>
      </w:r>
      <w:r w:rsidR="002D3998" w:rsidRPr="00636514">
        <w:rPr>
          <w:rFonts w:hint="eastAsia"/>
        </w:rPr>
        <w:t>，</w:t>
      </w:r>
      <w:r w:rsidR="002D3998" w:rsidRPr="00636514">
        <w:t>将生成的二维码显示在页面中</w:t>
      </w:r>
      <w:r w:rsidR="002D3998" w:rsidRPr="00636514">
        <w:rPr>
          <w:rFonts w:hint="eastAsia"/>
        </w:rPr>
        <w:t>。</w:t>
      </w:r>
    </w:p>
    <w:p w14:paraId="589E3556" w14:textId="7365C0D4" w:rsidR="002D3998" w:rsidRPr="00AB7CD3" w:rsidRDefault="002D3998" w:rsidP="00AB7CD3">
      <w:pPr>
        <w:ind w:firstLine="480"/>
      </w:pPr>
      <w:r w:rsidRPr="00636514">
        <w:t>商家查询交易状态需要传入微信订单号</w:t>
      </w:r>
      <w:r w:rsidRPr="00636514">
        <w:rPr>
          <w:rFonts w:hint="eastAsia"/>
        </w:rPr>
        <w:t>和其他基本信息配置。首先，请求字段进行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102" w:name="_Toc492673790"/>
      <w:r>
        <w:br w:type="page"/>
      </w:r>
    </w:p>
    <w:p w14:paraId="01859124" w14:textId="0EB41A90" w:rsidR="004C4360" w:rsidRPr="00636514" w:rsidRDefault="00D57C3A" w:rsidP="006E2E2B">
      <w:pPr>
        <w:pStyle w:val="1"/>
        <w:ind w:leftChars="0" w:left="240"/>
      </w:pPr>
      <w:bookmarkStart w:id="103" w:name="_Toc498912586"/>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102"/>
      <w:bookmarkEnd w:id="103"/>
    </w:p>
    <w:p w14:paraId="0E0772FE" w14:textId="42FF1030" w:rsidR="000C06E3" w:rsidRDefault="000C06E3" w:rsidP="00AE0698">
      <w:pPr>
        <w:pStyle w:val="2"/>
      </w:pPr>
      <w:bookmarkStart w:id="104" w:name="_Toc498912587"/>
      <w:r>
        <w:rPr>
          <w:rFonts w:hint="eastAsia"/>
          <w:lang w:eastAsia="zh-CN"/>
        </w:rPr>
        <w:t>6.1</w:t>
      </w:r>
      <w:r>
        <w:t xml:space="preserve"> </w:t>
      </w:r>
      <w:r>
        <w:rPr>
          <w:rFonts w:hint="eastAsia"/>
        </w:rPr>
        <w:t>总结</w:t>
      </w:r>
      <w:bookmarkEnd w:id="104"/>
    </w:p>
    <w:p w14:paraId="0351984B" w14:textId="5E0E6A37" w:rsidR="00A500F1" w:rsidRDefault="00A500F1" w:rsidP="00A500F1">
      <w:pPr>
        <w:ind w:firstLine="480"/>
      </w:pPr>
      <w:bookmarkStart w:id="105" w:name="OLE_LINK372"/>
      <w:r>
        <w:rPr>
          <w:rFonts w:hint="eastAsia"/>
        </w:rPr>
        <w:t>VMCloudPlatfor</w:t>
      </w:r>
      <w:r>
        <w:t>m</w:t>
      </w:r>
      <w:r>
        <w:rPr>
          <w:rFonts w:hint="eastAsia"/>
        </w:rPr>
        <w:t>系统包括后台</w:t>
      </w:r>
      <w:r>
        <w:rPr>
          <w:rFonts w:hint="eastAsia"/>
        </w:rPr>
        <w:t>VMCloud</w:t>
      </w:r>
      <w:r>
        <w:t>Platform</w:t>
      </w:r>
      <w:r>
        <w:rPr>
          <w:rFonts w:hint="eastAsia"/>
        </w:rPr>
        <w:t>管理系统和售货终端</w:t>
      </w:r>
      <w:r>
        <w:rPr>
          <w:rFonts w:hint="eastAsia"/>
        </w:rPr>
        <w:t>VMSale</w:t>
      </w:r>
      <w:r>
        <w:t xml:space="preserve"> APP</w:t>
      </w:r>
      <w:r>
        <w:rPr>
          <w:rFonts w:hint="eastAsia"/>
        </w:rPr>
        <w:t>软件，以及运营商营业员使用的</w:t>
      </w:r>
      <w:r>
        <w:rPr>
          <w:rFonts w:hint="eastAsia"/>
        </w:rPr>
        <w:t>VMManage</w:t>
      </w:r>
      <w:r>
        <w:t xml:space="preserve"> APP</w:t>
      </w:r>
      <w:r>
        <w:rPr>
          <w:rFonts w:hint="eastAsia"/>
        </w:rPr>
        <w:t>管理软件。</w:t>
      </w:r>
      <w:r w:rsidR="00ED0F62">
        <w:rPr>
          <w:rFonts w:hint="eastAsia"/>
        </w:rPr>
        <w:t>解决中小型企业因技术或经济能力的限制无法实现信息化管理的问题。</w:t>
      </w:r>
      <w:r w:rsidR="00F439CB">
        <w:rPr>
          <w:rFonts w:hint="eastAsia"/>
        </w:rPr>
        <w:t>V</w:t>
      </w:r>
      <w:r w:rsidR="00F439CB">
        <w:t>MC</w:t>
      </w:r>
      <w:r w:rsidR="00F439CB">
        <w:rPr>
          <w:rFonts w:hint="eastAsia"/>
        </w:rPr>
        <w:t>loud</w:t>
      </w:r>
      <w:r w:rsidR="00F439CB">
        <w:t>Platform</w:t>
      </w:r>
      <w:r w:rsidR="00F439CB">
        <w:rPr>
          <w:rFonts w:hint="eastAsia"/>
        </w:rPr>
        <w:t>系统</w:t>
      </w:r>
      <w:r w:rsidR="00F439CB" w:rsidRPr="00636514">
        <w:rPr>
          <w:rFonts w:hint="eastAsia"/>
        </w:rPr>
        <w:t>采用了</w:t>
      </w:r>
      <w:r w:rsidR="00F439CB" w:rsidRPr="00636514">
        <w:rPr>
          <w:rFonts w:hint="eastAsia"/>
        </w:rPr>
        <w:t>SaaS</w:t>
      </w:r>
      <w:r w:rsidR="00F439CB">
        <w:rPr>
          <w:rFonts w:hint="eastAsia"/>
        </w:rPr>
        <w:t>服务</w:t>
      </w:r>
      <w:r w:rsidR="00F439CB" w:rsidRPr="00636514">
        <w:rPr>
          <w:rFonts w:hint="eastAsia"/>
        </w:rPr>
        <w:t>的设计思想，</w:t>
      </w:r>
      <w:r w:rsidR="00F439CB">
        <w:rPr>
          <w:rFonts w:hint="eastAsia"/>
        </w:rPr>
        <w:t>结合多租户技术</w:t>
      </w:r>
      <w:r w:rsidR="00F439CB" w:rsidRPr="00636514">
        <w:rPr>
          <w:rFonts w:hint="eastAsia"/>
        </w:rPr>
        <w:t>框架，</w:t>
      </w:r>
      <w:r w:rsidR="00F439CB">
        <w:rPr>
          <w:rFonts w:hint="eastAsia"/>
        </w:rPr>
        <w:t>将传统的自动售货机管理系统转变为可共享的管理云平台，</w:t>
      </w:r>
      <w:r w:rsidR="00ED0F62">
        <w:rPr>
          <w:rFonts w:hint="eastAsia"/>
        </w:rPr>
        <w:t>运营商可“按需租用，按需付费”，节约了资源的利用</w:t>
      </w:r>
      <w:r w:rsidR="00ED0F62">
        <w:rPr>
          <w:rFonts w:hint="eastAsia"/>
        </w:rPr>
        <w:t>。</w:t>
      </w:r>
      <w:r w:rsidR="00ED0F62">
        <w:rPr>
          <w:rFonts w:hint="eastAsia"/>
        </w:rPr>
        <w:t>VMSale</w:t>
      </w:r>
      <w:r w:rsidR="00ED0F62">
        <w:t xml:space="preserve"> APP</w:t>
      </w:r>
      <w:r w:rsidR="00ED0F62">
        <w:rPr>
          <w:rFonts w:hint="eastAsia"/>
        </w:rPr>
        <w:t>系统能够满足自动售货机终端的正常售货流程，并为消费者提供了移动支付的功能。运营商营业员在上货现场使用</w:t>
      </w:r>
      <w:r w:rsidR="00ED0F62">
        <w:rPr>
          <w:rFonts w:hint="eastAsia"/>
        </w:rPr>
        <w:t>VMManage</w:t>
      </w:r>
      <w:r w:rsidR="00ED0F62">
        <w:t xml:space="preserve"> APP</w:t>
      </w:r>
      <w:r w:rsidR="00ED0F62">
        <w:rPr>
          <w:rFonts w:hint="eastAsia"/>
        </w:rPr>
        <w:t>更新自动售货机信息，大大提高工作效率，减少出错率。</w:t>
      </w:r>
    </w:p>
    <w:p w14:paraId="6F11BD99" w14:textId="05A18D04" w:rsidR="0009313B" w:rsidRPr="00636514" w:rsidRDefault="0009313B" w:rsidP="0009313B">
      <w:pPr>
        <w:ind w:firstLine="480"/>
      </w:pPr>
      <w:r>
        <w:rPr>
          <w:rFonts w:hint="eastAsia"/>
        </w:rPr>
        <w:t>V</w:t>
      </w:r>
      <w:r>
        <w:t>MC</w:t>
      </w:r>
      <w:r>
        <w:rPr>
          <w:rFonts w:hint="eastAsia"/>
        </w:rPr>
        <w:t>loud</w:t>
      </w:r>
      <w:r>
        <w:t>Platform</w:t>
      </w:r>
      <w:r>
        <w:rPr>
          <w:rFonts w:hint="eastAsia"/>
        </w:rPr>
        <w:t>管理</w:t>
      </w:r>
      <w:r w:rsidRPr="00636514">
        <w:t>系统</w:t>
      </w:r>
      <w:r>
        <w:rPr>
          <w:rFonts w:hint="eastAsia"/>
        </w:rPr>
        <w:t>使用</w:t>
      </w:r>
      <w:r>
        <w:t>SSM</w:t>
      </w:r>
      <w:r w:rsidRPr="00636514">
        <w:rPr>
          <w:rFonts w:hint="eastAsia"/>
        </w:rPr>
        <w:t>框架，</w:t>
      </w:r>
      <w:r w:rsidRPr="00636514">
        <w:rPr>
          <w:rFonts w:hint="eastAsia"/>
        </w:rPr>
        <w:t>Maven</w:t>
      </w:r>
      <w:r w:rsidRPr="00636514">
        <w:rPr>
          <w:rFonts w:hint="eastAsia"/>
        </w:rPr>
        <w:t>构建工具、</w:t>
      </w:r>
      <w:r w:rsidRPr="00636514">
        <w:rPr>
          <w:rFonts w:hint="eastAsia"/>
        </w:rPr>
        <w:t>Mysql</w:t>
      </w:r>
      <w:r w:rsidRPr="00636514">
        <w:rPr>
          <w:rFonts w:hint="eastAsia"/>
        </w:rPr>
        <w:t>数据库</w:t>
      </w:r>
      <w:r>
        <w:rPr>
          <w:rFonts w:hint="eastAsia"/>
        </w:rPr>
        <w:t>、</w:t>
      </w:r>
      <w:r w:rsidRPr="00636514">
        <w:rPr>
          <w:rFonts w:hint="eastAsia"/>
        </w:rPr>
        <w:t>Bootstrap</w:t>
      </w:r>
      <w:r w:rsidRPr="00636514">
        <w:rPr>
          <w:rFonts w:hint="eastAsia"/>
        </w:rPr>
        <w:t>、</w:t>
      </w:r>
      <w:r w:rsidRPr="00636514">
        <w:t>Ajax</w:t>
      </w:r>
      <w:r>
        <w:rPr>
          <w:rFonts w:hint="eastAsia"/>
        </w:rPr>
        <w:t>和分层设计的思想实现系统</w:t>
      </w:r>
      <w:r w:rsidRPr="00636514">
        <w:rPr>
          <w:rFonts w:hint="eastAsia"/>
        </w:rPr>
        <w:t>开发</w:t>
      </w:r>
      <w:r>
        <w:rPr>
          <w:rFonts w:hint="eastAsia"/>
        </w:rPr>
        <w:t>。系统</w:t>
      </w:r>
      <w:r w:rsidRPr="00636514">
        <w:rPr>
          <w:rFonts w:hint="eastAsia"/>
        </w:rPr>
        <w:t>使用</w:t>
      </w:r>
      <w:r>
        <w:rPr>
          <w:rFonts w:hint="eastAsia"/>
        </w:rPr>
        <w:t>“</w:t>
      </w:r>
      <w:r>
        <w:rPr>
          <w:rFonts w:hint="eastAsia"/>
          <w:lang w:val="x-none"/>
        </w:rPr>
        <w:t>共享数据库，共享模式</w:t>
      </w:r>
      <w:r>
        <w:rPr>
          <w:rFonts w:hint="eastAsia"/>
        </w:rPr>
        <w:t>”实现数据的扩展性和功能的可配置性。</w:t>
      </w:r>
    </w:p>
    <w:p w14:paraId="16EE45E5" w14:textId="51A80784" w:rsidR="00B40F6B" w:rsidRDefault="00124A43" w:rsidP="009960BC">
      <w:pPr>
        <w:ind w:firstLine="480"/>
      </w:pPr>
      <w:r>
        <w:rPr>
          <w:rFonts w:hint="eastAsia"/>
        </w:rPr>
        <w:t>自动售货机终端使用外接</w:t>
      </w:r>
      <w:r>
        <w:rPr>
          <w:rFonts w:hint="eastAsia"/>
        </w:rPr>
        <w:t>Android</w:t>
      </w:r>
      <w:r>
        <w:t xml:space="preserve"> P</w:t>
      </w:r>
      <w:r>
        <w:rPr>
          <w:rFonts w:hint="eastAsia"/>
        </w:rPr>
        <w:t>ad</w:t>
      </w:r>
      <w:r>
        <w:rPr>
          <w:rFonts w:hint="eastAsia"/>
        </w:rPr>
        <w:t>进行改造，</w:t>
      </w:r>
      <w:r w:rsidR="00D92E3C">
        <w:rPr>
          <w:rFonts w:hint="eastAsia"/>
        </w:rPr>
        <w:t>Android</w:t>
      </w:r>
      <w:r w:rsidR="00D92E3C">
        <w:t xml:space="preserve"> Pad</w:t>
      </w:r>
      <w:r w:rsidR="00BD086E">
        <w:t>使</w:t>
      </w:r>
      <w:r w:rsidR="00BD086E">
        <w:rPr>
          <w:rFonts w:hint="eastAsia"/>
        </w:rPr>
        <w:t>用</w:t>
      </w:r>
      <w:r w:rsidR="00BD086E">
        <w:rPr>
          <w:rFonts w:hint="eastAsia"/>
        </w:rPr>
        <w:t>FT312D</w:t>
      </w:r>
      <w:r w:rsidR="00BD086E">
        <w:rPr>
          <w:rFonts w:hint="eastAsia"/>
        </w:rPr>
        <w:t>芯片和</w:t>
      </w:r>
      <w:r w:rsidR="000E5C94">
        <w:rPr>
          <w:rFonts w:hint="eastAsia"/>
        </w:rPr>
        <w:t>售货机终端相连</w:t>
      </w:r>
      <w:r w:rsidR="00BD086E">
        <w:rPr>
          <w:rFonts w:hint="eastAsia"/>
        </w:rPr>
        <w:t>，实现</w:t>
      </w:r>
      <w:r w:rsidR="00BD086E">
        <w:rPr>
          <w:rFonts w:hint="eastAsia"/>
        </w:rPr>
        <w:t>Android</w:t>
      </w:r>
      <w:r w:rsidR="00BD086E">
        <w:rPr>
          <w:rFonts w:hint="eastAsia"/>
        </w:rPr>
        <w:t>的</w:t>
      </w:r>
      <w:r w:rsidR="00BD086E">
        <w:rPr>
          <w:rFonts w:hint="eastAsia"/>
        </w:rPr>
        <w:t>USB</w:t>
      </w:r>
      <w:r w:rsidR="00BD086E">
        <w:rPr>
          <w:rFonts w:hint="eastAsia"/>
        </w:rPr>
        <w:t>接口转串口功能</w:t>
      </w:r>
      <w:r w:rsidR="006B0576">
        <w:rPr>
          <w:rFonts w:hint="eastAsia"/>
        </w:rPr>
        <w:t>。</w:t>
      </w:r>
      <w:r w:rsidR="00D32FCD">
        <w:rPr>
          <w:rFonts w:hint="eastAsia"/>
        </w:rPr>
        <w:t>售货终端</w:t>
      </w:r>
      <w:r w:rsidR="00D32FCD">
        <w:t>VMS</w:t>
      </w:r>
      <w:r w:rsidR="00D32FCD">
        <w:rPr>
          <w:rFonts w:hint="eastAsia"/>
        </w:rPr>
        <w:t>ale</w:t>
      </w:r>
      <w:r w:rsidR="00D32FCD">
        <w:t xml:space="preserve"> APP</w:t>
      </w:r>
      <w:r w:rsidR="00D32FCD">
        <w:rPr>
          <w:rFonts w:hint="eastAsia"/>
        </w:rPr>
        <w:t>包括了银联、微信和支付宝移动支付方式，以适应新生代消费者的习惯。</w:t>
      </w:r>
      <w:r w:rsidR="00B92337">
        <w:rPr>
          <w:rFonts w:hint="eastAsia"/>
        </w:rPr>
        <w:t>通过</w:t>
      </w:r>
      <w:r w:rsidR="00B92337">
        <w:rPr>
          <w:rFonts w:hint="eastAsia"/>
        </w:rPr>
        <w:t>4</w:t>
      </w:r>
      <w:r w:rsidR="00B92337">
        <w:t>G</w:t>
      </w:r>
      <w:r w:rsidR="00AE309C">
        <w:rPr>
          <w:rFonts w:hint="eastAsia"/>
        </w:rPr>
        <w:t>网络将售货机</w:t>
      </w:r>
      <w:r w:rsidR="00B92337">
        <w:rPr>
          <w:rFonts w:hint="eastAsia"/>
        </w:rPr>
        <w:t>联网</w:t>
      </w:r>
      <w:r w:rsidR="00AE309C">
        <w:rPr>
          <w:rFonts w:hint="eastAsia"/>
        </w:rPr>
        <w:t>，</w:t>
      </w:r>
      <w:r w:rsidR="005C287B">
        <w:rPr>
          <w:rFonts w:hint="eastAsia"/>
        </w:rPr>
        <w:t>及时传输</w:t>
      </w:r>
      <w:r w:rsidR="00B92337">
        <w:rPr>
          <w:rFonts w:hint="eastAsia"/>
        </w:rPr>
        <w:t>销售信息到</w:t>
      </w:r>
      <w:r w:rsidR="00B92337">
        <w:rPr>
          <w:rFonts w:hint="eastAsia"/>
        </w:rPr>
        <w:t>VMCloudPlatform</w:t>
      </w:r>
      <w:r w:rsidR="00B92337">
        <w:rPr>
          <w:rFonts w:hint="eastAsia"/>
        </w:rPr>
        <w:t>管理系统的后台数据库中，以便于运营商管理员对终端售货机的监控。</w:t>
      </w:r>
      <w:r w:rsidR="00981576">
        <w:rPr>
          <w:rFonts w:hint="eastAsia"/>
        </w:rPr>
        <w:t>此外，为了提高运营商营业员的</w:t>
      </w:r>
      <w:r w:rsidR="00E41A1B">
        <w:rPr>
          <w:rFonts w:hint="eastAsia"/>
        </w:rPr>
        <w:t>工作效率</w:t>
      </w:r>
      <w:r w:rsidR="00981576">
        <w:rPr>
          <w:rFonts w:hint="eastAsia"/>
        </w:rPr>
        <w:t>，还提供了一个</w:t>
      </w:r>
      <w:r w:rsidR="00981576">
        <w:rPr>
          <w:rFonts w:hint="eastAsia"/>
        </w:rPr>
        <w:t>VMManage</w:t>
      </w:r>
      <w:r w:rsidR="00981576">
        <w:t xml:space="preserve"> APP</w:t>
      </w:r>
      <w:r w:rsidR="00981576">
        <w:rPr>
          <w:rFonts w:hint="eastAsia"/>
        </w:rPr>
        <w:t>小程序，</w:t>
      </w:r>
      <w:r w:rsidR="00E41A1B">
        <w:rPr>
          <w:rFonts w:hint="eastAsia"/>
        </w:rPr>
        <w:t>帮助营业员</w:t>
      </w:r>
      <w:r w:rsidR="00385909">
        <w:rPr>
          <w:rFonts w:hint="eastAsia"/>
        </w:rPr>
        <w:t>在移动端</w:t>
      </w:r>
      <w:r w:rsidR="00E41A1B">
        <w:rPr>
          <w:rFonts w:hint="eastAsia"/>
        </w:rPr>
        <w:t>更新售货机信息，减少人工抄录的麻烦。</w:t>
      </w:r>
      <w:r>
        <w:t xml:space="preserve"> </w:t>
      </w:r>
    </w:p>
    <w:p w14:paraId="32D70741" w14:textId="77777777" w:rsidR="004A7F4F" w:rsidRPr="00636514" w:rsidRDefault="004A7F4F" w:rsidP="00660703">
      <w:pPr>
        <w:ind w:firstLine="480"/>
      </w:pPr>
      <w:r w:rsidRPr="00636514">
        <w:rPr>
          <w:rFonts w:hint="eastAsia"/>
        </w:rPr>
        <w:t>该平台系统主要有以下几个特点：</w:t>
      </w:r>
    </w:p>
    <w:p w14:paraId="7E3E1EED" w14:textId="77777777" w:rsidR="004A7F4F" w:rsidRPr="00636514" w:rsidRDefault="004A7F4F" w:rsidP="0020264B">
      <w:pPr>
        <w:numPr>
          <w:ilvl w:val="0"/>
          <w:numId w:val="4"/>
        </w:numPr>
        <w:ind w:firstLineChars="0"/>
      </w:pPr>
      <w:r w:rsidRPr="00636514">
        <w:rPr>
          <w:rFonts w:hint="eastAsia"/>
        </w:rPr>
        <w:t>易用性：系统采用</w:t>
      </w:r>
      <w:r w:rsidRPr="00636514">
        <w:rPr>
          <w:rFonts w:hint="eastAsia"/>
        </w:rPr>
        <w:t>SaaS</w:t>
      </w:r>
      <w:r w:rsidRPr="00636514">
        <w:t>模式进行开发</w:t>
      </w:r>
      <w:r w:rsidRPr="00636514">
        <w:rPr>
          <w:rFonts w:hint="eastAsia"/>
        </w:rPr>
        <w:t>，由</w:t>
      </w:r>
      <w:r>
        <w:rPr>
          <w:rFonts w:hint="eastAsia"/>
        </w:rPr>
        <w:t>售货机厂商</w:t>
      </w:r>
      <w:r w:rsidRPr="00636514">
        <w:rPr>
          <w:rFonts w:hint="eastAsia"/>
        </w:rPr>
        <w:t>进行系统的部署和发布，</w:t>
      </w:r>
      <w:r>
        <w:rPr>
          <w:rFonts w:hint="eastAsia"/>
        </w:rPr>
        <w:t>售货机运营商</w:t>
      </w:r>
      <w:r w:rsidRPr="00636514">
        <w:rPr>
          <w:rFonts w:hint="eastAsia"/>
        </w:rPr>
        <w:t>可直接通过网页入口访问平台系统。</w:t>
      </w:r>
      <w:r>
        <w:rPr>
          <w:rFonts w:hint="eastAsia"/>
        </w:rPr>
        <w:t>系统的使用方式</w:t>
      </w:r>
      <w:r w:rsidRPr="00636514">
        <w:rPr>
          <w:rFonts w:hint="eastAsia"/>
        </w:rPr>
        <w:t>便捷，简便易学，适合各个层次的人员使用。</w:t>
      </w:r>
    </w:p>
    <w:p w14:paraId="303573E4" w14:textId="77777777" w:rsidR="004A7F4F" w:rsidRPr="00636514" w:rsidRDefault="004A7F4F" w:rsidP="0020264B">
      <w:pPr>
        <w:numPr>
          <w:ilvl w:val="0"/>
          <w:numId w:val="4"/>
        </w:numPr>
        <w:ind w:firstLineChars="0"/>
      </w:pPr>
      <w:r w:rsidRPr="00636514">
        <w:t>通用性</w:t>
      </w:r>
      <w:r w:rsidRPr="00636514">
        <w:rPr>
          <w:rFonts w:hint="eastAsia"/>
        </w:rPr>
        <w:t>：</w:t>
      </w:r>
      <w:r w:rsidRPr="00636514">
        <w:t>系统针对自动售货机</w:t>
      </w:r>
      <w:r>
        <w:t>运营商</w:t>
      </w:r>
      <w:r w:rsidRPr="00636514">
        <w:t>进行开发</w:t>
      </w:r>
      <w:r w:rsidRPr="00636514">
        <w:rPr>
          <w:rFonts w:hint="eastAsia"/>
        </w:rPr>
        <w:t>，</w:t>
      </w:r>
      <w:r w:rsidRPr="00636514">
        <w:t>面向用户类型明确</w:t>
      </w:r>
      <w:r w:rsidRPr="00636514">
        <w:rPr>
          <w:rFonts w:hint="eastAsia"/>
        </w:rPr>
        <w:t>，符合自动售货机厂商和运营商的使用范围。</w:t>
      </w:r>
    </w:p>
    <w:p w14:paraId="0DABCD2B" w14:textId="77777777" w:rsidR="004A7F4F" w:rsidRPr="00636514" w:rsidRDefault="004A7F4F" w:rsidP="0020264B">
      <w:pPr>
        <w:numPr>
          <w:ilvl w:val="0"/>
          <w:numId w:val="4"/>
        </w:numPr>
        <w:ind w:firstLineChars="0"/>
      </w:pPr>
      <w:r w:rsidRPr="00636514">
        <w:rPr>
          <w:rFonts w:hint="eastAsia"/>
        </w:rPr>
        <w:lastRenderedPageBreak/>
        <w:t>隔离性：系统采用多租户模式，各个租户之间数据进行隔离，数据库对用户</w:t>
      </w:r>
      <w:r>
        <w:t>和</w:t>
      </w:r>
      <w:r w:rsidRPr="00636514">
        <w:rPr>
          <w:rFonts w:hint="eastAsia"/>
        </w:rPr>
        <w:t>其他敏感信息进行加密操作，防止信息的泄露。</w:t>
      </w:r>
    </w:p>
    <w:p w14:paraId="12EAAE36" w14:textId="77777777" w:rsidR="004A7F4F" w:rsidRPr="00636514" w:rsidRDefault="004A7F4F" w:rsidP="0020264B">
      <w:pPr>
        <w:numPr>
          <w:ilvl w:val="0"/>
          <w:numId w:val="4"/>
        </w:numPr>
        <w:ind w:firstLineChars="0"/>
      </w:pPr>
      <w:r w:rsidRPr="00636514">
        <w:rPr>
          <w:rFonts w:hint="eastAsia"/>
        </w:rPr>
        <w:t>经济性：</w:t>
      </w:r>
      <w:r>
        <w:rPr>
          <w:rFonts w:hint="eastAsia"/>
        </w:rPr>
        <w:t>1</w:t>
      </w:r>
      <w:r>
        <w:rPr>
          <w:rFonts w:hint="eastAsia"/>
        </w:rPr>
        <w:t>）运营商不需要提供硬件和网络服务，还省去</w:t>
      </w:r>
      <w:r w:rsidRPr="00636514">
        <w:rPr>
          <w:rFonts w:hint="eastAsia"/>
        </w:rPr>
        <w:t>了雇佣技术人员的额外开销和人员配置</w:t>
      </w:r>
      <w:r>
        <w:rPr>
          <w:rFonts w:hint="eastAsia"/>
        </w:rPr>
        <w:t>；</w:t>
      </w:r>
      <w:r>
        <w:rPr>
          <w:rFonts w:hint="eastAsia"/>
        </w:rPr>
        <w:t>2</w:t>
      </w:r>
      <w:r>
        <w:rPr>
          <w:rFonts w:hint="eastAsia"/>
        </w:rPr>
        <w:t>）运营商</w:t>
      </w:r>
      <w:r w:rsidRPr="00636514">
        <w:rPr>
          <w:rFonts w:hint="eastAsia"/>
        </w:rPr>
        <w:t>不需要对系统进行运维支持，减少了工作量</w:t>
      </w:r>
      <w:r>
        <w:rPr>
          <w:rFonts w:hint="eastAsia"/>
        </w:rPr>
        <w:t>；</w:t>
      </w:r>
      <w:r>
        <w:rPr>
          <w:rFonts w:hint="eastAsia"/>
        </w:rPr>
        <w:t>3</w:t>
      </w:r>
      <w:r>
        <w:rPr>
          <w:rFonts w:hint="eastAsia"/>
        </w:rPr>
        <w:t>）</w:t>
      </w:r>
      <w:r w:rsidRPr="00636514">
        <w:rPr>
          <w:rFonts w:hint="eastAsia"/>
        </w:rPr>
        <w:t>该系统为一个共享的多租户系统，一次开发可供多个</w:t>
      </w:r>
      <w:r>
        <w:t>运营商</w:t>
      </w:r>
      <w:r w:rsidRPr="00636514">
        <w:rPr>
          <w:rFonts w:hint="eastAsia"/>
        </w:rPr>
        <w:t>使用，</w:t>
      </w:r>
      <w:r>
        <w:rPr>
          <w:rFonts w:hint="eastAsia"/>
        </w:rPr>
        <w:t>租金低廉，</w:t>
      </w:r>
      <w:r>
        <w:t>能够帮助厂商吸引客户</w:t>
      </w:r>
      <w:r>
        <w:rPr>
          <w:rFonts w:hint="eastAsia"/>
        </w:rPr>
        <w:t>，增强竞争力；</w:t>
      </w:r>
      <w:r>
        <w:rPr>
          <w:rFonts w:hint="eastAsia"/>
        </w:rPr>
        <w:t>4</w:t>
      </w:r>
      <w:r>
        <w:rPr>
          <w:rFonts w:hint="eastAsia"/>
        </w:rPr>
        <w:t>）</w:t>
      </w:r>
      <w:r w:rsidRPr="00636514">
        <w:rPr>
          <w:rFonts w:hint="eastAsia"/>
        </w:rPr>
        <w:t>终端系统使用价格低廉的</w:t>
      </w:r>
      <w:r w:rsidRPr="00636514">
        <w:rPr>
          <w:rFonts w:hint="eastAsia"/>
        </w:rPr>
        <w:t>Android</w:t>
      </w:r>
      <w:r w:rsidRPr="00636514">
        <w:rPr>
          <w:rFonts w:hint="eastAsia"/>
        </w:rPr>
        <w:t>设备进行开发</w:t>
      </w:r>
      <w:r>
        <w:rPr>
          <w:rFonts w:hint="eastAsia"/>
        </w:rPr>
        <w:t>，改造成本较低</w:t>
      </w:r>
      <w:r w:rsidRPr="00636514">
        <w:rPr>
          <w:rFonts w:hint="eastAsia"/>
        </w:rPr>
        <w:t>。</w:t>
      </w:r>
    </w:p>
    <w:p w14:paraId="5029FAF3" w14:textId="77777777" w:rsidR="004A7F4F" w:rsidRPr="00636514" w:rsidRDefault="004A7F4F" w:rsidP="0020264B">
      <w:pPr>
        <w:numPr>
          <w:ilvl w:val="0"/>
          <w:numId w:val="4"/>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Pr="00636514">
        <w:rPr>
          <w:rFonts w:hint="eastAsia"/>
        </w:rPr>
        <w:t>，</w:t>
      </w:r>
      <w:r>
        <w:t>营业员</w:t>
      </w:r>
      <w:r w:rsidRPr="00636514">
        <w:t>不需</w:t>
      </w:r>
      <w:r>
        <w:t>要</w:t>
      </w:r>
      <w:r w:rsidRPr="00636514">
        <w:t>手动记录和誊抄货道的更新状况</w:t>
      </w:r>
      <w:r w:rsidRPr="00636514">
        <w:rPr>
          <w:rFonts w:hint="eastAsia"/>
        </w:rPr>
        <w:t>，</w:t>
      </w:r>
      <w:r w:rsidRPr="00636514">
        <w:t>直接使用手机实时更新</w:t>
      </w:r>
      <w:r>
        <w:rPr>
          <w:rFonts w:hint="eastAsia"/>
        </w:rPr>
        <w:t>售货机内的库存</w:t>
      </w:r>
      <w:r w:rsidRPr="00636514">
        <w:t>信息</w:t>
      </w:r>
      <w:r w:rsidRPr="00636514">
        <w:rPr>
          <w:rFonts w:hint="eastAsia"/>
        </w:rPr>
        <w:t>。</w:t>
      </w:r>
    </w:p>
    <w:p w14:paraId="758D11FE" w14:textId="77777777" w:rsidR="004A7F4F" w:rsidRDefault="004A7F4F" w:rsidP="00AE0698">
      <w:pPr>
        <w:pStyle w:val="2"/>
      </w:pPr>
      <w:bookmarkStart w:id="106" w:name="_Toc498912588"/>
      <w:r>
        <w:rPr>
          <w:rFonts w:hint="eastAsia"/>
          <w:lang w:eastAsia="zh-CN"/>
        </w:rPr>
        <w:t>6.2</w:t>
      </w:r>
      <w:r>
        <w:t xml:space="preserve"> </w:t>
      </w:r>
      <w:r>
        <w:rPr>
          <w:rFonts w:hint="eastAsia"/>
        </w:rPr>
        <w:t>展望</w:t>
      </w:r>
      <w:bookmarkEnd w:id="106"/>
    </w:p>
    <w:p w14:paraId="3FF835AF" w14:textId="5C00E7EE" w:rsidR="004A7F4F" w:rsidRDefault="001B31EF" w:rsidP="002F4A54">
      <w:pPr>
        <w:ind w:firstLine="480"/>
      </w:pPr>
      <w:r>
        <w:rPr>
          <w:rFonts w:hint="eastAsia"/>
        </w:rPr>
        <w:t>当今国内自动售货机行业发展非常快，新的机型新的应用层出不穷，</w:t>
      </w:r>
      <w:r w:rsidR="0093373E">
        <w:rPr>
          <w:rFonts w:hint="eastAsia"/>
        </w:rPr>
        <w:t>VMCloudPlatform</w:t>
      </w:r>
      <w:r w:rsidR="0093373E">
        <w:t>系统</w:t>
      </w:r>
      <w:r w:rsidR="00C36D0E">
        <w:t>还仅仅是一个初步尝试</w:t>
      </w:r>
      <w:r w:rsidR="00C36D0E">
        <w:rPr>
          <w:rFonts w:hint="eastAsia"/>
        </w:rPr>
        <w:t>，</w:t>
      </w:r>
      <w:r w:rsidR="00C36D0E">
        <w:t>还需要随着需求的变化发展不断的更新</w:t>
      </w:r>
      <w:r w:rsidR="00892FAE">
        <w:rPr>
          <w:rFonts w:hint="eastAsia"/>
        </w:rPr>
        <w:t>、</w:t>
      </w:r>
      <w:r w:rsidR="00C36D0E">
        <w:t>完善</w:t>
      </w:r>
      <w:r w:rsidR="00892FAE">
        <w:rPr>
          <w:rFonts w:hint="eastAsia"/>
        </w:rPr>
        <w:t>和</w:t>
      </w:r>
      <w:r w:rsidR="00826CB0">
        <w:t>扩展</w:t>
      </w:r>
      <w:r w:rsidR="00D07174">
        <w:rPr>
          <w:rFonts w:hint="eastAsia"/>
        </w:rPr>
        <w:t>，</w:t>
      </w:r>
      <w:r w:rsidR="00D07174">
        <w:t>本文所采用的数据模型为</w:t>
      </w:r>
      <w:r w:rsidR="006B2C88">
        <w:t>系统</w:t>
      </w:r>
      <w:r w:rsidR="005318A9">
        <w:t>可扩展性工作打下基础</w:t>
      </w:r>
      <w:r w:rsidR="005318A9">
        <w:rPr>
          <w:rFonts w:hint="eastAsia"/>
        </w:rPr>
        <w:t>，</w:t>
      </w:r>
      <w:r w:rsidR="005318A9">
        <w:t>预留了</w:t>
      </w:r>
      <w:r w:rsidR="005851E9">
        <w:rPr>
          <w:rFonts w:hint="eastAsia"/>
        </w:rPr>
        <w:t>接口</w:t>
      </w:r>
      <w:r w:rsidR="00C36D0E">
        <w:rPr>
          <w:rFonts w:hint="eastAsia"/>
        </w:rPr>
        <w:t>。</w:t>
      </w:r>
      <w:r w:rsidR="000B4F67">
        <w:rPr>
          <w:rFonts w:hint="eastAsia"/>
        </w:rPr>
        <w:t>自动售货机</w:t>
      </w:r>
      <w:r w:rsidR="00153BBC">
        <w:rPr>
          <w:rFonts w:hint="eastAsia"/>
        </w:rPr>
        <w:t>行业</w:t>
      </w:r>
      <w:r w:rsidR="000B4F67">
        <w:rPr>
          <w:rFonts w:hint="eastAsia"/>
        </w:rPr>
        <w:t>在我国发展迅速，</w:t>
      </w:r>
      <w:r w:rsidR="004A7F4F">
        <w:rPr>
          <w:rFonts w:hint="eastAsia"/>
        </w:rPr>
        <w:t>未来</w:t>
      </w:r>
      <w:r w:rsidR="000B4F67">
        <w:rPr>
          <w:rFonts w:hint="eastAsia"/>
        </w:rPr>
        <w:t>运营商</w:t>
      </w:r>
      <w:r w:rsidR="004A7F4F">
        <w:rPr>
          <w:rFonts w:hint="eastAsia"/>
        </w:rPr>
        <w:t>对数据的安全隔离要求</w:t>
      </w:r>
      <w:r w:rsidR="000B4F67">
        <w:rPr>
          <w:rFonts w:hint="eastAsia"/>
        </w:rPr>
        <w:t>会</w:t>
      </w:r>
      <w:r w:rsidR="004A7F4F">
        <w:rPr>
          <w:rFonts w:hint="eastAsia"/>
        </w:rPr>
        <w:t>越来越高，后续</w:t>
      </w:r>
      <w:r w:rsidR="00222B61">
        <w:rPr>
          <w:rFonts w:hint="eastAsia"/>
        </w:rPr>
        <w:t>将</w:t>
      </w:r>
      <w:r w:rsidR="006E6BE7">
        <w:rPr>
          <w:rFonts w:hint="eastAsia"/>
        </w:rPr>
        <w:t>进一步</w:t>
      </w:r>
      <w:r w:rsidR="004A7F4F">
        <w:rPr>
          <w:rFonts w:hint="eastAsia"/>
        </w:rPr>
        <w:t>探究</w:t>
      </w:r>
      <w:r w:rsidR="004A7F4F">
        <w:t>S</w:t>
      </w:r>
      <w:r w:rsidR="004A7F4F">
        <w:rPr>
          <w:rFonts w:hint="eastAsia"/>
        </w:rPr>
        <w:t>aaS</w:t>
      </w:r>
      <w:r w:rsidR="00F94A2F">
        <w:rPr>
          <w:rFonts w:hint="eastAsia"/>
        </w:rPr>
        <w:t>隔离级别和多租户模式的优化。</w:t>
      </w:r>
      <w:r w:rsidR="00ED438D">
        <w:rPr>
          <w:rFonts w:hint="eastAsia"/>
        </w:rPr>
        <w:t>随着</w:t>
      </w:r>
      <w:r w:rsidR="00274030">
        <w:rPr>
          <w:rFonts w:hint="eastAsia"/>
        </w:rPr>
        <w:t>平台的运维时间越来越久，</w:t>
      </w:r>
      <w:r w:rsidR="004A7F4F">
        <w:rPr>
          <w:rFonts w:hint="eastAsia"/>
        </w:rPr>
        <w:t>自动售货机的商品销售记录</w:t>
      </w:r>
      <w:r w:rsidR="00F94A2F">
        <w:rPr>
          <w:rFonts w:hint="eastAsia"/>
        </w:rPr>
        <w:t>逐渐</w:t>
      </w:r>
      <w:r w:rsidR="00ED438D">
        <w:rPr>
          <w:rFonts w:hint="eastAsia"/>
        </w:rPr>
        <w:t>增多</w:t>
      </w:r>
      <w:r w:rsidR="004A7F4F">
        <w:rPr>
          <w:rFonts w:hint="eastAsia"/>
        </w:rPr>
        <w:t>，</w:t>
      </w:r>
      <w:r w:rsidR="00274030">
        <w:rPr>
          <w:rFonts w:hint="eastAsia"/>
        </w:rPr>
        <w:t>这些数据</w:t>
      </w:r>
      <w:r w:rsidR="00E83A95">
        <w:rPr>
          <w:rFonts w:hint="eastAsia"/>
        </w:rPr>
        <w:t>也</w:t>
      </w:r>
      <w:r w:rsidR="00274030">
        <w:rPr>
          <w:rFonts w:hint="eastAsia"/>
        </w:rPr>
        <w:t>是一笔宝贵的财富</w:t>
      </w:r>
      <w:r w:rsidR="00242486">
        <w:rPr>
          <w:rFonts w:hint="eastAsia"/>
        </w:rPr>
        <w:t>，</w:t>
      </w:r>
      <w:r w:rsidR="00E83A95">
        <w:rPr>
          <w:rFonts w:hint="eastAsia"/>
        </w:rPr>
        <w:t>后期可以采集</w:t>
      </w:r>
      <w:r w:rsidR="004A7F4F">
        <w:rPr>
          <w:rFonts w:hint="eastAsia"/>
        </w:rPr>
        <w:t>商品销售记录，对数据进行二次</w:t>
      </w:r>
      <w:r w:rsidR="00907906">
        <w:t>分析</w:t>
      </w:r>
      <w:r w:rsidR="004A7F4F">
        <w:rPr>
          <w:rFonts w:hint="eastAsia"/>
        </w:rPr>
        <w:t>，</w:t>
      </w:r>
      <w:r w:rsidR="00E83A95">
        <w:rPr>
          <w:rFonts w:hint="eastAsia"/>
        </w:rPr>
        <w:t>将数据分析结果反馈给商品供应商和运营商</w:t>
      </w:r>
      <w:r w:rsidR="00262052">
        <w:rPr>
          <w:rFonts w:hint="eastAsia"/>
        </w:rPr>
        <w:t>，推动自动售货机</w:t>
      </w:r>
      <w:r w:rsidR="00262052">
        <w:rPr>
          <w:rFonts w:hint="eastAsia"/>
        </w:rPr>
        <w:t>行业</w:t>
      </w:r>
      <w:r w:rsidR="00262052">
        <w:rPr>
          <w:rFonts w:hint="eastAsia"/>
        </w:rPr>
        <w:t>的进一步发展。</w:t>
      </w:r>
    </w:p>
    <w:bookmarkEnd w:id="105"/>
    <w:p w14:paraId="6380E774" w14:textId="77777777" w:rsidR="009310F4" w:rsidRPr="00636514" w:rsidRDefault="0055124F" w:rsidP="00042A16">
      <w:pPr>
        <w:pStyle w:val="1"/>
        <w:ind w:leftChars="0" w:left="0"/>
      </w:pPr>
      <w:r w:rsidRPr="00636514">
        <w:br w:type="page"/>
      </w:r>
      <w:bookmarkStart w:id="107" w:name="_Toc492673791"/>
      <w:bookmarkStart w:id="108" w:name="_Toc498912589"/>
      <w:r w:rsidR="009310F4" w:rsidRPr="00636514">
        <w:lastRenderedPageBreak/>
        <w:t>致谢</w:t>
      </w:r>
      <w:bookmarkEnd w:id="107"/>
      <w:bookmarkEnd w:id="108"/>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09" w:name="_Toc498912590"/>
      <w:r>
        <w:lastRenderedPageBreak/>
        <w:t>参考文献</w:t>
      </w:r>
      <w:bookmarkEnd w:id="109"/>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495E9F" w14:textId="77777777" w:rsidR="0020264B" w:rsidRPr="005B5109" w:rsidRDefault="0020264B" w:rsidP="005B5109">
      <w:pPr>
        <w:pStyle w:val="a6"/>
        <w:ind w:firstLineChars="0" w:firstLine="0"/>
      </w:pPr>
    </w:p>
  </w:endnote>
  <w:endnote w:type="continuationSeparator" w:id="0">
    <w:p w14:paraId="320F92B7" w14:textId="77777777" w:rsidR="0020264B" w:rsidRPr="005651D7" w:rsidRDefault="0020264B" w:rsidP="005651D7">
      <w:pPr>
        <w:pStyle w:val="a6"/>
        <w:ind w:firstLineChars="0" w:firstLine="0"/>
      </w:pPr>
    </w:p>
  </w:endnote>
  <w:endnote w:type="continuationNotice" w:id="1">
    <w:p w14:paraId="2B538BCB" w14:textId="77777777" w:rsidR="0020264B" w:rsidRPr="00632ABF" w:rsidRDefault="0020264B" w:rsidP="005651D7">
      <w:pPr>
        <w:pStyle w:val="a6"/>
        <w:ind w:firstLineChars="0" w:firstLine="0"/>
      </w:pPr>
    </w:p>
  </w:endnote>
  <w:endnote w:id="2">
    <w:p w14:paraId="22BD2F37" w14:textId="1CD31FBC" w:rsidR="00124A43" w:rsidRPr="00F2661D" w:rsidRDefault="00124A43" w:rsidP="00F2661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F2661D">
        <w:rPr>
          <w:rFonts w:asciiTheme="minorEastAsia" w:hAnsiTheme="minorEastAsia"/>
          <w:szCs w:val="24"/>
        </w:rPr>
        <w:t>Brown G. Automated vending machine system for recorded goods: U.S. Patent 5,445,295[P]. 1995-8-29.</w:t>
      </w:r>
    </w:p>
  </w:endnote>
  <w:endnote w:id="3">
    <w:p w14:paraId="66388C64" w14:textId="249E71B3" w:rsidR="00124A43" w:rsidRPr="00C178D5" w:rsidRDefault="00124A43"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28BE1C41" w:rsidR="00124A43" w:rsidRPr="00DD45F9" w:rsidRDefault="00124A43"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r>
        <w:rPr>
          <w:rFonts w:asciiTheme="minorEastAsia" w:hAnsiTheme="minorEastAsia" w:hint="eastAsia"/>
          <w:szCs w:val="24"/>
        </w:rPr>
        <w:t>:63</w:t>
      </w:r>
      <w:r w:rsidRPr="00DD45F9">
        <w:rPr>
          <w:rFonts w:asciiTheme="minorEastAsia" w:hAnsiTheme="minorEastAsia"/>
          <w:szCs w:val="24"/>
        </w:rPr>
        <w:t>.</w:t>
      </w:r>
    </w:p>
  </w:endnote>
  <w:endnote w:id="5">
    <w:p w14:paraId="2A8B203B" w14:textId="26202B6D" w:rsidR="00124A43" w:rsidRPr="004B1D41" w:rsidRDefault="00124A43"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马涛. 我国移动支付业务发展分析[J]. 华南金融电脑, 2005, 13(3): 9-10.</w:t>
      </w:r>
    </w:p>
  </w:endnote>
  <w:endnote w:id="6">
    <w:p w14:paraId="29ED3D9B" w14:textId="03563DDC" w:rsidR="00124A43" w:rsidRPr="00787D88" w:rsidRDefault="00124A43"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124A43" w:rsidRPr="00932E5A" w:rsidRDefault="00124A43"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124A43" w:rsidRPr="00787D88" w:rsidRDefault="00124A43"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124A43" w:rsidRPr="00932E5A" w:rsidRDefault="00124A43"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124A43" w:rsidRPr="00A46C57" w:rsidRDefault="00124A43"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3006D1ED" w:rsidR="00124A43" w:rsidRPr="006B1015" w:rsidRDefault="00124A43"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C04361">
        <w:rPr>
          <w:rFonts w:asciiTheme="minorEastAsia" w:hAnsiTheme="minorEastAsia"/>
          <w:szCs w:val="24"/>
        </w:rPr>
        <w:t>周婷婷, 王宁诚. 自动售货机销售监测反馈系统[J]. 电脑知识与技术, 2016 (4X): 275-277.</w:t>
      </w:r>
    </w:p>
  </w:endnote>
  <w:endnote w:id="12">
    <w:p w14:paraId="2B49C2D9" w14:textId="737DBFB6" w:rsidR="00124A43" w:rsidRPr="00806705" w:rsidRDefault="00124A43"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0AB47A" w:rsidR="00124A43" w:rsidRPr="00376B07" w:rsidRDefault="00124A43"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w:t>
      </w:r>
      <w:r>
        <w:rPr>
          <w:rFonts w:asciiTheme="minorEastAsia" w:hAnsiTheme="minorEastAsia" w:hint="eastAsia"/>
          <w:szCs w:val="24"/>
        </w:rPr>
        <w:t>(教育现代化)（</w:t>
      </w:r>
      <w:r w:rsidRPr="00565088">
        <w:rPr>
          <w:rFonts w:asciiTheme="minorEastAsia" w:hAnsiTheme="minorEastAsia"/>
          <w:szCs w:val="24"/>
        </w:rPr>
        <w:t>电子版</w:t>
      </w:r>
      <w:r>
        <w:rPr>
          <w:rFonts w:asciiTheme="minorEastAsia" w:hAnsiTheme="minorEastAsia" w:hint="eastAsia"/>
          <w:szCs w:val="24"/>
        </w:rPr>
        <w:t>）</w:t>
      </w:r>
      <w:r w:rsidRPr="00565088">
        <w:rPr>
          <w:rFonts w:asciiTheme="minorEastAsia" w:hAnsiTheme="minorEastAsia"/>
          <w:szCs w:val="24"/>
        </w:rPr>
        <w:t>, 2013(5):115-116.</w:t>
      </w:r>
    </w:p>
  </w:endnote>
  <w:endnote w:id="14">
    <w:p w14:paraId="2E4CCAFC" w14:textId="77777777" w:rsidR="00124A43" w:rsidRPr="00B70C8B" w:rsidRDefault="00124A43"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6CB51EF4"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 xml:space="preserve"> 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CF197A1" w:rsidR="00124A43" w:rsidRPr="003A5F94" w:rsidRDefault="00124A43"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Cusumano M. Cloud computing and SaaS as new computing platforms[J]. Communications of the ACM, 2010, 53(4): 27-29.</w:t>
      </w:r>
    </w:p>
  </w:endnote>
  <w:endnote w:id="20">
    <w:p w14:paraId="3D2336A2" w14:textId="1B539AD4" w:rsidR="00124A43" w:rsidRPr="003B7152" w:rsidRDefault="00124A43"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 xml:space="preserve"> Chong F, Carraro G. Architecture strategies for catching the long tail[J]. MSDN Library, Microsoft Corporation, 2006: 9-10.</w:t>
      </w:r>
    </w:p>
  </w:endnote>
  <w:endnote w:id="21">
    <w:p w14:paraId="49837AD0" w14:textId="3C9EE9C4" w:rsidR="00124A43" w:rsidRPr="00527EC9" w:rsidRDefault="00124A43"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124A43" w:rsidRPr="00C04361" w:rsidRDefault="00124A43" w:rsidP="003A5F94">
      <w:pPr>
        <w:spacing w:line="276" w:lineRule="auto"/>
        <w:ind w:firstLineChars="0" w:firstLine="0"/>
        <w:rPr>
          <w:rFonts w:asciiTheme="minorEastAsia" w:hAnsiTheme="minorEastAsia"/>
          <w:szCs w:val="24"/>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43504EE1"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4">
    <w:p w14:paraId="3FC90C2A" w14:textId="76FAB944" w:rsidR="00124A43" w:rsidRPr="004B1D41" w:rsidRDefault="00124A43"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r>
        <w:rPr>
          <w:rFonts w:asciiTheme="minorEastAsia" w:hAnsiTheme="minorEastAsia" w:hint="eastAsia"/>
          <w:szCs w:val="24"/>
        </w:rPr>
        <w:t>:</w:t>
      </w:r>
      <w:r>
        <w:rPr>
          <w:rFonts w:asciiTheme="minorEastAsia" w:hAnsiTheme="minorEastAsia"/>
          <w:szCs w:val="24"/>
        </w:rPr>
        <w:t>293-357</w:t>
      </w:r>
      <w:r w:rsidRPr="004B1D41">
        <w:rPr>
          <w:rFonts w:asciiTheme="minorEastAsia" w:hAnsiTheme="minorEastAsia" w:hint="eastAsia"/>
          <w:szCs w:val="24"/>
        </w:rPr>
        <w:t>.</w:t>
      </w:r>
    </w:p>
  </w:endnote>
  <w:endnote w:id="25">
    <w:p w14:paraId="57FCC6A8" w14:textId="02EF06D2"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6">
    <w:p w14:paraId="045B62D1" w14:textId="77777777" w:rsidR="00124A43" w:rsidRPr="004B1D41" w:rsidRDefault="00124A43" w:rsidP="001637F3">
      <w:pPr>
        <w:spacing w:line="276" w:lineRule="auto"/>
        <w:ind w:firstLineChars="0" w:firstLine="0"/>
        <w:rPr>
          <w:ins w:id="60" w:author="Miley Ren" w:date="2017-11-20T14:29:00Z"/>
          <w:rFonts w:asciiTheme="minorEastAsia" w:hAnsiTheme="minorEastAsia"/>
          <w:szCs w:val="24"/>
        </w:rPr>
      </w:pPr>
      <w:ins w:id="61" w:author="Miley Ren" w:date="2017-11-20T14:29:00Z">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ins>
    </w:p>
  </w:endnote>
  <w:endnote w:id="27">
    <w:p w14:paraId="72EDE0EC" w14:textId="77777777" w:rsidR="00124A43" w:rsidRPr="004B1D41" w:rsidRDefault="00124A43"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8">
    <w:p w14:paraId="596823CC" w14:textId="5E6A6D27"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9">
    <w:p w14:paraId="2198DB97" w14:textId="0E6276A4"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0">
    <w:p w14:paraId="0DA7BAAF" w14:textId="77777777" w:rsidR="00124A43" w:rsidRPr="004B1D41" w:rsidRDefault="00124A43"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1">
    <w:p w14:paraId="77C9DF50" w14:textId="77777777" w:rsidR="00124A43" w:rsidRPr="004B1D41" w:rsidRDefault="00124A43" w:rsidP="005A4775">
      <w:pPr>
        <w:spacing w:line="276" w:lineRule="auto"/>
        <w:ind w:firstLineChars="0" w:firstLine="0"/>
        <w:rPr>
          <w:ins w:id="64" w:author="Miley Ren" w:date="2017-11-20T14:37:00Z"/>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2">
    <w:p w14:paraId="0868FE65" w14:textId="77777777" w:rsidR="00124A43" w:rsidRPr="004B1D41" w:rsidRDefault="00124A43"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3">
    <w:p w14:paraId="74F3C627" w14:textId="77777777" w:rsidR="00124A43" w:rsidRPr="004B1D41" w:rsidRDefault="00124A43"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4">
    <w:p w14:paraId="576AE019" w14:textId="668D9118"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5">
    <w:p w14:paraId="18595F19" w14:textId="440A4F03" w:rsidR="00124A43" w:rsidRPr="002A536B" w:rsidRDefault="00124A43"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6">
    <w:p w14:paraId="4A4FCECC" w14:textId="763F0C39" w:rsidR="00124A43" w:rsidRPr="003D3F09" w:rsidRDefault="00124A43"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7">
    <w:p w14:paraId="7DF3E3D0" w14:textId="77777777" w:rsidR="00124A43" w:rsidRPr="007F34E7" w:rsidRDefault="00124A43"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8">
    <w:p w14:paraId="1077B161" w14:textId="77777777" w:rsidR="00124A43" w:rsidRPr="00A22381" w:rsidRDefault="00124A43"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39">
    <w:p w14:paraId="5ADC91CE" w14:textId="77777777" w:rsidR="00124A43" w:rsidRPr="00DF52A8" w:rsidRDefault="00124A43"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0">
    <w:p w14:paraId="5AD2752F" w14:textId="77777777" w:rsidR="00124A43" w:rsidRPr="006B1015" w:rsidRDefault="00124A43"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1">
    <w:p w14:paraId="3C02FDF7" w14:textId="77777777" w:rsidR="00124A43" w:rsidRPr="004B1D41" w:rsidRDefault="00124A43" w:rsidP="00E265E5">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2">
    <w:p w14:paraId="126B2D75" w14:textId="4F39A3E3" w:rsidR="00124A43" w:rsidRPr="008A6523" w:rsidRDefault="00124A43"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w:t>
      </w:r>
      <w:r w:rsidRPr="00C04361">
        <w:rPr>
          <w:rFonts w:asciiTheme="minorEastAsia" w:hAnsiTheme="minorEastAsia"/>
          <w:szCs w:val="24"/>
        </w:rPr>
        <w:t>马艳丽, 杨奎河. 基于 SSH 框架的自动售货机远程监控管理系统的设计与实现[J]. 数字通信世界, 2017, 8: 135.</w:t>
      </w:r>
    </w:p>
  </w:endnote>
  <w:endnote w:id="43">
    <w:p w14:paraId="24064D6D" w14:textId="4ABF8B34" w:rsidR="00124A43" w:rsidRPr="008B1875" w:rsidRDefault="00124A43"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4">
    <w:p w14:paraId="54245569" w14:textId="1CF923F0" w:rsidR="00124A43" w:rsidRPr="00876AFC" w:rsidRDefault="00124A43" w:rsidP="00876AF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5">
    <w:p w14:paraId="11C9CBB6" w14:textId="77777777" w:rsidR="00124A43" w:rsidRPr="00587B0C" w:rsidRDefault="00124A43"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6">
    <w:p w14:paraId="0598BBBE" w14:textId="77777777" w:rsidR="00124A43" w:rsidRPr="0037556C" w:rsidRDefault="00124A43"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7">
    <w:p w14:paraId="4F672B75" w14:textId="77777777" w:rsidR="00124A43" w:rsidRPr="00D339B5" w:rsidRDefault="00124A43"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8">
    <w:p w14:paraId="43FB13A0" w14:textId="77777777" w:rsidR="00124A43" w:rsidRPr="00791ACF" w:rsidRDefault="00124A43"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9">
    <w:p w14:paraId="122CBF17" w14:textId="77777777" w:rsidR="00124A43" w:rsidRPr="00AA7410" w:rsidRDefault="00124A43"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0">
    <w:p w14:paraId="5407EB58" w14:textId="39413DF7" w:rsidR="00124A43" w:rsidRDefault="00124A43"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1">
    <w:p w14:paraId="05D541BB" w14:textId="7C1D90C0" w:rsidR="00124A43" w:rsidRPr="000D3B11" w:rsidRDefault="00124A43"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2">
    <w:p w14:paraId="2DE717E2" w14:textId="77777777" w:rsidR="00124A43" w:rsidRPr="000D3B11" w:rsidRDefault="00124A43" w:rsidP="00AA0D22">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3">
    <w:p w14:paraId="7DB49756" w14:textId="77777777" w:rsidR="00124A43" w:rsidRPr="004B1D41" w:rsidRDefault="00124A43" w:rsidP="008028B0">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124A43" w:rsidRDefault="00124A43">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124A43" w:rsidRDefault="00124A43">
    <w:pPr>
      <w:pStyle w:val="a6"/>
      <w:ind w:firstLine="360"/>
      <w:jc w:val="center"/>
    </w:pPr>
  </w:p>
  <w:p w14:paraId="171701BB" w14:textId="77777777" w:rsidR="00124A43" w:rsidRDefault="00124A43">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124A43" w:rsidRDefault="00124A43">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124A43" w:rsidRDefault="00124A43">
    <w:pPr>
      <w:pStyle w:val="a6"/>
      <w:ind w:firstLine="360"/>
      <w:jc w:val="center"/>
    </w:pPr>
  </w:p>
  <w:p w14:paraId="323A3F9D" w14:textId="77777777" w:rsidR="00124A43" w:rsidRDefault="00124A43">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124A43" w:rsidRDefault="00124A43" w:rsidP="00F54CD9">
    <w:pPr>
      <w:pStyle w:val="a6"/>
      <w:ind w:firstLine="360"/>
    </w:pPr>
  </w:p>
  <w:p w14:paraId="60063D9F" w14:textId="77777777" w:rsidR="00124A43" w:rsidRDefault="00124A43">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124A43" w:rsidRDefault="00124A43">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225974"/>
      <w:docPartObj>
        <w:docPartGallery w:val="Page Numbers (Bottom of Page)"/>
        <w:docPartUnique/>
      </w:docPartObj>
    </w:sdtPr>
    <w:sdtContent>
      <w:p w14:paraId="3DE18ABF" w14:textId="31F6BC04" w:rsidR="00124A43" w:rsidRDefault="00124A43">
        <w:pPr>
          <w:pStyle w:val="a6"/>
          <w:ind w:firstLine="360"/>
          <w:jc w:val="center"/>
        </w:pPr>
        <w:r>
          <w:fldChar w:fldCharType="begin"/>
        </w:r>
        <w:r>
          <w:instrText>PAGE   \* MERGEFORMAT</w:instrText>
        </w:r>
        <w:r>
          <w:fldChar w:fldCharType="separate"/>
        </w:r>
        <w:r w:rsidR="00625F5A" w:rsidRPr="00625F5A">
          <w:rPr>
            <w:noProof/>
            <w:lang w:val="zh-CN" w:eastAsia="zh-CN"/>
          </w:rPr>
          <w:t>II</w:t>
        </w:r>
        <w:r>
          <w:fldChar w:fldCharType="end"/>
        </w:r>
      </w:p>
    </w:sdtContent>
  </w:sdt>
  <w:p w14:paraId="35649A9A" w14:textId="77777777" w:rsidR="00124A43" w:rsidRDefault="00124A43">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F5670" w14:textId="77777777" w:rsidR="0020264B" w:rsidRDefault="0020264B" w:rsidP="00EF780A">
      <w:pPr>
        <w:spacing w:line="240" w:lineRule="auto"/>
        <w:ind w:firstLine="480"/>
      </w:pPr>
      <w:r>
        <w:separator/>
      </w:r>
    </w:p>
  </w:footnote>
  <w:footnote w:type="continuationSeparator" w:id="0">
    <w:p w14:paraId="6580E80F" w14:textId="77777777" w:rsidR="0020264B" w:rsidRDefault="0020264B" w:rsidP="00EF780A">
      <w:pPr>
        <w:spacing w:line="240" w:lineRule="auto"/>
        <w:ind w:firstLine="480"/>
      </w:pPr>
      <w:r>
        <w:continuationSeparator/>
      </w:r>
    </w:p>
  </w:footnote>
  <w:footnote w:type="continuationNotice" w:id="1">
    <w:p w14:paraId="237A5D8A" w14:textId="77777777" w:rsidR="0020264B" w:rsidRDefault="0020264B">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124A43" w:rsidRDefault="00124A43">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124A43" w:rsidRDefault="00124A43">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124A43" w:rsidRDefault="00124A43">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124A43" w:rsidRPr="00F54CD9" w:rsidRDefault="00124A43"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124A43" w:rsidRDefault="00124A43">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124A43" w:rsidRDefault="00124A43">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124A43" w:rsidRDefault="00124A43">
    <w:pPr>
      <w:pStyle w:val="a5"/>
      <w:ind w:firstLine="360"/>
    </w:pPr>
    <w:r>
      <w:rPr>
        <w:rFonts w:hint="eastAsia"/>
        <w:lang w:eastAsia="zh-CN"/>
      </w:rPr>
      <w:t>华东师范大学</w:t>
    </w:r>
    <w:r>
      <w:t>专业硕士学位论文</w:t>
    </w:r>
  </w:p>
  <w:p w14:paraId="3B514A3F" w14:textId="630A842C" w:rsidR="00124A43" w:rsidRPr="00F54CD9" w:rsidRDefault="00124A43"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06559D"/>
    <w:multiLevelType w:val="hybridMultilevel"/>
    <w:tmpl w:val="8DD6B01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86A3DA4"/>
    <w:multiLevelType w:val="hybridMultilevel"/>
    <w:tmpl w:val="E7D6ABD6"/>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91F3DF6"/>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2B1123"/>
    <w:multiLevelType w:val="hybridMultilevel"/>
    <w:tmpl w:val="5CDCFF8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D327C1"/>
    <w:multiLevelType w:val="hybridMultilevel"/>
    <w:tmpl w:val="BDBC8FC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9E959DA"/>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D9F09D2"/>
    <w:multiLevelType w:val="hybridMultilevel"/>
    <w:tmpl w:val="F5E28F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F8E4290"/>
    <w:multiLevelType w:val="hybridMultilevel"/>
    <w:tmpl w:val="284E960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4051553"/>
    <w:multiLevelType w:val="hybridMultilevel"/>
    <w:tmpl w:val="50B21D8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4533171"/>
    <w:multiLevelType w:val="hybridMultilevel"/>
    <w:tmpl w:val="8768361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D2D5C11"/>
    <w:multiLevelType w:val="hybridMultilevel"/>
    <w:tmpl w:val="86E479F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0" w15:restartNumberingAfterBreak="0">
    <w:nsid w:val="5F173571"/>
    <w:multiLevelType w:val="hybridMultilevel"/>
    <w:tmpl w:val="7FF69C3E"/>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621DF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4F719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5002E7"/>
    <w:multiLevelType w:val="hybridMultilevel"/>
    <w:tmpl w:val="FDEAA0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9"/>
  </w:num>
  <w:num w:numId="3">
    <w:abstractNumId w:val="24"/>
  </w:num>
  <w:num w:numId="4">
    <w:abstractNumId w:val="12"/>
  </w:num>
  <w:num w:numId="5">
    <w:abstractNumId w:val="27"/>
  </w:num>
  <w:num w:numId="6">
    <w:abstractNumId w:val="17"/>
  </w:num>
  <w:num w:numId="7">
    <w:abstractNumId w:val="3"/>
  </w:num>
  <w:num w:numId="8">
    <w:abstractNumId w:val="13"/>
  </w:num>
  <w:num w:numId="9">
    <w:abstractNumId w:val="21"/>
  </w:num>
  <w:num w:numId="10">
    <w:abstractNumId w:val="4"/>
  </w:num>
  <w:num w:numId="11">
    <w:abstractNumId w:val="0"/>
  </w:num>
  <w:num w:numId="12">
    <w:abstractNumId w:val="6"/>
  </w:num>
  <w:num w:numId="13">
    <w:abstractNumId w:val="2"/>
  </w:num>
  <w:num w:numId="14">
    <w:abstractNumId w:val="18"/>
  </w:num>
  <w:num w:numId="15">
    <w:abstractNumId w:val="25"/>
  </w:num>
  <w:num w:numId="16">
    <w:abstractNumId w:val="29"/>
  </w:num>
  <w:num w:numId="17">
    <w:abstractNumId w:val="7"/>
  </w:num>
  <w:num w:numId="18">
    <w:abstractNumId w:val="14"/>
  </w:num>
  <w:num w:numId="19">
    <w:abstractNumId w:val="15"/>
  </w:num>
  <w:num w:numId="20">
    <w:abstractNumId w:val="8"/>
  </w:num>
  <w:num w:numId="21">
    <w:abstractNumId w:val="10"/>
  </w:num>
  <w:num w:numId="22">
    <w:abstractNumId w:val="20"/>
  </w:num>
  <w:num w:numId="23">
    <w:abstractNumId w:val="16"/>
  </w:num>
  <w:num w:numId="24">
    <w:abstractNumId w:val="19"/>
  </w:num>
  <w:num w:numId="25">
    <w:abstractNumId w:val="28"/>
  </w:num>
  <w:num w:numId="26">
    <w:abstractNumId w:val="1"/>
  </w:num>
  <w:num w:numId="27">
    <w:abstractNumId w:val="5"/>
  </w:num>
  <w:num w:numId="28">
    <w:abstractNumId w:val="11"/>
  </w:num>
  <w:num w:numId="29">
    <w:abstractNumId w:val="23"/>
  </w:num>
  <w:num w:numId="30">
    <w:abstractNumId w:val="26"/>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2"/>
    <w:rsid w:val="000008EC"/>
    <w:rsid w:val="00000941"/>
    <w:rsid w:val="00000977"/>
    <w:rsid w:val="00000A61"/>
    <w:rsid w:val="00000CB3"/>
    <w:rsid w:val="00000F86"/>
    <w:rsid w:val="00001090"/>
    <w:rsid w:val="000020E1"/>
    <w:rsid w:val="000022FC"/>
    <w:rsid w:val="00002582"/>
    <w:rsid w:val="00002891"/>
    <w:rsid w:val="00002933"/>
    <w:rsid w:val="00002AA3"/>
    <w:rsid w:val="00002BDB"/>
    <w:rsid w:val="00002E87"/>
    <w:rsid w:val="00002F46"/>
    <w:rsid w:val="00002FC4"/>
    <w:rsid w:val="00002FF3"/>
    <w:rsid w:val="00003042"/>
    <w:rsid w:val="00003046"/>
    <w:rsid w:val="000033D9"/>
    <w:rsid w:val="000034B6"/>
    <w:rsid w:val="00003545"/>
    <w:rsid w:val="00003558"/>
    <w:rsid w:val="0000365E"/>
    <w:rsid w:val="000036EE"/>
    <w:rsid w:val="000037CD"/>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63A"/>
    <w:rsid w:val="00010724"/>
    <w:rsid w:val="00010873"/>
    <w:rsid w:val="00010E5A"/>
    <w:rsid w:val="00010EC3"/>
    <w:rsid w:val="00010ECF"/>
    <w:rsid w:val="00010F97"/>
    <w:rsid w:val="00011024"/>
    <w:rsid w:val="000110E7"/>
    <w:rsid w:val="0001115A"/>
    <w:rsid w:val="000111E1"/>
    <w:rsid w:val="00011316"/>
    <w:rsid w:val="00011548"/>
    <w:rsid w:val="00011BB5"/>
    <w:rsid w:val="00012482"/>
    <w:rsid w:val="000128C0"/>
    <w:rsid w:val="000128E8"/>
    <w:rsid w:val="00012953"/>
    <w:rsid w:val="00012D45"/>
    <w:rsid w:val="00012F6C"/>
    <w:rsid w:val="00012F8A"/>
    <w:rsid w:val="000137D3"/>
    <w:rsid w:val="00013822"/>
    <w:rsid w:val="00013870"/>
    <w:rsid w:val="00013B5C"/>
    <w:rsid w:val="00013BA8"/>
    <w:rsid w:val="00013C86"/>
    <w:rsid w:val="00013D70"/>
    <w:rsid w:val="00014169"/>
    <w:rsid w:val="000142EE"/>
    <w:rsid w:val="000143CB"/>
    <w:rsid w:val="0001448A"/>
    <w:rsid w:val="00014C6B"/>
    <w:rsid w:val="000151FF"/>
    <w:rsid w:val="0001539E"/>
    <w:rsid w:val="000156E4"/>
    <w:rsid w:val="00015860"/>
    <w:rsid w:val="00015BAE"/>
    <w:rsid w:val="00015D29"/>
    <w:rsid w:val="00015DEB"/>
    <w:rsid w:val="00015E93"/>
    <w:rsid w:val="00015F44"/>
    <w:rsid w:val="000163AC"/>
    <w:rsid w:val="000163DC"/>
    <w:rsid w:val="0001658D"/>
    <w:rsid w:val="000168C3"/>
    <w:rsid w:val="00016DDF"/>
    <w:rsid w:val="00016E2E"/>
    <w:rsid w:val="000177CC"/>
    <w:rsid w:val="0001788F"/>
    <w:rsid w:val="00017A05"/>
    <w:rsid w:val="00017C95"/>
    <w:rsid w:val="00017DCA"/>
    <w:rsid w:val="00017FEE"/>
    <w:rsid w:val="00017FEF"/>
    <w:rsid w:val="0002006B"/>
    <w:rsid w:val="000200B7"/>
    <w:rsid w:val="00020268"/>
    <w:rsid w:val="000206AA"/>
    <w:rsid w:val="00020D04"/>
    <w:rsid w:val="00020F30"/>
    <w:rsid w:val="00020F38"/>
    <w:rsid w:val="0002103D"/>
    <w:rsid w:val="00021117"/>
    <w:rsid w:val="00021494"/>
    <w:rsid w:val="000215B8"/>
    <w:rsid w:val="00021A60"/>
    <w:rsid w:val="00021C8F"/>
    <w:rsid w:val="00021F79"/>
    <w:rsid w:val="00021FEF"/>
    <w:rsid w:val="00022028"/>
    <w:rsid w:val="0002236C"/>
    <w:rsid w:val="000228D4"/>
    <w:rsid w:val="00022AB9"/>
    <w:rsid w:val="00022CAA"/>
    <w:rsid w:val="00022E8A"/>
    <w:rsid w:val="000234E3"/>
    <w:rsid w:val="00023908"/>
    <w:rsid w:val="00023A2C"/>
    <w:rsid w:val="00023D97"/>
    <w:rsid w:val="00023F85"/>
    <w:rsid w:val="000242F5"/>
    <w:rsid w:val="000248E1"/>
    <w:rsid w:val="00024C58"/>
    <w:rsid w:val="0002501A"/>
    <w:rsid w:val="00025288"/>
    <w:rsid w:val="00025548"/>
    <w:rsid w:val="0002554C"/>
    <w:rsid w:val="00025561"/>
    <w:rsid w:val="000259A9"/>
    <w:rsid w:val="00025A0C"/>
    <w:rsid w:val="00025B10"/>
    <w:rsid w:val="000263E9"/>
    <w:rsid w:val="000264A5"/>
    <w:rsid w:val="0002663B"/>
    <w:rsid w:val="00026684"/>
    <w:rsid w:val="00026733"/>
    <w:rsid w:val="00026AB4"/>
    <w:rsid w:val="00026B5A"/>
    <w:rsid w:val="00026C23"/>
    <w:rsid w:val="00026DF7"/>
    <w:rsid w:val="00026F5C"/>
    <w:rsid w:val="0002701A"/>
    <w:rsid w:val="00027330"/>
    <w:rsid w:val="00027685"/>
    <w:rsid w:val="00027C24"/>
    <w:rsid w:val="000302B6"/>
    <w:rsid w:val="000303E4"/>
    <w:rsid w:val="00030890"/>
    <w:rsid w:val="00030F13"/>
    <w:rsid w:val="0003105E"/>
    <w:rsid w:val="000311D6"/>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2F58"/>
    <w:rsid w:val="00033043"/>
    <w:rsid w:val="00033107"/>
    <w:rsid w:val="00033316"/>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07"/>
    <w:rsid w:val="0003523B"/>
    <w:rsid w:val="000352E7"/>
    <w:rsid w:val="0003572A"/>
    <w:rsid w:val="000357ED"/>
    <w:rsid w:val="000360B1"/>
    <w:rsid w:val="000364FB"/>
    <w:rsid w:val="00036ED6"/>
    <w:rsid w:val="0003754D"/>
    <w:rsid w:val="00037D98"/>
    <w:rsid w:val="00037E8C"/>
    <w:rsid w:val="00040018"/>
    <w:rsid w:val="0004003A"/>
    <w:rsid w:val="0004072B"/>
    <w:rsid w:val="00040760"/>
    <w:rsid w:val="00040829"/>
    <w:rsid w:val="00040896"/>
    <w:rsid w:val="000408A7"/>
    <w:rsid w:val="000408B3"/>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2AE"/>
    <w:rsid w:val="0004330E"/>
    <w:rsid w:val="0004332D"/>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849"/>
    <w:rsid w:val="00045D5A"/>
    <w:rsid w:val="00045D94"/>
    <w:rsid w:val="0004657B"/>
    <w:rsid w:val="000469BF"/>
    <w:rsid w:val="0004713D"/>
    <w:rsid w:val="00047153"/>
    <w:rsid w:val="000476C9"/>
    <w:rsid w:val="000477AF"/>
    <w:rsid w:val="00047BB9"/>
    <w:rsid w:val="00047BF9"/>
    <w:rsid w:val="00047D48"/>
    <w:rsid w:val="00047DB6"/>
    <w:rsid w:val="00047E66"/>
    <w:rsid w:val="000501A2"/>
    <w:rsid w:val="000504C5"/>
    <w:rsid w:val="00050D0E"/>
    <w:rsid w:val="000517E6"/>
    <w:rsid w:val="00051B57"/>
    <w:rsid w:val="00051BB5"/>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ECC"/>
    <w:rsid w:val="00056FDE"/>
    <w:rsid w:val="000574B2"/>
    <w:rsid w:val="00057938"/>
    <w:rsid w:val="00057E78"/>
    <w:rsid w:val="000600F7"/>
    <w:rsid w:val="00060201"/>
    <w:rsid w:val="0006024C"/>
    <w:rsid w:val="0006063E"/>
    <w:rsid w:val="000608A0"/>
    <w:rsid w:val="00060B84"/>
    <w:rsid w:val="00060BE1"/>
    <w:rsid w:val="00060CF3"/>
    <w:rsid w:val="00060D37"/>
    <w:rsid w:val="00060EF5"/>
    <w:rsid w:val="00061093"/>
    <w:rsid w:val="000611F1"/>
    <w:rsid w:val="00061481"/>
    <w:rsid w:val="000615A2"/>
    <w:rsid w:val="000616D7"/>
    <w:rsid w:val="0006187F"/>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09"/>
    <w:rsid w:val="0006391B"/>
    <w:rsid w:val="00063CF6"/>
    <w:rsid w:val="0006416B"/>
    <w:rsid w:val="00064212"/>
    <w:rsid w:val="00064320"/>
    <w:rsid w:val="000646A6"/>
    <w:rsid w:val="00064734"/>
    <w:rsid w:val="00064C8C"/>
    <w:rsid w:val="00064D14"/>
    <w:rsid w:val="00064D40"/>
    <w:rsid w:val="00064DDD"/>
    <w:rsid w:val="0006551C"/>
    <w:rsid w:val="00066228"/>
    <w:rsid w:val="00066255"/>
    <w:rsid w:val="00066326"/>
    <w:rsid w:val="0006650E"/>
    <w:rsid w:val="000666B3"/>
    <w:rsid w:val="00066781"/>
    <w:rsid w:val="00066972"/>
    <w:rsid w:val="00066A91"/>
    <w:rsid w:val="00066B8B"/>
    <w:rsid w:val="00066C5E"/>
    <w:rsid w:val="0006718B"/>
    <w:rsid w:val="0006736D"/>
    <w:rsid w:val="00067482"/>
    <w:rsid w:val="00067577"/>
    <w:rsid w:val="000675CB"/>
    <w:rsid w:val="00067A53"/>
    <w:rsid w:val="00067B81"/>
    <w:rsid w:val="00070335"/>
    <w:rsid w:val="0007052C"/>
    <w:rsid w:val="00070552"/>
    <w:rsid w:val="00070600"/>
    <w:rsid w:val="0007077F"/>
    <w:rsid w:val="00070826"/>
    <w:rsid w:val="000711A8"/>
    <w:rsid w:val="000712F0"/>
    <w:rsid w:val="000713F2"/>
    <w:rsid w:val="0007185C"/>
    <w:rsid w:val="00071A76"/>
    <w:rsid w:val="00071DCF"/>
    <w:rsid w:val="00071F04"/>
    <w:rsid w:val="00071F09"/>
    <w:rsid w:val="00072151"/>
    <w:rsid w:val="000723F0"/>
    <w:rsid w:val="0007291C"/>
    <w:rsid w:val="00072B6D"/>
    <w:rsid w:val="00072CB5"/>
    <w:rsid w:val="00072D07"/>
    <w:rsid w:val="00072F94"/>
    <w:rsid w:val="00073090"/>
    <w:rsid w:val="00073140"/>
    <w:rsid w:val="00073164"/>
    <w:rsid w:val="00073636"/>
    <w:rsid w:val="000738A8"/>
    <w:rsid w:val="00073FB0"/>
    <w:rsid w:val="000741FB"/>
    <w:rsid w:val="0007482C"/>
    <w:rsid w:val="00074A5C"/>
    <w:rsid w:val="00074BB5"/>
    <w:rsid w:val="00074C68"/>
    <w:rsid w:val="000754EB"/>
    <w:rsid w:val="0007552F"/>
    <w:rsid w:val="00075540"/>
    <w:rsid w:val="00075B04"/>
    <w:rsid w:val="00075C08"/>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B29"/>
    <w:rsid w:val="00081E3A"/>
    <w:rsid w:val="00082278"/>
    <w:rsid w:val="00082373"/>
    <w:rsid w:val="000826C1"/>
    <w:rsid w:val="000826DA"/>
    <w:rsid w:val="0008277E"/>
    <w:rsid w:val="00082C37"/>
    <w:rsid w:val="00082CA5"/>
    <w:rsid w:val="00082E36"/>
    <w:rsid w:val="00082EFA"/>
    <w:rsid w:val="00082F6E"/>
    <w:rsid w:val="000830A8"/>
    <w:rsid w:val="00083184"/>
    <w:rsid w:val="000832DA"/>
    <w:rsid w:val="0008352B"/>
    <w:rsid w:val="000837B8"/>
    <w:rsid w:val="00083962"/>
    <w:rsid w:val="00083DB9"/>
    <w:rsid w:val="000843F6"/>
    <w:rsid w:val="000844A2"/>
    <w:rsid w:val="00084635"/>
    <w:rsid w:val="00084821"/>
    <w:rsid w:val="00084881"/>
    <w:rsid w:val="00084B43"/>
    <w:rsid w:val="00084C42"/>
    <w:rsid w:val="00084D8B"/>
    <w:rsid w:val="00084E37"/>
    <w:rsid w:val="00084EEC"/>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D54"/>
    <w:rsid w:val="00087D99"/>
    <w:rsid w:val="00087E1F"/>
    <w:rsid w:val="00087F95"/>
    <w:rsid w:val="00090C7C"/>
    <w:rsid w:val="00090CF6"/>
    <w:rsid w:val="00090DB8"/>
    <w:rsid w:val="00090F73"/>
    <w:rsid w:val="000913AF"/>
    <w:rsid w:val="00091409"/>
    <w:rsid w:val="000915CB"/>
    <w:rsid w:val="0009164D"/>
    <w:rsid w:val="00091A52"/>
    <w:rsid w:val="00091C9D"/>
    <w:rsid w:val="00092358"/>
    <w:rsid w:val="000923C8"/>
    <w:rsid w:val="000927E2"/>
    <w:rsid w:val="00092D09"/>
    <w:rsid w:val="000930F7"/>
    <w:rsid w:val="0009313B"/>
    <w:rsid w:val="0009378F"/>
    <w:rsid w:val="00093891"/>
    <w:rsid w:val="000939A6"/>
    <w:rsid w:val="00093B3E"/>
    <w:rsid w:val="00093BBD"/>
    <w:rsid w:val="00093EE2"/>
    <w:rsid w:val="00094315"/>
    <w:rsid w:val="00094394"/>
    <w:rsid w:val="00094454"/>
    <w:rsid w:val="00094602"/>
    <w:rsid w:val="000946CD"/>
    <w:rsid w:val="0009494E"/>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7F1"/>
    <w:rsid w:val="000A4883"/>
    <w:rsid w:val="000A4A0B"/>
    <w:rsid w:val="000A4C3B"/>
    <w:rsid w:val="000A4DF8"/>
    <w:rsid w:val="000A5017"/>
    <w:rsid w:val="000A5029"/>
    <w:rsid w:val="000A5046"/>
    <w:rsid w:val="000A538E"/>
    <w:rsid w:val="000A54BC"/>
    <w:rsid w:val="000A5917"/>
    <w:rsid w:val="000A5BB2"/>
    <w:rsid w:val="000A5DE9"/>
    <w:rsid w:val="000A5DEE"/>
    <w:rsid w:val="000A5E44"/>
    <w:rsid w:val="000A5E75"/>
    <w:rsid w:val="000A5F55"/>
    <w:rsid w:val="000A6054"/>
    <w:rsid w:val="000A62AC"/>
    <w:rsid w:val="000A6613"/>
    <w:rsid w:val="000A6642"/>
    <w:rsid w:val="000A6711"/>
    <w:rsid w:val="000A686E"/>
    <w:rsid w:val="000A69CC"/>
    <w:rsid w:val="000A6CDD"/>
    <w:rsid w:val="000A6DB0"/>
    <w:rsid w:val="000A736C"/>
    <w:rsid w:val="000A7512"/>
    <w:rsid w:val="000A75BE"/>
    <w:rsid w:val="000A77D8"/>
    <w:rsid w:val="000A77E2"/>
    <w:rsid w:val="000A7865"/>
    <w:rsid w:val="000A78EC"/>
    <w:rsid w:val="000A7A48"/>
    <w:rsid w:val="000A7F53"/>
    <w:rsid w:val="000B0201"/>
    <w:rsid w:val="000B03AF"/>
    <w:rsid w:val="000B048F"/>
    <w:rsid w:val="000B0815"/>
    <w:rsid w:val="000B0E53"/>
    <w:rsid w:val="000B0F14"/>
    <w:rsid w:val="000B100E"/>
    <w:rsid w:val="000B146B"/>
    <w:rsid w:val="000B153C"/>
    <w:rsid w:val="000B15B1"/>
    <w:rsid w:val="000B169C"/>
    <w:rsid w:val="000B1842"/>
    <w:rsid w:val="000B19C8"/>
    <w:rsid w:val="000B1AA4"/>
    <w:rsid w:val="000B2338"/>
    <w:rsid w:val="000B2738"/>
    <w:rsid w:val="000B27AD"/>
    <w:rsid w:val="000B281B"/>
    <w:rsid w:val="000B2820"/>
    <w:rsid w:val="000B297B"/>
    <w:rsid w:val="000B2990"/>
    <w:rsid w:val="000B2A88"/>
    <w:rsid w:val="000B3044"/>
    <w:rsid w:val="000B37CC"/>
    <w:rsid w:val="000B3821"/>
    <w:rsid w:val="000B3855"/>
    <w:rsid w:val="000B388B"/>
    <w:rsid w:val="000B3CA1"/>
    <w:rsid w:val="000B3F6D"/>
    <w:rsid w:val="000B4007"/>
    <w:rsid w:val="000B45CF"/>
    <w:rsid w:val="000B47A3"/>
    <w:rsid w:val="000B4955"/>
    <w:rsid w:val="000B4E01"/>
    <w:rsid w:val="000B4E73"/>
    <w:rsid w:val="000B4F67"/>
    <w:rsid w:val="000B5137"/>
    <w:rsid w:val="000B5306"/>
    <w:rsid w:val="000B545C"/>
    <w:rsid w:val="000B5A80"/>
    <w:rsid w:val="000B5FD6"/>
    <w:rsid w:val="000B6249"/>
    <w:rsid w:val="000B63CF"/>
    <w:rsid w:val="000B63E9"/>
    <w:rsid w:val="000B6517"/>
    <w:rsid w:val="000B6625"/>
    <w:rsid w:val="000B67A9"/>
    <w:rsid w:val="000B6A25"/>
    <w:rsid w:val="000B6AE9"/>
    <w:rsid w:val="000B6B38"/>
    <w:rsid w:val="000B6F52"/>
    <w:rsid w:val="000B70F6"/>
    <w:rsid w:val="000B72C0"/>
    <w:rsid w:val="000B75AC"/>
    <w:rsid w:val="000B77D6"/>
    <w:rsid w:val="000B77DD"/>
    <w:rsid w:val="000B7993"/>
    <w:rsid w:val="000C02D3"/>
    <w:rsid w:val="000C06E3"/>
    <w:rsid w:val="000C09F1"/>
    <w:rsid w:val="000C0B4F"/>
    <w:rsid w:val="000C0B83"/>
    <w:rsid w:val="000C0C03"/>
    <w:rsid w:val="000C1170"/>
    <w:rsid w:val="000C1183"/>
    <w:rsid w:val="000C15E4"/>
    <w:rsid w:val="000C1AEB"/>
    <w:rsid w:val="000C2324"/>
    <w:rsid w:val="000C23B4"/>
    <w:rsid w:val="000C24D4"/>
    <w:rsid w:val="000C255B"/>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CB1"/>
    <w:rsid w:val="000C4DE0"/>
    <w:rsid w:val="000C4DE4"/>
    <w:rsid w:val="000C588B"/>
    <w:rsid w:val="000C5CFC"/>
    <w:rsid w:val="000C6239"/>
    <w:rsid w:val="000C64E7"/>
    <w:rsid w:val="000C65C4"/>
    <w:rsid w:val="000C7121"/>
    <w:rsid w:val="000C71A7"/>
    <w:rsid w:val="000C7326"/>
    <w:rsid w:val="000C7601"/>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A06"/>
    <w:rsid w:val="000D5A88"/>
    <w:rsid w:val="000D652D"/>
    <w:rsid w:val="000D66BD"/>
    <w:rsid w:val="000D689F"/>
    <w:rsid w:val="000D68AC"/>
    <w:rsid w:val="000D6AD2"/>
    <w:rsid w:val="000D6DE5"/>
    <w:rsid w:val="000D725F"/>
    <w:rsid w:val="000D748D"/>
    <w:rsid w:val="000D768F"/>
    <w:rsid w:val="000D7A67"/>
    <w:rsid w:val="000E00D9"/>
    <w:rsid w:val="000E05BC"/>
    <w:rsid w:val="000E0674"/>
    <w:rsid w:val="000E0B0C"/>
    <w:rsid w:val="000E0BC7"/>
    <w:rsid w:val="000E12DF"/>
    <w:rsid w:val="000E16BC"/>
    <w:rsid w:val="000E180B"/>
    <w:rsid w:val="000E1887"/>
    <w:rsid w:val="000E1D1A"/>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7A4"/>
    <w:rsid w:val="000E4D03"/>
    <w:rsid w:val="000E4E48"/>
    <w:rsid w:val="000E5157"/>
    <w:rsid w:val="000E518C"/>
    <w:rsid w:val="000E5A59"/>
    <w:rsid w:val="000E5A6A"/>
    <w:rsid w:val="000E5BF9"/>
    <w:rsid w:val="000E5C94"/>
    <w:rsid w:val="000E606E"/>
    <w:rsid w:val="000E651C"/>
    <w:rsid w:val="000E6671"/>
    <w:rsid w:val="000E67FD"/>
    <w:rsid w:val="000E6ACF"/>
    <w:rsid w:val="000E7015"/>
    <w:rsid w:val="000E7502"/>
    <w:rsid w:val="000E755B"/>
    <w:rsid w:val="000E75E5"/>
    <w:rsid w:val="000E769A"/>
    <w:rsid w:val="000E7E9F"/>
    <w:rsid w:val="000E7FED"/>
    <w:rsid w:val="000F0025"/>
    <w:rsid w:val="000F0080"/>
    <w:rsid w:val="000F00AD"/>
    <w:rsid w:val="000F055D"/>
    <w:rsid w:val="000F0C81"/>
    <w:rsid w:val="000F0F2A"/>
    <w:rsid w:val="000F0F9A"/>
    <w:rsid w:val="000F19A6"/>
    <w:rsid w:val="000F1F90"/>
    <w:rsid w:val="000F1FB6"/>
    <w:rsid w:val="000F20D4"/>
    <w:rsid w:val="000F20E6"/>
    <w:rsid w:val="000F25DD"/>
    <w:rsid w:val="000F2906"/>
    <w:rsid w:val="000F29E8"/>
    <w:rsid w:val="000F2A5B"/>
    <w:rsid w:val="000F2ABD"/>
    <w:rsid w:val="000F2CD1"/>
    <w:rsid w:val="000F2E8E"/>
    <w:rsid w:val="000F311F"/>
    <w:rsid w:val="000F32FB"/>
    <w:rsid w:val="000F33E0"/>
    <w:rsid w:val="000F3427"/>
    <w:rsid w:val="000F38C9"/>
    <w:rsid w:val="000F3A2C"/>
    <w:rsid w:val="000F3F9B"/>
    <w:rsid w:val="000F40AE"/>
    <w:rsid w:val="000F4177"/>
    <w:rsid w:val="000F4391"/>
    <w:rsid w:val="000F4663"/>
    <w:rsid w:val="000F475A"/>
    <w:rsid w:val="000F47E9"/>
    <w:rsid w:val="000F5539"/>
    <w:rsid w:val="000F5685"/>
    <w:rsid w:val="000F5898"/>
    <w:rsid w:val="000F5A6D"/>
    <w:rsid w:val="000F5D17"/>
    <w:rsid w:val="000F5E97"/>
    <w:rsid w:val="000F5EB3"/>
    <w:rsid w:val="000F5F1D"/>
    <w:rsid w:val="000F635D"/>
    <w:rsid w:val="000F6440"/>
    <w:rsid w:val="000F68A8"/>
    <w:rsid w:val="000F6901"/>
    <w:rsid w:val="000F6BB8"/>
    <w:rsid w:val="000F6C67"/>
    <w:rsid w:val="000F6D6D"/>
    <w:rsid w:val="000F6E06"/>
    <w:rsid w:val="000F7576"/>
    <w:rsid w:val="000F7A40"/>
    <w:rsid w:val="000F7F53"/>
    <w:rsid w:val="001001F4"/>
    <w:rsid w:val="001004C5"/>
    <w:rsid w:val="00100569"/>
    <w:rsid w:val="001005B4"/>
    <w:rsid w:val="0010073C"/>
    <w:rsid w:val="001009F2"/>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1E4"/>
    <w:rsid w:val="00104A68"/>
    <w:rsid w:val="00104DAC"/>
    <w:rsid w:val="001050D6"/>
    <w:rsid w:val="00105406"/>
    <w:rsid w:val="0010553A"/>
    <w:rsid w:val="0010581C"/>
    <w:rsid w:val="00105B6E"/>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74A"/>
    <w:rsid w:val="00107917"/>
    <w:rsid w:val="00107A15"/>
    <w:rsid w:val="00107AC0"/>
    <w:rsid w:val="00107CAF"/>
    <w:rsid w:val="001100B8"/>
    <w:rsid w:val="00110240"/>
    <w:rsid w:val="00110252"/>
    <w:rsid w:val="001108EC"/>
    <w:rsid w:val="00110902"/>
    <w:rsid w:val="00110DF9"/>
    <w:rsid w:val="00111096"/>
    <w:rsid w:val="001112DF"/>
    <w:rsid w:val="0011136F"/>
    <w:rsid w:val="001115F6"/>
    <w:rsid w:val="0011184F"/>
    <w:rsid w:val="001118FE"/>
    <w:rsid w:val="0011195D"/>
    <w:rsid w:val="00111D88"/>
    <w:rsid w:val="00111E0B"/>
    <w:rsid w:val="001122EC"/>
    <w:rsid w:val="0011233B"/>
    <w:rsid w:val="00112562"/>
    <w:rsid w:val="001126AE"/>
    <w:rsid w:val="00112C0C"/>
    <w:rsid w:val="00112F37"/>
    <w:rsid w:val="00113080"/>
    <w:rsid w:val="00113758"/>
    <w:rsid w:val="001138B4"/>
    <w:rsid w:val="00113A3A"/>
    <w:rsid w:val="00113AA3"/>
    <w:rsid w:val="00113B09"/>
    <w:rsid w:val="00113B4E"/>
    <w:rsid w:val="00113C7A"/>
    <w:rsid w:val="00113F4A"/>
    <w:rsid w:val="001140C5"/>
    <w:rsid w:val="0011416A"/>
    <w:rsid w:val="00114236"/>
    <w:rsid w:val="0011453A"/>
    <w:rsid w:val="00114A11"/>
    <w:rsid w:val="00114A7A"/>
    <w:rsid w:val="00114BBF"/>
    <w:rsid w:val="00114E17"/>
    <w:rsid w:val="00114EDD"/>
    <w:rsid w:val="00115465"/>
    <w:rsid w:val="0011573F"/>
    <w:rsid w:val="00115824"/>
    <w:rsid w:val="001158BF"/>
    <w:rsid w:val="00115A07"/>
    <w:rsid w:val="00115D8B"/>
    <w:rsid w:val="00115E7B"/>
    <w:rsid w:val="0011645C"/>
    <w:rsid w:val="00116973"/>
    <w:rsid w:val="00116E4C"/>
    <w:rsid w:val="0011706C"/>
    <w:rsid w:val="0011706D"/>
    <w:rsid w:val="00117173"/>
    <w:rsid w:val="0011755F"/>
    <w:rsid w:val="001176C1"/>
    <w:rsid w:val="0011775D"/>
    <w:rsid w:val="00117864"/>
    <w:rsid w:val="00117AEF"/>
    <w:rsid w:val="00117B79"/>
    <w:rsid w:val="00117BBA"/>
    <w:rsid w:val="00117FD1"/>
    <w:rsid w:val="001203AB"/>
    <w:rsid w:val="0012077F"/>
    <w:rsid w:val="00120CA0"/>
    <w:rsid w:val="00120E78"/>
    <w:rsid w:val="00121145"/>
    <w:rsid w:val="00121571"/>
    <w:rsid w:val="0012185B"/>
    <w:rsid w:val="0012191D"/>
    <w:rsid w:val="0012196D"/>
    <w:rsid w:val="00121C60"/>
    <w:rsid w:val="0012215D"/>
    <w:rsid w:val="00122849"/>
    <w:rsid w:val="00122AEA"/>
    <w:rsid w:val="00122EFC"/>
    <w:rsid w:val="0012362A"/>
    <w:rsid w:val="00123915"/>
    <w:rsid w:val="00123BCC"/>
    <w:rsid w:val="001241E6"/>
    <w:rsid w:val="00124361"/>
    <w:rsid w:val="001247A4"/>
    <w:rsid w:val="00124A43"/>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67F7"/>
    <w:rsid w:val="0012768B"/>
    <w:rsid w:val="001278CC"/>
    <w:rsid w:val="00127904"/>
    <w:rsid w:val="00127BDF"/>
    <w:rsid w:val="0013012D"/>
    <w:rsid w:val="00130290"/>
    <w:rsid w:val="001306D7"/>
    <w:rsid w:val="0013096B"/>
    <w:rsid w:val="00130A8C"/>
    <w:rsid w:val="0013111F"/>
    <w:rsid w:val="00131646"/>
    <w:rsid w:val="0013174D"/>
    <w:rsid w:val="00131B18"/>
    <w:rsid w:val="00131C2B"/>
    <w:rsid w:val="00131CB0"/>
    <w:rsid w:val="00131EA6"/>
    <w:rsid w:val="00132005"/>
    <w:rsid w:val="00132285"/>
    <w:rsid w:val="001325D7"/>
    <w:rsid w:val="00132661"/>
    <w:rsid w:val="00132785"/>
    <w:rsid w:val="001329DE"/>
    <w:rsid w:val="00132A47"/>
    <w:rsid w:val="00132E08"/>
    <w:rsid w:val="00133097"/>
    <w:rsid w:val="001331A6"/>
    <w:rsid w:val="001333C7"/>
    <w:rsid w:val="001335CA"/>
    <w:rsid w:val="00133621"/>
    <w:rsid w:val="00133818"/>
    <w:rsid w:val="001339A6"/>
    <w:rsid w:val="00133C00"/>
    <w:rsid w:val="00133D84"/>
    <w:rsid w:val="00134ADF"/>
    <w:rsid w:val="00134EEA"/>
    <w:rsid w:val="0013525D"/>
    <w:rsid w:val="00135423"/>
    <w:rsid w:val="001356B6"/>
    <w:rsid w:val="00135904"/>
    <w:rsid w:val="0013614A"/>
    <w:rsid w:val="001362CA"/>
    <w:rsid w:val="0013662C"/>
    <w:rsid w:val="00136639"/>
    <w:rsid w:val="00136DFC"/>
    <w:rsid w:val="001370D6"/>
    <w:rsid w:val="00137334"/>
    <w:rsid w:val="00137660"/>
    <w:rsid w:val="0013793A"/>
    <w:rsid w:val="00137978"/>
    <w:rsid w:val="0013797C"/>
    <w:rsid w:val="001379B9"/>
    <w:rsid w:val="00137A27"/>
    <w:rsid w:val="00137B88"/>
    <w:rsid w:val="00137D87"/>
    <w:rsid w:val="00137FEE"/>
    <w:rsid w:val="00140119"/>
    <w:rsid w:val="00140326"/>
    <w:rsid w:val="001409AB"/>
    <w:rsid w:val="00140C5E"/>
    <w:rsid w:val="00140CEE"/>
    <w:rsid w:val="00140F59"/>
    <w:rsid w:val="0014199B"/>
    <w:rsid w:val="00142173"/>
    <w:rsid w:val="00142774"/>
    <w:rsid w:val="001428A5"/>
    <w:rsid w:val="00142901"/>
    <w:rsid w:val="001429CF"/>
    <w:rsid w:val="00142B9E"/>
    <w:rsid w:val="00142D6C"/>
    <w:rsid w:val="001434FA"/>
    <w:rsid w:val="00143783"/>
    <w:rsid w:val="001439F1"/>
    <w:rsid w:val="00143BB5"/>
    <w:rsid w:val="00143D1C"/>
    <w:rsid w:val="00143D3A"/>
    <w:rsid w:val="00143EF8"/>
    <w:rsid w:val="001443C2"/>
    <w:rsid w:val="001444F0"/>
    <w:rsid w:val="001445C4"/>
    <w:rsid w:val="001449C6"/>
    <w:rsid w:val="00145041"/>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5F4"/>
    <w:rsid w:val="00151AA1"/>
    <w:rsid w:val="00151BD7"/>
    <w:rsid w:val="00151D76"/>
    <w:rsid w:val="00151FA0"/>
    <w:rsid w:val="00151FBF"/>
    <w:rsid w:val="001523DE"/>
    <w:rsid w:val="00152554"/>
    <w:rsid w:val="00152DFA"/>
    <w:rsid w:val="001530C4"/>
    <w:rsid w:val="001530F6"/>
    <w:rsid w:val="001532D3"/>
    <w:rsid w:val="00153BBC"/>
    <w:rsid w:val="00153BC8"/>
    <w:rsid w:val="00153F67"/>
    <w:rsid w:val="001542FE"/>
    <w:rsid w:val="00154599"/>
    <w:rsid w:val="00154731"/>
    <w:rsid w:val="001548C6"/>
    <w:rsid w:val="00154AD5"/>
    <w:rsid w:val="00154B90"/>
    <w:rsid w:val="00154CA5"/>
    <w:rsid w:val="00154DE7"/>
    <w:rsid w:val="00154FDB"/>
    <w:rsid w:val="0015507C"/>
    <w:rsid w:val="00155137"/>
    <w:rsid w:val="0015534A"/>
    <w:rsid w:val="00155778"/>
    <w:rsid w:val="001557BA"/>
    <w:rsid w:val="00155A10"/>
    <w:rsid w:val="00155D47"/>
    <w:rsid w:val="00155DD3"/>
    <w:rsid w:val="00155E52"/>
    <w:rsid w:val="00155E9C"/>
    <w:rsid w:val="00155FD1"/>
    <w:rsid w:val="00156852"/>
    <w:rsid w:val="00156D43"/>
    <w:rsid w:val="00156DCB"/>
    <w:rsid w:val="00156ED6"/>
    <w:rsid w:val="00156F07"/>
    <w:rsid w:val="00156F4A"/>
    <w:rsid w:val="0015748C"/>
    <w:rsid w:val="00157536"/>
    <w:rsid w:val="00157706"/>
    <w:rsid w:val="001578ED"/>
    <w:rsid w:val="00157ABB"/>
    <w:rsid w:val="001601A1"/>
    <w:rsid w:val="001605FF"/>
    <w:rsid w:val="0016062D"/>
    <w:rsid w:val="00161614"/>
    <w:rsid w:val="00161840"/>
    <w:rsid w:val="00161DEC"/>
    <w:rsid w:val="00161E54"/>
    <w:rsid w:val="00161F21"/>
    <w:rsid w:val="00161F6A"/>
    <w:rsid w:val="0016203A"/>
    <w:rsid w:val="00162116"/>
    <w:rsid w:val="0016215A"/>
    <w:rsid w:val="0016249A"/>
    <w:rsid w:val="00162500"/>
    <w:rsid w:val="001625CA"/>
    <w:rsid w:val="001625F1"/>
    <w:rsid w:val="0016278E"/>
    <w:rsid w:val="001627D0"/>
    <w:rsid w:val="001628C1"/>
    <w:rsid w:val="0016297B"/>
    <w:rsid w:val="00162BA8"/>
    <w:rsid w:val="00162D8E"/>
    <w:rsid w:val="0016309F"/>
    <w:rsid w:val="001630DA"/>
    <w:rsid w:val="001633B1"/>
    <w:rsid w:val="00163545"/>
    <w:rsid w:val="001637F3"/>
    <w:rsid w:val="001638BC"/>
    <w:rsid w:val="00163AB9"/>
    <w:rsid w:val="00163F8F"/>
    <w:rsid w:val="00163FCC"/>
    <w:rsid w:val="0016428C"/>
    <w:rsid w:val="001646A2"/>
    <w:rsid w:val="001646AE"/>
    <w:rsid w:val="00164DC7"/>
    <w:rsid w:val="00165553"/>
    <w:rsid w:val="00165974"/>
    <w:rsid w:val="001659B9"/>
    <w:rsid w:val="00165A78"/>
    <w:rsid w:val="00165D3E"/>
    <w:rsid w:val="0016622A"/>
    <w:rsid w:val="0016629F"/>
    <w:rsid w:val="00166527"/>
    <w:rsid w:val="001667EF"/>
    <w:rsid w:val="0016689B"/>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BC"/>
    <w:rsid w:val="00171EC1"/>
    <w:rsid w:val="00172198"/>
    <w:rsid w:val="00172342"/>
    <w:rsid w:val="001724CC"/>
    <w:rsid w:val="0017255A"/>
    <w:rsid w:val="0017255E"/>
    <w:rsid w:val="00172A6B"/>
    <w:rsid w:val="00172C3D"/>
    <w:rsid w:val="001732AD"/>
    <w:rsid w:val="0017335D"/>
    <w:rsid w:val="001735A0"/>
    <w:rsid w:val="0017364E"/>
    <w:rsid w:val="00173901"/>
    <w:rsid w:val="00173950"/>
    <w:rsid w:val="00173AC0"/>
    <w:rsid w:val="00174049"/>
    <w:rsid w:val="0017409F"/>
    <w:rsid w:val="001747B3"/>
    <w:rsid w:val="00174812"/>
    <w:rsid w:val="0017483E"/>
    <w:rsid w:val="00174E9F"/>
    <w:rsid w:val="001752FC"/>
    <w:rsid w:val="0017537A"/>
    <w:rsid w:val="001758EA"/>
    <w:rsid w:val="00175913"/>
    <w:rsid w:val="0017597B"/>
    <w:rsid w:val="00175A27"/>
    <w:rsid w:val="00175A65"/>
    <w:rsid w:val="00175BE2"/>
    <w:rsid w:val="00175E80"/>
    <w:rsid w:val="00175F68"/>
    <w:rsid w:val="00175FC2"/>
    <w:rsid w:val="00176381"/>
    <w:rsid w:val="0017656B"/>
    <w:rsid w:val="001766BA"/>
    <w:rsid w:val="001766F5"/>
    <w:rsid w:val="00176877"/>
    <w:rsid w:val="00176C1E"/>
    <w:rsid w:val="001770A8"/>
    <w:rsid w:val="00177619"/>
    <w:rsid w:val="0017799D"/>
    <w:rsid w:val="00177B6C"/>
    <w:rsid w:val="00177BF8"/>
    <w:rsid w:val="00177C7C"/>
    <w:rsid w:val="00177D17"/>
    <w:rsid w:val="00177D27"/>
    <w:rsid w:val="00177DFF"/>
    <w:rsid w:val="00177F15"/>
    <w:rsid w:val="00177F71"/>
    <w:rsid w:val="00180139"/>
    <w:rsid w:val="001804C4"/>
    <w:rsid w:val="0018084A"/>
    <w:rsid w:val="0018092F"/>
    <w:rsid w:val="00180FBE"/>
    <w:rsid w:val="00181107"/>
    <w:rsid w:val="0018111D"/>
    <w:rsid w:val="00181428"/>
    <w:rsid w:val="0018151F"/>
    <w:rsid w:val="0018157D"/>
    <w:rsid w:val="00181906"/>
    <w:rsid w:val="00181FB4"/>
    <w:rsid w:val="001821C9"/>
    <w:rsid w:val="00182ACF"/>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C1C"/>
    <w:rsid w:val="00185D00"/>
    <w:rsid w:val="00185EB3"/>
    <w:rsid w:val="00186117"/>
    <w:rsid w:val="00186148"/>
    <w:rsid w:val="00186160"/>
    <w:rsid w:val="001861E7"/>
    <w:rsid w:val="00186444"/>
    <w:rsid w:val="0018678A"/>
    <w:rsid w:val="00186A46"/>
    <w:rsid w:val="00187011"/>
    <w:rsid w:val="001870C7"/>
    <w:rsid w:val="00187131"/>
    <w:rsid w:val="0018744B"/>
    <w:rsid w:val="001874B0"/>
    <w:rsid w:val="00187C06"/>
    <w:rsid w:val="00187EF9"/>
    <w:rsid w:val="0019012E"/>
    <w:rsid w:val="00190163"/>
    <w:rsid w:val="00190267"/>
    <w:rsid w:val="0019028E"/>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C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08"/>
    <w:rsid w:val="0019586D"/>
    <w:rsid w:val="0019589E"/>
    <w:rsid w:val="0019667C"/>
    <w:rsid w:val="00196C2F"/>
    <w:rsid w:val="00196CC2"/>
    <w:rsid w:val="00196F01"/>
    <w:rsid w:val="00197107"/>
    <w:rsid w:val="001974E3"/>
    <w:rsid w:val="00197D13"/>
    <w:rsid w:val="00197ECC"/>
    <w:rsid w:val="001A01B5"/>
    <w:rsid w:val="001A01C6"/>
    <w:rsid w:val="001A0281"/>
    <w:rsid w:val="001A04C2"/>
    <w:rsid w:val="001A04D2"/>
    <w:rsid w:val="001A05CD"/>
    <w:rsid w:val="001A0A33"/>
    <w:rsid w:val="001A0D60"/>
    <w:rsid w:val="001A0D84"/>
    <w:rsid w:val="001A0FA4"/>
    <w:rsid w:val="001A107F"/>
    <w:rsid w:val="001A115A"/>
    <w:rsid w:val="001A15CD"/>
    <w:rsid w:val="001A168A"/>
    <w:rsid w:val="001A1BB6"/>
    <w:rsid w:val="001A1DEE"/>
    <w:rsid w:val="001A1EBD"/>
    <w:rsid w:val="001A1F57"/>
    <w:rsid w:val="001A235A"/>
    <w:rsid w:val="001A268F"/>
    <w:rsid w:val="001A27E4"/>
    <w:rsid w:val="001A2A1B"/>
    <w:rsid w:val="001A2D90"/>
    <w:rsid w:val="001A39D2"/>
    <w:rsid w:val="001A3AE7"/>
    <w:rsid w:val="001A3EBA"/>
    <w:rsid w:val="001A3EF1"/>
    <w:rsid w:val="001A3F79"/>
    <w:rsid w:val="001A4105"/>
    <w:rsid w:val="001A4339"/>
    <w:rsid w:val="001A436C"/>
    <w:rsid w:val="001A469D"/>
    <w:rsid w:val="001A47B4"/>
    <w:rsid w:val="001A4EE9"/>
    <w:rsid w:val="001A503F"/>
    <w:rsid w:val="001A52FA"/>
    <w:rsid w:val="001A5400"/>
    <w:rsid w:val="001A550A"/>
    <w:rsid w:val="001A5576"/>
    <w:rsid w:val="001A579F"/>
    <w:rsid w:val="001A591D"/>
    <w:rsid w:val="001A6120"/>
    <w:rsid w:val="001A619B"/>
    <w:rsid w:val="001A6205"/>
    <w:rsid w:val="001A6474"/>
    <w:rsid w:val="001A66DB"/>
    <w:rsid w:val="001A6794"/>
    <w:rsid w:val="001A67AA"/>
    <w:rsid w:val="001A68D4"/>
    <w:rsid w:val="001A6B78"/>
    <w:rsid w:val="001A6B7B"/>
    <w:rsid w:val="001A6E49"/>
    <w:rsid w:val="001A6E64"/>
    <w:rsid w:val="001A7018"/>
    <w:rsid w:val="001A701D"/>
    <w:rsid w:val="001A78C0"/>
    <w:rsid w:val="001A7CB1"/>
    <w:rsid w:val="001B0042"/>
    <w:rsid w:val="001B00EB"/>
    <w:rsid w:val="001B0411"/>
    <w:rsid w:val="001B0AD0"/>
    <w:rsid w:val="001B0B16"/>
    <w:rsid w:val="001B0B57"/>
    <w:rsid w:val="001B0BDE"/>
    <w:rsid w:val="001B0D41"/>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1EF"/>
    <w:rsid w:val="001B35FC"/>
    <w:rsid w:val="001B3986"/>
    <w:rsid w:val="001B3AC5"/>
    <w:rsid w:val="001B3BFC"/>
    <w:rsid w:val="001B3D7E"/>
    <w:rsid w:val="001B3E51"/>
    <w:rsid w:val="001B47A4"/>
    <w:rsid w:val="001B4B99"/>
    <w:rsid w:val="001B4C04"/>
    <w:rsid w:val="001B4FCB"/>
    <w:rsid w:val="001B53FA"/>
    <w:rsid w:val="001B5558"/>
    <w:rsid w:val="001B57C7"/>
    <w:rsid w:val="001B5999"/>
    <w:rsid w:val="001B5B6E"/>
    <w:rsid w:val="001B5D0C"/>
    <w:rsid w:val="001B5EA4"/>
    <w:rsid w:val="001B68DE"/>
    <w:rsid w:val="001B6A2E"/>
    <w:rsid w:val="001B6A90"/>
    <w:rsid w:val="001B6CBF"/>
    <w:rsid w:val="001B6D22"/>
    <w:rsid w:val="001B6EEE"/>
    <w:rsid w:val="001B733E"/>
    <w:rsid w:val="001B7956"/>
    <w:rsid w:val="001B799B"/>
    <w:rsid w:val="001B7B8E"/>
    <w:rsid w:val="001B7F5A"/>
    <w:rsid w:val="001C031A"/>
    <w:rsid w:val="001C03F3"/>
    <w:rsid w:val="001C0822"/>
    <w:rsid w:val="001C092B"/>
    <w:rsid w:val="001C09B8"/>
    <w:rsid w:val="001C0B02"/>
    <w:rsid w:val="001C0C4A"/>
    <w:rsid w:val="001C0D38"/>
    <w:rsid w:val="001C1389"/>
    <w:rsid w:val="001C16DA"/>
    <w:rsid w:val="001C17AF"/>
    <w:rsid w:val="001C196B"/>
    <w:rsid w:val="001C1994"/>
    <w:rsid w:val="001C19D4"/>
    <w:rsid w:val="001C1CEB"/>
    <w:rsid w:val="001C1D4C"/>
    <w:rsid w:val="001C2260"/>
    <w:rsid w:val="001C2686"/>
    <w:rsid w:val="001C2777"/>
    <w:rsid w:val="001C28D7"/>
    <w:rsid w:val="001C28F8"/>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896"/>
    <w:rsid w:val="001C5B27"/>
    <w:rsid w:val="001C5D24"/>
    <w:rsid w:val="001C5E0F"/>
    <w:rsid w:val="001C5E45"/>
    <w:rsid w:val="001C62E0"/>
    <w:rsid w:val="001C6511"/>
    <w:rsid w:val="001C65CC"/>
    <w:rsid w:val="001C68EF"/>
    <w:rsid w:val="001C6A34"/>
    <w:rsid w:val="001C6A56"/>
    <w:rsid w:val="001C6C86"/>
    <w:rsid w:val="001C7619"/>
    <w:rsid w:val="001C789E"/>
    <w:rsid w:val="001C7910"/>
    <w:rsid w:val="001C7DF0"/>
    <w:rsid w:val="001D030A"/>
    <w:rsid w:val="001D0CA3"/>
    <w:rsid w:val="001D0EA5"/>
    <w:rsid w:val="001D1262"/>
    <w:rsid w:val="001D16F3"/>
    <w:rsid w:val="001D1976"/>
    <w:rsid w:val="001D1B90"/>
    <w:rsid w:val="001D2050"/>
    <w:rsid w:val="001D20AA"/>
    <w:rsid w:val="001D228B"/>
    <w:rsid w:val="001D233D"/>
    <w:rsid w:val="001D2367"/>
    <w:rsid w:val="001D252A"/>
    <w:rsid w:val="001D2784"/>
    <w:rsid w:val="001D28B2"/>
    <w:rsid w:val="001D2B92"/>
    <w:rsid w:val="001D2EAC"/>
    <w:rsid w:val="001D2FB4"/>
    <w:rsid w:val="001D3451"/>
    <w:rsid w:val="001D397F"/>
    <w:rsid w:val="001D3A13"/>
    <w:rsid w:val="001D3AAD"/>
    <w:rsid w:val="001D3AF4"/>
    <w:rsid w:val="001D43AD"/>
    <w:rsid w:val="001D448D"/>
    <w:rsid w:val="001D4A65"/>
    <w:rsid w:val="001D4BE8"/>
    <w:rsid w:val="001D4EAC"/>
    <w:rsid w:val="001D5130"/>
    <w:rsid w:val="001D51C6"/>
    <w:rsid w:val="001D52AB"/>
    <w:rsid w:val="001D53DC"/>
    <w:rsid w:val="001D568C"/>
    <w:rsid w:val="001D5A44"/>
    <w:rsid w:val="001D5F3F"/>
    <w:rsid w:val="001D61D3"/>
    <w:rsid w:val="001D6672"/>
    <w:rsid w:val="001D66A5"/>
    <w:rsid w:val="001D6AF5"/>
    <w:rsid w:val="001D6D1C"/>
    <w:rsid w:val="001D6D6B"/>
    <w:rsid w:val="001D6D8B"/>
    <w:rsid w:val="001D70E7"/>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0D2"/>
    <w:rsid w:val="001E1190"/>
    <w:rsid w:val="001E123D"/>
    <w:rsid w:val="001E135F"/>
    <w:rsid w:val="001E1528"/>
    <w:rsid w:val="001E1843"/>
    <w:rsid w:val="001E1B9D"/>
    <w:rsid w:val="001E1BD0"/>
    <w:rsid w:val="001E1D5D"/>
    <w:rsid w:val="001E1FA1"/>
    <w:rsid w:val="001E207E"/>
    <w:rsid w:val="001E2608"/>
    <w:rsid w:val="001E2D5D"/>
    <w:rsid w:val="001E2FE0"/>
    <w:rsid w:val="001E326C"/>
    <w:rsid w:val="001E3479"/>
    <w:rsid w:val="001E365C"/>
    <w:rsid w:val="001E3734"/>
    <w:rsid w:val="001E3830"/>
    <w:rsid w:val="001E398E"/>
    <w:rsid w:val="001E3B87"/>
    <w:rsid w:val="001E40C6"/>
    <w:rsid w:val="001E45C8"/>
    <w:rsid w:val="001E4B2C"/>
    <w:rsid w:val="001E4C51"/>
    <w:rsid w:val="001E4F0F"/>
    <w:rsid w:val="001E52EB"/>
    <w:rsid w:val="001E5362"/>
    <w:rsid w:val="001E54FD"/>
    <w:rsid w:val="001E56E0"/>
    <w:rsid w:val="001E5814"/>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9F0"/>
    <w:rsid w:val="001F1B20"/>
    <w:rsid w:val="001F1D39"/>
    <w:rsid w:val="001F1D4B"/>
    <w:rsid w:val="001F214B"/>
    <w:rsid w:val="001F221E"/>
    <w:rsid w:val="001F25B0"/>
    <w:rsid w:val="001F2649"/>
    <w:rsid w:val="001F26E4"/>
    <w:rsid w:val="001F298F"/>
    <w:rsid w:val="001F2C6E"/>
    <w:rsid w:val="001F2D6F"/>
    <w:rsid w:val="001F31E8"/>
    <w:rsid w:val="001F334C"/>
    <w:rsid w:val="001F341D"/>
    <w:rsid w:val="001F3443"/>
    <w:rsid w:val="001F3592"/>
    <w:rsid w:val="001F387A"/>
    <w:rsid w:val="001F3ECC"/>
    <w:rsid w:val="001F412F"/>
    <w:rsid w:val="001F42CF"/>
    <w:rsid w:val="001F48EC"/>
    <w:rsid w:val="001F5001"/>
    <w:rsid w:val="001F5180"/>
    <w:rsid w:val="001F550B"/>
    <w:rsid w:val="001F595F"/>
    <w:rsid w:val="001F5981"/>
    <w:rsid w:val="001F59C6"/>
    <w:rsid w:val="001F5B76"/>
    <w:rsid w:val="001F5D78"/>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2EA"/>
    <w:rsid w:val="0020264B"/>
    <w:rsid w:val="002027A4"/>
    <w:rsid w:val="002027D7"/>
    <w:rsid w:val="00202F8F"/>
    <w:rsid w:val="00202F94"/>
    <w:rsid w:val="00202FDE"/>
    <w:rsid w:val="00203490"/>
    <w:rsid w:val="002034C3"/>
    <w:rsid w:val="0020387F"/>
    <w:rsid w:val="0020395C"/>
    <w:rsid w:val="00203D9B"/>
    <w:rsid w:val="00203DBF"/>
    <w:rsid w:val="00203FBD"/>
    <w:rsid w:val="00204083"/>
    <w:rsid w:val="002041C1"/>
    <w:rsid w:val="002043AB"/>
    <w:rsid w:val="002044D4"/>
    <w:rsid w:val="00204683"/>
    <w:rsid w:val="00204714"/>
    <w:rsid w:val="00204A2A"/>
    <w:rsid w:val="00204B04"/>
    <w:rsid w:val="00204C2D"/>
    <w:rsid w:val="00204D87"/>
    <w:rsid w:val="00204E1E"/>
    <w:rsid w:val="0020568F"/>
    <w:rsid w:val="002058C0"/>
    <w:rsid w:val="00206049"/>
    <w:rsid w:val="002061C0"/>
    <w:rsid w:val="002064EE"/>
    <w:rsid w:val="00206918"/>
    <w:rsid w:val="00206B84"/>
    <w:rsid w:val="00206C88"/>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612"/>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78A"/>
    <w:rsid w:val="002169F8"/>
    <w:rsid w:val="00216E49"/>
    <w:rsid w:val="00217135"/>
    <w:rsid w:val="0021745A"/>
    <w:rsid w:val="002175C6"/>
    <w:rsid w:val="0021761F"/>
    <w:rsid w:val="00217874"/>
    <w:rsid w:val="00217882"/>
    <w:rsid w:val="00217C5B"/>
    <w:rsid w:val="00217F94"/>
    <w:rsid w:val="00220146"/>
    <w:rsid w:val="0022015B"/>
    <w:rsid w:val="0022079E"/>
    <w:rsid w:val="002207EF"/>
    <w:rsid w:val="002209C9"/>
    <w:rsid w:val="00220C76"/>
    <w:rsid w:val="00220CA2"/>
    <w:rsid w:val="00220CD6"/>
    <w:rsid w:val="0022104A"/>
    <w:rsid w:val="002211A3"/>
    <w:rsid w:val="002213CD"/>
    <w:rsid w:val="002219C8"/>
    <w:rsid w:val="00222A76"/>
    <w:rsid w:val="00222AC8"/>
    <w:rsid w:val="00222B61"/>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3C8"/>
    <w:rsid w:val="00225443"/>
    <w:rsid w:val="00225477"/>
    <w:rsid w:val="002256E9"/>
    <w:rsid w:val="002259C9"/>
    <w:rsid w:val="00226478"/>
    <w:rsid w:val="002268B3"/>
    <w:rsid w:val="00226C49"/>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49D"/>
    <w:rsid w:val="00234671"/>
    <w:rsid w:val="002348FF"/>
    <w:rsid w:val="00234B3D"/>
    <w:rsid w:val="00234B5A"/>
    <w:rsid w:val="00234CC3"/>
    <w:rsid w:val="00234E1B"/>
    <w:rsid w:val="00235339"/>
    <w:rsid w:val="00235444"/>
    <w:rsid w:val="002355E2"/>
    <w:rsid w:val="002356B3"/>
    <w:rsid w:val="00235A06"/>
    <w:rsid w:val="00235A86"/>
    <w:rsid w:val="00235AB3"/>
    <w:rsid w:val="00235ACA"/>
    <w:rsid w:val="00235DA9"/>
    <w:rsid w:val="0023603D"/>
    <w:rsid w:val="002361FD"/>
    <w:rsid w:val="00236915"/>
    <w:rsid w:val="00236BA6"/>
    <w:rsid w:val="00236CB0"/>
    <w:rsid w:val="00236CCE"/>
    <w:rsid w:val="00236D92"/>
    <w:rsid w:val="00236F32"/>
    <w:rsid w:val="002371B5"/>
    <w:rsid w:val="002375EB"/>
    <w:rsid w:val="0023799B"/>
    <w:rsid w:val="00237C62"/>
    <w:rsid w:val="00237F12"/>
    <w:rsid w:val="00237F96"/>
    <w:rsid w:val="00240092"/>
    <w:rsid w:val="0024010E"/>
    <w:rsid w:val="002403E0"/>
    <w:rsid w:val="0024060C"/>
    <w:rsid w:val="002408AD"/>
    <w:rsid w:val="002408C4"/>
    <w:rsid w:val="0024094A"/>
    <w:rsid w:val="00240C26"/>
    <w:rsid w:val="00240D15"/>
    <w:rsid w:val="002410CC"/>
    <w:rsid w:val="00241298"/>
    <w:rsid w:val="0024164B"/>
    <w:rsid w:val="002417D9"/>
    <w:rsid w:val="00241AFD"/>
    <w:rsid w:val="00241B5B"/>
    <w:rsid w:val="00241C54"/>
    <w:rsid w:val="002420E9"/>
    <w:rsid w:val="002421FC"/>
    <w:rsid w:val="00242273"/>
    <w:rsid w:val="002422B3"/>
    <w:rsid w:val="00242486"/>
    <w:rsid w:val="002425A5"/>
    <w:rsid w:val="0024262B"/>
    <w:rsid w:val="002426BA"/>
    <w:rsid w:val="00242890"/>
    <w:rsid w:val="002428A4"/>
    <w:rsid w:val="002429EB"/>
    <w:rsid w:val="00242AEB"/>
    <w:rsid w:val="00242B37"/>
    <w:rsid w:val="00242D4E"/>
    <w:rsid w:val="00242F39"/>
    <w:rsid w:val="0024311C"/>
    <w:rsid w:val="00243452"/>
    <w:rsid w:val="0024358D"/>
    <w:rsid w:val="00243697"/>
    <w:rsid w:val="00243A5B"/>
    <w:rsid w:val="00243B21"/>
    <w:rsid w:val="00243E86"/>
    <w:rsid w:val="00243EB7"/>
    <w:rsid w:val="00243EED"/>
    <w:rsid w:val="002441AD"/>
    <w:rsid w:val="002442C4"/>
    <w:rsid w:val="00244ED9"/>
    <w:rsid w:val="00244F7D"/>
    <w:rsid w:val="0024508C"/>
    <w:rsid w:val="00245117"/>
    <w:rsid w:val="002452C6"/>
    <w:rsid w:val="00245362"/>
    <w:rsid w:val="00245416"/>
    <w:rsid w:val="0024553D"/>
    <w:rsid w:val="00245631"/>
    <w:rsid w:val="00245779"/>
    <w:rsid w:val="0024590A"/>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50117"/>
    <w:rsid w:val="002509DD"/>
    <w:rsid w:val="00250BAF"/>
    <w:rsid w:val="00250E78"/>
    <w:rsid w:val="00251912"/>
    <w:rsid w:val="00251D94"/>
    <w:rsid w:val="00251E72"/>
    <w:rsid w:val="00251EA7"/>
    <w:rsid w:val="00251F50"/>
    <w:rsid w:val="0025215C"/>
    <w:rsid w:val="00252424"/>
    <w:rsid w:val="0025290F"/>
    <w:rsid w:val="00252CD8"/>
    <w:rsid w:val="00252CFC"/>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C6C"/>
    <w:rsid w:val="00257D07"/>
    <w:rsid w:val="00257D93"/>
    <w:rsid w:val="00257E1B"/>
    <w:rsid w:val="0026093D"/>
    <w:rsid w:val="00260987"/>
    <w:rsid w:val="00260BB7"/>
    <w:rsid w:val="00260F8F"/>
    <w:rsid w:val="002610A1"/>
    <w:rsid w:val="00261402"/>
    <w:rsid w:val="00261CEB"/>
    <w:rsid w:val="00261D10"/>
    <w:rsid w:val="00262052"/>
    <w:rsid w:val="0026220A"/>
    <w:rsid w:val="0026222F"/>
    <w:rsid w:val="00262279"/>
    <w:rsid w:val="002623F9"/>
    <w:rsid w:val="002627B9"/>
    <w:rsid w:val="002628BB"/>
    <w:rsid w:val="002629F9"/>
    <w:rsid w:val="00262C8F"/>
    <w:rsid w:val="00262CAD"/>
    <w:rsid w:val="002630DE"/>
    <w:rsid w:val="00263204"/>
    <w:rsid w:val="00263553"/>
    <w:rsid w:val="002638F9"/>
    <w:rsid w:val="00263C0D"/>
    <w:rsid w:val="00263D50"/>
    <w:rsid w:val="00263E43"/>
    <w:rsid w:val="00263E9C"/>
    <w:rsid w:val="00264314"/>
    <w:rsid w:val="002645E8"/>
    <w:rsid w:val="00264EDE"/>
    <w:rsid w:val="00265378"/>
    <w:rsid w:val="00265693"/>
    <w:rsid w:val="00265753"/>
    <w:rsid w:val="00265786"/>
    <w:rsid w:val="00265A6B"/>
    <w:rsid w:val="00265E10"/>
    <w:rsid w:val="00265E21"/>
    <w:rsid w:val="002667E0"/>
    <w:rsid w:val="002667EC"/>
    <w:rsid w:val="00266EB4"/>
    <w:rsid w:val="00267335"/>
    <w:rsid w:val="0026735D"/>
    <w:rsid w:val="00267430"/>
    <w:rsid w:val="0026773B"/>
    <w:rsid w:val="00267AC9"/>
    <w:rsid w:val="00267D4E"/>
    <w:rsid w:val="00270082"/>
    <w:rsid w:val="00270087"/>
    <w:rsid w:val="00270263"/>
    <w:rsid w:val="002703EE"/>
    <w:rsid w:val="0027062C"/>
    <w:rsid w:val="00270641"/>
    <w:rsid w:val="002709EA"/>
    <w:rsid w:val="00271053"/>
    <w:rsid w:val="00271734"/>
    <w:rsid w:val="00271778"/>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030"/>
    <w:rsid w:val="00274293"/>
    <w:rsid w:val="002743C2"/>
    <w:rsid w:val="0027470B"/>
    <w:rsid w:val="00274885"/>
    <w:rsid w:val="00274AF8"/>
    <w:rsid w:val="00274B05"/>
    <w:rsid w:val="00274DF0"/>
    <w:rsid w:val="00275064"/>
    <w:rsid w:val="00275251"/>
    <w:rsid w:val="0027575A"/>
    <w:rsid w:val="00275A69"/>
    <w:rsid w:val="00275B63"/>
    <w:rsid w:val="00275C12"/>
    <w:rsid w:val="0027604C"/>
    <w:rsid w:val="00276119"/>
    <w:rsid w:val="00276172"/>
    <w:rsid w:val="0027673A"/>
    <w:rsid w:val="0027675E"/>
    <w:rsid w:val="0027696D"/>
    <w:rsid w:val="0027696F"/>
    <w:rsid w:val="00276AFE"/>
    <w:rsid w:val="00277057"/>
    <w:rsid w:val="00277129"/>
    <w:rsid w:val="002772D5"/>
    <w:rsid w:val="0027736A"/>
    <w:rsid w:val="00277465"/>
    <w:rsid w:val="00277803"/>
    <w:rsid w:val="002778C0"/>
    <w:rsid w:val="00277AAA"/>
    <w:rsid w:val="00277B86"/>
    <w:rsid w:val="00277DDA"/>
    <w:rsid w:val="00280566"/>
    <w:rsid w:val="0028089D"/>
    <w:rsid w:val="00280970"/>
    <w:rsid w:val="00280B0C"/>
    <w:rsid w:val="00280B41"/>
    <w:rsid w:val="00280DA5"/>
    <w:rsid w:val="00280EC8"/>
    <w:rsid w:val="00280F08"/>
    <w:rsid w:val="002810E8"/>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8F8"/>
    <w:rsid w:val="00283B22"/>
    <w:rsid w:val="00283ECE"/>
    <w:rsid w:val="00283F58"/>
    <w:rsid w:val="002840E4"/>
    <w:rsid w:val="002844E6"/>
    <w:rsid w:val="00284954"/>
    <w:rsid w:val="00284CE2"/>
    <w:rsid w:val="00284E26"/>
    <w:rsid w:val="00284EDE"/>
    <w:rsid w:val="00285308"/>
    <w:rsid w:val="00285404"/>
    <w:rsid w:val="002856BB"/>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692"/>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3EDB"/>
    <w:rsid w:val="00294170"/>
    <w:rsid w:val="002941BA"/>
    <w:rsid w:val="0029462F"/>
    <w:rsid w:val="002946CD"/>
    <w:rsid w:val="00294707"/>
    <w:rsid w:val="00294EDC"/>
    <w:rsid w:val="002952B8"/>
    <w:rsid w:val="0029542B"/>
    <w:rsid w:val="00295442"/>
    <w:rsid w:val="00295607"/>
    <w:rsid w:val="002957D6"/>
    <w:rsid w:val="00295ACA"/>
    <w:rsid w:val="00296398"/>
    <w:rsid w:val="002964E2"/>
    <w:rsid w:val="00296988"/>
    <w:rsid w:val="00296EF8"/>
    <w:rsid w:val="002970B3"/>
    <w:rsid w:val="00297299"/>
    <w:rsid w:val="002972DA"/>
    <w:rsid w:val="00297965"/>
    <w:rsid w:val="00297D0A"/>
    <w:rsid w:val="002A01BF"/>
    <w:rsid w:val="002A033C"/>
    <w:rsid w:val="002A058E"/>
    <w:rsid w:val="002A0655"/>
    <w:rsid w:val="002A07C7"/>
    <w:rsid w:val="002A097C"/>
    <w:rsid w:val="002A0C4C"/>
    <w:rsid w:val="002A0C8A"/>
    <w:rsid w:val="002A10F0"/>
    <w:rsid w:val="002A1243"/>
    <w:rsid w:val="002A1289"/>
    <w:rsid w:val="002A13D9"/>
    <w:rsid w:val="002A15E7"/>
    <w:rsid w:val="002A16B4"/>
    <w:rsid w:val="002A1864"/>
    <w:rsid w:val="002A1A84"/>
    <w:rsid w:val="002A1F83"/>
    <w:rsid w:val="002A20DF"/>
    <w:rsid w:val="002A2624"/>
    <w:rsid w:val="002A294C"/>
    <w:rsid w:val="002A2B98"/>
    <w:rsid w:val="002A3944"/>
    <w:rsid w:val="002A3C18"/>
    <w:rsid w:val="002A403D"/>
    <w:rsid w:val="002A40BA"/>
    <w:rsid w:val="002A41DC"/>
    <w:rsid w:val="002A420F"/>
    <w:rsid w:val="002A4474"/>
    <w:rsid w:val="002A44FD"/>
    <w:rsid w:val="002A461E"/>
    <w:rsid w:val="002A4A9B"/>
    <w:rsid w:val="002A4BB9"/>
    <w:rsid w:val="002A4C83"/>
    <w:rsid w:val="002A4D20"/>
    <w:rsid w:val="002A4E23"/>
    <w:rsid w:val="002A4EFF"/>
    <w:rsid w:val="002A5038"/>
    <w:rsid w:val="002A536B"/>
    <w:rsid w:val="002A54BA"/>
    <w:rsid w:val="002A552B"/>
    <w:rsid w:val="002A5786"/>
    <w:rsid w:val="002A583C"/>
    <w:rsid w:val="002A647D"/>
    <w:rsid w:val="002A6538"/>
    <w:rsid w:val="002A67F6"/>
    <w:rsid w:val="002A6A1D"/>
    <w:rsid w:val="002A6ED8"/>
    <w:rsid w:val="002A70D0"/>
    <w:rsid w:val="002A7497"/>
    <w:rsid w:val="002A77D2"/>
    <w:rsid w:val="002A7B61"/>
    <w:rsid w:val="002A7D9C"/>
    <w:rsid w:val="002A7E87"/>
    <w:rsid w:val="002A7EBA"/>
    <w:rsid w:val="002A7F57"/>
    <w:rsid w:val="002B01C7"/>
    <w:rsid w:val="002B0365"/>
    <w:rsid w:val="002B04F9"/>
    <w:rsid w:val="002B07A3"/>
    <w:rsid w:val="002B0D5E"/>
    <w:rsid w:val="002B157B"/>
    <w:rsid w:val="002B191C"/>
    <w:rsid w:val="002B1A33"/>
    <w:rsid w:val="002B1AEF"/>
    <w:rsid w:val="002B23BC"/>
    <w:rsid w:val="002B2E05"/>
    <w:rsid w:val="002B2F20"/>
    <w:rsid w:val="002B34BA"/>
    <w:rsid w:val="002B352D"/>
    <w:rsid w:val="002B366C"/>
    <w:rsid w:val="002B3695"/>
    <w:rsid w:val="002B38C3"/>
    <w:rsid w:val="002B4029"/>
    <w:rsid w:val="002B424A"/>
    <w:rsid w:val="002B46F3"/>
    <w:rsid w:val="002B47C9"/>
    <w:rsid w:val="002B48BE"/>
    <w:rsid w:val="002B4C0D"/>
    <w:rsid w:val="002B50EC"/>
    <w:rsid w:val="002B52AF"/>
    <w:rsid w:val="002B5374"/>
    <w:rsid w:val="002B55C0"/>
    <w:rsid w:val="002B5FF7"/>
    <w:rsid w:val="002B61FD"/>
    <w:rsid w:val="002B63ED"/>
    <w:rsid w:val="002B682F"/>
    <w:rsid w:val="002B6B8C"/>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CF3"/>
    <w:rsid w:val="002C4E22"/>
    <w:rsid w:val="002C5061"/>
    <w:rsid w:val="002C52CE"/>
    <w:rsid w:val="002C53AC"/>
    <w:rsid w:val="002C5443"/>
    <w:rsid w:val="002C55A9"/>
    <w:rsid w:val="002C5634"/>
    <w:rsid w:val="002C5A99"/>
    <w:rsid w:val="002C5B75"/>
    <w:rsid w:val="002C6028"/>
    <w:rsid w:val="002C62EA"/>
    <w:rsid w:val="002C6601"/>
    <w:rsid w:val="002C6621"/>
    <w:rsid w:val="002C6A97"/>
    <w:rsid w:val="002C6AF0"/>
    <w:rsid w:val="002C6F06"/>
    <w:rsid w:val="002C719D"/>
    <w:rsid w:val="002C721A"/>
    <w:rsid w:val="002C7246"/>
    <w:rsid w:val="002C74CE"/>
    <w:rsid w:val="002C7531"/>
    <w:rsid w:val="002C75E9"/>
    <w:rsid w:val="002C762A"/>
    <w:rsid w:val="002C7722"/>
    <w:rsid w:val="002C7B9A"/>
    <w:rsid w:val="002C7F1F"/>
    <w:rsid w:val="002D01B8"/>
    <w:rsid w:val="002D02B9"/>
    <w:rsid w:val="002D0321"/>
    <w:rsid w:val="002D03A7"/>
    <w:rsid w:val="002D072A"/>
    <w:rsid w:val="002D079B"/>
    <w:rsid w:val="002D0998"/>
    <w:rsid w:val="002D0C27"/>
    <w:rsid w:val="002D160C"/>
    <w:rsid w:val="002D16A9"/>
    <w:rsid w:val="002D173B"/>
    <w:rsid w:val="002D193F"/>
    <w:rsid w:val="002D2198"/>
    <w:rsid w:val="002D2455"/>
    <w:rsid w:val="002D247D"/>
    <w:rsid w:val="002D26CA"/>
    <w:rsid w:val="002D2748"/>
    <w:rsid w:val="002D2A47"/>
    <w:rsid w:val="002D2CBC"/>
    <w:rsid w:val="002D3003"/>
    <w:rsid w:val="002D3995"/>
    <w:rsid w:val="002D3998"/>
    <w:rsid w:val="002D3E47"/>
    <w:rsid w:val="002D4709"/>
    <w:rsid w:val="002D4F69"/>
    <w:rsid w:val="002D5070"/>
    <w:rsid w:val="002D55D5"/>
    <w:rsid w:val="002D5968"/>
    <w:rsid w:val="002D5A25"/>
    <w:rsid w:val="002D5B6C"/>
    <w:rsid w:val="002D5CFA"/>
    <w:rsid w:val="002D694C"/>
    <w:rsid w:val="002D6A7A"/>
    <w:rsid w:val="002D6CEA"/>
    <w:rsid w:val="002D6D00"/>
    <w:rsid w:val="002D6F0E"/>
    <w:rsid w:val="002D72A3"/>
    <w:rsid w:val="002D72B9"/>
    <w:rsid w:val="002D77E3"/>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11"/>
    <w:rsid w:val="002E273B"/>
    <w:rsid w:val="002E2908"/>
    <w:rsid w:val="002E293D"/>
    <w:rsid w:val="002E2CFC"/>
    <w:rsid w:val="002E2F7A"/>
    <w:rsid w:val="002E3059"/>
    <w:rsid w:val="002E306F"/>
    <w:rsid w:val="002E31BF"/>
    <w:rsid w:val="002E31EE"/>
    <w:rsid w:val="002E34EE"/>
    <w:rsid w:val="002E351F"/>
    <w:rsid w:val="002E35E6"/>
    <w:rsid w:val="002E361A"/>
    <w:rsid w:val="002E3737"/>
    <w:rsid w:val="002E3932"/>
    <w:rsid w:val="002E39B2"/>
    <w:rsid w:val="002E3B0E"/>
    <w:rsid w:val="002E3BC0"/>
    <w:rsid w:val="002E3BCC"/>
    <w:rsid w:val="002E428C"/>
    <w:rsid w:val="002E47C6"/>
    <w:rsid w:val="002E48C0"/>
    <w:rsid w:val="002E4ABF"/>
    <w:rsid w:val="002E4E1F"/>
    <w:rsid w:val="002E4F24"/>
    <w:rsid w:val="002E4F81"/>
    <w:rsid w:val="002E50CC"/>
    <w:rsid w:val="002E5591"/>
    <w:rsid w:val="002E5871"/>
    <w:rsid w:val="002E624A"/>
    <w:rsid w:val="002E6804"/>
    <w:rsid w:val="002E6C9E"/>
    <w:rsid w:val="002E6CEC"/>
    <w:rsid w:val="002E76E5"/>
    <w:rsid w:val="002E77FB"/>
    <w:rsid w:val="002E7CE2"/>
    <w:rsid w:val="002E7E3A"/>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2F53"/>
    <w:rsid w:val="002F3283"/>
    <w:rsid w:val="002F33CB"/>
    <w:rsid w:val="002F33F2"/>
    <w:rsid w:val="002F3469"/>
    <w:rsid w:val="002F3A7B"/>
    <w:rsid w:val="002F43A1"/>
    <w:rsid w:val="002F43B0"/>
    <w:rsid w:val="002F43C0"/>
    <w:rsid w:val="002F44B6"/>
    <w:rsid w:val="002F4543"/>
    <w:rsid w:val="002F4655"/>
    <w:rsid w:val="002F4A54"/>
    <w:rsid w:val="002F4E51"/>
    <w:rsid w:val="002F6020"/>
    <w:rsid w:val="002F6148"/>
    <w:rsid w:val="002F651E"/>
    <w:rsid w:val="002F65A8"/>
    <w:rsid w:val="002F679F"/>
    <w:rsid w:val="002F68F4"/>
    <w:rsid w:val="002F69A0"/>
    <w:rsid w:val="002F6BEB"/>
    <w:rsid w:val="002F6C48"/>
    <w:rsid w:val="002F6C71"/>
    <w:rsid w:val="002F72EB"/>
    <w:rsid w:val="002F79F8"/>
    <w:rsid w:val="002F7A91"/>
    <w:rsid w:val="002F7DEF"/>
    <w:rsid w:val="002F7EA5"/>
    <w:rsid w:val="003000BA"/>
    <w:rsid w:val="0030055F"/>
    <w:rsid w:val="0030073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730"/>
    <w:rsid w:val="00302A2F"/>
    <w:rsid w:val="00302B90"/>
    <w:rsid w:val="00302D41"/>
    <w:rsid w:val="00302FF1"/>
    <w:rsid w:val="00303090"/>
    <w:rsid w:val="00303110"/>
    <w:rsid w:val="0030322A"/>
    <w:rsid w:val="003032F7"/>
    <w:rsid w:val="003035AC"/>
    <w:rsid w:val="00303907"/>
    <w:rsid w:val="003039A6"/>
    <w:rsid w:val="00303BF7"/>
    <w:rsid w:val="00303E76"/>
    <w:rsid w:val="00303FE7"/>
    <w:rsid w:val="00304096"/>
    <w:rsid w:val="003042BE"/>
    <w:rsid w:val="0030438E"/>
    <w:rsid w:val="00304A5B"/>
    <w:rsid w:val="00304C33"/>
    <w:rsid w:val="003054A9"/>
    <w:rsid w:val="00305577"/>
    <w:rsid w:val="00305597"/>
    <w:rsid w:val="00305980"/>
    <w:rsid w:val="00305C64"/>
    <w:rsid w:val="00305C6E"/>
    <w:rsid w:val="00305E0C"/>
    <w:rsid w:val="00305E67"/>
    <w:rsid w:val="00306B54"/>
    <w:rsid w:val="00306C05"/>
    <w:rsid w:val="00306CD8"/>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A2"/>
    <w:rsid w:val="003105A5"/>
    <w:rsid w:val="0031063A"/>
    <w:rsid w:val="003109B2"/>
    <w:rsid w:val="003112FA"/>
    <w:rsid w:val="00311438"/>
    <w:rsid w:val="003114D6"/>
    <w:rsid w:val="00311EEE"/>
    <w:rsid w:val="00311F78"/>
    <w:rsid w:val="003120A5"/>
    <w:rsid w:val="0031211C"/>
    <w:rsid w:val="00312B59"/>
    <w:rsid w:val="00313168"/>
    <w:rsid w:val="00313384"/>
    <w:rsid w:val="003133DF"/>
    <w:rsid w:val="0031393E"/>
    <w:rsid w:val="00313F08"/>
    <w:rsid w:val="00313FA6"/>
    <w:rsid w:val="0031404D"/>
    <w:rsid w:val="003144FD"/>
    <w:rsid w:val="0031454A"/>
    <w:rsid w:val="003148C3"/>
    <w:rsid w:val="003148E5"/>
    <w:rsid w:val="00314AD0"/>
    <w:rsid w:val="00314EA9"/>
    <w:rsid w:val="00315171"/>
    <w:rsid w:val="003152CB"/>
    <w:rsid w:val="003154AC"/>
    <w:rsid w:val="00315A1E"/>
    <w:rsid w:val="003160DA"/>
    <w:rsid w:val="003161E1"/>
    <w:rsid w:val="00316561"/>
    <w:rsid w:val="003165A6"/>
    <w:rsid w:val="00316666"/>
    <w:rsid w:val="003166FC"/>
    <w:rsid w:val="00316C87"/>
    <w:rsid w:val="00316D0D"/>
    <w:rsid w:val="00316D61"/>
    <w:rsid w:val="00317630"/>
    <w:rsid w:val="00317712"/>
    <w:rsid w:val="00317CBA"/>
    <w:rsid w:val="00317D63"/>
    <w:rsid w:val="00317DC4"/>
    <w:rsid w:val="00320221"/>
    <w:rsid w:val="003205D3"/>
    <w:rsid w:val="00320993"/>
    <w:rsid w:val="003209C2"/>
    <w:rsid w:val="00320D82"/>
    <w:rsid w:val="00321186"/>
    <w:rsid w:val="003216AD"/>
    <w:rsid w:val="003218FB"/>
    <w:rsid w:val="00321A3A"/>
    <w:rsid w:val="00321BD0"/>
    <w:rsid w:val="00321BF3"/>
    <w:rsid w:val="00321D95"/>
    <w:rsid w:val="00321E43"/>
    <w:rsid w:val="003220BB"/>
    <w:rsid w:val="003221D7"/>
    <w:rsid w:val="00322229"/>
    <w:rsid w:val="003224F9"/>
    <w:rsid w:val="0032254D"/>
    <w:rsid w:val="003227BB"/>
    <w:rsid w:val="003229B9"/>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6F43"/>
    <w:rsid w:val="00327235"/>
    <w:rsid w:val="003272D2"/>
    <w:rsid w:val="00327AB5"/>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1FAE"/>
    <w:rsid w:val="0033224D"/>
    <w:rsid w:val="003322EE"/>
    <w:rsid w:val="0033231A"/>
    <w:rsid w:val="00332449"/>
    <w:rsid w:val="003328BD"/>
    <w:rsid w:val="00332BCF"/>
    <w:rsid w:val="00332BF6"/>
    <w:rsid w:val="0033307D"/>
    <w:rsid w:val="003331D1"/>
    <w:rsid w:val="00333275"/>
    <w:rsid w:val="003333F2"/>
    <w:rsid w:val="00333657"/>
    <w:rsid w:val="003338BC"/>
    <w:rsid w:val="00333B5C"/>
    <w:rsid w:val="00333BEC"/>
    <w:rsid w:val="003341D9"/>
    <w:rsid w:val="00334274"/>
    <w:rsid w:val="0033444E"/>
    <w:rsid w:val="003347BA"/>
    <w:rsid w:val="0033511E"/>
    <w:rsid w:val="00335BF3"/>
    <w:rsid w:val="00335FBF"/>
    <w:rsid w:val="00336188"/>
    <w:rsid w:val="00336595"/>
    <w:rsid w:val="003367AC"/>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2E0A"/>
    <w:rsid w:val="0034338A"/>
    <w:rsid w:val="00343472"/>
    <w:rsid w:val="00343556"/>
    <w:rsid w:val="00343661"/>
    <w:rsid w:val="003439C0"/>
    <w:rsid w:val="00343A34"/>
    <w:rsid w:val="00343C1B"/>
    <w:rsid w:val="00343F28"/>
    <w:rsid w:val="00344431"/>
    <w:rsid w:val="00344607"/>
    <w:rsid w:val="00344914"/>
    <w:rsid w:val="00344A80"/>
    <w:rsid w:val="00344B86"/>
    <w:rsid w:val="00344CF4"/>
    <w:rsid w:val="00344DDD"/>
    <w:rsid w:val="003451A5"/>
    <w:rsid w:val="003458D2"/>
    <w:rsid w:val="00345A73"/>
    <w:rsid w:val="00345B0A"/>
    <w:rsid w:val="00345BA6"/>
    <w:rsid w:val="00345F3D"/>
    <w:rsid w:val="00345F7A"/>
    <w:rsid w:val="003463D3"/>
    <w:rsid w:val="00346A28"/>
    <w:rsid w:val="00346B9E"/>
    <w:rsid w:val="00346E43"/>
    <w:rsid w:val="003476A2"/>
    <w:rsid w:val="003478E8"/>
    <w:rsid w:val="00347A30"/>
    <w:rsid w:val="00347B6A"/>
    <w:rsid w:val="00347BB4"/>
    <w:rsid w:val="00350450"/>
    <w:rsid w:val="003505F1"/>
    <w:rsid w:val="00350630"/>
    <w:rsid w:val="0035066D"/>
    <w:rsid w:val="00350691"/>
    <w:rsid w:val="00350702"/>
    <w:rsid w:val="00350E50"/>
    <w:rsid w:val="00350F06"/>
    <w:rsid w:val="003513CF"/>
    <w:rsid w:val="00351425"/>
    <w:rsid w:val="0035149D"/>
    <w:rsid w:val="0035162C"/>
    <w:rsid w:val="0035163A"/>
    <w:rsid w:val="00351961"/>
    <w:rsid w:val="00351AAF"/>
    <w:rsid w:val="00351DEE"/>
    <w:rsid w:val="0035227B"/>
    <w:rsid w:val="0035248D"/>
    <w:rsid w:val="00352519"/>
    <w:rsid w:val="00352547"/>
    <w:rsid w:val="00352628"/>
    <w:rsid w:val="00352649"/>
    <w:rsid w:val="003526D0"/>
    <w:rsid w:val="003526E9"/>
    <w:rsid w:val="003527DE"/>
    <w:rsid w:val="00352A9F"/>
    <w:rsid w:val="00352AC9"/>
    <w:rsid w:val="00352B5E"/>
    <w:rsid w:val="00352B93"/>
    <w:rsid w:val="00353057"/>
    <w:rsid w:val="0035326A"/>
    <w:rsid w:val="0035326B"/>
    <w:rsid w:val="00353E0B"/>
    <w:rsid w:val="00353F0F"/>
    <w:rsid w:val="00353FD3"/>
    <w:rsid w:val="00354028"/>
    <w:rsid w:val="0035402E"/>
    <w:rsid w:val="0035452B"/>
    <w:rsid w:val="00355012"/>
    <w:rsid w:val="00355600"/>
    <w:rsid w:val="003557D5"/>
    <w:rsid w:val="003558D5"/>
    <w:rsid w:val="00355C4E"/>
    <w:rsid w:val="00355E58"/>
    <w:rsid w:val="003565DE"/>
    <w:rsid w:val="003565E2"/>
    <w:rsid w:val="00356787"/>
    <w:rsid w:val="00356E9D"/>
    <w:rsid w:val="003577D1"/>
    <w:rsid w:val="003579D0"/>
    <w:rsid w:val="00357BD6"/>
    <w:rsid w:val="00357F58"/>
    <w:rsid w:val="00360021"/>
    <w:rsid w:val="0036030B"/>
    <w:rsid w:val="0036046A"/>
    <w:rsid w:val="003605BF"/>
    <w:rsid w:val="0036067D"/>
    <w:rsid w:val="00360E88"/>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24E"/>
    <w:rsid w:val="003643D3"/>
    <w:rsid w:val="0036487B"/>
    <w:rsid w:val="00364F72"/>
    <w:rsid w:val="00365059"/>
    <w:rsid w:val="003650AD"/>
    <w:rsid w:val="003650F6"/>
    <w:rsid w:val="00365466"/>
    <w:rsid w:val="003655FA"/>
    <w:rsid w:val="0036560C"/>
    <w:rsid w:val="003656ED"/>
    <w:rsid w:val="003657A9"/>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7D"/>
    <w:rsid w:val="00370ED8"/>
    <w:rsid w:val="0037184C"/>
    <w:rsid w:val="00371B40"/>
    <w:rsid w:val="00371BF7"/>
    <w:rsid w:val="00371DE4"/>
    <w:rsid w:val="00372620"/>
    <w:rsid w:val="00372929"/>
    <w:rsid w:val="00372AE4"/>
    <w:rsid w:val="00372C63"/>
    <w:rsid w:val="00372D43"/>
    <w:rsid w:val="00372FA8"/>
    <w:rsid w:val="00373129"/>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6C4B"/>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673"/>
    <w:rsid w:val="00381967"/>
    <w:rsid w:val="00381A52"/>
    <w:rsid w:val="00381A85"/>
    <w:rsid w:val="00381B6C"/>
    <w:rsid w:val="00381E3A"/>
    <w:rsid w:val="00381E97"/>
    <w:rsid w:val="00381EE1"/>
    <w:rsid w:val="00382189"/>
    <w:rsid w:val="00382644"/>
    <w:rsid w:val="00382705"/>
    <w:rsid w:val="0038289C"/>
    <w:rsid w:val="003828B8"/>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4C63"/>
    <w:rsid w:val="0038510B"/>
    <w:rsid w:val="00385896"/>
    <w:rsid w:val="00385909"/>
    <w:rsid w:val="003859BF"/>
    <w:rsid w:val="003859F3"/>
    <w:rsid w:val="00385C0D"/>
    <w:rsid w:val="00385ECC"/>
    <w:rsid w:val="00386137"/>
    <w:rsid w:val="0038616D"/>
    <w:rsid w:val="003861CF"/>
    <w:rsid w:val="00386229"/>
    <w:rsid w:val="003863B9"/>
    <w:rsid w:val="00386CA1"/>
    <w:rsid w:val="00386EC9"/>
    <w:rsid w:val="00386F55"/>
    <w:rsid w:val="00387469"/>
    <w:rsid w:val="003874FB"/>
    <w:rsid w:val="00387A93"/>
    <w:rsid w:val="0039011C"/>
    <w:rsid w:val="0039025C"/>
    <w:rsid w:val="0039048B"/>
    <w:rsid w:val="0039082A"/>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B8"/>
    <w:rsid w:val="003957DF"/>
    <w:rsid w:val="00395DA6"/>
    <w:rsid w:val="0039670E"/>
    <w:rsid w:val="0039703B"/>
    <w:rsid w:val="0039722B"/>
    <w:rsid w:val="00397A77"/>
    <w:rsid w:val="00397F47"/>
    <w:rsid w:val="003A0222"/>
    <w:rsid w:val="003A084E"/>
    <w:rsid w:val="003A0B3F"/>
    <w:rsid w:val="003A0C62"/>
    <w:rsid w:val="003A0DD0"/>
    <w:rsid w:val="003A1343"/>
    <w:rsid w:val="003A1581"/>
    <w:rsid w:val="003A17ED"/>
    <w:rsid w:val="003A1B39"/>
    <w:rsid w:val="003A1B43"/>
    <w:rsid w:val="003A1DD5"/>
    <w:rsid w:val="003A224B"/>
    <w:rsid w:val="003A25A2"/>
    <w:rsid w:val="003A287C"/>
    <w:rsid w:val="003A288E"/>
    <w:rsid w:val="003A2B34"/>
    <w:rsid w:val="003A34BC"/>
    <w:rsid w:val="003A35E4"/>
    <w:rsid w:val="003A37CD"/>
    <w:rsid w:val="003A37EB"/>
    <w:rsid w:val="003A3B25"/>
    <w:rsid w:val="003A3BFA"/>
    <w:rsid w:val="003A3CCD"/>
    <w:rsid w:val="003A40FA"/>
    <w:rsid w:val="003A43B1"/>
    <w:rsid w:val="003A43BC"/>
    <w:rsid w:val="003A4447"/>
    <w:rsid w:val="003A45DC"/>
    <w:rsid w:val="003A479B"/>
    <w:rsid w:val="003A4AAD"/>
    <w:rsid w:val="003A4DE3"/>
    <w:rsid w:val="003A4EB4"/>
    <w:rsid w:val="003A5108"/>
    <w:rsid w:val="003A5116"/>
    <w:rsid w:val="003A528B"/>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62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30"/>
    <w:rsid w:val="003B2E5D"/>
    <w:rsid w:val="003B2F08"/>
    <w:rsid w:val="003B2FBF"/>
    <w:rsid w:val="003B3321"/>
    <w:rsid w:val="003B370C"/>
    <w:rsid w:val="003B3C8D"/>
    <w:rsid w:val="003B3DAA"/>
    <w:rsid w:val="003B3EFC"/>
    <w:rsid w:val="003B3FED"/>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5F89"/>
    <w:rsid w:val="003B65D1"/>
    <w:rsid w:val="003B6976"/>
    <w:rsid w:val="003B69C1"/>
    <w:rsid w:val="003B69E0"/>
    <w:rsid w:val="003B6E8A"/>
    <w:rsid w:val="003B70F2"/>
    <w:rsid w:val="003B7152"/>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330"/>
    <w:rsid w:val="003C1594"/>
    <w:rsid w:val="003C16F4"/>
    <w:rsid w:val="003C174F"/>
    <w:rsid w:val="003C1A84"/>
    <w:rsid w:val="003C1D18"/>
    <w:rsid w:val="003C2610"/>
    <w:rsid w:val="003C2AF3"/>
    <w:rsid w:val="003C2BF6"/>
    <w:rsid w:val="003C2E18"/>
    <w:rsid w:val="003C2F56"/>
    <w:rsid w:val="003C3065"/>
    <w:rsid w:val="003C3349"/>
    <w:rsid w:val="003C36D0"/>
    <w:rsid w:val="003C370B"/>
    <w:rsid w:val="003C3BD8"/>
    <w:rsid w:val="003C4233"/>
    <w:rsid w:val="003C4299"/>
    <w:rsid w:val="003C48F6"/>
    <w:rsid w:val="003C4DE5"/>
    <w:rsid w:val="003C4E04"/>
    <w:rsid w:val="003C4EFA"/>
    <w:rsid w:val="003C50FB"/>
    <w:rsid w:val="003C5444"/>
    <w:rsid w:val="003C54F8"/>
    <w:rsid w:val="003C5E19"/>
    <w:rsid w:val="003C5F7C"/>
    <w:rsid w:val="003C636D"/>
    <w:rsid w:val="003C67D1"/>
    <w:rsid w:val="003C6949"/>
    <w:rsid w:val="003C6961"/>
    <w:rsid w:val="003C6C14"/>
    <w:rsid w:val="003C6DC6"/>
    <w:rsid w:val="003C6F61"/>
    <w:rsid w:val="003C71D3"/>
    <w:rsid w:val="003C7357"/>
    <w:rsid w:val="003C78B3"/>
    <w:rsid w:val="003D00E7"/>
    <w:rsid w:val="003D03B9"/>
    <w:rsid w:val="003D063C"/>
    <w:rsid w:val="003D0D36"/>
    <w:rsid w:val="003D11F3"/>
    <w:rsid w:val="003D12A3"/>
    <w:rsid w:val="003D153F"/>
    <w:rsid w:val="003D1649"/>
    <w:rsid w:val="003D1742"/>
    <w:rsid w:val="003D1AEE"/>
    <w:rsid w:val="003D1B83"/>
    <w:rsid w:val="003D1C87"/>
    <w:rsid w:val="003D1C8A"/>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18A"/>
    <w:rsid w:val="003D535E"/>
    <w:rsid w:val="003D572D"/>
    <w:rsid w:val="003D5A1F"/>
    <w:rsid w:val="003D5BCB"/>
    <w:rsid w:val="003D5BD1"/>
    <w:rsid w:val="003D5C13"/>
    <w:rsid w:val="003D5CB4"/>
    <w:rsid w:val="003D6445"/>
    <w:rsid w:val="003D6B89"/>
    <w:rsid w:val="003D6B93"/>
    <w:rsid w:val="003D6F1D"/>
    <w:rsid w:val="003D6FDB"/>
    <w:rsid w:val="003D7717"/>
    <w:rsid w:val="003D7987"/>
    <w:rsid w:val="003D7A2B"/>
    <w:rsid w:val="003D7D31"/>
    <w:rsid w:val="003D7DBB"/>
    <w:rsid w:val="003D7FBF"/>
    <w:rsid w:val="003E002E"/>
    <w:rsid w:val="003E0095"/>
    <w:rsid w:val="003E00BD"/>
    <w:rsid w:val="003E0132"/>
    <w:rsid w:val="003E015D"/>
    <w:rsid w:val="003E02B3"/>
    <w:rsid w:val="003E03B8"/>
    <w:rsid w:val="003E0719"/>
    <w:rsid w:val="003E0745"/>
    <w:rsid w:val="003E0884"/>
    <w:rsid w:val="003E0D9E"/>
    <w:rsid w:val="003E1252"/>
    <w:rsid w:val="003E154B"/>
    <w:rsid w:val="003E16A4"/>
    <w:rsid w:val="003E16B2"/>
    <w:rsid w:val="003E173A"/>
    <w:rsid w:val="003E1A76"/>
    <w:rsid w:val="003E1EE3"/>
    <w:rsid w:val="003E1F66"/>
    <w:rsid w:val="003E1F69"/>
    <w:rsid w:val="003E20F5"/>
    <w:rsid w:val="003E254F"/>
    <w:rsid w:val="003E26F5"/>
    <w:rsid w:val="003E281F"/>
    <w:rsid w:val="003E2ABB"/>
    <w:rsid w:val="003E3345"/>
    <w:rsid w:val="003E3389"/>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8F"/>
    <w:rsid w:val="003E62E5"/>
    <w:rsid w:val="003E64D0"/>
    <w:rsid w:val="003E6516"/>
    <w:rsid w:val="003E6A77"/>
    <w:rsid w:val="003E6B8F"/>
    <w:rsid w:val="003E6D0B"/>
    <w:rsid w:val="003E6F07"/>
    <w:rsid w:val="003E6F1A"/>
    <w:rsid w:val="003E705C"/>
    <w:rsid w:val="003E72D2"/>
    <w:rsid w:val="003E72D7"/>
    <w:rsid w:val="003E73B3"/>
    <w:rsid w:val="003E76D4"/>
    <w:rsid w:val="003E7B95"/>
    <w:rsid w:val="003E7DC6"/>
    <w:rsid w:val="003E7F99"/>
    <w:rsid w:val="003E7FD1"/>
    <w:rsid w:val="003F0082"/>
    <w:rsid w:val="003F03D2"/>
    <w:rsid w:val="003F064C"/>
    <w:rsid w:val="003F0C04"/>
    <w:rsid w:val="003F0D62"/>
    <w:rsid w:val="003F1627"/>
    <w:rsid w:val="003F1690"/>
    <w:rsid w:val="003F16AD"/>
    <w:rsid w:val="003F1AFF"/>
    <w:rsid w:val="003F246D"/>
    <w:rsid w:val="003F25DF"/>
    <w:rsid w:val="003F262C"/>
    <w:rsid w:val="003F2999"/>
    <w:rsid w:val="003F2BF1"/>
    <w:rsid w:val="003F2D4B"/>
    <w:rsid w:val="003F3540"/>
    <w:rsid w:val="003F3648"/>
    <w:rsid w:val="003F3B02"/>
    <w:rsid w:val="003F3C7C"/>
    <w:rsid w:val="003F3E1D"/>
    <w:rsid w:val="003F406C"/>
    <w:rsid w:val="003F4550"/>
    <w:rsid w:val="003F4714"/>
    <w:rsid w:val="003F4F1A"/>
    <w:rsid w:val="003F524B"/>
    <w:rsid w:val="003F52B1"/>
    <w:rsid w:val="003F53D6"/>
    <w:rsid w:val="003F596D"/>
    <w:rsid w:val="003F5BB0"/>
    <w:rsid w:val="003F5CF5"/>
    <w:rsid w:val="003F5E52"/>
    <w:rsid w:val="003F658E"/>
    <w:rsid w:val="003F69A8"/>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895"/>
    <w:rsid w:val="00400B47"/>
    <w:rsid w:val="00400CDA"/>
    <w:rsid w:val="00400E48"/>
    <w:rsid w:val="00401282"/>
    <w:rsid w:val="00401290"/>
    <w:rsid w:val="00401414"/>
    <w:rsid w:val="004018F8"/>
    <w:rsid w:val="00401BA3"/>
    <w:rsid w:val="00401D43"/>
    <w:rsid w:val="00401F0E"/>
    <w:rsid w:val="00402044"/>
    <w:rsid w:val="004024C9"/>
    <w:rsid w:val="00402531"/>
    <w:rsid w:val="0040274B"/>
    <w:rsid w:val="00402CF2"/>
    <w:rsid w:val="00402EB2"/>
    <w:rsid w:val="004037F9"/>
    <w:rsid w:val="004038C5"/>
    <w:rsid w:val="004038EC"/>
    <w:rsid w:val="00403D4D"/>
    <w:rsid w:val="00404098"/>
    <w:rsid w:val="004045D1"/>
    <w:rsid w:val="0040478F"/>
    <w:rsid w:val="004048AC"/>
    <w:rsid w:val="00404D7B"/>
    <w:rsid w:val="00405005"/>
    <w:rsid w:val="00405035"/>
    <w:rsid w:val="00405327"/>
    <w:rsid w:val="004057BE"/>
    <w:rsid w:val="00405E36"/>
    <w:rsid w:val="0040622D"/>
    <w:rsid w:val="0040637D"/>
    <w:rsid w:val="004065DF"/>
    <w:rsid w:val="00406FD9"/>
    <w:rsid w:val="00407251"/>
    <w:rsid w:val="00407307"/>
    <w:rsid w:val="00407337"/>
    <w:rsid w:val="004074E0"/>
    <w:rsid w:val="00407647"/>
    <w:rsid w:val="00407ABF"/>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1F10"/>
    <w:rsid w:val="004120CB"/>
    <w:rsid w:val="004124E8"/>
    <w:rsid w:val="004125A0"/>
    <w:rsid w:val="00412657"/>
    <w:rsid w:val="00412C3E"/>
    <w:rsid w:val="00412C94"/>
    <w:rsid w:val="00413519"/>
    <w:rsid w:val="00413569"/>
    <w:rsid w:val="004138C0"/>
    <w:rsid w:val="00413C75"/>
    <w:rsid w:val="00414082"/>
    <w:rsid w:val="00414160"/>
    <w:rsid w:val="004141FD"/>
    <w:rsid w:val="0041424F"/>
    <w:rsid w:val="00414388"/>
    <w:rsid w:val="00414419"/>
    <w:rsid w:val="004145FD"/>
    <w:rsid w:val="00414633"/>
    <w:rsid w:val="00414686"/>
    <w:rsid w:val="00414825"/>
    <w:rsid w:val="00414B3E"/>
    <w:rsid w:val="00414BB4"/>
    <w:rsid w:val="004151A9"/>
    <w:rsid w:val="004151D2"/>
    <w:rsid w:val="0041520E"/>
    <w:rsid w:val="00415A30"/>
    <w:rsid w:val="00415C51"/>
    <w:rsid w:val="00415D53"/>
    <w:rsid w:val="0041652D"/>
    <w:rsid w:val="00416538"/>
    <w:rsid w:val="00416673"/>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240"/>
    <w:rsid w:val="0042430D"/>
    <w:rsid w:val="00424697"/>
    <w:rsid w:val="00424943"/>
    <w:rsid w:val="00424C0C"/>
    <w:rsid w:val="00424C11"/>
    <w:rsid w:val="00424D5C"/>
    <w:rsid w:val="00424D84"/>
    <w:rsid w:val="00424D8D"/>
    <w:rsid w:val="00424E8C"/>
    <w:rsid w:val="004253A1"/>
    <w:rsid w:val="0042573C"/>
    <w:rsid w:val="004258B1"/>
    <w:rsid w:val="00425DC1"/>
    <w:rsid w:val="00425E28"/>
    <w:rsid w:val="00426028"/>
    <w:rsid w:val="00426433"/>
    <w:rsid w:val="004265BE"/>
    <w:rsid w:val="00426654"/>
    <w:rsid w:val="004267BD"/>
    <w:rsid w:val="004268DF"/>
    <w:rsid w:val="00426B03"/>
    <w:rsid w:val="00426D1A"/>
    <w:rsid w:val="00426D4C"/>
    <w:rsid w:val="00426D65"/>
    <w:rsid w:val="00427A69"/>
    <w:rsid w:val="00427BBE"/>
    <w:rsid w:val="004300C6"/>
    <w:rsid w:val="00430124"/>
    <w:rsid w:val="00430447"/>
    <w:rsid w:val="00430634"/>
    <w:rsid w:val="00430A7B"/>
    <w:rsid w:val="00430AAB"/>
    <w:rsid w:val="00430E6A"/>
    <w:rsid w:val="004316BC"/>
    <w:rsid w:val="004316EB"/>
    <w:rsid w:val="00431966"/>
    <w:rsid w:val="00431B5D"/>
    <w:rsid w:val="004322F9"/>
    <w:rsid w:val="0043236A"/>
    <w:rsid w:val="004323CF"/>
    <w:rsid w:val="0043262B"/>
    <w:rsid w:val="004327A2"/>
    <w:rsid w:val="00432933"/>
    <w:rsid w:val="00432AEE"/>
    <w:rsid w:val="00432BAC"/>
    <w:rsid w:val="004330C5"/>
    <w:rsid w:val="00434159"/>
    <w:rsid w:val="00434456"/>
    <w:rsid w:val="00434652"/>
    <w:rsid w:val="00434966"/>
    <w:rsid w:val="00434B15"/>
    <w:rsid w:val="00434DC2"/>
    <w:rsid w:val="00434E72"/>
    <w:rsid w:val="004350EB"/>
    <w:rsid w:val="00435697"/>
    <w:rsid w:val="00435A77"/>
    <w:rsid w:val="00435CBB"/>
    <w:rsid w:val="00436179"/>
    <w:rsid w:val="00436288"/>
    <w:rsid w:val="00436C62"/>
    <w:rsid w:val="00436F2B"/>
    <w:rsid w:val="00436FEE"/>
    <w:rsid w:val="0043742A"/>
    <w:rsid w:val="00437440"/>
    <w:rsid w:val="0043757C"/>
    <w:rsid w:val="00437600"/>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793"/>
    <w:rsid w:val="00442DED"/>
    <w:rsid w:val="00442EF0"/>
    <w:rsid w:val="00442F39"/>
    <w:rsid w:val="00443011"/>
    <w:rsid w:val="00443082"/>
    <w:rsid w:val="00443094"/>
    <w:rsid w:val="004432A6"/>
    <w:rsid w:val="004435E4"/>
    <w:rsid w:val="004438DB"/>
    <w:rsid w:val="00443A84"/>
    <w:rsid w:val="004440AE"/>
    <w:rsid w:val="00444366"/>
    <w:rsid w:val="0044441B"/>
    <w:rsid w:val="00444B9F"/>
    <w:rsid w:val="00444C9D"/>
    <w:rsid w:val="00444D1D"/>
    <w:rsid w:val="00444EAA"/>
    <w:rsid w:val="004451B3"/>
    <w:rsid w:val="00445298"/>
    <w:rsid w:val="00445683"/>
    <w:rsid w:val="004456A1"/>
    <w:rsid w:val="0044582A"/>
    <w:rsid w:val="00445971"/>
    <w:rsid w:val="00445AFA"/>
    <w:rsid w:val="00445E07"/>
    <w:rsid w:val="004462D5"/>
    <w:rsid w:val="004463B2"/>
    <w:rsid w:val="00446D98"/>
    <w:rsid w:val="004470F9"/>
    <w:rsid w:val="004473DF"/>
    <w:rsid w:val="0044769B"/>
    <w:rsid w:val="00447705"/>
    <w:rsid w:val="00447A70"/>
    <w:rsid w:val="00447C81"/>
    <w:rsid w:val="00447E40"/>
    <w:rsid w:val="00447F4D"/>
    <w:rsid w:val="004500C0"/>
    <w:rsid w:val="00450122"/>
    <w:rsid w:val="00450208"/>
    <w:rsid w:val="004506B1"/>
    <w:rsid w:val="0045077D"/>
    <w:rsid w:val="0045087D"/>
    <w:rsid w:val="00450A02"/>
    <w:rsid w:val="00450CEC"/>
    <w:rsid w:val="00450E20"/>
    <w:rsid w:val="00450E71"/>
    <w:rsid w:val="00451436"/>
    <w:rsid w:val="00451753"/>
    <w:rsid w:val="00451AF6"/>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4EBB"/>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E"/>
    <w:rsid w:val="004634EB"/>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2F3"/>
    <w:rsid w:val="00467409"/>
    <w:rsid w:val="00467551"/>
    <w:rsid w:val="00467931"/>
    <w:rsid w:val="00467D3C"/>
    <w:rsid w:val="00467D86"/>
    <w:rsid w:val="004702FA"/>
    <w:rsid w:val="004708C2"/>
    <w:rsid w:val="004709AE"/>
    <w:rsid w:val="004709B5"/>
    <w:rsid w:val="00470BD0"/>
    <w:rsid w:val="00470D72"/>
    <w:rsid w:val="00470DBF"/>
    <w:rsid w:val="00471052"/>
    <w:rsid w:val="0047127E"/>
    <w:rsid w:val="00471286"/>
    <w:rsid w:val="004715B7"/>
    <w:rsid w:val="004716BD"/>
    <w:rsid w:val="00471A96"/>
    <w:rsid w:val="00471D14"/>
    <w:rsid w:val="00471D2E"/>
    <w:rsid w:val="00471F74"/>
    <w:rsid w:val="00471FBF"/>
    <w:rsid w:val="00472367"/>
    <w:rsid w:val="00472452"/>
    <w:rsid w:val="004724B7"/>
    <w:rsid w:val="0047267B"/>
    <w:rsid w:val="00472919"/>
    <w:rsid w:val="00472AE3"/>
    <w:rsid w:val="00472D7D"/>
    <w:rsid w:val="00473173"/>
    <w:rsid w:val="004732B5"/>
    <w:rsid w:val="0047331F"/>
    <w:rsid w:val="004735FC"/>
    <w:rsid w:val="004736B8"/>
    <w:rsid w:val="00473727"/>
    <w:rsid w:val="00474092"/>
    <w:rsid w:val="004740B6"/>
    <w:rsid w:val="004740E3"/>
    <w:rsid w:val="00474369"/>
    <w:rsid w:val="00474532"/>
    <w:rsid w:val="00474B47"/>
    <w:rsid w:val="00474EFD"/>
    <w:rsid w:val="00475691"/>
    <w:rsid w:val="00475806"/>
    <w:rsid w:val="0047585E"/>
    <w:rsid w:val="00475945"/>
    <w:rsid w:val="00475AF7"/>
    <w:rsid w:val="00475B23"/>
    <w:rsid w:val="00475D0E"/>
    <w:rsid w:val="00475FDC"/>
    <w:rsid w:val="004762E4"/>
    <w:rsid w:val="0047657A"/>
    <w:rsid w:val="004765AC"/>
    <w:rsid w:val="0047676D"/>
    <w:rsid w:val="004768BB"/>
    <w:rsid w:val="00476A5A"/>
    <w:rsid w:val="00476ABB"/>
    <w:rsid w:val="00476B2E"/>
    <w:rsid w:val="00476B84"/>
    <w:rsid w:val="00476BE1"/>
    <w:rsid w:val="00476DAC"/>
    <w:rsid w:val="00476DD4"/>
    <w:rsid w:val="00476E55"/>
    <w:rsid w:val="00476F06"/>
    <w:rsid w:val="00477035"/>
    <w:rsid w:val="0047713D"/>
    <w:rsid w:val="00477427"/>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538"/>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2F0"/>
    <w:rsid w:val="00487340"/>
    <w:rsid w:val="0048759B"/>
    <w:rsid w:val="00487A2A"/>
    <w:rsid w:val="00487B87"/>
    <w:rsid w:val="00487E1D"/>
    <w:rsid w:val="00487E3B"/>
    <w:rsid w:val="00487FBC"/>
    <w:rsid w:val="00487FBD"/>
    <w:rsid w:val="0049017F"/>
    <w:rsid w:val="00490222"/>
    <w:rsid w:val="004906E4"/>
    <w:rsid w:val="00490889"/>
    <w:rsid w:val="00490E35"/>
    <w:rsid w:val="0049119F"/>
    <w:rsid w:val="0049126B"/>
    <w:rsid w:val="00491450"/>
    <w:rsid w:val="004914DD"/>
    <w:rsid w:val="004915DF"/>
    <w:rsid w:val="0049181E"/>
    <w:rsid w:val="0049193C"/>
    <w:rsid w:val="00491C94"/>
    <w:rsid w:val="00492098"/>
    <w:rsid w:val="004921BA"/>
    <w:rsid w:val="0049258A"/>
    <w:rsid w:val="004926E5"/>
    <w:rsid w:val="00492848"/>
    <w:rsid w:val="00492E71"/>
    <w:rsid w:val="00492FB5"/>
    <w:rsid w:val="00493040"/>
    <w:rsid w:val="004930FC"/>
    <w:rsid w:val="00493548"/>
    <w:rsid w:val="004935C9"/>
    <w:rsid w:val="00493B4E"/>
    <w:rsid w:val="00493C30"/>
    <w:rsid w:val="00493D7E"/>
    <w:rsid w:val="00493E2F"/>
    <w:rsid w:val="00493EBC"/>
    <w:rsid w:val="00494268"/>
    <w:rsid w:val="00494743"/>
    <w:rsid w:val="004949FA"/>
    <w:rsid w:val="00494A1E"/>
    <w:rsid w:val="00494D3A"/>
    <w:rsid w:val="00494D6E"/>
    <w:rsid w:val="00494FF4"/>
    <w:rsid w:val="0049505D"/>
    <w:rsid w:val="004950B1"/>
    <w:rsid w:val="004950BE"/>
    <w:rsid w:val="00495232"/>
    <w:rsid w:val="004953B3"/>
    <w:rsid w:val="004955A1"/>
    <w:rsid w:val="004959CF"/>
    <w:rsid w:val="00495C9C"/>
    <w:rsid w:val="00495D6F"/>
    <w:rsid w:val="00495DAA"/>
    <w:rsid w:val="00495DE7"/>
    <w:rsid w:val="00495E37"/>
    <w:rsid w:val="00495F81"/>
    <w:rsid w:val="00495FFB"/>
    <w:rsid w:val="004963EA"/>
    <w:rsid w:val="00496412"/>
    <w:rsid w:val="0049694D"/>
    <w:rsid w:val="00496B4B"/>
    <w:rsid w:val="0049708A"/>
    <w:rsid w:val="00497377"/>
    <w:rsid w:val="0049747C"/>
    <w:rsid w:val="004976DA"/>
    <w:rsid w:val="00497733"/>
    <w:rsid w:val="004977D4"/>
    <w:rsid w:val="00497A49"/>
    <w:rsid w:val="004A04C9"/>
    <w:rsid w:val="004A0540"/>
    <w:rsid w:val="004A0A7B"/>
    <w:rsid w:val="004A19F1"/>
    <w:rsid w:val="004A1B78"/>
    <w:rsid w:val="004A1F54"/>
    <w:rsid w:val="004A2046"/>
    <w:rsid w:val="004A2133"/>
    <w:rsid w:val="004A2616"/>
    <w:rsid w:val="004A2F9F"/>
    <w:rsid w:val="004A2FCA"/>
    <w:rsid w:val="004A33BF"/>
    <w:rsid w:val="004A3A31"/>
    <w:rsid w:val="004A3B16"/>
    <w:rsid w:val="004A3F5F"/>
    <w:rsid w:val="004A405D"/>
    <w:rsid w:val="004A4374"/>
    <w:rsid w:val="004A468F"/>
    <w:rsid w:val="004A478E"/>
    <w:rsid w:val="004A48C5"/>
    <w:rsid w:val="004A4D04"/>
    <w:rsid w:val="004A4FE6"/>
    <w:rsid w:val="004A50FF"/>
    <w:rsid w:val="004A5420"/>
    <w:rsid w:val="004A5856"/>
    <w:rsid w:val="004A5C33"/>
    <w:rsid w:val="004A5D0D"/>
    <w:rsid w:val="004A5ED4"/>
    <w:rsid w:val="004A6493"/>
    <w:rsid w:val="004A6DC4"/>
    <w:rsid w:val="004A6E80"/>
    <w:rsid w:val="004A6F2D"/>
    <w:rsid w:val="004A713B"/>
    <w:rsid w:val="004A7378"/>
    <w:rsid w:val="004A7905"/>
    <w:rsid w:val="004A796C"/>
    <w:rsid w:val="004A7996"/>
    <w:rsid w:val="004A7F4F"/>
    <w:rsid w:val="004B004A"/>
    <w:rsid w:val="004B0168"/>
    <w:rsid w:val="004B0261"/>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D7E"/>
    <w:rsid w:val="004B3EC6"/>
    <w:rsid w:val="004B42B6"/>
    <w:rsid w:val="004B451D"/>
    <w:rsid w:val="004B4748"/>
    <w:rsid w:val="004B476E"/>
    <w:rsid w:val="004B4808"/>
    <w:rsid w:val="004B4890"/>
    <w:rsid w:val="004B4985"/>
    <w:rsid w:val="004B4B6E"/>
    <w:rsid w:val="004B4C77"/>
    <w:rsid w:val="004B4EEE"/>
    <w:rsid w:val="004B5061"/>
    <w:rsid w:val="004B54D3"/>
    <w:rsid w:val="004B55C6"/>
    <w:rsid w:val="004B59A1"/>
    <w:rsid w:val="004B59DF"/>
    <w:rsid w:val="004B5B1C"/>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B7EF1"/>
    <w:rsid w:val="004C059D"/>
    <w:rsid w:val="004C08F5"/>
    <w:rsid w:val="004C0C22"/>
    <w:rsid w:val="004C13CD"/>
    <w:rsid w:val="004C1564"/>
    <w:rsid w:val="004C17DE"/>
    <w:rsid w:val="004C18CB"/>
    <w:rsid w:val="004C1A38"/>
    <w:rsid w:val="004C1B70"/>
    <w:rsid w:val="004C1CCB"/>
    <w:rsid w:val="004C1ED3"/>
    <w:rsid w:val="004C1EDC"/>
    <w:rsid w:val="004C208E"/>
    <w:rsid w:val="004C21DD"/>
    <w:rsid w:val="004C2415"/>
    <w:rsid w:val="004C248A"/>
    <w:rsid w:val="004C2572"/>
    <w:rsid w:val="004C27F1"/>
    <w:rsid w:val="004C2867"/>
    <w:rsid w:val="004C2CC0"/>
    <w:rsid w:val="004C2E9D"/>
    <w:rsid w:val="004C3118"/>
    <w:rsid w:val="004C4360"/>
    <w:rsid w:val="004C4C44"/>
    <w:rsid w:val="004C4DEC"/>
    <w:rsid w:val="004C4E26"/>
    <w:rsid w:val="004C4FE1"/>
    <w:rsid w:val="004C5028"/>
    <w:rsid w:val="004C5670"/>
    <w:rsid w:val="004C5966"/>
    <w:rsid w:val="004C59CA"/>
    <w:rsid w:val="004C5A4B"/>
    <w:rsid w:val="004C5CDD"/>
    <w:rsid w:val="004C6247"/>
    <w:rsid w:val="004C62FC"/>
    <w:rsid w:val="004C645B"/>
    <w:rsid w:val="004C6810"/>
    <w:rsid w:val="004C69E3"/>
    <w:rsid w:val="004C6AB2"/>
    <w:rsid w:val="004C6C65"/>
    <w:rsid w:val="004C6C9D"/>
    <w:rsid w:val="004C710B"/>
    <w:rsid w:val="004C7340"/>
    <w:rsid w:val="004C7677"/>
    <w:rsid w:val="004C79AF"/>
    <w:rsid w:val="004C79FA"/>
    <w:rsid w:val="004C7A00"/>
    <w:rsid w:val="004C7F90"/>
    <w:rsid w:val="004D0022"/>
    <w:rsid w:val="004D0288"/>
    <w:rsid w:val="004D1145"/>
    <w:rsid w:val="004D137D"/>
    <w:rsid w:val="004D15FB"/>
    <w:rsid w:val="004D1943"/>
    <w:rsid w:val="004D1BBF"/>
    <w:rsid w:val="004D1C4B"/>
    <w:rsid w:val="004D1C7A"/>
    <w:rsid w:val="004D1D9D"/>
    <w:rsid w:val="004D1F44"/>
    <w:rsid w:val="004D2072"/>
    <w:rsid w:val="004D2776"/>
    <w:rsid w:val="004D27CE"/>
    <w:rsid w:val="004D283F"/>
    <w:rsid w:val="004D2892"/>
    <w:rsid w:val="004D28D5"/>
    <w:rsid w:val="004D2D82"/>
    <w:rsid w:val="004D2E48"/>
    <w:rsid w:val="004D2E5B"/>
    <w:rsid w:val="004D2EB8"/>
    <w:rsid w:val="004D2EF0"/>
    <w:rsid w:val="004D2F1C"/>
    <w:rsid w:val="004D3113"/>
    <w:rsid w:val="004D3882"/>
    <w:rsid w:val="004D3F0E"/>
    <w:rsid w:val="004D4198"/>
    <w:rsid w:val="004D42ED"/>
    <w:rsid w:val="004D4464"/>
    <w:rsid w:val="004D4575"/>
    <w:rsid w:val="004D4682"/>
    <w:rsid w:val="004D46ED"/>
    <w:rsid w:val="004D4745"/>
    <w:rsid w:val="004D4B41"/>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24"/>
    <w:rsid w:val="004D7BDB"/>
    <w:rsid w:val="004D7D94"/>
    <w:rsid w:val="004D7F31"/>
    <w:rsid w:val="004E018C"/>
    <w:rsid w:val="004E025E"/>
    <w:rsid w:val="004E054E"/>
    <w:rsid w:val="004E0C26"/>
    <w:rsid w:val="004E0F16"/>
    <w:rsid w:val="004E11C9"/>
    <w:rsid w:val="004E1407"/>
    <w:rsid w:val="004E1507"/>
    <w:rsid w:val="004E1543"/>
    <w:rsid w:val="004E1753"/>
    <w:rsid w:val="004E1E86"/>
    <w:rsid w:val="004E257E"/>
    <w:rsid w:val="004E26D2"/>
    <w:rsid w:val="004E2D00"/>
    <w:rsid w:val="004E2E64"/>
    <w:rsid w:val="004E31BA"/>
    <w:rsid w:val="004E3299"/>
    <w:rsid w:val="004E35EF"/>
    <w:rsid w:val="004E3E01"/>
    <w:rsid w:val="004E3E35"/>
    <w:rsid w:val="004E405F"/>
    <w:rsid w:val="004E4C9C"/>
    <w:rsid w:val="004E4F64"/>
    <w:rsid w:val="004E4FA0"/>
    <w:rsid w:val="004E506D"/>
    <w:rsid w:val="004E52BE"/>
    <w:rsid w:val="004E5380"/>
    <w:rsid w:val="004E53F8"/>
    <w:rsid w:val="004E57DB"/>
    <w:rsid w:val="004E585A"/>
    <w:rsid w:val="004E594D"/>
    <w:rsid w:val="004E5A6F"/>
    <w:rsid w:val="004E5AE9"/>
    <w:rsid w:val="004E5B9E"/>
    <w:rsid w:val="004E6022"/>
    <w:rsid w:val="004E6100"/>
    <w:rsid w:val="004E6421"/>
    <w:rsid w:val="004E64D7"/>
    <w:rsid w:val="004E64F2"/>
    <w:rsid w:val="004E6628"/>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1809"/>
    <w:rsid w:val="004F22F2"/>
    <w:rsid w:val="004F235A"/>
    <w:rsid w:val="004F2A98"/>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E72"/>
    <w:rsid w:val="004F5F02"/>
    <w:rsid w:val="004F7111"/>
    <w:rsid w:val="004F74E4"/>
    <w:rsid w:val="004F756B"/>
    <w:rsid w:val="004F7835"/>
    <w:rsid w:val="004F7A1B"/>
    <w:rsid w:val="00500000"/>
    <w:rsid w:val="005007AE"/>
    <w:rsid w:val="00500E9B"/>
    <w:rsid w:val="00500EBB"/>
    <w:rsid w:val="00500F35"/>
    <w:rsid w:val="00500F85"/>
    <w:rsid w:val="005013D2"/>
    <w:rsid w:val="005013DE"/>
    <w:rsid w:val="00501406"/>
    <w:rsid w:val="00501727"/>
    <w:rsid w:val="005019A0"/>
    <w:rsid w:val="005019B0"/>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83"/>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C1"/>
    <w:rsid w:val="0050653E"/>
    <w:rsid w:val="0050684C"/>
    <w:rsid w:val="00506891"/>
    <w:rsid w:val="005068D4"/>
    <w:rsid w:val="00506974"/>
    <w:rsid w:val="0050699F"/>
    <w:rsid w:val="00506E53"/>
    <w:rsid w:val="0050710A"/>
    <w:rsid w:val="005071EF"/>
    <w:rsid w:val="005072A0"/>
    <w:rsid w:val="00507456"/>
    <w:rsid w:val="00507587"/>
    <w:rsid w:val="00507927"/>
    <w:rsid w:val="00507C6C"/>
    <w:rsid w:val="00507CE3"/>
    <w:rsid w:val="00507DA8"/>
    <w:rsid w:val="00507ED8"/>
    <w:rsid w:val="00507FEF"/>
    <w:rsid w:val="0051014E"/>
    <w:rsid w:val="005108A6"/>
    <w:rsid w:val="00510A5D"/>
    <w:rsid w:val="00510C74"/>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3E14"/>
    <w:rsid w:val="0051414A"/>
    <w:rsid w:val="00514770"/>
    <w:rsid w:val="00514CD7"/>
    <w:rsid w:val="005153D3"/>
    <w:rsid w:val="00515466"/>
    <w:rsid w:val="00515561"/>
    <w:rsid w:val="00515581"/>
    <w:rsid w:val="005157C3"/>
    <w:rsid w:val="00515C17"/>
    <w:rsid w:val="00515DA2"/>
    <w:rsid w:val="00515FB6"/>
    <w:rsid w:val="00516174"/>
    <w:rsid w:val="005162BA"/>
    <w:rsid w:val="005164F5"/>
    <w:rsid w:val="0051665F"/>
    <w:rsid w:val="00516C39"/>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0B22"/>
    <w:rsid w:val="00521356"/>
    <w:rsid w:val="00521601"/>
    <w:rsid w:val="005217E9"/>
    <w:rsid w:val="00521AC9"/>
    <w:rsid w:val="00521FCF"/>
    <w:rsid w:val="00522282"/>
    <w:rsid w:val="00522399"/>
    <w:rsid w:val="005223C2"/>
    <w:rsid w:val="005229CF"/>
    <w:rsid w:val="005229F2"/>
    <w:rsid w:val="00522B15"/>
    <w:rsid w:val="00522B85"/>
    <w:rsid w:val="005230AC"/>
    <w:rsid w:val="0052333E"/>
    <w:rsid w:val="00523645"/>
    <w:rsid w:val="00523744"/>
    <w:rsid w:val="005238BB"/>
    <w:rsid w:val="005238E5"/>
    <w:rsid w:val="00523A1D"/>
    <w:rsid w:val="00523E96"/>
    <w:rsid w:val="00523F24"/>
    <w:rsid w:val="0052452E"/>
    <w:rsid w:val="0052471E"/>
    <w:rsid w:val="00524B1B"/>
    <w:rsid w:val="00524C17"/>
    <w:rsid w:val="00524E2C"/>
    <w:rsid w:val="00524EB6"/>
    <w:rsid w:val="0052506E"/>
    <w:rsid w:val="0052517E"/>
    <w:rsid w:val="005253AA"/>
    <w:rsid w:val="005255BB"/>
    <w:rsid w:val="00525631"/>
    <w:rsid w:val="0052593C"/>
    <w:rsid w:val="005259F7"/>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F6"/>
    <w:rsid w:val="0053146E"/>
    <w:rsid w:val="005315B0"/>
    <w:rsid w:val="005318A9"/>
    <w:rsid w:val="00531B6B"/>
    <w:rsid w:val="00531CE6"/>
    <w:rsid w:val="00531D66"/>
    <w:rsid w:val="00531DCB"/>
    <w:rsid w:val="00532170"/>
    <w:rsid w:val="005322F2"/>
    <w:rsid w:val="005323E2"/>
    <w:rsid w:val="005328F3"/>
    <w:rsid w:val="00532B6A"/>
    <w:rsid w:val="00532C94"/>
    <w:rsid w:val="005331F9"/>
    <w:rsid w:val="00533486"/>
    <w:rsid w:val="005335F5"/>
    <w:rsid w:val="005338BB"/>
    <w:rsid w:val="005339B5"/>
    <w:rsid w:val="00533A70"/>
    <w:rsid w:val="00533CFF"/>
    <w:rsid w:val="00533D09"/>
    <w:rsid w:val="00533DEC"/>
    <w:rsid w:val="00533F5F"/>
    <w:rsid w:val="00533FF7"/>
    <w:rsid w:val="00534098"/>
    <w:rsid w:val="00534659"/>
    <w:rsid w:val="005346EC"/>
    <w:rsid w:val="00534A1F"/>
    <w:rsid w:val="00534AA8"/>
    <w:rsid w:val="00534E45"/>
    <w:rsid w:val="0053500B"/>
    <w:rsid w:val="005351C8"/>
    <w:rsid w:val="005353B3"/>
    <w:rsid w:val="00535496"/>
    <w:rsid w:val="005355B4"/>
    <w:rsid w:val="0053589D"/>
    <w:rsid w:val="005359E9"/>
    <w:rsid w:val="00535B96"/>
    <w:rsid w:val="00535F7F"/>
    <w:rsid w:val="00536591"/>
    <w:rsid w:val="0053661C"/>
    <w:rsid w:val="005366AD"/>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B0E"/>
    <w:rsid w:val="00540C10"/>
    <w:rsid w:val="00540C86"/>
    <w:rsid w:val="00540D99"/>
    <w:rsid w:val="00540DC1"/>
    <w:rsid w:val="00540E75"/>
    <w:rsid w:val="0054138E"/>
    <w:rsid w:val="005415A7"/>
    <w:rsid w:val="005417A2"/>
    <w:rsid w:val="00541972"/>
    <w:rsid w:val="00541FC9"/>
    <w:rsid w:val="0054231C"/>
    <w:rsid w:val="0054246C"/>
    <w:rsid w:val="00542696"/>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415"/>
    <w:rsid w:val="00545619"/>
    <w:rsid w:val="0054582E"/>
    <w:rsid w:val="00545C1E"/>
    <w:rsid w:val="00545C65"/>
    <w:rsid w:val="00546643"/>
    <w:rsid w:val="00546B3D"/>
    <w:rsid w:val="0054717E"/>
    <w:rsid w:val="005475B4"/>
    <w:rsid w:val="0054781F"/>
    <w:rsid w:val="005479A6"/>
    <w:rsid w:val="005479AD"/>
    <w:rsid w:val="00547A6B"/>
    <w:rsid w:val="00547B73"/>
    <w:rsid w:val="00547CB4"/>
    <w:rsid w:val="00547EEF"/>
    <w:rsid w:val="00550268"/>
    <w:rsid w:val="005502AC"/>
    <w:rsid w:val="005505FB"/>
    <w:rsid w:val="005506BE"/>
    <w:rsid w:val="005507EF"/>
    <w:rsid w:val="00550C1E"/>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9F5"/>
    <w:rsid w:val="00552A2A"/>
    <w:rsid w:val="00553004"/>
    <w:rsid w:val="00553197"/>
    <w:rsid w:val="0055339D"/>
    <w:rsid w:val="00553435"/>
    <w:rsid w:val="005539AA"/>
    <w:rsid w:val="005539DA"/>
    <w:rsid w:val="00553A22"/>
    <w:rsid w:val="00553A66"/>
    <w:rsid w:val="00553D9C"/>
    <w:rsid w:val="00553DF5"/>
    <w:rsid w:val="00553F63"/>
    <w:rsid w:val="00554207"/>
    <w:rsid w:val="00554253"/>
    <w:rsid w:val="00554534"/>
    <w:rsid w:val="00554699"/>
    <w:rsid w:val="005547CF"/>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7D"/>
    <w:rsid w:val="00557DA1"/>
    <w:rsid w:val="00557E3F"/>
    <w:rsid w:val="00557F29"/>
    <w:rsid w:val="00557F7D"/>
    <w:rsid w:val="005600C0"/>
    <w:rsid w:val="005604DD"/>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67F0A"/>
    <w:rsid w:val="005701E1"/>
    <w:rsid w:val="00570462"/>
    <w:rsid w:val="005704BC"/>
    <w:rsid w:val="00570663"/>
    <w:rsid w:val="0057074B"/>
    <w:rsid w:val="00570DAA"/>
    <w:rsid w:val="00570E61"/>
    <w:rsid w:val="005711E5"/>
    <w:rsid w:val="0057131F"/>
    <w:rsid w:val="00571811"/>
    <w:rsid w:val="00571E77"/>
    <w:rsid w:val="00571FDC"/>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1B4"/>
    <w:rsid w:val="0057556C"/>
    <w:rsid w:val="00575950"/>
    <w:rsid w:val="00575E2F"/>
    <w:rsid w:val="00575EC8"/>
    <w:rsid w:val="0057600C"/>
    <w:rsid w:val="0057616C"/>
    <w:rsid w:val="0057656A"/>
    <w:rsid w:val="00576782"/>
    <w:rsid w:val="00576A85"/>
    <w:rsid w:val="00576C65"/>
    <w:rsid w:val="00576FD9"/>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C1"/>
    <w:rsid w:val="005820D2"/>
    <w:rsid w:val="00582115"/>
    <w:rsid w:val="00582469"/>
    <w:rsid w:val="00582A1F"/>
    <w:rsid w:val="00582A35"/>
    <w:rsid w:val="005837C3"/>
    <w:rsid w:val="00583809"/>
    <w:rsid w:val="00583906"/>
    <w:rsid w:val="00583FCC"/>
    <w:rsid w:val="005847D6"/>
    <w:rsid w:val="00584870"/>
    <w:rsid w:val="00584B2B"/>
    <w:rsid w:val="00584BC9"/>
    <w:rsid w:val="00584E3F"/>
    <w:rsid w:val="005851E9"/>
    <w:rsid w:val="0058530F"/>
    <w:rsid w:val="0058536A"/>
    <w:rsid w:val="005854E0"/>
    <w:rsid w:val="00585BA2"/>
    <w:rsid w:val="00585C36"/>
    <w:rsid w:val="00585D32"/>
    <w:rsid w:val="00585E18"/>
    <w:rsid w:val="00585FFC"/>
    <w:rsid w:val="00586164"/>
    <w:rsid w:val="00586420"/>
    <w:rsid w:val="00586812"/>
    <w:rsid w:val="00586C84"/>
    <w:rsid w:val="00586FE7"/>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002"/>
    <w:rsid w:val="00592125"/>
    <w:rsid w:val="005922BC"/>
    <w:rsid w:val="00592468"/>
    <w:rsid w:val="00592559"/>
    <w:rsid w:val="005928BF"/>
    <w:rsid w:val="00592BE7"/>
    <w:rsid w:val="00592E7C"/>
    <w:rsid w:val="00592FDC"/>
    <w:rsid w:val="00593029"/>
    <w:rsid w:val="00593155"/>
    <w:rsid w:val="0059338E"/>
    <w:rsid w:val="00593681"/>
    <w:rsid w:val="0059381C"/>
    <w:rsid w:val="005938E7"/>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7E1"/>
    <w:rsid w:val="005A08F7"/>
    <w:rsid w:val="005A0D9A"/>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3F52"/>
    <w:rsid w:val="005A452F"/>
    <w:rsid w:val="005A45A9"/>
    <w:rsid w:val="005A4775"/>
    <w:rsid w:val="005A4E77"/>
    <w:rsid w:val="005A52A3"/>
    <w:rsid w:val="005A5484"/>
    <w:rsid w:val="005A5495"/>
    <w:rsid w:val="005A55FE"/>
    <w:rsid w:val="005A57D5"/>
    <w:rsid w:val="005A5818"/>
    <w:rsid w:val="005A5C68"/>
    <w:rsid w:val="005A5D38"/>
    <w:rsid w:val="005A5D95"/>
    <w:rsid w:val="005A61D5"/>
    <w:rsid w:val="005A66F0"/>
    <w:rsid w:val="005A68F3"/>
    <w:rsid w:val="005A6A6A"/>
    <w:rsid w:val="005A6C3C"/>
    <w:rsid w:val="005A6CD3"/>
    <w:rsid w:val="005A6D63"/>
    <w:rsid w:val="005A75BC"/>
    <w:rsid w:val="005A78C4"/>
    <w:rsid w:val="005A78C6"/>
    <w:rsid w:val="005A7B23"/>
    <w:rsid w:val="005A7D07"/>
    <w:rsid w:val="005B0064"/>
    <w:rsid w:val="005B01FA"/>
    <w:rsid w:val="005B045A"/>
    <w:rsid w:val="005B0B2E"/>
    <w:rsid w:val="005B0BE3"/>
    <w:rsid w:val="005B0CB8"/>
    <w:rsid w:val="005B0E1F"/>
    <w:rsid w:val="005B1422"/>
    <w:rsid w:val="005B14F8"/>
    <w:rsid w:val="005B16DB"/>
    <w:rsid w:val="005B16ED"/>
    <w:rsid w:val="005B1BEF"/>
    <w:rsid w:val="005B1C10"/>
    <w:rsid w:val="005B1D6C"/>
    <w:rsid w:val="005B1EAA"/>
    <w:rsid w:val="005B21D1"/>
    <w:rsid w:val="005B2531"/>
    <w:rsid w:val="005B2762"/>
    <w:rsid w:val="005B29FA"/>
    <w:rsid w:val="005B2AFC"/>
    <w:rsid w:val="005B2E28"/>
    <w:rsid w:val="005B31CE"/>
    <w:rsid w:val="005B35DF"/>
    <w:rsid w:val="005B36B1"/>
    <w:rsid w:val="005B3774"/>
    <w:rsid w:val="005B38B9"/>
    <w:rsid w:val="005B39F9"/>
    <w:rsid w:val="005B3B16"/>
    <w:rsid w:val="005B3C1C"/>
    <w:rsid w:val="005B3F12"/>
    <w:rsid w:val="005B3F97"/>
    <w:rsid w:val="005B4744"/>
    <w:rsid w:val="005B4847"/>
    <w:rsid w:val="005B4B88"/>
    <w:rsid w:val="005B4EEC"/>
    <w:rsid w:val="005B5109"/>
    <w:rsid w:val="005B5553"/>
    <w:rsid w:val="005B571A"/>
    <w:rsid w:val="005B5742"/>
    <w:rsid w:val="005B595F"/>
    <w:rsid w:val="005B59E8"/>
    <w:rsid w:val="005B5AD1"/>
    <w:rsid w:val="005B5C6A"/>
    <w:rsid w:val="005B602B"/>
    <w:rsid w:val="005B6408"/>
    <w:rsid w:val="005B6423"/>
    <w:rsid w:val="005B6D9B"/>
    <w:rsid w:val="005B71E3"/>
    <w:rsid w:val="005B74B9"/>
    <w:rsid w:val="005B7910"/>
    <w:rsid w:val="005B7B1F"/>
    <w:rsid w:val="005B7C3E"/>
    <w:rsid w:val="005B7DF2"/>
    <w:rsid w:val="005C0475"/>
    <w:rsid w:val="005C0A68"/>
    <w:rsid w:val="005C0B08"/>
    <w:rsid w:val="005C0B67"/>
    <w:rsid w:val="005C0CFA"/>
    <w:rsid w:val="005C0D0F"/>
    <w:rsid w:val="005C0DCC"/>
    <w:rsid w:val="005C0E3B"/>
    <w:rsid w:val="005C0EE1"/>
    <w:rsid w:val="005C1319"/>
    <w:rsid w:val="005C18DC"/>
    <w:rsid w:val="005C199C"/>
    <w:rsid w:val="005C1B46"/>
    <w:rsid w:val="005C1C17"/>
    <w:rsid w:val="005C23FB"/>
    <w:rsid w:val="005C287B"/>
    <w:rsid w:val="005C2978"/>
    <w:rsid w:val="005C2C22"/>
    <w:rsid w:val="005C2CD8"/>
    <w:rsid w:val="005C3179"/>
    <w:rsid w:val="005C3249"/>
    <w:rsid w:val="005C3765"/>
    <w:rsid w:val="005C38B7"/>
    <w:rsid w:val="005C3DD9"/>
    <w:rsid w:val="005C3F49"/>
    <w:rsid w:val="005C40DF"/>
    <w:rsid w:val="005C41C2"/>
    <w:rsid w:val="005C49F8"/>
    <w:rsid w:val="005C4A8C"/>
    <w:rsid w:val="005C52C7"/>
    <w:rsid w:val="005C53A9"/>
    <w:rsid w:val="005C5770"/>
    <w:rsid w:val="005C5D7D"/>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C91"/>
    <w:rsid w:val="005D1D5F"/>
    <w:rsid w:val="005D1F50"/>
    <w:rsid w:val="005D1FF1"/>
    <w:rsid w:val="005D2507"/>
    <w:rsid w:val="005D27CA"/>
    <w:rsid w:val="005D297D"/>
    <w:rsid w:val="005D2B33"/>
    <w:rsid w:val="005D2CBB"/>
    <w:rsid w:val="005D2DA9"/>
    <w:rsid w:val="005D2E40"/>
    <w:rsid w:val="005D30C6"/>
    <w:rsid w:val="005D31F5"/>
    <w:rsid w:val="005D364D"/>
    <w:rsid w:val="005D3857"/>
    <w:rsid w:val="005D387A"/>
    <w:rsid w:val="005D3A45"/>
    <w:rsid w:val="005D3C8A"/>
    <w:rsid w:val="005D3F86"/>
    <w:rsid w:val="005D415B"/>
    <w:rsid w:val="005D42AB"/>
    <w:rsid w:val="005D42DC"/>
    <w:rsid w:val="005D45C7"/>
    <w:rsid w:val="005D45D3"/>
    <w:rsid w:val="005D478E"/>
    <w:rsid w:val="005D47BB"/>
    <w:rsid w:val="005D4A02"/>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D"/>
    <w:rsid w:val="005D772C"/>
    <w:rsid w:val="005D77F6"/>
    <w:rsid w:val="005D799F"/>
    <w:rsid w:val="005D7A48"/>
    <w:rsid w:val="005D7AC7"/>
    <w:rsid w:val="005D7AE4"/>
    <w:rsid w:val="005E0181"/>
    <w:rsid w:val="005E0217"/>
    <w:rsid w:val="005E0442"/>
    <w:rsid w:val="005E04E5"/>
    <w:rsid w:val="005E0A18"/>
    <w:rsid w:val="005E0B78"/>
    <w:rsid w:val="005E0E3B"/>
    <w:rsid w:val="005E0ED4"/>
    <w:rsid w:val="005E14CE"/>
    <w:rsid w:val="005E14DF"/>
    <w:rsid w:val="005E15E8"/>
    <w:rsid w:val="005E177D"/>
    <w:rsid w:val="005E1B6A"/>
    <w:rsid w:val="005E1C1F"/>
    <w:rsid w:val="005E1C5A"/>
    <w:rsid w:val="005E264B"/>
    <w:rsid w:val="005E2A8D"/>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6F02"/>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A88"/>
    <w:rsid w:val="005F3B2B"/>
    <w:rsid w:val="005F3B76"/>
    <w:rsid w:val="005F3BF5"/>
    <w:rsid w:val="005F3CF3"/>
    <w:rsid w:val="005F46B1"/>
    <w:rsid w:val="005F48AE"/>
    <w:rsid w:val="005F4EBA"/>
    <w:rsid w:val="005F51B6"/>
    <w:rsid w:val="005F5B5C"/>
    <w:rsid w:val="005F5B6B"/>
    <w:rsid w:val="005F6167"/>
    <w:rsid w:val="005F636B"/>
    <w:rsid w:val="005F6CA5"/>
    <w:rsid w:val="005F6EC1"/>
    <w:rsid w:val="005F7056"/>
    <w:rsid w:val="005F710C"/>
    <w:rsid w:val="005F739B"/>
    <w:rsid w:val="005F770A"/>
    <w:rsid w:val="005F7882"/>
    <w:rsid w:val="005F7D4A"/>
    <w:rsid w:val="005F7E72"/>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403B"/>
    <w:rsid w:val="00604257"/>
    <w:rsid w:val="006044D4"/>
    <w:rsid w:val="00604964"/>
    <w:rsid w:val="00604CE1"/>
    <w:rsid w:val="00605036"/>
    <w:rsid w:val="0060518D"/>
    <w:rsid w:val="006051C9"/>
    <w:rsid w:val="00605655"/>
    <w:rsid w:val="006057EF"/>
    <w:rsid w:val="006059D1"/>
    <w:rsid w:val="00606051"/>
    <w:rsid w:val="006066DE"/>
    <w:rsid w:val="006066F9"/>
    <w:rsid w:val="00606D7C"/>
    <w:rsid w:val="00606ED6"/>
    <w:rsid w:val="00606FE0"/>
    <w:rsid w:val="006073CC"/>
    <w:rsid w:val="0060763B"/>
    <w:rsid w:val="00607661"/>
    <w:rsid w:val="00607753"/>
    <w:rsid w:val="00607837"/>
    <w:rsid w:val="006078A7"/>
    <w:rsid w:val="00607981"/>
    <w:rsid w:val="00607E08"/>
    <w:rsid w:val="0061024C"/>
    <w:rsid w:val="0061027C"/>
    <w:rsid w:val="0061048C"/>
    <w:rsid w:val="0061071A"/>
    <w:rsid w:val="00610850"/>
    <w:rsid w:val="00610BBD"/>
    <w:rsid w:val="00610E16"/>
    <w:rsid w:val="006114E9"/>
    <w:rsid w:val="00611A77"/>
    <w:rsid w:val="00611B54"/>
    <w:rsid w:val="00611BE6"/>
    <w:rsid w:val="00611DB3"/>
    <w:rsid w:val="00611E6A"/>
    <w:rsid w:val="00611F3B"/>
    <w:rsid w:val="00611FB8"/>
    <w:rsid w:val="006122A4"/>
    <w:rsid w:val="0061241E"/>
    <w:rsid w:val="00612742"/>
    <w:rsid w:val="00612EEF"/>
    <w:rsid w:val="006130E3"/>
    <w:rsid w:val="00613219"/>
    <w:rsid w:val="006134A7"/>
    <w:rsid w:val="00613503"/>
    <w:rsid w:val="0061372A"/>
    <w:rsid w:val="00613832"/>
    <w:rsid w:val="006139CD"/>
    <w:rsid w:val="00614058"/>
    <w:rsid w:val="006141F1"/>
    <w:rsid w:val="0061429C"/>
    <w:rsid w:val="0061471F"/>
    <w:rsid w:val="006149FA"/>
    <w:rsid w:val="00614D8D"/>
    <w:rsid w:val="00614ECC"/>
    <w:rsid w:val="00614ED5"/>
    <w:rsid w:val="00615031"/>
    <w:rsid w:val="00615053"/>
    <w:rsid w:val="0061519F"/>
    <w:rsid w:val="006151FE"/>
    <w:rsid w:val="00615786"/>
    <w:rsid w:val="00615918"/>
    <w:rsid w:val="00615AAB"/>
    <w:rsid w:val="00615E5C"/>
    <w:rsid w:val="00615FEC"/>
    <w:rsid w:val="00615FFF"/>
    <w:rsid w:val="006164B2"/>
    <w:rsid w:val="006169CB"/>
    <w:rsid w:val="00616A6E"/>
    <w:rsid w:val="00616C78"/>
    <w:rsid w:val="00616DCF"/>
    <w:rsid w:val="00616F71"/>
    <w:rsid w:val="006174A0"/>
    <w:rsid w:val="0061750F"/>
    <w:rsid w:val="0061778A"/>
    <w:rsid w:val="00617841"/>
    <w:rsid w:val="00617B18"/>
    <w:rsid w:val="00617C92"/>
    <w:rsid w:val="00620003"/>
    <w:rsid w:val="006207F2"/>
    <w:rsid w:val="00620D20"/>
    <w:rsid w:val="00620FA8"/>
    <w:rsid w:val="00621010"/>
    <w:rsid w:val="006210AC"/>
    <w:rsid w:val="006212CE"/>
    <w:rsid w:val="006213C6"/>
    <w:rsid w:val="00621780"/>
    <w:rsid w:val="006217D2"/>
    <w:rsid w:val="0062189F"/>
    <w:rsid w:val="006219CE"/>
    <w:rsid w:val="00621E23"/>
    <w:rsid w:val="00622949"/>
    <w:rsid w:val="00622993"/>
    <w:rsid w:val="006229F9"/>
    <w:rsid w:val="00622F17"/>
    <w:rsid w:val="00622F4C"/>
    <w:rsid w:val="006231EC"/>
    <w:rsid w:val="0062322F"/>
    <w:rsid w:val="00623397"/>
    <w:rsid w:val="006235CF"/>
    <w:rsid w:val="00623600"/>
    <w:rsid w:val="00623626"/>
    <w:rsid w:val="0062366E"/>
    <w:rsid w:val="006236AE"/>
    <w:rsid w:val="006236DF"/>
    <w:rsid w:val="00623A2E"/>
    <w:rsid w:val="00623A51"/>
    <w:rsid w:val="00623B0D"/>
    <w:rsid w:val="00623CDB"/>
    <w:rsid w:val="00623D34"/>
    <w:rsid w:val="00623FEE"/>
    <w:rsid w:val="0062400B"/>
    <w:rsid w:val="00624342"/>
    <w:rsid w:val="00624706"/>
    <w:rsid w:val="0062493D"/>
    <w:rsid w:val="00624A4D"/>
    <w:rsid w:val="00624BCB"/>
    <w:rsid w:val="00624C5F"/>
    <w:rsid w:val="00624C8E"/>
    <w:rsid w:val="00624FC3"/>
    <w:rsid w:val="006254AF"/>
    <w:rsid w:val="006254D6"/>
    <w:rsid w:val="00625689"/>
    <w:rsid w:val="00625906"/>
    <w:rsid w:val="00625C4E"/>
    <w:rsid w:val="00625CBC"/>
    <w:rsid w:val="00625DD9"/>
    <w:rsid w:val="00625F5A"/>
    <w:rsid w:val="0062611E"/>
    <w:rsid w:val="00626127"/>
    <w:rsid w:val="0062621D"/>
    <w:rsid w:val="006268B9"/>
    <w:rsid w:val="00626A62"/>
    <w:rsid w:val="00626BD9"/>
    <w:rsid w:val="00626C3D"/>
    <w:rsid w:val="006272B1"/>
    <w:rsid w:val="00627301"/>
    <w:rsid w:val="006275ED"/>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4A6"/>
    <w:rsid w:val="00631D55"/>
    <w:rsid w:val="00631E1C"/>
    <w:rsid w:val="00631F11"/>
    <w:rsid w:val="00631FE9"/>
    <w:rsid w:val="00632200"/>
    <w:rsid w:val="006322E6"/>
    <w:rsid w:val="006324E5"/>
    <w:rsid w:val="0063271D"/>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466"/>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AB5"/>
    <w:rsid w:val="00641BE5"/>
    <w:rsid w:val="00641CF6"/>
    <w:rsid w:val="00641F38"/>
    <w:rsid w:val="00642122"/>
    <w:rsid w:val="006421F5"/>
    <w:rsid w:val="006423B6"/>
    <w:rsid w:val="006424B9"/>
    <w:rsid w:val="006424FE"/>
    <w:rsid w:val="0064265E"/>
    <w:rsid w:val="006427E1"/>
    <w:rsid w:val="0064295E"/>
    <w:rsid w:val="00642A00"/>
    <w:rsid w:val="00642D12"/>
    <w:rsid w:val="006430AE"/>
    <w:rsid w:val="00643149"/>
    <w:rsid w:val="0064315A"/>
    <w:rsid w:val="00643509"/>
    <w:rsid w:val="00643519"/>
    <w:rsid w:val="00644167"/>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D1E"/>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479"/>
    <w:rsid w:val="006515C7"/>
    <w:rsid w:val="00651845"/>
    <w:rsid w:val="0065272D"/>
    <w:rsid w:val="00652827"/>
    <w:rsid w:val="0065294C"/>
    <w:rsid w:val="006529F2"/>
    <w:rsid w:val="00652BE7"/>
    <w:rsid w:val="006535AD"/>
    <w:rsid w:val="00653B1E"/>
    <w:rsid w:val="00653B36"/>
    <w:rsid w:val="00653EE1"/>
    <w:rsid w:val="0065405A"/>
    <w:rsid w:val="00654132"/>
    <w:rsid w:val="00654BDA"/>
    <w:rsid w:val="00654C6F"/>
    <w:rsid w:val="00654D42"/>
    <w:rsid w:val="00654E33"/>
    <w:rsid w:val="006550E4"/>
    <w:rsid w:val="00655228"/>
    <w:rsid w:val="006552CD"/>
    <w:rsid w:val="006553DA"/>
    <w:rsid w:val="0065558F"/>
    <w:rsid w:val="006555FB"/>
    <w:rsid w:val="0065562B"/>
    <w:rsid w:val="00655C2B"/>
    <w:rsid w:val="00655C6B"/>
    <w:rsid w:val="00655FD0"/>
    <w:rsid w:val="00656385"/>
    <w:rsid w:val="00656759"/>
    <w:rsid w:val="00656873"/>
    <w:rsid w:val="00656A23"/>
    <w:rsid w:val="00656D61"/>
    <w:rsid w:val="006570AD"/>
    <w:rsid w:val="00657288"/>
    <w:rsid w:val="0065728E"/>
    <w:rsid w:val="0065772F"/>
    <w:rsid w:val="00657872"/>
    <w:rsid w:val="00657C95"/>
    <w:rsid w:val="00657D0C"/>
    <w:rsid w:val="00657D76"/>
    <w:rsid w:val="00657E15"/>
    <w:rsid w:val="006603C8"/>
    <w:rsid w:val="006605B7"/>
    <w:rsid w:val="00660649"/>
    <w:rsid w:val="00660665"/>
    <w:rsid w:val="00660703"/>
    <w:rsid w:val="006607F6"/>
    <w:rsid w:val="00660B43"/>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3AC3"/>
    <w:rsid w:val="006645B1"/>
    <w:rsid w:val="006646D3"/>
    <w:rsid w:val="00664C0D"/>
    <w:rsid w:val="00664FE9"/>
    <w:rsid w:val="0066511E"/>
    <w:rsid w:val="006651F9"/>
    <w:rsid w:val="0066537B"/>
    <w:rsid w:val="00665757"/>
    <w:rsid w:val="006658F7"/>
    <w:rsid w:val="00665A58"/>
    <w:rsid w:val="00665BE1"/>
    <w:rsid w:val="00666183"/>
    <w:rsid w:val="0066638E"/>
    <w:rsid w:val="006663CB"/>
    <w:rsid w:val="00666602"/>
    <w:rsid w:val="0066675A"/>
    <w:rsid w:val="00667208"/>
    <w:rsid w:val="0067007D"/>
    <w:rsid w:val="0067050D"/>
    <w:rsid w:val="0067094A"/>
    <w:rsid w:val="00670AB4"/>
    <w:rsid w:val="00670B72"/>
    <w:rsid w:val="00670E50"/>
    <w:rsid w:val="00670EDE"/>
    <w:rsid w:val="0067108C"/>
    <w:rsid w:val="0067127B"/>
    <w:rsid w:val="006712F3"/>
    <w:rsid w:val="00671764"/>
    <w:rsid w:val="00671A87"/>
    <w:rsid w:val="00671E6E"/>
    <w:rsid w:val="00671EC3"/>
    <w:rsid w:val="00672475"/>
    <w:rsid w:val="00672741"/>
    <w:rsid w:val="0067298D"/>
    <w:rsid w:val="00672F6C"/>
    <w:rsid w:val="00673262"/>
    <w:rsid w:val="00673441"/>
    <w:rsid w:val="006739B2"/>
    <w:rsid w:val="00673AE1"/>
    <w:rsid w:val="00673B03"/>
    <w:rsid w:val="00673CE0"/>
    <w:rsid w:val="00673DD2"/>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373"/>
    <w:rsid w:val="0068059E"/>
    <w:rsid w:val="006805C7"/>
    <w:rsid w:val="0068064F"/>
    <w:rsid w:val="00680AE1"/>
    <w:rsid w:val="00680D2A"/>
    <w:rsid w:val="0068105E"/>
    <w:rsid w:val="00681550"/>
    <w:rsid w:val="00681660"/>
    <w:rsid w:val="00681A2D"/>
    <w:rsid w:val="00681EF1"/>
    <w:rsid w:val="006820EA"/>
    <w:rsid w:val="006822C2"/>
    <w:rsid w:val="006822D8"/>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327"/>
    <w:rsid w:val="0068439E"/>
    <w:rsid w:val="00684B9A"/>
    <w:rsid w:val="0068513F"/>
    <w:rsid w:val="006852D9"/>
    <w:rsid w:val="00685538"/>
    <w:rsid w:val="00685ACB"/>
    <w:rsid w:val="00685C1C"/>
    <w:rsid w:val="00685D0A"/>
    <w:rsid w:val="00685D98"/>
    <w:rsid w:val="00685E0D"/>
    <w:rsid w:val="00685F35"/>
    <w:rsid w:val="00686102"/>
    <w:rsid w:val="0068610B"/>
    <w:rsid w:val="0068645B"/>
    <w:rsid w:val="0068649E"/>
    <w:rsid w:val="0068677B"/>
    <w:rsid w:val="00687266"/>
    <w:rsid w:val="006873BB"/>
    <w:rsid w:val="0068740B"/>
    <w:rsid w:val="00687B66"/>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8D5"/>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3D"/>
    <w:rsid w:val="0069359E"/>
    <w:rsid w:val="006938EB"/>
    <w:rsid w:val="006939F1"/>
    <w:rsid w:val="00693B4F"/>
    <w:rsid w:val="00693E8E"/>
    <w:rsid w:val="00693FB5"/>
    <w:rsid w:val="0069409C"/>
    <w:rsid w:val="006940B0"/>
    <w:rsid w:val="00694A0A"/>
    <w:rsid w:val="00694A2A"/>
    <w:rsid w:val="00694AF2"/>
    <w:rsid w:val="00694C76"/>
    <w:rsid w:val="00694CA1"/>
    <w:rsid w:val="00694D9D"/>
    <w:rsid w:val="00694FA6"/>
    <w:rsid w:val="0069506B"/>
    <w:rsid w:val="0069522F"/>
    <w:rsid w:val="00695299"/>
    <w:rsid w:val="0069529C"/>
    <w:rsid w:val="0069538A"/>
    <w:rsid w:val="0069580B"/>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97F3B"/>
    <w:rsid w:val="006A07F5"/>
    <w:rsid w:val="006A093A"/>
    <w:rsid w:val="006A104C"/>
    <w:rsid w:val="006A1209"/>
    <w:rsid w:val="006A13BF"/>
    <w:rsid w:val="006A1468"/>
    <w:rsid w:val="006A1762"/>
    <w:rsid w:val="006A1C81"/>
    <w:rsid w:val="006A1CFC"/>
    <w:rsid w:val="006A1D99"/>
    <w:rsid w:val="006A1EC2"/>
    <w:rsid w:val="006A1EEA"/>
    <w:rsid w:val="006A22E5"/>
    <w:rsid w:val="006A241D"/>
    <w:rsid w:val="006A25B4"/>
    <w:rsid w:val="006A2952"/>
    <w:rsid w:val="006A2F16"/>
    <w:rsid w:val="006A3047"/>
    <w:rsid w:val="006A320C"/>
    <w:rsid w:val="006A321A"/>
    <w:rsid w:val="006A381A"/>
    <w:rsid w:val="006A428E"/>
    <w:rsid w:val="006A4505"/>
    <w:rsid w:val="006A47ED"/>
    <w:rsid w:val="006A4933"/>
    <w:rsid w:val="006A4D71"/>
    <w:rsid w:val="006A508E"/>
    <w:rsid w:val="006A51B0"/>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535"/>
    <w:rsid w:val="006A76A7"/>
    <w:rsid w:val="006A777D"/>
    <w:rsid w:val="006A7801"/>
    <w:rsid w:val="006A7BB8"/>
    <w:rsid w:val="006A7BCC"/>
    <w:rsid w:val="006A7C95"/>
    <w:rsid w:val="006A7F26"/>
    <w:rsid w:val="006A7F6A"/>
    <w:rsid w:val="006B0547"/>
    <w:rsid w:val="006B0576"/>
    <w:rsid w:val="006B057D"/>
    <w:rsid w:val="006B0598"/>
    <w:rsid w:val="006B0AC9"/>
    <w:rsid w:val="006B1015"/>
    <w:rsid w:val="006B110A"/>
    <w:rsid w:val="006B13B1"/>
    <w:rsid w:val="006B148D"/>
    <w:rsid w:val="006B199D"/>
    <w:rsid w:val="006B1F12"/>
    <w:rsid w:val="006B276F"/>
    <w:rsid w:val="006B2873"/>
    <w:rsid w:val="006B28BB"/>
    <w:rsid w:val="006B28E0"/>
    <w:rsid w:val="006B2941"/>
    <w:rsid w:val="006B29E1"/>
    <w:rsid w:val="006B2C88"/>
    <w:rsid w:val="006B3065"/>
    <w:rsid w:val="006B33E4"/>
    <w:rsid w:val="006B34EB"/>
    <w:rsid w:val="006B36A3"/>
    <w:rsid w:val="006B399A"/>
    <w:rsid w:val="006B3A12"/>
    <w:rsid w:val="006B4044"/>
    <w:rsid w:val="006B40C6"/>
    <w:rsid w:val="006B428E"/>
    <w:rsid w:val="006B44A7"/>
    <w:rsid w:val="006B4586"/>
    <w:rsid w:val="006B459F"/>
    <w:rsid w:val="006B45F8"/>
    <w:rsid w:val="006B4663"/>
    <w:rsid w:val="006B4B84"/>
    <w:rsid w:val="006B4FDA"/>
    <w:rsid w:val="006B51AF"/>
    <w:rsid w:val="006B5A17"/>
    <w:rsid w:val="006B5B91"/>
    <w:rsid w:val="006B5FCF"/>
    <w:rsid w:val="006B688F"/>
    <w:rsid w:val="006B6B59"/>
    <w:rsid w:val="006B6CDB"/>
    <w:rsid w:val="006B6DB2"/>
    <w:rsid w:val="006B6E27"/>
    <w:rsid w:val="006B7CE8"/>
    <w:rsid w:val="006B7D81"/>
    <w:rsid w:val="006B7DF3"/>
    <w:rsid w:val="006B7EA0"/>
    <w:rsid w:val="006C02D1"/>
    <w:rsid w:val="006C06ED"/>
    <w:rsid w:val="006C09D9"/>
    <w:rsid w:val="006C0A44"/>
    <w:rsid w:val="006C128D"/>
    <w:rsid w:val="006C1587"/>
    <w:rsid w:val="006C1A62"/>
    <w:rsid w:val="006C1DF9"/>
    <w:rsid w:val="006C20A2"/>
    <w:rsid w:val="006C2261"/>
    <w:rsid w:val="006C22C4"/>
    <w:rsid w:val="006C2468"/>
    <w:rsid w:val="006C24CD"/>
    <w:rsid w:val="006C267A"/>
    <w:rsid w:val="006C2DD6"/>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BDA"/>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CA"/>
    <w:rsid w:val="006D67D2"/>
    <w:rsid w:val="006D68F5"/>
    <w:rsid w:val="006D69B3"/>
    <w:rsid w:val="006D69E4"/>
    <w:rsid w:val="006D6B4A"/>
    <w:rsid w:val="006D6FB3"/>
    <w:rsid w:val="006D705A"/>
    <w:rsid w:val="006D7075"/>
    <w:rsid w:val="006D7104"/>
    <w:rsid w:val="006D7236"/>
    <w:rsid w:val="006D72BC"/>
    <w:rsid w:val="006D7941"/>
    <w:rsid w:val="006D7AC5"/>
    <w:rsid w:val="006D7B6D"/>
    <w:rsid w:val="006E0292"/>
    <w:rsid w:val="006E071E"/>
    <w:rsid w:val="006E0795"/>
    <w:rsid w:val="006E07B2"/>
    <w:rsid w:val="006E0911"/>
    <w:rsid w:val="006E0EA3"/>
    <w:rsid w:val="006E0F22"/>
    <w:rsid w:val="006E0FEC"/>
    <w:rsid w:val="006E1040"/>
    <w:rsid w:val="006E134A"/>
    <w:rsid w:val="006E197D"/>
    <w:rsid w:val="006E198F"/>
    <w:rsid w:val="006E1C4B"/>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1F0"/>
    <w:rsid w:val="006E5298"/>
    <w:rsid w:val="006E5564"/>
    <w:rsid w:val="006E59D8"/>
    <w:rsid w:val="006E5ACD"/>
    <w:rsid w:val="006E5D2C"/>
    <w:rsid w:val="006E5DA6"/>
    <w:rsid w:val="006E5FCC"/>
    <w:rsid w:val="006E6108"/>
    <w:rsid w:val="006E6947"/>
    <w:rsid w:val="006E6BA6"/>
    <w:rsid w:val="006E6BE7"/>
    <w:rsid w:val="006E6E2D"/>
    <w:rsid w:val="006E74A9"/>
    <w:rsid w:val="006E7800"/>
    <w:rsid w:val="006E7B72"/>
    <w:rsid w:val="006E7DF3"/>
    <w:rsid w:val="006E7EE7"/>
    <w:rsid w:val="006F009B"/>
    <w:rsid w:val="006F10B5"/>
    <w:rsid w:val="006F1186"/>
    <w:rsid w:val="006F12C3"/>
    <w:rsid w:val="006F14A9"/>
    <w:rsid w:val="006F1544"/>
    <w:rsid w:val="006F1756"/>
    <w:rsid w:val="006F17E3"/>
    <w:rsid w:val="006F1862"/>
    <w:rsid w:val="006F1B55"/>
    <w:rsid w:val="006F1F4D"/>
    <w:rsid w:val="006F22B5"/>
    <w:rsid w:val="006F2602"/>
    <w:rsid w:val="006F26D3"/>
    <w:rsid w:val="006F2AD0"/>
    <w:rsid w:val="006F3534"/>
    <w:rsid w:val="006F35FF"/>
    <w:rsid w:val="006F3836"/>
    <w:rsid w:val="006F393E"/>
    <w:rsid w:val="006F3F90"/>
    <w:rsid w:val="006F42F5"/>
    <w:rsid w:val="006F4553"/>
    <w:rsid w:val="006F460E"/>
    <w:rsid w:val="006F4BF4"/>
    <w:rsid w:val="006F4D25"/>
    <w:rsid w:val="006F4F9C"/>
    <w:rsid w:val="006F504A"/>
    <w:rsid w:val="006F523B"/>
    <w:rsid w:val="006F534B"/>
    <w:rsid w:val="006F5BAA"/>
    <w:rsid w:val="006F5C9E"/>
    <w:rsid w:val="006F5D24"/>
    <w:rsid w:val="006F6022"/>
    <w:rsid w:val="006F6029"/>
    <w:rsid w:val="006F650C"/>
    <w:rsid w:val="006F6577"/>
    <w:rsid w:val="006F65CD"/>
    <w:rsid w:val="006F6C82"/>
    <w:rsid w:val="006F6DFA"/>
    <w:rsid w:val="006F6FBA"/>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3B1"/>
    <w:rsid w:val="0070463D"/>
    <w:rsid w:val="00704809"/>
    <w:rsid w:val="00704ACC"/>
    <w:rsid w:val="00704AFB"/>
    <w:rsid w:val="00704F24"/>
    <w:rsid w:val="007050BE"/>
    <w:rsid w:val="007051FD"/>
    <w:rsid w:val="007053AA"/>
    <w:rsid w:val="007054B8"/>
    <w:rsid w:val="00705590"/>
    <w:rsid w:val="00705619"/>
    <w:rsid w:val="007058EC"/>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A3C"/>
    <w:rsid w:val="00710D55"/>
    <w:rsid w:val="00710FFF"/>
    <w:rsid w:val="0071128C"/>
    <w:rsid w:val="00711554"/>
    <w:rsid w:val="007117F8"/>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77"/>
    <w:rsid w:val="00715081"/>
    <w:rsid w:val="00715139"/>
    <w:rsid w:val="007151A2"/>
    <w:rsid w:val="007152C6"/>
    <w:rsid w:val="007155B5"/>
    <w:rsid w:val="00715858"/>
    <w:rsid w:val="00715A75"/>
    <w:rsid w:val="00715CC5"/>
    <w:rsid w:val="007163EB"/>
    <w:rsid w:val="00716619"/>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3079"/>
    <w:rsid w:val="007234BA"/>
    <w:rsid w:val="0072362C"/>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5F6D"/>
    <w:rsid w:val="007260DA"/>
    <w:rsid w:val="00726318"/>
    <w:rsid w:val="00726686"/>
    <w:rsid w:val="007269E6"/>
    <w:rsid w:val="00726BD5"/>
    <w:rsid w:val="00726C9E"/>
    <w:rsid w:val="00727025"/>
    <w:rsid w:val="00727157"/>
    <w:rsid w:val="0072716D"/>
    <w:rsid w:val="0072726D"/>
    <w:rsid w:val="007272EC"/>
    <w:rsid w:val="007277DA"/>
    <w:rsid w:val="00727B1C"/>
    <w:rsid w:val="00727E79"/>
    <w:rsid w:val="007301FB"/>
    <w:rsid w:val="007304A6"/>
    <w:rsid w:val="0073078F"/>
    <w:rsid w:val="00730A7F"/>
    <w:rsid w:val="00730AC5"/>
    <w:rsid w:val="00730D98"/>
    <w:rsid w:val="00731165"/>
    <w:rsid w:val="00731232"/>
    <w:rsid w:val="00731277"/>
    <w:rsid w:val="00731780"/>
    <w:rsid w:val="00731B27"/>
    <w:rsid w:val="00731BAB"/>
    <w:rsid w:val="00731E3B"/>
    <w:rsid w:val="00731F14"/>
    <w:rsid w:val="00732368"/>
    <w:rsid w:val="00732420"/>
    <w:rsid w:val="007325C0"/>
    <w:rsid w:val="007325C1"/>
    <w:rsid w:val="007327A1"/>
    <w:rsid w:val="00732B92"/>
    <w:rsid w:val="00732CE5"/>
    <w:rsid w:val="00732E4C"/>
    <w:rsid w:val="0073311F"/>
    <w:rsid w:val="00733337"/>
    <w:rsid w:val="00733348"/>
    <w:rsid w:val="007333B1"/>
    <w:rsid w:val="00733505"/>
    <w:rsid w:val="0073350A"/>
    <w:rsid w:val="00733657"/>
    <w:rsid w:val="007339BA"/>
    <w:rsid w:val="00733A76"/>
    <w:rsid w:val="00733C63"/>
    <w:rsid w:val="00733D4F"/>
    <w:rsid w:val="00734007"/>
    <w:rsid w:val="007341F7"/>
    <w:rsid w:val="00734484"/>
    <w:rsid w:val="00734600"/>
    <w:rsid w:val="00734A2C"/>
    <w:rsid w:val="00734E88"/>
    <w:rsid w:val="00734EFB"/>
    <w:rsid w:val="007354EA"/>
    <w:rsid w:val="007355D6"/>
    <w:rsid w:val="0073576A"/>
    <w:rsid w:val="00735C61"/>
    <w:rsid w:val="00735E67"/>
    <w:rsid w:val="00736448"/>
    <w:rsid w:val="00736606"/>
    <w:rsid w:val="0073663E"/>
    <w:rsid w:val="007369E8"/>
    <w:rsid w:val="00736B50"/>
    <w:rsid w:val="00736C23"/>
    <w:rsid w:val="00736DF7"/>
    <w:rsid w:val="00736FF8"/>
    <w:rsid w:val="00737019"/>
    <w:rsid w:val="00737298"/>
    <w:rsid w:val="00737715"/>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83"/>
    <w:rsid w:val="007416A2"/>
    <w:rsid w:val="00741832"/>
    <w:rsid w:val="00741ADD"/>
    <w:rsid w:val="00742520"/>
    <w:rsid w:val="007427EB"/>
    <w:rsid w:val="007428F9"/>
    <w:rsid w:val="00742AEE"/>
    <w:rsid w:val="00742D84"/>
    <w:rsid w:val="00742DD4"/>
    <w:rsid w:val="00742FB1"/>
    <w:rsid w:val="00742FE8"/>
    <w:rsid w:val="0074302B"/>
    <w:rsid w:val="0074311B"/>
    <w:rsid w:val="00743258"/>
    <w:rsid w:val="0074381F"/>
    <w:rsid w:val="00743E65"/>
    <w:rsid w:val="007441D1"/>
    <w:rsid w:val="00744258"/>
    <w:rsid w:val="00744272"/>
    <w:rsid w:val="007442A4"/>
    <w:rsid w:val="007442F2"/>
    <w:rsid w:val="00744829"/>
    <w:rsid w:val="00744EBA"/>
    <w:rsid w:val="0074552D"/>
    <w:rsid w:val="00745854"/>
    <w:rsid w:val="00745B98"/>
    <w:rsid w:val="00745D7C"/>
    <w:rsid w:val="00746108"/>
    <w:rsid w:val="007463C6"/>
    <w:rsid w:val="007466DE"/>
    <w:rsid w:val="0074682B"/>
    <w:rsid w:val="00746937"/>
    <w:rsid w:val="00746B6A"/>
    <w:rsid w:val="00746D2D"/>
    <w:rsid w:val="00747037"/>
    <w:rsid w:val="007471C5"/>
    <w:rsid w:val="007474EC"/>
    <w:rsid w:val="0074755A"/>
    <w:rsid w:val="007475E5"/>
    <w:rsid w:val="007479B8"/>
    <w:rsid w:val="00747C19"/>
    <w:rsid w:val="00747F1C"/>
    <w:rsid w:val="00750003"/>
    <w:rsid w:val="00750360"/>
    <w:rsid w:val="007503A9"/>
    <w:rsid w:val="0075047C"/>
    <w:rsid w:val="0075098C"/>
    <w:rsid w:val="00750C61"/>
    <w:rsid w:val="00750E09"/>
    <w:rsid w:val="00750FD9"/>
    <w:rsid w:val="00751799"/>
    <w:rsid w:val="007518B3"/>
    <w:rsid w:val="007521F3"/>
    <w:rsid w:val="007527C1"/>
    <w:rsid w:val="007529DA"/>
    <w:rsid w:val="00752A99"/>
    <w:rsid w:val="00752CAC"/>
    <w:rsid w:val="00752D13"/>
    <w:rsid w:val="00752E2A"/>
    <w:rsid w:val="0075312D"/>
    <w:rsid w:val="007532ED"/>
    <w:rsid w:val="00753432"/>
    <w:rsid w:val="00753D56"/>
    <w:rsid w:val="00753D8A"/>
    <w:rsid w:val="00754125"/>
    <w:rsid w:val="007546B2"/>
    <w:rsid w:val="00754B60"/>
    <w:rsid w:val="00754C31"/>
    <w:rsid w:val="00754D52"/>
    <w:rsid w:val="00754E8C"/>
    <w:rsid w:val="00754F7E"/>
    <w:rsid w:val="00755219"/>
    <w:rsid w:val="00755263"/>
    <w:rsid w:val="00755A9C"/>
    <w:rsid w:val="00755CEC"/>
    <w:rsid w:val="00755EE5"/>
    <w:rsid w:val="00756239"/>
    <w:rsid w:val="00756841"/>
    <w:rsid w:val="0075685F"/>
    <w:rsid w:val="007568C5"/>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4F0"/>
    <w:rsid w:val="00760A0B"/>
    <w:rsid w:val="00760A26"/>
    <w:rsid w:val="0076103F"/>
    <w:rsid w:val="00761068"/>
    <w:rsid w:val="00761B59"/>
    <w:rsid w:val="0076214E"/>
    <w:rsid w:val="0076238D"/>
    <w:rsid w:val="00762B60"/>
    <w:rsid w:val="00762B62"/>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0"/>
    <w:rsid w:val="00765348"/>
    <w:rsid w:val="00765505"/>
    <w:rsid w:val="00765703"/>
    <w:rsid w:val="007658EA"/>
    <w:rsid w:val="00765B21"/>
    <w:rsid w:val="00765BCB"/>
    <w:rsid w:val="00765CEC"/>
    <w:rsid w:val="00765EB8"/>
    <w:rsid w:val="0076610C"/>
    <w:rsid w:val="007666A2"/>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CC0"/>
    <w:rsid w:val="00774E46"/>
    <w:rsid w:val="00774FC7"/>
    <w:rsid w:val="00775397"/>
    <w:rsid w:val="00775786"/>
    <w:rsid w:val="00775E52"/>
    <w:rsid w:val="00776548"/>
    <w:rsid w:val="00776A6A"/>
    <w:rsid w:val="00776FC2"/>
    <w:rsid w:val="00777220"/>
    <w:rsid w:val="007773D3"/>
    <w:rsid w:val="00777B6C"/>
    <w:rsid w:val="00777E6F"/>
    <w:rsid w:val="00777EB0"/>
    <w:rsid w:val="00780014"/>
    <w:rsid w:val="00780087"/>
    <w:rsid w:val="007805FD"/>
    <w:rsid w:val="0078068C"/>
    <w:rsid w:val="00780A22"/>
    <w:rsid w:val="00780A23"/>
    <w:rsid w:val="00780AE5"/>
    <w:rsid w:val="00780F4D"/>
    <w:rsid w:val="0078177A"/>
    <w:rsid w:val="0078200B"/>
    <w:rsid w:val="0078202E"/>
    <w:rsid w:val="007820ED"/>
    <w:rsid w:val="007824E9"/>
    <w:rsid w:val="00782C00"/>
    <w:rsid w:val="00782D2E"/>
    <w:rsid w:val="00782F37"/>
    <w:rsid w:val="007831F6"/>
    <w:rsid w:val="00783218"/>
    <w:rsid w:val="0078357D"/>
    <w:rsid w:val="00783905"/>
    <w:rsid w:val="007839F6"/>
    <w:rsid w:val="00783C6D"/>
    <w:rsid w:val="00783D06"/>
    <w:rsid w:val="00783EBE"/>
    <w:rsid w:val="00784126"/>
    <w:rsid w:val="0078428E"/>
    <w:rsid w:val="00784308"/>
    <w:rsid w:val="00784546"/>
    <w:rsid w:val="007846D2"/>
    <w:rsid w:val="00784752"/>
    <w:rsid w:val="007848D7"/>
    <w:rsid w:val="00784AF2"/>
    <w:rsid w:val="00784B52"/>
    <w:rsid w:val="00784BE6"/>
    <w:rsid w:val="00784EE4"/>
    <w:rsid w:val="00784FA2"/>
    <w:rsid w:val="00785029"/>
    <w:rsid w:val="007851B4"/>
    <w:rsid w:val="0078558A"/>
    <w:rsid w:val="007855DC"/>
    <w:rsid w:val="00785948"/>
    <w:rsid w:val="00785A19"/>
    <w:rsid w:val="00785F27"/>
    <w:rsid w:val="00786330"/>
    <w:rsid w:val="0078662C"/>
    <w:rsid w:val="007868A3"/>
    <w:rsid w:val="00786A60"/>
    <w:rsid w:val="00786A9A"/>
    <w:rsid w:val="00786B7F"/>
    <w:rsid w:val="00786B93"/>
    <w:rsid w:val="00786BB2"/>
    <w:rsid w:val="00786C06"/>
    <w:rsid w:val="007872C6"/>
    <w:rsid w:val="007873D1"/>
    <w:rsid w:val="00787431"/>
    <w:rsid w:val="00787463"/>
    <w:rsid w:val="0078771E"/>
    <w:rsid w:val="00787779"/>
    <w:rsid w:val="00787C45"/>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E4F"/>
    <w:rsid w:val="00791F16"/>
    <w:rsid w:val="00791FA5"/>
    <w:rsid w:val="00792410"/>
    <w:rsid w:val="00792870"/>
    <w:rsid w:val="00792F36"/>
    <w:rsid w:val="00792F7D"/>
    <w:rsid w:val="00793073"/>
    <w:rsid w:val="007936E2"/>
    <w:rsid w:val="0079379B"/>
    <w:rsid w:val="0079395E"/>
    <w:rsid w:val="00793AF5"/>
    <w:rsid w:val="00793C40"/>
    <w:rsid w:val="0079442F"/>
    <w:rsid w:val="007947E4"/>
    <w:rsid w:val="0079482D"/>
    <w:rsid w:val="00794A88"/>
    <w:rsid w:val="00794C1A"/>
    <w:rsid w:val="007950FE"/>
    <w:rsid w:val="007954E5"/>
    <w:rsid w:val="00795A0F"/>
    <w:rsid w:val="00795D76"/>
    <w:rsid w:val="00795E0A"/>
    <w:rsid w:val="00795FB1"/>
    <w:rsid w:val="007961E9"/>
    <w:rsid w:val="007967DF"/>
    <w:rsid w:val="00796892"/>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593"/>
    <w:rsid w:val="007A161D"/>
    <w:rsid w:val="007A16F7"/>
    <w:rsid w:val="007A1A26"/>
    <w:rsid w:val="007A1ADC"/>
    <w:rsid w:val="007A1D17"/>
    <w:rsid w:val="007A1D63"/>
    <w:rsid w:val="007A1DEA"/>
    <w:rsid w:val="007A1ECD"/>
    <w:rsid w:val="007A2036"/>
    <w:rsid w:val="007A23ED"/>
    <w:rsid w:val="007A2784"/>
    <w:rsid w:val="007A29EB"/>
    <w:rsid w:val="007A2A33"/>
    <w:rsid w:val="007A2CF0"/>
    <w:rsid w:val="007A3277"/>
    <w:rsid w:val="007A3715"/>
    <w:rsid w:val="007A3A26"/>
    <w:rsid w:val="007A3B3A"/>
    <w:rsid w:val="007A3C3D"/>
    <w:rsid w:val="007A3D45"/>
    <w:rsid w:val="007A3E6A"/>
    <w:rsid w:val="007A4069"/>
    <w:rsid w:val="007A457E"/>
    <w:rsid w:val="007A45CF"/>
    <w:rsid w:val="007A4A61"/>
    <w:rsid w:val="007A5056"/>
    <w:rsid w:val="007A5202"/>
    <w:rsid w:val="007A5A83"/>
    <w:rsid w:val="007A5AF8"/>
    <w:rsid w:val="007A5C7D"/>
    <w:rsid w:val="007A5E16"/>
    <w:rsid w:val="007A5EE9"/>
    <w:rsid w:val="007A617E"/>
    <w:rsid w:val="007A64D5"/>
    <w:rsid w:val="007A64F8"/>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6F3"/>
    <w:rsid w:val="007B2824"/>
    <w:rsid w:val="007B2874"/>
    <w:rsid w:val="007B2A36"/>
    <w:rsid w:val="007B2B14"/>
    <w:rsid w:val="007B2ECB"/>
    <w:rsid w:val="007B2EDB"/>
    <w:rsid w:val="007B3555"/>
    <w:rsid w:val="007B36EA"/>
    <w:rsid w:val="007B3BD3"/>
    <w:rsid w:val="007B3ECD"/>
    <w:rsid w:val="007B442C"/>
    <w:rsid w:val="007B46CF"/>
    <w:rsid w:val="007B47FE"/>
    <w:rsid w:val="007B4BCA"/>
    <w:rsid w:val="007B4E31"/>
    <w:rsid w:val="007B4FD6"/>
    <w:rsid w:val="007B5114"/>
    <w:rsid w:val="007B5145"/>
    <w:rsid w:val="007B549F"/>
    <w:rsid w:val="007B54B8"/>
    <w:rsid w:val="007B57C2"/>
    <w:rsid w:val="007B58E4"/>
    <w:rsid w:val="007B5A2C"/>
    <w:rsid w:val="007B5AE6"/>
    <w:rsid w:val="007B5FF7"/>
    <w:rsid w:val="007B62B0"/>
    <w:rsid w:val="007B64C3"/>
    <w:rsid w:val="007B675E"/>
    <w:rsid w:val="007B6CE1"/>
    <w:rsid w:val="007B6F74"/>
    <w:rsid w:val="007B6FA3"/>
    <w:rsid w:val="007B6FCE"/>
    <w:rsid w:val="007B71E3"/>
    <w:rsid w:val="007B7404"/>
    <w:rsid w:val="007B742B"/>
    <w:rsid w:val="007B75D1"/>
    <w:rsid w:val="007B7622"/>
    <w:rsid w:val="007B77AC"/>
    <w:rsid w:val="007B781E"/>
    <w:rsid w:val="007B7EA5"/>
    <w:rsid w:val="007C0169"/>
    <w:rsid w:val="007C01C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63C"/>
    <w:rsid w:val="007C3728"/>
    <w:rsid w:val="007C3DF9"/>
    <w:rsid w:val="007C3E6F"/>
    <w:rsid w:val="007C422C"/>
    <w:rsid w:val="007C426A"/>
    <w:rsid w:val="007C45AF"/>
    <w:rsid w:val="007C470A"/>
    <w:rsid w:val="007C4BA0"/>
    <w:rsid w:val="007C4C04"/>
    <w:rsid w:val="007C5714"/>
    <w:rsid w:val="007C589F"/>
    <w:rsid w:val="007C5B94"/>
    <w:rsid w:val="007C604C"/>
    <w:rsid w:val="007C6161"/>
    <w:rsid w:val="007C620F"/>
    <w:rsid w:val="007C67CB"/>
    <w:rsid w:val="007C6A50"/>
    <w:rsid w:val="007C6B84"/>
    <w:rsid w:val="007C6D51"/>
    <w:rsid w:val="007C6FEE"/>
    <w:rsid w:val="007C7222"/>
    <w:rsid w:val="007C74D3"/>
    <w:rsid w:val="007C7728"/>
    <w:rsid w:val="007C7BE4"/>
    <w:rsid w:val="007C7F5E"/>
    <w:rsid w:val="007D012E"/>
    <w:rsid w:val="007D02BE"/>
    <w:rsid w:val="007D0339"/>
    <w:rsid w:val="007D03E7"/>
    <w:rsid w:val="007D091F"/>
    <w:rsid w:val="007D0D38"/>
    <w:rsid w:val="007D0DCA"/>
    <w:rsid w:val="007D1399"/>
    <w:rsid w:val="007D13ED"/>
    <w:rsid w:val="007D1503"/>
    <w:rsid w:val="007D1516"/>
    <w:rsid w:val="007D169B"/>
    <w:rsid w:val="007D181A"/>
    <w:rsid w:val="007D18A3"/>
    <w:rsid w:val="007D1C91"/>
    <w:rsid w:val="007D1DC9"/>
    <w:rsid w:val="007D1E02"/>
    <w:rsid w:val="007D211E"/>
    <w:rsid w:val="007D266D"/>
    <w:rsid w:val="007D266E"/>
    <w:rsid w:val="007D2AAC"/>
    <w:rsid w:val="007D2C15"/>
    <w:rsid w:val="007D2E08"/>
    <w:rsid w:val="007D2E5A"/>
    <w:rsid w:val="007D305E"/>
    <w:rsid w:val="007D3375"/>
    <w:rsid w:val="007D3464"/>
    <w:rsid w:val="007D3BEB"/>
    <w:rsid w:val="007D3F26"/>
    <w:rsid w:val="007D3F38"/>
    <w:rsid w:val="007D41E5"/>
    <w:rsid w:val="007D479F"/>
    <w:rsid w:val="007D4856"/>
    <w:rsid w:val="007D4895"/>
    <w:rsid w:val="007D48C3"/>
    <w:rsid w:val="007D4B26"/>
    <w:rsid w:val="007D4BBD"/>
    <w:rsid w:val="007D4D88"/>
    <w:rsid w:val="007D4FA3"/>
    <w:rsid w:val="007D532E"/>
    <w:rsid w:val="007D538B"/>
    <w:rsid w:val="007D5421"/>
    <w:rsid w:val="007D572F"/>
    <w:rsid w:val="007D57B2"/>
    <w:rsid w:val="007D5957"/>
    <w:rsid w:val="007D5AD8"/>
    <w:rsid w:val="007D5B22"/>
    <w:rsid w:val="007D5C04"/>
    <w:rsid w:val="007D64CA"/>
    <w:rsid w:val="007D67E3"/>
    <w:rsid w:val="007D704C"/>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744"/>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A2E"/>
    <w:rsid w:val="007E4C3C"/>
    <w:rsid w:val="007E4C8F"/>
    <w:rsid w:val="007E4EB4"/>
    <w:rsid w:val="007E541F"/>
    <w:rsid w:val="007E5516"/>
    <w:rsid w:val="007E57D3"/>
    <w:rsid w:val="007E5802"/>
    <w:rsid w:val="007E5B55"/>
    <w:rsid w:val="007E5D4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E60"/>
    <w:rsid w:val="007F2F1C"/>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B91"/>
    <w:rsid w:val="007F4E71"/>
    <w:rsid w:val="007F4F0D"/>
    <w:rsid w:val="007F512E"/>
    <w:rsid w:val="007F518A"/>
    <w:rsid w:val="007F51E6"/>
    <w:rsid w:val="007F52C7"/>
    <w:rsid w:val="007F5310"/>
    <w:rsid w:val="007F536B"/>
    <w:rsid w:val="007F5585"/>
    <w:rsid w:val="007F55CD"/>
    <w:rsid w:val="007F55DD"/>
    <w:rsid w:val="007F562B"/>
    <w:rsid w:val="007F582C"/>
    <w:rsid w:val="007F5925"/>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7A8"/>
    <w:rsid w:val="00801A6C"/>
    <w:rsid w:val="00801BCE"/>
    <w:rsid w:val="00801DDA"/>
    <w:rsid w:val="00801E6E"/>
    <w:rsid w:val="00801ECB"/>
    <w:rsid w:val="00802341"/>
    <w:rsid w:val="008028B0"/>
    <w:rsid w:val="00802BC2"/>
    <w:rsid w:val="00802FEC"/>
    <w:rsid w:val="008034B3"/>
    <w:rsid w:val="00803741"/>
    <w:rsid w:val="008037BB"/>
    <w:rsid w:val="00803857"/>
    <w:rsid w:val="00803C6E"/>
    <w:rsid w:val="00803C7C"/>
    <w:rsid w:val="00803CEE"/>
    <w:rsid w:val="00803F08"/>
    <w:rsid w:val="0080437C"/>
    <w:rsid w:val="008043FE"/>
    <w:rsid w:val="0080471F"/>
    <w:rsid w:val="008049BD"/>
    <w:rsid w:val="00804C54"/>
    <w:rsid w:val="00804DBC"/>
    <w:rsid w:val="00805064"/>
    <w:rsid w:val="0080530C"/>
    <w:rsid w:val="00805C51"/>
    <w:rsid w:val="00805E74"/>
    <w:rsid w:val="008066A6"/>
    <w:rsid w:val="008066BE"/>
    <w:rsid w:val="00806705"/>
    <w:rsid w:val="00806A83"/>
    <w:rsid w:val="00806BBC"/>
    <w:rsid w:val="00806D3E"/>
    <w:rsid w:val="00806D3F"/>
    <w:rsid w:val="00806E21"/>
    <w:rsid w:val="008076B5"/>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BB2"/>
    <w:rsid w:val="00811E51"/>
    <w:rsid w:val="00811F7E"/>
    <w:rsid w:val="008125E5"/>
    <w:rsid w:val="008127C0"/>
    <w:rsid w:val="00812FFE"/>
    <w:rsid w:val="00813180"/>
    <w:rsid w:val="0081323D"/>
    <w:rsid w:val="008134C2"/>
    <w:rsid w:val="008137E5"/>
    <w:rsid w:val="00813E83"/>
    <w:rsid w:val="00813E8A"/>
    <w:rsid w:val="00813EAE"/>
    <w:rsid w:val="008140BD"/>
    <w:rsid w:val="00814178"/>
    <w:rsid w:val="00814332"/>
    <w:rsid w:val="008147F4"/>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2C3"/>
    <w:rsid w:val="008213C5"/>
    <w:rsid w:val="00821445"/>
    <w:rsid w:val="00821446"/>
    <w:rsid w:val="008215F9"/>
    <w:rsid w:val="008219BF"/>
    <w:rsid w:val="00821BBD"/>
    <w:rsid w:val="00821CC5"/>
    <w:rsid w:val="00822289"/>
    <w:rsid w:val="0082291B"/>
    <w:rsid w:val="00822CCD"/>
    <w:rsid w:val="00823040"/>
    <w:rsid w:val="00823363"/>
    <w:rsid w:val="00823420"/>
    <w:rsid w:val="008236E7"/>
    <w:rsid w:val="00823723"/>
    <w:rsid w:val="0082413C"/>
    <w:rsid w:val="00824154"/>
    <w:rsid w:val="008243F3"/>
    <w:rsid w:val="00824485"/>
    <w:rsid w:val="0082455A"/>
    <w:rsid w:val="0082456F"/>
    <w:rsid w:val="00824681"/>
    <w:rsid w:val="00824E06"/>
    <w:rsid w:val="008251A2"/>
    <w:rsid w:val="008259E3"/>
    <w:rsid w:val="00825AB9"/>
    <w:rsid w:val="00825F1C"/>
    <w:rsid w:val="00825FD0"/>
    <w:rsid w:val="0082615A"/>
    <w:rsid w:val="0082615B"/>
    <w:rsid w:val="0082646E"/>
    <w:rsid w:val="008265D9"/>
    <w:rsid w:val="00826775"/>
    <w:rsid w:val="0082693A"/>
    <w:rsid w:val="0082696F"/>
    <w:rsid w:val="00826B10"/>
    <w:rsid w:val="00826CB0"/>
    <w:rsid w:val="00826CB9"/>
    <w:rsid w:val="00826D81"/>
    <w:rsid w:val="00827807"/>
    <w:rsid w:val="0082791A"/>
    <w:rsid w:val="00827987"/>
    <w:rsid w:val="00827C19"/>
    <w:rsid w:val="00830029"/>
    <w:rsid w:val="00830248"/>
    <w:rsid w:val="00830512"/>
    <w:rsid w:val="00830582"/>
    <w:rsid w:val="008309AD"/>
    <w:rsid w:val="00830D48"/>
    <w:rsid w:val="008313BF"/>
    <w:rsid w:val="008317CF"/>
    <w:rsid w:val="00832348"/>
    <w:rsid w:val="008324F0"/>
    <w:rsid w:val="00832B56"/>
    <w:rsid w:val="00832C4D"/>
    <w:rsid w:val="00832CAA"/>
    <w:rsid w:val="00832CCB"/>
    <w:rsid w:val="00832E94"/>
    <w:rsid w:val="00832F21"/>
    <w:rsid w:val="00833049"/>
    <w:rsid w:val="008333C3"/>
    <w:rsid w:val="008334D4"/>
    <w:rsid w:val="00833A7D"/>
    <w:rsid w:val="00833B2A"/>
    <w:rsid w:val="00833D91"/>
    <w:rsid w:val="00833DE7"/>
    <w:rsid w:val="00833F87"/>
    <w:rsid w:val="00834191"/>
    <w:rsid w:val="008344B3"/>
    <w:rsid w:val="008344BA"/>
    <w:rsid w:val="00834530"/>
    <w:rsid w:val="00834ACA"/>
    <w:rsid w:val="00834EA9"/>
    <w:rsid w:val="0083508B"/>
    <w:rsid w:val="008350B0"/>
    <w:rsid w:val="008359DE"/>
    <w:rsid w:val="00836145"/>
    <w:rsid w:val="0083677B"/>
    <w:rsid w:val="0083685E"/>
    <w:rsid w:val="0083697F"/>
    <w:rsid w:val="00836B7E"/>
    <w:rsid w:val="0083705E"/>
    <w:rsid w:val="00837233"/>
    <w:rsid w:val="00837826"/>
    <w:rsid w:val="00837A25"/>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5B7"/>
    <w:rsid w:val="0084174C"/>
    <w:rsid w:val="00841896"/>
    <w:rsid w:val="008418BB"/>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4B0"/>
    <w:rsid w:val="00843BD3"/>
    <w:rsid w:val="00843ECA"/>
    <w:rsid w:val="00844133"/>
    <w:rsid w:val="00844732"/>
    <w:rsid w:val="00844A57"/>
    <w:rsid w:val="00844B5F"/>
    <w:rsid w:val="00845174"/>
    <w:rsid w:val="00845183"/>
    <w:rsid w:val="00845641"/>
    <w:rsid w:val="008456FA"/>
    <w:rsid w:val="0084596B"/>
    <w:rsid w:val="00845B69"/>
    <w:rsid w:val="00845C67"/>
    <w:rsid w:val="00845D3C"/>
    <w:rsid w:val="00845E08"/>
    <w:rsid w:val="00846181"/>
    <w:rsid w:val="008461D7"/>
    <w:rsid w:val="008461EE"/>
    <w:rsid w:val="0084639A"/>
    <w:rsid w:val="00846A09"/>
    <w:rsid w:val="00846B6C"/>
    <w:rsid w:val="00846BA9"/>
    <w:rsid w:val="00846E24"/>
    <w:rsid w:val="00846EC7"/>
    <w:rsid w:val="00846F25"/>
    <w:rsid w:val="0084702D"/>
    <w:rsid w:val="008471E7"/>
    <w:rsid w:val="00847737"/>
    <w:rsid w:val="00847813"/>
    <w:rsid w:val="00847A12"/>
    <w:rsid w:val="00847D08"/>
    <w:rsid w:val="00847F3A"/>
    <w:rsid w:val="008501E5"/>
    <w:rsid w:val="0085023D"/>
    <w:rsid w:val="0085046F"/>
    <w:rsid w:val="0085050D"/>
    <w:rsid w:val="0085098E"/>
    <w:rsid w:val="00850A7B"/>
    <w:rsid w:val="00850C39"/>
    <w:rsid w:val="00850C45"/>
    <w:rsid w:val="00850C79"/>
    <w:rsid w:val="00850E7B"/>
    <w:rsid w:val="008514CA"/>
    <w:rsid w:val="00851503"/>
    <w:rsid w:val="00851512"/>
    <w:rsid w:val="00851581"/>
    <w:rsid w:val="008518DA"/>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3FB4"/>
    <w:rsid w:val="00854273"/>
    <w:rsid w:val="0085427D"/>
    <w:rsid w:val="008542F9"/>
    <w:rsid w:val="0085470C"/>
    <w:rsid w:val="008548AF"/>
    <w:rsid w:val="00854A29"/>
    <w:rsid w:val="00854B03"/>
    <w:rsid w:val="0085527A"/>
    <w:rsid w:val="00855718"/>
    <w:rsid w:val="00855791"/>
    <w:rsid w:val="0085582A"/>
    <w:rsid w:val="00855AC9"/>
    <w:rsid w:val="00855B0C"/>
    <w:rsid w:val="00855E9A"/>
    <w:rsid w:val="00856000"/>
    <w:rsid w:val="0085603C"/>
    <w:rsid w:val="008560E7"/>
    <w:rsid w:val="00856255"/>
    <w:rsid w:val="008565C7"/>
    <w:rsid w:val="00856694"/>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796"/>
    <w:rsid w:val="00863857"/>
    <w:rsid w:val="00863947"/>
    <w:rsid w:val="00863962"/>
    <w:rsid w:val="00864350"/>
    <w:rsid w:val="0086452D"/>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088"/>
    <w:rsid w:val="008670EA"/>
    <w:rsid w:val="008674F9"/>
    <w:rsid w:val="008675BB"/>
    <w:rsid w:val="008675C1"/>
    <w:rsid w:val="00867BFA"/>
    <w:rsid w:val="008701E1"/>
    <w:rsid w:val="008702D0"/>
    <w:rsid w:val="008703E9"/>
    <w:rsid w:val="00870414"/>
    <w:rsid w:val="008705EF"/>
    <w:rsid w:val="00870DE4"/>
    <w:rsid w:val="00871A14"/>
    <w:rsid w:val="00871AC5"/>
    <w:rsid w:val="00871FF0"/>
    <w:rsid w:val="008725BC"/>
    <w:rsid w:val="008727B7"/>
    <w:rsid w:val="008738CE"/>
    <w:rsid w:val="008738D7"/>
    <w:rsid w:val="00873DF7"/>
    <w:rsid w:val="008742BD"/>
    <w:rsid w:val="008747FA"/>
    <w:rsid w:val="008748BF"/>
    <w:rsid w:val="008750A1"/>
    <w:rsid w:val="00875123"/>
    <w:rsid w:val="0087515B"/>
    <w:rsid w:val="00875A4D"/>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2A4"/>
    <w:rsid w:val="0088245D"/>
    <w:rsid w:val="0088251D"/>
    <w:rsid w:val="00883057"/>
    <w:rsid w:val="0088363D"/>
    <w:rsid w:val="00883859"/>
    <w:rsid w:val="00883B46"/>
    <w:rsid w:val="00883B89"/>
    <w:rsid w:val="00884126"/>
    <w:rsid w:val="008842DC"/>
    <w:rsid w:val="00884A11"/>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892"/>
    <w:rsid w:val="00887CE5"/>
    <w:rsid w:val="00887F33"/>
    <w:rsid w:val="0089020D"/>
    <w:rsid w:val="00890224"/>
    <w:rsid w:val="0089043E"/>
    <w:rsid w:val="0089053F"/>
    <w:rsid w:val="008906C9"/>
    <w:rsid w:val="00890EF1"/>
    <w:rsid w:val="008910B0"/>
    <w:rsid w:val="0089116B"/>
    <w:rsid w:val="00891381"/>
    <w:rsid w:val="00891B03"/>
    <w:rsid w:val="00891BBC"/>
    <w:rsid w:val="00891C6F"/>
    <w:rsid w:val="00891D60"/>
    <w:rsid w:val="00892146"/>
    <w:rsid w:val="00892174"/>
    <w:rsid w:val="008921CF"/>
    <w:rsid w:val="008921F4"/>
    <w:rsid w:val="008922E7"/>
    <w:rsid w:val="0089230A"/>
    <w:rsid w:val="00892930"/>
    <w:rsid w:val="00892F3E"/>
    <w:rsid w:val="00892FAE"/>
    <w:rsid w:val="008930F7"/>
    <w:rsid w:val="008937B9"/>
    <w:rsid w:val="00893A26"/>
    <w:rsid w:val="00893B19"/>
    <w:rsid w:val="00893BE0"/>
    <w:rsid w:val="00893C84"/>
    <w:rsid w:val="00893C88"/>
    <w:rsid w:val="0089412C"/>
    <w:rsid w:val="0089426E"/>
    <w:rsid w:val="008946C6"/>
    <w:rsid w:val="00894758"/>
    <w:rsid w:val="00894C2B"/>
    <w:rsid w:val="00894EFA"/>
    <w:rsid w:val="00894F32"/>
    <w:rsid w:val="00894F36"/>
    <w:rsid w:val="00895006"/>
    <w:rsid w:val="0089508F"/>
    <w:rsid w:val="00895771"/>
    <w:rsid w:val="00895814"/>
    <w:rsid w:val="00895A22"/>
    <w:rsid w:val="00895A7B"/>
    <w:rsid w:val="00895F31"/>
    <w:rsid w:val="008960FA"/>
    <w:rsid w:val="008964A4"/>
    <w:rsid w:val="00896809"/>
    <w:rsid w:val="00896B80"/>
    <w:rsid w:val="00896B9F"/>
    <w:rsid w:val="00896D3F"/>
    <w:rsid w:val="0089723D"/>
    <w:rsid w:val="008978A2"/>
    <w:rsid w:val="00897BA6"/>
    <w:rsid w:val="00897E4D"/>
    <w:rsid w:val="008A022C"/>
    <w:rsid w:val="008A0576"/>
    <w:rsid w:val="008A0DD3"/>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3B8"/>
    <w:rsid w:val="008A34EB"/>
    <w:rsid w:val="008A3A26"/>
    <w:rsid w:val="008A3AC4"/>
    <w:rsid w:val="008A3BD9"/>
    <w:rsid w:val="008A3D15"/>
    <w:rsid w:val="008A41A8"/>
    <w:rsid w:val="008A4999"/>
    <w:rsid w:val="008A4A5D"/>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956"/>
    <w:rsid w:val="008A6D44"/>
    <w:rsid w:val="008A704F"/>
    <w:rsid w:val="008A70BA"/>
    <w:rsid w:val="008A72EA"/>
    <w:rsid w:val="008A730B"/>
    <w:rsid w:val="008A7BAD"/>
    <w:rsid w:val="008B02C1"/>
    <w:rsid w:val="008B05EE"/>
    <w:rsid w:val="008B07F2"/>
    <w:rsid w:val="008B0CB4"/>
    <w:rsid w:val="008B0DA5"/>
    <w:rsid w:val="008B0DED"/>
    <w:rsid w:val="008B0EE1"/>
    <w:rsid w:val="008B1875"/>
    <w:rsid w:val="008B18F9"/>
    <w:rsid w:val="008B1BFE"/>
    <w:rsid w:val="008B22F7"/>
    <w:rsid w:val="008B233B"/>
    <w:rsid w:val="008B252A"/>
    <w:rsid w:val="008B261F"/>
    <w:rsid w:val="008B3004"/>
    <w:rsid w:val="008B307A"/>
    <w:rsid w:val="008B317C"/>
    <w:rsid w:val="008B3466"/>
    <w:rsid w:val="008B3528"/>
    <w:rsid w:val="008B3667"/>
    <w:rsid w:val="008B3B3A"/>
    <w:rsid w:val="008B3B40"/>
    <w:rsid w:val="008B3F9B"/>
    <w:rsid w:val="008B4BFF"/>
    <w:rsid w:val="008B4C23"/>
    <w:rsid w:val="008B4C84"/>
    <w:rsid w:val="008B4ECA"/>
    <w:rsid w:val="008B4F86"/>
    <w:rsid w:val="008B59CC"/>
    <w:rsid w:val="008B5A95"/>
    <w:rsid w:val="008B5B71"/>
    <w:rsid w:val="008B5E6B"/>
    <w:rsid w:val="008B5F4E"/>
    <w:rsid w:val="008B5F97"/>
    <w:rsid w:val="008B63D8"/>
    <w:rsid w:val="008B650E"/>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A04"/>
    <w:rsid w:val="008C0DF1"/>
    <w:rsid w:val="008C0E3E"/>
    <w:rsid w:val="008C118C"/>
    <w:rsid w:val="008C1644"/>
    <w:rsid w:val="008C1796"/>
    <w:rsid w:val="008C1799"/>
    <w:rsid w:val="008C17DB"/>
    <w:rsid w:val="008C1962"/>
    <w:rsid w:val="008C1A33"/>
    <w:rsid w:val="008C1A83"/>
    <w:rsid w:val="008C24CF"/>
    <w:rsid w:val="008C25E8"/>
    <w:rsid w:val="008C3040"/>
    <w:rsid w:val="008C30C0"/>
    <w:rsid w:val="008C3B4B"/>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D7E"/>
    <w:rsid w:val="008C5F8F"/>
    <w:rsid w:val="008C63A4"/>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681"/>
    <w:rsid w:val="008D2ACC"/>
    <w:rsid w:val="008D3256"/>
    <w:rsid w:val="008D3454"/>
    <w:rsid w:val="008D399E"/>
    <w:rsid w:val="008D39C7"/>
    <w:rsid w:val="008D3A0C"/>
    <w:rsid w:val="008D3D1E"/>
    <w:rsid w:val="008D3D54"/>
    <w:rsid w:val="008D3E26"/>
    <w:rsid w:val="008D3F83"/>
    <w:rsid w:val="008D4366"/>
    <w:rsid w:val="008D4532"/>
    <w:rsid w:val="008D45CB"/>
    <w:rsid w:val="008D4FC4"/>
    <w:rsid w:val="008D534A"/>
    <w:rsid w:val="008D535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6A9"/>
    <w:rsid w:val="008D795F"/>
    <w:rsid w:val="008D7C64"/>
    <w:rsid w:val="008D7F5E"/>
    <w:rsid w:val="008D7F6F"/>
    <w:rsid w:val="008E001F"/>
    <w:rsid w:val="008E0546"/>
    <w:rsid w:val="008E0A11"/>
    <w:rsid w:val="008E0A17"/>
    <w:rsid w:val="008E0AC4"/>
    <w:rsid w:val="008E0C23"/>
    <w:rsid w:val="008E0C87"/>
    <w:rsid w:val="008E0C93"/>
    <w:rsid w:val="008E0E58"/>
    <w:rsid w:val="008E1625"/>
    <w:rsid w:val="008E1C4E"/>
    <w:rsid w:val="008E1DFF"/>
    <w:rsid w:val="008E1EE1"/>
    <w:rsid w:val="008E29A7"/>
    <w:rsid w:val="008E29E2"/>
    <w:rsid w:val="008E33E9"/>
    <w:rsid w:val="008E34B7"/>
    <w:rsid w:val="008E37F6"/>
    <w:rsid w:val="008E3AA7"/>
    <w:rsid w:val="008E3C9B"/>
    <w:rsid w:val="008E3E5D"/>
    <w:rsid w:val="008E4154"/>
    <w:rsid w:val="008E4291"/>
    <w:rsid w:val="008E438D"/>
    <w:rsid w:val="008E43FD"/>
    <w:rsid w:val="008E4475"/>
    <w:rsid w:val="008E4566"/>
    <w:rsid w:val="008E4CA8"/>
    <w:rsid w:val="008E4CF6"/>
    <w:rsid w:val="008E4D78"/>
    <w:rsid w:val="008E4E3C"/>
    <w:rsid w:val="008E4FC5"/>
    <w:rsid w:val="008E50C0"/>
    <w:rsid w:val="008E518F"/>
    <w:rsid w:val="008E5482"/>
    <w:rsid w:val="008E54C2"/>
    <w:rsid w:val="008E55B2"/>
    <w:rsid w:val="008E5668"/>
    <w:rsid w:val="008E5AB6"/>
    <w:rsid w:val="008E60BF"/>
    <w:rsid w:val="008E61C4"/>
    <w:rsid w:val="008E61D3"/>
    <w:rsid w:val="008E6546"/>
    <w:rsid w:val="008E69DB"/>
    <w:rsid w:val="008E6A14"/>
    <w:rsid w:val="008E6A3F"/>
    <w:rsid w:val="008E7779"/>
    <w:rsid w:val="008E7980"/>
    <w:rsid w:val="008E7F2C"/>
    <w:rsid w:val="008F00BE"/>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136"/>
    <w:rsid w:val="008F668B"/>
    <w:rsid w:val="008F6777"/>
    <w:rsid w:val="008F6AA4"/>
    <w:rsid w:val="008F6AC4"/>
    <w:rsid w:val="008F6D02"/>
    <w:rsid w:val="008F6E7F"/>
    <w:rsid w:val="008F7031"/>
    <w:rsid w:val="008F74E8"/>
    <w:rsid w:val="008F7776"/>
    <w:rsid w:val="008F7793"/>
    <w:rsid w:val="008F7BD3"/>
    <w:rsid w:val="008F7F49"/>
    <w:rsid w:val="009000FE"/>
    <w:rsid w:val="0090015A"/>
    <w:rsid w:val="009003A6"/>
    <w:rsid w:val="00900DF6"/>
    <w:rsid w:val="009010DF"/>
    <w:rsid w:val="0090128B"/>
    <w:rsid w:val="009015F3"/>
    <w:rsid w:val="009019E4"/>
    <w:rsid w:val="00901C15"/>
    <w:rsid w:val="00901CC0"/>
    <w:rsid w:val="0090210F"/>
    <w:rsid w:val="009024C1"/>
    <w:rsid w:val="0090291F"/>
    <w:rsid w:val="00902D1C"/>
    <w:rsid w:val="00902D5A"/>
    <w:rsid w:val="00903260"/>
    <w:rsid w:val="00903347"/>
    <w:rsid w:val="0090349F"/>
    <w:rsid w:val="00903622"/>
    <w:rsid w:val="009037FD"/>
    <w:rsid w:val="00903977"/>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5A02"/>
    <w:rsid w:val="00906028"/>
    <w:rsid w:val="009060BA"/>
    <w:rsid w:val="0090617F"/>
    <w:rsid w:val="0090648E"/>
    <w:rsid w:val="00906E25"/>
    <w:rsid w:val="00906E83"/>
    <w:rsid w:val="0090704D"/>
    <w:rsid w:val="00907063"/>
    <w:rsid w:val="00907144"/>
    <w:rsid w:val="009072CB"/>
    <w:rsid w:val="0090737F"/>
    <w:rsid w:val="009073A4"/>
    <w:rsid w:val="00907534"/>
    <w:rsid w:val="00907906"/>
    <w:rsid w:val="00907A65"/>
    <w:rsid w:val="00907B68"/>
    <w:rsid w:val="00907C4D"/>
    <w:rsid w:val="00907F4F"/>
    <w:rsid w:val="00907FA8"/>
    <w:rsid w:val="00910026"/>
    <w:rsid w:val="00910163"/>
    <w:rsid w:val="00910614"/>
    <w:rsid w:val="00910738"/>
    <w:rsid w:val="009107F5"/>
    <w:rsid w:val="00910D33"/>
    <w:rsid w:val="009113A7"/>
    <w:rsid w:val="00911CE8"/>
    <w:rsid w:val="00911ED8"/>
    <w:rsid w:val="00912139"/>
    <w:rsid w:val="009127CF"/>
    <w:rsid w:val="00912A2D"/>
    <w:rsid w:val="00912AF5"/>
    <w:rsid w:val="00912E22"/>
    <w:rsid w:val="00912E7C"/>
    <w:rsid w:val="00912EA4"/>
    <w:rsid w:val="009130E5"/>
    <w:rsid w:val="009133C6"/>
    <w:rsid w:val="0091360D"/>
    <w:rsid w:val="0091377A"/>
    <w:rsid w:val="00913AD7"/>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AA3"/>
    <w:rsid w:val="00917F4A"/>
    <w:rsid w:val="00917FA8"/>
    <w:rsid w:val="00917FEE"/>
    <w:rsid w:val="00920386"/>
    <w:rsid w:val="00920960"/>
    <w:rsid w:val="00920A48"/>
    <w:rsid w:val="00920BE3"/>
    <w:rsid w:val="0092138D"/>
    <w:rsid w:val="0092183D"/>
    <w:rsid w:val="00921CE0"/>
    <w:rsid w:val="00921FE3"/>
    <w:rsid w:val="00922129"/>
    <w:rsid w:val="009224D1"/>
    <w:rsid w:val="0092268B"/>
    <w:rsid w:val="009226E7"/>
    <w:rsid w:val="00922A3F"/>
    <w:rsid w:val="00922A66"/>
    <w:rsid w:val="00922FF6"/>
    <w:rsid w:val="00923444"/>
    <w:rsid w:val="00923725"/>
    <w:rsid w:val="009240DA"/>
    <w:rsid w:val="009245C4"/>
    <w:rsid w:val="009245DB"/>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C65"/>
    <w:rsid w:val="00926FDE"/>
    <w:rsid w:val="0092774A"/>
    <w:rsid w:val="009278DD"/>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80A"/>
    <w:rsid w:val="00931A4C"/>
    <w:rsid w:val="009322D4"/>
    <w:rsid w:val="009323D1"/>
    <w:rsid w:val="00932400"/>
    <w:rsid w:val="0093241D"/>
    <w:rsid w:val="00932879"/>
    <w:rsid w:val="009329F1"/>
    <w:rsid w:val="00932B7B"/>
    <w:rsid w:val="00932E5A"/>
    <w:rsid w:val="009331B3"/>
    <w:rsid w:val="009333AD"/>
    <w:rsid w:val="00933563"/>
    <w:rsid w:val="00933573"/>
    <w:rsid w:val="009336E7"/>
    <w:rsid w:val="0093373E"/>
    <w:rsid w:val="00933D87"/>
    <w:rsid w:val="00933F33"/>
    <w:rsid w:val="00933F9D"/>
    <w:rsid w:val="00934043"/>
    <w:rsid w:val="0093409A"/>
    <w:rsid w:val="00934585"/>
    <w:rsid w:val="00934B26"/>
    <w:rsid w:val="0093502D"/>
    <w:rsid w:val="009350D6"/>
    <w:rsid w:val="00935465"/>
    <w:rsid w:val="009355DC"/>
    <w:rsid w:val="0093563C"/>
    <w:rsid w:val="0093579B"/>
    <w:rsid w:val="00935856"/>
    <w:rsid w:val="009359FF"/>
    <w:rsid w:val="00935D67"/>
    <w:rsid w:val="00935E03"/>
    <w:rsid w:val="00936752"/>
    <w:rsid w:val="009367F6"/>
    <w:rsid w:val="0093683B"/>
    <w:rsid w:val="00936A7D"/>
    <w:rsid w:val="00936E5B"/>
    <w:rsid w:val="00936FE5"/>
    <w:rsid w:val="00937024"/>
    <w:rsid w:val="00937A26"/>
    <w:rsid w:val="00937D48"/>
    <w:rsid w:val="00937DA6"/>
    <w:rsid w:val="009405A4"/>
    <w:rsid w:val="009408D4"/>
    <w:rsid w:val="009409E1"/>
    <w:rsid w:val="00940AEB"/>
    <w:rsid w:val="00941090"/>
    <w:rsid w:val="009413E1"/>
    <w:rsid w:val="0094152C"/>
    <w:rsid w:val="0094187B"/>
    <w:rsid w:val="00941AF5"/>
    <w:rsid w:val="00941DB1"/>
    <w:rsid w:val="00941F00"/>
    <w:rsid w:val="009423A4"/>
    <w:rsid w:val="00942792"/>
    <w:rsid w:val="009429A0"/>
    <w:rsid w:val="00942D01"/>
    <w:rsid w:val="00942E10"/>
    <w:rsid w:val="00942EAA"/>
    <w:rsid w:val="0094306C"/>
    <w:rsid w:val="009430E3"/>
    <w:rsid w:val="00943364"/>
    <w:rsid w:val="00943674"/>
    <w:rsid w:val="00943782"/>
    <w:rsid w:val="00943821"/>
    <w:rsid w:val="00943869"/>
    <w:rsid w:val="0094386C"/>
    <w:rsid w:val="00943945"/>
    <w:rsid w:val="009439FB"/>
    <w:rsid w:val="00943F6A"/>
    <w:rsid w:val="00944272"/>
    <w:rsid w:val="00944663"/>
    <w:rsid w:val="009447A9"/>
    <w:rsid w:val="0094484E"/>
    <w:rsid w:val="009448BF"/>
    <w:rsid w:val="00944AFB"/>
    <w:rsid w:val="00944CA1"/>
    <w:rsid w:val="00944D91"/>
    <w:rsid w:val="009453B7"/>
    <w:rsid w:val="00945548"/>
    <w:rsid w:val="00945B10"/>
    <w:rsid w:val="00945BD5"/>
    <w:rsid w:val="00945C7B"/>
    <w:rsid w:val="00945FE5"/>
    <w:rsid w:val="009460B4"/>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F38"/>
    <w:rsid w:val="00953FAA"/>
    <w:rsid w:val="009541C3"/>
    <w:rsid w:val="0095454E"/>
    <w:rsid w:val="0095489A"/>
    <w:rsid w:val="00954BAE"/>
    <w:rsid w:val="00954D7B"/>
    <w:rsid w:val="00954EF5"/>
    <w:rsid w:val="00954FC8"/>
    <w:rsid w:val="00955038"/>
    <w:rsid w:val="009551BB"/>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429"/>
    <w:rsid w:val="009604CF"/>
    <w:rsid w:val="00960997"/>
    <w:rsid w:val="00960A22"/>
    <w:rsid w:val="00960A2F"/>
    <w:rsid w:val="00960AC6"/>
    <w:rsid w:val="00960C8D"/>
    <w:rsid w:val="009610A4"/>
    <w:rsid w:val="009618C5"/>
    <w:rsid w:val="00961B6D"/>
    <w:rsid w:val="00961E8D"/>
    <w:rsid w:val="00961EC3"/>
    <w:rsid w:val="009622A0"/>
    <w:rsid w:val="009626F7"/>
    <w:rsid w:val="00962971"/>
    <w:rsid w:val="00962A3E"/>
    <w:rsid w:val="00962C34"/>
    <w:rsid w:val="00962F24"/>
    <w:rsid w:val="009631B2"/>
    <w:rsid w:val="009632D0"/>
    <w:rsid w:val="00963388"/>
    <w:rsid w:val="00963480"/>
    <w:rsid w:val="00963641"/>
    <w:rsid w:val="00963A06"/>
    <w:rsid w:val="00963DF5"/>
    <w:rsid w:val="00963EBE"/>
    <w:rsid w:val="009641B6"/>
    <w:rsid w:val="00964691"/>
    <w:rsid w:val="00964AD1"/>
    <w:rsid w:val="00964BE1"/>
    <w:rsid w:val="009650E5"/>
    <w:rsid w:val="00965140"/>
    <w:rsid w:val="0096516C"/>
    <w:rsid w:val="00965333"/>
    <w:rsid w:val="00965428"/>
    <w:rsid w:val="009655FF"/>
    <w:rsid w:val="0096561A"/>
    <w:rsid w:val="009657AB"/>
    <w:rsid w:val="00965837"/>
    <w:rsid w:val="009658F3"/>
    <w:rsid w:val="00965930"/>
    <w:rsid w:val="00965A9B"/>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791"/>
    <w:rsid w:val="00972C51"/>
    <w:rsid w:val="00972EF7"/>
    <w:rsid w:val="00973593"/>
    <w:rsid w:val="00973E2E"/>
    <w:rsid w:val="00974172"/>
    <w:rsid w:val="00974186"/>
    <w:rsid w:val="00974303"/>
    <w:rsid w:val="0097432F"/>
    <w:rsid w:val="0097442A"/>
    <w:rsid w:val="009746A9"/>
    <w:rsid w:val="00974BA2"/>
    <w:rsid w:val="00974CBB"/>
    <w:rsid w:val="00974DD9"/>
    <w:rsid w:val="00974EE6"/>
    <w:rsid w:val="00975018"/>
    <w:rsid w:val="009753D7"/>
    <w:rsid w:val="0097562B"/>
    <w:rsid w:val="00975847"/>
    <w:rsid w:val="00975870"/>
    <w:rsid w:val="00975A6E"/>
    <w:rsid w:val="009761AD"/>
    <w:rsid w:val="00976211"/>
    <w:rsid w:val="0097694B"/>
    <w:rsid w:val="00976A60"/>
    <w:rsid w:val="00976E61"/>
    <w:rsid w:val="009770DE"/>
    <w:rsid w:val="00977282"/>
    <w:rsid w:val="00977728"/>
    <w:rsid w:val="00977A0A"/>
    <w:rsid w:val="00977D08"/>
    <w:rsid w:val="00977EF5"/>
    <w:rsid w:val="00980000"/>
    <w:rsid w:val="00980091"/>
    <w:rsid w:val="00980505"/>
    <w:rsid w:val="00980ED1"/>
    <w:rsid w:val="00981090"/>
    <w:rsid w:val="00981576"/>
    <w:rsid w:val="00981C1D"/>
    <w:rsid w:val="0098200C"/>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63"/>
    <w:rsid w:val="00983673"/>
    <w:rsid w:val="0098368A"/>
    <w:rsid w:val="00983C7C"/>
    <w:rsid w:val="00983FB2"/>
    <w:rsid w:val="00984001"/>
    <w:rsid w:val="0098404C"/>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CDE"/>
    <w:rsid w:val="00986E0F"/>
    <w:rsid w:val="009875AB"/>
    <w:rsid w:val="00987848"/>
    <w:rsid w:val="00987D2C"/>
    <w:rsid w:val="00987EEC"/>
    <w:rsid w:val="009900BA"/>
    <w:rsid w:val="009902ED"/>
    <w:rsid w:val="00990903"/>
    <w:rsid w:val="00990C5C"/>
    <w:rsid w:val="00990C7D"/>
    <w:rsid w:val="00990C85"/>
    <w:rsid w:val="00990DC7"/>
    <w:rsid w:val="00990F03"/>
    <w:rsid w:val="00990F5B"/>
    <w:rsid w:val="009910D8"/>
    <w:rsid w:val="00991221"/>
    <w:rsid w:val="00991449"/>
    <w:rsid w:val="0099154A"/>
    <w:rsid w:val="00991961"/>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B8C"/>
    <w:rsid w:val="00994C70"/>
    <w:rsid w:val="00994E36"/>
    <w:rsid w:val="00994EFD"/>
    <w:rsid w:val="00995079"/>
    <w:rsid w:val="009953F2"/>
    <w:rsid w:val="009956A1"/>
    <w:rsid w:val="00995A43"/>
    <w:rsid w:val="00995BAE"/>
    <w:rsid w:val="00995C3D"/>
    <w:rsid w:val="00995F81"/>
    <w:rsid w:val="00995F87"/>
    <w:rsid w:val="00995FE2"/>
    <w:rsid w:val="0099605B"/>
    <w:rsid w:val="009960BC"/>
    <w:rsid w:val="009966D1"/>
    <w:rsid w:val="009966E7"/>
    <w:rsid w:val="00996AC4"/>
    <w:rsid w:val="00996BA8"/>
    <w:rsid w:val="00996F10"/>
    <w:rsid w:val="00996F52"/>
    <w:rsid w:val="009971D4"/>
    <w:rsid w:val="00997508"/>
    <w:rsid w:val="00997C84"/>
    <w:rsid w:val="00997DB4"/>
    <w:rsid w:val="00997DE0"/>
    <w:rsid w:val="009A00D6"/>
    <w:rsid w:val="009A028B"/>
    <w:rsid w:val="009A0711"/>
    <w:rsid w:val="009A0F2B"/>
    <w:rsid w:val="009A1068"/>
    <w:rsid w:val="009A10ED"/>
    <w:rsid w:val="009A1143"/>
    <w:rsid w:val="009A19A0"/>
    <w:rsid w:val="009A1D6D"/>
    <w:rsid w:val="009A1DD9"/>
    <w:rsid w:val="009A1DE1"/>
    <w:rsid w:val="009A1E9E"/>
    <w:rsid w:val="009A1F98"/>
    <w:rsid w:val="009A2696"/>
    <w:rsid w:val="009A2780"/>
    <w:rsid w:val="009A2C14"/>
    <w:rsid w:val="009A2C60"/>
    <w:rsid w:val="009A2D11"/>
    <w:rsid w:val="009A2EC1"/>
    <w:rsid w:val="009A3541"/>
    <w:rsid w:val="009A375F"/>
    <w:rsid w:val="009A3766"/>
    <w:rsid w:val="009A37B9"/>
    <w:rsid w:val="009A380E"/>
    <w:rsid w:val="009A4023"/>
    <w:rsid w:val="009A4081"/>
    <w:rsid w:val="009A4230"/>
    <w:rsid w:val="009A4491"/>
    <w:rsid w:val="009A44C0"/>
    <w:rsid w:val="009A4720"/>
    <w:rsid w:val="009A48B6"/>
    <w:rsid w:val="009A54C3"/>
    <w:rsid w:val="009A576D"/>
    <w:rsid w:val="009A5AC6"/>
    <w:rsid w:val="009A5B23"/>
    <w:rsid w:val="009A5B6A"/>
    <w:rsid w:val="009A5BE4"/>
    <w:rsid w:val="009A6857"/>
    <w:rsid w:val="009A68CB"/>
    <w:rsid w:val="009A72A3"/>
    <w:rsid w:val="009A739E"/>
    <w:rsid w:val="009A7507"/>
    <w:rsid w:val="009A7519"/>
    <w:rsid w:val="009A7573"/>
    <w:rsid w:val="009A79BD"/>
    <w:rsid w:val="009A7B9A"/>
    <w:rsid w:val="009A7CCE"/>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77"/>
    <w:rsid w:val="009B2E8B"/>
    <w:rsid w:val="009B3338"/>
    <w:rsid w:val="009B3613"/>
    <w:rsid w:val="009B3785"/>
    <w:rsid w:val="009B37D8"/>
    <w:rsid w:val="009B39D2"/>
    <w:rsid w:val="009B3A12"/>
    <w:rsid w:val="009B3F94"/>
    <w:rsid w:val="009B45E4"/>
    <w:rsid w:val="009B49A1"/>
    <w:rsid w:val="009B4E96"/>
    <w:rsid w:val="009B5000"/>
    <w:rsid w:val="009B53A3"/>
    <w:rsid w:val="009B5A29"/>
    <w:rsid w:val="009B5BEA"/>
    <w:rsid w:val="009B5FE6"/>
    <w:rsid w:val="009B60B7"/>
    <w:rsid w:val="009B618B"/>
    <w:rsid w:val="009B6327"/>
    <w:rsid w:val="009B638F"/>
    <w:rsid w:val="009B6627"/>
    <w:rsid w:val="009B6861"/>
    <w:rsid w:val="009B6B14"/>
    <w:rsid w:val="009B6F11"/>
    <w:rsid w:val="009B7162"/>
    <w:rsid w:val="009B71C8"/>
    <w:rsid w:val="009B7598"/>
    <w:rsid w:val="009B79B0"/>
    <w:rsid w:val="009B7B39"/>
    <w:rsid w:val="009C00D8"/>
    <w:rsid w:val="009C0115"/>
    <w:rsid w:val="009C055F"/>
    <w:rsid w:val="009C0592"/>
    <w:rsid w:val="009C0655"/>
    <w:rsid w:val="009C0659"/>
    <w:rsid w:val="009C18D7"/>
    <w:rsid w:val="009C1A6F"/>
    <w:rsid w:val="009C1CE6"/>
    <w:rsid w:val="009C2156"/>
    <w:rsid w:val="009C2389"/>
    <w:rsid w:val="009C23EE"/>
    <w:rsid w:val="009C24E5"/>
    <w:rsid w:val="009C26AA"/>
    <w:rsid w:val="009C2B82"/>
    <w:rsid w:val="009C2EB4"/>
    <w:rsid w:val="009C3052"/>
    <w:rsid w:val="009C30F0"/>
    <w:rsid w:val="009C33E3"/>
    <w:rsid w:val="009C3559"/>
    <w:rsid w:val="009C355F"/>
    <w:rsid w:val="009C371B"/>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3E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9EF"/>
    <w:rsid w:val="009D1A23"/>
    <w:rsid w:val="009D1AAD"/>
    <w:rsid w:val="009D229A"/>
    <w:rsid w:val="009D22CD"/>
    <w:rsid w:val="009D27E5"/>
    <w:rsid w:val="009D303E"/>
    <w:rsid w:val="009D3060"/>
    <w:rsid w:val="009D30DE"/>
    <w:rsid w:val="009D31CD"/>
    <w:rsid w:val="009D31E9"/>
    <w:rsid w:val="009D3228"/>
    <w:rsid w:val="009D3303"/>
    <w:rsid w:val="009D3743"/>
    <w:rsid w:val="009D3872"/>
    <w:rsid w:val="009D3983"/>
    <w:rsid w:val="009D3C1A"/>
    <w:rsid w:val="009D4061"/>
    <w:rsid w:val="009D48EE"/>
    <w:rsid w:val="009D4E60"/>
    <w:rsid w:val="009D4E6F"/>
    <w:rsid w:val="009D501A"/>
    <w:rsid w:val="009D51A8"/>
    <w:rsid w:val="009D52A3"/>
    <w:rsid w:val="009D53EC"/>
    <w:rsid w:val="009D5415"/>
    <w:rsid w:val="009D54D9"/>
    <w:rsid w:val="009D5744"/>
    <w:rsid w:val="009D59B4"/>
    <w:rsid w:val="009D59EA"/>
    <w:rsid w:val="009D59EB"/>
    <w:rsid w:val="009D5B3A"/>
    <w:rsid w:val="009D5E01"/>
    <w:rsid w:val="009D5EC7"/>
    <w:rsid w:val="009D5FC1"/>
    <w:rsid w:val="009D5FFF"/>
    <w:rsid w:val="009D6260"/>
    <w:rsid w:val="009D63AA"/>
    <w:rsid w:val="009D64E1"/>
    <w:rsid w:val="009D68EA"/>
    <w:rsid w:val="009D69FE"/>
    <w:rsid w:val="009D705E"/>
    <w:rsid w:val="009D7420"/>
    <w:rsid w:val="009D7557"/>
    <w:rsid w:val="009D76DC"/>
    <w:rsid w:val="009D76E9"/>
    <w:rsid w:val="009D7732"/>
    <w:rsid w:val="009D7896"/>
    <w:rsid w:val="009D7A6F"/>
    <w:rsid w:val="009D7B6E"/>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49E"/>
    <w:rsid w:val="009E265B"/>
    <w:rsid w:val="009E2A81"/>
    <w:rsid w:val="009E2ABC"/>
    <w:rsid w:val="009E2AD1"/>
    <w:rsid w:val="009E2CA1"/>
    <w:rsid w:val="009E2D84"/>
    <w:rsid w:val="009E3228"/>
    <w:rsid w:val="009E3291"/>
    <w:rsid w:val="009E3467"/>
    <w:rsid w:val="009E35BF"/>
    <w:rsid w:val="009E3D96"/>
    <w:rsid w:val="009E3E3D"/>
    <w:rsid w:val="009E40B3"/>
    <w:rsid w:val="009E40EB"/>
    <w:rsid w:val="009E41A2"/>
    <w:rsid w:val="009E44CA"/>
    <w:rsid w:val="009E47B5"/>
    <w:rsid w:val="009E4B7F"/>
    <w:rsid w:val="009E4CAA"/>
    <w:rsid w:val="009E4CBD"/>
    <w:rsid w:val="009E4EE7"/>
    <w:rsid w:val="009E5014"/>
    <w:rsid w:val="009E574D"/>
    <w:rsid w:val="009E5BAA"/>
    <w:rsid w:val="009E60D3"/>
    <w:rsid w:val="009E62BC"/>
    <w:rsid w:val="009E64DE"/>
    <w:rsid w:val="009E6736"/>
    <w:rsid w:val="009E67C6"/>
    <w:rsid w:val="009E6B02"/>
    <w:rsid w:val="009E6FD4"/>
    <w:rsid w:val="009E7089"/>
    <w:rsid w:val="009E71D0"/>
    <w:rsid w:val="009E775F"/>
    <w:rsid w:val="009E7B98"/>
    <w:rsid w:val="009E7C16"/>
    <w:rsid w:val="009E7C95"/>
    <w:rsid w:val="009E7DE9"/>
    <w:rsid w:val="009F03F2"/>
    <w:rsid w:val="009F08E9"/>
    <w:rsid w:val="009F098B"/>
    <w:rsid w:val="009F11C9"/>
    <w:rsid w:val="009F142B"/>
    <w:rsid w:val="009F16A3"/>
    <w:rsid w:val="009F1702"/>
    <w:rsid w:val="009F1889"/>
    <w:rsid w:val="009F1919"/>
    <w:rsid w:val="009F19AC"/>
    <w:rsid w:val="009F1E49"/>
    <w:rsid w:val="009F1F3F"/>
    <w:rsid w:val="009F1F7E"/>
    <w:rsid w:val="009F2080"/>
    <w:rsid w:val="009F2254"/>
    <w:rsid w:val="009F2388"/>
    <w:rsid w:val="009F23A1"/>
    <w:rsid w:val="009F2607"/>
    <w:rsid w:val="009F26CA"/>
    <w:rsid w:val="009F27D2"/>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BCD"/>
    <w:rsid w:val="009F4D98"/>
    <w:rsid w:val="009F4E7F"/>
    <w:rsid w:val="009F5023"/>
    <w:rsid w:val="009F517D"/>
    <w:rsid w:val="009F5217"/>
    <w:rsid w:val="009F5338"/>
    <w:rsid w:val="009F535A"/>
    <w:rsid w:val="009F55E4"/>
    <w:rsid w:val="009F5C62"/>
    <w:rsid w:val="009F5C72"/>
    <w:rsid w:val="009F5DEF"/>
    <w:rsid w:val="009F5EF1"/>
    <w:rsid w:val="009F5F86"/>
    <w:rsid w:val="009F6008"/>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D43"/>
    <w:rsid w:val="009F7F79"/>
    <w:rsid w:val="00A00226"/>
    <w:rsid w:val="00A00704"/>
    <w:rsid w:val="00A007F3"/>
    <w:rsid w:val="00A00969"/>
    <w:rsid w:val="00A00D97"/>
    <w:rsid w:val="00A00DBC"/>
    <w:rsid w:val="00A01426"/>
    <w:rsid w:val="00A0146C"/>
    <w:rsid w:val="00A0149B"/>
    <w:rsid w:val="00A015FE"/>
    <w:rsid w:val="00A01904"/>
    <w:rsid w:val="00A01BE6"/>
    <w:rsid w:val="00A01BF2"/>
    <w:rsid w:val="00A02294"/>
    <w:rsid w:val="00A02330"/>
    <w:rsid w:val="00A02412"/>
    <w:rsid w:val="00A02A83"/>
    <w:rsid w:val="00A02E13"/>
    <w:rsid w:val="00A02E3C"/>
    <w:rsid w:val="00A03045"/>
    <w:rsid w:val="00A03190"/>
    <w:rsid w:val="00A033E2"/>
    <w:rsid w:val="00A0391D"/>
    <w:rsid w:val="00A03A33"/>
    <w:rsid w:val="00A03AF3"/>
    <w:rsid w:val="00A03C76"/>
    <w:rsid w:val="00A03EB8"/>
    <w:rsid w:val="00A045BC"/>
    <w:rsid w:val="00A04631"/>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60B"/>
    <w:rsid w:val="00A07741"/>
    <w:rsid w:val="00A07969"/>
    <w:rsid w:val="00A0797F"/>
    <w:rsid w:val="00A07A9D"/>
    <w:rsid w:val="00A07B04"/>
    <w:rsid w:val="00A07DE1"/>
    <w:rsid w:val="00A07F25"/>
    <w:rsid w:val="00A07FBE"/>
    <w:rsid w:val="00A100F4"/>
    <w:rsid w:val="00A105CE"/>
    <w:rsid w:val="00A107B4"/>
    <w:rsid w:val="00A10D3B"/>
    <w:rsid w:val="00A10F4B"/>
    <w:rsid w:val="00A11125"/>
    <w:rsid w:val="00A11576"/>
    <w:rsid w:val="00A11700"/>
    <w:rsid w:val="00A119B0"/>
    <w:rsid w:val="00A1209F"/>
    <w:rsid w:val="00A120CD"/>
    <w:rsid w:val="00A121B8"/>
    <w:rsid w:val="00A1249B"/>
    <w:rsid w:val="00A12DE3"/>
    <w:rsid w:val="00A12FAA"/>
    <w:rsid w:val="00A130AF"/>
    <w:rsid w:val="00A13291"/>
    <w:rsid w:val="00A133A8"/>
    <w:rsid w:val="00A13B06"/>
    <w:rsid w:val="00A14030"/>
    <w:rsid w:val="00A1413F"/>
    <w:rsid w:val="00A1439C"/>
    <w:rsid w:val="00A14438"/>
    <w:rsid w:val="00A14531"/>
    <w:rsid w:val="00A14BBF"/>
    <w:rsid w:val="00A14F07"/>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E9D"/>
    <w:rsid w:val="00A16F32"/>
    <w:rsid w:val="00A16F4E"/>
    <w:rsid w:val="00A16FC5"/>
    <w:rsid w:val="00A17151"/>
    <w:rsid w:val="00A17184"/>
    <w:rsid w:val="00A174BB"/>
    <w:rsid w:val="00A17824"/>
    <w:rsid w:val="00A17AF8"/>
    <w:rsid w:val="00A17F70"/>
    <w:rsid w:val="00A20A0E"/>
    <w:rsid w:val="00A20B4E"/>
    <w:rsid w:val="00A20D63"/>
    <w:rsid w:val="00A21043"/>
    <w:rsid w:val="00A21230"/>
    <w:rsid w:val="00A21322"/>
    <w:rsid w:val="00A21672"/>
    <w:rsid w:val="00A218AF"/>
    <w:rsid w:val="00A21C92"/>
    <w:rsid w:val="00A21D62"/>
    <w:rsid w:val="00A21EEC"/>
    <w:rsid w:val="00A22381"/>
    <w:rsid w:val="00A2262F"/>
    <w:rsid w:val="00A227F1"/>
    <w:rsid w:val="00A22941"/>
    <w:rsid w:val="00A229C8"/>
    <w:rsid w:val="00A22BC8"/>
    <w:rsid w:val="00A22C29"/>
    <w:rsid w:val="00A22E6B"/>
    <w:rsid w:val="00A23144"/>
    <w:rsid w:val="00A231A2"/>
    <w:rsid w:val="00A2348C"/>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FBD"/>
    <w:rsid w:val="00A26767"/>
    <w:rsid w:val="00A2698E"/>
    <w:rsid w:val="00A27034"/>
    <w:rsid w:val="00A2734B"/>
    <w:rsid w:val="00A27741"/>
    <w:rsid w:val="00A27822"/>
    <w:rsid w:val="00A27978"/>
    <w:rsid w:val="00A27D61"/>
    <w:rsid w:val="00A27DB7"/>
    <w:rsid w:val="00A27E42"/>
    <w:rsid w:val="00A27ED0"/>
    <w:rsid w:val="00A27FFC"/>
    <w:rsid w:val="00A3041A"/>
    <w:rsid w:val="00A30766"/>
    <w:rsid w:val="00A30DE1"/>
    <w:rsid w:val="00A30E71"/>
    <w:rsid w:val="00A30F5A"/>
    <w:rsid w:val="00A3124B"/>
    <w:rsid w:val="00A31573"/>
    <w:rsid w:val="00A31670"/>
    <w:rsid w:val="00A317C2"/>
    <w:rsid w:val="00A31F12"/>
    <w:rsid w:val="00A31FD5"/>
    <w:rsid w:val="00A3205F"/>
    <w:rsid w:val="00A323C3"/>
    <w:rsid w:val="00A324A8"/>
    <w:rsid w:val="00A3263F"/>
    <w:rsid w:val="00A32A52"/>
    <w:rsid w:val="00A32D58"/>
    <w:rsid w:val="00A33FB8"/>
    <w:rsid w:val="00A33FC4"/>
    <w:rsid w:val="00A34160"/>
    <w:rsid w:val="00A34232"/>
    <w:rsid w:val="00A34397"/>
    <w:rsid w:val="00A3471C"/>
    <w:rsid w:val="00A34720"/>
    <w:rsid w:val="00A34F6A"/>
    <w:rsid w:val="00A3530B"/>
    <w:rsid w:val="00A35743"/>
    <w:rsid w:val="00A35800"/>
    <w:rsid w:val="00A35839"/>
    <w:rsid w:val="00A35A5F"/>
    <w:rsid w:val="00A35FB6"/>
    <w:rsid w:val="00A35FCD"/>
    <w:rsid w:val="00A362D3"/>
    <w:rsid w:val="00A36BAA"/>
    <w:rsid w:val="00A36DA8"/>
    <w:rsid w:val="00A371D5"/>
    <w:rsid w:val="00A3759A"/>
    <w:rsid w:val="00A3769E"/>
    <w:rsid w:val="00A377A8"/>
    <w:rsid w:val="00A3787F"/>
    <w:rsid w:val="00A37D3D"/>
    <w:rsid w:val="00A4004A"/>
    <w:rsid w:val="00A40288"/>
    <w:rsid w:val="00A40991"/>
    <w:rsid w:val="00A40CA7"/>
    <w:rsid w:val="00A40D1A"/>
    <w:rsid w:val="00A40F86"/>
    <w:rsid w:val="00A41167"/>
    <w:rsid w:val="00A411DB"/>
    <w:rsid w:val="00A41B0D"/>
    <w:rsid w:val="00A41B3C"/>
    <w:rsid w:val="00A41BA9"/>
    <w:rsid w:val="00A41FF0"/>
    <w:rsid w:val="00A421F1"/>
    <w:rsid w:val="00A426C9"/>
    <w:rsid w:val="00A42A19"/>
    <w:rsid w:val="00A42A6F"/>
    <w:rsid w:val="00A42CFD"/>
    <w:rsid w:val="00A431B5"/>
    <w:rsid w:val="00A43344"/>
    <w:rsid w:val="00A433C0"/>
    <w:rsid w:val="00A4367D"/>
    <w:rsid w:val="00A43AB1"/>
    <w:rsid w:val="00A43C5E"/>
    <w:rsid w:val="00A43D11"/>
    <w:rsid w:val="00A43ECA"/>
    <w:rsid w:val="00A443A9"/>
    <w:rsid w:val="00A443B6"/>
    <w:rsid w:val="00A4494A"/>
    <w:rsid w:val="00A44DB7"/>
    <w:rsid w:val="00A451F8"/>
    <w:rsid w:val="00A45316"/>
    <w:rsid w:val="00A454CA"/>
    <w:rsid w:val="00A45A01"/>
    <w:rsid w:val="00A45BB8"/>
    <w:rsid w:val="00A45D92"/>
    <w:rsid w:val="00A45D99"/>
    <w:rsid w:val="00A45E1A"/>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0F1"/>
    <w:rsid w:val="00A505C1"/>
    <w:rsid w:val="00A50D94"/>
    <w:rsid w:val="00A50F65"/>
    <w:rsid w:val="00A51274"/>
    <w:rsid w:val="00A5139E"/>
    <w:rsid w:val="00A51ACC"/>
    <w:rsid w:val="00A51B3C"/>
    <w:rsid w:val="00A51B5E"/>
    <w:rsid w:val="00A51B75"/>
    <w:rsid w:val="00A51C27"/>
    <w:rsid w:val="00A5219D"/>
    <w:rsid w:val="00A52307"/>
    <w:rsid w:val="00A523E7"/>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102A"/>
    <w:rsid w:val="00A6115F"/>
    <w:rsid w:val="00A617E9"/>
    <w:rsid w:val="00A6185D"/>
    <w:rsid w:val="00A61A87"/>
    <w:rsid w:val="00A61AAD"/>
    <w:rsid w:val="00A61DD5"/>
    <w:rsid w:val="00A61E1D"/>
    <w:rsid w:val="00A6205D"/>
    <w:rsid w:val="00A621D4"/>
    <w:rsid w:val="00A62306"/>
    <w:rsid w:val="00A6253E"/>
    <w:rsid w:val="00A628BB"/>
    <w:rsid w:val="00A62F6A"/>
    <w:rsid w:val="00A63517"/>
    <w:rsid w:val="00A63583"/>
    <w:rsid w:val="00A63601"/>
    <w:rsid w:val="00A6378C"/>
    <w:rsid w:val="00A63A2D"/>
    <w:rsid w:val="00A63A4D"/>
    <w:rsid w:val="00A63B87"/>
    <w:rsid w:val="00A63C76"/>
    <w:rsid w:val="00A63E1C"/>
    <w:rsid w:val="00A63F85"/>
    <w:rsid w:val="00A64293"/>
    <w:rsid w:val="00A644B4"/>
    <w:rsid w:val="00A64510"/>
    <w:rsid w:val="00A64972"/>
    <w:rsid w:val="00A649E2"/>
    <w:rsid w:val="00A64ABE"/>
    <w:rsid w:val="00A64C57"/>
    <w:rsid w:val="00A64C5C"/>
    <w:rsid w:val="00A652A2"/>
    <w:rsid w:val="00A65618"/>
    <w:rsid w:val="00A656CD"/>
    <w:rsid w:val="00A659A0"/>
    <w:rsid w:val="00A65BFD"/>
    <w:rsid w:val="00A6601E"/>
    <w:rsid w:val="00A662FE"/>
    <w:rsid w:val="00A66528"/>
    <w:rsid w:val="00A66615"/>
    <w:rsid w:val="00A66B3E"/>
    <w:rsid w:val="00A66FC9"/>
    <w:rsid w:val="00A672EA"/>
    <w:rsid w:val="00A6758A"/>
    <w:rsid w:val="00A6777E"/>
    <w:rsid w:val="00A67916"/>
    <w:rsid w:val="00A67AA2"/>
    <w:rsid w:val="00A67BA2"/>
    <w:rsid w:val="00A67FEE"/>
    <w:rsid w:val="00A7001A"/>
    <w:rsid w:val="00A70087"/>
    <w:rsid w:val="00A703CE"/>
    <w:rsid w:val="00A706EA"/>
    <w:rsid w:val="00A7080C"/>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7D0"/>
    <w:rsid w:val="00A75A31"/>
    <w:rsid w:val="00A75B3C"/>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D44"/>
    <w:rsid w:val="00A77E8C"/>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A89"/>
    <w:rsid w:val="00A83B65"/>
    <w:rsid w:val="00A83E27"/>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05"/>
    <w:rsid w:val="00A90BEE"/>
    <w:rsid w:val="00A90CC3"/>
    <w:rsid w:val="00A914D5"/>
    <w:rsid w:val="00A91AD3"/>
    <w:rsid w:val="00A91AEE"/>
    <w:rsid w:val="00A91CC0"/>
    <w:rsid w:val="00A921D5"/>
    <w:rsid w:val="00A926EB"/>
    <w:rsid w:val="00A9278A"/>
    <w:rsid w:val="00A92A94"/>
    <w:rsid w:val="00A92B8A"/>
    <w:rsid w:val="00A92BEE"/>
    <w:rsid w:val="00A92F55"/>
    <w:rsid w:val="00A9314F"/>
    <w:rsid w:val="00A9359C"/>
    <w:rsid w:val="00A93ADA"/>
    <w:rsid w:val="00A93FB5"/>
    <w:rsid w:val="00A941F8"/>
    <w:rsid w:val="00A94D83"/>
    <w:rsid w:val="00A9538D"/>
    <w:rsid w:val="00A9555D"/>
    <w:rsid w:val="00A9573C"/>
    <w:rsid w:val="00A95991"/>
    <w:rsid w:val="00A95B98"/>
    <w:rsid w:val="00A96175"/>
    <w:rsid w:val="00A96316"/>
    <w:rsid w:val="00A96495"/>
    <w:rsid w:val="00A96580"/>
    <w:rsid w:val="00A969D7"/>
    <w:rsid w:val="00A96A53"/>
    <w:rsid w:val="00A96DA1"/>
    <w:rsid w:val="00A96DEA"/>
    <w:rsid w:val="00A97563"/>
    <w:rsid w:val="00A977CF"/>
    <w:rsid w:val="00A97980"/>
    <w:rsid w:val="00A97BED"/>
    <w:rsid w:val="00A97D8A"/>
    <w:rsid w:val="00A97DB7"/>
    <w:rsid w:val="00A97DF3"/>
    <w:rsid w:val="00A97E39"/>
    <w:rsid w:val="00A97EA5"/>
    <w:rsid w:val="00AA022C"/>
    <w:rsid w:val="00AA06B4"/>
    <w:rsid w:val="00AA0739"/>
    <w:rsid w:val="00AA0838"/>
    <w:rsid w:val="00AA0D22"/>
    <w:rsid w:val="00AA0DCF"/>
    <w:rsid w:val="00AA1056"/>
    <w:rsid w:val="00AA11C9"/>
    <w:rsid w:val="00AA1B16"/>
    <w:rsid w:val="00AA1B47"/>
    <w:rsid w:val="00AA1B4A"/>
    <w:rsid w:val="00AA1E80"/>
    <w:rsid w:val="00AA1EBA"/>
    <w:rsid w:val="00AA25BE"/>
    <w:rsid w:val="00AA2753"/>
    <w:rsid w:val="00AA27D9"/>
    <w:rsid w:val="00AA2CEC"/>
    <w:rsid w:val="00AA2D34"/>
    <w:rsid w:val="00AA3113"/>
    <w:rsid w:val="00AA311D"/>
    <w:rsid w:val="00AA339F"/>
    <w:rsid w:val="00AA3575"/>
    <w:rsid w:val="00AA3AAD"/>
    <w:rsid w:val="00AA3ADA"/>
    <w:rsid w:val="00AA3B96"/>
    <w:rsid w:val="00AA3E74"/>
    <w:rsid w:val="00AA40C1"/>
    <w:rsid w:val="00AA4193"/>
    <w:rsid w:val="00AA41D5"/>
    <w:rsid w:val="00AA41F2"/>
    <w:rsid w:val="00AA43E7"/>
    <w:rsid w:val="00AA4411"/>
    <w:rsid w:val="00AA4943"/>
    <w:rsid w:val="00AA496B"/>
    <w:rsid w:val="00AA51BA"/>
    <w:rsid w:val="00AA52B1"/>
    <w:rsid w:val="00AA52CE"/>
    <w:rsid w:val="00AA54B7"/>
    <w:rsid w:val="00AA54DF"/>
    <w:rsid w:val="00AA55D7"/>
    <w:rsid w:val="00AA5826"/>
    <w:rsid w:val="00AA5EE4"/>
    <w:rsid w:val="00AA5F0E"/>
    <w:rsid w:val="00AA611A"/>
    <w:rsid w:val="00AA62CB"/>
    <w:rsid w:val="00AA645B"/>
    <w:rsid w:val="00AA6460"/>
    <w:rsid w:val="00AA649E"/>
    <w:rsid w:val="00AA66D7"/>
    <w:rsid w:val="00AA6DEE"/>
    <w:rsid w:val="00AA6DFC"/>
    <w:rsid w:val="00AA6F43"/>
    <w:rsid w:val="00AA6FDD"/>
    <w:rsid w:val="00AA71BB"/>
    <w:rsid w:val="00AA7410"/>
    <w:rsid w:val="00AA747D"/>
    <w:rsid w:val="00AA75AE"/>
    <w:rsid w:val="00AA77A4"/>
    <w:rsid w:val="00AA7A68"/>
    <w:rsid w:val="00AB00CB"/>
    <w:rsid w:val="00AB030B"/>
    <w:rsid w:val="00AB0471"/>
    <w:rsid w:val="00AB04A0"/>
    <w:rsid w:val="00AB0585"/>
    <w:rsid w:val="00AB0597"/>
    <w:rsid w:val="00AB06BC"/>
    <w:rsid w:val="00AB0795"/>
    <w:rsid w:val="00AB0E35"/>
    <w:rsid w:val="00AB1035"/>
    <w:rsid w:val="00AB1225"/>
    <w:rsid w:val="00AB1498"/>
    <w:rsid w:val="00AB162E"/>
    <w:rsid w:val="00AB16AF"/>
    <w:rsid w:val="00AB1802"/>
    <w:rsid w:val="00AB18A6"/>
    <w:rsid w:val="00AB1AE7"/>
    <w:rsid w:val="00AB1BF6"/>
    <w:rsid w:val="00AB1C7F"/>
    <w:rsid w:val="00AB212A"/>
    <w:rsid w:val="00AB2195"/>
    <w:rsid w:val="00AB233A"/>
    <w:rsid w:val="00AB2598"/>
    <w:rsid w:val="00AB2C99"/>
    <w:rsid w:val="00AB2E92"/>
    <w:rsid w:val="00AB314B"/>
    <w:rsid w:val="00AB3309"/>
    <w:rsid w:val="00AB34E0"/>
    <w:rsid w:val="00AB350E"/>
    <w:rsid w:val="00AB358C"/>
    <w:rsid w:val="00AB3892"/>
    <w:rsid w:val="00AB38F6"/>
    <w:rsid w:val="00AB3A14"/>
    <w:rsid w:val="00AB3B71"/>
    <w:rsid w:val="00AB3C6F"/>
    <w:rsid w:val="00AB3CF1"/>
    <w:rsid w:val="00AB40AE"/>
    <w:rsid w:val="00AB436D"/>
    <w:rsid w:val="00AB4503"/>
    <w:rsid w:val="00AB49CA"/>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A46"/>
    <w:rsid w:val="00AB6AA8"/>
    <w:rsid w:val="00AB6CF7"/>
    <w:rsid w:val="00AB6D28"/>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2FED"/>
    <w:rsid w:val="00AC353D"/>
    <w:rsid w:val="00AC37E8"/>
    <w:rsid w:val="00AC3848"/>
    <w:rsid w:val="00AC3956"/>
    <w:rsid w:val="00AC3F86"/>
    <w:rsid w:val="00AC407C"/>
    <w:rsid w:val="00AC40CA"/>
    <w:rsid w:val="00AC42E0"/>
    <w:rsid w:val="00AC43AD"/>
    <w:rsid w:val="00AC4408"/>
    <w:rsid w:val="00AC4519"/>
    <w:rsid w:val="00AC4920"/>
    <w:rsid w:val="00AC49E7"/>
    <w:rsid w:val="00AC4C63"/>
    <w:rsid w:val="00AC5215"/>
    <w:rsid w:val="00AC554C"/>
    <w:rsid w:val="00AC5731"/>
    <w:rsid w:val="00AC5CF9"/>
    <w:rsid w:val="00AC676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789"/>
    <w:rsid w:val="00AD194D"/>
    <w:rsid w:val="00AD1D15"/>
    <w:rsid w:val="00AD1D36"/>
    <w:rsid w:val="00AD246F"/>
    <w:rsid w:val="00AD268A"/>
    <w:rsid w:val="00AD27E7"/>
    <w:rsid w:val="00AD2A35"/>
    <w:rsid w:val="00AD2A3E"/>
    <w:rsid w:val="00AD3036"/>
    <w:rsid w:val="00AD33CC"/>
    <w:rsid w:val="00AD347E"/>
    <w:rsid w:val="00AD3726"/>
    <w:rsid w:val="00AD3740"/>
    <w:rsid w:val="00AD3749"/>
    <w:rsid w:val="00AD380C"/>
    <w:rsid w:val="00AD3CEF"/>
    <w:rsid w:val="00AD4BCC"/>
    <w:rsid w:val="00AD4BEA"/>
    <w:rsid w:val="00AD4D60"/>
    <w:rsid w:val="00AD4E08"/>
    <w:rsid w:val="00AD4F3A"/>
    <w:rsid w:val="00AD5340"/>
    <w:rsid w:val="00AD581F"/>
    <w:rsid w:val="00AD586D"/>
    <w:rsid w:val="00AD58E4"/>
    <w:rsid w:val="00AD59E3"/>
    <w:rsid w:val="00AD5B27"/>
    <w:rsid w:val="00AD5BB2"/>
    <w:rsid w:val="00AD5BF1"/>
    <w:rsid w:val="00AD6118"/>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09C"/>
    <w:rsid w:val="00AE3142"/>
    <w:rsid w:val="00AE3165"/>
    <w:rsid w:val="00AE348B"/>
    <w:rsid w:val="00AE34CA"/>
    <w:rsid w:val="00AE3516"/>
    <w:rsid w:val="00AE379B"/>
    <w:rsid w:val="00AE37EC"/>
    <w:rsid w:val="00AE3931"/>
    <w:rsid w:val="00AE3AF7"/>
    <w:rsid w:val="00AE3E93"/>
    <w:rsid w:val="00AE4498"/>
    <w:rsid w:val="00AE48B6"/>
    <w:rsid w:val="00AE5084"/>
    <w:rsid w:val="00AE51D2"/>
    <w:rsid w:val="00AE53A2"/>
    <w:rsid w:val="00AE56E4"/>
    <w:rsid w:val="00AE5A67"/>
    <w:rsid w:val="00AE5A71"/>
    <w:rsid w:val="00AE5AE8"/>
    <w:rsid w:val="00AE5B2B"/>
    <w:rsid w:val="00AE5BB1"/>
    <w:rsid w:val="00AE5F39"/>
    <w:rsid w:val="00AE6013"/>
    <w:rsid w:val="00AE605B"/>
    <w:rsid w:val="00AE617D"/>
    <w:rsid w:val="00AE6195"/>
    <w:rsid w:val="00AE6CED"/>
    <w:rsid w:val="00AE7556"/>
    <w:rsid w:val="00AE7AEC"/>
    <w:rsid w:val="00AE7CD0"/>
    <w:rsid w:val="00AE7D4C"/>
    <w:rsid w:val="00AE7EB2"/>
    <w:rsid w:val="00AF00C8"/>
    <w:rsid w:val="00AF01BE"/>
    <w:rsid w:val="00AF03CE"/>
    <w:rsid w:val="00AF03D0"/>
    <w:rsid w:val="00AF05B6"/>
    <w:rsid w:val="00AF0619"/>
    <w:rsid w:val="00AF06E4"/>
    <w:rsid w:val="00AF0C20"/>
    <w:rsid w:val="00AF0C56"/>
    <w:rsid w:val="00AF0C8C"/>
    <w:rsid w:val="00AF0CB1"/>
    <w:rsid w:val="00AF17BE"/>
    <w:rsid w:val="00AF1973"/>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0D3"/>
    <w:rsid w:val="00AF5414"/>
    <w:rsid w:val="00AF5444"/>
    <w:rsid w:val="00AF54D5"/>
    <w:rsid w:val="00AF5640"/>
    <w:rsid w:val="00AF567C"/>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838"/>
    <w:rsid w:val="00B009C9"/>
    <w:rsid w:val="00B00EA0"/>
    <w:rsid w:val="00B00F5D"/>
    <w:rsid w:val="00B01035"/>
    <w:rsid w:val="00B0134D"/>
    <w:rsid w:val="00B01851"/>
    <w:rsid w:val="00B018F6"/>
    <w:rsid w:val="00B019BC"/>
    <w:rsid w:val="00B01BEB"/>
    <w:rsid w:val="00B02423"/>
    <w:rsid w:val="00B02555"/>
    <w:rsid w:val="00B02A99"/>
    <w:rsid w:val="00B02BFB"/>
    <w:rsid w:val="00B030B0"/>
    <w:rsid w:val="00B0316E"/>
    <w:rsid w:val="00B038B4"/>
    <w:rsid w:val="00B03BF8"/>
    <w:rsid w:val="00B03F68"/>
    <w:rsid w:val="00B048D1"/>
    <w:rsid w:val="00B04C99"/>
    <w:rsid w:val="00B0504F"/>
    <w:rsid w:val="00B05072"/>
    <w:rsid w:val="00B0515D"/>
    <w:rsid w:val="00B05236"/>
    <w:rsid w:val="00B0532B"/>
    <w:rsid w:val="00B05486"/>
    <w:rsid w:val="00B054CD"/>
    <w:rsid w:val="00B059DD"/>
    <w:rsid w:val="00B05CB1"/>
    <w:rsid w:val="00B05E53"/>
    <w:rsid w:val="00B065E9"/>
    <w:rsid w:val="00B06634"/>
    <w:rsid w:val="00B0686D"/>
    <w:rsid w:val="00B06C96"/>
    <w:rsid w:val="00B0738C"/>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02F"/>
    <w:rsid w:val="00B12161"/>
    <w:rsid w:val="00B1237C"/>
    <w:rsid w:val="00B12447"/>
    <w:rsid w:val="00B1249C"/>
    <w:rsid w:val="00B1259E"/>
    <w:rsid w:val="00B127E0"/>
    <w:rsid w:val="00B12999"/>
    <w:rsid w:val="00B12CAB"/>
    <w:rsid w:val="00B12CC3"/>
    <w:rsid w:val="00B12F4A"/>
    <w:rsid w:val="00B1318C"/>
    <w:rsid w:val="00B1328B"/>
    <w:rsid w:val="00B13296"/>
    <w:rsid w:val="00B133A3"/>
    <w:rsid w:val="00B136F2"/>
    <w:rsid w:val="00B13A13"/>
    <w:rsid w:val="00B13A7F"/>
    <w:rsid w:val="00B13BB3"/>
    <w:rsid w:val="00B13E3F"/>
    <w:rsid w:val="00B13F42"/>
    <w:rsid w:val="00B13F7F"/>
    <w:rsid w:val="00B1411D"/>
    <w:rsid w:val="00B1419A"/>
    <w:rsid w:val="00B141F4"/>
    <w:rsid w:val="00B1423D"/>
    <w:rsid w:val="00B14248"/>
    <w:rsid w:val="00B143F2"/>
    <w:rsid w:val="00B145BF"/>
    <w:rsid w:val="00B1470B"/>
    <w:rsid w:val="00B1486D"/>
    <w:rsid w:val="00B14E1B"/>
    <w:rsid w:val="00B15272"/>
    <w:rsid w:val="00B15298"/>
    <w:rsid w:val="00B155EC"/>
    <w:rsid w:val="00B1564F"/>
    <w:rsid w:val="00B1576E"/>
    <w:rsid w:val="00B159D1"/>
    <w:rsid w:val="00B163B6"/>
    <w:rsid w:val="00B168E7"/>
    <w:rsid w:val="00B16A12"/>
    <w:rsid w:val="00B16C97"/>
    <w:rsid w:val="00B16E00"/>
    <w:rsid w:val="00B16E30"/>
    <w:rsid w:val="00B1703B"/>
    <w:rsid w:val="00B1713E"/>
    <w:rsid w:val="00B175AB"/>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611"/>
    <w:rsid w:val="00B21ABF"/>
    <w:rsid w:val="00B21C14"/>
    <w:rsid w:val="00B21CB6"/>
    <w:rsid w:val="00B2289B"/>
    <w:rsid w:val="00B22B75"/>
    <w:rsid w:val="00B22EDD"/>
    <w:rsid w:val="00B236DC"/>
    <w:rsid w:val="00B23C30"/>
    <w:rsid w:val="00B23C3D"/>
    <w:rsid w:val="00B24C0F"/>
    <w:rsid w:val="00B24E46"/>
    <w:rsid w:val="00B250E3"/>
    <w:rsid w:val="00B25326"/>
    <w:rsid w:val="00B25516"/>
    <w:rsid w:val="00B25844"/>
    <w:rsid w:val="00B258DB"/>
    <w:rsid w:val="00B25926"/>
    <w:rsid w:val="00B2597A"/>
    <w:rsid w:val="00B25D55"/>
    <w:rsid w:val="00B25F0A"/>
    <w:rsid w:val="00B2601A"/>
    <w:rsid w:val="00B2624E"/>
    <w:rsid w:val="00B2625F"/>
    <w:rsid w:val="00B263A6"/>
    <w:rsid w:val="00B263C8"/>
    <w:rsid w:val="00B263EB"/>
    <w:rsid w:val="00B269F2"/>
    <w:rsid w:val="00B2706E"/>
    <w:rsid w:val="00B27153"/>
    <w:rsid w:val="00B27EE4"/>
    <w:rsid w:val="00B302EF"/>
    <w:rsid w:val="00B304D2"/>
    <w:rsid w:val="00B30B1D"/>
    <w:rsid w:val="00B30C5A"/>
    <w:rsid w:val="00B30CFF"/>
    <w:rsid w:val="00B30D31"/>
    <w:rsid w:val="00B311F6"/>
    <w:rsid w:val="00B3129F"/>
    <w:rsid w:val="00B312C3"/>
    <w:rsid w:val="00B31672"/>
    <w:rsid w:val="00B31688"/>
    <w:rsid w:val="00B317E9"/>
    <w:rsid w:val="00B3188D"/>
    <w:rsid w:val="00B31A66"/>
    <w:rsid w:val="00B31E53"/>
    <w:rsid w:val="00B32229"/>
    <w:rsid w:val="00B325CE"/>
    <w:rsid w:val="00B3286E"/>
    <w:rsid w:val="00B32EB8"/>
    <w:rsid w:val="00B32EC7"/>
    <w:rsid w:val="00B32EDF"/>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BB4"/>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0E1F"/>
    <w:rsid w:val="00B40F6B"/>
    <w:rsid w:val="00B411CF"/>
    <w:rsid w:val="00B41708"/>
    <w:rsid w:val="00B41757"/>
    <w:rsid w:val="00B41C63"/>
    <w:rsid w:val="00B41DE0"/>
    <w:rsid w:val="00B41E6D"/>
    <w:rsid w:val="00B4201E"/>
    <w:rsid w:val="00B42333"/>
    <w:rsid w:val="00B424D0"/>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371"/>
    <w:rsid w:val="00B46901"/>
    <w:rsid w:val="00B46F97"/>
    <w:rsid w:val="00B4718F"/>
    <w:rsid w:val="00B4735B"/>
    <w:rsid w:val="00B47377"/>
    <w:rsid w:val="00B473B4"/>
    <w:rsid w:val="00B473E2"/>
    <w:rsid w:val="00B4747F"/>
    <w:rsid w:val="00B47600"/>
    <w:rsid w:val="00B47654"/>
    <w:rsid w:val="00B4770D"/>
    <w:rsid w:val="00B47E4D"/>
    <w:rsid w:val="00B47FED"/>
    <w:rsid w:val="00B504BE"/>
    <w:rsid w:val="00B506C6"/>
    <w:rsid w:val="00B50A9A"/>
    <w:rsid w:val="00B50D8C"/>
    <w:rsid w:val="00B50EC5"/>
    <w:rsid w:val="00B50F2D"/>
    <w:rsid w:val="00B50F6D"/>
    <w:rsid w:val="00B515D0"/>
    <w:rsid w:val="00B51706"/>
    <w:rsid w:val="00B51937"/>
    <w:rsid w:val="00B5194F"/>
    <w:rsid w:val="00B5198F"/>
    <w:rsid w:val="00B51A2B"/>
    <w:rsid w:val="00B5201B"/>
    <w:rsid w:val="00B5220B"/>
    <w:rsid w:val="00B52451"/>
    <w:rsid w:val="00B524BE"/>
    <w:rsid w:val="00B526E5"/>
    <w:rsid w:val="00B52821"/>
    <w:rsid w:val="00B52901"/>
    <w:rsid w:val="00B52D78"/>
    <w:rsid w:val="00B52D8C"/>
    <w:rsid w:val="00B5305E"/>
    <w:rsid w:val="00B53191"/>
    <w:rsid w:val="00B53512"/>
    <w:rsid w:val="00B53920"/>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578A9"/>
    <w:rsid w:val="00B601AD"/>
    <w:rsid w:val="00B604B8"/>
    <w:rsid w:val="00B6095B"/>
    <w:rsid w:val="00B60EE8"/>
    <w:rsid w:val="00B61423"/>
    <w:rsid w:val="00B616EF"/>
    <w:rsid w:val="00B6175B"/>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5FDE"/>
    <w:rsid w:val="00B66652"/>
    <w:rsid w:val="00B668EC"/>
    <w:rsid w:val="00B669FC"/>
    <w:rsid w:val="00B66A37"/>
    <w:rsid w:val="00B66A47"/>
    <w:rsid w:val="00B66A79"/>
    <w:rsid w:val="00B66D30"/>
    <w:rsid w:val="00B66E98"/>
    <w:rsid w:val="00B66F66"/>
    <w:rsid w:val="00B66FA5"/>
    <w:rsid w:val="00B66FD2"/>
    <w:rsid w:val="00B6711D"/>
    <w:rsid w:val="00B676CB"/>
    <w:rsid w:val="00B67C45"/>
    <w:rsid w:val="00B67FB5"/>
    <w:rsid w:val="00B70061"/>
    <w:rsid w:val="00B702C2"/>
    <w:rsid w:val="00B702EC"/>
    <w:rsid w:val="00B70714"/>
    <w:rsid w:val="00B70C8B"/>
    <w:rsid w:val="00B70CED"/>
    <w:rsid w:val="00B70D6E"/>
    <w:rsid w:val="00B710EE"/>
    <w:rsid w:val="00B7120D"/>
    <w:rsid w:val="00B71657"/>
    <w:rsid w:val="00B719E3"/>
    <w:rsid w:val="00B71B52"/>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4A8"/>
    <w:rsid w:val="00B74666"/>
    <w:rsid w:val="00B74767"/>
    <w:rsid w:val="00B74963"/>
    <w:rsid w:val="00B74F63"/>
    <w:rsid w:val="00B74F65"/>
    <w:rsid w:val="00B750F2"/>
    <w:rsid w:val="00B75327"/>
    <w:rsid w:val="00B75350"/>
    <w:rsid w:val="00B755F2"/>
    <w:rsid w:val="00B75798"/>
    <w:rsid w:val="00B75818"/>
    <w:rsid w:val="00B759D3"/>
    <w:rsid w:val="00B75C0E"/>
    <w:rsid w:val="00B76305"/>
    <w:rsid w:val="00B766A7"/>
    <w:rsid w:val="00B769FB"/>
    <w:rsid w:val="00B76AA4"/>
    <w:rsid w:val="00B76DDA"/>
    <w:rsid w:val="00B77594"/>
    <w:rsid w:val="00B7774C"/>
    <w:rsid w:val="00B77D73"/>
    <w:rsid w:val="00B77DFE"/>
    <w:rsid w:val="00B77E5B"/>
    <w:rsid w:val="00B77ECD"/>
    <w:rsid w:val="00B8008C"/>
    <w:rsid w:val="00B80272"/>
    <w:rsid w:val="00B8027D"/>
    <w:rsid w:val="00B802AD"/>
    <w:rsid w:val="00B803C6"/>
    <w:rsid w:val="00B803D5"/>
    <w:rsid w:val="00B80497"/>
    <w:rsid w:val="00B805B7"/>
    <w:rsid w:val="00B80AEA"/>
    <w:rsid w:val="00B80C06"/>
    <w:rsid w:val="00B81349"/>
    <w:rsid w:val="00B8181E"/>
    <w:rsid w:val="00B818B9"/>
    <w:rsid w:val="00B81B63"/>
    <w:rsid w:val="00B826D1"/>
    <w:rsid w:val="00B82891"/>
    <w:rsid w:val="00B8326E"/>
    <w:rsid w:val="00B83ACE"/>
    <w:rsid w:val="00B84675"/>
    <w:rsid w:val="00B8492A"/>
    <w:rsid w:val="00B84D83"/>
    <w:rsid w:val="00B85081"/>
    <w:rsid w:val="00B85092"/>
    <w:rsid w:val="00B8553F"/>
    <w:rsid w:val="00B859CF"/>
    <w:rsid w:val="00B85A3F"/>
    <w:rsid w:val="00B85C22"/>
    <w:rsid w:val="00B86370"/>
    <w:rsid w:val="00B863BB"/>
    <w:rsid w:val="00B86497"/>
    <w:rsid w:val="00B86732"/>
    <w:rsid w:val="00B867B6"/>
    <w:rsid w:val="00B86A4C"/>
    <w:rsid w:val="00B8769E"/>
    <w:rsid w:val="00B876AB"/>
    <w:rsid w:val="00B8771C"/>
    <w:rsid w:val="00B87A8D"/>
    <w:rsid w:val="00B87B7E"/>
    <w:rsid w:val="00B87FD3"/>
    <w:rsid w:val="00B908EB"/>
    <w:rsid w:val="00B90E69"/>
    <w:rsid w:val="00B911D9"/>
    <w:rsid w:val="00B918B6"/>
    <w:rsid w:val="00B9197A"/>
    <w:rsid w:val="00B919B6"/>
    <w:rsid w:val="00B91F79"/>
    <w:rsid w:val="00B92337"/>
    <w:rsid w:val="00B929F9"/>
    <w:rsid w:val="00B92CDB"/>
    <w:rsid w:val="00B93376"/>
    <w:rsid w:val="00B93691"/>
    <w:rsid w:val="00B93756"/>
    <w:rsid w:val="00B938B3"/>
    <w:rsid w:val="00B93B1B"/>
    <w:rsid w:val="00B93B70"/>
    <w:rsid w:val="00B94165"/>
    <w:rsid w:val="00B94285"/>
    <w:rsid w:val="00B942C1"/>
    <w:rsid w:val="00B9481B"/>
    <w:rsid w:val="00B9495A"/>
    <w:rsid w:val="00B94BC6"/>
    <w:rsid w:val="00B94EC6"/>
    <w:rsid w:val="00B94ECC"/>
    <w:rsid w:val="00B95136"/>
    <w:rsid w:val="00B95177"/>
    <w:rsid w:val="00B95357"/>
    <w:rsid w:val="00B953FF"/>
    <w:rsid w:val="00B95669"/>
    <w:rsid w:val="00B95A83"/>
    <w:rsid w:val="00B95A9D"/>
    <w:rsid w:val="00B95AA2"/>
    <w:rsid w:val="00B96007"/>
    <w:rsid w:val="00B96526"/>
    <w:rsid w:val="00B965D1"/>
    <w:rsid w:val="00B96611"/>
    <w:rsid w:val="00B96654"/>
    <w:rsid w:val="00B966CD"/>
    <w:rsid w:val="00B96A3A"/>
    <w:rsid w:val="00B96B91"/>
    <w:rsid w:val="00B96EAE"/>
    <w:rsid w:val="00B96F6D"/>
    <w:rsid w:val="00B97008"/>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9C"/>
    <w:rsid w:val="00BA2DAB"/>
    <w:rsid w:val="00BA2E75"/>
    <w:rsid w:val="00BA319E"/>
    <w:rsid w:val="00BA36FF"/>
    <w:rsid w:val="00BA391D"/>
    <w:rsid w:val="00BA3943"/>
    <w:rsid w:val="00BA3B0A"/>
    <w:rsid w:val="00BA3EE1"/>
    <w:rsid w:val="00BA4090"/>
    <w:rsid w:val="00BA44F8"/>
    <w:rsid w:val="00BA4518"/>
    <w:rsid w:val="00BA4A8B"/>
    <w:rsid w:val="00BA4ACC"/>
    <w:rsid w:val="00BA4CE7"/>
    <w:rsid w:val="00BA523F"/>
    <w:rsid w:val="00BA540A"/>
    <w:rsid w:val="00BA55FF"/>
    <w:rsid w:val="00BA5635"/>
    <w:rsid w:val="00BA5A84"/>
    <w:rsid w:val="00BA5C35"/>
    <w:rsid w:val="00BA614E"/>
    <w:rsid w:val="00BA663A"/>
    <w:rsid w:val="00BA6655"/>
    <w:rsid w:val="00BA6795"/>
    <w:rsid w:val="00BA6829"/>
    <w:rsid w:val="00BA6AD9"/>
    <w:rsid w:val="00BA6D19"/>
    <w:rsid w:val="00BA7B3E"/>
    <w:rsid w:val="00BA7BE4"/>
    <w:rsid w:val="00BA7C35"/>
    <w:rsid w:val="00BA7C85"/>
    <w:rsid w:val="00BA7D3C"/>
    <w:rsid w:val="00BA7E22"/>
    <w:rsid w:val="00BA7FF0"/>
    <w:rsid w:val="00BB015D"/>
    <w:rsid w:val="00BB0189"/>
    <w:rsid w:val="00BB0659"/>
    <w:rsid w:val="00BB071B"/>
    <w:rsid w:val="00BB0EB7"/>
    <w:rsid w:val="00BB116F"/>
    <w:rsid w:val="00BB1B81"/>
    <w:rsid w:val="00BB1BBA"/>
    <w:rsid w:val="00BB1CA7"/>
    <w:rsid w:val="00BB1FF9"/>
    <w:rsid w:val="00BB2056"/>
    <w:rsid w:val="00BB207C"/>
    <w:rsid w:val="00BB27A8"/>
    <w:rsid w:val="00BB2BF7"/>
    <w:rsid w:val="00BB2F82"/>
    <w:rsid w:val="00BB3033"/>
    <w:rsid w:val="00BB3808"/>
    <w:rsid w:val="00BB399C"/>
    <w:rsid w:val="00BB3BEC"/>
    <w:rsid w:val="00BB3EB4"/>
    <w:rsid w:val="00BB3EE3"/>
    <w:rsid w:val="00BB3F05"/>
    <w:rsid w:val="00BB3F25"/>
    <w:rsid w:val="00BB40D5"/>
    <w:rsid w:val="00BB4286"/>
    <w:rsid w:val="00BB4705"/>
    <w:rsid w:val="00BB4A71"/>
    <w:rsid w:val="00BB4A96"/>
    <w:rsid w:val="00BB4F2B"/>
    <w:rsid w:val="00BB5124"/>
    <w:rsid w:val="00BB5F14"/>
    <w:rsid w:val="00BB5F49"/>
    <w:rsid w:val="00BB6060"/>
    <w:rsid w:val="00BB61A8"/>
    <w:rsid w:val="00BB6897"/>
    <w:rsid w:val="00BB6911"/>
    <w:rsid w:val="00BB6AF9"/>
    <w:rsid w:val="00BB6C9D"/>
    <w:rsid w:val="00BB6DB6"/>
    <w:rsid w:val="00BB724D"/>
    <w:rsid w:val="00BB750C"/>
    <w:rsid w:val="00BB75C5"/>
    <w:rsid w:val="00BB7677"/>
    <w:rsid w:val="00BB76E8"/>
    <w:rsid w:val="00BB7752"/>
    <w:rsid w:val="00BB7814"/>
    <w:rsid w:val="00BB7D68"/>
    <w:rsid w:val="00BB7DAD"/>
    <w:rsid w:val="00BB7E49"/>
    <w:rsid w:val="00BC0031"/>
    <w:rsid w:val="00BC027A"/>
    <w:rsid w:val="00BC08DA"/>
    <w:rsid w:val="00BC09C9"/>
    <w:rsid w:val="00BC0BD9"/>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547"/>
    <w:rsid w:val="00BC3B56"/>
    <w:rsid w:val="00BC3D7F"/>
    <w:rsid w:val="00BC4058"/>
    <w:rsid w:val="00BC4255"/>
    <w:rsid w:val="00BC4462"/>
    <w:rsid w:val="00BC48D0"/>
    <w:rsid w:val="00BC4D69"/>
    <w:rsid w:val="00BC4D97"/>
    <w:rsid w:val="00BC50D6"/>
    <w:rsid w:val="00BC50FC"/>
    <w:rsid w:val="00BC5427"/>
    <w:rsid w:val="00BC5856"/>
    <w:rsid w:val="00BC58D7"/>
    <w:rsid w:val="00BC5C4D"/>
    <w:rsid w:val="00BC6306"/>
    <w:rsid w:val="00BC68F4"/>
    <w:rsid w:val="00BC690B"/>
    <w:rsid w:val="00BC6DF9"/>
    <w:rsid w:val="00BC6E2F"/>
    <w:rsid w:val="00BC6F9D"/>
    <w:rsid w:val="00BC6FCD"/>
    <w:rsid w:val="00BC7183"/>
    <w:rsid w:val="00BC75F1"/>
    <w:rsid w:val="00BC78AA"/>
    <w:rsid w:val="00BC7A19"/>
    <w:rsid w:val="00BC7A7E"/>
    <w:rsid w:val="00BC7EB4"/>
    <w:rsid w:val="00BD06CA"/>
    <w:rsid w:val="00BD086E"/>
    <w:rsid w:val="00BD0B4A"/>
    <w:rsid w:val="00BD0DA0"/>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EC6"/>
    <w:rsid w:val="00BD42B0"/>
    <w:rsid w:val="00BD463F"/>
    <w:rsid w:val="00BD46D4"/>
    <w:rsid w:val="00BD4A14"/>
    <w:rsid w:val="00BD4A9A"/>
    <w:rsid w:val="00BD4F8A"/>
    <w:rsid w:val="00BD541D"/>
    <w:rsid w:val="00BD542C"/>
    <w:rsid w:val="00BD54F1"/>
    <w:rsid w:val="00BD5BA2"/>
    <w:rsid w:val="00BD5E5F"/>
    <w:rsid w:val="00BD6194"/>
    <w:rsid w:val="00BD6363"/>
    <w:rsid w:val="00BD6373"/>
    <w:rsid w:val="00BD6783"/>
    <w:rsid w:val="00BD69B1"/>
    <w:rsid w:val="00BD6CAF"/>
    <w:rsid w:val="00BD6EC2"/>
    <w:rsid w:val="00BD7055"/>
    <w:rsid w:val="00BD7057"/>
    <w:rsid w:val="00BD70C0"/>
    <w:rsid w:val="00BD7152"/>
    <w:rsid w:val="00BD739A"/>
    <w:rsid w:val="00BD743D"/>
    <w:rsid w:val="00BD7529"/>
    <w:rsid w:val="00BD7583"/>
    <w:rsid w:val="00BD775B"/>
    <w:rsid w:val="00BD79F7"/>
    <w:rsid w:val="00BD7AF2"/>
    <w:rsid w:val="00BD7BCD"/>
    <w:rsid w:val="00BD7C38"/>
    <w:rsid w:val="00BD7EAB"/>
    <w:rsid w:val="00BE0467"/>
    <w:rsid w:val="00BE0FFE"/>
    <w:rsid w:val="00BE103B"/>
    <w:rsid w:val="00BE1364"/>
    <w:rsid w:val="00BE13AD"/>
    <w:rsid w:val="00BE1578"/>
    <w:rsid w:val="00BE15A3"/>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3F8E"/>
    <w:rsid w:val="00BE40BA"/>
    <w:rsid w:val="00BE4239"/>
    <w:rsid w:val="00BE4399"/>
    <w:rsid w:val="00BE48C6"/>
    <w:rsid w:val="00BE4A72"/>
    <w:rsid w:val="00BE4A8E"/>
    <w:rsid w:val="00BE4C50"/>
    <w:rsid w:val="00BE4C9B"/>
    <w:rsid w:val="00BE5021"/>
    <w:rsid w:val="00BE54B8"/>
    <w:rsid w:val="00BE5A05"/>
    <w:rsid w:val="00BE5DB0"/>
    <w:rsid w:val="00BE5E6B"/>
    <w:rsid w:val="00BE6168"/>
    <w:rsid w:val="00BE6C61"/>
    <w:rsid w:val="00BE78EC"/>
    <w:rsid w:val="00BE7926"/>
    <w:rsid w:val="00BE7A53"/>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0C6"/>
    <w:rsid w:val="00BF21C6"/>
    <w:rsid w:val="00BF2785"/>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6DA"/>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568"/>
    <w:rsid w:val="00C03731"/>
    <w:rsid w:val="00C0388E"/>
    <w:rsid w:val="00C03A04"/>
    <w:rsid w:val="00C04231"/>
    <w:rsid w:val="00C04361"/>
    <w:rsid w:val="00C043EA"/>
    <w:rsid w:val="00C048C4"/>
    <w:rsid w:val="00C04A31"/>
    <w:rsid w:val="00C04A69"/>
    <w:rsid w:val="00C04D16"/>
    <w:rsid w:val="00C04EAB"/>
    <w:rsid w:val="00C0566F"/>
    <w:rsid w:val="00C05694"/>
    <w:rsid w:val="00C056F8"/>
    <w:rsid w:val="00C05DB1"/>
    <w:rsid w:val="00C05E09"/>
    <w:rsid w:val="00C05F23"/>
    <w:rsid w:val="00C05F62"/>
    <w:rsid w:val="00C06963"/>
    <w:rsid w:val="00C06DFE"/>
    <w:rsid w:val="00C06F30"/>
    <w:rsid w:val="00C0738C"/>
    <w:rsid w:val="00C07418"/>
    <w:rsid w:val="00C074BF"/>
    <w:rsid w:val="00C0761C"/>
    <w:rsid w:val="00C10216"/>
    <w:rsid w:val="00C10D6C"/>
    <w:rsid w:val="00C10D7F"/>
    <w:rsid w:val="00C11091"/>
    <w:rsid w:val="00C1161A"/>
    <w:rsid w:val="00C11620"/>
    <w:rsid w:val="00C1164B"/>
    <w:rsid w:val="00C11851"/>
    <w:rsid w:val="00C1186F"/>
    <w:rsid w:val="00C118AE"/>
    <w:rsid w:val="00C1194D"/>
    <w:rsid w:val="00C119F8"/>
    <w:rsid w:val="00C11B41"/>
    <w:rsid w:val="00C11E0C"/>
    <w:rsid w:val="00C11F0C"/>
    <w:rsid w:val="00C121ED"/>
    <w:rsid w:val="00C123E8"/>
    <w:rsid w:val="00C1247C"/>
    <w:rsid w:val="00C1256C"/>
    <w:rsid w:val="00C1287C"/>
    <w:rsid w:val="00C12A12"/>
    <w:rsid w:val="00C12A64"/>
    <w:rsid w:val="00C12AE4"/>
    <w:rsid w:val="00C13874"/>
    <w:rsid w:val="00C139E3"/>
    <w:rsid w:val="00C14092"/>
    <w:rsid w:val="00C141D1"/>
    <w:rsid w:val="00C1430A"/>
    <w:rsid w:val="00C14683"/>
    <w:rsid w:val="00C146FE"/>
    <w:rsid w:val="00C15103"/>
    <w:rsid w:val="00C15291"/>
    <w:rsid w:val="00C152F5"/>
    <w:rsid w:val="00C1549B"/>
    <w:rsid w:val="00C154C9"/>
    <w:rsid w:val="00C159E8"/>
    <w:rsid w:val="00C15D3A"/>
    <w:rsid w:val="00C15F20"/>
    <w:rsid w:val="00C15F63"/>
    <w:rsid w:val="00C16052"/>
    <w:rsid w:val="00C161E3"/>
    <w:rsid w:val="00C16833"/>
    <w:rsid w:val="00C16B15"/>
    <w:rsid w:val="00C16CFB"/>
    <w:rsid w:val="00C16E6D"/>
    <w:rsid w:val="00C17730"/>
    <w:rsid w:val="00C178D5"/>
    <w:rsid w:val="00C17F40"/>
    <w:rsid w:val="00C17F62"/>
    <w:rsid w:val="00C20002"/>
    <w:rsid w:val="00C200F1"/>
    <w:rsid w:val="00C2031E"/>
    <w:rsid w:val="00C20519"/>
    <w:rsid w:val="00C20CD9"/>
    <w:rsid w:val="00C20E97"/>
    <w:rsid w:val="00C2128F"/>
    <w:rsid w:val="00C2134D"/>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B45"/>
    <w:rsid w:val="00C24CD4"/>
    <w:rsid w:val="00C25032"/>
    <w:rsid w:val="00C25518"/>
    <w:rsid w:val="00C2580E"/>
    <w:rsid w:val="00C258B1"/>
    <w:rsid w:val="00C258D2"/>
    <w:rsid w:val="00C25A8B"/>
    <w:rsid w:val="00C25B9A"/>
    <w:rsid w:val="00C25EC4"/>
    <w:rsid w:val="00C26885"/>
    <w:rsid w:val="00C26897"/>
    <w:rsid w:val="00C26B3A"/>
    <w:rsid w:val="00C27070"/>
    <w:rsid w:val="00C27209"/>
    <w:rsid w:val="00C27691"/>
    <w:rsid w:val="00C278D5"/>
    <w:rsid w:val="00C27907"/>
    <w:rsid w:val="00C30149"/>
    <w:rsid w:val="00C302A3"/>
    <w:rsid w:val="00C309B2"/>
    <w:rsid w:val="00C30A37"/>
    <w:rsid w:val="00C30A5B"/>
    <w:rsid w:val="00C30ACC"/>
    <w:rsid w:val="00C30FDC"/>
    <w:rsid w:val="00C30FDE"/>
    <w:rsid w:val="00C310F0"/>
    <w:rsid w:val="00C31395"/>
    <w:rsid w:val="00C315E6"/>
    <w:rsid w:val="00C3193E"/>
    <w:rsid w:val="00C319BD"/>
    <w:rsid w:val="00C31EAE"/>
    <w:rsid w:val="00C31ED1"/>
    <w:rsid w:val="00C320CB"/>
    <w:rsid w:val="00C32195"/>
    <w:rsid w:val="00C321BE"/>
    <w:rsid w:val="00C32587"/>
    <w:rsid w:val="00C325C7"/>
    <w:rsid w:val="00C338C4"/>
    <w:rsid w:val="00C339DF"/>
    <w:rsid w:val="00C33AE9"/>
    <w:rsid w:val="00C33D95"/>
    <w:rsid w:val="00C34547"/>
    <w:rsid w:val="00C345C2"/>
    <w:rsid w:val="00C34730"/>
    <w:rsid w:val="00C34E1D"/>
    <w:rsid w:val="00C35107"/>
    <w:rsid w:val="00C35237"/>
    <w:rsid w:val="00C36219"/>
    <w:rsid w:val="00C36239"/>
    <w:rsid w:val="00C36262"/>
    <w:rsid w:val="00C363B8"/>
    <w:rsid w:val="00C36493"/>
    <w:rsid w:val="00C366FB"/>
    <w:rsid w:val="00C3691C"/>
    <w:rsid w:val="00C36D0E"/>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85"/>
    <w:rsid w:val="00C515E8"/>
    <w:rsid w:val="00C51CBE"/>
    <w:rsid w:val="00C51D1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20F"/>
    <w:rsid w:val="00C543F4"/>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FA0"/>
    <w:rsid w:val="00C56FF1"/>
    <w:rsid w:val="00C57006"/>
    <w:rsid w:val="00C57014"/>
    <w:rsid w:val="00C57533"/>
    <w:rsid w:val="00C57D66"/>
    <w:rsid w:val="00C57FC0"/>
    <w:rsid w:val="00C6012C"/>
    <w:rsid w:val="00C60238"/>
    <w:rsid w:val="00C602F4"/>
    <w:rsid w:val="00C60B6A"/>
    <w:rsid w:val="00C60BE1"/>
    <w:rsid w:val="00C60C93"/>
    <w:rsid w:val="00C613CF"/>
    <w:rsid w:val="00C615C6"/>
    <w:rsid w:val="00C619C3"/>
    <w:rsid w:val="00C61BE4"/>
    <w:rsid w:val="00C61CF9"/>
    <w:rsid w:val="00C625EC"/>
    <w:rsid w:val="00C62678"/>
    <w:rsid w:val="00C628A7"/>
    <w:rsid w:val="00C6292C"/>
    <w:rsid w:val="00C62CD3"/>
    <w:rsid w:val="00C638D9"/>
    <w:rsid w:val="00C63906"/>
    <w:rsid w:val="00C639D4"/>
    <w:rsid w:val="00C639EA"/>
    <w:rsid w:val="00C63C54"/>
    <w:rsid w:val="00C63C7E"/>
    <w:rsid w:val="00C63E05"/>
    <w:rsid w:val="00C63FD3"/>
    <w:rsid w:val="00C64224"/>
    <w:rsid w:val="00C6423D"/>
    <w:rsid w:val="00C64300"/>
    <w:rsid w:val="00C64379"/>
    <w:rsid w:val="00C6437F"/>
    <w:rsid w:val="00C64591"/>
    <w:rsid w:val="00C64AAB"/>
    <w:rsid w:val="00C6511A"/>
    <w:rsid w:val="00C6524E"/>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67CCA"/>
    <w:rsid w:val="00C70079"/>
    <w:rsid w:val="00C70082"/>
    <w:rsid w:val="00C707F4"/>
    <w:rsid w:val="00C70864"/>
    <w:rsid w:val="00C709B9"/>
    <w:rsid w:val="00C71007"/>
    <w:rsid w:val="00C711C3"/>
    <w:rsid w:val="00C71274"/>
    <w:rsid w:val="00C716FC"/>
    <w:rsid w:val="00C718F7"/>
    <w:rsid w:val="00C71E5F"/>
    <w:rsid w:val="00C72005"/>
    <w:rsid w:val="00C72076"/>
    <w:rsid w:val="00C721B8"/>
    <w:rsid w:val="00C732E8"/>
    <w:rsid w:val="00C73335"/>
    <w:rsid w:val="00C733FE"/>
    <w:rsid w:val="00C736FB"/>
    <w:rsid w:val="00C73A24"/>
    <w:rsid w:val="00C73B45"/>
    <w:rsid w:val="00C73D9B"/>
    <w:rsid w:val="00C73FB3"/>
    <w:rsid w:val="00C74063"/>
    <w:rsid w:val="00C7429D"/>
    <w:rsid w:val="00C74501"/>
    <w:rsid w:val="00C748E1"/>
    <w:rsid w:val="00C74D3D"/>
    <w:rsid w:val="00C74EFA"/>
    <w:rsid w:val="00C7528D"/>
    <w:rsid w:val="00C752ED"/>
    <w:rsid w:val="00C755A7"/>
    <w:rsid w:val="00C75CCB"/>
    <w:rsid w:val="00C75D2C"/>
    <w:rsid w:val="00C75D52"/>
    <w:rsid w:val="00C75E47"/>
    <w:rsid w:val="00C75E4C"/>
    <w:rsid w:val="00C75E5A"/>
    <w:rsid w:val="00C75F5B"/>
    <w:rsid w:val="00C764BF"/>
    <w:rsid w:val="00C764CE"/>
    <w:rsid w:val="00C7651C"/>
    <w:rsid w:val="00C769BC"/>
    <w:rsid w:val="00C76D73"/>
    <w:rsid w:val="00C76EB0"/>
    <w:rsid w:val="00C76F24"/>
    <w:rsid w:val="00C776D3"/>
    <w:rsid w:val="00C77A13"/>
    <w:rsid w:val="00C77A5A"/>
    <w:rsid w:val="00C77D2C"/>
    <w:rsid w:val="00C77D66"/>
    <w:rsid w:val="00C8024B"/>
    <w:rsid w:val="00C8052D"/>
    <w:rsid w:val="00C80800"/>
    <w:rsid w:val="00C80A0E"/>
    <w:rsid w:val="00C80AC7"/>
    <w:rsid w:val="00C80BF1"/>
    <w:rsid w:val="00C80E00"/>
    <w:rsid w:val="00C80E6D"/>
    <w:rsid w:val="00C81748"/>
    <w:rsid w:val="00C817AA"/>
    <w:rsid w:val="00C818CE"/>
    <w:rsid w:val="00C81952"/>
    <w:rsid w:val="00C8205E"/>
    <w:rsid w:val="00C82609"/>
    <w:rsid w:val="00C8260D"/>
    <w:rsid w:val="00C8273F"/>
    <w:rsid w:val="00C82B19"/>
    <w:rsid w:val="00C82B2F"/>
    <w:rsid w:val="00C82C05"/>
    <w:rsid w:val="00C82C3A"/>
    <w:rsid w:val="00C82EE7"/>
    <w:rsid w:val="00C83035"/>
    <w:rsid w:val="00C8306C"/>
    <w:rsid w:val="00C831CC"/>
    <w:rsid w:val="00C831D7"/>
    <w:rsid w:val="00C833FE"/>
    <w:rsid w:val="00C83868"/>
    <w:rsid w:val="00C83946"/>
    <w:rsid w:val="00C83B52"/>
    <w:rsid w:val="00C83E78"/>
    <w:rsid w:val="00C84007"/>
    <w:rsid w:val="00C841FC"/>
    <w:rsid w:val="00C8453F"/>
    <w:rsid w:val="00C84954"/>
    <w:rsid w:val="00C849C5"/>
    <w:rsid w:val="00C84C85"/>
    <w:rsid w:val="00C8513D"/>
    <w:rsid w:val="00C85383"/>
    <w:rsid w:val="00C853DA"/>
    <w:rsid w:val="00C8549B"/>
    <w:rsid w:val="00C857C2"/>
    <w:rsid w:val="00C8587E"/>
    <w:rsid w:val="00C858F1"/>
    <w:rsid w:val="00C8592E"/>
    <w:rsid w:val="00C85DC6"/>
    <w:rsid w:val="00C85DC7"/>
    <w:rsid w:val="00C861AF"/>
    <w:rsid w:val="00C86249"/>
    <w:rsid w:val="00C863EE"/>
    <w:rsid w:val="00C8641D"/>
    <w:rsid w:val="00C8657F"/>
    <w:rsid w:val="00C866AB"/>
    <w:rsid w:val="00C8689A"/>
    <w:rsid w:val="00C869E9"/>
    <w:rsid w:val="00C86D84"/>
    <w:rsid w:val="00C86D90"/>
    <w:rsid w:val="00C86F25"/>
    <w:rsid w:val="00C86F2E"/>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F23"/>
    <w:rsid w:val="00C960E8"/>
    <w:rsid w:val="00C965C1"/>
    <w:rsid w:val="00C96708"/>
    <w:rsid w:val="00C9684F"/>
    <w:rsid w:val="00C968C1"/>
    <w:rsid w:val="00C969EF"/>
    <w:rsid w:val="00C97242"/>
    <w:rsid w:val="00C97563"/>
    <w:rsid w:val="00C975B3"/>
    <w:rsid w:val="00C976A0"/>
    <w:rsid w:val="00C976DC"/>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078"/>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6FA2"/>
    <w:rsid w:val="00CA7727"/>
    <w:rsid w:val="00CA7798"/>
    <w:rsid w:val="00CA787B"/>
    <w:rsid w:val="00CA7F48"/>
    <w:rsid w:val="00CB0059"/>
    <w:rsid w:val="00CB01DB"/>
    <w:rsid w:val="00CB03A6"/>
    <w:rsid w:val="00CB0576"/>
    <w:rsid w:val="00CB0590"/>
    <w:rsid w:val="00CB06EA"/>
    <w:rsid w:val="00CB085B"/>
    <w:rsid w:val="00CB0DAD"/>
    <w:rsid w:val="00CB119A"/>
    <w:rsid w:val="00CB17D3"/>
    <w:rsid w:val="00CB17EF"/>
    <w:rsid w:val="00CB1D3D"/>
    <w:rsid w:val="00CB252B"/>
    <w:rsid w:val="00CB2541"/>
    <w:rsid w:val="00CB2874"/>
    <w:rsid w:val="00CB28C6"/>
    <w:rsid w:val="00CB2A4E"/>
    <w:rsid w:val="00CB2A90"/>
    <w:rsid w:val="00CB2C3B"/>
    <w:rsid w:val="00CB2DA8"/>
    <w:rsid w:val="00CB2E56"/>
    <w:rsid w:val="00CB300F"/>
    <w:rsid w:val="00CB316B"/>
    <w:rsid w:val="00CB31C2"/>
    <w:rsid w:val="00CB325D"/>
    <w:rsid w:val="00CB33D4"/>
    <w:rsid w:val="00CB3436"/>
    <w:rsid w:val="00CB34B0"/>
    <w:rsid w:val="00CB3A34"/>
    <w:rsid w:val="00CB3A89"/>
    <w:rsid w:val="00CB3D16"/>
    <w:rsid w:val="00CB3E75"/>
    <w:rsid w:val="00CB46DB"/>
    <w:rsid w:val="00CB4A69"/>
    <w:rsid w:val="00CB4E56"/>
    <w:rsid w:val="00CB4ED6"/>
    <w:rsid w:val="00CB509F"/>
    <w:rsid w:val="00CB5215"/>
    <w:rsid w:val="00CB5332"/>
    <w:rsid w:val="00CB5386"/>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12"/>
    <w:rsid w:val="00CC05AB"/>
    <w:rsid w:val="00CC08AA"/>
    <w:rsid w:val="00CC08AE"/>
    <w:rsid w:val="00CC09FD"/>
    <w:rsid w:val="00CC0A5C"/>
    <w:rsid w:val="00CC0C91"/>
    <w:rsid w:val="00CC0D97"/>
    <w:rsid w:val="00CC0EFD"/>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8BA"/>
    <w:rsid w:val="00CC3B08"/>
    <w:rsid w:val="00CC427A"/>
    <w:rsid w:val="00CC460B"/>
    <w:rsid w:val="00CC4A80"/>
    <w:rsid w:val="00CC4B3C"/>
    <w:rsid w:val="00CC4DF1"/>
    <w:rsid w:val="00CC4F0E"/>
    <w:rsid w:val="00CC5174"/>
    <w:rsid w:val="00CC5336"/>
    <w:rsid w:val="00CC54EB"/>
    <w:rsid w:val="00CC5777"/>
    <w:rsid w:val="00CC5BA9"/>
    <w:rsid w:val="00CC5D15"/>
    <w:rsid w:val="00CC5DC3"/>
    <w:rsid w:val="00CC6223"/>
    <w:rsid w:val="00CC647E"/>
    <w:rsid w:val="00CC688C"/>
    <w:rsid w:val="00CC693E"/>
    <w:rsid w:val="00CC7134"/>
    <w:rsid w:val="00CC7599"/>
    <w:rsid w:val="00CC78B0"/>
    <w:rsid w:val="00CC7BBC"/>
    <w:rsid w:val="00CC7D6D"/>
    <w:rsid w:val="00CC7E89"/>
    <w:rsid w:val="00CC7F49"/>
    <w:rsid w:val="00CD0136"/>
    <w:rsid w:val="00CD0309"/>
    <w:rsid w:val="00CD032E"/>
    <w:rsid w:val="00CD0339"/>
    <w:rsid w:val="00CD0A7C"/>
    <w:rsid w:val="00CD0E72"/>
    <w:rsid w:val="00CD10D7"/>
    <w:rsid w:val="00CD15BA"/>
    <w:rsid w:val="00CD1DF0"/>
    <w:rsid w:val="00CD1EAF"/>
    <w:rsid w:val="00CD221C"/>
    <w:rsid w:val="00CD2323"/>
    <w:rsid w:val="00CD235C"/>
    <w:rsid w:val="00CD23E3"/>
    <w:rsid w:val="00CD23F6"/>
    <w:rsid w:val="00CD2514"/>
    <w:rsid w:val="00CD254B"/>
    <w:rsid w:val="00CD2905"/>
    <w:rsid w:val="00CD2B45"/>
    <w:rsid w:val="00CD2C0B"/>
    <w:rsid w:val="00CD2F39"/>
    <w:rsid w:val="00CD3629"/>
    <w:rsid w:val="00CD36EE"/>
    <w:rsid w:val="00CD3801"/>
    <w:rsid w:val="00CD3887"/>
    <w:rsid w:val="00CD3BC4"/>
    <w:rsid w:val="00CD3D81"/>
    <w:rsid w:val="00CD40C6"/>
    <w:rsid w:val="00CD4183"/>
    <w:rsid w:val="00CD437B"/>
    <w:rsid w:val="00CD4504"/>
    <w:rsid w:val="00CD45AF"/>
    <w:rsid w:val="00CD4C20"/>
    <w:rsid w:val="00CD4E5B"/>
    <w:rsid w:val="00CD4F55"/>
    <w:rsid w:val="00CD50AE"/>
    <w:rsid w:val="00CD51F2"/>
    <w:rsid w:val="00CD54C5"/>
    <w:rsid w:val="00CD5601"/>
    <w:rsid w:val="00CD58AD"/>
    <w:rsid w:val="00CD5957"/>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23F"/>
    <w:rsid w:val="00CE04D7"/>
    <w:rsid w:val="00CE07EB"/>
    <w:rsid w:val="00CE0AB0"/>
    <w:rsid w:val="00CE1345"/>
    <w:rsid w:val="00CE1356"/>
    <w:rsid w:val="00CE1518"/>
    <w:rsid w:val="00CE1700"/>
    <w:rsid w:val="00CE1B07"/>
    <w:rsid w:val="00CE1B95"/>
    <w:rsid w:val="00CE1C12"/>
    <w:rsid w:val="00CE1C84"/>
    <w:rsid w:val="00CE1EDC"/>
    <w:rsid w:val="00CE2425"/>
    <w:rsid w:val="00CE25A2"/>
    <w:rsid w:val="00CE29AF"/>
    <w:rsid w:val="00CE2B57"/>
    <w:rsid w:val="00CE330D"/>
    <w:rsid w:val="00CE331E"/>
    <w:rsid w:val="00CE3771"/>
    <w:rsid w:val="00CE3856"/>
    <w:rsid w:val="00CE3CC4"/>
    <w:rsid w:val="00CE421A"/>
    <w:rsid w:val="00CE421F"/>
    <w:rsid w:val="00CE4226"/>
    <w:rsid w:val="00CE47E5"/>
    <w:rsid w:val="00CE4924"/>
    <w:rsid w:val="00CE4FA2"/>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293"/>
    <w:rsid w:val="00CF33FC"/>
    <w:rsid w:val="00CF350D"/>
    <w:rsid w:val="00CF361C"/>
    <w:rsid w:val="00CF3767"/>
    <w:rsid w:val="00CF3845"/>
    <w:rsid w:val="00CF388E"/>
    <w:rsid w:val="00CF3D26"/>
    <w:rsid w:val="00CF3EA8"/>
    <w:rsid w:val="00CF4071"/>
    <w:rsid w:val="00CF40B7"/>
    <w:rsid w:val="00CF41D5"/>
    <w:rsid w:val="00CF4431"/>
    <w:rsid w:val="00CF45E1"/>
    <w:rsid w:val="00CF516E"/>
    <w:rsid w:val="00CF57C5"/>
    <w:rsid w:val="00CF5B70"/>
    <w:rsid w:val="00CF5CB9"/>
    <w:rsid w:val="00CF5DDD"/>
    <w:rsid w:val="00CF6179"/>
    <w:rsid w:val="00CF62E7"/>
    <w:rsid w:val="00CF6979"/>
    <w:rsid w:val="00CF6B21"/>
    <w:rsid w:val="00CF6B86"/>
    <w:rsid w:val="00CF6CDD"/>
    <w:rsid w:val="00CF6E2F"/>
    <w:rsid w:val="00CF709C"/>
    <w:rsid w:val="00CF71F0"/>
    <w:rsid w:val="00CF777D"/>
    <w:rsid w:val="00CF7A3B"/>
    <w:rsid w:val="00CF7B1B"/>
    <w:rsid w:val="00CF7B78"/>
    <w:rsid w:val="00CF7B7F"/>
    <w:rsid w:val="00CF7BCD"/>
    <w:rsid w:val="00D00131"/>
    <w:rsid w:val="00D00630"/>
    <w:rsid w:val="00D0063D"/>
    <w:rsid w:val="00D006DD"/>
    <w:rsid w:val="00D00770"/>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7EA"/>
    <w:rsid w:val="00D02B6A"/>
    <w:rsid w:val="00D02BDA"/>
    <w:rsid w:val="00D02C0B"/>
    <w:rsid w:val="00D02C0E"/>
    <w:rsid w:val="00D02E16"/>
    <w:rsid w:val="00D02F17"/>
    <w:rsid w:val="00D02F85"/>
    <w:rsid w:val="00D034D0"/>
    <w:rsid w:val="00D037A7"/>
    <w:rsid w:val="00D038D7"/>
    <w:rsid w:val="00D041CF"/>
    <w:rsid w:val="00D042E1"/>
    <w:rsid w:val="00D04377"/>
    <w:rsid w:val="00D0439F"/>
    <w:rsid w:val="00D047FA"/>
    <w:rsid w:val="00D04901"/>
    <w:rsid w:val="00D049A0"/>
    <w:rsid w:val="00D049D9"/>
    <w:rsid w:val="00D04D39"/>
    <w:rsid w:val="00D04E71"/>
    <w:rsid w:val="00D04F5C"/>
    <w:rsid w:val="00D05076"/>
    <w:rsid w:val="00D05140"/>
    <w:rsid w:val="00D05340"/>
    <w:rsid w:val="00D054AB"/>
    <w:rsid w:val="00D05FFE"/>
    <w:rsid w:val="00D06373"/>
    <w:rsid w:val="00D067C8"/>
    <w:rsid w:val="00D067CF"/>
    <w:rsid w:val="00D06A26"/>
    <w:rsid w:val="00D06EAC"/>
    <w:rsid w:val="00D07174"/>
    <w:rsid w:val="00D072B6"/>
    <w:rsid w:val="00D07413"/>
    <w:rsid w:val="00D0780E"/>
    <w:rsid w:val="00D07A4E"/>
    <w:rsid w:val="00D101BD"/>
    <w:rsid w:val="00D1022E"/>
    <w:rsid w:val="00D1032E"/>
    <w:rsid w:val="00D1033E"/>
    <w:rsid w:val="00D10AF0"/>
    <w:rsid w:val="00D10FE5"/>
    <w:rsid w:val="00D11278"/>
    <w:rsid w:val="00D11615"/>
    <w:rsid w:val="00D11781"/>
    <w:rsid w:val="00D120D6"/>
    <w:rsid w:val="00D1269C"/>
    <w:rsid w:val="00D1281B"/>
    <w:rsid w:val="00D12979"/>
    <w:rsid w:val="00D12C76"/>
    <w:rsid w:val="00D12D9C"/>
    <w:rsid w:val="00D13167"/>
    <w:rsid w:val="00D1338B"/>
    <w:rsid w:val="00D1355F"/>
    <w:rsid w:val="00D13738"/>
    <w:rsid w:val="00D138A9"/>
    <w:rsid w:val="00D139B1"/>
    <w:rsid w:val="00D139ED"/>
    <w:rsid w:val="00D13BC4"/>
    <w:rsid w:val="00D13D5C"/>
    <w:rsid w:val="00D1405E"/>
    <w:rsid w:val="00D14328"/>
    <w:rsid w:val="00D14416"/>
    <w:rsid w:val="00D14559"/>
    <w:rsid w:val="00D148C8"/>
    <w:rsid w:val="00D1497F"/>
    <w:rsid w:val="00D149CD"/>
    <w:rsid w:val="00D1521B"/>
    <w:rsid w:val="00D15467"/>
    <w:rsid w:val="00D1563A"/>
    <w:rsid w:val="00D15897"/>
    <w:rsid w:val="00D158C4"/>
    <w:rsid w:val="00D15E5B"/>
    <w:rsid w:val="00D1688B"/>
    <w:rsid w:val="00D174C7"/>
    <w:rsid w:val="00D17764"/>
    <w:rsid w:val="00D179F5"/>
    <w:rsid w:val="00D17C26"/>
    <w:rsid w:val="00D17C39"/>
    <w:rsid w:val="00D17E45"/>
    <w:rsid w:val="00D17F42"/>
    <w:rsid w:val="00D201B0"/>
    <w:rsid w:val="00D2023C"/>
    <w:rsid w:val="00D20244"/>
    <w:rsid w:val="00D2037C"/>
    <w:rsid w:val="00D20931"/>
    <w:rsid w:val="00D20C34"/>
    <w:rsid w:val="00D215EF"/>
    <w:rsid w:val="00D21683"/>
    <w:rsid w:val="00D2170E"/>
    <w:rsid w:val="00D21E8B"/>
    <w:rsid w:val="00D21F45"/>
    <w:rsid w:val="00D22039"/>
    <w:rsid w:val="00D2206C"/>
    <w:rsid w:val="00D221B9"/>
    <w:rsid w:val="00D2224D"/>
    <w:rsid w:val="00D22358"/>
    <w:rsid w:val="00D22692"/>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9FC"/>
    <w:rsid w:val="00D24AC8"/>
    <w:rsid w:val="00D2521B"/>
    <w:rsid w:val="00D25412"/>
    <w:rsid w:val="00D254C2"/>
    <w:rsid w:val="00D25517"/>
    <w:rsid w:val="00D2556C"/>
    <w:rsid w:val="00D255F9"/>
    <w:rsid w:val="00D25645"/>
    <w:rsid w:val="00D25721"/>
    <w:rsid w:val="00D259F5"/>
    <w:rsid w:val="00D25DCC"/>
    <w:rsid w:val="00D25EC4"/>
    <w:rsid w:val="00D261DC"/>
    <w:rsid w:val="00D2629A"/>
    <w:rsid w:val="00D26342"/>
    <w:rsid w:val="00D265BE"/>
    <w:rsid w:val="00D267D1"/>
    <w:rsid w:val="00D26B9E"/>
    <w:rsid w:val="00D26C86"/>
    <w:rsid w:val="00D26E97"/>
    <w:rsid w:val="00D26EF6"/>
    <w:rsid w:val="00D26FA2"/>
    <w:rsid w:val="00D270F4"/>
    <w:rsid w:val="00D27124"/>
    <w:rsid w:val="00D27130"/>
    <w:rsid w:val="00D271CE"/>
    <w:rsid w:val="00D27215"/>
    <w:rsid w:val="00D2721B"/>
    <w:rsid w:val="00D27452"/>
    <w:rsid w:val="00D277DD"/>
    <w:rsid w:val="00D27827"/>
    <w:rsid w:val="00D27FD5"/>
    <w:rsid w:val="00D300E5"/>
    <w:rsid w:val="00D30493"/>
    <w:rsid w:val="00D30756"/>
    <w:rsid w:val="00D307C9"/>
    <w:rsid w:val="00D30AE7"/>
    <w:rsid w:val="00D310A9"/>
    <w:rsid w:val="00D311A8"/>
    <w:rsid w:val="00D31236"/>
    <w:rsid w:val="00D312A0"/>
    <w:rsid w:val="00D31755"/>
    <w:rsid w:val="00D31778"/>
    <w:rsid w:val="00D31BA7"/>
    <w:rsid w:val="00D326BB"/>
    <w:rsid w:val="00D32734"/>
    <w:rsid w:val="00D3275E"/>
    <w:rsid w:val="00D328DD"/>
    <w:rsid w:val="00D32B93"/>
    <w:rsid w:val="00D32DAA"/>
    <w:rsid w:val="00D32F9D"/>
    <w:rsid w:val="00D32FCD"/>
    <w:rsid w:val="00D3301A"/>
    <w:rsid w:val="00D33407"/>
    <w:rsid w:val="00D334C7"/>
    <w:rsid w:val="00D33549"/>
    <w:rsid w:val="00D3356A"/>
    <w:rsid w:val="00D33650"/>
    <w:rsid w:val="00D33768"/>
    <w:rsid w:val="00D338C3"/>
    <w:rsid w:val="00D339B5"/>
    <w:rsid w:val="00D3404F"/>
    <w:rsid w:val="00D34077"/>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C95"/>
    <w:rsid w:val="00D35D1D"/>
    <w:rsid w:val="00D35E64"/>
    <w:rsid w:val="00D363D3"/>
    <w:rsid w:val="00D3662A"/>
    <w:rsid w:val="00D36A56"/>
    <w:rsid w:val="00D36DD6"/>
    <w:rsid w:val="00D3709E"/>
    <w:rsid w:val="00D374C8"/>
    <w:rsid w:val="00D37868"/>
    <w:rsid w:val="00D378B0"/>
    <w:rsid w:val="00D37914"/>
    <w:rsid w:val="00D37CBB"/>
    <w:rsid w:val="00D37E8A"/>
    <w:rsid w:val="00D37EBB"/>
    <w:rsid w:val="00D37EC5"/>
    <w:rsid w:val="00D37F6E"/>
    <w:rsid w:val="00D40246"/>
    <w:rsid w:val="00D403FE"/>
    <w:rsid w:val="00D4081A"/>
    <w:rsid w:val="00D40861"/>
    <w:rsid w:val="00D4093D"/>
    <w:rsid w:val="00D409E2"/>
    <w:rsid w:val="00D40F10"/>
    <w:rsid w:val="00D41134"/>
    <w:rsid w:val="00D41211"/>
    <w:rsid w:val="00D412DA"/>
    <w:rsid w:val="00D41351"/>
    <w:rsid w:val="00D41410"/>
    <w:rsid w:val="00D41489"/>
    <w:rsid w:val="00D41BE7"/>
    <w:rsid w:val="00D41C5B"/>
    <w:rsid w:val="00D41CF6"/>
    <w:rsid w:val="00D42093"/>
    <w:rsid w:val="00D420B0"/>
    <w:rsid w:val="00D420E0"/>
    <w:rsid w:val="00D42111"/>
    <w:rsid w:val="00D42257"/>
    <w:rsid w:val="00D42268"/>
    <w:rsid w:val="00D428B7"/>
    <w:rsid w:val="00D42A6A"/>
    <w:rsid w:val="00D42EBD"/>
    <w:rsid w:val="00D42F26"/>
    <w:rsid w:val="00D42F43"/>
    <w:rsid w:val="00D431C1"/>
    <w:rsid w:val="00D432A7"/>
    <w:rsid w:val="00D43369"/>
    <w:rsid w:val="00D433E8"/>
    <w:rsid w:val="00D434B4"/>
    <w:rsid w:val="00D43989"/>
    <w:rsid w:val="00D43CAC"/>
    <w:rsid w:val="00D43F20"/>
    <w:rsid w:val="00D44006"/>
    <w:rsid w:val="00D44077"/>
    <w:rsid w:val="00D44104"/>
    <w:rsid w:val="00D44AD1"/>
    <w:rsid w:val="00D44C84"/>
    <w:rsid w:val="00D45493"/>
    <w:rsid w:val="00D454D8"/>
    <w:rsid w:val="00D45D05"/>
    <w:rsid w:val="00D46285"/>
    <w:rsid w:val="00D46306"/>
    <w:rsid w:val="00D46494"/>
    <w:rsid w:val="00D46592"/>
    <w:rsid w:val="00D46C3B"/>
    <w:rsid w:val="00D46D93"/>
    <w:rsid w:val="00D47004"/>
    <w:rsid w:val="00D47067"/>
    <w:rsid w:val="00D47581"/>
    <w:rsid w:val="00D47610"/>
    <w:rsid w:val="00D47AE8"/>
    <w:rsid w:val="00D50095"/>
    <w:rsid w:val="00D50137"/>
    <w:rsid w:val="00D50182"/>
    <w:rsid w:val="00D50245"/>
    <w:rsid w:val="00D5060C"/>
    <w:rsid w:val="00D50AA2"/>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290"/>
    <w:rsid w:val="00D536E2"/>
    <w:rsid w:val="00D53A21"/>
    <w:rsid w:val="00D53C99"/>
    <w:rsid w:val="00D54031"/>
    <w:rsid w:val="00D54322"/>
    <w:rsid w:val="00D5494F"/>
    <w:rsid w:val="00D54A1A"/>
    <w:rsid w:val="00D54F52"/>
    <w:rsid w:val="00D54F6C"/>
    <w:rsid w:val="00D552AF"/>
    <w:rsid w:val="00D556FF"/>
    <w:rsid w:val="00D55A1E"/>
    <w:rsid w:val="00D560DC"/>
    <w:rsid w:val="00D562B0"/>
    <w:rsid w:val="00D56367"/>
    <w:rsid w:val="00D566C2"/>
    <w:rsid w:val="00D567D4"/>
    <w:rsid w:val="00D56B00"/>
    <w:rsid w:val="00D56E4F"/>
    <w:rsid w:val="00D56F27"/>
    <w:rsid w:val="00D57109"/>
    <w:rsid w:val="00D572D8"/>
    <w:rsid w:val="00D57305"/>
    <w:rsid w:val="00D5745B"/>
    <w:rsid w:val="00D574AB"/>
    <w:rsid w:val="00D57A22"/>
    <w:rsid w:val="00D57C3A"/>
    <w:rsid w:val="00D57DC3"/>
    <w:rsid w:val="00D60002"/>
    <w:rsid w:val="00D60052"/>
    <w:rsid w:val="00D603FE"/>
    <w:rsid w:val="00D60473"/>
    <w:rsid w:val="00D605D4"/>
    <w:rsid w:val="00D60878"/>
    <w:rsid w:val="00D610A5"/>
    <w:rsid w:val="00D6110E"/>
    <w:rsid w:val="00D6127F"/>
    <w:rsid w:val="00D6151F"/>
    <w:rsid w:val="00D617BC"/>
    <w:rsid w:val="00D61DF1"/>
    <w:rsid w:val="00D61EE6"/>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AEE"/>
    <w:rsid w:val="00D65D8F"/>
    <w:rsid w:val="00D66038"/>
    <w:rsid w:val="00D66039"/>
    <w:rsid w:val="00D662C3"/>
    <w:rsid w:val="00D6674E"/>
    <w:rsid w:val="00D66E30"/>
    <w:rsid w:val="00D67137"/>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963"/>
    <w:rsid w:val="00D74E77"/>
    <w:rsid w:val="00D755EE"/>
    <w:rsid w:val="00D756A1"/>
    <w:rsid w:val="00D75955"/>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27"/>
    <w:rsid w:val="00D8086D"/>
    <w:rsid w:val="00D80B57"/>
    <w:rsid w:val="00D80FC3"/>
    <w:rsid w:val="00D8138F"/>
    <w:rsid w:val="00D81C29"/>
    <w:rsid w:val="00D81CB7"/>
    <w:rsid w:val="00D8276E"/>
    <w:rsid w:val="00D82AFD"/>
    <w:rsid w:val="00D82B3F"/>
    <w:rsid w:val="00D82E29"/>
    <w:rsid w:val="00D82E5C"/>
    <w:rsid w:val="00D831A7"/>
    <w:rsid w:val="00D8337A"/>
    <w:rsid w:val="00D83757"/>
    <w:rsid w:val="00D837F3"/>
    <w:rsid w:val="00D8394D"/>
    <w:rsid w:val="00D841DA"/>
    <w:rsid w:val="00D84222"/>
    <w:rsid w:val="00D842AD"/>
    <w:rsid w:val="00D8471F"/>
    <w:rsid w:val="00D84AAE"/>
    <w:rsid w:val="00D84C3C"/>
    <w:rsid w:val="00D84C7D"/>
    <w:rsid w:val="00D84D0B"/>
    <w:rsid w:val="00D84E7A"/>
    <w:rsid w:val="00D84EB1"/>
    <w:rsid w:val="00D84FA1"/>
    <w:rsid w:val="00D85099"/>
    <w:rsid w:val="00D85793"/>
    <w:rsid w:val="00D859F0"/>
    <w:rsid w:val="00D85A50"/>
    <w:rsid w:val="00D85EF3"/>
    <w:rsid w:val="00D866AB"/>
    <w:rsid w:val="00D86718"/>
    <w:rsid w:val="00D86C99"/>
    <w:rsid w:val="00D87328"/>
    <w:rsid w:val="00D87528"/>
    <w:rsid w:val="00D87602"/>
    <w:rsid w:val="00D87653"/>
    <w:rsid w:val="00D876D4"/>
    <w:rsid w:val="00D87BB8"/>
    <w:rsid w:val="00D90330"/>
    <w:rsid w:val="00D90CFB"/>
    <w:rsid w:val="00D9104F"/>
    <w:rsid w:val="00D91143"/>
    <w:rsid w:val="00D912E4"/>
    <w:rsid w:val="00D9137B"/>
    <w:rsid w:val="00D91511"/>
    <w:rsid w:val="00D919A0"/>
    <w:rsid w:val="00D91C96"/>
    <w:rsid w:val="00D92648"/>
    <w:rsid w:val="00D92C88"/>
    <w:rsid w:val="00D92E3C"/>
    <w:rsid w:val="00D93090"/>
    <w:rsid w:val="00D9328F"/>
    <w:rsid w:val="00D936EB"/>
    <w:rsid w:val="00D939B5"/>
    <w:rsid w:val="00D93BDD"/>
    <w:rsid w:val="00D93FCB"/>
    <w:rsid w:val="00D94175"/>
    <w:rsid w:val="00D942AB"/>
    <w:rsid w:val="00D9438D"/>
    <w:rsid w:val="00D94808"/>
    <w:rsid w:val="00D94A10"/>
    <w:rsid w:val="00D94FED"/>
    <w:rsid w:val="00D95242"/>
    <w:rsid w:val="00D952A0"/>
    <w:rsid w:val="00D95300"/>
    <w:rsid w:val="00D954EC"/>
    <w:rsid w:val="00D9585D"/>
    <w:rsid w:val="00D95B62"/>
    <w:rsid w:val="00D95C3A"/>
    <w:rsid w:val="00D95DCB"/>
    <w:rsid w:val="00D963FD"/>
    <w:rsid w:val="00D964FF"/>
    <w:rsid w:val="00D96637"/>
    <w:rsid w:val="00D9687F"/>
    <w:rsid w:val="00D96A11"/>
    <w:rsid w:val="00D96DF7"/>
    <w:rsid w:val="00D96F2F"/>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28"/>
    <w:rsid w:val="00DA57BD"/>
    <w:rsid w:val="00DA5AC2"/>
    <w:rsid w:val="00DA6058"/>
    <w:rsid w:val="00DA606B"/>
    <w:rsid w:val="00DA6112"/>
    <w:rsid w:val="00DA6285"/>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847"/>
    <w:rsid w:val="00DB0A29"/>
    <w:rsid w:val="00DB0D4B"/>
    <w:rsid w:val="00DB11FA"/>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DB7"/>
    <w:rsid w:val="00DB5ED7"/>
    <w:rsid w:val="00DB6445"/>
    <w:rsid w:val="00DB682A"/>
    <w:rsid w:val="00DB6C1C"/>
    <w:rsid w:val="00DB6EB9"/>
    <w:rsid w:val="00DB6F00"/>
    <w:rsid w:val="00DB74BC"/>
    <w:rsid w:val="00DB76E4"/>
    <w:rsid w:val="00DB7BB3"/>
    <w:rsid w:val="00DB7D54"/>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6BF"/>
    <w:rsid w:val="00DC391F"/>
    <w:rsid w:val="00DC3AD4"/>
    <w:rsid w:val="00DC4146"/>
    <w:rsid w:val="00DC4585"/>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7D"/>
    <w:rsid w:val="00DC73BE"/>
    <w:rsid w:val="00DC7675"/>
    <w:rsid w:val="00DC78E9"/>
    <w:rsid w:val="00DC7E86"/>
    <w:rsid w:val="00DC7F39"/>
    <w:rsid w:val="00DD048E"/>
    <w:rsid w:val="00DD058F"/>
    <w:rsid w:val="00DD0756"/>
    <w:rsid w:val="00DD0B8B"/>
    <w:rsid w:val="00DD0C1A"/>
    <w:rsid w:val="00DD0DE4"/>
    <w:rsid w:val="00DD0FF8"/>
    <w:rsid w:val="00DD125C"/>
    <w:rsid w:val="00DD12AE"/>
    <w:rsid w:val="00DD1673"/>
    <w:rsid w:val="00DD16F7"/>
    <w:rsid w:val="00DD1A13"/>
    <w:rsid w:val="00DD1AF2"/>
    <w:rsid w:val="00DD1DF7"/>
    <w:rsid w:val="00DD1E43"/>
    <w:rsid w:val="00DD2346"/>
    <w:rsid w:val="00DD239C"/>
    <w:rsid w:val="00DD2D80"/>
    <w:rsid w:val="00DD2D87"/>
    <w:rsid w:val="00DD30E7"/>
    <w:rsid w:val="00DD32AD"/>
    <w:rsid w:val="00DD34FF"/>
    <w:rsid w:val="00DD3545"/>
    <w:rsid w:val="00DD38E1"/>
    <w:rsid w:val="00DD3CF7"/>
    <w:rsid w:val="00DD3D45"/>
    <w:rsid w:val="00DD3E40"/>
    <w:rsid w:val="00DD3E92"/>
    <w:rsid w:val="00DD409D"/>
    <w:rsid w:val="00DD40A9"/>
    <w:rsid w:val="00DD42F4"/>
    <w:rsid w:val="00DD43D1"/>
    <w:rsid w:val="00DD45F9"/>
    <w:rsid w:val="00DD4AAF"/>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D7F23"/>
    <w:rsid w:val="00DE007E"/>
    <w:rsid w:val="00DE0111"/>
    <w:rsid w:val="00DE01A6"/>
    <w:rsid w:val="00DE0250"/>
    <w:rsid w:val="00DE02D4"/>
    <w:rsid w:val="00DE0444"/>
    <w:rsid w:val="00DE0570"/>
    <w:rsid w:val="00DE07DA"/>
    <w:rsid w:val="00DE0B50"/>
    <w:rsid w:val="00DE1037"/>
    <w:rsid w:val="00DE1627"/>
    <w:rsid w:val="00DE16D2"/>
    <w:rsid w:val="00DE1B44"/>
    <w:rsid w:val="00DE1E38"/>
    <w:rsid w:val="00DE204C"/>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1F3"/>
    <w:rsid w:val="00DE4261"/>
    <w:rsid w:val="00DE42CB"/>
    <w:rsid w:val="00DE480C"/>
    <w:rsid w:val="00DE4C92"/>
    <w:rsid w:val="00DE4D97"/>
    <w:rsid w:val="00DE55F6"/>
    <w:rsid w:val="00DE5784"/>
    <w:rsid w:val="00DE5AEE"/>
    <w:rsid w:val="00DE60E6"/>
    <w:rsid w:val="00DE6221"/>
    <w:rsid w:val="00DE6D73"/>
    <w:rsid w:val="00DE6FD8"/>
    <w:rsid w:val="00DE7271"/>
    <w:rsid w:val="00DE793E"/>
    <w:rsid w:val="00DE7C2A"/>
    <w:rsid w:val="00DF04F5"/>
    <w:rsid w:val="00DF05B3"/>
    <w:rsid w:val="00DF0678"/>
    <w:rsid w:val="00DF082F"/>
    <w:rsid w:val="00DF0BAC"/>
    <w:rsid w:val="00DF0C10"/>
    <w:rsid w:val="00DF0E93"/>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372"/>
    <w:rsid w:val="00DF4916"/>
    <w:rsid w:val="00DF4CFD"/>
    <w:rsid w:val="00DF52A8"/>
    <w:rsid w:val="00DF5A25"/>
    <w:rsid w:val="00DF5B61"/>
    <w:rsid w:val="00DF5B9D"/>
    <w:rsid w:val="00DF5BB7"/>
    <w:rsid w:val="00DF5E14"/>
    <w:rsid w:val="00DF6271"/>
    <w:rsid w:val="00DF63DB"/>
    <w:rsid w:val="00DF656C"/>
    <w:rsid w:val="00DF6BFB"/>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4AD"/>
    <w:rsid w:val="00E0152C"/>
    <w:rsid w:val="00E015A1"/>
    <w:rsid w:val="00E01641"/>
    <w:rsid w:val="00E018A3"/>
    <w:rsid w:val="00E018CF"/>
    <w:rsid w:val="00E01978"/>
    <w:rsid w:val="00E01B42"/>
    <w:rsid w:val="00E01C30"/>
    <w:rsid w:val="00E01D21"/>
    <w:rsid w:val="00E022FC"/>
    <w:rsid w:val="00E024DF"/>
    <w:rsid w:val="00E02C0C"/>
    <w:rsid w:val="00E02FF3"/>
    <w:rsid w:val="00E034B2"/>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701"/>
    <w:rsid w:val="00E05A82"/>
    <w:rsid w:val="00E05F16"/>
    <w:rsid w:val="00E06550"/>
    <w:rsid w:val="00E0693E"/>
    <w:rsid w:val="00E06A72"/>
    <w:rsid w:val="00E06AA0"/>
    <w:rsid w:val="00E06DA2"/>
    <w:rsid w:val="00E0704E"/>
    <w:rsid w:val="00E070E2"/>
    <w:rsid w:val="00E0719F"/>
    <w:rsid w:val="00E07279"/>
    <w:rsid w:val="00E07523"/>
    <w:rsid w:val="00E075AD"/>
    <w:rsid w:val="00E078B3"/>
    <w:rsid w:val="00E07AB5"/>
    <w:rsid w:val="00E07BC9"/>
    <w:rsid w:val="00E07D08"/>
    <w:rsid w:val="00E07D7E"/>
    <w:rsid w:val="00E07E91"/>
    <w:rsid w:val="00E07EEC"/>
    <w:rsid w:val="00E07EEE"/>
    <w:rsid w:val="00E10369"/>
    <w:rsid w:val="00E1074C"/>
    <w:rsid w:val="00E10923"/>
    <w:rsid w:val="00E114C1"/>
    <w:rsid w:val="00E115B8"/>
    <w:rsid w:val="00E11783"/>
    <w:rsid w:val="00E11806"/>
    <w:rsid w:val="00E11848"/>
    <w:rsid w:val="00E118FC"/>
    <w:rsid w:val="00E11BCE"/>
    <w:rsid w:val="00E12007"/>
    <w:rsid w:val="00E12137"/>
    <w:rsid w:val="00E1221E"/>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52E"/>
    <w:rsid w:val="00E15B3F"/>
    <w:rsid w:val="00E15F2F"/>
    <w:rsid w:val="00E1605E"/>
    <w:rsid w:val="00E16078"/>
    <w:rsid w:val="00E16234"/>
    <w:rsid w:val="00E16EA8"/>
    <w:rsid w:val="00E16FD4"/>
    <w:rsid w:val="00E1702F"/>
    <w:rsid w:val="00E17094"/>
    <w:rsid w:val="00E17157"/>
    <w:rsid w:val="00E17447"/>
    <w:rsid w:val="00E178F3"/>
    <w:rsid w:val="00E17D57"/>
    <w:rsid w:val="00E20107"/>
    <w:rsid w:val="00E20295"/>
    <w:rsid w:val="00E203AD"/>
    <w:rsid w:val="00E204F3"/>
    <w:rsid w:val="00E208E7"/>
    <w:rsid w:val="00E20A63"/>
    <w:rsid w:val="00E21058"/>
    <w:rsid w:val="00E21366"/>
    <w:rsid w:val="00E21A4C"/>
    <w:rsid w:val="00E22815"/>
    <w:rsid w:val="00E22B58"/>
    <w:rsid w:val="00E22D7A"/>
    <w:rsid w:val="00E22F5F"/>
    <w:rsid w:val="00E22FFA"/>
    <w:rsid w:val="00E23090"/>
    <w:rsid w:val="00E230E1"/>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5E5"/>
    <w:rsid w:val="00E26909"/>
    <w:rsid w:val="00E26EDB"/>
    <w:rsid w:val="00E26F2A"/>
    <w:rsid w:val="00E26FE3"/>
    <w:rsid w:val="00E27234"/>
    <w:rsid w:val="00E27341"/>
    <w:rsid w:val="00E27539"/>
    <w:rsid w:val="00E277F2"/>
    <w:rsid w:val="00E27C82"/>
    <w:rsid w:val="00E27DBD"/>
    <w:rsid w:val="00E27DD6"/>
    <w:rsid w:val="00E30239"/>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2EE8"/>
    <w:rsid w:val="00E335B3"/>
    <w:rsid w:val="00E33625"/>
    <w:rsid w:val="00E33817"/>
    <w:rsid w:val="00E338AF"/>
    <w:rsid w:val="00E33918"/>
    <w:rsid w:val="00E33C93"/>
    <w:rsid w:val="00E33DBE"/>
    <w:rsid w:val="00E33F2D"/>
    <w:rsid w:val="00E34206"/>
    <w:rsid w:val="00E34353"/>
    <w:rsid w:val="00E34947"/>
    <w:rsid w:val="00E349A4"/>
    <w:rsid w:val="00E34DAC"/>
    <w:rsid w:val="00E35420"/>
    <w:rsid w:val="00E355B1"/>
    <w:rsid w:val="00E356DA"/>
    <w:rsid w:val="00E35DFF"/>
    <w:rsid w:val="00E35EC7"/>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E37"/>
    <w:rsid w:val="00E37F39"/>
    <w:rsid w:val="00E400FD"/>
    <w:rsid w:val="00E405D4"/>
    <w:rsid w:val="00E40D4D"/>
    <w:rsid w:val="00E40D79"/>
    <w:rsid w:val="00E40F0F"/>
    <w:rsid w:val="00E40F8D"/>
    <w:rsid w:val="00E4109B"/>
    <w:rsid w:val="00E411A2"/>
    <w:rsid w:val="00E4145E"/>
    <w:rsid w:val="00E41460"/>
    <w:rsid w:val="00E41537"/>
    <w:rsid w:val="00E4191E"/>
    <w:rsid w:val="00E41A1B"/>
    <w:rsid w:val="00E41A2A"/>
    <w:rsid w:val="00E41A68"/>
    <w:rsid w:val="00E41C13"/>
    <w:rsid w:val="00E41C81"/>
    <w:rsid w:val="00E41E5A"/>
    <w:rsid w:val="00E42160"/>
    <w:rsid w:val="00E42347"/>
    <w:rsid w:val="00E42431"/>
    <w:rsid w:val="00E4248C"/>
    <w:rsid w:val="00E42A97"/>
    <w:rsid w:val="00E42DD4"/>
    <w:rsid w:val="00E42F29"/>
    <w:rsid w:val="00E42F35"/>
    <w:rsid w:val="00E42FB0"/>
    <w:rsid w:val="00E4302E"/>
    <w:rsid w:val="00E43071"/>
    <w:rsid w:val="00E4309A"/>
    <w:rsid w:val="00E435BE"/>
    <w:rsid w:val="00E43721"/>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A4"/>
    <w:rsid w:val="00E51BE4"/>
    <w:rsid w:val="00E51DC3"/>
    <w:rsid w:val="00E51DF8"/>
    <w:rsid w:val="00E521C1"/>
    <w:rsid w:val="00E52C34"/>
    <w:rsid w:val="00E52CCA"/>
    <w:rsid w:val="00E5302A"/>
    <w:rsid w:val="00E531CF"/>
    <w:rsid w:val="00E53462"/>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10"/>
    <w:rsid w:val="00E55F8B"/>
    <w:rsid w:val="00E55FCE"/>
    <w:rsid w:val="00E5600A"/>
    <w:rsid w:val="00E561CC"/>
    <w:rsid w:val="00E566A1"/>
    <w:rsid w:val="00E56898"/>
    <w:rsid w:val="00E56C1C"/>
    <w:rsid w:val="00E56C8B"/>
    <w:rsid w:val="00E56D4D"/>
    <w:rsid w:val="00E574E5"/>
    <w:rsid w:val="00E577E7"/>
    <w:rsid w:val="00E5785B"/>
    <w:rsid w:val="00E578E5"/>
    <w:rsid w:val="00E57A75"/>
    <w:rsid w:val="00E600C8"/>
    <w:rsid w:val="00E600DE"/>
    <w:rsid w:val="00E60478"/>
    <w:rsid w:val="00E605CF"/>
    <w:rsid w:val="00E60625"/>
    <w:rsid w:val="00E60800"/>
    <w:rsid w:val="00E60859"/>
    <w:rsid w:val="00E60938"/>
    <w:rsid w:val="00E609A0"/>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47F"/>
    <w:rsid w:val="00E645B1"/>
    <w:rsid w:val="00E647A5"/>
    <w:rsid w:val="00E64AB7"/>
    <w:rsid w:val="00E64BD3"/>
    <w:rsid w:val="00E65172"/>
    <w:rsid w:val="00E657F8"/>
    <w:rsid w:val="00E65970"/>
    <w:rsid w:val="00E65B25"/>
    <w:rsid w:val="00E65CA3"/>
    <w:rsid w:val="00E65FA6"/>
    <w:rsid w:val="00E662CB"/>
    <w:rsid w:val="00E66624"/>
    <w:rsid w:val="00E66625"/>
    <w:rsid w:val="00E668B2"/>
    <w:rsid w:val="00E66ABA"/>
    <w:rsid w:val="00E66B2A"/>
    <w:rsid w:val="00E66B96"/>
    <w:rsid w:val="00E66C8B"/>
    <w:rsid w:val="00E66CB3"/>
    <w:rsid w:val="00E66DC3"/>
    <w:rsid w:val="00E670C4"/>
    <w:rsid w:val="00E67366"/>
    <w:rsid w:val="00E674A1"/>
    <w:rsid w:val="00E675B6"/>
    <w:rsid w:val="00E67723"/>
    <w:rsid w:val="00E67895"/>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54"/>
    <w:rsid w:val="00E72C85"/>
    <w:rsid w:val="00E72CC2"/>
    <w:rsid w:val="00E72FEF"/>
    <w:rsid w:val="00E73438"/>
    <w:rsid w:val="00E734B3"/>
    <w:rsid w:val="00E735E6"/>
    <w:rsid w:val="00E737C8"/>
    <w:rsid w:val="00E739FF"/>
    <w:rsid w:val="00E73AAA"/>
    <w:rsid w:val="00E73C0B"/>
    <w:rsid w:val="00E73CDD"/>
    <w:rsid w:val="00E73F9A"/>
    <w:rsid w:val="00E74352"/>
    <w:rsid w:val="00E74370"/>
    <w:rsid w:val="00E7486B"/>
    <w:rsid w:val="00E748B0"/>
    <w:rsid w:val="00E74C18"/>
    <w:rsid w:val="00E74C4D"/>
    <w:rsid w:val="00E75551"/>
    <w:rsid w:val="00E75A35"/>
    <w:rsid w:val="00E75F68"/>
    <w:rsid w:val="00E75FB5"/>
    <w:rsid w:val="00E76113"/>
    <w:rsid w:val="00E761E8"/>
    <w:rsid w:val="00E763C5"/>
    <w:rsid w:val="00E76639"/>
    <w:rsid w:val="00E76A34"/>
    <w:rsid w:val="00E76A8E"/>
    <w:rsid w:val="00E76C79"/>
    <w:rsid w:val="00E76D0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5BD"/>
    <w:rsid w:val="00E82907"/>
    <w:rsid w:val="00E82A5C"/>
    <w:rsid w:val="00E82A92"/>
    <w:rsid w:val="00E82CA4"/>
    <w:rsid w:val="00E82D43"/>
    <w:rsid w:val="00E82D60"/>
    <w:rsid w:val="00E82EC1"/>
    <w:rsid w:val="00E82F1A"/>
    <w:rsid w:val="00E83026"/>
    <w:rsid w:val="00E831FD"/>
    <w:rsid w:val="00E83269"/>
    <w:rsid w:val="00E83821"/>
    <w:rsid w:val="00E83858"/>
    <w:rsid w:val="00E83A95"/>
    <w:rsid w:val="00E83E31"/>
    <w:rsid w:val="00E83EEC"/>
    <w:rsid w:val="00E841E0"/>
    <w:rsid w:val="00E848E7"/>
    <w:rsid w:val="00E84A75"/>
    <w:rsid w:val="00E84E94"/>
    <w:rsid w:val="00E8503E"/>
    <w:rsid w:val="00E85153"/>
    <w:rsid w:val="00E851F9"/>
    <w:rsid w:val="00E85641"/>
    <w:rsid w:val="00E85E3A"/>
    <w:rsid w:val="00E86055"/>
    <w:rsid w:val="00E86073"/>
    <w:rsid w:val="00E8610E"/>
    <w:rsid w:val="00E861F3"/>
    <w:rsid w:val="00E8645F"/>
    <w:rsid w:val="00E86703"/>
    <w:rsid w:val="00E86AF1"/>
    <w:rsid w:val="00E86DBF"/>
    <w:rsid w:val="00E86E0F"/>
    <w:rsid w:val="00E86E7B"/>
    <w:rsid w:val="00E86EF0"/>
    <w:rsid w:val="00E86F82"/>
    <w:rsid w:val="00E86FFE"/>
    <w:rsid w:val="00E87786"/>
    <w:rsid w:val="00E8797D"/>
    <w:rsid w:val="00E87DF8"/>
    <w:rsid w:val="00E902C1"/>
    <w:rsid w:val="00E90327"/>
    <w:rsid w:val="00E90339"/>
    <w:rsid w:val="00E90375"/>
    <w:rsid w:val="00E9048E"/>
    <w:rsid w:val="00E9064E"/>
    <w:rsid w:val="00E907C7"/>
    <w:rsid w:val="00E909EB"/>
    <w:rsid w:val="00E90AB4"/>
    <w:rsid w:val="00E90B3D"/>
    <w:rsid w:val="00E90C98"/>
    <w:rsid w:val="00E90CE0"/>
    <w:rsid w:val="00E91003"/>
    <w:rsid w:val="00E91458"/>
    <w:rsid w:val="00E916E0"/>
    <w:rsid w:val="00E918F8"/>
    <w:rsid w:val="00E9198B"/>
    <w:rsid w:val="00E91A3B"/>
    <w:rsid w:val="00E91B2A"/>
    <w:rsid w:val="00E91F4A"/>
    <w:rsid w:val="00E91FA5"/>
    <w:rsid w:val="00E922AB"/>
    <w:rsid w:val="00E92329"/>
    <w:rsid w:val="00E924FF"/>
    <w:rsid w:val="00E925BB"/>
    <w:rsid w:val="00E92832"/>
    <w:rsid w:val="00E9295E"/>
    <w:rsid w:val="00E92A26"/>
    <w:rsid w:val="00E92E12"/>
    <w:rsid w:val="00E92FB8"/>
    <w:rsid w:val="00E93058"/>
    <w:rsid w:val="00E93361"/>
    <w:rsid w:val="00E934AE"/>
    <w:rsid w:val="00E937CB"/>
    <w:rsid w:val="00E93B28"/>
    <w:rsid w:val="00E93EEF"/>
    <w:rsid w:val="00E93F2A"/>
    <w:rsid w:val="00E9423B"/>
    <w:rsid w:val="00E9435A"/>
    <w:rsid w:val="00E94659"/>
    <w:rsid w:val="00E94901"/>
    <w:rsid w:val="00E94F58"/>
    <w:rsid w:val="00E95184"/>
    <w:rsid w:val="00E952AE"/>
    <w:rsid w:val="00E955A7"/>
    <w:rsid w:val="00E9575A"/>
    <w:rsid w:val="00E957C2"/>
    <w:rsid w:val="00E9583A"/>
    <w:rsid w:val="00E95840"/>
    <w:rsid w:val="00E95B3D"/>
    <w:rsid w:val="00E95D3E"/>
    <w:rsid w:val="00E95EC5"/>
    <w:rsid w:val="00E96021"/>
    <w:rsid w:val="00E960F0"/>
    <w:rsid w:val="00E96335"/>
    <w:rsid w:val="00E96462"/>
    <w:rsid w:val="00E966BF"/>
    <w:rsid w:val="00E96A4E"/>
    <w:rsid w:val="00E96D6D"/>
    <w:rsid w:val="00E96E0A"/>
    <w:rsid w:val="00E96E23"/>
    <w:rsid w:val="00E96F96"/>
    <w:rsid w:val="00E96FE7"/>
    <w:rsid w:val="00E97062"/>
    <w:rsid w:val="00E97296"/>
    <w:rsid w:val="00E97670"/>
    <w:rsid w:val="00E97A31"/>
    <w:rsid w:val="00E97AB3"/>
    <w:rsid w:val="00E97ABE"/>
    <w:rsid w:val="00E97B7E"/>
    <w:rsid w:val="00E97D62"/>
    <w:rsid w:val="00EA0097"/>
    <w:rsid w:val="00EA0183"/>
    <w:rsid w:val="00EA033A"/>
    <w:rsid w:val="00EA08A7"/>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4B56"/>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6F"/>
    <w:rsid w:val="00EA7DDB"/>
    <w:rsid w:val="00EA7EBD"/>
    <w:rsid w:val="00EB028A"/>
    <w:rsid w:val="00EB0464"/>
    <w:rsid w:val="00EB04B3"/>
    <w:rsid w:val="00EB07C9"/>
    <w:rsid w:val="00EB08FA"/>
    <w:rsid w:val="00EB0C50"/>
    <w:rsid w:val="00EB0CD8"/>
    <w:rsid w:val="00EB10BE"/>
    <w:rsid w:val="00EB153E"/>
    <w:rsid w:val="00EB1562"/>
    <w:rsid w:val="00EB1573"/>
    <w:rsid w:val="00EB184D"/>
    <w:rsid w:val="00EB1881"/>
    <w:rsid w:val="00EB1AF3"/>
    <w:rsid w:val="00EB2026"/>
    <w:rsid w:val="00EB2035"/>
    <w:rsid w:val="00EB2146"/>
    <w:rsid w:val="00EB234D"/>
    <w:rsid w:val="00EB24AF"/>
    <w:rsid w:val="00EB2545"/>
    <w:rsid w:val="00EB274D"/>
    <w:rsid w:val="00EB2860"/>
    <w:rsid w:val="00EB29E4"/>
    <w:rsid w:val="00EB2AA8"/>
    <w:rsid w:val="00EB2BA3"/>
    <w:rsid w:val="00EB2D04"/>
    <w:rsid w:val="00EB308F"/>
    <w:rsid w:val="00EB3151"/>
    <w:rsid w:val="00EB3C42"/>
    <w:rsid w:val="00EB3E07"/>
    <w:rsid w:val="00EB3F42"/>
    <w:rsid w:val="00EB4309"/>
    <w:rsid w:val="00EB4446"/>
    <w:rsid w:val="00EB478F"/>
    <w:rsid w:val="00EB4AB6"/>
    <w:rsid w:val="00EB4F14"/>
    <w:rsid w:val="00EB4F2E"/>
    <w:rsid w:val="00EB4FA1"/>
    <w:rsid w:val="00EB5157"/>
    <w:rsid w:val="00EB5324"/>
    <w:rsid w:val="00EB534B"/>
    <w:rsid w:val="00EB54F1"/>
    <w:rsid w:val="00EB5AB1"/>
    <w:rsid w:val="00EB647E"/>
    <w:rsid w:val="00EB65BC"/>
    <w:rsid w:val="00EB676C"/>
    <w:rsid w:val="00EB6859"/>
    <w:rsid w:val="00EB6A89"/>
    <w:rsid w:val="00EB6F01"/>
    <w:rsid w:val="00EB7126"/>
    <w:rsid w:val="00EB72C2"/>
    <w:rsid w:val="00EB7395"/>
    <w:rsid w:val="00EB76D2"/>
    <w:rsid w:val="00EB775D"/>
    <w:rsid w:val="00EB783C"/>
    <w:rsid w:val="00EB79DC"/>
    <w:rsid w:val="00EB7B9C"/>
    <w:rsid w:val="00EB7C9D"/>
    <w:rsid w:val="00EC0684"/>
    <w:rsid w:val="00EC0779"/>
    <w:rsid w:val="00EC0903"/>
    <w:rsid w:val="00EC0AF8"/>
    <w:rsid w:val="00EC0F79"/>
    <w:rsid w:val="00EC100A"/>
    <w:rsid w:val="00EC1437"/>
    <w:rsid w:val="00EC1660"/>
    <w:rsid w:val="00EC1883"/>
    <w:rsid w:val="00EC1C76"/>
    <w:rsid w:val="00EC1D48"/>
    <w:rsid w:val="00EC2122"/>
    <w:rsid w:val="00EC212F"/>
    <w:rsid w:val="00EC28DB"/>
    <w:rsid w:val="00EC2D45"/>
    <w:rsid w:val="00EC32DD"/>
    <w:rsid w:val="00EC3622"/>
    <w:rsid w:val="00EC3E32"/>
    <w:rsid w:val="00EC4138"/>
    <w:rsid w:val="00EC41AA"/>
    <w:rsid w:val="00EC41EC"/>
    <w:rsid w:val="00EC477B"/>
    <w:rsid w:val="00EC4CF5"/>
    <w:rsid w:val="00EC4E1F"/>
    <w:rsid w:val="00EC4EE5"/>
    <w:rsid w:val="00EC5119"/>
    <w:rsid w:val="00EC54E6"/>
    <w:rsid w:val="00EC575E"/>
    <w:rsid w:val="00EC5BEB"/>
    <w:rsid w:val="00EC627D"/>
    <w:rsid w:val="00EC63D2"/>
    <w:rsid w:val="00EC65A7"/>
    <w:rsid w:val="00EC66E9"/>
    <w:rsid w:val="00EC68FD"/>
    <w:rsid w:val="00EC6957"/>
    <w:rsid w:val="00EC6A32"/>
    <w:rsid w:val="00EC6B1B"/>
    <w:rsid w:val="00EC6BC4"/>
    <w:rsid w:val="00EC6DC2"/>
    <w:rsid w:val="00EC71B8"/>
    <w:rsid w:val="00EC7229"/>
    <w:rsid w:val="00EC7641"/>
    <w:rsid w:val="00EC785C"/>
    <w:rsid w:val="00EC7865"/>
    <w:rsid w:val="00EC7AE8"/>
    <w:rsid w:val="00EC7D13"/>
    <w:rsid w:val="00ED0114"/>
    <w:rsid w:val="00ED01D6"/>
    <w:rsid w:val="00ED02C4"/>
    <w:rsid w:val="00ED07C3"/>
    <w:rsid w:val="00ED0813"/>
    <w:rsid w:val="00ED0E7D"/>
    <w:rsid w:val="00ED0F62"/>
    <w:rsid w:val="00ED0FEC"/>
    <w:rsid w:val="00ED1055"/>
    <w:rsid w:val="00ED1120"/>
    <w:rsid w:val="00ED1144"/>
    <w:rsid w:val="00ED1187"/>
    <w:rsid w:val="00ED1454"/>
    <w:rsid w:val="00ED145F"/>
    <w:rsid w:val="00ED1569"/>
    <w:rsid w:val="00ED162F"/>
    <w:rsid w:val="00ED17E6"/>
    <w:rsid w:val="00ED1A9C"/>
    <w:rsid w:val="00ED1C41"/>
    <w:rsid w:val="00ED1CBB"/>
    <w:rsid w:val="00ED1CDD"/>
    <w:rsid w:val="00ED1DEF"/>
    <w:rsid w:val="00ED2054"/>
    <w:rsid w:val="00ED2316"/>
    <w:rsid w:val="00ED2A50"/>
    <w:rsid w:val="00ED2E86"/>
    <w:rsid w:val="00ED2FC7"/>
    <w:rsid w:val="00ED34B0"/>
    <w:rsid w:val="00ED3513"/>
    <w:rsid w:val="00ED352D"/>
    <w:rsid w:val="00ED3D2D"/>
    <w:rsid w:val="00ED405F"/>
    <w:rsid w:val="00ED438D"/>
    <w:rsid w:val="00ED43B6"/>
    <w:rsid w:val="00ED4550"/>
    <w:rsid w:val="00ED464A"/>
    <w:rsid w:val="00ED4792"/>
    <w:rsid w:val="00ED4DFD"/>
    <w:rsid w:val="00ED4E91"/>
    <w:rsid w:val="00ED52EB"/>
    <w:rsid w:val="00ED57AA"/>
    <w:rsid w:val="00ED588E"/>
    <w:rsid w:val="00ED5B77"/>
    <w:rsid w:val="00ED5CFF"/>
    <w:rsid w:val="00ED603D"/>
    <w:rsid w:val="00ED606E"/>
    <w:rsid w:val="00ED6564"/>
    <w:rsid w:val="00ED6948"/>
    <w:rsid w:val="00ED6958"/>
    <w:rsid w:val="00ED69C2"/>
    <w:rsid w:val="00ED6F43"/>
    <w:rsid w:val="00ED7CA5"/>
    <w:rsid w:val="00EE06BE"/>
    <w:rsid w:val="00EE06F7"/>
    <w:rsid w:val="00EE0893"/>
    <w:rsid w:val="00EE091C"/>
    <w:rsid w:val="00EE098E"/>
    <w:rsid w:val="00EE0A85"/>
    <w:rsid w:val="00EE0B0E"/>
    <w:rsid w:val="00EE0D15"/>
    <w:rsid w:val="00EE13A9"/>
    <w:rsid w:val="00EE1681"/>
    <w:rsid w:val="00EE16C7"/>
    <w:rsid w:val="00EE1A06"/>
    <w:rsid w:val="00EE1B9A"/>
    <w:rsid w:val="00EE2019"/>
    <w:rsid w:val="00EE21D4"/>
    <w:rsid w:val="00EE249F"/>
    <w:rsid w:val="00EE25E0"/>
    <w:rsid w:val="00EE26D8"/>
    <w:rsid w:val="00EE273A"/>
    <w:rsid w:val="00EE273B"/>
    <w:rsid w:val="00EE2775"/>
    <w:rsid w:val="00EE2FD3"/>
    <w:rsid w:val="00EE3627"/>
    <w:rsid w:val="00EE3B6C"/>
    <w:rsid w:val="00EE411E"/>
    <w:rsid w:val="00EE441B"/>
    <w:rsid w:val="00EE4470"/>
    <w:rsid w:val="00EE4796"/>
    <w:rsid w:val="00EE4A61"/>
    <w:rsid w:val="00EE4E67"/>
    <w:rsid w:val="00EE5095"/>
    <w:rsid w:val="00EE578F"/>
    <w:rsid w:val="00EE5885"/>
    <w:rsid w:val="00EE600A"/>
    <w:rsid w:val="00EE63A9"/>
    <w:rsid w:val="00EE63BA"/>
    <w:rsid w:val="00EE67D2"/>
    <w:rsid w:val="00EE6A3C"/>
    <w:rsid w:val="00EE6DFB"/>
    <w:rsid w:val="00EE6FA6"/>
    <w:rsid w:val="00EE7387"/>
    <w:rsid w:val="00EE73B1"/>
    <w:rsid w:val="00EE7814"/>
    <w:rsid w:val="00EE78ED"/>
    <w:rsid w:val="00EE7B84"/>
    <w:rsid w:val="00EE7B9B"/>
    <w:rsid w:val="00EE7D9C"/>
    <w:rsid w:val="00EE7E1E"/>
    <w:rsid w:val="00EE7EA0"/>
    <w:rsid w:val="00EF0168"/>
    <w:rsid w:val="00EF076E"/>
    <w:rsid w:val="00EF091C"/>
    <w:rsid w:val="00EF098A"/>
    <w:rsid w:val="00EF0F2D"/>
    <w:rsid w:val="00EF102D"/>
    <w:rsid w:val="00EF11F8"/>
    <w:rsid w:val="00EF13F1"/>
    <w:rsid w:val="00EF13F4"/>
    <w:rsid w:val="00EF177A"/>
    <w:rsid w:val="00EF184C"/>
    <w:rsid w:val="00EF1D7B"/>
    <w:rsid w:val="00EF204C"/>
    <w:rsid w:val="00EF2292"/>
    <w:rsid w:val="00EF28A6"/>
    <w:rsid w:val="00EF2D97"/>
    <w:rsid w:val="00EF301E"/>
    <w:rsid w:val="00EF30E2"/>
    <w:rsid w:val="00EF316B"/>
    <w:rsid w:val="00EF3466"/>
    <w:rsid w:val="00EF37C3"/>
    <w:rsid w:val="00EF39E3"/>
    <w:rsid w:val="00EF3E0D"/>
    <w:rsid w:val="00EF3FBA"/>
    <w:rsid w:val="00EF4173"/>
    <w:rsid w:val="00EF4482"/>
    <w:rsid w:val="00EF4A84"/>
    <w:rsid w:val="00EF4B2D"/>
    <w:rsid w:val="00EF4F6B"/>
    <w:rsid w:val="00EF53E8"/>
    <w:rsid w:val="00EF5CBE"/>
    <w:rsid w:val="00EF5ECA"/>
    <w:rsid w:val="00EF5F2C"/>
    <w:rsid w:val="00EF5FA9"/>
    <w:rsid w:val="00EF6028"/>
    <w:rsid w:val="00EF65B4"/>
    <w:rsid w:val="00EF6948"/>
    <w:rsid w:val="00EF6E19"/>
    <w:rsid w:val="00EF6E45"/>
    <w:rsid w:val="00EF70CD"/>
    <w:rsid w:val="00EF71F5"/>
    <w:rsid w:val="00EF7342"/>
    <w:rsid w:val="00EF75FD"/>
    <w:rsid w:val="00EF780A"/>
    <w:rsid w:val="00EF792C"/>
    <w:rsid w:val="00EF7ACC"/>
    <w:rsid w:val="00EF7B93"/>
    <w:rsid w:val="00F0007E"/>
    <w:rsid w:val="00F001E8"/>
    <w:rsid w:val="00F00329"/>
    <w:rsid w:val="00F00343"/>
    <w:rsid w:val="00F0047B"/>
    <w:rsid w:val="00F0070F"/>
    <w:rsid w:val="00F0094F"/>
    <w:rsid w:val="00F00ED5"/>
    <w:rsid w:val="00F01280"/>
    <w:rsid w:val="00F01363"/>
    <w:rsid w:val="00F01505"/>
    <w:rsid w:val="00F018CB"/>
    <w:rsid w:val="00F0191C"/>
    <w:rsid w:val="00F01ED8"/>
    <w:rsid w:val="00F021C3"/>
    <w:rsid w:val="00F02316"/>
    <w:rsid w:val="00F02790"/>
    <w:rsid w:val="00F027AE"/>
    <w:rsid w:val="00F0284A"/>
    <w:rsid w:val="00F02AD3"/>
    <w:rsid w:val="00F02BFD"/>
    <w:rsid w:val="00F02F7F"/>
    <w:rsid w:val="00F03402"/>
    <w:rsid w:val="00F03686"/>
    <w:rsid w:val="00F0371C"/>
    <w:rsid w:val="00F03743"/>
    <w:rsid w:val="00F037D7"/>
    <w:rsid w:val="00F039C1"/>
    <w:rsid w:val="00F03CB5"/>
    <w:rsid w:val="00F03E26"/>
    <w:rsid w:val="00F043F6"/>
    <w:rsid w:val="00F046B1"/>
    <w:rsid w:val="00F04A88"/>
    <w:rsid w:val="00F04B5F"/>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34A"/>
    <w:rsid w:val="00F0735F"/>
    <w:rsid w:val="00F07A06"/>
    <w:rsid w:val="00F07A0C"/>
    <w:rsid w:val="00F07DA6"/>
    <w:rsid w:val="00F07E4D"/>
    <w:rsid w:val="00F1017E"/>
    <w:rsid w:val="00F103D2"/>
    <w:rsid w:val="00F1050B"/>
    <w:rsid w:val="00F10799"/>
    <w:rsid w:val="00F10803"/>
    <w:rsid w:val="00F10D8C"/>
    <w:rsid w:val="00F1108D"/>
    <w:rsid w:val="00F11307"/>
    <w:rsid w:val="00F113A2"/>
    <w:rsid w:val="00F11604"/>
    <w:rsid w:val="00F118C0"/>
    <w:rsid w:val="00F118E3"/>
    <w:rsid w:val="00F119E9"/>
    <w:rsid w:val="00F11B22"/>
    <w:rsid w:val="00F11D33"/>
    <w:rsid w:val="00F11E1C"/>
    <w:rsid w:val="00F11E4D"/>
    <w:rsid w:val="00F11EB1"/>
    <w:rsid w:val="00F12061"/>
    <w:rsid w:val="00F121C0"/>
    <w:rsid w:val="00F1243E"/>
    <w:rsid w:val="00F12528"/>
    <w:rsid w:val="00F12613"/>
    <w:rsid w:val="00F12973"/>
    <w:rsid w:val="00F12ACD"/>
    <w:rsid w:val="00F12BA5"/>
    <w:rsid w:val="00F13038"/>
    <w:rsid w:val="00F1312D"/>
    <w:rsid w:val="00F1341D"/>
    <w:rsid w:val="00F13718"/>
    <w:rsid w:val="00F137D1"/>
    <w:rsid w:val="00F13A69"/>
    <w:rsid w:val="00F14191"/>
    <w:rsid w:val="00F141BA"/>
    <w:rsid w:val="00F14D0A"/>
    <w:rsid w:val="00F14D61"/>
    <w:rsid w:val="00F14D85"/>
    <w:rsid w:val="00F15036"/>
    <w:rsid w:val="00F150F7"/>
    <w:rsid w:val="00F15158"/>
    <w:rsid w:val="00F151BA"/>
    <w:rsid w:val="00F15432"/>
    <w:rsid w:val="00F1568D"/>
    <w:rsid w:val="00F15802"/>
    <w:rsid w:val="00F15A40"/>
    <w:rsid w:val="00F15EA9"/>
    <w:rsid w:val="00F160A3"/>
    <w:rsid w:val="00F16158"/>
    <w:rsid w:val="00F1662A"/>
    <w:rsid w:val="00F1694A"/>
    <w:rsid w:val="00F16BD1"/>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0D4"/>
    <w:rsid w:val="00F27490"/>
    <w:rsid w:val="00F27832"/>
    <w:rsid w:val="00F27BC9"/>
    <w:rsid w:val="00F27C82"/>
    <w:rsid w:val="00F27E37"/>
    <w:rsid w:val="00F30268"/>
    <w:rsid w:val="00F30285"/>
    <w:rsid w:val="00F30B19"/>
    <w:rsid w:val="00F30B33"/>
    <w:rsid w:val="00F30E9C"/>
    <w:rsid w:val="00F31010"/>
    <w:rsid w:val="00F31089"/>
    <w:rsid w:val="00F31366"/>
    <w:rsid w:val="00F31717"/>
    <w:rsid w:val="00F318C6"/>
    <w:rsid w:val="00F31BC9"/>
    <w:rsid w:val="00F31BCC"/>
    <w:rsid w:val="00F31C82"/>
    <w:rsid w:val="00F31C83"/>
    <w:rsid w:val="00F32389"/>
    <w:rsid w:val="00F32638"/>
    <w:rsid w:val="00F3277D"/>
    <w:rsid w:val="00F32940"/>
    <w:rsid w:val="00F3296D"/>
    <w:rsid w:val="00F32B19"/>
    <w:rsid w:val="00F32BB8"/>
    <w:rsid w:val="00F32C18"/>
    <w:rsid w:val="00F32D0F"/>
    <w:rsid w:val="00F32E16"/>
    <w:rsid w:val="00F331DE"/>
    <w:rsid w:val="00F336C7"/>
    <w:rsid w:val="00F33837"/>
    <w:rsid w:val="00F33B97"/>
    <w:rsid w:val="00F33FE9"/>
    <w:rsid w:val="00F34574"/>
    <w:rsid w:val="00F34776"/>
    <w:rsid w:val="00F347F0"/>
    <w:rsid w:val="00F34D26"/>
    <w:rsid w:val="00F34ED5"/>
    <w:rsid w:val="00F34EE0"/>
    <w:rsid w:val="00F34F96"/>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845"/>
    <w:rsid w:val="00F37D9D"/>
    <w:rsid w:val="00F37F1B"/>
    <w:rsid w:val="00F37F8A"/>
    <w:rsid w:val="00F4029D"/>
    <w:rsid w:val="00F4075C"/>
    <w:rsid w:val="00F40902"/>
    <w:rsid w:val="00F40D85"/>
    <w:rsid w:val="00F40E96"/>
    <w:rsid w:val="00F40EAD"/>
    <w:rsid w:val="00F41000"/>
    <w:rsid w:val="00F410F0"/>
    <w:rsid w:val="00F41732"/>
    <w:rsid w:val="00F41B50"/>
    <w:rsid w:val="00F41CB4"/>
    <w:rsid w:val="00F42195"/>
    <w:rsid w:val="00F423E0"/>
    <w:rsid w:val="00F426AA"/>
    <w:rsid w:val="00F4275E"/>
    <w:rsid w:val="00F42826"/>
    <w:rsid w:val="00F42AFE"/>
    <w:rsid w:val="00F42BD5"/>
    <w:rsid w:val="00F4327E"/>
    <w:rsid w:val="00F439CB"/>
    <w:rsid w:val="00F43AE0"/>
    <w:rsid w:val="00F43BA7"/>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5A"/>
    <w:rsid w:val="00F502F8"/>
    <w:rsid w:val="00F506CF"/>
    <w:rsid w:val="00F5073C"/>
    <w:rsid w:val="00F50892"/>
    <w:rsid w:val="00F50BC0"/>
    <w:rsid w:val="00F51138"/>
    <w:rsid w:val="00F51644"/>
    <w:rsid w:val="00F51845"/>
    <w:rsid w:val="00F51B92"/>
    <w:rsid w:val="00F51CC7"/>
    <w:rsid w:val="00F51D76"/>
    <w:rsid w:val="00F51DE6"/>
    <w:rsid w:val="00F52829"/>
    <w:rsid w:val="00F52970"/>
    <w:rsid w:val="00F52ED5"/>
    <w:rsid w:val="00F533FE"/>
    <w:rsid w:val="00F534B1"/>
    <w:rsid w:val="00F534E5"/>
    <w:rsid w:val="00F538B4"/>
    <w:rsid w:val="00F53DD5"/>
    <w:rsid w:val="00F54463"/>
    <w:rsid w:val="00F5449B"/>
    <w:rsid w:val="00F5472F"/>
    <w:rsid w:val="00F547F8"/>
    <w:rsid w:val="00F54823"/>
    <w:rsid w:val="00F54AB7"/>
    <w:rsid w:val="00F54B7E"/>
    <w:rsid w:val="00F54CC3"/>
    <w:rsid w:val="00F54CD9"/>
    <w:rsid w:val="00F54D59"/>
    <w:rsid w:val="00F54EF4"/>
    <w:rsid w:val="00F553FD"/>
    <w:rsid w:val="00F555AE"/>
    <w:rsid w:val="00F5570C"/>
    <w:rsid w:val="00F558B8"/>
    <w:rsid w:val="00F55E11"/>
    <w:rsid w:val="00F5627D"/>
    <w:rsid w:val="00F562D3"/>
    <w:rsid w:val="00F5669A"/>
    <w:rsid w:val="00F568B9"/>
    <w:rsid w:val="00F5696E"/>
    <w:rsid w:val="00F56D31"/>
    <w:rsid w:val="00F57103"/>
    <w:rsid w:val="00F57271"/>
    <w:rsid w:val="00F5750F"/>
    <w:rsid w:val="00F579DD"/>
    <w:rsid w:val="00F57BB6"/>
    <w:rsid w:val="00F57DD6"/>
    <w:rsid w:val="00F57EE7"/>
    <w:rsid w:val="00F60405"/>
    <w:rsid w:val="00F60D46"/>
    <w:rsid w:val="00F61904"/>
    <w:rsid w:val="00F61B7C"/>
    <w:rsid w:val="00F61B8A"/>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86D"/>
    <w:rsid w:val="00F67DFE"/>
    <w:rsid w:val="00F7034E"/>
    <w:rsid w:val="00F70352"/>
    <w:rsid w:val="00F703C1"/>
    <w:rsid w:val="00F704B1"/>
    <w:rsid w:val="00F706D7"/>
    <w:rsid w:val="00F70882"/>
    <w:rsid w:val="00F71CC0"/>
    <w:rsid w:val="00F71F71"/>
    <w:rsid w:val="00F7208C"/>
    <w:rsid w:val="00F721B2"/>
    <w:rsid w:val="00F721D1"/>
    <w:rsid w:val="00F7229C"/>
    <w:rsid w:val="00F727E8"/>
    <w:rsid w:val="00F728A1"/>
    <w:rsid w:val="00F72907"/>
    <w:rsid w:val="00F72CD4"/>
    <w:rsid w:val="00F7356A"/>
    <w:rsid w:val="00F73F38"/>
    <w:rsid w:val="00F743CD"/>
    <w:rsid w:val="00F74403"/>
    <w:rsid w:val="00F74759"/>
    <w:rsid w:val="00F74B96"/>
    <w:rsid w:val="00F74BCA"/>
    <w:rsid w:val="00F74FED"/>
    <w:rsid w:val="00F752B3"/>
    <w:rsid w:val="00F759F3"/>
    <w:rsid w:val="00F75AA2"/>
    <w:rsid w:val="00F75EC1"/>
    <w:rsid w:val="00F75FD2"/>
    <w:rsid w:val="00F7629D"/>
    <w:rsid w:val="00F76332"/>
    <w:rsid w:val="00F764E4"/>
    <w:rsid w:val="00F767E6"/>
    <w:rsid w:val="00F76C7D"/>
    <w:rsid w:val="00F771FE"/>
    <w:rsid w:val="00F7725A"/>
    <w:rsid w:val="00F7741D"/>
    <w:rsid w:val="00F7741F"/>
    <w:rsid w:val="00F774A0"/>
    <w:rsid w:val="00F77BA6"/>
    <w:rsid w:val="00F77F27"/>
    <w:rsid w:val="00F77FF1"/>
    <w:rsid w:val="00F800E2"/>
    <w:rsid w:val="00F801E3"/>
    <w:rsid w:val="00F804FC"/>
    <w:rsid w:val="00F80671"/>
    <w:rsid w:val="00F8080E"/>
    <w:rsid w:val="00F80DAC"/>
    <w:rsid w:val="00F8129C"/>
    <w:rsid w:val="00F81373"/>
    <w:rsid w:val="00F81469"/>
    <w:rsid w:val="00F81CBA"/>
    <w:rsid w:val="00F81E7A"/>
    <w:rsid w:val="00F81FC1"/>
    <w:rsid w:val="00F8218A"/>
    <w:rsid w:val="00F82700"/>
    <w:rsid w:val="00F8284C"/>
    <w:rsid w:val="00F82CAD"/>
    <w:rsid w:val="00F82CEF"/>
    <w:rsid w:val="00F82E65"/>
    <w:rsid w:val="00F82E73"/>
    <w:rsid w:val="00F82F52"/>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87DD5"/>
    <w:rsid w:val="00F901F0"/>
    <w:rsid w:val="00F90726"/>
    <w:rsid w:val="00F9078F"/>
    <w:rsid w:val="00F90791"/>
    <w:rsid w:val="00F907EF"/>
    <w:rsid w:val="00F90A7C"/>
    <w:rsid w:val="00F90E05"/>
    <w:rsid w:val="00F90FF2"/>
    <w:rsid w:val="00F910AF"/>
    <w:rsid w:val="00F913EE"/>
    <w:rsid w:val="00F91501"/>
    <w:rsid w:val="00F91839"/>
    <w:rsid w:val="00F91B1A"/>
    <w:rsid w:val="00F91F27"/>
    <w:rsid w:val="00F923A0"/>
    <w:rsid w:val="00F92E0E"/>
    <w:rsid w:val="00F9306C"/>
    <w:rsid w:val="00F93212"/>
    <w:rsid w:val="00F938B4"/>
    <w:rsid w:val="00F93CE7"/>
    <w:rsid w:val="00F93ED4"/>
    <w:rsid w:val="00F9420D"/>
    <w:rsid w:val="00F94406"/>
    <w:rsid w:val="00F944C2"/>
    <w:rsid w:val="00F94A2F"/>
    <w:rsid w:val="00F94C23"/>
    <w:rsid w:val="00F94C9E"/>
    <w:rsid w:val="00F94D70"/>
    <w:rsid w:val="00F94EFA"/>
    <w:rsid w:val="00F95108"/>
    <w:rsid w:val="00F95218"/>
    <w:rsid w:val="00F952A6"/>
    <w:rsid w:val="00F956E7"/>
    <w:rsid w:val="00F95BCB"/>
    <w:rsid w:val="00F95E65"/>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3CB"/>
    <w:rsid w:val="00FA19C5"/>
    <w:rsid w:val="00FA1B46"/>
    <w:rsid w:val="00FA1E58"/>
    <w:rsid w:val="00FA2643"/>
    <w:rsid w:val="00FA26D8"/>
    <w:rsid w:val="00FA2847"/>
    <w:rsid w:val="00FA2CE0"/>
    <w:rsid w:val="00FA2F24"/>
    <w:rsid w:val="00FA38B6"/>
    <w:rsid w:val="00FA3C91"/>
    <w:rsid w:val="00FA3CD0"/>
    <w:rsid w:val="00FA424A"/>
    <w:rsid w:val="00FA45AE"/>
    <w:rsid w:val="00FA47D5"/>
    <w:rsid w:val="00FA47EC"/>
    <w:rsid w:val="00FA48E7"/>
    <w:rsid w:val="00FA4A10"/>
    <w:rsid w:val="00FA4C5E"/>
    <w:rsid w:val="00FA4F49"/>
    <w:rsid w:val="00FA554D"/>
    <w:rsid w:val="00FA5C3C"/>
    <w:rsid w:val="00FA5F13"/>
    <w:rsid w:val="00FA5FB5"/>
    <w:rsid w:val="00FA61D6"/>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780"/>
    <w:rsid w:val="00FB1896"/>
    <w:rsid w:val="00FB1953"/>
    <w:rsid w:val="00FB1B79"/>
    <w:rsid w:val="00FB1BE6"/>
    <w:rsid w:val="00FB21EE"/>
    <w:rsid w:val="00FB2779"/>
    <w:rsid w:val="00FB2899"/>
    <w:rsid w:val="00FB295D"/>
    <w:rsid w:val="00FB2C82"/>
    <w:rsid w:val="00FB35A9"/>
    <w:rsid w:val="00FB3625"/>
    <w:rsid w:val="00FB370B"/>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BE0"/>
    <w:rsid w:val="00FB5D01"/>
    <w:rsid w:val="00FB5E44"/>
    <w:rsid w:val="00FB5F22"/>
    <w:rsid w:val="00FB60AC"/>
    <w:rsid w:val="00FB61BE"/>
    <w:rsid w:val="00FB61D1"/>
    <w:rsid w:val="00FB62AD"/>
    <w:rsid w:val="00FB6701"/>
    <w:rsid w:val="00FB685E"/>
    <w:rsid w:val="00FB68F7"/>
    <w:rsid w:val="00FB6934"/>
    <w:rsid w:val="00FB6D16"/>
    <w:rsid w:val="00FB6F42"/>
    <w:rsid w:val="00FB6FF4"/>
    <w:rsid w:val="00FB7069"/>
    <w:rsid w:val="00FB7510"/>
    <w:rsid w:val="00FB75C6"/>
    <w:rsid w:val="00FB7702"/>
    <w:rsid w:val="00FB78BB"/>
    <w:rsid w:val="00FB7916"/>
    <w:rsid w:val="00FB7D52"/>
    <w:rsid w:val="00FB7ED9"/>
    <w:rsid w:val="00FC0105"/>
    <w:rsid w:val="00FC04BE"/>
    <w:rsid w:val="00FC0991"/>
    <w:rsid w:val="00FC0E0D"/>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AD0"/>
    <w:rsid w:val="00FC4DA7"/>
    <w:rsid w:val="00FC5408"/>
    <w:rsid w:val="00FC5531"/>
    <w:rsid w:val="00FC561A"/>
    <w:rsid w:val="00FC65D6"/>
    <w:rsid w:val="00FC67EC"/>
    <w:rsid w:val="00FC67FD"/>
    <w:rsid w:val="00FC683A"/>
    <w:rsid w:val="00FC6844"/>
    <w:rsid w:val="00FC6E6D"/>
    <w:rsid w:val="00FC6FD8"/>
    <w:rsid w:val="00FC755A"/>
    <w:rsid w:val="00FC75A9"/>
    <w:rsid w:val="00FC787F"/>
    <w:rsid w:val="00FC7BFA"/>
    <w:rsid w:val="00FC7CC4"/>
    <w:rsid w:val="00FC7F1B"/>
    <w:rsid w:val="00FD0584"/>
    <w:rsid w:val="00FD0642"/>
    <w:rsid w:val="00FD0732"/>
    <w:rsid w:val="00FD08B4"/>
    <w:rsid w:val="00FD0ADC"/>
    <w:rsid w:val="00FD0C14"/>
    <w:rsid w:val="00FD0DED"/>
    <w:rsid w:val="00FD0F69"/>
    <w:rsid w:val="00FD10C2"/>
    <w:rsid w:val="00FD13EE"/>
    <w:rsid w:val="00FD1788"/>
    <w:rsid w:val="00FD1799"/>
    <w:rsid w:val="00FD1EF1"/>
    <w:rsid w:val="00FD1F2F"/>
    <w:rsid w:val="00FD1F8E"/>
    <w:rsid w:val="00FD2183"/>
    <w:rsid w:val="00FD2229"/>
    <w:rsid w:val="00FD22CA"/>
    <w:rsid w:val="00FD264A"/>
    <w:rsid w:val="00FD2A14"/>
    <w:rsid w:val="00FD2B6A"/>
    <w:rsid w:val="00FD2C0A"/>
    <w:rsid w:val="00FD2CAE"/>
    <w:rsid w:val="00FD32E9"/>
    <w:rsid w:val="00FD344E"/>
    <w:rsid w:val="00FD375A"/>
    <w:rsid w:val="00FD3BF3"/>
    <w:rsid w:val="00FD4227"/>
    <w:rsid w:val="00FD4234"/>
    <w:rsid w:val="00FD4480"/>
    <w:rsid w:val="00FD48F2"/>
    <w:rsid w:val="00FD4B17"/>
    <w:rsid w:val="00FD4E14"/>
    <w:rsid w:val="00FD4E92"/>
    <w:rsid w:val="00FD51DB"/>
    <w:rsid w:val="00FD567A"/>
    <w:rsid w:val="00FD5691"/>
    <w:rsid w:val="00FD583E"/>
    <w:rsid w:val="00FD5920"/>
    <w:rsid w:val="00FD5A66"/>
    <w:rsid w:val="00FD5B66"/>
    <w:rsid w:val="00FD5B89"/>
    <w:rsid w:val="00FD5D75"/>
    <w:rsid w:val="00FD6188"/>
    <w:rsid w:val="00FD618E"/>
    <w:rsid w:val="00FD629A"/>
    <w:rsid w:val="00FD664A"/>
    <w:rsid w:val="00FD67DD"/>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AEB"/>
    <w:rsid w:val="00FE4C1F"/>
    <w:rsid w:val="00FE4DE7"/>
    <w:rsid w:val="00FE50A6"/>
    <w:rsid w:val="00FE53EB"/>
    <w:rsid w:val="00FE57B4"/>
    <w:rsid w:val="00FE5844"/>
    <w:rsid w:val="00FE5B12"/>
    <w:rsid w:val="00FE5B8A"/>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5B1"/>
    <w:rsid w:val="00FF2621"/>
    <w:rsid w:val="00FF266F"/>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56F"/>
    <w:rsid w:val="00FF46D0"/>
    <w:rsid w:val="00FF479E"/>
    <w:rsid w:val="00FF48DA"/>
    <w:rsid w:val="00FF4AB5"/>
    <w:rsid w:val="00FF4BC4"/>
    <w:rsid w:val="00FF4CDD"/>
    <w:rsid w:val="00FF571A"/>
    <w:rsid w:val="00FF5FDD"/>
    <w:rsid w:val="00FF5FEF"/>
    <w:rsid w:val="00FF6027"/>
    <w:rsid w:val="00FF605D"/>
    <w:rsid w:val="00FF620E"/>
    <w:rsid w:val="00FF6304"/>
    <w:rsid w:val="00FF63D9"/>
    <w:rsid w:val="00FF6493"/>
    <w:rsid w:val="00FF6DD5"/>
    <w:rsid w:val="00FF759A"/>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eader" Target="header7.xml"/><Relationship Id="rId42" Type="http://schemas.openxmlformats.org/officeDocument/2006/relationships/image" Target="media/image16.emf"/><Relationship Id="rId47" Type="http://schemas.openxmlformats.org/officeDocument/2006/relationships/package" Target="embeddings/Microsoft_Visio___6.vsdx"/><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emf"/><Relationship Id="rId40" Type="http://schemas.openxmlformats.org/officeDocument/2006/relationships/image" Target="media/image15.emf"/><Relationship Id="rId45" Type="http://schemas.openxmlformats.org/officeDocument/2006/relationships/package" Target="embeddings/Microsoft_Visio___5.vsdx"/><Relationship Id="rId53" Type="http://schemas.openxmlformats.org/officeDocument/2006/relationships/image" Target="media/image22.emf"/><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image" Target="media/image38.emf"/><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package" Target="embeddings/Microsoft_Visio___11.vsdx"/><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jpg"/><Relationship Id="rId30" Type="http://schemas.openxmlformats.org/officeDocument/2006/relationships/hyperlink" Target="http://baike.baidu.com/item/Content%20Provider" TargetMode="External"/><Relationship Id="rId35" Type="http://schemas.openxmlformats.org/officeDocument/2006/relationships/image" Target="media/image12.emf"/><Relationship Id="rId43" Type="http://schemas.openxmlformats.org/officeDocument/2006/relationships/package" Target="embeddings/Microsoft_Visio___4.vsdx"/><Relationship Id="rId48" Type="http://schemas.openxmlformats.org/officeDocument/2006/relationships/image" Target="media/image19.png"/><Relationship Id="rId56" Type="http://schemas.openxmlformats.org/officeDocument/2006/relationships/image" Target="media/image24.emf"/><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package" Target="embeddings/Microsoft_Visio___12.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jpg"/><Relationship Id="rId33" Type="http://schemas.openxmlformats.org/officeDocument/2006/relationships/image" Target="media/image10.png"/><Relationship Id="rId38" Type="http://schemas.openxmlformats.org/officeDocument/2006/relationships/package" Target="embeddings/Microsoft_Visio___2.vsdx"/><Relationship Id="rId46" Type="http://schemas.openxmlformats.org/officeDocument/2006/relationships/image" Target="media/image18.emf"/><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package" Target="embeddings/Microsoft_Visio___3.vsdx"/><Relationship Id="rId54" Type="http://schemas.openxmlformats.org/officeDocument/2006/relationships/package" Target="embeddings/Microsoft_Visio___9.vsdx"/><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package" Target="embeddings/Microsoft_Visio___1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hyperlink" Target="http://baike.baidu.com/item/Content%20Provider" TargetMode="External"/><Relationship Id="rId36" Type="http://schemas.openxmlformats.org/officeDocument/2006/relationships/package" Target="embeddings/Microsoft_Visio___1.vsdx"/><Relationship Id="rId49" Type="http://schemas.openxmlformats.org/officeDocument/2006/relationships/image" Target="media/image20.emf"/><Relationship Id="rId57" Type="http://schemas.openxmlformats.org/officeDocument/2006/relationships/package" Target="embeddings/Microsoft_Visio___10.vsdx"/><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7.emf"/><Relationship Id="rId52" Type="http://schemas.openxmlformats.org/officeDocument/2006/relationships/package" Target="embeddings/Microsoft_Visio___8.vsdx"/><Relationship Id="rId60" Type="http://schemas.openxmlformats.org/officeDocument/2006/relationships/image" Target="media/image27.emf"/><Relationship Id="rId65" Type="http://schemas.openxmlformats.org/officeDocument/2006/relationships/image" Target="media/image31.png"/><Relationship Id="rId73" Type="http://schemas.openxmlformats.org/officeDocument/2006/relationships/hyperlink" Target="http://VendingConfig.IP:VendingConfig.PORT/vendingfile/drinkImages/**.pn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package" Target="embeddings/Microsoft_Visio___7.vsdx"/><Relationship Id="rId55" Type="http://schemas.openxmlformats.org/officeDocument/2006/relationships/image" Target="media/image23.jpe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ABF9C-8681-4647-89A9-831BF75AF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79</Pages>
  <Words>8109</Words>
  <Characters>46226</Characters>
  <Application>Microsoft Office Word</Application>
  <DocSecurity>0</DocSecurity>
  <Lines>385</Lines>
  <Paragraphs>108</Paragraphs>
  <ScaleCrop>false</ScaleCrop>
  <Company>Microsoft</Company>
  <LinksUpToDate>false</LinksUpToDate>
  <CharactersWithSpaces>54227</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1733</cp:revision>
  <cp:lastPrinted>2017-11-07T09:13:00Z</cp:lastPrinted>
  <dcterms:created xsi:type="dcterms:W3CDTF">2017-11-20T01:46:00Z</dcterms:created>
  <dcterms:modified xsi:type="dcterms:W3CDTF">2017-11-20T15:11:00Z</dcterms:modified>
</cp:coreProperties>
</file>