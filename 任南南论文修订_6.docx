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media/image6.jpg" ContentType="image/png"/>
  <Override PartName="/word/media/image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rFonts w:ascii="Times New Roman" w:hAnsi="Times New Roman"/>
                <w:sz w:val="28"/>
              </w:rPr>
            </w:pPr>
            <w:bookmarkStart w:id="0" w:name="_Toc492673744"/>
            <w:r w:rsidRPr="0098515E">
              <w:rPr>
                <w:rFonts w:ascii="Times New Roman" w:hAnsi="Times New Roman"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rFonts w:ascii="Times New Roman" w:hAnsi="Times New Roman"/>
                <w:sz w:val="28"/>
              </w:rPr>
            </w:pPr>
            <w:r w:rsidRPr="00636514">
              <w:rPr>
                <w:rFonts w:ascii="Times New Roman" w:hAnsi="Times New Roman" w:hint="eastAsia"/>
                <w:sz w:val="28"/>
              </w:rPr>
              <w:t>学</w:t>
            </w:r>
            <w:r w:rsidRPr="00636514">
              <w:rPr>
                <w:rFonts w:ascii="Times New Roman" w:hAnsi="Times New Roman" w:hint="eastAsia"/>
                <w:sz w:val="28"/>
              </w:rPr>
              <w:tab/>
            </w:r>
            <w:r w:rsidRPr="00636514">
              <w:rPr>
                <w:rFonts w:ascii="Times New Roman" w:hAnsi="Times New Roman"/>
                <w:sz w:val="28"/>
              </w:rPr>
              <w:t xml:space="preserve">  </w:t>
            </w:r>
            <w:r w:rsidRPr="00636514">
              <w:rPr>
                <w:rFonts w:ascii="Times New Roman" w:hAnsi="Times New Roman" w:hint="eastAsia"/>
                <w:sz w:val="28"/>
              </w:rPr>
              <w:t xml:space="preserve"> </w:t>
            </w:r>
            <w:r w:rsidRPr="00636514">
              <w:rPr>
                <w:rFonts w:ascii="Times New Roman" w:hAnsi="Times New Roman"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511</w:t>
            </w:r>
            <w:r w:rsidRPr="00636514">
              <w:rPr>
                <w:rFonts w:ascii="Times New Roman" w:hAnsi="Times New Roman"/>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9E04F6">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shd w:val="clear" w:color="auto" w:fill="auto"/>
          </w:tcPr>
          <w:p w14:paraId="67F4A0FF" w14:textId="77777777" w:rsidR="003A6DA5" w:rsidRPr="00636514" w:rsidRDefault="003A6DA5" w:rsidP="009E04F6">
            <w:pPr>
              <w:ind w:firstLineChars="0" w:firstLine="0"/>
              <w:rPr>
                <w:kern w:val="0"/>
                <w:sz w:val="28"/>
                <w:szCs w:val="20"/>
                <w:u w:val="single"/>
              </w:rPr>
            </w:pPr>
            <w:bookmarkStart w:id="1" w:name="OLE_LINK373"/>
            <w:r w:rsidRPr="00636514">
              <w:rPr>
                <w:rFonts w:hint="eastAsia"/>
                <w:kern w:val="0"/>
                <w:sz w:val="28"/>
                <w:szCs w:val="20"/>
                <w:u w:val="single"/>
              </w:rPr>
              <w:t>计算机科学与软件工程学院计算机系</w:t>
            </w:r>
            <w:bookmarkEnd w:id="1"/>
            <w:r w:rsidRPr="00636514">
              <w:rPr>
                <w:rFonts w:hint="eastAsia"/>
                <w:kern w:val="0"/>
                <w:sz w:val="28"/>
                <w:szCs w:val="20"/>
                <w:u w:val="single"/>
              </w:rPr>
              <w:t xml:space="preserve">   </w:t>
            </w:r>
          </w:p>
        </w:tc>
      </w:tr>
      <w:tr w:rsidR="003A6DA5" w:rsidRPr="00636514" w14:paraId="6FBACF03" w14:textId="77777777" w:rsidTr="009E04F6">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shd w:val="clear" w:color="auto" w:fill="auto"/>
          </w:tcPr>
          <w:p w14:paraId="44FE6D7B"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计算机技术</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r w:rsidR="003A6DA5" w:rsidRPr="00636514" w14:paraId="7FD7D113" w14:textId="77777777" w:rsidTr="009E04F6">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shd w:val="clear" w:color="auto" w:fill="auto"/>
          </w:tcPr>
          <w:p w14:paraId="0319622C" w14:textId="6B5C50D2" w:rsidR="003A6DA5" w:rsidRPr="00636514" w:rsidRDefault="003A6DA5" w:rsidP="00FE2CC4">
            <w:pPr>
              <w:ind w:firstLineChars="0" w:firstLine="0"/>
              <w:rPr>
                <w:kern w:val="0"/>
                <w:sz w:val="28"/>
                <w:szCs w:val="20"/>
                <w:u w:val="single"/>
              </w:rPr>
            </w:pPr>
            <w:r w:rsidRPr="00636514">
              <w:rPr>
                <w:rFonts w:hint="eastAsia"/>
                <w:kern w:val="0"/>
                <w:sz w:val="28"/>
                <w:szCs w:val="20"/>
                <w:u w:val="single"/>
              </w:rPr>
              <w:t>复杂信息处理</w:t>
            </w:r>
            <w:r w:rsidR="00FE2CC4">
              <w:rPr>
                <w:rFonts w:hint="eastAsia"/>
                <w:kern w:val="0"/>
                <w:sz w:val="28"/>
                <w:szCs w:val="20"/>
                <w:u w:val="single"/>
              </w:rPr>
              <w:t xml:space="preserve">     </w:t>
            </w:r>
            <w:r w:rsidRPr="00636514">
              <w:rPr>
                <w:rFonts w:hint="eastAsia"/>
                <w:kern w:val="0"/>
                <w:sz w:val="28"/>
                <w:szCs w:val="20"/>
                <w:u w:val="single"/>
              </w:rPr>
              <w:t xml:space="preserve">     </w:t>
            </w:r>
            <w:r w:rsidRPr="00636514">
              <w:rPr>
                <w:kern w:val="0"/>
                <w:sz w:val="28"/>
                <w:szCs w:val="20"/>
                <w:u w:val="single"/>
              </w:rPr>
              <w:t xml:space="preserve">       </w:t>
            </w:r>
            <w:r w:rsidRPr="00636514">
              <w:rPr>
                <w:rFonts w:hint="eastAsia"/>
                <w:kern w:val="0"/>
                <w:sz w:val="28"/>
                <w:szCs w:val="20"/>
                <w:u w:val="single"/>
              </w:rPr>
              <w:t xml:space="preserve">     </w:t>
            </w:r>
          </w:p>
        </w:tc>
      </w:tr>
      <w:tr w:rsidR="003A6DA5" w:rsidRPr="00636514" w14:paraId="2B4B07EC" w14:textId="77777777" w:rsidTr="009E04F6">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shd w:val="clear" w:color="auto" w:fill="auto"/>
          </w:tcPr>
          <w:p w14:paraId="70F96956" w14:textId="77777777" w:rsidR="003A6DA5" w:rsidRPr="00636514" w:rsidRDefault="003A6DA5" w:rsidP="009E04F6">
            <w:pPr>
              <w:ind w:firstLineChars="0" w:firstLine="0"/>
              <w:rPr>
                <w:kern w:val="0"/>
                <w:sz w:val="28"/>
                <w:szCs w:val="20"/>
                <w:u w:val="single"/>
              </w:rPr>
            </w:pPr>
            <w:r w:rsidRPr="00636514">
              <w:rPr>
                <w:rFonts w:hint="eastAsia"/>
                <w:kern w:val="0"/>
                <w:sz w:val="28"/>
                <w:szCs w:val="28"/>
                <w:u w:val="single"/>
              </w:rPr>
              <w:t>章炯民</w:t>
            </w:r>
            <w:r w:rsidRPr="00636514">
              <w:rPr>
                <w:rFonts w:hint="eastAsia"/>
                <w:kern w:val="0"/>
                <w:sz w:val="28"/>
                <w:szCs w:val="28"/>
                <w:u w:val="single"/>
              </w:rPr>
              <w:t xml:space="preserve">  </w:t>
            </w:r>
            <w:r w:rsidRPr="00636514">
              <w:rPr>
                <w:rFonts w:hint="eastAsia"/>
                <w:kern w:val="0"/>
                <w:sz w:val="28"/>
                <w:szCs w:val="28"/>
                <w:u w:val="single"/>
              </w:rPr>
              <w:t>副教授</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r w:rsidRPr="00636514">
              <w:rPr>
                <w:kern w:val="0"/>
                <w:sz w:val="28"/>
                <w:szCs w:val="28"/>
                <w:u w:val="single"/>
              </w:rPr>
              <w:t xml:space="preserve">               </w:t>
            </w:r>
          </w:p>
        </w:tc>
      </w:tr>
      <w:tr w:rsidR="003A6DA5" w:rsidRPr="00636514" w14:paraId="041D4490" w14:textId="77777777" w:rsidTr="009E04F6">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shd w:val="clear" w:color="auto" w:fill="auto"/>
          </w:tcPr>
          <w:p w14:paraId="3C1B7326"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任南南</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rFonts w:ascii="Times New Roman" w:hAnsi="Times New Roman"/>
          <w:b/>
          <w:sz w:val="32"/>
          <w:szCs w:val="32"/>
        </w:rPr>
      </w:pPr>
    </w:p>
    <w:p w14:paraId="56B5892C" w14:textId="77777777" w:rsidR="003A6DA5" w:rsidRPr="00636514" w:rsidRDefault="003A6DA5" w:rsidP="003A6DA5">
      <w:pPr>
        <w:ind w:firstLineChars="0" w:firstLine="0"/>
        <w:jc w:val="center"/>
        <w:rPr>
          <w:rFonts w:ascii="Times New Roman" w:hAnsi="Times New Roman"/>
          <w:b/>
          <w:sz w:val="32"/>
          <w:szCs w:val="32"/>
        </w:rPr>
      </w:pPr>
    </w:p>
    <w:p w14:paraId="0D5C328E" w14:textId="77777777" w:rsidR="0058129E"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Design and implementation of vending machine </w:t>
      </w:r>
    </w:p>
    <w:p w14:paraId="250C35B3" w14:textId="77777777" w:rsidR="003A6DA5"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Pr="00636514" w:rsidRDefault="003A6DA5" w:rsidP="003A6DA5">
      <w:pPr>
        <w:ind w:firstLineChars="0" w:firstLine="0"/>
        <w:jc w:val="center"/>
        <w:rPr>
          <w:sz w:val="32"/>
          <w:szCs w:val="32"/>
        </w:rPr>
      </w:pPr>
    </w:p>
    <w:p w14:paraId="34BC01EE" w14:textId="77777777"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Department:    </w:t>
      </w:r>
      <w:r w:rsidRPr="00636514">
        <w:rPr>
          <w:rFonts w:ascii="Times New Roman" w:hAnsi="Times New Roman"/>
          <w:szCs w:val="24"/>
          <w:u w:val="single"/>
        </w:rPr>
        <w:t xml:space="preserve">Information Science and Technology              </w:t>
      </w:r>
      <w:r w:rsidRPr="00636514">
        <w:rPr>
          <w:rFonts w:ascii="Times New Roman" w:hAnsi="Times New Roman"/>
          <w:szCs w:val="24"/>
        </w:rPr>
        <w:t xml:space="preserve">  </w:t>
      </w:r>
    </w:p>
    <w:p w14:paraId="2BA2C4D4" w14:textId="3E9FCBEB"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Major:      </w:t>
      </w:r>
      <w:r w:rsidRPr="00636514">
        <w:rPr>
          <w:rFonts w:ascii="Times New Roman" w:hAnsi="Times New Roman" w:hint="eastAsia"/>
          <w:szCs w:val="24"/>
        </w:rPr>
        <w:t xml:space="preserve">  </w:t>
      </w:r>
      <w:r w:rsidRPr="00636514">
        <w:rPr>
          <w:rFonts w:ascii="Times New Roman" w:hAnsi="Times New Roman"/>
          <w:szCs w:val="24"/>
        </w:rPr>
        <w:t xml:space="preserve"> </w:t>
      </w:r>
      <w:r w:rsidRPr="00636514">
        <w:rPr>
          <w:rFonts w:ascii="Times New Roman" w:hAnsi="Times New Roman"/>
          <w:szCs w:val="24"/>
          <w:u w:val="single"/>
        </w:rPr>
        <w:t xml:space="preserve">Computer Technology                         </w:t>
      </w:r>
      <w:r w:rsidRPr="00636514">
        <w:rPr>
          <w:rFonts w:ascii="Times New Roman" w:hAnsi="Times New Roman"/>
          <w:szCs w:val="24"/>
        </w:rPr>
        <w:t xml:space="preserve">     </w:t>
      </w:r>
    </w:p>
    <w:p w14:paraId="1E65C9CA" w14:textId="275D3AA6"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Research Area:  </w:t>
      </w:r>
      <w:r w:rsidRPr="00636514">
        <w:rPr>
          <w:rFonts w:ascii="Times New Roman" w:hAnsi="Times New Roman"/>
          <w:szCs w:val="24"/>
          <w:u w:val="single"/>
        </w:rPr>
        <w:t xml:space="preserve">Complex  Information  Processing </w:t>
      </w:r>
      <w:r w:rsidR="00FE2CC4">
        <w:rPr>
          <w:rFonts w:ascii="Times New Roman" w:hAnsi="Times New Roman"/>
          <w:szCs w:val="24"/>
          <w:u w:val="single"/>
        </w:rPr>
        <w:t xml:space="preserve">             </w:t>
      </w:r>
    </w:p>
    <w:p w14:paraId="41FB1CE1" w14:textId="7E2A5689"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Supervisor:     </w:t>
      </w:r>
      <w:r w:rsidRPr="00636514">
        <w:rPr>
          <w:rFonts w:ascii="Times New Roman" w:hAnsi="Times New Roman"/>
          <w:u w:val="single"/>
        </w:rPr>
        <w:t xml:space="preserve">Associate Prof. Jiongmin Zhang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598FBD0D" w14:textId="072A55CD"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Student Name:  </w:t>
      </w:r>
      <w:r w:rsidRPr="00636514">
        <w:rPr>
          <w:rFonts w:ascii="Times New Roman" w:hAnsi="Times New Roman"/>
          <w:u w:val="single"/>
        </w:rPr>
        <w:t xml:space="preserve">Nannan Ren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7A548957" w14:textId="77777777" w:rsidR="003A6DA5" w:rsidRPr="00636514" w:rsidRDefault="003A6DA5" w:rsidP="003A6DA5">
      <w:pPr>
        <w:ind w:firstLineChars="83" w:firstLine="232"/>
        <w:rPr>
          <w:sz w:val="28"/>
          <w:szCs w:val="28"/>
        </w:rPr>
      </w:pPr>
      <w:r w:rsidRPr="00636514">
        <w:rPr>
          <w:sz w:val="28"/>
          <w:szCs w:val="28"/>
        </w:rPr>
        <w:t xml:space="preserve">  </w:t>
      </w:r>
    </w:p>
    <w:p w14:paraId="1825C4D8" w14:textId="77777777" w:rsidR="003A6DA5" w:rsidRPr="00636514" w:rsidRDefault="003A6DA5" w:rsidP="003A6DA5">
      <w:pPr>
        <w:ind w:firstLineChars="0" w:firstLine="0"/>
        <w:rPr>
          <w:sz w:val="28"/>
          <w:szCs w:val="28"/>
        </w:rPr>
      </w:pP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4811254"/>
      <w:commentRangeStart w:id="3"/>
      <w:r w:rsidRPr="00636514">
        <w:lastRenderedPageBreak/>
        <w:t>摘要</w:t>
      </w:r>
      <w:bookmarkEnd w:id="0"/>
      <w:bookmarkEnd w:id="2"/>
      <w:commentRangeEnd w:id="3"/>
      <w:r w:rsidR="008E4E3C">
        <w:rPr>
          <w:rStyle w:val="aa"/>
          <w:rFonts w:eastAsiaTheme="minorEastAsia"/>
          <w:b w:val="0"/>
          <w:bCs w:val="0"/>
          <w:kern w:val="2"/>
        </w:rPr>
        <w:commentReference w:id="3"/>
      </w:r>
    </w:p>
    <w:p w14:paraId="463220BB" w14:textId="674F4742" w:rsidR="00D42F43" w:rsidRPr="00636514" w:rsidRDefault="005A61D5" w:rsidP="00C0354E">
      <w:pPr>
        <w:ind w:firstLine="480"/>
      </w:pPr>
      <w:r w:rsidRPr="00636514">
        <w:rPr>
          <w:rFonts w:hint="eastAsia"/>
        </w:rPr>
        <w:t>目前</w:t>
      </w:r>
      <w:r w:rsidR="0035149D">
        <w:rPr>
          <w:rFonts w:hint="eastAsia"/>
        </w:rPr>
        <w:t>，随着</w:t>
      </w:r>
      <w:r w:rsidR="00D072B6">
        <w:rPr>
          <w:rFonts w:hint="eastAsia"/>
        </w:rPr>
        <w:t>自动售货机</w:t>
      </w:r>
      <w:r w:rsidR="00B375F8">
        <w:rPr>
          <w:rFonts w:hint="eastAsia"/>
        </w:rPr>
        <w:t>的</w:t>
      </w:r>
      <w:r w:rsidR="00D072B6">
        <w:rPr>
          <w:rFonts w:hint="eastAsia"/>
        </w:rPr>
        <w:t>行业逐渐发展，各类新型售货机层出叠现</w:t>
      </w:r>
      <w:r w:rsidR="005C3765">
        <w:rPr>
          <w:rFonts w:hint="eastAsia"/>
        </w:rPr>
        <w:t>。新型售货机提供了更加先进的管理系统和售货终端，推动了该行业的发展。然而，仍有大部分商家并未使用新型系统，究其原因是新型系统的软硬件成本较高，超出了一般商家的承受范围。</w:t>
      </w:r>
      <w:r w:rsidR="00076FEC">
        <w:rPr>
          <w:rFonts w:hint="eastAsia"/>
        </w:rPr>
        <w:t>因此，设计一套能被大多数商家使用的新型系统</w:t>
      </w:r>
      <w:r w:rsidR="00A74CB3">
        <w:rPr>
          <w:rFonts w:hint="eastAsia"/>
        </w:rPr>
        <w:t>，在提供低成本服务的同时，满足</w:t>
      </w:r>
      <w:r w:rsidR="00593029">
        <w:rPr>
          <w:rFonts w:hint="eastAsia"/>
        </w:rPr>
        <w:t>商家的基本功能</w:t>
      </w:r>
      <w:r w:rsidR="000F00AD">
        <w:rPr>
          <w:rFonts w:hint="eastAsia"/>
        </w:rPr>
        <w:t>，</w:t>
      </w:r>
      <w:r w:rsidR="00412C94">
        <w:rPr>
          <w:rFonts w:hint="eastAsia"/>
        </w:rPr>
        <w:t>将成</w:t>
      </w:r>
      <w:r w:rsidR="00B676CB">
        <w:rPr>
          <w:rFonts w:hint="eastAsia"/>
        </w:rPr>
        <w:t>为</w:t>
      </w:r>
      <w:r w:rsidR="000F00AD">
        <w:rPr>
          <w:rFonts w:hint="eastAsia"/>
        </w:rPr>
        <w:t>售货机商家新的竞争</w:t>
      </w:r>
      <w:r w:rsidR="009D7896">
        <w:rPr>
          <w:rFonts w:hint="eastAsia"/>
        </w:rPr>
        <w:t>优势</w:t>
      </w:r>
      <w:r w:rsidR="00076FEC">
        <w:rPr>
          <w:rFonts w:hint="eastAsia"/>
        </w:rPr>
        <w:t>。</w:t>
      </w:r>
    </w:p>
    <w:p w14:paraId="2EFE5A6D" w14:textId="16B5BE48" w:rsidR="009D3060" w:rsidRPr="00636514" w:rsidRDefault="00E72589" w:rsidP="00C0354E">
      <w:pPr>
        <w:ind w:firstLine="480"/>
      </w:pPr>
      <w:r w:rsidRPr="00636514">
        <w:t>本文</w:t>
      </w:r>
      <w:r w:rsidR="006235CF" w:rsidRPr="00636514">
        <w:t>提出</w:t>
      </w:r>
      <w:r w:rsidR="003B1BF2">
        <w:t>基于</w:t>
      </w:r>
      <w:r w:rsidR="003B1BF2">
        <w:rPr>
          <w:rFonts w:hint="eastAsia"/>
        </w:rPr>
        <w:t>SaaS</w:t>
      </w:r>
      <w:r w:rsidR="00784BE6" w:rsidRPr="00636514">
        <w:rPr>
          <w:rFonts w:hint="eastAsia"/>
        </w:rPr>
        <w:t>（</w:t>
      </w:r>
      <w:r w:rsidR="00784BE6" w:rsidRPr="00636514">
        <w:rPr>
          <w:rFonts w:hint="eastAsia"/>
        </w:rPr>
        <w:t>Software</w:t>
      </w:r>
      <w:r w:rsidR="00784BE6" w:rsidRPr="00636514">
        <w:t>-as-a-Service</w:t>
      </w:r>
      <w:r w:rsidR="00784BE6" w:rsidRPr="00636514">
        <w:rPr>
          <w:rFonts w:hint="eastAsia"/>
        </w:rPr>
        <w:t>）</w:t>
      </w:r>
      <w:r w:rsidR="003B1BF2">
        <w:t>的</w:t>
      </w:r>
      <w:r w:rsidRPr="00636514">
        <w:rPr>
          <w:rFonts w:hint="eastAsia"/>
        </w:rPr>
        <w:t>自动售货机云平台</w:t>
      </w:r>
      <w:r w:rsidR="00BF6E37">
        <w:rPr>
          <w:rFonts w:hint="eastAsia"/>
        </w:rPr>
        <w:t>的</w:t>
      </w:r>
      <w:r w:rsidR="00B4770D" w:rsidRPr="00636514">
        <w:rPr>
          <w:rFonts w:hint="eastAsia"/>
        </w:rPr>
        <w:t>设计方案</w:t>
      </w:r>
      <w:r w:rsidR="0036619A">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3A224B">
        <w:rPr>
          <w:rFonts w:hint="eastAsia"/>
        </w:rPr>
        <w:t>针对</w:t>
      </w:r>
      <w:r w:rsidR="00F82700">
        <w:t>租户</w:t>
      </w:r>
      <w:r w:rsidR="00D35C50">
        <w:t>有</w:t>
      </w:r>
      <w:r w:rsidR="00F82700">
        <w:t>运营商管理员功能</w:t>
      </w:r>
      <w:r w:rsidR="00627E0E">
        <w:rPr>
          <w:rFonts w:hint="eastAsia"/>
        </w:rPr>
        <w:t>，</w:t>
      </w:r>
      <w:r w:rsidR="00627E0E">
        <w:t>主要包括</w:t>
      </w:r>
      <w:r w:rsidR="00627E0E">
        <w:rPr>
          <w:rFonts w:hint="eastAsia"/>
        </w:rPr>
        <w:t>用户管理、售货机管理、货道管理、库存管理等</w:t>
      </w:r>
      <w:r w:rsidR="00F82700">
        <w:rPr>
          <w:rFonts w:hint="eastAsia"/>
        </w:rPr>
        <w:t>；针对系统用户</w:t>
      </w:r>
      <w:r w:rsidR="00D35C50">
        <w:t>有</w:t>
      </w:r>
      <w:r w:rsidR="00F82700">
        <w:rPr>
          <w:rFonts w:hint="eastAsia"/>
        </w:rPr>
        <w:t>厂商管理员和系统管理员功能</w:t>
      </w:r>
      <w:r w:rsidR="006477C6">
        <w:rPr>
          <w:rFonts w:hint="eastAsia"/>
        </w:rPr>
        <w:t>，厂商管理员功能主要包括售货机管理，系统管理员功能主要包括租金管理、权限角色管理、商家管理等</w:t>
      </w:r>
      <w:r w:rsidR="000E16BC">
        <w:rPr>
          <w:rFonts w:hint="eastAsia"/>
        </w:rPr>
        <w:t>。</w:t>
      </w:r>
      <w:r w:rsidR="00044445">
        <w:rPr>
          <w:rFonts w:hint="eastAsia"/>
        </w:rPr>
        <w:t>系统</w:t>
      </w:r>
      <w:r w:rsidR="00524E2C">
        <w:t>提供</w:t>
      </w:r>
      <w:r w:rsidR="009D3060" w:rsidRPr="00636514">
        <w:rPr>
          <w:rFonts w:hint="eastAsia"/>
        </w:rPr>
        <w:t>基于</w:t>
      </w:r>
      <w:r w:rsidR="009D3060" w:rsidRPr="00636514">
        <w:rPr>
          <w:rFonts w:hint="eastAsia"/>
        </w:rPr>
        <w:t>Android</w:t>
      </w:r>
      <w:r w:rsidR="009D3060" w:rsidRPr="00636514">
        <w:rPr>
          <w:rFonts w:hint="eastAsia"/>
        </w:rPr>
        <w:t>的操作员客户端以及自动售货机的销售终端。</w:t>
      </w:r>
      <w:r w:rsidR="00922A66">
        <w:rPr>
          <w:rFonts w:hint="eastAsia"/>
        </w:rPr>
        <w:t>主要提供了</w:t>
      </w:r>
      <w:r w:rsidR="00350F06">
        <w:rPr>
          <w:rFonts w:hint="eastAsia"/>
        </w:rPr>
        <w:t>货道</w:t>
      </w:r>
      <w:r w:rsidR="004564E0">
        <w:rPr>
          <w:rFonts w:hint="eastAsia"/>
        </w:rPr>
        <w:t>管理</w:t>
      </w:r>
      <w:r w:rsidR="00922A66">
        <w:rPr>
          <w:rFonts w:hint="eastAsia"/>
        </w:rPr>
        <w:t>、商品选货和移动支付等功能。</w:t>
      </w:r>
    </w:p>
    <w:p w14:paraId="63EA5F98" w14:textId="5D26AFA6"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2175C6">
        <w:rPr>
          <w:rFonts w:hint="eastAsia"/>
        </w:rPr>
        <w:t>、</w:t>
      </w:r>
      <w:r w:rsidR="00FD32E9" w:rsidRPr="00636514">
        <w:rPr>
          <w:rFonts w:hint="eastAsia"/>
        </w:rPr>
        <w:t>多租户</w:t>
      </w:r>
      <w:r w:rsidR="0090467D">
        <w:rPr>
          <w:rFonts w:hint="eastAsia"/>
        </w:rPr>
        <w:t>框架</w:t>
      </w:r>
      <w:r w:rsidR="002175C6">
        <w:t>和</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w:t>
      </w:r>
      <w:r w:rsidR="00414388">
        <w:rPr>
          <w:rFonts w:hint="eastAsia"/>
        </w:rPr>
        <w:t>思想</w:t>
      </w:r>
      <w:r w:rsidR="002B682F" w:rsidRPr="00636514">
        <w:rPr>
          <w:rFonts w:hint="eastAsia"/>
        </w:rPr>
        <w:t>进行</w:t>
      </w:r>
      <w:r w:rsidR="00896809">
        <w:rPr>
          <w:rFonts w:hint="eastAsia"/>
        </w:rPr>
        <w:t>设计</w:t>
      </w:r>
      <w:r w:rsidR="002B682F" w:rsidRPr="00636514">
        <w:rPr>
          <w:rFonts w:hint="eastAsia"/>
        </w:rPr>
        <w:t>。</w:t>
      </w:r>
      <w:r w:rsidR="007B0FB3">
        <w:rPr>
          <w:rFonts w:hint="eastAsia"/>
        </w:rPr>
        <w:t>系统</w:t>
      </w:r>
      <w:r w:rsidR="00C230B7">
        <w:rPr>
          <w:rFonts w:hint="eastAsia"/>
        </w:rPr>
        <w:t>后台</w:t>
      </w:r>
      <w:r w:rsidR="0095042F">
        <w:t>使用</w:t>
      </w:r>
      <w:r w:rsidR="00997DB4" w:rsidRPr="00636514">
        <w:rPr>
          <w:rFonts w:hint="eastAsia"/>
        </w:rPr>
        <w:t>SSM(Spring+SpringMVC+Mybatis)</w:t>
      </w:r>
      <w:r w:rsidR="00997DB4" w:rsidRPr="00636514">
        <w:rPr>
          <w:rFonts w:hint="eastAsia"/>
        </w:rPr>
        <w:t>框架</w:t>
      </w:r>
      <w:r w:rsidR="002B682F" w:rsidRPr="00636514">
        <w:rPr>
          <w:rFonts w:hint="eastAsia"/>
        </w:rPr>
        <w:t>进行搭建</w:t>
      </w:r>
      <w:r w:rsidR="007B0FB3">
        <w:rPr>
          <w:rFonts w:hint="eastAsia"/>
        </w:rPr>
        <w:t>，</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销售终端使用</w:t>
      </w:r>
      <w:r w:rsidR="001974E3" w:rsidRPr="00636514">
        <w:rPr>
          <w:rFonts w:hint="eastAsia"/>
        </w:rPr>
        <w:t>miniUSBFT1D</w:t>
      </w:r>
      <w:r w:rsidR="001974E3" w:rsidRPr="00636514">
        <w:t>串口转换线和设备主控板进行连接</w:t>
      </w:r>
      <w:r w:rsidR="001974E3" w:rsidRPr="00636514">
        <w:rPr>
          <w:rFonts w:hint="eastAsia"/>
        </w:rPr>
        <w:t>，采用</w:t>
      </w:r>
      <w:r w:rsidR="001974E3" w:rsidRPr="00636514">
        <w:rPr>
          <w:rFonts w:hint="eastAsia"/>
        </w:rPr>
        <w:t>Android</w:t>
      </w:r>
      <w:r w:rsidR="001974E3" w:rsidRPr="00636514">
        <w:rPr>
          <w:rFonts w:hint="eastAsia"/>
        </w:rPr>
        <w:t>和串口技术进行开发</w:t>
      </w:r>
      <w:r w:rsidR="001974E3">
        <w:rPr>
          <w:rFonts w:hint="eastAsia"/>
        </w:rPr>
        <w:t>。</w:t>
      </w:r>
    </w:p>
    <w:p w14:paraId="3204FE2C" w14:textId="4FE0F521" w:rsidR="007A5AF8" w:rsidRDefault="00662F76" w:rsidP="00245A88">
      <w:pPr>
        <w:ind w:firstLine="480"/>
      </w:pPr>
      <w:r w:rsidRPr="00636514">
        <w:rPr>
          <w:rFonts w:hint="eastAsia"/>
        </w:rPr>
        <w:t>系统</w:t>
      </w:r>
      <w:r w:rsidR="00A40991">
        <w:rPr>
          <w:rFonts w:hint="eastAsia"/>
        </w:rPr>
        <w:t>部署</w:t>
      </w:r>
      <w:r w:rsidRPr="00636514">
        <w:rPr>
          <w:rFonts w:hint="eastAsia"/>
        </w:rPr>
        <w:t>和运维最终由软件提供商</w:t>
      </w:r>
      <w:r>
        <w:rPr>
          <w:rFonts w:hint="eastAsia"/>
        </w:rPr>
        <w:t>（即厂商）</w:t>
      </w:r>
      <w:r w:rsidRPr="00636514">
        <w:rPr>
          <w:rFonts w:hint="eastAsia"/>
        </w:rPr>
        <w:t>负责，</w:t>
      </w:r>
      <w:r w:rsidR="004C7F90" w:rsidRPr="00636514">
        <w:rPr>
          <w:rFonts w:hint="eastAsia"/>
        </w:rPr>
        <w:t>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w:t>
      </w:r>
      <w:r w:rsidR="00A05E78" w:rsidRPr="00636514">
        <w:rPr>
          <w:rFonts w:hint="eastAsia"/>
        </w:rPr>
        <w:t>Web</w:t>
      </w:r>
      <w:r w:rsidR="000F0F9A">
        <w:rPr>
          <w:rFonts w:hint="eastAsia"/>
        </w:rPr>
        <w:t>入口</w:t>
      </w:r>
      <w:r w:rsidR="00A05E78" w:rsidRPr="00636514">
        <w:rPr>
          <w:rFonts w:hint="eastAsia"/>
        </w:rPr>
        <w:t>进行注册和</w:t>
      </w:r>
      <w:r w:rsidR="00EB0464">
        <w:rPr>
          <w:rFonts w:hint="eastAsia"/>
        </w:rPr>
        <w:t>租用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316245D0" w14:textId="77777777" w:rsidR="00911CE8" w:rsidRPr="00F534E5" w:rsidRDefault="00911CE8" w:rsidP="00CA5888">
      <w:pPr>
        <w:ind w:firstLine="480"/>
      </w:pPr>
    </w:p>
    <w:p w14:paraId="47075E47" w14:textId="77777777"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r w:rsidRPr="00636514">
        <w:rPr>
          <w:rFonts w:hint="eastAsia"/>
        </w:rPr>
        <w:t>、移动支付</w:t>
      </w:r>
    </w:p>
    <w:p w14:paraId="00B8AFA0" w14:textId="77777777" w:rsidR="004C4360" w:rsidRPr="00636514" w:rsidRDefault="000234E3" w:rsidP="008565C7">
      <w:pPr>
        <w:pStyle w:val="1"/>
        <w:ind w:left="240"/>
      </w:pPr>
      <w:bookmarkStart w:id="4" w:name="_Toc5548"/>
      <w:bookmarkStart w:id="5" w:name="_Toc459665146"/>
      <w:bookmarkStart w:id="6" w:name="_Toc459666046"/>
      <w:bookmarkStart w:id="7" w:name="_Toc27942"/>
      <w:bookmarkStart w:id="8" w:name="_Toc459666117"/>
      <w:bookmarkStart w:id="9" w:name="_Toc467076384"/>
      <w:r w:rsidRPr="00636514">
        <w:br w:type="page"/>
      </w:r>
      <w:bookmarkStart w:id="10" w:name="_Toc492673745"/>
      <w:bookmarkStart w:id="11" w:name="_Toc494811255"/>
      <w:r w:rsidR="004C4360" w:rsidRPr="00636514">
        <w:lastRenderedPageBreak/>
        <w:t>ABSTRACT</w:t>
      </w:r>
      <w:bookmarkEnd w:id="4"/>
      <w:bookmarkEnd w:id="5"/>
      <w:bookmarkEnd w:id="6"/>
      <w:bookmarkEnd w:id="7"/>
      <w:bookmarkEnd w:id="8"/>
      <w:bookmarkEnd w:id="9"/>
      <w:bookmarkEnd w:id="10"/>
      <w:bookmarkEnd w:id="11"/>
    </w:p>
    <w:p w14:paraId="61F4E9DF" w14:textId="59F1F794" w:rsidR="006E2E41" w:rsidRDefault="006E2E41" w:rsidP="008514CA">
      <w:pPr>
        <w:ind w:firstLine="480"/>
      </w:pPr>
      <w:r w:rsidRPr="006E2E41">
        <w:t>At present, the rapid development of the e-commerce, Taobao,</w:t>
      </w:r>
      <w:r w:rsidR="00FE2CC4">
        <w:t xml:space="preserve"> </w:t>
      </w:r>
      <w:r w:rsidRPr="006E2E41">
        <w:t>Tmall,</w:t>
      </w:r>
      <w:r w:rsidR="00FE2CC4">
        <w:t xml:space="preserve"> </w:t>
      </w:r>
      <w:r w:rsidRPr="006E2E41">
        <w:t>Jingdong and other Internet Co's rise, all in the extrusion of the retail market.</w:t>
      </w:r>
      <w:r w:rsidR="00FE2CC4">
        <w:t xml:space="preserve"> </w:t>
      </w:r>
      <w:r w:rsidRPr="006E2E41">
        <w:t>The vending machine industry as a "veteran" retail industry is also experiencing change rapidly changes.</w:t>
      </w:r>
      <w:r w:rsidR="00E81D54" w:rsidRPr="00E81D54">
        <w:t xml:space="preserve"> In order to enhance the competitiveness and attract cooperation operators, the vending machine manufacturers gradually optimize hardware and software.</w:t>
      </w:r>
    </w:p>
    <w:p w14:paraId="5FDA25F0" w14:textId="1BCB5C35" w:rsidR="0025468D" w:rsidRDefault="00FB1B79" w:rsidP="008514CA">
      <w:pPr>
        <w:ind w:firstLine="480"/>
      </w:pPr>
      <w:r w:rsidRPr="00FB1B79">
        <w:t>This paper proposes a design scheme based on SaaS service automatic vending machine cloud platform</w:t>
      </w:r>
      <w:r w:rsidR="00765505">
        <w:t xml:space="preserve"> </w:t>
      </w:r>
      <w:r w:rsidR="00765505" w:rsidRPr="00765505">
        <w:t>to meet the demand of vending machine</w:t>
      </w:r>
      <w:r w:rsidR="00D636AE">
        <w:t xml:space="preserve"> </w:t>
      </w:r>
      <w:r w:rsidR="00D636AE" w:rsidRPr="00E81D54">
        <w:t>cooperation</w:t>
      </w:r>
      <w:r w:rsidR="00D636AE">
        <w:t xml:space="preserve"> </w:t>
      </w:r>
      <w:r w:rsidR="00765505" w:rsidRPr="00765505">
        <w:t>operators</w:t>
      </w:r>
      <w:r w:rsidRPr="00FB1B79">
        <w:t>. The system uses a hierarchical design pattern, where tenant types and user roles work together, the mode will change the tradition</w:t>
      </w:r>
      <w:r w:rsidR="00ED1055">
        <w:t xml:space="preserve">al application system just for </w:t>
      </w:r>
      <w:r w:rsidRPr="00FB1B79">
        <w:t>company to a sh</w:t>
      </w:r>
      <w:r w:rsidR="009846C1">
        <w:t xml:space="preserve">ared platform for multi-tenant. </w:t>
      </w:r>
      <w:r w:rsidR="009846C1" w:rsidRPr="009846C1">
        <w:rPr>
          <w:rFonts w:hint="eastAsia"/>
        </w:rPr>
        <w:t>The SaaS cloud platform supports a tenant type,</w:t>
      </w:r>
      <w:r w:rsidR="009846C1">
        <w:t xml:space="preserve"> </w:t>
      </w:r>
      <w:r w:rsidR="009846C1" w:rsidRPr="009846C1">
        <w:rPr>
          <w:rFonts w:hint="eastAsia"/>
        </w:rPr>
        <w:t>it is vending machine operators</w:t>
      </w:r>
      <w:r w:rsidR="009846C1" w:rsidRPr="009846C1">
        <w:rPr>
          <w:rFonts w:hint="eastAsia"/>
        </w:rPr>
        <w:t>，</w:t>
      </w:r>
      <w:r w:rsidR="009846C1" w:rsidRPr="009846C1">
        <w:rPr>
          <w:rFonts w:hint="eastAsia"/>
        </w:rPr>
        <w:t>and two system user types, they are vending machines vendors and system administrators.</w:t>
      </w:r>
      <w:r w:rsidR="009846C1">
        <w:t xml:space="preserve"> </w:t>
      </w:r>
      <w:r w:rsidR="009846C1" w:rsidRPr="009846C1">
        <w:rPr>
          <w:rFonts w:hint="eastAsia"/>
        </w:rPr>
        <w:t>The system has three functions: for tenant operators is system administrator function; for</w:t>
      </w:r>
      <w:r w:rsidR="009846C1" w:rsidRPr="009846C1">
        <w:t xml:space="preserve"> system users are system administrator function and</w:t>
      </w:r>
      <w:r w:rsidR="009846C1">
        <w:t xml:space="preserve"> </w:t>
      </w:r>
      <w:r w:rsidR="00C975B3">
        <w:t>vendor</w:t>
      </w:r>
      <w:r w:rsidR="009846C1" w:rsidRPr="009846C1">
        <w:t xml:space="preserve"> function.</w:t>
      </w:r>
      <w:r w:rsidR="009846C1">
        <w:t xml:space="preserve"> </w:t>
      </w:r>
      <w:r w:rsidR="009846C1" w:rsidRPr="009846C1">
        <w:t>The system administrator functions</w:t>
      </w:r>
      <w:r w:rsidR="009846C1">
        <w:t xml:space="preserve"> </w:t>
      </w:r>
      <w:r w:rsidR="009846C1" w:rsidRPr="009846C1">
        <w:t>include rent management, role management and business management. The vendor</w:t>
      </w:r>
      <w:r w:rsidR="00505468">
        <w:t xml:space="preserve"> </w:t>
      </w:r>
      <w:r w:rsidR="009846C1" w:rsidRPr="009846C1">
        <w:t>administrator functions include vending machine operator management.</w:t>
      </w:r>
      <w:r w:rsidR="00505468">
        <w:t xml:space="preserve"> </w:t>
      </w:r>
      <w:r w:rsidR="009846C1" w:rsidRPr="009846C1">
        <w:t>The administrator functions include user management,</w:t>
      </w:r>
      <w:r w:rsidR="007F4B8C">
        <w:t xml:space="preserve"> </w:t>
      </w:r>
      <w:r w:rsidR="009846C1" w:rsidRPr="009846C1">
        <w:t>vending machine management, goods management and inventory management</w:t>
      </w:r>
      <w:r w:rsidR="004E6809">
        <w:t xml:space="preserve"> </w:t>
      </w:r>
      <w:r w:rsidR="009846C1" w:rsidRPr="009846C1">
        <w:t>etc..</w:t>
      </w:r>
      <w:r w:rsidR="004E6809">
        <w:t xml:space="preserve"> </w:t>
      </w:r>
      <w:r w:rsidR="009846C1" w:rsidRPr="009846C1">
        <w:t>Deployment environment,</w:t>
      </w:r>
      <w:r w:rsidR="004E6809">
        <w:t xml:space="preserve"> </w:t>
      </w:r>
      <w:r w:rsidR="009846C1" w:rsidRPr="009846C1">
        <w:t>operation and maintenance of the system are ultimately carried out by the software provider (the vendor), and tenants are leased as required.</w:t>
      </w:r>
      <w:r w:rsidR="004E6809">
        <w:t xml:space="preserve"> </w:t>
      </w:r>
    </w:p>
    <w:p w14:paraId="29250D27" w14:textId="19D75AFB" w:rsidR="0025468D" w:rsidRDefault="00E23379" w:rsidP="008514CA">
      <w:pPr>
        <w:ind w:firstLine="480"/>
      </w:pPr>
      <w:r w:rsidRPr="00E23379">
        <w:rPr>
          <w:rFonts w:hint="eastAsia"/>
        </w:rPr>
        <w:t>The system is configured with the corresponding Android terminals and the latest mobile payment methods, providing operator client and vending machine terminal</w:t>
      </w:r>
      <w:r w:rsidRPr="00E23379">
        <w:rPr>
          <w:rFonts w:hint="eastAsia"/>
        </w:rPr>
        <w:t>。</w:t>
      </w:r>
      <w:r w:rsidRPr="00E23379">
        <w:rPr>
          <w:rFonts w:hint="eastAsia"/>
        </w:rPr>
        <w:t>The vending machine terminal to provide advertising video playback, selection goods, gifts and m</w:t>
      </w:r>
      <w:r w:rsidRPr="00E23379">
        <w:t>obile payment</w:t>
      </w:r>
      <w:r>
        <w:t xml:space="preserve"> </w:t>
      </w:r>
      <w:r w:rsidRPr="00E23379">
        <w:t>(Alipay, WeChat, China UnionPay) service etc..</w:t>
      </w:r>
    </w:p>
    <w:p w14:paraId="49205B61" w14:textId="18FB4E93" w:rsidR="00040A38" w:rsidRPr="00636514" w:rsidRDefault="004E025E" w:rsidP="00040A38">
      <w:pPr>
        <w:ind w:firstLine="480"/>
      </w:pPr>
      <w:r>
        <w:t>The cloud platform of vending machine is based on SaaS model (Software-as-a-</w:t>
      </w:r>
      <w:r>
        <w:lastRenderedPageBreak/>
        <w:t xml:space="preserve">Service) for design, database isolation is based on the idea of multi-tenant, and the development of cloud platform is implemented by using the idea of JavaWeb hierarchy. System background using SSM(Spring+SpringMVC+Mybatis) framework to build, has strong reusability and expansibility. Implement the database used by </w:t>
      </w:r>
      <w:r w:rsidR="00CA6969">
        <w:t>M</w:t>
      </w:r>
      <w:r w:rsidR="009A1D6D">
        <w:t>y</w:t>
      </w:r>
      <w:r w:rsidR="00CA6969">
        <w:t>S</w:t>
      </w:r>
      <w:r w:rsidR="009A1D6D">
        <w:t>ql</w:t>
      </w:r>
      <w:r>
        <w:t xml:space="preserve">, system UI using JSP, BootStrap, JQuery, Ajax and other front-end technology in design and development, flow the trend of UI design; client terminal use miniUSBFT1D serial port line to </w:t>
      </w:r>
      <w:r w:rsidRPr="004E025E">
        <w:t xml:space="preserve">communicate </w:t>
      </w:r>
      <w:r>
        <w:t>with the equipment master control board, it is developed by Android. The platform provides access to the portal by web, which allows the tenant to register and use the system by accessing the Web page without the installation and maintenance of the system locally, it reduces the waste of resources and the cost of information.</w:t>
      </w:r>
      <w:r w:rsidR="00ED69C2">
        <w:t xml:space="preserve"> </w:t>
      </w:r>
      <w:r w:rsidR="00040A38">
        <w:t>The system uses hierarchical design pattern, tenant type and user role hierarchy nesting, and implements the cloud platform system based on SaaS mode.</w:t>
      </w:r>
      <w:r w:rsidR="00FE2CC4">
        <w:t xml:space="preserve"> The deployment environment</w:t>
      </w:r>
      <w:r w:rsidR="00040A38">
        <w:t>,</w:t>
      </w:r>
      <w:r w:rsidR="00FE2CC4">
        <w:t xml:space="preserve"> </w:t>
      </w:r>
      <w:r w:rsidR="00040A38">
        <w:t>operation and maintenance of the system are ultimately carried out by the software provider. The tenants rent the system in accordance with the requirements, thus reducing the waste of resources and the cost of information.</w:t>
      </w:r>
    </w:p>
    <w:p w14:paraId="4A01441B" w14:textId="77777777" w:rsidR="00E00FE0" w:rsidRDefault="00E00FE0" w:rsidP="00500F35">
      <w:pPr>
        <w:ind w:firstLineChars="0" w:firstLine="0"/>
        <w:rPr>
          <w:rFonts w:ascii="Times New Roman" w:hAnsi="Times New Roman"/>
          <w:b/>
        </w:rPr>
      </w:pPr>
    </w:p>
    <w:p w14:paraId="22918449" w14:textId="77777777" w:rsidR="00500F35" w:rsidRPr="00636514" w:rsidRDefault="00500F35" w:rsidP="00500F35">
      <w:pPr>
        <w:ind w:firstLineChars="0" w:firstLine="0"/>
        <w:rPr>
          <w:rFonts w:ascii="Times New Roman" w:hAnsi="Times New Roman"/>
          <w:lang w:val="x-none" w:eastAsia="x-none"/>
        </w:rPr>
      </w:pPr>
      <w:r w:rsidRPr="00636514">
        <w:rPr>
          <w:rFonts w:ascii="Times New Roman" w:hAnsi="Times New Roman"/>
          <w:b/>
        </w:rPr>
        <w:t xml:space="preserve">Keywords: </w:t>
      </w:r>
      <w:r w:rsidR="00883B89" w:rsidRPr="00636514">
        <w:rPr>
          <w:rFonts w:ascii="Times New Roman" w:hAnsi="Times New Roman"/>
          <w:lang w:val="x-none" w:eastAsia="x-none"/>
        </w:rPr>
        <w:t>SaaS platform, multi-</w:t>
      </w:r>
      <w:r w:rsidRPr="00636514">
        <w:rPr>
          <w:rFonts w:ascii="Times New Roman" w:hAnsi="Times New Roman"/>
          <w:lang w:val="x-none" w:eastAsia="x-none"/>
        </w:rPr>
        <w:t>tenant framework, SSM framework, vending machines, Android, mobile payment</w:t>
      </w:r>
    </w:p>
    <w:p w14:paraId="438CAACD" w14:textId="77777777" w:rsidR="006D72BC" w:rsidRPr="00636514" w:rsidRDefault="000234E3" w:rsidP="006D72BC">
      <w:pPr>
        <w:pStyle w:val="a7"/>
        <w:ind w:firstLine="643"/>
      </w:pPr>
      <w:r w:rsidRPr="00636514">
        <w:br w:type="page"/>
      </w:r>
      <w:bookmarkStart w:id="12" w:name="_Toc492673746"/>
      <w:bookmarkStart w:id="13" w:name="_Toc494811256"/>
      <w:r w:rsidR="004C4360" w:rsidRPr="00636514">
        <w:rPr>
          <w:rFonts w:hint="eastAsia"/>
        </w:rPr>
        <w:lastRenderedPageBreak/>
        <w:t>目录</w:t>
      </w:r>
      <w:bookmarkEnd w:id="12"/>
      <w:bookmarkEnd w:id="13"/>
    </w:p>
    <w:p w14:paraId="68CEBC6A" w14:textId="77777777" w:rsidR="00F22391"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4811254" w:history="1">
        <w:r w:rsidR="00F22391" w:rsidRPr="00B36567">
          <w:rPr>
            <w:rStyle w:val="af"/>
            <w:rFonts w:hint="eastAsia"/>
            <w:noProof/>
          </w:rPr>
          <w:t>摘要</w:t>
        </w:r>
        <w:r w:rsidR="00F22391">
          <w:rPr>
            <w:noProof/>
            <w:webHidden/>
          </w:rPr>
          <w:tab/>
        </w:r>
        <w:r w:rsidR="00F22391">
          <w:rPr>
            <w:noProof/>
            <w:webHidden/>
          </w:rPr>
          <w:fldChar w:fldCharType="begin"/>
        </w:r>
        <w:r w:rsidR="00F22391">
          <w:rPr>
            <w:noProof/>
            <w:webHidden/>
          </w:rPr>
          <w:instrText xml:space="preserve"> PAGEREF _Toc494811254 \h </w:instrText>
        </w:r>
        <w:r w:rsidR="00F22391">
          <w:rPr>
            <w:noProof/>
            <w:webHidden/>
          </w:rPr>
        </w:r>
        <w:r w:rsidR="00F22391">
          <w:rPr>
            <w:noProof/>
            <w:webHidden/>
          </w:rPr>
          <w:fldChar w:fldCharType="separate"/>
        </w:r>
        <w:r w:rsidR="00F22391">
          <w:rPr>
            <w:noProof/>
            <w:webHidden/>
          </w:rPr>
          <w:t>I</w:t>
        </w:r>
        <w:r w:rsidR="00F22391">
          <w:rPr>
            <w:noProof/>
            <w:webHidden/>
          </w:rPr>
          <w:fldChar w:fldCharType="end"/>
        </w:r>
      </w:hyperlink>
    </w:p>
    <w:p w14:paraId="5E1F250B" w14:textId="77777777" w:rsidR="00F22391" w:rsidRDefault="006D52A4">
      <w:pPr>
        <w:pStyle w:val="11"/>
        <w:rPr>
          <w:rFonts w:asciiTheme="minorHAnsi" w:hAnsiTheme="minorHAnsi" w:cstheme="minorBidi"/>
          <w:noProof/>
          <w:kern w:val="2"/>
          <w:sz w:val="21"/>
        </w:rPr>
      </w:pPr>
      <w:hyperlink w:anchor="_Toc494811255" w:history="1">
        <w:r w:rsidR="00F22391" w:rsidRPr="00B36567">
          <w:rPr>
            <w:rStyle w:val="af"/>
            <w:noProof/>
          </w:rPr>
          <w:t>ABSTRACT</w:t>
        </w:r>
        <w:r w:rsidR="00F22391">
          <w:rPr>
            <w:noProof/>
            <w:webHidden/>
          </w:rPr>
          <w:tab/>
        </w:r>
        <w:r w:rsidR="00F22391">
          <w:rPr>
            <w:noProof/>
            <w:webHidden/>
          </w:rPr>
          <w:fldChar w:fldCharType="begin"/>
        </w:r>
        <w:r w:rsidR="00F22391">
          <w:rPr>
            <w:noProof/>
            <w:webHidden/>
          </w:rPr>
          <w:instrText xml:space="preserve"> PAGEREF _Toc494811255 \h </w:instrText>
        </w:r>
        <w:r w:rsidR="00F22391">
          <w:rPr>
            <w:noProof/>
            <w:webHidden/>
          </w:rPr>
        </w:r>
        <w:r w:rsidR="00F22391">
          <w:rPr>
            <w:noProof/>
            <w:webHidden/>
          </w:rPr>
          <w:fldChar w:fldCharType="separate"/>
        </w:r>
        <w:r w:rsidR="00F22391">
          <w:rPr>
            <w:noProof/>
            <w:webHidden/>
          </w:rPr>
          <w:t>II</w:t>
        </w:r>
        <w:r w:rsidR="00F22391">
          <w:rPr>
            <w:noProof/>
            <w:webHidden/>
          </w:rPr>
          <w:fldChar w:fldCharType="end"/>
        </w:r>
      </w:hyperlink>
    </w:p>
    <w:p w14:paraId="6BDCFE78" w14:textId="77777777" w:rsidR="00F22391" w:rsidRDefault="006D52A4">
      <w:pPr>
        <w:pStyle w:val="11"/>
        <w:rPr>
          <w:rFonts w:asciiTheme="minorHAnsi" w:hAnsiTheme="minorHAnsi" w:cstheme="minorBidi"/>
          <w:noProof/>
          <w:kern w:val="2"/>
          <w:sz w:val="21"/>
        </w:rPr>
      </w:pPr>
      <w:hyperlink w:anchor="_Toc494811256" w:history="1">
        <w:r w:rsidR="00F22391" w:rsidRPr="00B36567">
          <w:rPr>
            <w:rStyle w:val="af"/>
            <w:rFonts w:hint="eastAsia"/>
            <w:noProof/>
          </w:rPr>
          <w:t>目录</w:t>
        </w:r>
        <w:r w:rsidR="00F22391">
          <w:rPr>
            <w:noProof/>
            <w:webHidden/>
          </w:rPr>
          <w:tab/>
        </w:r>
        <w:r w:rsidR="00F22391">
          <w:rPr>
            <w:noProof/>
            <w:webHidden/>
          </w:rPr>
          <w:fldChar w:fldCharType="begin"/>
        </w:r>
        <w:r w:rsidR="00F22391">
          <w:rPr>
            <w:noProof/>
            <w:webHidden/>
          </w:rPr>
          <w:instrText xml:space="preserve"> PAGEREF _Toc494811256 \h </w:instrText>
        </w:r>
        <w:r w:rsidR="00F22391">
          <w:rPr>
            <w:noProof/>
            <w:webHidden/>
          </w:rPr>
        </w:r>
        <w:r w:rsidR="00F22391">
          <w:rPr>
            <w:noProof/>
            <w:webHidden/>
          </w:rPr>
          <w:fldChar w:fldCharType="separate"/>
        </w:r>
        <w:r w:rsidR="00F22391">
          <w:rPr>
            <w:noProof/>
            <w:webHidden/>
          </w:rPr>
          <w:t>IV</w:t>
        </w:r>
        <w:r w:rsidR="00F22391">
          <w:rPr>
            <w:noProof/>
            <w:webHidden/>
          </w:rPr>
          <w:fldChar w:fldCharType="end"/>
        </w:r>
      </w:hyperlink>
    </w:p>
    <w:p w14:paraId="181B3BE1" w14:textId="77777777" w:rsidR="00F22391" w:rsidRDefault="006D52A4">
      <w:pPr>
        <w:pStyle w:val="11"/>
        <w:rPr>
          <w:rFonts w:asciiTheme="minorHAnsi" w:hAnsiTheme="minorHAnsi" w:cstheme="minorBidi"/>
          <w:noProof/>
          <w:kern w:val="2"/>
          <w:sz w:val="21"/>
        </w:rPr>
      </w:pPr>
      <w:hyperlink w:anchor="_Toc494811257" w:history="1">
        <w:r w:rsidR="00F22391" w:rsidRPr="00B36567">
          <w:rPr>
            <w:rStyle w:val="af"/>
            <w:rFonts w:hint="eastAsia"/>
            <w:noProof/>
          </w:rPr>
          <w:t>第</w:t>
        </w:r>
        <w:r w:rsidR="00F22391" w:rsidRPr="00B36567">
          <w:rPr>
            <w:rStyle w:val="af"/>
            <w:noProof/>
          </w:rPr>
          <w:t>1</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引言</w:t>
        </w:r>
        <w:r w:rsidR="00F22391">
          <w:rPr>
            <w:noProof/>
            <w:webHidden/>
          </w:rPr>
          <w:tab/>
        </w:r>
        <w:r w:rsidR="00F22391">
          <w:rPr>
            <w:noProof/>
            <w:webHidden/>
          </w:rPr>
          <w:fldChar w:fldCharType="begin"/>
        </w:r>
        <w:r w:rsidR="00F22391">
          <w:rPr>
            <w:noProof/>
            <w:webHidden/>
          </w:rPr>
          <w:instrText xml:space="preserve"> PAGEREF _Toc494811257 \h </w:instrText>
        </w:r>
        <w:r w:rsidR="00F22391">
          <w:rPr>
            <w:noProof/>
            <w:webHidden/>
          </w:rPr>
        </w:r>
        <w:r w:rsidR="00F22391">
          <w:rPr>
            <w:noProof/>
            <w:webHidden/>
          </w:rPr>
          <w:fldChar w:fldCharType="separate"/>
        </w:r>
        <w:r w:rsidR="00F22391">
          <w:rPr>
            <w:noProof/>
            <w:webHidden/>
          </w:rPr>
          <w:t>1</w:t>
        </w:r>
        <w:r w:rsidR="00F22391">
          <w:rPr>
            <w:noProof/>
            <w:webHidden/>
          </w:rPr>
          <w:fldChar w:fldCharType="end"/>
        </w:r>
      </w:hyperlink>
    </w:p>
    <w:p w14:paraId="67D4EAFF" w14:textId="77777777" w:rsidR="00F22391" w:rsidRDefault="006D52A4">
      <w:pPr>
        <w:pStyle w:val="20"/>
        <w:tabs>
          <w:tab w:val="right" w:leader="dot" w:pos="8296"/>
        </w:tabs>
        <w:rPr>
          <w:rFonts w:asciiTheme="minorHAnsi" w:hAnsiTheme="minorHAnsi" w:cstheme="minorBidi"/>
          <w:noProof/>
          <w:kern w:val="2"/>
          <w:sz w:val="21"/>
        </w:rPr>
      </w:pPr>
      <w:hyperlink w:anchor="_Toc494811258" w:history="1">
        <w:r w:rsidR="00F22391" w:rsidRPr="00B36567">
          <w:rPr>
            <w:rStyle w:val="af"/>
            <w:noProof/>
          </w:rPr>
          <w:t xml:space="preserve">1.1 </w:t>
        </w:r>
        <w:r w:rsidR="00F22391" w:rsidRPr="00B36567">
          <w:rPr>
            <w:rStyle w:val="af"/>
            <w:rFonts w:hint="eastAsia"/>
            <w:noProof/>
          </w:rPr>
          <w:t>研究背景及意义</w:t>
        </w:r>
        <w:r w:rsidR="00F22391">
          <w:rPr>
            <w:noProof/>
            <w:webHidden/>
          </w:rPr>
          <w:tab/>
        </w:r>
        <w:r w:rsidR="00F22391">
          <w:rPr>
            <w:noProof/>
            <w:webHidden/>
          </w:rPr>
          <w:fldChar w:fldCharType="begin"/>
        </w:r>
        <w:r w:rsidR="00F22391">
          <w:rPr>
            <w:noProof/>
            <w:webHidden/>
          </w:rPr>
          <w:instrText xml:space="preserve"> PAGEREF _Toc494811258 \h </w:instrText>
        </w:r>
        <w:r w:rsidR="00F22391">
          <w:rPr>
            <w:noProof/>
            <w:webHidden/>
          </w:rPr>
        </w:r>
        <w:r w:rsidR="00F22391">
          <w:rPr>
            <w:noProof/>
            <w:webHidden/>
          </w:rPr>
          <w:fldChar w:fldCharType="separate"/>
        </w:r>
        <w:r w:rsidR="00F22391">
          <w:rPr>
            <w:noProof/>
            <w:webHidden/>
          </w:rPr>
          <w:t>1</w:t>
        </w:r>
        <w:r w:rsidR="00F22391">
          <w:rPr>
            <w:noProof/>
            <w:webHidden/>
          </w:rPr>
          <w:fldChar w:fldCharType="end"/>
        </w:r>
      </w:hyperlink>
    </w:p>
    <w:p w14:paraId="6E4824AE" w14:textId="77777777" w:rsidR="00F22391" w:rsidRDefault="006D52A4">
      <w:pPr>
        <w:pStyle w:val="20"/>
        <w:tabs>
          <w:tab w:val="right" w:leader="dot" w:pos="8296"/>
        </w:tabs>
        <w:rPr>
          <w:rFonts w:asciiTheme="minorHAnsi" w:hAnsiTheme="minorHAnsi" w:cstheme="minorBidi"/>
          <w:noProof/>
          <w:kern w:val="2"/>
          <w:sz w:val="21"/>
        </w:rPr>
      </w:pPr>
      <w:hyperlink w:anchor="_Toc494811259" w:history="1">
        <w:r w:rsidR="00F22391" w:rsidRPr="00B36567">
          <w:rPr>
            <w:rStyle w:val="af"/>
            <w:noProof/>
          </w:rPr>
          <w:t xml:space="preserve">1.2 </w:t>
        </w:r>
        <w:r w:rsidR="00F22391" w:rsidRPr="00B36567">
          <w:rPr>
            <w:rStyle w:val="af"/>
            <w:rFonts w:hint="eastAsia"/>
            <w:noProof/>
          </w:rPr>
          <w:t>研究现状</w:t>
        </w:r>
        <w:r w:rsidR="00F22391">
          <w:rPr>
            <w:noProof/>
            <w:webHidden/>
          </w:rPr>
          <w:tab/>
        </w:r>
        <w:r w:rsidR="00F22391">
          <w:rPr>
            <w:noProof/>
            <w:webHidden/>
          </w:rPr>
          <w:fldChar w:fldCharType="begin"/>
        </w:r>
        <w:r w:rsidR="00F22391">
          <w:rPr>
            <w:noProof/>
            <w:webHidden/>
          </w:rPr>
          <w:instrText xml:space="preserve"> PAGEREF _Toc494811259 \h </w:instrText>
        </w:r>
        <w:r w:rsidR="00F22391">
          <w:rPr>
            <w:noProof/>
            <w:webHidden/>
          </w:rPr>
        </w:r>
        <w:r w:rsidR="00F22391">
          <w:rPr>
            <w:noProof/>
            <w:webHidden/>
          </w:rPr>
          <w:fldChar w:fldCharType="separate"/>
        </w:r>
        <w:r w:rsidR="00F22391">
          <w:rPr>
            <w:noProof/>
            <w:webHidden/>
          </w:rPr>
          <w:t>2</w:t>
        </w:r>
        <w:r w:rsidR="00F22391">
          <w:rPr>
            <w:noProof/>
            <w:webHidden/>
          </w:rPr>
          <w:fldChar w:fldCharType="end"/>
        </w:r>
      </w:hyperlink>
    </w:p>
    <w:p w14:paraId="60B42490" w14:textId="77777777" w:rsidR="00F22391" w:rsidRDefault="006D52A4">
      <w:pPr>
        <w:pStyle w:val="20"/>
        <w:tabs>
          <w:tab w:val="right" w:leader="dot" w:pos="8296"/>
        </w:tabs>
        <w:rPr>
          <w:rFonts w:asciiTheme="minorHAnsi" w:hAnsiTheme="minorHAnsi" w:cstheme="minorBidi"/>
          <w:noProof/>
          <w:kern w:val="2"/>
          <w:sz w:val="21"/>
        </w:rPr>
      </w:pPr>
      <w:hyperlink w:anchor="_Toc494811260" w:history="1">
        <w:r w:rsidR="00F22391" w:rsidRPr="00B36567">
          <w:rPr>
            <w:rStyle w:val="af"/>
            <w:noProof/>
          </w:rPr>
          <w:t xml:space="preserve">1.3 </w:t>
        </w:r>
        <w:r w:rsidR="00F22391" w:rsidRPr="00B36567">
          <w:rPr>
            <w:rStyle w:val="af"/>
            <w:rFonts w:hint="eastAsia"/>
            <w:noProof/>
          </w:rPr>
          <w:t>主要研究内容</w:t>
        </w:r>
        <w:r w:rsidR="00F22391">
          <w:rPr>
            <w:noProof/>
            <w:webHidden/>
          </w:rPr>
          <w:tab/>
        </w:r>
        <w:r w:rsidR="00F22391">
          <w:rPr>
            <w:noProof/>
            <w:webHidden/>
          </w:rPr>
          <w:fldChar w:fldCharType="begin"/>
        </w:r>
        <w:r w:rsidR="00F22391">
          <w:rPr>
            <w:noProof/>
            <w:webHidden/>
          </w:rPr>
          <w:instrText xml:space="preserve"> PAGEREF _Toc494811260 \h </w:instrText>
        </w:r>
        <w:r w:rsidR="00F22391">
          <w:rPr>
            <w:noProof/>
            <w:webHidden/>
          </w:rPr>
        </w:r>
        <w:r w:rsidR="00F22391">
          <w:rPr>
            <w:noProof/>
            <w:webHidden/>
          </w:rPr>
          <w:fldChar w:fldCharType="separate"/>
        </w:r>
        <w:r w:rsidR="00F22391">
          <w:rPr>
            <w:noProof/>
            <w:webHidden/>
          </w:rPr>
          <w:t>3</w:t>
        </w:r>
        <w:r w:rsidR="00F22391">
          <w:rPr>
            <w:noProof/>
            <w:webHidden/>
          </w:rPr>
          <w:fldChar w:fldCharType="end"/>
        </w:r>
      </w:hyperlink>
    </w:p>
    <w:p w14:paraId="79EBA42A" w14:textId="77777777" w:rsidR="00F22391" w:rsidRDefault="006D52A4">
      <w:pPr>
        <w:pStyle w:val="20"/>
        <w:tabs>
          <w:tab w:val="right" w:leader="dot" w:pos="8296"/>
        </w:tabs>
        <w:rPr>
          <w:rFonts w:asciiTheme="minorHAnsi" w:hAnsiTheme="minorHAnsi" w:cstheme="minorBidi"/>
          <w:noProof/>
          <w:kern w:val="2"/>
          <w:sz w:val="21"/>
        </w:rPr>
      </w:pPr>
      <w:hyperlink w:anchor="_Toc494811261" w:history="1">
        <w:r w:rsidR="00F22391" w:rsidRPr="00B36567">
          <w:rPr>
            <w:rStyle w:val="af"/>
            <w:noProof/>
          </w:rPr>
          <w:t xml:space="preserve">1.4 </w:t>
        </w:r>
        <w:r w:rsidR="00F22391" w:rsidRPr="00B36567">
          <w:rPr>
            <w:rStyle w:val="af"/>
            <w:rFonts w:hint="eastAsia"/>
            <w:noProof/>
          </w:rPr>
          <w:t>本文结构</w:t>
        </w:r>
        <w:r w:rsidR="00F22391">
          <w:rPr>
            <w:noProof/>
            <w:webHidden/>
          </w:rPr>
          <w:tab/>
        </w:r>
        <w:r w:rsidR="00F22391">
          <w:rPr>
            <w:noProof/>
            <w:webHidden/>
          </w:rPr>
          <w:fldChar w:fldCharType="begin"/>
        </w:r>
        <w:r w:rsidR="00F22391">
          <w:rPr>
            <w:noProof/>
            <w:webHidden/>
          </w:rPr>
          <w:instrText xml:space="preserve"> PAGEREF _Toc494811261 \h </w:instrText>
        </w:r>
        <w:r w:rsidR="00F22391">
          <w:rPr>
            <w:noProof/>
            <w:webHidden/>
          </w:rPr>
        </w:r>
        <w:r w:rsidR="00F22391">
          <w:rPr>
            <w:noProof/>
            <w:webHidden/>
          </w:rPr>
          <w:fldChar w:fldCharType="separate"/>
        </w:r>
        <w:r w:rsidR="00F22391">
          <w:rPr>
            <w:noProof/>
            <w:webHidden/>
          </w:rPr>
          <w:t>4</w:t>
        </w:r>
        <w:r w:rsidR="00F22391">
          <w:rPr>
            <w:noProof/>
            <w:webHidden/>
          </w:rPr>
          <w:fldChar w:fldCharType="end"/>
        </w:r>
      </w:hyperlink>
    </w:p>
    <w:p w14:paraId="6005E920" w14:textId="77777777" w:rsidR="00F22391" w:rsidRDefault="006D52A4">
      <w:pPr>
        <w:pStyle w:val="11"/>
        <w:rPr>
          <w:rFonts w:asciiTheme="minorHAnsi" w:hAnsiTheme="minorHAnsi" w:cstheme="minorBidi"/>
          <w:noProof/>
          <w:kern w:val="2"/>
          <w:sz w:val="21"/>
        </w:rPr>
      </w:pPr>
      <w:hyperlink w:anchor="_Toc494811262" w:history="1">
        <w:r w:rsidR="00F22391" w:rsidRPr="00B36567">
          <w:rPr>
            <w:rStyle w:val="af"/>
            <w:rFonts w:hint="eastAsia"/>
            <w:noProof/>
          </w:rPr>
          <w:t>第</w:t>
        </w:r>
        <w:r w:rsidR="00F22391" w:rsidRPr="00B36567">
          <w:rPr>
            <w:rStyle w:val="af"/>
            <w:noProof/>
          </w:rPr>
          <w:t>2</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相关技术概述</w:t>
        </w:r>
        <w:r w:rsidR="00F22391">
          <w:rPr>
            <w:noProof/>
            <w:webHidden/>
          </w:rPr>
          <w:tab/>
        </w:r>
        <w:r w:rsidR="00F22391">
          <w:rPr>
            <w:noProof/>
            <w:webHidden/>
          </w:rPr>
          <w:fldChar w:fldCharType="begin"/>
        </w:r>
        <w:r w:rsidR="00F22391">
          <w:rPr>
            <w:noProof/>
            <w:webHidden/>
          </w:rPr>
          <w:instrText xml:space="preserve"> PAGEREF _Toc494811262 \h </w:instrText>
        </w:r>
        <w:r w:rsidR="00F22391">
          <w:rPr>
            <w:noProof/>
            <w:webHidden/>
          </w:rPr>
        </w:r>
        <w:r w:rsidR="00F22391">
          <w:rPr>
            <w:noProof/>
            <w:webHidden/>
          </w:rPr>
          <w:fldChar w:fldCharType="separate"/>
        </w:r>
        <w:r w:rsidR="00F22391">
          <w:rPr>
            <w:noProof/>
            <w:webHidden/>
          </w:rPr>
          <w:t>5</w:t>
        </w:r>
        <w:r w:rsidR="00F22391">
          <w:rPr>
            <w:noProof/>
            <w:webHidden/>
          </w:rPr>
          <w:fldChar w:fldCharType="end"/>
        </w:r>
      </w:hyperlink>
    </w:p>
    <w:p w14:paraId="5DCD52DB" w14:textId="77777777" w:rsidR="00F22391" w:rsidRDefault="006D52A4">
      <w:pPr>
        <w:pStyle w:val="20"/>
        <w:tabs>
          <w:tab w:val="right" w:leader="dot" w:pos="8296"/>
        </w:tabs>
        <w:rPr>
          <w:rFonts w:asciiTheme="minorHAnsi" w:hAnsiTheme="minorHAnsi" w:cstheme="minorBidi"/>
          <w:noProof/>
          <w:kern w:val="2"/>
          <w:sz w:val="21"/>
        </w:rPr>
      </w:pPr>
      <w:hyperlink w:anchor="_Toc494811263" w:history="1">
        <w:r w:rsidR="00F22391" w:rsidRPr="00B36567">
          <w:rPr>
            <w:rStyle w:val="af"/>
            <w:noProof/>
          </w:rPr>
          <w:t xml:space="preserve">2.1 </w:t>
        </w:r>
        <w:r w:rsidR="00F22391" w:rsidRPr="00B36567">
          <w:rPr>
            <w:rStyle w:val="af"/>
            <w:rFonts w:hint="eastAsia"/>
            <w:noProof/>
          </w:rPr>
          <w:t>多租户和</w:t>
        </w:r>
        <w:r w:rsidR="00F22391" w:rsidRPr="00B36567">
          <w:rPr>
            <w:rStyle w:val="af"/>
            <w:noProof/>
          </w:rPr>
          <w:t>SaaS</w:t>
        </w:r>
        <w:r w:rsidR="00F22391" w:rsidRPr="00B36567">
          <w:rPr>
            <w:rStyle w:val="af"/>
            <w:rFonts w:hint="eastAsia"/>
            <w:noProof/>
          </w:rPr>
          <w:t>服务</w:t>
        </w:r>
        <w:r w:rsidR="00F22391">
          <w:rPr>
            <w:noProof/>
            <w:webHidden/>
          </w:rPr>
          <w:tab/>
        </w:r>
        <w:r w:rsidR="00F22391">
          <w:rPr>
            <w:noProof/>
            <w:webHidden/>
          </w:rPr>
          <w:fldChar w:fldCharType="begin"/>
        </w:r>
        <w:r w:rsidR="00F22391">
          <w:rPr>
            <w:noProof/>
            <w:webHidden/>
          </w:rPr>
          <w:instrText xml:space="preserve"> PAGEREF _Toc494811263 \h </w:instrText>
        </w:r>
        <w:r w:rsidR="00F22391">
          <w:rPr>
            <w:noProof/>
            <w:webHidden/>
          </w:rPr>
        </w:r>
        <w:r w:rsidR="00F22391">
          <w:rPr>
            <w:noProof/>
            <w:webHidden/>
          </w:rPr>
          <w:fldChar w:fldCharType="separate"/>
        </w:r>
        <w:r w:rsidR="00F22391">
          <w:rPr>
            <w:noProof/>
            <w:webHidden/>
          </w:rPr>
          <w:t>5</w:t>
        </w:r>
        <w:r w:rsidR="00F22391">
          <w:rPr>
            <w:noProof/>
            <w:webHidden/>
          </w:rPr>
          <w:fldChar w:fldCharType="end"/>
        </w:r>
      </w:hyperlink>
    </w:p>
    <w:p w14:paraId="28F07A6B" w14:textId="77777777" w:rsidR="00F22391" w:rsidRDefault="006D52A4">
      <w:pPr>
        <w:pStyle w:val="20"/>
        <w:tabs>
          <w:tab w:val="right" w:leader="dot" w:pos="8296"/>
        </w:tabs>
        <w:rPr>
          <w:rFonts w:asciiTheme="minorHAnsi" w:hAnsiTheme="minorHAnsi" w:cstheme="minorBidi"/>
          <w:noProof/>
          <w:kern w:val="2"/>
          <w:sz w:val="21"/>
        </w:rPr>
      </w:pPr>
      <w:hyperlink w:anchor="_Toc494811264" w:history="1">
        <w:r w:rsidR="00F22391" w:rsidRPr="00B36567">
          <w:rPr>
            <w:rStyle w:val="af"/>
            <w:noProof/>
          </w:rPr>
          <w:t>2.2 SSM</w:t>
        </w:r>
        <w:r w:rsidR="00F22391" w:rsidRPr="00B36567">
          <w:rPr>
            <w:rStyle w:val="af"/>
            <w:rFonts w:hint="eastAsia"/>
            <w:noProof/>
          </w:rPr>
          <w:t>框架</w:t>
        </w:r>
        <w:r w:rsidR="00F22391">
          <w:rPr>
            <w:noProof/>
            <w:webHidden/>
          </w:rPr>
          <w:tab/>
        </w:r>
        <w:r w:rsidR="00F22391">
          <w:rPr>
            <w:noProof/>
            <w:webHidden/>
          </w:rPr>
          <w:fldChar w:fldCharType="begin"/>
        </w:r>
        <w:r w:rsidR="00F22391">
          <w:rPr>
            <w:noProof/>
            <w:webHidden/>
          </w:rPr>
          <w:instrText xml:space="preserve"> PAGEREF _Toc494811264 \h </w:instrText>
        </w:r>
        <w:r w:rsidR="00F22391">
          <w:rPr>
            <w:noProof/>
            <w:webHidden/>
          </w:rPr>
        </w:r>
        <w:r w:rsidR="00F22391">
          <w:rPr>
            <w:noProof/>
            <w:webHidden/>
          </w:rPr>
          <w:fldChar w:fldCharType="separate"/>
        </w:r>
        <w:r w:rsidR="00F22391">
          <w:rPr>
            <w:noProof/>
            <w:webHidden/>
          </w:rPr>
          <w:t>8</w:t>
        </w:r>
        <w:r w:rsidR="00F22391">
          <w:rPr>
            <w:noProof/>
            <w:webHidden/>
          </w:rPr>
          <w:fldChar w:fldCharType="end"/>
        </w:r>
      </w:hyperlink>
    </w:p>
    <w:p w14:paraId="2C953310" w14:textId="77777777" w:rsidR="00F22391" w:rsidRDefault="006D52A4">
      <w:pPr>
        <w:pStyle w:val="20"/>
        <w:tabs>
          <w:tab w:val="right" w:leader="dot" w:pos="8296"/>
        </w:tabs>
        <w:rPr>
          <w:rFonts w:asciiTheme="minorHAnsi" w:hAnsiTheme="minorHAnsi" w:cstheme="minorBidi"/>
          <w:noProof/>
          <w:kern w:val="2"/>
          <w:sz w:val="21"/>
        </w:rPr>
      </w:pPr>
      <w:hyperlink w:anchor="_Toc494811265" w:history="1">
        <w:r w:rsidR="00F22391" w:rsidRPr="00B36567">
          <w:rPr>
            <w:rStyle w:val="af"/>
            <w:noProof/>
          </w:rPr>
          <w:t>2.3 Android</w:t>
        </w:r>
        <w:r w:rsidR="00F22391" w:rsidRPr="00B36567">
          <w:rPr>
            <w:rStyle w:val="af"/>
            <w:rFonts w:hint="eastAsia"/>
            <w:noProof/>
          </w:rPr>
          <w:t>应用</w:t>
        </w:r>
        <w:r w:rsidR="00F22391">
          <w:rPr>
            <w:noProof/>
            <w:webHidden/>
          </w:rPr>
          <w:tab/>
        </w:r>
        <w:r w:rsidR="00F22391">
          <w:rPr>
            <w:noProof/>
            <w:webHidden/>
          </w:rPr>
          <w:fldChar w:fldCharType="begin"/>
        </w:r>
        <w:r w:rsidR="00F22391">
          <w:rPr>
            <w:noProof/>
            <w:webHidden/>
          </w:rPr>
          <w:instrText xml:space="preserve"> PAGEREF _Toc494811265 \h </w:instrText>
        </w:r>
        <w:r w:rsidR="00F22391">
          <w:rPr>
            <w:noProof/>
            <w:webHidden/>
          </w:rPr>
        </w:r>
        <w:r w:rsidR="00F22391">
          <w:rPr>
            <w:noProof/>
            <w:webHidden/>
          </w:rPr>
          <w:fldChar w:fldCharType="separate"/>
        </w:r>
        <w:r w:rsidR="00F22391">
          <w:rPr>
            <w:noProof/>
            <w:webHidden/>
          </w:rPr>
          <w:t>11</w:t>
        </w:r>
        <w:r w:rsidR="00F22391">
          <w:rPr>
            <w:noProof/>
            <w:webHidden/>
          </w:rPr>
          <w:fldChar w:fldCharType="end"/>
        </w:r>
      </w:hyperlink>
    </w:p>
    <w:p w14:paraId="72D4BEA2" w14:textId="77777777" w:rsidR="00F22391" w:rsidRDefault="006D52A4">
      <w:pPr>
        <w:pStyle w:val="11"/>
        <w:rPr>
          <w:rFonts w:asciiTheme="minorHAnsi" w:hAnsiTheme="minorHAnsi" w:cstheme="minorBidi"/>
          <w:noProof/>
          <w:kern w:val="2"/>
          <w:sz w:val="21"/>
        </w:rPr>
      </w:pPr>
      <w:hyperlink w:anchor="_Toc494811266" w:history="1">
        <w:r w:rsidR="00F22391" w:rsidRPr="00B36567">
          <w:rPr>
            <w:rStyle w:val="af"/>
            <w:rFonts w:hint="eastAsia"/>
            <w:noProof/>
          </w:rPr>
          <w:t>第</w:t>
        </w:r>
        <w:r w:rsidR="00F22391" w:rsidRPr="00B36567">
          <w:rPr>
            <w:rStyle w:val="af"/>
            <w:noProof/>
          </w:rPr>
          <w:t>3</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需求分析</w:t>
        </w:r>
        <w:r w:rsidR="00F22391">
          <w:rPr>
            <w:noProof/>
            <w:webHidden/>
          </w:rPr>
          <w:tab/>
        </w:r>
        <w:r w:rsidR="00F22391">
          <w:rPr>
            <w:noProof/>
            <w:webHidden/>
          </w:rPr>
          <w:fldChar w:fldCharType="begin"/>
        </w:r>
        <w:r w:rsidR="00F22391">
          <w:rPr>
            <w:noProof/>
            <w:webHidden/>
          </w:rPr>
          <w:instrText xml:space="preserve"> PAGEREF _Toc494811266 \h </w:instrText>
        </w:r>
        <w:r w:rsidR="00F22391">
          <w:rPr>
            <w:noProof/>
            <w:webHidden/>
          </w:rPr>
        </w:r>
        <w:r w:rsidR="00F22391">
          <w:rPr>
            <w:noProof/>
            <w:webHidden/>
          </w:rPr>
          <w:fldChar w:fldCharType="separate"/>
        </w:r>
        <w:r w:rsidR="00F22391">
          <w:rPr>
            <w:noProof/>
            <w:webHidden/>
          </w:rPr>
          <w:t>14</w:t>
        </w:r>
        <w:r w:rsidR="00F22391">
          <w:rPr>
            <w:noProof/>
            <w:webHidden/>
          </w:rPr>
          <w:fldChar w:fldCharType="end"/>
        </w:r>
      </w:hyperlink>
    </w:p>
    <w:p w14:paraId="66A2342D" w14:textId="77777777" w:rsidR="00F22391" w:rsidRDefault="006D52A4">
      <w:pPr>
        <w:pStyle w:val="20"/>
        <w:tabs>
          <w:tab w:val="right" w:leader="dot" w:pos="8296"/>
        </w:tabs>
        <w:rPr>
          <w:rFonts w:asciiTheme="minorHAnsi" w:hAnsiTheme="minorHAnsi" w:cstheme="minorBidi"/>
          <w:noProof/>
          <w:kern w:val="2"/>
          <w:sz w:val="21"/>
        </w:rPr>
      </w:pPr>
      <w:hyperlink w:anchor="_Toc494811267" w:history="1">
        <w:r w:rsidR="00F22391" w:rsidRPr="00B36567">
          <w:rPr>
            <w:rStyle w:val="af"/>
            <w:noProof/>
          </w:rPr>
          <w:t xml:space="preserve">3.1 </w:t>
        </w:r>
        <w:r w:rsidR="00F22391" w:rsidRPr="00B36567">
          <w:rPr>
            <w:rStyle w:val="af"/>
            <w:rFonts w:hint="eastAsia"/>
            <w:noProof/>
          </w:rPr>
          <w:t>系统目标</w:t>
        </w:r>
        <w:r w:rsidR="00F22391">
          <w:rPr>
            <w:noProof/>
            <w:webHidden/>
          </w:rPr>
          <w:tab/>
        </w:r>
        <w:r w:rsidR="00F22391">
          <w:rPr>
            <w:noProof/>
            <w:webHidden/>
          </w:rPr>
          <w:fldChar w:fldCharType="begin"/>
        </w:r>
        <w:r w:rsidR="00F22391">
          <w:rPr>
            <w:noProof/>
            <w:webHidden/>
          </w:rPr>
          <w:instrText xml:space="preserve"> PAGEREF _Toc494811267 \h </w:instrText>
        </w:r>
        <w:r w:rsidR="00F22391">
          <w:rPr>
            <w:noProof/>
            <w:webHidden/>
          </w:rPr>
        </w:r>
        <w:r w:rsidR="00F22391">
          <w:rPr>
            <w:noProof/>
            <w:webHidden/>
          </w:rPr>
          <w:fldChar w:fldCharType="separate"/>
        </w:r>
        <w:r w:rsidR="00F22391">
          <w:rPr>
            <w:noProof/>
            <w:webHidden/>
          </w:rPr>
          <w:t>14</w:t>
        </w:r>
        <w:r w:rsidR="00F22391">
          <w:rPr>
            <w:noProof/>
            <w:webHidden/>
          </w:rPr>
          <w:fldChar w:fldCharType="end"/>
        </w:r>
      </w:hyperlink>
    </w:p>
    <w:p w14:paraId="77B88EC4" w14:textId="77777777" w:rsidR="00F22391" w:rsidRDefault="006D52A4">
      <w:pPr>
        <w:pStyle w:val="20"/>
        <w:tabs>
          <w:tab w:val="right" w:leader="dot" w:pos="8296"/>
        </w:tabs>
        <w:rPr>
          <w:rFonts w:asciiTheme="minorHAnsi" w:hAnsiTheme="minorHAnsi" w:cstheme="minorBidi"/>
          <w:noProof/>
          <w:kern w:val="2"/>
          <w:sz w:val="21"/>
        </w:rPr>
      </w:pPr>
      <w:hyperlink w:anchor="_Toc494811268" w:history="1">
        <w:r w:rsidR="00F22391" w:rsidRPr="00B36567">
          <w:rPr>
            <w:rStyle w:val="af"/>
            <w:noProof/>
          </w:rPr>
          <w:t xml:space="preserve">3.2 </w:t>
        </w:r>
        <w:r w:rsidR="00F22391" w:rsidRPr="00B36567">
          <w:rPr>
            <w:rStyle w:val="af"/>
            <w:rFonts w:hint="eastAsia"/>
            <w:noProof/>
          </w:rPr>
          <w:t>可行性分析</w:t>
        </w:r>
        <w:r w:rsidR="00F22391">
          <w:rPr>
            <w:noProof/>
            <w:webHidden/>
          </w:rPr>
          <w:tab/>
        </w:r>
        <w:r w:rsidR="00F22391">
          <w:rPr>
            <w:noProof/>
            <w:webHidden/>
          </w:rPr>
          <w:fldChar w:fldCharType="begin"/>
        </w:r>
        <w:r w:rsidR="00F22391">
          <w:rPr>
            <w:noProof/>
            <w:webHidden/>
          </w:rPr>
          <w:instrText xml:space="preserve"> PAGEREF _Toc494811268 \h </w:instrText>
        </w:r>
        <w:r w:rsidR="00F22391">
          <w:rPr>
            <w:noProof/>
            <w:webHidden/>
          </w:rPr>
        </w:r>
        <w:r w:rsidR="00F22391">
          <w:rPr>
            <w:noProof/>
            <w:webHidden/>
          </w:rPr>
          <w:fldChar w:fldCharType="separate"/>
        </w:r>
        <w:r w:rsidR="00F22391">
          <w:rPr>
            <w:noProof/>
            <w:webHidden/>
          </w:rPr>
          <w:t>14</w:t>
        </w:r>
        <w:r w:rsidR="00F22391">
          <w:rPr>
            <w:noProof/>
            <w:webHidden/>
          </w:rPr>
          <w:fldChar w:fldCharType="end"/>
        </w:r>
      </w:hyperlink>
    </w:p>
    <w:p w14:paraId="7E49EF08" w14:textId="77777777" w:rsidR="00F22391" w:rsidRDefault="006D52A4">
      <w:pPr>
        <w:pStyle w:val="20"/>
        <w:tabs>
          <w:tab w:val="right" w:leader="dot" w:pos="8296"/>
        </w:tabs>
        <w:rPr>
          <w:rFonts w:asciiTheme="minorHAnsi" w:hAnsiTheme="minorHAnsi" w:cstheme="minorBidi"/>
          <w:noProof/>
          <w:kern w:val="2"/>
          <w:sz w:val="21"/>
        </w:rPr>
      </w:pPr>
      <w:hyperlink w:anchor="_Toc494811269" w:history="1">
        <w:r w:rsidR="00F22391" w:rsidRPr="00B36567">
          <w:rPr>
            <w:rStyle w:val="af"/>
            <w:noProof/>
          </w:rPr>
          <w:t xml:space="preserve">3.3 </w:t>
        </w:r>
        <w:r w:rsidR="00F22391" w:rsidRPr="00B36567">
          <w:rPr>
            <w:rStyle w:val="af"/>
            <w:rFonts w:hint="eastAsia"/>
            <w:noProof/>
          </w:rPr>
          <w:t>需求分析</w:t>
        </w:r>
        <w:r w:rsidR="00F22391">
          <w:rPr>
            <w:noProof/>
            <w:webHidden/>
          </w:rPr>
          <w:tab/>
        </w:r>
        <w:r w:rsidR="00F22391">
          <w:rPr>
            <w:noProof/>
            <w:webHidden/>
          </w:rPr>
          <w:fldChar w:fldCharType="begin"/>
        </w:r>
        <w:r w:rsidR="00F22391">
          <w:rPr>
            <w:noProof/>
            <w:webHidden/>
          </w:rPr>
          <w:instrText xml:space="preserve"> PAGEREF _Toc494811269 \h </w:instrText>
        </w:r>
        <w:r w:rsidR="00F22391">
          <w:rPr>
            <w:noProof/>
            <w:webHidden/>
          </w:rPr>
        </w:r>
        <w:r w:rsidR="00F22391">
          <w:rPr>
            <w:noProof/>
            <w:webHidden/>
          </w:rPr>
          <w:fldChar w:fldCharType="separate"/>
        </w:r>
        <w:r w:rsidR="00F22391">
          <w:rPr>
            <w:noProof/>
            <w:webHidden/>
          </w:rPr>
          <w:t>15</w:t>
        </w:r>
        <w:r w:rsidR="00F22391">
          <w:rPr>
            <w:noProof/>
            <w:webHidden/>
          </w:rPr>
          <w:fldChar w:fldCharType="end"/>
        </w:r>
      </w:hyperlink>
    </w:p>
    <w:p w14:paraId="75641398" w14:textId="77777777" w:rsidR="00F22391" w:rsidRDefault="006D52A4">
      <w:pPr>
        <w:pStyle w:val="30"/>
        <w:tabs>
          <w:tab w:val="right" w:leader="dot" w:pos="8296"/>
        </w:tabs>
        <w:rPr>
          <w:rFonts w:asciiTheme="minorHAnsi" w:hAnsiTheme="minorHAnsi" w:cstheme="minorBidi"/>
          <w:noProof/>
          <w:kern w:val="2"/>
          <w:sz w:val="21"/>
        </w:rPr>
      </w:pPr>
      <w:hyperlink w:anchor="_Toc494811270" w:history="1">
        <w:r w:rsidR="00F22391" w:rsidRPr="00B36567">
          <w:rPr>
            <w:rStyle w:val="af"/>
            <w:noProof/>
          </w:rPr>
          <w:t xml:space="preserve">3.3.1 </w:t>
        </w:r>
        <w:r w:rsidR="00F22391" w:rsidRPr="00B36567">
          <w:rPr>
            <w:rStyle w:val="af"/>
            <w:rFonts w:hint="eastAsia"/>
            <w:noProof/>
          </w:rPr>
          <w:t>自动售货机</w:t>
        </w:r>
        <w:r w:rsidR="00F22391" w:rsidRPr="00B36567">
          <w:rPr>
            <w:rStyle w:val="af"/>
            <w:noProof/>
          </w:rPr>
          <w:t>SaaS</w:t>
        </w:r>
        <w:r w:rsidR="00F22391" w:rsidRPr="00B36567">
          <w:rPr>
            <w:rStyle w:val="af"/>
            <w:rFonts w:hint="eastAsia"/>
            <w:noProof/>
          </w:rPr>
          <w:t>云平台</w:t>
        </w:r>
        <w:r w:rsidR="00F22391">
          <w:rPr>
            <w:noProof/>
            <w:webHidden/>
          </w:rPr>
          <w:tab/>
        </w:r>
        <w:r w:rsidR="00F22391">
          <w:rPr>
            <w:noProof/>
            <w:webHidden/>
          </w:rPr>
          <w:fldChar w:fldCharType="begin"/>
        </w:r>
        <w:r w:rsidR="00F22391">
          <w:rPr>
            <w:noProof/>
            <w:webHidden/>
          </w:rPr>
          <w:instrText xml:space="preserve"> PAGEREF _Toc494811270 \h </w:instrText>
        </w:r>
        <w:r w:rsidR="00F22391">
          <w:rPr>
            <w:noProof/>
            <w:webHidden/>
          </w:rPr>
        </w:r>
        <w:r w:rsidR="00F22391">
          <w:rPr>
            <w:noProof/>
            <w:webHidden/>
          </w:rPr>
          <w:fldChar w:fldCharType="separate"/>
        </w:r>
        <w:r w:rsidR="00F22391">
          <w:rPr>
            <w:noProof/>
            <w:webHidden/>
          </w:rPr>
          <w:t>15</w:t>
        </w:r>
        <w:r w:rsidR="00F22391">
          <w:rPr>
            <w:noProof/>
            <w:webHidden/>
          </w:rPr>
          <w:fldChar w:fldCharType="end"/>
        </w:r>
      </w:hyperlink>
    </w:p>
    <w:p w14:paraId="1B509AA4" w14:textId="77777777" w:rsidR="00F22391" w:rsidRDefault="006D52A4">
      <w:pPr>
        <w:pStyle w:val="30"/>
        <w:tabs>
          <w:tab w:val="right" w:leader="dot" w:pos="8296"/>
        </w:tabs>
        <w:rPr>
          <w:rFonts w:asciiTheme="minorHAnsi" w:hAnsiTheme="minorHAnsi" w:cstheme="minorBidi"/>
          <w:noProof/>
          <w:kern w:val="2"/>
          <w:sz w:val="21"/>
        </w:rPr>
      </w:pPr>
      <w:hyperlink w:anchor="_Toc494811271" w:history="1">
        <w:r w:rsidR="00F22391" w:rsidRPr="00B36567">
          <w:rPr>
            <w:rStyle w:val="af"/>
            <w:noProof/>
          </w:rPr>
          <w:t>3.3.2 Android</w:t>
        </w:r>
        <w:r w:rsidR="00F22391" w:rsidRPr="00B36567">
          <w:rPr>
            <w:rStyle w:val="af"/>
            <w:rFonts w:hint="eastAsia"/>
            <w:noProof/>
          </w:rPr>
          <w:t>终端</w:t>
        </w:r>
        <w:r w:rsidR="00F22391">
          <w:rPr>
            <w:noProof/>
            <w:webHidden/>
          </w:rPr>
          <w:tab/>
        </w:r>
        <w:r w:rsidR="00F22391">
          <w:rPr>
            <w:noProof/>
            <w:webHidden/>
          </w:rPr>
          <w:fldChar w:fldCharType="begin"/>
        </w:r>
        <w:r w:rsidR="00F22391">
          <w:rPr>
            <w:noProof/>
            <w:webHidden/>
          </w:rPr>
          <w:instrText xml:space="preserve"> PAGEREF _Toc494811271 \h </w:instrText>
        </w:r>
        <w:r w:rsidR="00F22391">
          <w:rPr>
            <w:noProof/>
            <w:webHidden/>
          </w:rPr>
        </w:r>
        <w:r w:rsidR="00F22391">
          <w:rPr>
            <w:noProof/>
            <w:webHidden/>
          </w:rPr>
          <w:fldChar w:fldCharType="separate"/>
        </w:r>
        <w:r w:rsidR="00F22391">
          <w:rPr>
            <w:noProof/>
            <w:webHidden/>
          </w:rPr>
          <w:t>21</w:t>
        </w:r>
        <w:r w:rsidR="00F22391">
          <w:rPr>
            <w:noProof/>
            <w:webHidden/>
          </w:rPr>
          <w:fldChar w:fldCharType="end"/>
        </w:r>
      </w:hyperlink>
    </w:p>
    <w:p w14:paraId="7E49591F" w14:textId="77777777" w:rsidR="00F22391" w:rsidRDefault="006D52A4">
      <w:pPr>
        <w:pStyle w:val="11"/>
        <w:rPr>
          <w:rFonts w:asciiTheme="minorHAnsi" w:hAnsiTheme="minorHAnsi" w:cstheme="minorBidi"/>
          <w:noProof/>
          <w:kern w:val="2"/>
          <w:sz w:val="21"/>
        </w:rPr>
      </w:pPr>
      <w:hyperlink w:anchor="_Toc494811272" w:history="1">
        <w:r w:rsidR="00F22391" w:rsidRPr="00B36567">
          <w:rPr>
            <w:rStyle w:val="af"/>
            <w:rFonts w:hint="eastAsia"/>
            <w:noProof/>
          </w:rPr>
          <w:t>第</w:t>
        </w:r>
        <w:r w:rsidR="00F22391" w:rsidRPr="00B36567">
          <w:rPr>
            <w:rStyle w:val="af"/>
            <w:noProof/>
          </w:rPr>
          <w:t>4</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云平台系统设计</w:t>
        </w:r>
        <w:r w:rsidR="00F22391">
          <w:rPr>
            <w:noProof/>
            <w:webHidden/>
          </w:rPr>
          <w:tab/>
        </w:r>
        <w:r w:rsidR="00F22391">
          <w:rPr>
            <w:noProof/>
            <w:webHidden/>
          </w:rPr>
          <w:fldChar w:fldCharType="begin"/>
        </w:r>
        <w:r w:rsidR="00F22391">
          <w:rPr>
            <w:noProof/>
            <w:webHidden/>
          </w:rPr>
          <w:instrText xml:space="preserve"> PAGEREF _Toc494811272 \h </w:instrText>
        </w:r>
        <w:r w:rsidR="00F22391">
          <w:rPr>
            <w:noProof/>
            <w:webHidden/>
          </w:rPr>
        </w:r>
        <w:r w:rsidR="00F22391">
          <w:rPr>
            <w:noProof/>
            <w:webHidden/>
          </w:rPr>
          <w:fldChar w:fldCharType="separate"/>
        </w:r>
        <w:r w:rsidR="00F22391">
          <w:rPr>
            <w:noProof/>
            <w:webHidden/>
          </w:rPr>
          <w:t>24</w:t>
        </w:r>
        <w:r w:rsidR="00F22391">
          <w:rPr>
            <w:noProof/>
            <w:webHidden/>
          </w:rPr>
          <w:fldChar w:fldCharType="end"/>
        </w:r>
      </w:hyperlink>
    </w:p>
    <w:p w14:paraId="5EECE868" w14:textId="77777777" w:rsidR="00F22391" w:rsidRDefault="006D52A4">
      <w:pPr>
        <w:pStyle w:val="20"/>
        <w:tabs>
          <w:tab w:val="right" w:leader="dot" w:pos="8296"/>
        </w:tabs>
        <w:rPr>
          <w:rFonts w:asciiTheme="minorHAnsi" w:hAnsiTheme="minorHAnsi" w:cstheme="minorBidi"/>
          <w:noProof/>
          <w:kern w:val="2"/>
          <w:sz w:val="21"/>
        </w:rPr>
      </w:pPr>
      <w:hyperlink w:anchor="_Toc494811273" w:history="1">
        <w:r w:rsidR="00F22391" w:rsidRPr="00B36567">
          <w:rPr>
            <w:rStyle w:val="af"/>
            <w:noProof/>
          </w:rPr>
          <w:t xml:space="preserve">4.1 </w:t>
        </w:r>
        <w:r w:rsidR="00F22391" w:rsidRPr="00B36567">
          <w:rPr>
            <w:rStyle w:val="af"/>
            <w:rFonts w:hint="eastAsia"/>
            <w:noProof/>
          </w:rPr>
          <w:t>系统总体架构</w:t>
        </w:r>
        <w:r w:rsidR="00F22391">
          <w:rPr>
            <w:noProof/>
            <w:webHidden/>
          </w:rPr>
          <w:tab/>
        </w:r>
        <w:r w:rsidR="00F22391">
          <w:rPr>
            <w:noProof/>
            <w:webHidden/>
          </w:rPr>
          <w:fldChar w:fldCharType="begin"/>
        </w:r>
        <w:r w:rsidR="00F22391">
          <w:rPr>
            <w:noProof/>
            <w:webHidden/>
          </w:rPr>
          <w:instrText xml:space="preserve"> PAGEREF _Toc494811273 \h </w:instrText>
        </w:r>
        <w:r w:rsidR="00F22391">
          <w:rPr>
            <w:noProof/>
            <w:webHidden/>
          </w:rPr>
        </w:r>
        <w:r w:rsidR="00F22391">
          <w:rPr>
            <w:noProof/>
            <w:webHidden/>
          </w:rPr>
          <w:fldChar w:fldCharType="separate"/>
        </w:r>
        <w:r w:rsidR="00F22391">
          <w:rPr>
            <w:noProof/>
            <w:webHidden/>
          </w:rPr>
          <w:t>24</w:t>
        </w:r>
        <w:r w:rsidR="00F22391">
          <w:rPr>
            <w:noProof/>
            <w:webHidden/>
          </w:rPr>
          <w:fldChar w:fldCharType="end"/>
        </w:r>
      </w:hyperlink>
    </w:p>
    <w:p w14:paraId="419CB838" w14:textId="77777777" w:rsidR="00F22391" w:rsidRDefault="006D52A4">
      <w:pPr>
        <w:pStyle w:val="20"/>
        <w:tabs>
          <w:tab w:val="right" w:leader="dot" w:pos="8296"/>
        </w:tabs>
        <w:rPr>
          <w:rFonts w:asciiTheme="minorHAnsi" w:hAnsiTheme="minorHAnsi" w:cstheme="minorBidi"/>
          <w:noProof/>
          <w:kern w:val="2"/>
          <w:sz w:val="21"/>
        </w:rPr>
      </w:pPr>
      <w:hyperlink w:anchor="_Toc494811274" w:history="1">
        <w:r w:rsidR="00F22391" w:rsidRPr="00B36567">
          <w:rPr>
            <w:rStyle w:val="af"/>
            <w:noProof/>
          </w:rPr>
          <w:t xml:space="preserve">4.2 </w:t>
        </w:r>
        <w:r w:rsidR="00F22391" w:rsidRPr="00B36567">
          <w:rPr>
            <w:rStyle w:val="af"/>
            <w:rFonts w:hint="eastAsia"/>
            <w:noProof/>
          </w:rPr>
          <w:t>系统详细设计</w:t>
        </w:r>
        <w:r w:rsidR="00F22391">
          <w:rPr>
            <w:noProof/>
            <w:webHidden/>
          </w:rPr>
          <w:tab/>
        </w:r>
        <w:r w:rsidR="00F22391">
          <w:rPr>
            <w:noProof/>
            <w:webHidden/>
          </w:rPr>
          <w:fldChar w:fldCharType="begin"/>
        </w:r>
        <w:r w:rsidR="00F22391">
          <w:rPr>
            <w:noProof/>
            <w:webHidden/>
          </w:rPr>
          <w:instrText xml:space="preserve"> PAGEREF _Toc494811274 \h </w:instrText>
        </w:r>
        <w:r w:rsidR="00F22391">
          <w:rPr>
            <w:noProof/>
            <w:webHidden/>
          </w:rPr>
        </w:r>
        <w:r w:rsidR="00F22391">
          <w:rPr>
            <w:noProof/>
            <w:webHidden/>
          </w:rPr>
          <w:fldChar w:fldCharType="separate"/>
        </w:r>
        <w:r w:rsidR="00F22391">
          <w:rPr>
            <w:noProof/>
            <w:webHidden/>
          </w:rPr>
          <w:t>25</w:t>
        </w:r>
        <w:r w:rsidR="00F22391">
          <w:rPr>
            <w:noProof/>
            <w:webHidden/>
          </w:rPr>
          <w:fldChar w:fldCharType="end"/>
        </w:r>
      </w:hyperlink>
    </w:p>
    <w:p w14:paraId="34541F66" w14:textId="77777777" w:rsidR="00F22391" w:rsidRDefault="006D52A4">
      <w:pPr>
        <w:pStyle w:val="20"/>
        <w:tabs>
          <w:tab w:val="right" w:leader="dot" w:pos="8296"/>
        </w:tabs>
        <w:rPr>
          <w:rFonts w:asciiTheme="minorHAnsi" w:hAnsiTheme="minorHAnsi" w:cstheme="minorBidi"/>
          <w:noProof/>
          <w:kern w:val="2"/>
          <w:sz w:val="21"/>
        </w:rPr>
      </w:pPr>
      <w:hyperlink w:anchor="_Toc494811275" w:history="1">
        <w:r w:rsidR="00F22391" w:rsidRPr="00B36567">
          <w:rPr>
            <w:rStyle w:val="af"/>
            <w:noProof/>
          </w:rPr>
          <w:t xml:space="preserve">4.3 </w:t>
        </w:r>
        <w:r w:rsidR="00F22391" w:rsidRPr="00B36567">
          <w:rPr>
            <w:rStyle w:val="af"/>
            <w:rFonts w:hint="eastAsia"/>
            <w:noProof/>
          </w:rPr>
          <w:t>数据库设计</w:t>
        </w:r>
        <w:r w:rsidR="00F22391">
          <w:rPr>
            <w:noProof/>
            <w:webHidden/>
          </w:rPr>
          <w:tab/>
        </w:r>
        <w:r w:rsidR="00F22391">
          <w:rPr>
            <w:noProof/>
            <w:webHidden/>
          </w:rPr>
          <w:fldChar w:fldCharType="begin"/>
        </w:r>
        <w:r w:rsidR="00F22391">
          <w:rPr>
            <w:noProof/>
            <w:webHidden/>
          </w:rPr>
          <w:instrText xml:space="preserve"> PAGEREF _Toc494811275 \h </w:instrText>
        </w:r>
        <w:r w:rsidR="00F22391">
          <w:rPr>
            <w:noProof/>
            <w:webHidden/>
          </w:rPr>
        </w:r>
        <w:r w:rsidR="00F22391">
          <w:rPr>
            <w:noProof/>
            <w:webHidden/>
          </w:rPr>
          <w:fldChar w:fldCharType="separate"/>
        </w:r>
        <w:r w:rsidR="00F22391">
          <w:rPr>
            <w:noProof/>
            <w:webHidden/>
          </w:rPr>
          <w:t>28</w:t>
        </w:r>
        <w:r w:rsidR="00F22391">
          <w:rPr>
            <w:noProof/>
            <w:webHidden/>
          </w:rPr>
          <w:fldChar w:fldCharType="end"/>
        </w:r>
      </w:hyperlink>
    </w:p>
    <w:p w14:paraId="1A456AD7" w14:textId="77777777" w:rsidR="00F22391" w:rsidRDefault="006D52A4">
      <w:pPr>
        <w:pStyle w:val="11"/>
        <w:rPr>
          <w:rFonts w:asciiTheme="minorHAnsi" w:hAnsiTheme="minorHAnsi" w:cstheme="minorBidi"/>
          <w:noProof/>
          <w:kern w:val="2"/>
          <w:sz w:val="21"/>
        </w:rPr>
      </w:pPr>
      <w:hyperlink w:anchor="_Toc494811276" w:history="1">
        <w:r w:rsidR="00F22391" w:rsidRPr="00B36567">
          <w:rPr>
            <w:rStyle w:val="af"/>
            <w:rFonts w:hint="eastAsia"/>
            <w:noProof/>
          </w:rPr>
          <w:t>第</w:t>
        </w:r>
        <w:r w:rsidR="00F22391" w:rsidRPr="00B36567">
          <w:rPr>
            <w:rStyle w:val="af"/>
            <w:noProof/>
          </w:rPr>
          <w:t>5</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云平台系统的实现</w:t>
        </w:r>
        <w:r w:rsidR="00F22391">
          <w:rPr>
            <w:noProof/>
            <w:webHidden/>
          </w:rPr>
          <w:tab/>
        </w:r>
        <w:r w:rsidR="00F22391">
          <w:rPr>
            <w:noProof/>
            <w:webHidden/>
          </w:rPr>
          <w:fldChar w:fldCharType="begin"/>
        </w:r>
        <w:r w:rsidR="00F22391">
          <w:rPr>
            <w:noProof/>
            <w:webHidden/>
          </w:rPr>
          <w:instrText xml:space="preserve"> PAGEREF _Toc494811276 \h </w:instrText>
        </w:r>
        <w:r w:rsidR="00F22391">
          <w:rPr>
            <w:noProof/>
            <w:webHidden/>
          </w:rPr>
        </w:r>
        <w:r w:rsidR="00F22391">
          <w:rPr>
            <w:noProof/>
            <w:webHidden/>
          </w:rPr>
          <w:fldChar w:fldCharType="separate"/>
        </w:r>
        <w:r w:rsidR="00F22391">
          <w:rPr>
            <w:noProof/>
            <w:webHidden/>
          </w:rPr>
          <w:t>35</w:t>
        </w:r>
        <w:r w:rsidR="00F22391">
          <w:rPr>
            <w:noProof/>
            <w:webHidden/>
          </w:rPr>
          <w:fldChar w:fldCharType="end"/>
        </w:r>
      </w:hyperlink>
    </w:p>
    <w:p w14:paraId="74208B53" w14:textId="77777777" w:rsidR="00F22391" w:rsidRDefault="006D52A4">
      <w:pPr>
        <w:pStyle w:val="20"/>
        <w:tabs>
          <w:tab w:val="right" w:leader="dot" w:pos="8296"/>
        </w:tabs>
        <w:rPr>
          <w:rFonts w:asciiTheme="minorHAnsi" w:hAnsiTheme="minorHAnsi" w:cstheme="minorBidi"/>
          <w:noProof/>
          <w:kern w:val="2"/>
          <w:sz w:val="21"/>
        </w:rPr>
      </w:pPr>
      <w:hyperlink w:anchor="_Toc494811277" w:history="1">
        <w:r w:rsidR="00F22391" w:rsidRPr="00B36567">
          <w:rPr>
            <w:rStyle w:val="af"/>
            <w:noProof/>
          </w:rPr>
          <w:t xml:space="preserve">5.1 </w:t>
        </w:r>
        <w:r w:rsidR="00F22391" w:rsidRPr="00B36567">
          <w:rPr>
            <w:rStyle w:val="af"/>
            <w:rFonts w:hint="eastAsia"/>
            <w:noProof/>
          </w:rPr>
          <w:t>租金模块实现</w:t>
        </w:r>
        <w:r w:rsidR="00F22391">
          <w:rPr>
            <w:noProof/>
            <w:webHidden/>
          </w:rPr>
          <w:tab/>
        </w:r>
        <w:r w:rsidR="00F22391">
          <w:rPr>
            <w:noProof/>
            <w:webHidden/>
          </w:rPr>
          <w:fldChar w:fldCharType="begin"/>
        </w:r>
        <w:r w:rsidR="00F22391">
          <w:rPr>
            <w:noProof/>
            <w:webHidden/>
          </w:rPr>
          <w:instrText xml:space="preserve"> PAGEREF _Toc494811277 \h </w:instrText>
        </w:r>
        <w:r w:rsidR="00F22391">
          <w:rPr>
            <w:noProof/>
            <w:webHidden/>
          </w:rPr>
        </w:r>
        <w:r w:rsidR="00F22391">
          <w:rPr>
            <w:noProof/>
            <w:webHidden/>
          </w:rPr>
          <w:fldChar w:fldCharType="separate"/>
        </w:r>
        <w:r w:rsidR="00F22391">
          <w:rPr>
            <w:noProof/>
            <w:webHidden/>
          </w:rPr>
          <w:t>35</w:t>
        </w:r>
        <w:r w:rsidR="00F22391">
          <w:rPr>
            <w:noProof/>
            <w:webHidden/>
          </w:rPr>
          <w:fldChar w:fldCharType="end"/>
        </w:r>
      </w:hyperlink>
    </w:p>
    <w:p w14:paraId="1F8DEB76" w14:textId="77777777" w:rsidR="00F22391" w:rsidRDefault="006D52A4">
      <w:pPr>
        <w:pStyle w:val="20"/>
        <w:tabs>
          <w:tab w:val="right" w:leader="dot" w:pos="8296"/>
        </w:tabs>
        <w:rPr>
          <w:rFonts w:asciiTheme="minorHAnsi" w:hAnsiTheme="minorHAnsi" w:cstheme="minorBidi"/>
          <w:noProof/>
          <w:kern w:val="2"/>
          <w:sz w:val="21"/>
        </w:rPr>
      </w:pPr>
      <w:hyperlink w:anchor="_Toc494811278" w:history="1">
        <w:r w:rsidR="00F22391" w:rsidRPr="00B36567">
          <w:rPr>
            <w:rStyle w:val="af"/>
            <w:noProof/>
          </w:rPr>
          <w:t xml:space="preserve">5.3 </w:t>
        </w:r>
        <w:r w:rsidR="00F22391" w:rsidRPr="00B36567">
          <w:rPr>
            <w:rStyle w:val="af"/>
            <w:rFonts w:hint="eastAsia"/>
            <w:noProof/>
          </w:rPr>
          <w:t>系统权限实现</w:t>
        </w:r>
        <w:r w:rsidR="00F22391">
          <w:rPr>
            <w:noProof/>
            <w:webHidden/>
          </w:rPr>
          <w:tab/>
        </w:r>
        <w:r w:rsidR="00F22391">
          <w:rPr>
            <w:noProof/>
            <w:webHidden/>
          </w:rPr>
          <w:fldChar w:fldCharType="begin"/>
        </w:r>
        <w:r w:rsidR="00F22391">
          <w:rPr>
            <w:noProof/>
            <w:webHidden/>
          </w:rPr>
          <w:instrText xml:space="preserve"> PAGEREF _Toc494811278 \h </w:instrText>
        </w:r>
        <w:r w:rsidR="00F22391">
          <w:rPr>
            <w:noProof/>
            <w:webHidden/>
          </w:rPr>
        </w:r>
        <w:r w:rsidR="00F22391">
          <w:rPr>
            <w:noProof/>
            <w:webHidden/>
          </w:rPr>
          <w:fldChar w:fldCharType="separate"/>
        </w:r>
        <w:r w:rsidR="00F22391">
          <w:rPr>
            <w:noProof/>
            <w:webHidden/>
          </w:rPr>
          <w:t>38</w:t>
        </w:r>
        <w:r w:rsidR="00F22391">
          <w:rPr>
            <w:noProof/>
            <w:webHidden/>
          </w:rPr>
          <w:fldChar w:fldCharType="end"/>
        </w:r>
      </w:hyperlink>
    </w:p>
    <w:p w14:paraId="228ECE88" w14:textId="77777777" w:rsidR="00F22391" w:rsidRDefault="006D52A4">
      <w:pPr>
        <w:pStyle w:val="20"/>
        <w:tabs>
          <w:tab w:val="right" w:leader="dot" w:pos="8296"/>
        </w:tabs>
        <w:rPr>
          <w:rFonts w:asciiTheme="minorHAnsi" w:hAnsiTheme="minorHAnsi" w:cstheme="minorBidi"/>
          <w:noProof/>
          <w:kern w:val="2"/>
          <w:sz w:val="21"/>
        </w:rPr>
      </w:pPr>
      <w:hyperlink w:anchor="_Toc494811279" w:history="1">
        <w:r w:rsidR="00F22391" w:rsidRPr="00B36567">
          <w:rPr>
            <w:rStyle w:val="af"/>
            <w:noProof/>
          </w:rPr>
          <w:t xml:space="preserve">5.4 </w:t>
        </w:r>
        <w:r w:rsidR="00F22391" w:rsidRPr="00B36567">
          <w:rPr>
            <w:rStyle w:val="af"/>
            <w:rFonts w:hint="eastAsia"/>
            <w:noProof/>
          </w:rPr>
          <w:t>厂商模块实现</w:t>
        </w:r>
        <w:r w:rsidR="00F22391">
          <w:rPr>
            <w:noProof/>
            <w:webHidden/>
          </w:rPr>
          <w:tab/>
        </w:r>
        <w:r w:rsidR="00F22391">
          <w:rPr>
            <w:noProof/>
            <w:webHidden/>
          </w:rPr>
          <w:fldChar w:fldCharType="begin"/>
        </w:r>
        <w:r w:rsidR="00F22391">
          <w:rPr>
            <w:noProof/>
            <w:webHidden/>
          </w:rPr>
          <w:instrText xml:space="preserve"> PAGEREF _Toc494811279 \h </w:instrText>
        </w:r>
        <w:r w:rsidR="00F22391">
          <w:rPr>
            <w:noProof/>
            <w:webHidden/>
          </w:rPr>
        </w:r>
        <w:r w:rsidR="00F22391">
          <w:rPr>
            <w:noProof/>
            <w:webHidden/>
          </w:rPr>
          <w:fldChar w:fldCharType="separate"/>
        </w:r>
        <w:r w:rsidR="00F22391">
          <w:rPr>
            <w:noProof/>
            <w:webHidden/>
          </w:rPr>
          <w:t>38</w:t>
        </w:r>
        <w:r w:rsidR="00F22391">
          <w:rPr>
            <w:noProof/>
            <w:webHidden/>
          </w:rPr>
          <w:fldChar w:fldCharType="end"/>
        </w:r>
      </w:hyperlink>
    </w:p>
    <w:p w14:paraId="5B9607E1" w14:textId="77777777" w:rsidR="00F22391" w:rsidRDefault="006D52A4">
      <w:pPr>
        <w:pStyle w:val="20"/>
        <w:tabs>
          <w:tab w:val="right" w:leader="dot" w:pos="8296"/>
        </w:tabs>
        <w:rPr>
          <w:rFonts w:asciiTheme="minorHAnsi" w:hAnsiTheme="minorHAnsi" w:cstheme="minorBidi"/>
          <w:noProof/>
          <w:kern w:val="2"/>
          <w:sz w:val="21"/>
        </w:rPr>
      </w:pPr>
      <w:hyperlink w:anchor="_Toc494811280" w:history="1">
        <w:r w:rsidR="00F22391" w:rsidRPr="00B36567">
          <w:rPr>
            <w:rStyle w:val="af"/>
            <w:noProof/>
          </w:rPr>
          <w:t xml:space="preserve">5.5 </w:t>
        </w:r>
        <w:r w:rsidR="00F22391" w:rsidRPr="00B36567">
          <w:rPr>
            <w:rStyle w:val="af"/>
            <w:rFonts w:hint="eastAsia"/>
            <w:noProof/>
          </w:rPr>
          <w:t>运营商模块实现</w:t>
        </w:r>
        <w:r w:rsidR="00F22391">
          <w:rPr>
            <w:noProof/>
            <w:webHidden/>
          </w:rPr>
          <w:tab/>
        </w:r>
        <w:r w:rsidR="00F22391">
          <w:rPr>
            <w:noProof/>
            <w:webHidden/>
          </w:rPr>
          <w:fldChar w:fldCharType="begin"/>
        </w:r>
        <w:r w:rsidR="00F22391">
          <w:rPr>
            <w:noProof/>
            <w:webHidden/>
          </w:rPr>
          <w:instrText xml:space="preserve"> PAGEREF _Toc494811280 \h </w:instrText>
        </w:r>
        <w:r w:rsidR="00F22391">
          <w:rPr>
            <w:noProof/>
            <w:webHidden/>
          </w:rPr>
        </w:r>
        <w:r w:rsidR="00F22391">
          <w:rPr>
            <w:noProof/>
            <w:webHidden/>
          </w:rPr>
          <w:fldChar w:fldCharType="separate"/>
        </w:r>
        <w:r w:rsidR="00F22391">
          <w:rPr>
            <w:noProof/>
            <w:webHidden/>
          </w:rPr>
          <w:t>41</w:t>
        </w:r>
        <w:r w:rsidR="00F22391">
          <w:rPr>
            <w:noProof/>
            <w:webHidden/>
          </w:rPr>
          <w:fldChar w:fldCharType="end"/>
        </w:r>
      </w:hyperlink>
    </w:p>
    <w:p w14:paraId="25B91FBA" w14:textId="77777777" w:rsidR="00F22391" w:rsidRDefault="006D52A4">
      <w:pPr>
        <w:pStyle w:val="20"/>
        <w:tabs>
          <w:tab w:val="right" w:leader="dot" w:pos="8296"/>
        </w:tabs>
        <w:rPr>
          <w:rFonts w:asciiTheme="minorHAnsi" w:hAnsiTheme="minorHAnsi" w:cstheme="minorBidi"/>
          <w:noProof/>
          <w:kern w:val="2"/>
          <w:sz w:val="21"/>
        </w:rPr>
      </w:pPr>
      <w:hyperlink w:anchor="_Toc494811281" w:history="1">
        <w:r w:rsidR="00F22391" w:rsidRPr="00B36567">
          <w:rPr>
            <w:rStyle w:val="af"/>
            <w:noProof/>
          </w:rPr>
          <w:t xml:space="preserve">5.6 </w:t>
        </w:r>
        <w:r w:rsidR="00F22391" w:rsidRPr="00B36567">
          <w:rPr>
            <w:rStyle w:val="af"/>
            <w:rFonts w:hint="eastAsia"/>
            <w:noProof/>
          </w:rPr>
          <w:t>文件服务器</w:t>
        </w:r>
        <w:r w:rsidR="00F22391">
          <w:rPr>
            <w:noProof/>
            <w:webHidden/>
          </w:rPr>
          <w:tab/>
        </w:r>
        <w:r w:rsidR="00F22391">
          <w:rPr>
            <w:noProof/>
            <w:webHidden/>
          </w:rPr>
          <w:fldChar w:fldCharType="begin"/>
        </w:r>
        <w:r w:rsidR="00F22391">
          <w:rPr>
            <w:noProof/>
            <w:webHidden/>
          </w:rPr>
          <w:instrText xml:space="preserve"> PAGEREF _Toc494811281 \h </w:instrText>
        </w:r>
        <w:r w:rsidR="00F22391">
          <w:rPr>
            <w:noProof/>
            <w:webHidden/>
          </w:rPr>
        </w:r>
        <w:r w:rsidR="00F22391">
          <w:rPr>
            <w:noProof/>
            <w:webHidden/>
          </w:rPr>
          <w:fldChar w:fldCharType="separate"/>
        </w:r>
        <w:r w:rsidR="00F22391">
          <w:rPr>
            <w:noProof/>
            <w:webHidden/>
          </w:rPr>
          <w:t>44</w:t>
        </w:r>
        <w:r w:rsidR="00F22391">
          <w:rPr>
            <w:noProof/>
            <w:webHidden/>
          </w:rPr>
          <w:fldChar w:fldCharType="end"/>
        </w:r>
      </w:hyperlink>
    </w:p>
    <w:p w14:paraId="4A02E601" w14:textId="77777777" w:rsidR="00F22391" w:rsidRDefault="006D52A4">
      <w:pPr>
        <w:pStyle w:val="11"/>
        <w:rPr>
          <w:rFonts w:asciiTheme="minorHAnsi" w:hAnsiTheme="minorHAnsi" w:cstheme="minorBidi"/>
          <w:noProof/>
          <w:kern w:val="2"/>
          <w:sz w:val="21"/>
        </w:rPr>
      </w:pPr>
      <w:hyperlink w:anchor="_Toc494811282" w:history="1">
        <w:r w:rsidR="00F22391" w:rsidRPr="00B36567">
          <w:rPr>
            <w:rStyle w:val="af"/>
            <w:rFonts w:hint="eastAsia"/>
            <w:noProof/>
          </w:rPr>
          <w:t>第</w:t>
        </w:r>
        <w:r w:rsidR="00F22391" w:rsidRPr="00B36567">
          <w:rPr>
            <w:rStyle w:val="af"/>
            <w:noProof/>
          </w:rPr>
          <w:t>6</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终端系统的实现</w:t>
        </w:r>
        <w:r w:rsidR="00F22391">
          <w:rPr>
            <w:noProof/>
            <w:webHidden/>
          </w:rPr>
          <w:tab/>
        </w:r>
        <w:r w:rsidR="00F22391">
          <w:rPr>
            <w:noProof/>
            <w:webHidden/>
          </w:rPr>
          <w:fldChar w:fldCharType="begin"/>
        </w:r>
        <w:r w:rsidR="00F22391">
          <w:rPr>
            <w:noProof/>
            <w:webHidden/>
          </w:rPr>
          <w:instrText xml:space="preserve"> PAGEREF _Toc494811282 \h </w:instrText>
        </w:r>
        <w:r w:rsidR="00F22391">
          <w:rPr>
            <w:noProof/>
            <w:webHidden/>
          </w:rPr>
        </w:r>
        <w:r w:rsidR="00F22391">
          <w:rPr>
            <w:noProof/>
            <w:webHidden/>
          </w:rPr>
          <w:fldChar w:fldCharType="separate"/>
        </w:r>
        <w:r w:rsidR="00F22391">
          <w:rPr>
            <w:noProof/>
            <w:webHidden/>
          </w:rPr>
          <w:t>45</w:t>
        </w:r>
        <w:r w:rsidR="00F22391">
          <w:rPr>
            <w:noProof/>
            <w:webHidden/>
          </w:rPr>
          <w:fldChar w:fldCharType="end"/>
        </w:r>
      </w:hyperlink>
    </w:p>
    <w:p w14:paraId="6C3EA07C" w14:textId="77777777" w:rsidR="00F22391" w:rsidRDefault="006D52A4">
      <w:pPr>
        <w:pStyle w:val="20"/>
        <w:tabs>
          <w:tab w:val="right" w:leader="dot" w:pos="8296"/>
        </w:tabs>
        <w:rPr>
          <w:rFonts w:asciiTheme="minorHAnsi" w:hAnsiTheme="minorHAnsi" w:cstheme="minorBidi"/>
          <w:noProof/>
          <w:kern w:val="2"/>
          <w:sz w:val="21"/>
        </w:rPr>
      </w:pPr>
      <w:hyperlink w:anchor="_Toc494811283" w:history="1">
        <w:r w:rsidR="00F22391" w:rsidRPr="00B36567">
          <w:rPr>
            <w:rStyle w:val="af"/>
            <w:noProof/>
          </w:rPr>
          <w:t xml:space="preserve">6.1 </w:t>
        </w:r>
        <w:r w:rsidR="00F22391" w:rsidRPr="00B36567">
          <w:rPr>
            <w:rStyle w:val="af"/>
            <w:rFonts w:hint="eastAsia"/>
            <w:noProof/>
          </w:rPr>
          <w:t>数据传输加密实现</w:t>
        </w:r>
        <w:r w:rsidR="00F22391">
          <w:rPr>
            <w:noProof/>
            <w:webHidden/>
          </w:rPr>
          <w:tab/>
        </w:r>
        <w:r w:rsidR="00F22391">
          <w:rPr>
            <w:noProof/>
            <w:webHidden/>
          </w:rPr>
          <w:fldChar w:fldCharType="begin"/>
        </w:r>
        <w:r w:rsidR="00F22391">
          <w:rPr>
            <w:noProof/>
            <w:webHidden/>
          </w:rPr>
          <w:instrText xml:space="preserve"> PAGEREF _Toc494811283 \h </w:instrText>
        </w:r>
        <w:r w:rsidR="00F22391">
          <w:rPr>
            <w:noProof/>
            <w:webHidden/>
          </w:rPr>
        </w:r>
        <w:r w:rsidR="00F22391">
          <w:rPr>
            <w:noProof/>
            <w:webHidden/>
          </w:rPr>
          <w:fldChar w:fldCharType="separate"/>
        </w:r>
        <w:r w:rsidR="00F22391">
          <w:rPr>
            <w:noProof/>
            <w:webHidden/>
          </w:rPr>
          <w:t>45</w:t>
        </w:r>
        <w:r w:rsidR="00F22391">
          <w:rPr>
            <w:noProof/>
            <w:webHidden/>
          </w:rPr>
          <w:fldChar w:fldCharType="end"/>
        </w:r>
      </w:hyperlink>
    </w:p>
    <w:p w14:paraId="399F9302" w14:textId="77777777" w:rsidR="00F22391" w:rsidRDefault="006D52A4">
      <w:pPr>
        <w:pStyle w:val="20"/>
        <w:tabs>
          <w:tab w:val="right" w:leader="dot" w:pos="8296"/>
        </w:tabs>
        <w:rPr>
          <w:rFonts w:asciiTheme="minorHAnsi" w:hAnsiTheme="minorHAnsi" w:cstheme="minorBidi"/>
          <w:noProof/>
          <w:kern w:val="2"/>
          <w:sz w:val="21"/>
        </w:rPr>
      </w:pPr>
      <w:hyperlink w:anchor="_Toc494811284" w:history="1">
        <w:r w:rsidR="00F22391" w:rsidRPr="00B36567">
          <w:rPr>
            <w:rStyle w:val="af"/>
            <w:noProof/>
          </w:rPr>
          <w:t xml:space="preserve">6.2 </w:t>
        </w:r>
        <w:r w:rsidR="00F22391" w:rsidRPr="00B36567">
          <w:rPr>
            <w:rStyle w:val="af"/>
            <w:rFonts w:hint="eastAsia"/>
            <w:noProof/>
          </w:rPr>
          <w:t>操作员客户端实现</w:t>
        </w:r>
        <w:r w:rsidR="00F22391">
          <w:rPr>
            <w:noProof/>
            <w:webHidden/>
          </w:rPr>
          <w:tab/>
        </w:r>
        <w:r w:rsidR="00F22391">
          <w:rPr>
            <w:noProof/>
            <w:webHidden/>
          </w:rPr>
          <w:fldChar w:fldCharType="begin"/>
        </w:r>
        <w:r w:rsidR="00F22391">
          <w:rPr>
            <w:noProof/>
            <w:webHidden/>
          </w:rPr>
          <w:instrText xml:space="preserve"> PAGEREF _Toc494811284 \h </w:instrText>
        </w:r>
        <w:r w:rsidR="00F22391">
          <w:rPr>
            <w:noProof/>
            <w:webHidden/>
          </w:rPr>
        </w:r>
        <w:r w:rsidR="00F22391">
          <w:rPr>
            <w:noProof/>
            <w:webHidden/>
          </w:rPr>
          <w:fldChar w:fldCharType="separate"/>
        </w:r>
        <w:r w:rsidR="00F22391">
          <w:rPr>
            <w:noProof/>
            <w:webHidden/>
          </w:rPr>
          <w:t>45</w:t>
        </w:r>
        <w:r w:rsidR="00F22391">
          <w:rPr>
            <w:noProof/>
            <w:webHidden/>
          </w:rPr>
          <w:fldChar w:fldCharType="end"/>
        </w:r>
      </w:hyperlink>
    </w:p>
    <w:p w14:paraId="39D7852D" w14:textId="77777777" w:rsidR="00F22391" w:rsidRDefault="006D52A4">
      <w:pPr>
        <w:pStyle w:val="20"/>
        <w:tabs>
          <w:tab w:val="right" w:leader="dot" w:pos="8296"/>
        </w:tabs>
        <w:rPr>
          <w:rFonts w:asciiTheme="minorHAnsi" w:hAnsiTheme="minorHAnsi" w:cstheme="minorBidi"/>
          <w:noProof/>
          <w:kern w:val="2"/>
          <w:sz w:val="21"/>
        </w:rPr>
      </w:pPr>
      <w:hyperlink w:anchor="_Toc494811285" w:history="1">
        <w:r w:rsidR="00F22391" w:rsidRPr="00B36567">
          <w:rPr>
            <w:rStyle w:val="af"/>
            <w:noProof/>
          </w:rPr>
          <w:t xml:space="preserve">6.3 </w:t>
        </w:r>
        <w:r w:rsidR="00F22391" w:rsidRPr="00B36567">
          <w:rPr>
            <w:rStyle w:val="af"/>
            <w:rFonts w:hint="eastAsia"/>
            <w:noProof/>
          </w:rPr>
          <w:t>售货机终端实现</w:t>
        </w:r>
        <w:r w:rsidR="00F22391">
          <w:rPr>
            <w:noProof/>
            <w:webHidden/>
          </w:rPr>
          <w:tab/>
        </w:r>
        <w:r w:rsidR="00F22391">
          <w:rPr>
            <w:noProof/>
            <w:webHidden/>
          </w:rPr>
          <w:fldChar w:fldCharType="begin"/>
        </w:r>
        <w:r w:rsidR="00F22391">
          <w:rPr>
            <w:noProof/>
            <w:webHidden/>
          </w:rPr>
          <w:instrText xml:space="preserve"> PAGEREF _Toc494811285 \h </w:instrText>
        </w:r>
        <w:r w:rsidR="00F22391">
          <w:rPr>
            <w:noProof/>
            <w:webHidden/>
          </w:rPr>
        </w:r>
        <w:r w:rsidR="00F22391">
          <w:rPr>
            <w:noProof/>
            <w:webHidden/>
          </w:rPr>
          <w:fldChar w:fldCharType="separate"/>
        </w:r>
        <w:r w:rsidR="00F22391">
          <w:rPr>
            <w:noProof/>
            <w:webHidden/>
          </w:rPr>
          <w:t>47</w:t>
        </w:r>
        <w:r w:rsidR="00F22391">
          <w:rPr>
            <w:noProof/>
            <w:webHidden/>
          </w:rPr>
          <w:fldChar w:fldCharType="end"/>
        </w:r>
      </w:hyperlink>
    </w:p>
    <w:p w14:paraId="1C1CD3D6" w14:textId="77777777" w:rsidR="00F22391" w:rsidRDefault="006D52A4">
      <w:pPr>
        <w:pStyle w:val="11"/>
        <w:rPr>
          <w:rFonts w:asciiTheme="minorHAnsi" w:hAnsiTheme="minorHAnsi" w:cstheme="minorBidi"/>
          <w:noProof/>
          <w:kern w:val="2"/>
          <w:sz w:val="21"/>
        </w:rPr>
      </w:pPr>
      <w:hyperlink w:anchor="_Toc494811286" w:history="1">
        <w:r w:rsidR="00F22391" w:rsidRPr="00B36567">
          <w:rPr>
            <w:rStyle w:val="af"/>
            <w:rFonts w:hint="eastAsia"/>
            <w:noProof/>
          </w:rPr>
          <w:t>第</w:t>
        </w:r>
        <w:r w:rsidR="00F22391" w:rsidRPr="00B36567">
          <w:rPr>
            <w:rStyle w:val="af"/>
            <w:noProof/>
          </w:rPr>
          <w:t>7</w:t>
        </w:r>
        <w:r w:rsidR="00F22391" w:rsidRPr="00B36567">
          <w:rPr>
            <w:rStyle w:val="af"/>
            <w:rFonts w:hint="eastAsia"/>
            <w:noProof/>
          </w:rPr>
          <w:t>章</w:t>
        </w:r>
        <w:r w:rsidR="00F22391" w:rsidRPr="00B36567">
          <w:rPr>
            <w:rStyle w:val="af"/>
            <w:noProof/>
          </w:rPr>
          <w:t xml:space="preserve"> </w:t>
        </w:r>
        <w:r w:rsidR="00F22391" w:rsidRPr="00B36567">
          <w:rPr>
            <w:rStyle w:val="af"/>
            <w:rFonts w:hint="eastAsia"/>
            <w:noProof/>
          </w:rPr>
          <w:t>总结与展望</w:t>
        </w:r>
        <w:r w:rsidR="00F22391">
          <w:rPr>
            <w:noProof/>
            <w:webHidden/>
          </w:rPr>
          <w:tab/>
        </w:r>
        <w:r w:rsidR="00F22391">
          <w:rPr>
            <w:noProof/>
            <w:webHidden/>
          </w:rPr>
          <w:fldChar w:fldCharType="begin"/>
        </w:r>
        <w:r w:rsidR="00F22391">
          <w:rPr>
            <w:noProof/>
            <w:webHidden/>
          </w:rPr>
          <w:instrText xml:space="preserve"> PAGEREF _Toc494811286 \h </w:instrText>
        </w:r>
        <w:r w:rsidR="00F22391">
          <w:rPr>
            <w:noProof/>
            <w:webHidden/>
          </w:rPr>
        </w:r>
        <w:r w:rsidR="00F22391">
          <w:rPr>
            <w:noProof/>
            <w:webHidden/>
          </w:rPr>
          <w:fldChar w:fldCharType="separate"/>
        </w:r>
        <w:r w:rsidR="00F22391">
          <w:rPr>
            <w:noProof/>
            <w:webHidden/>
          </w:rPr>
          <w:t>57</w:t>
        </w:r>
        <w:r w:rsidR="00F22391">
          <w:rPr>
            <w:noProof/>
            <w:webHidden/>
          </w:rPr>
          <w:fldChar w:fldCharType="end"/>
        </w:r>
      </w:hyperlink>
    </w:p>
    <w:p w14:paraId="18F76CF8" w14:textId="77777777" w:rsidR="00F22391" w:rsidRDefault="006D52A4">
      <w:pPr>
        <w:pStyle w:val="11"/>
        <w:rPr>
          <w:rFonts w:asciiTheme="minorHAnsi" w:hAnsiTheme="minorHAnsi" w:cstheme="minorBidi"/>
          <w:noProof/>
          <w:kern w:val="2"/>
          <w:sz w:val="21"/>
        </w:rPr>
      </w:pPr>
      <w:hyperlink w:anchor="_Toc494811287" w:history="1">
        <w:r w:rsidR="00F22391" w:rsidRPr="00B36567">
          <w:rPr>
            <w:rStyle w:val="af"/>
            <w:rFonts w:hint="eastAsia"/>
            <w:noProof/>
          </w:rPr>
          <w:t>致谢</w:t>
        </w:r>
        <w:r w:rsidR="00F22391">
          <w:rPr>
            <w:noProof/>
            <w:webHidden/>
          </w:rPr>
          <w:tab/>
        </w:r>
        <w:r w:rsidR="00F22391">
          <w:rPr>
            <w:noProof/>
            <w:webHidden/>
          </w:rPr>
          <w:fldChar w:fldCharType="begin"/>
        </w:r>
        <w:r w:rsidR="00F22391">
          <w:rPr>
            <w:noProof/>
            <w:webHidden/>
          </w:rPr>
          <w:instrText xml:space="preserve"> PAGEREF _Toc494811287 \h </w:instrText>
        </w:r>
        <w:r w:rsidR="00F22391">
          <w:rPr>
            <w:noProof/>
            <w:webHidden/>
          </w:rPr>
        </w:r>
        <w:r w:rsidR="00F22391">
          <w:rPr>
            <w:noProof/>
            <w:webHidden/>
          </w:rPr>
          <w:fldChar w:fldCharType="separate"/>
        </w:r>
        <w:r w:rsidR="00F22391">
          <w:rPr>
            <w:noProof/>
            <w:webHidden/>
          </w:rPr>
          <w:t>59</w:t>
        </w:r>
        <w:r w:rsidR="00F22391">
          <w:rPr>
            <w:noProof/>
            <w:webHidden/>
          </w:rPr>
          <w:fldChar w:fldCharType="end"/>
        </w:r>
      </w:hyperlink>
    </w:p>
    <w:p w14:paraId="671C30B8" w14:textId="77777777" w:rsidR="00F22391" w:rsidRDefault="006D52A4">
      <w:pPr>
        <w:pStyle w:val="11"/>
        <w:rPr>
          <w:rFonts w:asciiTheme="minorHAnsi" w:hAnsiTheme="minorHAnsi" w:cstheme="minorBidi"/>
          <w:noProof/>
          <w:kern w:val="2"/>
          <w:sz w:val="21"/>
        </w:rPr>
      </w:pPr>
      <w:hyperlink w:anchor="_Toc494811288" w:history="1">
        <w:r w:rsidR="00F22391" w:rsidRPr="00B36567">
          <w:rPr>
            <w:rStyle w:val="af"/>
            <w:rFonts w:hint="eastAsia"/>
            <w:noProof/>
          </w:rPr>
          <w:t>参考文献</w:t>
        </w:r>
        <w:r w:rsidR="00F22391">
          <w:rPr>
            <w:noProof/>
            <w:webHidden/>
          </w:rPr>
          <w:tab/>
        </w:r>
        <w:r w:rsidR="00F22391">
          <w:rPr>
            <w:noProof/>
            <w:webHidden/>
          </w:rPr>
          <w:fldChar w:fldCharType="begin"/>
        </w:r>
        <w:r w:rsidR="00F22391">
          <w:rPr>
            <w:noProof/>
            <w:webHidden/>
          </w:rPr>
          <w:instrText xml:space="preserve"> PAGEREF _Toc494811288 \h </w:instrText>
        </w:r>
        <w:r w:rsidR="00F22391">
          <w:rPr>
            <w:noProof/>
            <w:webHidden/>
          </w:rPr>
        </w:r>
        <w:r w:rsidR="00F22391">
          <w:rPr>
            <w:noProof/>
            <w:webHidden/>
          </w:rPr>
          <w:fldChar w:fldCharType="separate"/>
        </w:r>
        <w:r w:rsidR="00F22391">
          <w:rPr>
            <w:noProof/>
            <w:webHidden/>
          </w:rPr>
          <w:t>60</w:t>
        </w:r>
        <w:r w:rsidR="00F22391">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7777777" w:rsidR="006D72BC" w:rsidRPr="00636514" w:rsidRDefault="006D72BC" w:rsidP="00233E80">
      <w:pPr>
        <w:ind w:firstLine="480"/>
        <w:rPr>
          <w:rFonts w:ascii="宋体" w:hAnsi="宋体"/>
        </w:rPr>
        <w:sectPr w:rsidR="006D72BC" w:rsidRPr="00636514"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4" w:name="_Toc492673747"/>
      <w:bookmarkStart w:id="15" w:name="_Toc494811257"/>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77777777" w:rsidR="00A35743" w:rsidRPr="00636514" w:rsidRDefault="00073140" w:rsidP="007341F7">
      <w:pPr>
        <w:pStyle w:val="2"/>
      </w:pPr>
      <w:bookmarkStart w:id="16" w:name="_Toc492673748"/>
      <w:bookmarkStart w:id="17" w:name="_Toc494811258"/>
      <w:r w:rsidRPr="00636514">
        <w:t xml:space="preserve">1.1 </w:t>
      </w:r>
      <w:r w:rsidR="00784B52" w:rsidRPr="00636514">
        <w:t>研究背景及意义</w:t>
      </w:r>
      <w:bookmarkEnd w:id="16"/>
      <w:bookmarkEnd w:id="17"/>
    </w:p>
    <w:p w14:paraId="5A6E1DAB" w14:textId="33966872" w:rsidR="008359DE"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A051F0">
        <w:rPr>
          <w:rStyle w:val="af9"/>
        </w:rPr>
        <w:t>[</w:t>
      </w:r>
      <w:r w:rsidR="00460F9D" w:rsidRPr="00636514">
        <w:rPr>
          <w:rStyle w:val="afb"/>
        </w:rPr>
        <w:footnoteReference w:id="2"/>
      </w:r>
      <w:r w:rsidR="00460F9D">
        <w:rPr>
          <w:rStyle w:val="afb"/>
        </w:rPr>
        <w:t>]</w:t>
      </w:r>
      <w:r w:rsidR="005C6A3D">
        <w:rPr>
          <w:rFonts w:hint="eastAsia"/>
        </w:rPr>
        <w:t>，</w:t>
      </w:r>
      <w:r w:rsidR="00460F9D" w:rsidRPr="005270D9">
        <w:t>在日本</w:t>
      </w:r>
      <w:r w:rsidR="00460F9D" w:rsidRPr="005270D9">
        <w:rPr>
          <w:rFonts w:hint="eastAsia"/>
        </w:rPr>
        <w:t>甚至分布到田间地头等客流量</w:t>
      </w:r>
      <w:r w:rsidR="00460F9D" w:rsidRPr="00636514">
        <w:rPr>
          <w:rFonts w:hint="eastAsia"/>
        </w:rPr>
        <w:t>相对较少的地区。</w:t>
      </w:r>
    </w:p>
    <w:p w14:paraId="2BA27049" w14:textId="0A448ACE" w:rsidR="00460F9D" w:rsidRPr="00636514" w:rsidRDefault="00460F9D" w:rsidP="00245A88">
      <w:pPr>
        <w:ind w:firstLine="480"/>
      </w:pPr>
      <w:r w:rsidRPr="00636514">
        <w:rPr>
          <w:rFonts w:hint="eastAsia"/>
        </w:rPr>
        <w:t>随着消费者需求的</w:t>
      </w:r>
      <w:r w:rsidR="004268DF">
        <w:t>变化</w:t>
      </w:r>
      <w:r w:rsidRPr="00636514">
        <w:rPr>
          <w:rFonts w:hint="eastAsia"/>
        </w:rPr>
        <w:t>以及售货机行业的发展，自动售货机中商品的销售种类也逐渐多元化</w:t>
      </w:r>
      <w:r>
        <w:rPr>
          <w:rStyle w:val="afb"/>
        </w:rPr>
        <w:t>[</w:t>
      </w:r>
      <w:r w:rsidRPr="00636514">
        <w:rPr>
          <w:rStyle w:val="afb"/>
        </w:rPr>
        <w:footnoteReference w:id="3"/>
      </w:r>
      <w:r>
        <w:rPr>
          <w:rStyle w:val="afb"/>
        </w:rPr>
        <w:t>]</w:t>
      </w:r>
      <w:r w:rsidR="00342060">
        <w:rPr>
          <w:rFonts w:hint="eastAsia"/>
        </w:rPr>
        <w:t>。</w:t>
      </w:r>
      <w:r w:rsidRPr="00636514">
        <w:rPr>
          <w:rFonts w:hint="eastAsia"/>
        </w:rPr>
        <w:t>然</w:t>
      </w:r>
      <w:r w:rsidR="00273154">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64C59D3C" w14:textId="74345BBD" w:rsidR="00460F9D" w:rsidRDefault="00460F9D" w:rsidP="00F07A06">
      <w:pPr>
        <w:ind w:firstLine="480"/>
      </w:pPr>
      <w:r w:rsidRPr="00636514">
        <w:t>面对发展的众多问题</w:t>
      </w:r>
      <w:r w:rsidRPr="00636514">
        <w:rPr>
          <w:rFonts w:hint="eastAsia"/>
        </w:rPr>
        <w:t>，自动售货行业并未萎靡不振，而是另辟蹊径，将这一传统行业和新兴技术、新型销售方式进行结合，将传统仅使用投币和刷卡的支付方式</w:t>
      </w:r>
      <w:r w:rsidR="008359DE">
        <w:t>改变</w:t>
      </w:r>
      <w:r w:rsidRPr="00636514">
        <w:rPr>
          <w:rFonts w:hint="eastAsia"/>
        </w:rPr>
        <w:t>为可以使用微信、支付宝、银联等移动方式进行支付</w:t>
      </w:r>
      <w:r>
        <w:rPr>
          <w:rStyle w:val="afb"/>
        </w:rPr>
        <w:t>[</w:t>
      </w:r>
      <w:r w:rsidRPr="00636514">
        <w:rPr>
          <w:rStyle w:val="afb"/>
        </w:rPr>
        <w:footnoteReference w:id="4"/>
      </w:r>
      <w:r>
        <w:rPr>
          <w:rStyle w:val="afb"/>
        </w:rPr>
        <w:t>]</w:t>
      </w:r>
      <w:r w:rsidRPr="00636514">
        <w:rPr>
          <w:vertAlign w:val="superscript"/>
        </w:rPr>
        <w:fldChar w:fldCharType="begin"/>
      </w:r>
      <w:r w:rsidRPr="00636514">
        <w:rPr>
          <w:vertAlign w:val="superscript"/>
        </w:rPr>
        <w:instrText xml:space="preserve"> </w:instrText>
      </w:r>
      <w:r w:rsidRPr="00636514">
        <w:rPr>
          <w:rFonts w:hint="eastAsia"/>
          <w:vertAlign w:val="superscript"/>
        </w:rPr>
        <w:instrText>REF _Ref493526999 \r \h</w:instrText>
      </w:r>
      <w:r w:rsidRPr="00636514">
        <w:rPr>
          <w:vertAlign w:val="superscript"/>
        </w:rPr>
        <w:instrText xml:space="preserve">  \* MERGEFORMAT </w:instrText>
      </w:r>
      <w:r w:rsidRPr="00636514">
        <w:rPr>
          <w:vertAlign w:val="superscript"/>
        </w:rPr>
      </w:r>
      <w:r w:rsidRPr="00636514">
        <w:rPr>
          <w:vertAlign w:val="superscript"/>
        </w:rPr>
        <w:fldChar w:fldCharType="end"/>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、广告信息等，这种方式不仅增强了购物的人机交互性，还增加了一项新的赢利点。这些新型的售货机模式结合了互</w:t>
      </w:r>
      <w:r w:rsidRPr="00636514">
        <w:rPr>
          <w:rFonts w:hint="eastAsia"/>
        </w:rPr>
        <w:lastRenderedPageBreak/>
        <w:t>联网的优势，将售货机行业再次拉回销售业的竞争</w:t>
      </w:r>
      <w:r>
        <w:rPr>
          <w:rFonts w:hint="eastAsia"/>
        </w:rPr>
        <w:t>环境</w:t>
      </w:r>
      <w:r w:rsidRPr="00636514">
        <w:rPr>
          <w:rFonts w:hint="eastAsia"/>
        </w:rPr>
        <w:t>之中。</w:t>
      </w:r>
    </w:p>
    <w:p w14:paraId="67434425" w14:textId="77777777" w:rsidR="00460F9D" w:rsidRPr="00636514" w:rsidRDefault="00460F9D" w:rsidP="007341F7">
      <w:pPr>
        <w:pStyle w:val="2"/>
      </w:pPr>
      <w:bookmarkStart w:id="18" w:name="_Toc492673749"/>
      <w:bookmarkStart w:id="19" w:name="_Toc494811259"/>
      <w:r w:rsidRPr="00636514">
        <w:rPr>
          <w:rFonts w:hint="eastAsia"/>
        </w:rPr>
        <w:t>1.2</w:t>
      </w:r>
      <w:r w:rsidRPr="00636514">
        <w:t xml:space="preserve"> </w:t>
      </w:r>
      <w:r w:rsidRPr="00636514">
        <w:rPr>
          <w:rFonts w:hint="eastAsia"/>
        </w:rPr>
        <w:t>研究现状</w:t>
      </w:r>
      <w:bookmarkEnd w:id="18"/>
      <w:bookmarkEnd w:id="19"/>
    </w:p>
    <w:p w14:paraId="056E57C8" w14:textId="182C789F" w:rsidR="00460F9D" w:rsidRDefault="00066781"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w:t>
      </w:r>
      <w:r w:rsidR="00460F9D" w:rsidRPr="00636514">
        <w:rPr>
          <w:rFonts w:hint="eastAsia"/>
        </w:rPr>
        <w:t>随着</w:t>
      </w:r>
      <w:r w:rsidR="00460F9D" w:rsidRPr="00636514">
        <w:t>互联网技术的发展</w:t>
      </w:r>
      <w:r w:rsidR="00460F9D" w:rsidRPr="00636514">
        <w:rPr>
          <w:rFonts w:hint="eastAsia"/>
        </w:rPr>
        <w:t>，整个自动售货机</w:t>
      </w:r>
      <w:r w:rsidR="00460F9D" w:rsidRPr="00636514">
        <w:t>行业都在</w:t>
      </w:r>
      <w:r w:rsidR="00460F9D" w:rsidRPr="00636514">
        <w:rPr>
          <w:rFonts w:hint="eastAsia"/>
        </w:rPr>
        <w:t>改</w:t>
      </w:r>
      <w:r w:rsidR="00460F9D" w:rsidRPr="00636514">
        <w:t>善</w:t>
      </w:r>
      <w:r w:rsidR="00460F9D" w:rsidRPr="00636514">
        <w:rPr>
          <w:rFonts w:hint="eastAsia"/>
        </w:rPr>
        <w:t>其</w:t>
      </w:r>
      <w:r w:rsidR="00460F9D" w:rsidRPr="00636514">
        <w:t>发展</w:t>
      </w:r>
      <w:r w:rsidR="00460F9D" w:rsidRPr="00636514">
        <w:rPr>
          <w:rFonts w:hint="eastAsia"/>
        </w:rPr>
        <w:t>态势</w:t>
      </w:r>
      <w:r w:rsidR="00460F9D">
        <w:rPr>
          <w:rStyle w:val="afb"/>
        </w:rPr>
        <w:t>[</w:t>
      </w:r>
      <w:r w:rsidR="00460F9D" w:rsidRPr="00636514">
        <w:rPr>
          <w:rStyle w:val="afb"/>
        </w:rPr>
        <w:footnoteReference w:id="5"/>
      </w:r>
      <w:r w:rsidR="00460F9D">
        <w:rPr>
          <w:rStyle w:val="afb"/>
        </w:rPr>
        <w:t>]</w:t>
      </w:r>
      <w:r w:rsidR="00460F9D" w:rsidRPr="0098515E">
        <w:rPr>
          <w:rFonts w:hint="eastAsia"/>
        </w:rPr>
        <w:t>，</w:t>
      </w:r>
      <w:r w:rsidR="00460F9D" w:rsidRPr="005270D9">
        <w:t>售货机制造商</w:t>
      </w:r>
      <w:r w:rsidR="00460F9D" w:rsidRPr="005270D9">
        <w:rPr>
          <w:rFonts w:hint="eastAsia"/>
        </w:rPr>
        <w:t>的硬件</w:t>
      </w:r>
      <w:r w:rsidR="00460F9D" w:rsidRPr="005270D9">
        <w:t>逐步优化</w:t>
      </w:r>
      <w:r w:rsidR="00460F9D" w:rsidRPr="005270D9">
        <w:rPr>
          <w:rFonts w:hint="eastAsia"/>
        </w:rPr>
        <w:t>、</w:t>
      </w:r>
      <w:r w:rsidR="00460F9D" w:rsidRPr="00636514">
        <w:t>系统开发逐步</w:t>
      </w:r>
      <w:r w:rsidR="00460F9D" w:rsidRPr="00636514">
        <w:rPr>
          <w:rFonts w:hint="eastAsia"/>
        </w:rPr>
        <w:t>更新、支付方式逐步多元</w:t>
      </w:r>
      <w:r w:rsidR="00460F9D" w:rsidRPr="00636514">
        <w:t>。</w:t>
      </w:r>
    </w:p>
    <w:p w14:paraId="1AAD4CF7" w14:textId="7F5858B1" w:rsidR="00460F9D" w:rsidRPr="00636514" w:rsidRDefault="00460F9D"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3D08EE5D" w:rsidR="00460F9D" w:rsidRPr="00636514" w:rsidRDefault="00460F9D"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统，用于运营商的用户管理、机器管理、货道管理、订单管理、库存管理、商家管理等；</w:t>
      </w:r>
      <w:r w:rsidRPr="00636514">
        <w:t>另一方面</w:t>
      </w:r>
      <w:r w:rsidRPr="00636514">
        <w:rPr>
          <w:rFonts w:hint="eastAsia"/>
        </w:rPr>
        <w:t>，在售货机终端配备可操作的显示屏，用以提供支付宝、微信、银联等移动支付页面</w:t>
      </w:r>
      <w:r>
        <w:rPr>
          <w:rStyle w:val="afb"/>
        </w:rPr>
        <w:t>[</w:t>
      </w:r>
      <w:r w:rsidRPr="00636514">
        <w:rPr>
          <w:rStyle w:val="afb"/>
        </w:rPr>
        <w:footnoteReference w:id="6"/>
      </w:r>
      <w:r>
        <w:rPr>
          <w:rStyle w:val="afb"/>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6F96E4B8" w:rsidR="00460F9D" w:rsidRPr="00636514" w:rsidRDefault="00460F9D" w:rsidP="00B17B5F">
      <w:pPr>
        <w:ind w:firstLine="480"/>
      </w:pPr>
      <w:r>
        <w:t>新型售货机</w:t>
      </w:r>
      <w:r>
        <w:rPr>
          <w:rFonts w:hint="eastAsia"/>
        </w:rPr>
        <w:t>云</w:t>
      </w:r>
      <w:r>
        <w:t>管理平台由厂商端提供</w:t>
      </w:r>
      <w:r>
        <w:rPr>
          <w:rFonts w:hint="eastAsia"/>
        </w:rPr>
        <w:t>，</w:t>
      </w:r>
      <w:r>
        <w:t>运营商租用后使用</w:t>
      </w:r>
      <w:r>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sidR="00B45692">
        <w:rPr>
          <w:rFonts w:hint="eastAsia"/>
        </w:rPr>
        <w:t>功能的多样性</w:t>
      </w:r>
      <w:r>
        <w:rPr>
          <w:rStyle w:val="afb"/>
        </w:rPr>
        <w:t>[</w:t>
      </w:r>
      <w:r w:rsidRPr="00636514">
        <w:rPr>
          <w:rStyle w:val="afb"/>
        </w:rPr>
        <w:footnoteReference w:id="7"/>
      </w:r>
      <w:r>
        <w:rPr>
          <w:rStyle w:val="afb"/>
        </w:rPr>
        <w:t>]</w:t>
      </w:r>
      <w:r>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Pr>
          <w:rStyle w:val="afb"/>
        </w:rPr>
        <w:t>[</w:t>
      </w:r>
      <w:r w:rsidRPr="00636514">
        <w:rPr>
          <w:rStyle w:val="afb"/>
        </w:rPr>
        <w:footnoteReference w:id="8"/>
      </w:r>
      <w:r>
        <w:rPr>
          <w:rStyle w:val="afb"/>
        </w:rPr>
        <w:t>]</w:t>
      </w:r>
      <w:r w:rsidRPr="0098515E">
        <w:rPr>
          <w:rFonts w:hint="eastAsia"/>
        </w:rPr>
        <w:t>；</w:t>
      </w:r>
      <w:r w:rsidRPr="005270D9">
        <w:rPr>
          <w:rFonts w:hint="eastAsia"/>
        </w:rPr>
        <w:t>另一种在终端提供显示器，</w:t>
      </w:r>
      <w:r w:rsidRPr="005270D9">
        <w:rPr>
          <w:rFonts w:hint="eastAsia"/>
        </w:rPr>
        <w:lastRenderedPageBreak/>
        <w:t>显示商品列表，用户选货后通过投币、移动支付等多种方式</w:t>
      </w:r>
      <w:r w:rsidRPr="00636514">
        <w:rPr>
          <w:rFonts w:hint="eastAsia"/>
        </w:rPr>
        <w:t>进行支付，用户</w:t>
      </w:r>
      <w:r>
        <w:t>除</w:t>
      </w:r>
      <w:r w:rsidRPr="00636514">
        <w:rPr>
          <w:rFonts w:hint="eastAsia"/>
        </w:rPr>
        <w:t>支付外，不需要其他的交互。</w:t>
      </w:r>
    </w:p>
    <w:p w14:paraId="4F3E6DF8" w14:textId="3DE74C4E" w:rsidR="00460F9D" w:rsidRPr="00636514" w:rsidRDefault="00460F9D" w:rsidP="00B17B5F">
      <w:pPr>
        <w:ind w:firstLine="480"/>
      </w:pPr>
      <w:r w:rsidRPr="00636514">
        <w:rPr>
          <w:rFonts w:hint="eastAsia"/>
        </w:rPr>
        <w:t>新型售货机给消费者带来了</w:t>
      </w:r>
      <w:r w:rsidR="00C857C2">
        <w:rPr>
          <w:rFonts w:hint="eastAsia"/>
        </w:rPr>
        <w:t>新的体验和便利，然而对于售货机商家来说，投放一台自动售货机，</w:t>
      </w:r>
      <w:r w:rsidR="00084E37">
        <w:rPr>
          <w:rFonts w:hint="eastAsia"/>
        </w:rPr>
        <w:t>不仅</w:t>
      </w:r>
      <w:r w:rsidRPr="00636514">
        <w:rPr>
          <w:rFonts w:hint="eastAsia"/>
        </w:rPr>
        <w:t>要考虑售货机的购置</w:t>
      </w:r>
      <w:r w:rsidRPr="00636514">
        <w:t>资本</w:t>
      </w:r>
      <w:r w:rsidR="00C6511A">
        <w:rPr>
          <w:rFonts w:hint="eastAsia"/>
        </w:rPr>
        <w:t>、生产资金、占地租金、人工雇佣等非技术成本</w:t>
      </w:r>
      <w:r w:rsidR="00084E37">
        <w:rPr>
          <w:rFonts w:hint="eastAsia"/>
        </w:rPr>
        <w:t>，软件的开发、部署和维护</w:t>
      </w:r>
      <w:r w:rsidR="00C6511A">
        <w:rPr>
          <w:rFonts w:hint="eastAsia"/>
        </w:rPr>
        <w:t>还</w:t>
      </w:r>
      <w:r w:rsidR="00084E37">
        <w:rPr>
          <w:rFonts w:hint="eastAsia"/>
        </w:rPr>
        <w:t>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460F9D" w:rsidRPr="00636514" w:rsidRDefault="00460F9D" w:rsidP="007341F7">
      <w:pPr>
        <w:pStyle w:val="2"/>
      </w:pPr>
      <w:bookmarkStart w:id="20" w:name="_Toc492673750"/>
      <w:bookmarkStart w:id="21" w:name="_Toc494811260"/>
      <w:r w:rsidRPr="00636514">
        <w:rPr>
          <w:rFonts w:hint="eastAsia"/>
        </w:rPr>
        <w:t>1</w:t>
      </w:r>
      <w:r w:rsidRPr="00636514">
        <w:t xml:space="preserve">.3 </w:t>
      </w:r>
      <w:r w:rsidRPr="00636514">
        <w:t>主要研究内容</w:t>
      </w:r>
      <w:bookmarkEnd w:id="20"/>
      <w:bookmarkEnd w:id="21"/>
    </w:p>
    <w:p w14:paraId="5B67C515" w14:textId="1593B37E" w:rsidR="00460F9D" w:rsidRPr="00636514" w:rsidRDefault="00245A88"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rsidR="00C53575">
        <w:t>缩写</w:t>
      </w:r>
      <w:r w:rsidRPr="00636514">
        <w:rPr>
          <w:rFonts w:hint="eastAsia"/>
        </w:rPr>
        <w:t>，它将软件部署在服务提供方的服务器上，服务商负责软件的开发、运维和数据管理等。</w:t>
      </w:r>
      <w:r w:rsidR="00460F9D" w:rsidRPr="00636514">
        <w:rPr>
          <w:rFonts w:hint="eastAsia"/>
        </w:rPr>
        <w:t>本文描述了基于</w:t>
      </w:r>
      <w:r w:rsidR="00460F9D" w:rsidRPr="00636514">
        <w:rPr>
          <w:rFonts w:hint="eastAsia"/>
        </w:rPr>
        <w:t>SaaS</w:t>
      </w:r>
      <w:r w:rsidR="00460F9D" w:rsidRPr="00636514">
        <w:t>模式的自动售货机云平台的</w:t>
      </w:r>
      <w:r w:rsidR="00460F9D" w:rsidRPr="00636514">
        <w:rPr>
          <w:rFonts w:hint="eastAsia"/>
        </w:rPr>
        <w:t>设计与实现，该平台是为适应当今自动售货机厂商和运营商发展现状的一个新概念的设计。</w:t>
      </w:r>
      <w:r w:rsidR="00460F9D">
        <w:rPr>
          <w:rFonts w:hint="eastAsia"/>
        </w:rPr>
        <w:t>自动售货机行业结合互联网科技和</w:t>
      </w:r>
      <w:r w:rsidR="00460F9D">
        <w:rPr>
          <w:rFonts w:hint="eastAsia"/>
        </w:rPr>
        <w:t>SaaS</w:t>
      </w:r>
      <w:r w:rsidR="00460F9D">
        <w:rPr>
          <w:rFonts w:hint="eastAsia"/>
        </w:rPr>
        <w:t>服务将普通</w:t>
      </w:r>
      <w:r w:rsidR="00460F9D">
        <w:rPr>
          <w:rFonts w:hint="eastAsia"/>
        </w:rPr>
        <w:t>web</w:t>
      </w:r>
      <w:r w:rsidR="00460F9D">
        <w:rPr>
          <w:rFonts w:hint="eastAsia"/>
        </w:rPr>
        <w:t>应用升级为共享应用。</w:t>
      </w:r>
      <w:r w:rsidR="00460F9D" w:rsidRPr="00636514">
        <w:rPr>
          <w:rFonts w:hint="eastAsia"/>
        </w:rPr>
        <w:t>近些年来，共享的概念逐渐走进大众的视野，比如北森一体化人才管理平台和包含在线</w:t>
      </w:r>
      <w:r w:rsidR="00460F9D" w:rsidRPr="00636514">
        <w:rPr>
          <w:rFonts w:hint="eastAsia"/>
        </w:rPr>
        <w:t>Office</w:t>
      </w:r>
      <w:r w:rsidR="00460F9D" w:rsidRPr="00636514">
        <w:rPr>
          <w:rFonts w:hint="eastAsia"/>
        </w:rPr>
        <w:t>的</w:t>
      </w:r>
      <w:hyperlink r:id="rId23" w:tgtFrame="_blank" w:history="1">
        <w:r w:rsidR="00460F9D" w:rsidRPr="00636514">
          <w:t>Google</w:t>
        </w:r>
      </w:hyperlink>
      <w:r w:rsidR="00460F9D" w:rsidRPr="005270D9">
        <w:t>Apps</w:t>
      </w:r>
      <w:r w:rsidR="00460F9D" w:rsidRPr="00636514">
        <w:rPr>
          <w:rFonts w:hint="eastAsia"/>
        </w:rPr>
        <w:t>，开发商仅仅</w:t>
      </w:r>
      <w:r w:rsidR="00460F9D" w:rsidRPr="00636514">
        <w:t>开发一套平台系统应用</w:t>
      </w:r>
      <w:r w:rsidR="00460F9D" w:rsidRPr="00636514">
        <w:rPr>
          <w:rFonts w:hint="eastAsia"/>
        </w:rPr>
        <w:t>，却可供多数人重复使用。不仅如此，共享平台的使用价格较之传统</w:t>
      </w:r>
      <w:r w:rsidR="00460F9D" w:rsidRPr="00636514">
        <w:t>平台</w:t>
      </w:r>
      <w:r w:rsidR="00460F9D" w:rsidRPr="00636514">
        <w:rPr>
          <w:rFonts w:hint="eastAsia"/>
        </w:rPr>
        <w:t>也</w:t>
      </w:r>
      <w:r w:rsidR="00460F9D">
        <w:rPr>
          <w:rFonts w:hint="eastAsia"/>
        </w:rPr>
        <w:t>相对</w:t>
      </w:r>
      <w:r w:rsidR="00460F9D" w:rsidRPr="00636514">
        <w:rPr>
          <w:rFonts w:hint="eastAsia"/>
        </w:rPr>
        <w:t>低廉。</w:t>
      </w:r>
    </w:p>
    <w:p w14:paraId="0C75158A" w14:textId="4CD4A019" w:rsidR="00460F9D" w:rsidRPr="00636514" w:rsidRDefault="00460F9D" w:rsidP="00B17B5F">
      <w:pPr>
        <w:ind w:firstLine="480"/>
      </w:pPr>
      <w:r>
        <w:rPr>
          <w:rFonts w:hint="eastAsia"/>
        </w:rPr>
        <w:t>软件提供商（即厂商，下称“提供商”）</w:t>
      </w:r>
      <w:r w:rsidRPr="00636514">
        <w:rPr>
          <w:rFonts w:hint="eastAsia"/>
        </w:rPr>
        <w:t>根据需求分析设计出一套能覆盖自动售货机需求和功能的云</w:t>
      </w:r>
      <w:r>
        <w:rPr>
          <w:rFonts w:hint="eastAsia"/>
        </w:rPr>
        <w:t>管理</w:t>
      </w:r>
      <w:r w:rsidRPr="00636514">
        <w:rPr>
          <w:rFonts w:hint="eastAsia"/>
        </w:rPr>
        <w:t>平台。</w:t>
      </w:r>
      <w:r>
        <w:rPr>
          <w:rFonts w:hint="eastAsia"/>
        </w:rPr>
        <w:t>该云平台的提供商为售货机厂商，为运营商提供服务，</w:t>
      </w:r>
      <w:r w:rsidR="00D952A0" w:rsidRPr="00636514">
        <w:rPr>
          <w:rFonts w:hint="eastAsia"/>
        </w:rPr>
        <w:t>平台采用一对多的交付方式，一套软件可供多家商户使用</w:t>
      </w:r>
      <w:r w:rsidR="00D952A0">
        <w:rPr>
          <w:rFonts w:hint="eastAsia"/>
        </w:rPr>
        <w:t>，</w:t>
      </w:r>
      <w:r>
        <w:rPr>
          <w:rFonts w:hint="eastAsia"/>
        </w:rPr>
        <w:t>运营商只需缴纳少量租金就可以正常使用平台系统</w:t>
      </w:r>
      <w:r w:rsidRPr="00636514">
        <w:rPr>
          <w:rFonts w:hint="eastAsia"/>
        </w:rPr>
        <w:t>。</w:t>
      </w:r>
      <w:r>
        <w:rPr>
          <w:rFonts w:hint="eastAsia"/>
        </w:rPr>
        <w:t>这种多租户</w:t>
      </w:r>
      <w:r w:rsidRPr="00636514">
        <w:rPr>
          <w:rFonts w:hint="eastAsia"/>
        </w:rPr>
        <w:t>共享的软件服务降低了软件开发和软件维护的成本，用户将功能实现完全托付给</w:t>
      </w:r>
      <w:r>
        <w:rPr>
          <w:rFonts w:hint="eastAsia"/>
        </w:rPr>
        <w:t>提供</w:t>
      </w:r>
      <w:r w:rsidRPr="00636514">
        <w:rPr>
          <w:rFonts w:hint="eastAsia"/>
        </w:rPr>
        <w:t>商，不需要考虑软件的开发、维护和升级，降低自动售货机公司的运营成本的同时，也省去了公司聘请专业软件人员的费用，对于亟待升级售货机系统的公司意义深远。</w:t>
      </w:r>
    </w:p>
    <w:p w14:paraId="02C80C6E" w14:textId="77777777" w:rsidR="00460F9D" w:rsidRPr="00636514" w:rsidRDefault="00460F9D" w:rsidP="007341F7">
      <w:pPr>
        <w:pStyle w:val="2"/>
      </w:pPr>
      <w:bookmarkStart w:id="22" w:name="_Toc492673751"/>
      <w:bookmarkStart w:id="23" w:name="_Toc494811261"/>
      <w:r w:rsidRPr="00636514">
        <w:rPr>
          <w:rFonts w:hint="eastAsia"/>
        </w:rPr>
        <w:t>1.4</w:t>
      </w:r>
      <w:r w:rsidRPr="00636514">
        <w:t xml:space="preserve"> </w:t>
      </w:r>
      <w:r w:rsidRPr="00636514">
        <w:rPr>
          <w:rFonts w:hint="eastAsia"/>
        </w:rPr>
        <w:t>本文结构</w:t>
      </w:r>
      <w:bookmarkEnd w:id="22"/>
      <w:bookmarkEnd w:id="23"/>
    </w:p>
    <w:p w14:paraId="4F917B67" w14:textId="77777777" w:rsidR="00460F9D" w:rsidRPr="00636514" w:rsidRDefault="00460F9D" w:rsidP="00FB1953">
      <w:pPr>
        <w:ind w:firstLine="480"/>
      </w:pPr>
      <w:r w:rsidRPr="00636514">
        <w:t>本文分为以下几个章节进行介绍</w:t>
      </w:r>
      <w:r w:rsidRPr="00636514">
        <w:rPr>
          <w:rFonts w:hint="eastAsia"/>
        </w:rPr>
        <w:t>：</w:t>
      </w:r>
    </w:p>
    <w:p w14:paraId="1B37F50A" w14:textId="77777777" w:rsidR="00460F9D" w:rsidRPr="00636514" w:rsidRDefault="00460F9D" w:rsidP="00AD581F">
      <w:pPr>
        <w:numPr>
          <w:ilvl w:val="0"/>
          <w:numId w:val="2"/>
        </w:numPr>
        <w:ind w:firstLineChars="0"/>
      </w:pPr>
      <w:r w:rsidRPr="00636514">
        <w:rPr>
          <w:rFonts w:hint="eastAsia"/>
        </w:rPr>
        <w:lastRenderedPageBreak/>
        <w:t>引言。主要对论文的研究背景及意义进行介绍，对论文的研究现状和主要研究内容进行分析。</w:t>
      </w:r>
    </w:p>
    <w:p w14:paraId="4CC04A36" w14:textId="77777777" w:rsidR="00460F9D" w:rsidRPr="00636514" w:rsidRDefault="00460F9D"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77777777" w:rsidR="00460F9D" w:rsidRPr="00636514" w:rsidRDefault="00460F9D"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和用例图。从两个方面进行，一个为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460F9D" w:rsidRPr="00636514" w:rsidRDefault="0090291F" w:rsidP="00AD581F">
      <w:pPr>
        <w:numPr>
          <w:ilvl w:val="0"/>
          <w:numId w:val="2"/>
        </w:numPr>
        <w:ind w:firstLineChars="0"/>
      </w:pPr>
      <w:r>
        <w:rPr>
          <w:rFonts w:hint="eastAsia"/>
        </w:rPr>
        <w:t>云平台</w:t>
      </w:r>
      <w:r w:rsidR="00460F9D" w:rsidRPr="00636514">
        <w:rPr>
          <w:rFonts w:hint="eastAsia"/>
        </w:rPr>
        <w:t>系统设计。主要介绍系统的</w:t>
      </w:r>
      <w:r>
        <w:t>总体架构</w:t>
      </w:r>
      <w:r w:rsidR="00460F9D" w:rsidRPr="00636514">
        <w:rPr>
          <w:rFonts w:hint="eastAsia"/>
        </w:rPr>
        <w:t>、</w:t>
      </w:r>
      <w:r>
        <w:rPr>
          <w:rFonts w:hint="eastAsia"/>
        </w:rPr>
        <w:t>详细设计</w:t>
      </w:r>
      <w:r w:rsidR="00460F9D" w:rsidRPr="00636514">
        <w:rPr>
          <w:rFonts w:hint="eastAsia"/>
        </w:rPr>
        <w:t>和数据库设计，并且设计出数据库</w:t>
      </w:r>
      <w:r w:rsidR="00460F9D" w:rsidRPr="00636514">
        <w:rPr>
          <w:rFonts w:hint="eastAsia"/>
        </w:rPr>
        <w:t>E-R</w:t>
      </w:r>
      <w:r w:rsidR="00460F9D" w:rsidRPr="00636514">
        <w:rPr>
          <w:rFonts w:hint="eastAsia"/>
        </w:rPr>
        <w:t>图。</w:t>
      </w:r>
    </w:p>
    <w:p w14:paraId="0EA88BF7" w14:textId="77777777" w:rsidR="00460F9D" w:rsidRPr="00636514" w:rsidRDefault="00460F9D"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B49DC89" w:rsidR="00460F9D" w:rsidRPr="00636514" w:rsidRDefault="00366BAE" w:rsidP="00AD581F">
      <w:pPr>
        <w:numPr>
          <w:ilvl w:val="0"/>
          <w:numId w:val="2"/>
        </w:numPr>
        <w:ind w:firstLineChars="0"/>
      </w:pPr>
      <w:r>
        <w:rPr>
          <w:rFonts w:hint="eastAsia"/>
        </w:rPr>
        <w:t>终端系统</w:t>
      </w:r>
      <w:r w:rsidR="00460F9D" w:rsidRPr="00636514">
        <w:rPr>
          <w:rFonts w:hint="eastAsia"/>
        </w:rPr>
        <w:t>的</w:t>
      </w:r>
      <w:r w:rsidR="00460F9D" w:rsidRPr="00636514">
        <w:t>实现</w:t>
      </w:r>
      <w:r w:rsidR="00460F9D" w:rsidRPr="00636514">
        <w:rPr>
          <w:rFonts w:hint="eastAsia"/>
        </w:rPr>
        <w:t>。主要介绍了客户端的分析实现，首先介绍了操作员客户端的各个模块功能和实现，做出对应的时序图。然后介绍了售货机终端的设计与实现</w:t>
      </w:r>
      <w:r w:rsidR="005036F5">
        <w:rPr>
          <w:rFonts w:hint="eastAsia"/>
        </w:rPr>
        <w:t>，</w:t>
      </w:r>
      <w:r w:rsidR="00460F9D" w:rsidRPr="00636514">
        <w:rPr>
          <w:rFonts w:hint="eastAsia"/>
        </w:rPr>
        <w:t>并做出相应的时序图和流程图。</w:t>
      </w:r>
    </w:p>
    <w:p w14:paraId="0672BC33" w14:textId="345BDC9A" w:rsidR="00460F9D" w:rsidRPr="00636514" w:rsidRDefault="00460F9D" w:rsidP="00AD581F">
      <w:pPr>
        <w:numPr>
          <w:ilvl w:val="0"/>
          <w:numId w:val="2"/>
        </w:numPr>
        <w:ind w:firstLineChars="0"/>
      </w:pPr>
      <w:r w:rsidRPr="00636514">
        <w:t>总结与展望</w:t>
      </w:r>
      <w:r w:rsidRPr="00636514">
        <w:rPr>
          <w:rFonts w:hint="eastAsia"/>
        </w:rPr>
        <w:t>。</w:t>
      </w:r>
      <w:r w:rsidR="00F96235">
        <w:t>总结</w:t>
      </w:r>
      <w:r w:rsidRPr="00636514">
        <w:t>系统的功能和方法</w:t>
      </w:r>
      <w:r w:rsidRPr="00636514">
        <w:rPr>
          <w:rFonts w:hint="eastAsia"/>
        </w:rPr>
        <w:t>，并提出进一步的展望。</w:t>
      </w:r>
    </w:p>
    <w:p w14:paraId="7AAAB695" w14:textId="77777777" w:rsidR="00460F9D" w:rsidRPr="00636514" w:rsidRDefault="00460F9D" w:rsidP="006C24CD">
      <w:pPr>
        <w:pStyle w:val="1"/>
        <w:ind w:left="240"/>
      </w:pPr>
      <w:r w:rsidRPr="00636514">
        <w:br w:type="page"/>
      </w:r>
      <w:bookmarkStart w:id="24" w:name="_Toc492673752"/>
      <w:bookmarkStart w:id="25" w:name="_Toc494811262"/>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4"/>
      <w:bookmarkEnd w:id="25"/>
    </w:p>
    <w:p w14:paraId="022B6BF7" w14:textId="77777777" w:rsidR="00460F9D" w:rsidRPr="00636514" w:rsidRDefault="00460F9D"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460F9D" w:rsidRPr="00636514" w:rsidRDefault="00460F9D" w:rsidP="007341F7">
      <w:pPr>
        <w:pStyle w:val="2"/>
      </w:pPr>
      <w:bookmarkStart w:id="26" w:name="_Toc492673753"/>
      <w:bookmarkStart w:id="27" w:name="_Toc494811263"/>
      <w:r w:rsidRPr="00636514">
        <w:rPr>
          <w:rFonts w:hint="eastAsia"/>
        </w:rPr>
        <w:t>2.1</w:t>
      </w:r>
      <w:r w:rsidRPr="00636514">
        <w:t xml:space="preserve"> </w:t>
      </w:r>
      <w:bookmarkEnd w:id="26"/>
      <w:r>
        <w:rPr>
          <w:rFonts w:hint="eastAsia"/>
          <w:lang w:eastAsia="zh-CN"/>
        </w:rPr>
        <w:t>多租户和</w:t>
      </w:r>
      <w:r>
        <w:rPr>
          <w:rFonts w:hint="eastAsia"/>
          <w:lang w:eastAsia="zh-CN"/>
        </w:rPr>
        <w:t>SaaS</w:t>
      </w:r>
      <w:r>
        <w:rPr>
          <w:rFonts w:hint="eastAsia"/>
          <w:lang w:eastAsia="zh-CN"/>
        </w:rPr>
        <w:t>服务</w:t>
      </w:r>
      <w:bookmarkEnd w:id="27"/>
    </w:p>
    <w:p w14:paraId="4E9E28CF" w14:textId="034FF641" w:rsidR="00460F9D" w:rsidRPr="00636514" w:rsidRDefault="00460F9D" w:rsidP="00AD581F">
      <w:pPr>
        <w:pStyle w:val="afe"/>
        <w:numPr>
          <w:ilvl w:val="0"/>
          <w:numId w:val="16"/>
        </w:numPr>
        <w:ind w:firstLineChars="0"/>
      </w:pPr>
      <w:bookmarkStart w:id="28" w:name="_Toc492673754"/>
      <w:r w:rsidRPr="00636514">
        <w:rPr>
          <w:rFonts w:hint="eastAsia"/>
        </w:rPr>
        <w:t>多租户架构</w:t>
      </w:r>
      <w:bookmarkEnd w:id="28"/>
    </w:p>
    <w:p w14:paraId="24906F6F" w14:textId="2E448397" w:rsidR="00460F9D" w:rsidRDefault="00460F9D"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一种软件架构技术，为实现一</w:t>
      </w:r>
      <w:r w:rsidRPr="00636514">
        <w:t>套</w:t>
      </w:r>
      <w:r w:rsidRPr="00636514">
        <w:rPr>
          <w:rFonts w:hint="eastAsia"/>
        </w:rPr>
        <w:t>可供多个企业用户公用的软件服务体系</w:t>
      </w:r>
      <w:r>
        <w:rPr>
          <w:rStyle w:val="afb"/>
        </w:rPr>
        <w:t>[</w:t>
      </w:r>
      <w:r w:rsidRPr="00636514">
        <w:rPr>
          <w:rStyle w:val="afb"/>
        </w:rPr>
        <w:footnoteReference w:id="9"/>
      </w:r>
      <w:r>
        <w:rPr>
          <w:rStyle w:val="afb"/>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Pr>
          <w:rStyle w:val="afb"/>
        </w:rPr>
        <w:t>[</w:t>
      </w:r>
      <w:r w:rsidRPr="00636514">
        <w:rPr>
          <w:rStyle w:val="afb"/>
        </w:rPr>
        <w:footnoteReference w:id="10"/>
      </w:r>
      <w:r>
        <w:rPr>
          <w:rStyle w:val="afb"/>
        </w:rPr>
        <w:t>]</w:t>
      </w:r>
      <w:r w:rsidRPr="0098515E">
        <w:rPr>
          <w:rFonts w:hint="eastAsia"/>
        </w:rPr>
        <w:t>。</w:t>
      </w:r>
    </w:p>
    <w:p w14:paraId="4C22AD7E" w14:textId="2A1A4556" w:rsidR="00460F9D" w:rsidRDefault="00460F9D"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Pr>
          <w:rStyle w:val="afb"/>
        </w:rPr>
        <w:t>[</w:t>
      </w:r>
      <w:r w:rsidRPr="00636514">
        <w:rPr>
          <w:rStyle w:val="afb"/>
        </w:rPr>
        <w:footnoteReference w:id="11"/>
      </w:r>
      <w:r>
        <w:rPr>
          <w:rStyle w:val="afb"/>
        </w:rPr>
        <w:t>]</w:t>
      </w:r>
      <w:r w:rsidRPr="0098515E">
        <w:rPr>
          <w:rFonts w:hint="eastAsia"/>
        </w:rPr>
        <w:t>。</w:t>
      </w:r>
    </w:p>
    <w:p w14:paraId="67FD1D29" w14:textId="4C46A622" w:rsidR="00460F9D" w:rsidRPr="00636514" w:rsidRDefault="00460F9D"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036E283D" w:rsidR="00460F9D" w:rsidRPr="00636514" w:rsidRDefault="00460F9D"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lastRenderedPageBreak/>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340A6E3F" w:rsidR="00460F9D" w:rsidRDefault="0012185B" w:rsidP="0091491F">
      <w:pPr>
        <w:ind w:firstLine="480"/>
      </w:pPr>
      <w:r>
        <w:rPr>
          <w:rFonts w:hint="eastAsia"/>
          <w:noProof/>
        </w:rPr>
        <w:drawing>
          <wp:anchor distT="0" distB="0" distL="114300" distR="114300" simplePos="0" relativeHeight="251741184" behindDoc="0" locked="0" layoutInCell="1" allowOverlap="1" wp14:anchorId="66EBACAA" wp14:editId="7FEEB746">
            <wp:simplePos x="0" y="0"/>
            <wp:positionH relativeFrom="column">
              <wp:posOffset>879427</wp:posOffset>
            </wp:positionH>
            <wp:positionV relativeFrom="paragraph">
              <wp:posOffset>1932533</wp:posOffset>
            </wp:positionV>
            <wp:extent cx="3903980" cy="1800860"/>
            <wp:effectExtent l="0" t="0" r="127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隔离级别对比.png"/>
                    <pic:cNvPicPr/>
                  </pic:nvPicPr>
                  <pic:blipFill rotWithShape="1">
                    <a:blip r:embed="rId24">
                      <a:extLst>
                        <a:ext uri="{28A0092B-C50C-407E-A947-70E740481C1C}">
                          <a14:useLocalDpi xmlns:a14="http://schemas.microsoft.com/office/drawing/2010/main" val="0"/>
                        </a:ext>
                      </a:extLst>
                    </a:blip>
                    <a:srcRect t="9734"/>
                    <a:stretch/>
                  </pic:blipFill>
                  <pic:spPr bwMode="auto">
                    <a:xfrm>
                      <a:off x="0" y="0"/>
                      <a:ext cx="3903980" cy="180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t>最后</w:t>
      </w:r>
      <w:r w:rsidR="00460F9D" w:rsidRPr="00636514">
        <w:rPr>
          <w:rFonts w:hint="eastAsia"/>
        </w:rPr>
        <w:t>，</w:t>
      </w:r>
      <w:r w:rsidR="00460F9D">
        <w:rPr>
          <w:rFonts w:hint="eastAsia"/>
        </w:rPr>
        <w:t>共享数据库，共享数据模式</w:t>
      </w:r>
      <w:r w:rsidR="00460F9D" w:rsidRPr="00636514">
        <w:rPr>
          <w:rFonts w:hint="eastAsia"/>
        </w:rPr>
        <w:t>。</w:t>
      </w:r>
      <w:r w:rsidR="00460F9D">
        <w:rPr>
          <w:rFonts w:hint="eastAsia"/>
        </w:rPr>
        <w:t>租户共用同一个数据库，</w:t>
      </w:r>
      <w:r w:rsidR="00460F9D" w:rsidRPr="00636514">
        <w:t>在表中增加相应的</w:t>
      </w:r>
      <w:r w:rsidR="00460F9D">
        <w:rPr>
          <w:rFonts w:hint="eastAsia"/>
        </w:rPr>
        <w:t>Tenan</w:t>
      </w:r>
      <w:r w:rsidR="00460F9D">
        <w:t>t</w:t>
      </w:r>
      <w:r w:rsidR="00460F9D" w:rsidRPr="00636514">
        <w:rPr>
          <w:rFonts w:hint="eastAsia"/>
        </w:rPr>
        <w:t>Id</w:t>
      </w:r>
      <w:r w:rsidR="00460F9D" w:rsidRPr="00636514">
        <w:t>进行数据的隔离</w:t>
      </w:r>
      <w:r w:rsidR="00460F9D" w:rsidRPr="00636514">
        <w:rPr>
          <w:rFonts w:hint="eastAsia"/>
        </w:rPr>
        <w:t>。</w:t>
      </w:r>
      <w:r w:rsidR="00460F9D">
        <w:rPr>
          <w:rFonts w:hint="eastAsia"/>
        </w:rPr>
        <w:t>所有租户放在同一个数据库甚至是同一张表中，</w:t>
      </w:r>
      <w:r w:rsidR="00460F9D" w:rsidRPr="00636514">
        <w:rPr>
          <w:rFonts w:hint="eastAsia"/>
        </w:rPr>
        <w:t>从本质上说，这是一种安全性、隔离性最低，共享性最高的方案</w:t>
      </w:r>
      <w:r w:rsidR="00460F9D">
        <w:rPr>
          <w:rFonts w:hint="eastAsia"/>
        </w:rPr>
        <w:t>，实现了效率的最大化</w:t>
      </w:r>
      <w:r w:rsidR="00460F9D" w:rsidRPr="00636514">
        <w:rPr>
          <w:rFonts w:hint="eastAsia"/>
        </w:rPr>
        <w:t>。当系统需要支持的租户越来越多时，共享数据库低成本、高效的特性就显现出来了。</w:t>
      </w:r>
      <w:r w:rsidR="00460F9D">
        <w:rPr>
          <w:rFonts w:hint="eastAsia"/>
        </w:rPr>
        <w:t>但是这种方案的数据隔离在开发时需要提供更高的技术手段加强数据的安全。租户隔离别分析如图</w:t>
      </w:r>
      <w:r w:rsidR="00460F9D">
        <w:rPr>
          <w:rFonts w:hint="eastAsia"/>
        </w:rPr>
        <w:t>2-</w:t>
      </w:r>
      <w:r w:rsidR="00460F9D">
        <w:t>1</w:t>
      </w:r>
      <w:r w:rsidR="00460F9D">
        <w:rPr>
          <w:rFonts w:hint="eastAsia"/>
        </w:rPr>
        <w:t>。</w:t>
      </w:r>
    </w:p>
    <w:p w14:paraId="67A6B3F6" w14:textId="5C607EB3" w:rsidR="00460F9D" w:rsidRPr="00F22391" w:rsidRDefault="00460F9D"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460F9D" w:rsidRPr="00636514" w:rsidRDefault="00460F9D" w:rsidP="00AD581F">
      <w:pPr>
        <w:pStyle w:val="afe"/>
        <w:numPr>
          <w:ilvl w:val="0"/>
          <w:numId w:val="16"/>
        </w:numPr>
        <w:ind w:firstLineChars="0"/>
      </w:pPr>
      <w:bookmarkStart w:id="29" w:name="_Toc492673755"/>
      <w:r w:rsidRPr="00636514">
        <w:t>SaaS</w:t>
      </w:r>
      <w:bookmarkEnd w:id="29"/>
      <w:r>
        <w:rPr>
          <w:rFonts w:hint="eastAsia"/>
        </w:rPr>
        <w:t>服务模式</w:t>
      </w:r>
    </w:p>
    <w:p w14:paraId="3A3F28E7" w14:textId="004E497D" w:rsidR="00460F9D" w:rsidRDefault="00460F9D"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Pr>
          <w:rStyle w:val="afb"/>
        </w:rPr>
        <w:t>[</w:t>
      </w:r>
      <w:r w:rsidRPr="00636514">
        <w:rPr>
          <w:rStyle w:val="afb"/>
        </w:rPr>
        <w:footnoteReference w:id="12"/>
      </w:r>
      <w:r>
        <w:rPr>
          <w:rStyle w:val="afb"/>
        </w:rPr>
        <w:t>]</w:t>
      </w:r>
      <w:r w:rsidRPr="0098515E">
        <w:rPr>
          <w:rFonts w:hint="eastAsia"/>
        </w:rPr>
        <w:t>。</w:t>
      </w:r>
    </w:p>
    <w:p w14:paraId="38EDEA4D" w14:textId="20D93E76" w:rsidR="00460F9D" w:rsidRDefault="00460F9D"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w:t>
      </w:r>
      <w:r w:rsidRPr="00636514">
        <w:rPr>
          <w:rFonts w:hint="eastAsia"/>
        </w:rPr>
        <w:lastRenderedPageBreak/>
        <w:t>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185B">
        <w:rPr>
          <w:noProof/>
        </w:rPr>
        <w:drawing>
          <wp:anchor distT="0" distB="0" distL="114300" distR="114300" simplePos="0" relativeHeight="251746304" behindDoc="0" locked="0" layoutInCell="1" allowOverlap="1" wp14:anchorId="1CA8F399" wp14:editId="14955B5D">
            <wp:simplePos x="0" y="0"/>
            <wp:positionH relativeFrom="column">
              <wp:posOffset>1556553</wp:posOffset>
            </wp:positionH>
            <wp:positionV relativeFrom="paragraph">
              <wp:posOffset>2085340</wp:posOffset>
            </wp:positionV>
            <wp:extent cx="2753995" cy="264795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aS多租户框架.png"/>
                    <pic:cNvPicPr/>
                  </pic:nvPicPr>
                  <pic:blipFill>
                    <a:blip r:embed="rId25">
                      <a:extLst>
                        <a:ext uri="{28A0092B-C50C-407E-A947-70E740481C1C}">
                          <a14:useLocalDpi xmlns:a14="http://schemas.microsoft.com/office/drawing/2010/main" val="0"/>
                        </a:ext>
                      </a:extLst>
                    </a:blip>
                    <a:stretch>
                      <a:fillRect/>
                    </a:stretch>
                  </pic:blipFill>
                  <pic:spPr>
                    <a:xfrm>
                      <a:off x="0" y="0"/>
                      <a:ext cx="2753995" cy="264795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7AC42D35" w:rsidR="00460F9D" w:rsidRPr="00F22391" w:rsidRDefault="00460F9D" w:rsidP="00F22391">
      <w:pPr>
        <w:ind w:firstLine="420"/>
        <w:jc w:val="center"/>
        <w:rPr>
          <w:rFonts w:ascii="Times New Roman" w:hAnsi="Times New Roman"/>
          <w:color w:val="000000" w:themeColor="text1"/>
          <w:sz w:val="21"/>
          <w:szCs w:val="21"/>
        </w:rPr>
      </w:pPr>
      <w:r w:rsidRPr="00F22391">
        <w:rPr>
          <w:rFonts w:ascii="Times New Roman" w:hAnsi="Times New Roman" w:hint="eastAsia"/>
          <w:color w:val="000000" w:themeColor="text1"/>
          <w:sz w:val="21"/>
          <w:szCs w:val="21"/>
        </w:rPr>
        <w:t>图</w:t>
      </w:r>
      <w:r w:rsidRPr="00F22391">
        <w:rPr>
          <w:rFonts w:ascii="Times New Roman" w:hAnsi="Times New Roman" w:hint="eastAsia"/>
          <w:color w:val="000000" w:themeColor="text1"/>
          <w:sz w:val="21"/>
          <w:szCs w:val="21"/>
        </w:rPr>
        <w:t>2-</w:t>
      </w:r>
      <w:r w:rsidRPr="00F22391">
        <w:rPr>
          <w:rFonts w:ascii="Times New Roman" w:hAnsi="Times New Roman"/>
          <w:color w:val="000000" w:themeColor="text1"/>
          <w:sz w:val="21"/>
          <w:szCs w:val="21"/>
        </w:rPr>
        <w:t>2  S</w:t>
      </w:r>
      <w:r w:rsidRPr="00F22391">
        <w:rPr>
          <w:rFonts w:ascii="Times New Roman" w:hAnsi="Times New Roman" w:hint="eastAsia"/>
          <w:color w:val="000000" w:themeColor="text1"/>
          <w:sz w:val="21"/>
          <w:szCs w:val="21"/>
        </w:rPr>
        <w:t>aaS</w:t>
      </w:r>
      <w:r w:rsidRPr="00F22391">
        <w:rPr>
          <w:rFonts w:ascii="Times New Roman" w:hAnsi="Times New Roman" w:hint="eastAsia"/>
          <w:color w:val="000000" w:themeColor="text1"/>
          <w:sz w:val="21"/>
          <w:szCs w:val="21"/>
        </w:rPr>
        <w:t>多租户软件服务的架构</w:t>
      </w:r>
    </w:p>
    <w:p w14:paraId="504BAD30" w14:textId="662FF441" w:rsidR="00460F9D" w:rsidRDefault="00460F9D" w:rsidP="00F907EF">
      <w:pPr>
        <w:ind w:firstLine="480"/>
      </w:pPr>
      <w:r w:rsidRPr="005270D9">
        <w:t>SaaS</w:t>
      </w:r>
      <w:r w:rsidRPr="00636514">
        <w:t>多租户软件服务架构</w:t>
      </w:r>
      <w:r w:rsidRPr="00636514">
        <w:rPr>
          <w:rFonts w:hint="eastAsia"/>
        </w:rPr>
        <w:t>由下至上</w:t>
      </w:r>
      <w:r w:rsidRPr="00636514">
        <w:t>第一层为基础层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Pr>
          <w:rStyle w:val="afb"/>
        </w:rPr>
        <w:t>[</w:t>
      </w:r>
      <w:r w:rsidRPr="00636514">
        <w:rPr>
          <w:rStyle w:val="afb"/>
        </w:rPr>
        <w:footnoteReference w:id="13"/>
      </w:r>
      <w:r>
        <w:rPr>
          <w:rStyle w:val="afb"/>
        </w:rPr>
        <w:t>]</w:t>
      </w:r>
      <w:r w:rsidRPr="00636514">
        <w:rPr>
          <w:vertAlign w:val="superscript"/>
        </w:rPr>
        <w:fldChar w:fldCharType="begin"/>
      </w:r>
      <w:r w:rsidRPr="00636514">
        <w:rPr>
          <w:vertAlign w:val="superscript"/>
        </w:rPr>
        <w:instrText xml:space="preserve"> REF _Ref493529442 \r \h  \* MERGEFORMAT </w:instrText>
      </w:r>
      <w:r w:rsidRPr="00636514">
        <w:rPr>
          <w:vertAlign w:val="superscript"/>
        </w:rPr>
      </w:r>
      <w:r w:rsidRPr="00636514">
        <w:rPr>
          <w:vertAlign w:val="superscript"/>
        </w:rPr>
        <w:fldChar w:fldCharType="end"/>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7FEBB633" w:rsidR="00460F9D" w:rsidRDefault="00460F9D" w:rsidP="00F907EF">
      <w:pPr>
        <w:ind w:firstLine="480"/>
      </w:pPr>
      <w:r>
        <w:rPr>
          <w:rFonts w:hint="eastAsia"/>
        </w:rPr>
        <w:t>传统软件部署在</w:t>
      </w:r>
      <w:r w:rsidR="00027330">
        <w:t>商家</w:t>
      </w:r>
      <w:r>
        <w:rPr>
          <w:rFonts w:hint="eastAsia"/>
        </w:rPr>
        <w:t>的硬件设备上，除了软件</w:t>
      </w:r>
      <w:r w:rsidR="009429A0">
        <w:rPr>
          <w:rFonts w:hint="eastAsia"/>
        </w:rPr>
        <w:t>开发</w:t>
      </w:r>
      <w:r>
        <w:rPr>
          <w:rFonts w:hint="eastAsia"/>
        </w:rPr>
        <w:t>的开销还有大量的硬件和服务器的花费。而</w:t>
      </w:r>
      <w:r>
        <w:rPr>
          <w:rFonts w:hint="eastAsia"/>
        </w:rPr>
        <w:t>SaaS</w:t>
      </w:r>
      <w:r>
        <w:rPr>
          <w:rFonts w:hint="eastAsia"/>
        </w:rPr>
        <w:t>提供商</w:t>
      </w:r>
      <w:r w:rsidR="009E0895">
        <w:rPr>
          <w:rFonts w:hint="eastAsia"/>
        </w:rPr>
        <w:t>将</w:t>
      </w:r>
      <w:r>
        <w:rPr>
          <w:rFonts w:hint="eastAsia"/>
        </w:rPr>
        <w:t>软件服务部署</w:t>
      </w:r>
      <w:r w:rsidR="00993B85">
        <w:rPr>
          <w:rFonts w:hint="eastAsia"/>
        </w:rPr>
        <w:t>到提供商</w:t>
      </w:r>
      <w:r w:rsidR="009E0895">
        <w:rPr>
          <w:rFonts w:hint="eastAsia"/>
        </w:rPr>
        <w:t>的硬件设备上</w:t>
      </w:r>
      <w:r>
        <w:rPr>
          <w:rFonts w:hint="eastAsia"/>
        </w:rPr>
        <w:t>，使用者只需通过互联网访问系统，每个商家都节省了硬件设施的消耗，潜在的资源节省</w:t>
      </w:r>
      <w:r>
        <w:rPr>
          <w:rFonts w:hint="eastAsia"/>
        </w:rPr>
        <w:lastRenderedPageBreak/>
        <w:t>超出了传统软件的很多倍。在这种情况下，</w:t>
      </w:r>
      <w:r w:rsidR="008B63D8">
        <w:t>基于</w:t>
      </w:r>
      <w:r>
        <w:rPr>
          <w:rFonts w:hint="eastAsia"/>
        </w:rPr>
        <w:t>S</w:t>
      </w:r>
      <w:r>
        <w:t>aaS</w:t>
      </w:r>
      <w:r w:rsidR="008B63D8">
        <w:t>服务进行开发</w:t>
      </w:r>
      <w:r>
        <w:t>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596AFE1" w14:textId="729F22A7" w:rsidR="000E0674" w:rsidRDefault="0056673F" w:rsidP="00FA100F">
      <w:pPr>
        <w:ind w:firstLine="480"/>
      </w:pPr>
      <w:r>
        <w:rPr>
          <w:noProof/>
        </w:rPr>
        <w:drawing>
          <wp:anchor distT="0" distB="0" distL="114300" distR="114300" simplePos="0" relativeHeight="251747328" behindDoc="0" locked="0" layoutInCell="1" allowOverlap="1" wp14:anchorId="66ACEC9E" wp14:editId="40B26E32">
            <wp:simplePos x="0" y="0"/>
            <wp:positionH relativeFrom="column">
              <wp:posOffset>357529</wp:posOffset>
            </wp:positionH>
            <wp:positionV relativeFrom="paragraph">
              <wp:posOffset>1374895</wp:posOffset>
            </wp:positionV>
            <wp:extent cx="4450080" cy="2456815"/>
            <wp:effectExtent l="0" t="0" r="762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传统软件与Saas软件对比.png"/>
                    <pic:cNvPicPr/>
                  </pic:nvPicPr>
                  <pic:blipFill>
                    <a:blip r:embed="rId26">
                      <a:extLst>
                        <a:ext uri="{28A0092B-C50C-407E-A947-70E740481C1C}">
                          <a14:useLocalDpi xmlns:a14="http://schemas.microsoft.com/office/drawing/2010/main" val="0"/>
                        </a:ext>
                      </a:extLst>
                    </a:blip>
                    <a:stretch>
                      <a:fillRect/>
                    </a:stretch>
                  </pic:blipFill>
                  <pic:spPr>
                    <a:xfrm>
                      <a:off x="0" y="0"/>
                      <a:ext cx="4450080" cy="2456815"/>
                    </a:xfrm>
                    <a:prstGeom prst="rect">
                      <a:avLst/>
                    </a:prstGeom>
                  </pic:spPr>
                </pic:pic>
              </a:graphicData>
            </a:graphic>
            <wp14:sizeRelH relativeFrom="page">
              <wp14:pctWidth>0</wp14:pctWidth>
            </wp14:sizeRelH>
            <wp14:sizeRelV relativeFrom="page">
              <wp14:pctHeight>0</wp14:pctHeight>
            </wp14:sizeRelV>
          </wp:anchor>
        </w:drawing>
      </w:r>
      <w:r w:rsidR="00460F9D">
        <w:t>使用</w:t>
      </w:r>
      <w:r w:rsidR="00460F9D">
        <w:rPr>
          <w:rFonts w:hint="eastAsia"/>
        </w:rPr>
        <w:t>SaaS</w:t>
      </w:r>
      <w:r w:rsidR="00460F9D">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rsidR="00460F9D">
        <w:t>SaaS</w:t>
      </w:r>
      <w:r w:rsidR="00460F9D">
        <w:rPr>
          <w:rFonts w:hint="eastAsia"/>
        </w:rPr>
        <w:t>软件服务价格低廉。</w:t>
      </w:r>
    </w:p>
    <w:p w14:paraId="49F8D9FD" w14:textId="39D947ED" w:rsidR="00460F9D" w:rsidRDefault="00460F9D" w:rsidP="00F22391">
      <w:pPr>
        <w:pStyle w:val="aff0"/>
      </w:pPr>
      <w:r>
        <w:rPr>
          <w:rFonts w:hint="eastAsia"/>
        </w:rPr>
        <w:t>图</w:t>
      </w:r>
      <w:r>
        <w:rPr>
          <w:rFonts w:hint="eastAsia"/>
        </w:rPr>
        <w:t>2-</w:t>
      </w:r>
      <w:r>
        <w:t xml:space="preserve">3  </w:t>
      </w:r>
      <w:r>
        <w:rPr>
          <w:rFonts w:hint="eastAsia"/>
        </w:rPr>
        <w:t>传统软件与</w:t>
      </w:r>
      <w:r>
        <w:rPr>
          <w:rFonts w:hint="eastAsia"/>
        </w:rPr>
        <w:t>Saa</w:t>
      </w:r>
      <w:r>
        <w:t>S</w:t>
      </w:r>
      <w:r>
        <w:rPr>
          <w:rFonts w:hint="eastAsia"/>
        </w:rPr>
        <w:t>软件对比</w:t>
      </w:r>
    </w:p>
    <w:p w14:paraId="5F705E9D" w14:textId="576CF66B" w:rsidR="00460F9D" w:rsidRPr="00636514" w:rsidRDefault="00460F9D" w:rsidP="00377B0D">
      <w:pPr>
        <w:pStyle w:val="2"/>
      </w:pPr>
      <w:bookmarkStart w:id="30" w:name="_Toc492673756"/>
      <w:bookmarkStart w:id="31" w:name="_Toc494811264"/>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bookmarkEnd w:id="31"/>
    </w:p>
    <w:p w14:paraId="74EAA225" w14:textId="10B9CA27" w:rsidR="00460F9D" w:rsidRPr="00636514" w:rsidRDefault="00460F9D"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Pr>
          <w:rStyle w:val="afb"/>
        </w:rPr>
        <w:t>[</w:t>
      </w:r>
      <w:r w:rsidRPr="00636514">
        <w:rPr>
          <w:rStyle w:val="afb"/>
        </w:rPr>
        <w:footnoteReference w:id="14"/>
      </w:r>
      <w:r>
        <w:rPr>
          <w:rStyle w:val="afb"/>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460F9D" w:rsidRPr="00636514" w:rsidRDefault="00460F9D"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Pr="00636514">
        <w:rPr>
          <w:rFonts w:hint="eastAsia"/>
        </w:rPr>
        <w:t>框架的关系</w:t>
      </w:r>
    </w:p>
    <w:p w14:paraId="3348A786" w14:textId="407450A5" w:rsidR="00460F9D" w:rsidRPr="00636514" w:rsidRDefault="00460F9D"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rsidR="002571B7">
        <w:t>应</w:t>
      </w:r>
      <w:r w:rsidRPr="00636514">
        <w:rPr>
          <w:rFonts w:hint="eastAsia"/>
        </w:rPr>
        <w:t>用程序开发的复杂性。它将传统的开发和配置变得简洁，可以使开发人</w:t>
      </w:r>
      <w:r w:rsidRPr="00636514">
        <w:rPr>
          <w:rFonts w:hint="eastAsia"/>
        </w:rPr>
        <w:lastRenderedPageBreak/>
        <w:t>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sidR="00E90AB4">
        <w:rPr>
          <w:rFonts w:hint="eastAsia"/>
        </w:rPr>
        <w:t>，</w:t>
      </w:r>
      <w:r w:rsidRPr="00636514">
        <w:t>也</w:t>
      </w:r>
      <w:r w:rsidRPr="00636514">
        <w:rPr>
          <w:rFonts w:hint="eastAsia"/>
        </w:rPr>
        <w:t>提供声明式事务的支持，能够灵活的控制事务管理。</w:t>
      </w:r>
      <w:r w:rsidR="0028770F">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008C6681" w:rsidRPr="003463D3">
        <w:t>MyBatis</w:t>
      </w:r>
      <w:r w:rsidRPr="00636514">
        <w:rPr>
          <w:rFonts w:hint="eastAsia"/>
        </w:rPr>
        <w:t>框架等。</w:t>
      </w:r>
    </w:p>
    <w:p w14:paraId="054F99AC" w14:textId="4C528BD8" w:rsidR="00460F9D" w:rsidRDefault="00262C8F" w:rsidP="00F907EF">
      <w:pPr>
        <w:ind w:firstLine="480"/>
      </w:pPr>
      <w:r>
        <w:rPr>
          <w:rFonts w:hint="eastAsia"/>
          <w:noProof/>
        </w:rPr>
        <w:drawing>
          <wp:anchor distT="0" distB="0" distL="114300" distR="114300" simplePos="0" relativeHeight="251719680" behindDoc="0" locked="0" layoutInCell="1" allowOverlap="1" wp14:anchorId="55636B68" wp14:editId="664B5971">
            <wp:simplePos x="0" y="0"/>
            <wp:positionH relativeFrom="column">
              <wp:posOffset>839423</wp:posOffset>
            </wp:positionH>
            <wp:positionV relativeFrom="paragraph">
              <wp:posOffset>1334135</wp:posOffset>
            </wp:positionV>
            <wp:extent cx="3719830" cy="2621915"/>
            <wp:effectExtent l="0" t="0" r="0" b="698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3719830" cy="262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0F9D" w:rsidRPr="00636514">
        <w:rPr>
          <w:rFonts w:hint="eastAsia"/>
        </w:rPr>
        <w:t>Spring</w:t>
      </w:r>
      <w:r w:rsidR="00460F9D" w:rsidRPr="00636514">
        <w:rPr>
          <w:rFonts w:hint="eastAsia"/>
        </w:rPr>
        <w:t>框架由七个模块组成，提供了企业级开发</w:t>
      </w:r>
      <w:r w:rsidR="00460F9D" w:rsidRPr="00636514">
        <w:t>中</w:t>
      </w:r>
      <w:r w:rsidR="00460F9D" w:rsidRPr="00636514">
        <w:rPr>
          <w:rFonts w:hint="eastAsia"/>
        </w:rPr>
        <w:t>包括持久层、业务层和展示层的所有支持。</w:t>
      </w:r>
      <w:r w:rsidR="00A63C76" w:rsidRPr="00636514">
        <w:rPr>
          <w:rFonts w:hint="eastAsia"/>
        </w:rPr>
        <w:t>Spring</w:t>
      </w:r>
      <w:r w:rsidR="00A63C76" w:rsidRPr="00636514">
        <w:rPr>
          <w:rFonts w:hint="eastAsia"/>
        </w:rPr>
        <w:t>的核心容器有四个，包括</w:t>
      </w:r>
      <w:r w:rsidR="00A63C76" w:rsidRPr="00636514">
        <w:rPr>
          <w:rFonts w:hint="eastAsia"/>
        </w:rPr>
        <w:t>Bean</w:t>
      </w:r>
      <w:r w:rsidR="00A63C76" w:rsidRPr="00636514">
        <w:t>s</w:t>
      </w:r>
      <w:r w:rsidR="00A63C76" w:rsidRPr="00636514">
        <w:rPr>
          <w:rFonts w:hint="eastAsia"/>
        </w:rPr>
        <w:t>、</w:t>
      </w:r>
      <w:r w:rsidR="00A63C76" w:rsidRPr="00636514">
        <w:rPr>
          <w:rFonts w:hint="eastAsia"/>
        </w:rPr>
        <w:t>C</w:t>
      </w:r>
      <w:r w:rsidR="00A63C76" w:rsidRPr="00636514">
        <w:t>ore</w:t>
      </w:r>
      <w:r w:rsidR="00A63C76" w:rsidRPr="00636514">
        <w:rPr>
          <w:rFonts w:hint="eastAsia"/>
        </w:rPr>
        <w:t>、</w:t>
      </w:r>
      <w:r w:rsidR="00A63C76" w:rsidRPr="00636514">
        <w:t>Context</w:t>
      </w:r>
      <w:r w:rsidR="00A63C76" w:rsidRPr="00636514">
        <w:t>和</w:t>
      </w:r>
      <w:r w:rsidR="00A63C76" w:rsidRPr="00636514">
        <w:t>SpEL</w:t>
      </w:r>
      <w:r w:rsidR="00A63C76" w:rsidRPr="00636514">
        <w:rPr>
          <w:rFonts w:hint="eastAsia"/>
        </w:rPr>
        <w:t>。</w:t>
      </w:r>
      <w:r w:rsidR="00A63C76" w:rsidRPr="00636514">
        <w:t>核心容器构建了</w:t>
      </w:r>
      <w:r w:rsidR="00A63C76" w:rsidRPr="00636514">
        <w:rPr>
          <w:rFonts w:hint="eastAsia"/>
        </w:rPr>
        <w:t>Spring</w:t>
      </w:r>
      <w:r w:rsidR="00A63C76" w:rsidRPr="00636514">
        <w:rPr>
          <w:rFonts w:hint="eastAsia"/>
        </w:rPr>
        <w:t>的基础架构并提供框架的基础功能。</w:t>
      </w:r>
      <w:r w:rsidR="00460F9D" w:rsidRPr="005270D9">
        <w:rPr>
          <w:rFonts w:hint="eastAsia"/>
        </w:rPr>
        <w:t>Spring</w:t>
      </w:r>
      <w:r w:rsidR="00460F9D" w:rsidRPr="00636514">
        <w:rPr>
          <w:rFonts w:hint="eastAsia"/>
        </w:rPr>
        <w:t>构建在核心容器上，其主要分布如图</w:t>
      </w:r>
      <w:r w:rsidR="00460F9D" w:rsidRPr="00636514">
        <w:rPr>
          <w:rFonts w:hint="eastAsia"/>
        </w:rPr>
        <w:t>2-</w:t>
      </w:r>
      <w:r w:rsidR="00460F9D">
        <w:t>4</w:t>
      </w:r>
      <w:r w:rsidR="00460F9D" w:rsidRPr="00636514">
        <w:rPr>
          <w:rFonts w:hint="eastAsia"/>
        </w:rPr>
        <w:t>所示</w:t>
      </w:r>
      <w:r w:rsidR="00460F9D">
        <w:rPr>
          <w:rFonts w:hint="eastAsia"/>
        </w:rPr>
        <w:t>。</w:t>
      </w:r>
    </w:p>
    <w:p w14:paraId="05015B9E" w14:textId="77777777" w:rsidR="00262C8F" w:rsidRDefault="00262C8F" w:rsidP="00262C8F">
      <w:pPr>
        <w:pStyle w:val="aff0"/>
      </w:pPr>
      <w:r>
        <w:rPr>
          <w:rFonts w:hint="eastAsia"/>
        </w:rPr>
        <w:t>图</w:t>
      </w:r>
      <w:r>
        <w:rPr>
          <w:rFonts w:hint="eastAsia"/>
        </w:rPr>
        <w:t>2-</w:t>
      </w:r>
      <w:r>
        <w:t>4 S</w:t>
      </w:r>
      <w:r>
        <w:rPr>
          <w:rFonts w:hint="eastAsia"/>
        </w:rPr>
        <w:t>pring</w:t>
      </w:r>
      <w:r>
        <w:rPr>
          <w:rFonts w:hint="eastAsia"/>
        </w:rPr>
        <w:t>框架组件图</w:t>
      </w:r>
      <w:r>
        <w:rPr>
          <w:rStyle w:val="afb"/>
        </w:rPr>
        <w:t>[</w:t>
      </w:r>
      <w:r>
        <w:rPr>
          <w:rStyle w:val="afb"/>
        </w:rPr>
        <w:footnoteReference w:id="15"/>
      </w:r>
      <w:r>
        <w:rPr>
          <w:rStyle w:val="afb"/>
        </w:rPr>
        <w:t>]</w:t>
      </w:r>
    </w:p>
    <w:p w14:paraId="324F3194" w14:textId="2DA34ACE" w:rsidR="00460F9D" w:rsidRPr="00636514" w:rsidRDefault="003B4C48" w:rsidP="0018084A">
      <w:pPr>
        <w:ind w:firstLine="480"/>
      </w:pPr>
      <w:r>
        <w:t>Spring</w:t>
      </w:r>
      <w:r w:rsidR="00460F9D" w:rsidRPr="00636514">
        <w:rPr>
          <w:rFonts w:hint="eastAsia"/>
        </w:rPr>
        <w:t>实现了</w:t>
      </w:r>
      <w:r w:rsidR="00460F9D" w:rsidRPr="00636514">
        <w:rPr>
          <w:rFonts w:hint="eastAsia"/>
        </w:rPr>
        <w:t>Io</w:t>
      </w:r>
      <w:r w:rsidR="00460F9D" w:rsidRPr="00636514">
        <w:t>C</w:t>
      </w:r>
      <w:r w:rsidR="00460F9D" w:rsidRPr="00636514">
        <w:t>模式</w:t>
      </w:r>
      <w:r w:rsidR="00460F9D" w:rsidRPr="00636514">
        <w:rPr>
          <w:rFonts w:hint="eastAsia"/>
        </w:rPr>
        <w:t>，</w:t>
      </w:r>
      <w:r w:rsidR="00460F9D" w:rsidRPr="00636514">
        <w:rPr>
          <w:rFonts w:hint="eastAsia"/>
        </w:rPr>
        <w:t xml:space="preserve"> IoC</w:t>
      </w:r>
      <w:r w:rsidR="00460F9D" w:rsidRPr="00636514">
        <w:t>是</w:t>
      </w:r>
      <w:r w:rsidR="00460F9D" w:rsidRPr="00636514">
        <w:rPr>
          <w:rFonts w:hint="eastAsia"/>
        </w:rPr>
        <w:t>Inverse</w:t>
      </w:r>
      <w:r w:rsidR="00460F9D" w:rsidRPr="00636514">
        <w:t xml:space="preserve"> of Control</w:t>
      </w:r>
      <w:r w:rsidR="00460F9D" w:rsidRPr="00636514">
        <w:t>的缩写</w:t>
      </w:r>
      <w:r w:rsidR="00460F9D"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1D89D0D6" w:rsidR="00460F9D" w:rsidRPr="00636514" w:rsidRDefault="00460F9D" w:rsidP="00F907EF">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w:t>
      </w:r>
      <w:r w:rsidRPr="00636514">
        <w:rPr>
          <w:rFonts w:hint="eastAsia"/>
        </w:rPr>
        <w:lastRenderedPageBreak/>
        <w:t>有效降低代码的耦合性</w:t>
      </w:r>
      <w:r>
        <w:rPr>
          <w:rStyle w:val="afb"/>
        </w:rPr>
        <w:t>[</w:t>
      </w:r>
      <w:r w:rsidRPr="00636514">
        <w:rPr>
          <w:rStyle w:val="afb"/>
        </w:rPr>
        <w:footnoteReference w:id="16"/>
      </w:r>
      <w:r>
        <w:rPr>
          <w:rStyle w:val="afb"/>
        </w:rPr>
        <w:t>]</w:t>
      </w:r>
      <w:r w:rsidRPr="005270D9">
        <w:rPr>
          <w:rFonts w:hint="eastAsia"/>
        </w:rPr>
        <w:t>。</w:t>
      </w:r>
    </w:p>
    <w:p w14:paraId="7576D604" w14:textId="7E26C4E1" w:rsidR="00460F9D" w:rsidRPr="00636514" w:rsidRDefault="00460F9D"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Pr>
          <w:rStyle w:val="afb"/>
        </w:rPr>
        <w:t>[</w:t>
      </w:r>
      <w:r w:rsidRPr="00636514">
        <w:rPr>
          <w:rStyle w:val="afb"/>
        </w:rPr>
        <w:footnoteReference w:id="17"/>
      </w:r>
      <w:r>
        <w:rPr>
          <w:rStyle w:val="afb"/>
        </w:rPr>
        <w:t>]</w:t>
      </w:r>
      <w:r w:rsidRPr="005270D9">
        <w:rPr>
          <w:rFonts w:hint="eastAsia"/>
        </w:rPr>
        <w:t>。</w:t>
      </w:r>
    </w:p>
    <w:p w14:paraId="65D64BEE" w14:textId="26B3666C" w:rsidR="00460F9D" w:rsidRPr="00636514" w:rsidRDefault="00CF5CB9" w:rsidP="00776FC2">
      <w:pPr>
        <w:ind w:firstLine="480"/>
      </w:pPr>
      <w:r>
        <w:rPr>
          <w:noProof/>
        </w:rPr>
        <w:drawing>
          <wp:anchor distT="0" distB="0" distL="114300" distR="114300" simplePos="0" relativeHeight="251720704" behindDoc="0" locked="0" layoutInCell="1" allowOverlap="1" wp14:anchorId="5E2DB382" wp14:editId="216E6523">
            <wp:simplePos x="0" y="0"/>
            <wp:positionH relativeFrom="column">
              <wp:posOffset>1090930</wp:posOffset>
            </wp:positionH>
            <wp:positionV relativeFrom="paragraph">
              <wp:posOffset>2276594</wp:posOffset>
            </wp:positionV>
            <wp:extent cx="3560445" cy="1863090"/>
            <wp:effectExtent l="0" t="0" r="1905" b="381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60445" cy="1863090"/>
                    </a:xfrm>
                    <a:prstGeom prst="rect">
                      <a:avLst/>
                    </a:prstGeom>
                  </pic:spPr>
                </pic:pic>
              </a:graphicData>
            </a:graphic>
            <wp14:sizeRelH relativeFrom="margin">
              <wp14:pctWidth>0</wp14:pctWidth>
            </wp14:sizeRelH>
            <wp14:sizeRelV relativeFrom="margin">
              <wp14:pctHeight>0</wp14:pctHeight>
            </wp14:sizeRelV>
          </wp:anchor>
        </w:drawing>
      </w:r>
      <w:r w:rsidR="00460F9D" w:rsidRPr="00636514">
        <w:rPr>
          <w:rFonts w:hint="eastAsia"/>
        </w:rPr>
        <w:t>SpringMVC</w:t>
      </w:r>
      <w:r w:rsidR="00460F9D" w:rsidRPr="00636514">
        <w:rPr>
          <w:rFonts w:hint="eastAsia"/>
        </w:rPr>
        <w:t>是一种基于</w:t>
      </w:r>
      <w:r w:rsidR="00460F9D" w:rsidRPr="00636514">
        <w:rPr>
          <w:rFonts w:hint="eastAsia"/>
        </w:rPr>
        <w:t>MVC</w:t>
      </w:r>
      <w:r w:rsidR="00460F9D" w:rsidRPr="00636514">
        <w:rPr>
          <w:rFonts w:hint="eastAsia"/>
        </w:rPr>
        <w:t>三层模式的</w:t>
      </w:r>
      <w:r w:rsidR="00460F9D" w:rsidRPr="00636514">
        <w:rPr>
          <w:rFonts w:hint="eastAsia"/>
        </w:rPr>
        <w:t>web</w:t>
      </w:r>
      <w:r w:rsidR="00460F9D" w:rsidRPr="00636514">
        <w:rPr>
          <w:rFonts w:hint="eastAsia"/>
        </w:rPr>
        <w:t>框架，</w:t>
      </w:r>
      <w:r w:rsidR="00460F9D" w:rsidRPr="00636514">
        <w:t>框架模型如图</w:t>
      </w:r>
      <w:r w:rsidR="00460F9D" w:rsidRPr="00636514">
        <w:rPr>
          <w:rFonts w:hint="eastAsia"/>
        </w:rPr>
        <w:t>2-</w:t>
      </w:r>
      <w:r w:rsidR="00460F9D">
        <w:t>5</w:t>
      </w:r>
      <w:r w:rsidR="00460F9D" w:rsidRPr="00636514">
        <w:t>所示</w:t>
      </w:r>
      <w:r w:rsidR="00460F9D" w:rsidRPr="005270D9">
        <w:rPr>
          <w:rFonts w:hint="eastAsia"/>
        </w:rPr>
        <w:t>。</w:t>
      </w:r>
      <w:r w:rsidR="00460F9D" w:rsidRPr="00636514">
        <w:rPr>
          <w:rFonts w:hint="eastAsia"/>
        </w:rPr>
        <w:t>SpringMVC</w:t>
      </w:r>
      <w:r w:rsidR="00460F9D" w:rsidRPr="00636514">
        <w:rPr>
          <w:rFonts w:hint="eastAsia"/>
        </w:rPr>
        <w:t>围绕</w:t>
      </w:r>
      <w:r w:rsidR="00460F9D" w:rsidRPr="00636514">
        <w:rPr>
          <w:rFonts w:hint="eastAsia"/>
        </w:rPr>
        <w:t>DispatcherServlet</w:t>
      </w:r>
      <w:r w:rsidR="00460F9D">
        <w:rPr>
          <w:rFonts w:hint="eastAsia"/>
        </w:rPr>
        <w:t>展开，它负责将请求发送到相应的后台处理程序。</w:t>
      </w:r>
      <w:r w:rsidR="006A4933" w:rsidRPr="00636514">
        <w:rPr>
          <w:rFonts w:hint="eastAsia"/>
        </w:rPr>
        <w:t>SpringMVC</w:t>
      </w:r>
      <w:r w:rsidR="006A4933" w:rsidRPr="00636514">
        <w:t>使用注解的方式实现方法的注入</w:t>
      </w:r>
      <w:r w:rsidR="006A4933" w:rsidRPr="00636514">
        <w:rPr>
          <w:rFonts w:hint="eastAsia"/>
        </w:rPr>
        <w:t>，不需要手动创建对象，同时能够实现数据的请求转发，尽量减少了</w:t>
      </w:r>
      <w:r w:rsidR="006A4933" w:rsidRPr="00636514">
        <w:rPr>
          <w:rFonts w:hint="eastAsia"/>
        </w:rPr>
        <w:t>xml</w:t>
      </w:r>
      <w:r w:rsidR="006A4933" w:rsidRPr="00636514">
        <w:rPr>
          <w:rFonts w:hint="eastAsia"/>
        </w:rPr>
        <w:t>配置文件的使用。</w:t>
      </w:r>
      <w:r w:rsidR="00460F9D" w:rsidRPr="00636514">
        <w:t>@Controller</w:t>
      </w:r>
      <w:r w:rsidR="00460F9D" w:rsidRPr="00636514">
        <w:rPr>
          <w:rFonts w:hint="eastAsia"/>
        </w:rPr>
        <w:t>注解</w:t>
      </w:r>
      <w:r w:rsidR="00460F9D" w:rsidRPr="00636514">
        <w:t>将</w:t>
      </w:r>
      <w:r w:rsidR="00460F9D" w:rsidRPr="00636514">
        <w:rPr>
          <w:rFonts w:hint="eastAsia"/>
        </w:rPr>
        <w:t>POJO</w:t>
      </w:r>
      <w:r w:rsidR="00460F9D" w:rsidRPr="00636514">
        <w:rPr>
          <w:rFonts w:hint="eastAsia"/>
        </w:rPr>
        <w:t>类作为请求转发和处理的</w:t>
      </w:r>
      <w:r w:rsidR="00460F9D" w:rsidRPr="00636514">
        <w:rPr>
          <w:rFonts w:hint="eastAsia"/>
        </w:rPr>
        <w:t>Action</w:t>
      </w:r>
      <w:r w:rsidR="00460F9D" w:rsidRPr="00636514">
        <w:t>类</w:t>
      </w:r>
      <w:r w:rsidR="00460F9D" w:rsidRPr="00636514">
        <w:rPr>
          <w:rFonts w:hint="eastAsia"/>
        </w:rPr>
        <w:t>，</w:t>
      </w:r>
      <w:r w:rsidR="00F95BCB" w:rsidRPr="00636514" w:rsidDel="00F95BCB">
        <w:rPr>
          <w:rFonts w:hint="eastAsia"/>
        </w:rPr>
        <w:t xml:space="preserve"> </w:t>
      </w:r>
      <w:r w:rsidR="00460F9D" w:rsidRPr="00636514">
        <w:t>@RequestMapping</w:t>
      </w:r>
      <w:r w:rsidR="00460F9D" w:rsidRPr="00636514">
        <w:t>注解</w:t>
      </w:r>
      <w:r w:rsidR="00F95BCB">
        <w:rPr>
          <w:rFonts w:hint="eastAsia"/>
        </w:rPr>
        <w:t>了</w:t>
      </w:r>
      <w:r w:rsidR="00460F9D" w:rsidRPr="00636514">
        <w:t>实现类似于</w:t>
      </w:r>
      <w:r w:rsidR="00460F9D" w:rsidRPr="00636514">
        <w:rPr>
          <w:rFonts w:hint="eastAsia"/>
        </w:rPr>
        <w:t>REST</w:t>
      </w:r>
      <w:r w:rsidR="00460F9D" w:rsidRPr="00636514">
        <w:rPr>
          <w:rFonts w:hint="eastAsia"/>
        </w:rPr>
        <w:t>格式的的</w:t>
      </w:r>
      <w:r w:rsidR="00460F9D" w:rsidRPr="00636514">
        <w:rPr>
          <w:rFonts w:hint="eastAsia"/>
        </w:rPr>
        <w:t>URL</w:t>
      </w:r>
      <w:r w:rsidR="00460F9D" w:rsidRPr="00636514">
        <w:rPr>
          <w:rFonts w:hint="eastAsia"/>
        </w:rPr>
        <w:t>请求</w:t>
      </w:r>
      <w:r w:rsidR="001A619B">
        <w:rPr>
          <w:rFonts w:hint="eastAsia"/>
        </w:rPr>
        <w:t>，这也是</w:t>
      </w:r>
      <w:r w:rsidR="00460F9D" w:rsidRPr="00636514">
        <w:rPr>
          <w:rFonts w:hint="eastAsia"/>
        </w:rPr>
        <w:t>SpringMVC</w:t>
      </w:r>
      <w:r w:rsidR="00460F9D" w:rsidRPr="00636514">
        <w:t>区别与其他框架的优势之一</w:t>
      </w:r>
      <w:r w:rsidR="00460F9D" w:rsidRPr="00636514">
        <w:rPr>
          <w:rFonts w:hint="eastAsia"/>
        </w:rPr>
        <w:t>。</w:t>
      </w:r>
      <w:r w:rsidR="00460F9D" w:rsidRPr="00636514">
        <w:rPr>
          <w:rFonts w:hint="eastAsia"/>
        </w:rPr>
        <w:t>SpringMVC</w:t>
      </w:r>
      <w:r w:rsidR="00460F9D" w:rsidRPr="00636514">
        <w:rPr>
          <w:rFonts w:hint="eastAsia"/>
        </w:rPr>
        <w:t>集成了</w:t>
      </w:r>
      <w:r w:rsidR="00460F9D" w:rsidRPr="00636514">
        <w:rPr>
          <w:rFonts w:hint="eastAsia"/>
        </w:rPr>
        <w:t>Spring</w:t>
      </w:r>
      <w:r w:rsidR="00460F9D" w:rsidRPr="00636514">
        <w:rPr>
          <w:rFonts w:hint="eastAsia"/>
        </w:rPr>
        <w:t>的优点，将企业级</w:t>
      </w:r>
      <w:r w:rsidR="00460F9D" w:rsidRPr="00636514">
        <w:rPr>
          <w:rFonts w:hint="eastAsia"/>
        </w:rPr>
        <w:t>web</w:t>
      </w:r>
      <w:r w:rsidR="00460F9D" w:rsidRPr="00636514">
        <w:rPr>
          <w:rFonts w:hint="eastAsia"/>
        </w:rPr>
        <w:t>开发变得更加简洁。</w:t>
      </w:r>
    </w:p>
    <w:p w14:paraId="119A767E" w14:textId="71398DA2" w:rsidR="00460F9D" w:rsidRPr="00636514" w:rsidRDefault="00460F9D" w:rsidP="00F22391">
      <w:pPr>
        <w:pStyle w:val="aff0"/>
      </w:pPr>
      <w:r>
        <w:rPr>
          <w:rFonts w:hint="eastAsia"/>
        </w:rPr>
        <w:t>图</w:t>
      </w:r>
      <w:r>
        <w:rPr>
          <w:rFonts w:hint="eastAsia"/>
        </w:rPr>
        <w:t>2-</w:t>
      </w:r>
      <w:r>
        <w:t>5  SpringMVC</w:t>
      </w:r>
      <w:r>
        <w:rPr>
          <w:rFonts w:hint="eastAsia"/>
        </w:rPr>
        <w:t>框架模型图</w:t>
      </w:r>
      <w:r>
        <w:rPr>
          <w:rStyle w:val="afb"/>
        </w:rPr>
        <w:t>[</w:t>
      </w:r>
      <w:r>
        <w:rPr>
          <w:rStyle w:val="afb"/>
        </w:rPr>
        <w:footnoteReference w:id="18"/>
      </w:r>
      <w:r>
        <w:rPr>
          <w:rStyle w:val="afb"/>
        </w:rPr>
        <w:t>]</w:t>
      </w:r>
    </w:p>
    <w:p w14:paraId="22856D08" w14:textId="5C2635B1" w:rsidR="00460F9D" w:rsidRDefault="00460F9D" w:rsidP="00AD581F">
      <w:pPr>
        <w:pStyle w:val="afe"/>
        <w:numPr>
          <w:ilvl w:val="0"/>
          <w:numId w:val="17"/>
        </w:numPr>
        <w:ind w:firstLineChars="0"/>
      </w:pPr>
      <w:bookmarkStart w:id="33" w:name="_Toc492673758"/>
      <w:r>
        <w:rPr>
          <w:rFonts w:hint="eastAsia"/>
        </w:rPr>
        <w:t>数据持久层框架</w:t>
      </w:r>
      <w:bookmarkEnd w:id="33"/>
      <w:r>
        <w:rPr>
          <w:rFonts w:hint="eastAsia"/>
        </w:rPr>
        <w:t>对比</w:t>
      </w:r>
    </w:p>
    <w:p w14:paraId="1C7EC09F" w14:textId="2700DEF9" w:rsidR="000E0674" w:rsidRDefault="000E0674" w:rsidP="00F534E5">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00CF5CB9">
        <w:rPr>
          <w:rFonts w:hint="eastAsia"/>
          <w:noProof/>
        </w:rPr>
        <w:lastRenderedPageBreak/>
        <w:drawing>
          <wp:anchor distT="0" distB="0" distL="114300" distR="114300" simplePos="0" relativeHeight="251721728" behindDoc="0" locked="0" layoutInCell="1" allowOverlap="1" wp14:anchorId="44F88EDE" wp14:editId="0BAC2639">
            <wp:simplePos x="0" y="0"/>
            <wp:positionH relativeFrom="column">
              <wp:posOffset>249674</wp:posOffset>
            </wp:positionH>
            <wp:positionV relativeFrom="paragraph">
              <wp:posOffset>368935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6</w:t>
      </w:r>
      <w:r w:rsidRPr="00636514">
        <w:rPr>
          <w:rFonts w:hint="eastAsia"/>
        </w:rPr>
        <w:t>所示</w:t>
      </w:r>
      <w:r w:rsidR="000F2ABD">
        <w:rPr>
          <w:rFonts w:hint="eastAsia"/>
        </w:rPr>
        <w:t>。</w:t>
      </w:r>
    </w:p>
    <w:p w14:paraId="73B49DE0" w14:textId="185C4647" w:rsidR="00460F9D" w:rsidRPr="00636514" w:rsidRDefault="00460F9D" w:rsidP="00F534E5">
      <w:pPr>
        <w:ind w:firstLine="480"/>
        <w:jc w:val="center"/>
      </w:pPr>
      <w:r>
        <w:rPr>
          <w:rFonts w:hint="eastAsia"/>
        </w:rPr>
        <w:t>图</w:t>
      </w:r>
      <w:r>
        <w:rPr>
          <w:rFonts w:hint="eastAsia"/>
        </w:rPr>
        <w:t>2-</w:t>
      </w:r>
      <w:r>
        <w:t>6  M</w:t>
      </w:r>
      <w:r>
        <w:rPr>
          <w:rFonts w:hint="eastAsia"/>
        </w:rPr>
        <w:t>yBatis</w:t>
      </w:r>
      <w:r>
        <w:rPr>
          <w:rFonts w:hint="eastAsia"/>
        </w:rPr>
        <w:t>架构图</w:t>
      </w:r>
      <w:r>
        <w:rPr>
          <w:rStyle w:val="afb"/>
        </w:rPr>
        <w:t>[</w:t>
      </w:r>
      <w:r>
        <w:rPr>
          <w:rStyle w:val="afb"/>
        </w:rPr>
        <w:footnoteReference w:id="19"/>
      </w:r>
      <w:r>
        <w:rPr>
          <w:rStyle w:val="afb"/>
        </w:rPr>
        <w:t>]</w:t>
      </w:r>
    </w:p>
    <w:p w14:paraId="73198FA3" w14:textId="180F94EC" w:rsidR="00460F9D" w:rsidRDefault="00460F9D"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b"/>
        </w:rPr>
        <w:t>[</w:t>
      </w:r>
      <w:r w:rsidRPr="00636514">
        <w:rPr>
          <w:rStyle w:val="afb"/>
        </w:rPr>
        <w:footnoteReference w:id="20"/>
      </w:r>
      <w:r>
        <w:rPr>
          <w:rStyle w:val="afb"/>
        </w:rPr>
        <w:t>]</w:t>
      </w:r>
      <w:r w:rsidRPr="005270D9">
        <w:rPr>
          <w:rFonts w:hint="eastAsia"/>
        </w:rPr>
        <w:t>。</w:t>
      </w:r>
    </w:p>
    <w:p w14:paraId="0BC4F3C0" w14:textId="6796E35B" w:rsidR="00460F9D" w:rsidRPr="00636514" w:rsidRDefault="00460F9D"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rsidR="00F538B4">
        <w:t>对比</w:t>
      </w:r>
      <w:r w:rsidRPr="00636514">
        <w:rPr>
          <w:rFonts w:hint="eastAsia"/>
        </w:rPr>
        <w:t>主要分为以下几点：</w:t>
      </w:r>
    </w:p>
    <w:p w14:paraId="1DC7BF54" w14:textId="2FD85369" w:rsidR="00460F9D" w:rsidRPr="00636514" w:rsidRDefault="00460F9D"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lastRenderedPageBreak/>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sidR="00DE7271">
        <w:rPr>
          <w:rFonts w:hint="eastAsia"/>
        </w:rPr>
        <w:t>，</w:t>
      </w:r>
      <w:r w:rsidRPr="00636514">
        <w:rPr>
          <w:rFonts w:hint="eastAsia"/>
        </w:rPr>
        <w:t>拥有更高的灵活性和可控性。</w:t>
      </w:r>
    </w:p>
    <w:p w14:paraId="1303C44C" w14:textId="77777777" w:rsidR="00460F9D" w:rsidRPr="00636514" w:rsidRDefault="00460F9D"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460F9D" w:rsidRPr="00636514" w:rsidRDefault="00460F9D"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2135C7" w:rsidR="00460F9D" w:rsidRPr="00636514" w:rsidRDefault="00EF53E8" w:rsidP="001D1262">
      <w:pPr>
        <w:ind w:firstLine="480"/>
      </w:pPr>
      <w:r>
        <w:t>根据以上分析</w:t>
      </w:r>
      <w:r>
        <w:rPr>
          <w:rFonts w:hint="eastAsia"/>
        </w:rPr>
        <w:t>，</w:t>
      </w:r>
      <w:r w:rsidR="00460F9D" w:rsidRPr="00636514">
        <w:rPr>
          <w:rFonts w:hint="eastAsia"/>
        </w:rPr>
        <w:t>本文选用能够动态定制</w:t>
      </w:r>
      <w:r w:rsidR="00460F9D" w:rsidRPr="00636514">
        <w:rPr>
          <w:rFonts w:hint="eastAsia"/>
        </w:rPr>
        <w:t>SQL</w:t>
      </w:r>
      <w:r w:rsidR="00460F9D" w:rsidRPr="00636514">
        <w:rPr>
          <w:rFonts w:hint="eastAsia"/>
        </w:rPr>
        <w:t>语句的</w:t>
      </w:r>
      <w:r w:rsidR="00460F9D" w:rsidRPr="00636514">
        <w:rPr>
          <w:rFonts w:hint="eastAsia"/>
        </w:rPr>
        <w:t>MyBatis</w:t>
      </w:r>
      <w:r w:rsidR="00460F9D" w:rsidRPr="00636514">
        <w:rPr>
          <w:rFonts w:hint="eastAsia"/>
        </w:rPr>
        <w:t>框架，并将其整合</w:t>
      </w:r>
      <w:r w:rsidR="00460F9D" w:rsidRPr="00636514">
        <w:rPr>
          <w:rFonts w:hint="eastAsia"/>
        </w:rPr>
        <w:t>Spring</w:t>
      </w:r>
      <w:r w:rsidR="00460F9D" w:rsidRPr="00636514">
        <w:rPr>
          <w:rFonts w:hint="eastAsia"/>
        </w:rPr>
        <w:t>、</w:t>
      </w:r>
      <w:r w:rsidR="00460F9D" w:rsidRPr="00636514">
        <w:rPr>
          <w:rFonts w:hint="eastAsia"/>
        </w:rPr>
        <w:t>Spring</w:t>
      </w:r>
      <w:r w:rsidR="00460F9D" w:rsidRPr="00636514">
        <w:t>MVC</w:t>
      </w:r>
      <w:r w:rsidR="00460F9D" w:rsidRPr="00636514">
        <w:t>进行整个系统的开发</w:t>
      </w:r>
      <w:r w:rsidR="00460F9D">
        <w:rPr>
          <w:rStyle w:val="afb"/>
        </w:rPr>
        <w:t>[</w:t>
      </w:r>
      <w:r w:rsidR="00460F9D" w:rsidRPr="00636514">
        <w:rPr>
          <w:rStyle w:val="afb"/>
        </w:rPr>
        <w:footnoteReference w:id="21"/>
      </w:r>
      <w:r w:rsidR="00460F9D">
        <w:rPr>
          <w:rStyle w:val="afb"/>
        </w:rPr>
        <w:t>]</w:t>
      </w:r>
      <w:r w:rsidR="00460F9D" w:rsidRPr="005270D9">
        <w:rPr>
          <w:rFonts w:hint="eastAsia"/>
        </w:rPr>
        <w:t>。</w:t>
      </w:r>
    </w:p>
    <w:p w14:paraId="13757BA0" w14:textId="2EEB7591" w:rsidR="00460F9D" w:rsidRPr="00636514" w:rsidRDefault="00460F9D" w:rsidP="007341F7">
      <w:pPr>
        <w:pStyle w:val="2"/>
      </w:pPr>
      <w:bookmarkStart w:id="34" w:name="_Toc492673760"/>
      <w:bookmarkStart w:id="35" w:name="_Toc494811265"/>
      <w:r w:rsidRPr="00636514">
        <w:rPr>
          <w:rFonts w:hint="eastAsia"/>
        </w:rPr>
        <w:t>2.3</w:t>
      </w:r>
      <w:r w:rsidRPr="00636514">
        <w:t xml:space="preserve"> Android</w:t>
      </w:r>
      <w:bookmarkEnd w:id="34"/>
      <w:r>
        <w:rPr>
          <w:rFonts w:hint="eastAsia"/>
          <w:lang w:eastAsia="zh-CN"/>
        </w:rPr>
        <w:t>应用</w:t>
      </w:r>
      <w:bookmarkEnd w:id="35"/>
    </w:p>
    <w:p w14:paraId="1D145FE6" w14:textId="76173957" w:rsidR="00460F9D" w:rsidRDefault="00460F9D"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Pr>
          <w:rStyle w:val="afb"/>
        </w:rPr>
        <w:t>[</w:t>
      </w:r>
      <w:r w:rsidRPr="00636514">
        <w:rPr>
          <w:rStyle w:val="afb"/>
        </w:rPr>
        <w:footnoteReference w:id="22"/>
      </w:r>
      <w:r>
        <w:rPr>
          <w:rStyle w:val="afb"/>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3518D6CE" w:rsidR="00460F9D" w:rsidRDefault="007677E4" w:rsidP="00BE78EC">
      <w:pPr>
        <w:ind w:firstLine="480"/>
      </w:pPr>
      <w:r w:rsidRPr="00636514">
        <w:t>首先介绍</w:t>
      </w:r>
      <w:r w:rsidRPr="00636514">
        <w:rPr>
          <w:rFonts w:hint="eastAsia"/>
        </w:rPr>
        <w:t>Android</w:t>
      </w:r>
      <w:r w:rsidRPr="00636514">
        <w:rPr>
          <w:rFonts w:hint="eastAsia"/>
        </w:rPr>
        <w:t>的体系结构，</w:t>
      </w:r>
      <w:r w:rsidRPr="00636514">
        <w:rPr>
          <w:rFonts w:hint="eastAsia"/>
        </w:rPr>
        <w:t>Android</w:t>
      </w:r>
      <w:r w:rsidRPr="00636514">
        <w:rPr>
          <w:rFonts w:hint="eastAsia"/>
        </w:rPr>
        <w:t>系统结构图如图</w:t>
      </w:r>
      <w:r w:rsidRPr="00636514">
        <w:rPr>
          <w:rFonts w:hint="eastAsia"/>
        </w:rPr>
        <w:t>2-</w:t>
      </w:r>
      <w:r>
        <w:t>7</w:t>
      </w:r>
      <w:r w:rsidRPr="005270D9">
        <w:t>所示</w:t>
      </w:r>
      <w:r>
        <w:rPr>
          <w:rFonts w:hint="eastAsia"/>
        </w:rPr>
        <w:t>。</w:t>
      </w: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b"/>
        </w:rPr>
        <w:t>[</w:t>
      </w:r>
      <w:r w:rsidRPr="00636514">
        <w:rPr>
          <w:rStyle w:val="afb"/>
        </w:rPr>
        <w:footnoteReference w:id="23"/>
      </w:r>
      <w:r>
        <w:rPr>
          <w:rStyle w:val="afb"/>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等，同时该层还提供一些核心的运行时的库，这允许用户使用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w:t>
      </w:r>
      <w:r w:rsidRPr="00636514">
        <w:rPr>
          <w:rFonts w:hint="eastAsia"/>
        </w:rPr>
        <w:lastRenderedPageBreak/>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；应用层提供核心应用程序，所有开发的应用都要安装在这一层，如系统自带的联系人、日历，还有我们自己开发的应</w:t>
      </w:r>
      <w:r w:rsidR="00B030B0">
        <w:rPr>
          <w:rFonts w:hint="eastAsia"/>
          <w:noProof/>
        </w:rPr>
        <w:drawing>
          <wp:anchor distT="0" distB="0" distL="114300" distR="114300" simplePos="0" relativeHeight="251722752" behindDoc="0" locked="0" layoutInCell="1" allowOverlap="1" wp14:anchorId="0E20CFEC" wp14:editId="7DF682F1">
            <wp:simplePos x="0" y="0"/>
            <wp:positionH relativeFrom="column">
              <wp:posOffset>641985</wp:posOffset>
            </wp:positionH>
            <wp:positionV relativeFrom="paragraph">
              <wp:posOffset>1026807</wp:posOffset>
            </wp:positionV>
            <wp:extent cx="4182386" cy="3367333"/>
            <wp:effectExtent l="0" t="0" r="8890" b="508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0">
                      <a:extLst>
                        <a:ext uri="{28A0092B-C50C-407E-A947-70E740481C1C}">
                          <a14:useLocalDpi xmlns:a14="http://schemas.microsoft.com/office/drawing/2010/main" val="0"/>
                        </a:ext>
                      </a:extLst>
                    </a:blip>
                    <a:srcRect t="1294"/>
                    <a:stretch/>
                  </pic:blipFill>
                  <pic:spPr bwMode="auto">
                    <a:xfrm>
                      <a:off x="0" y="0"/>
                      <a:ext cx="4182386" cy="3367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用等。</w:t>
      </w:r>
    </w:p>
    <w:p w14:paraId="76599DBB" w14:textId="5E5A3339" w:rsidR="00460F9D" w:rsidRPr="00636514" w:rsidRDefault="00460F9D" w:rsidP="00F22391">
      <w:pPr>
        <w:pStyle w:val="aff0"/>
      </w:pPr>
      <w:r>
        <w:rPr>
          <w:rFonts w:hint="eastAsia"/>
        </w:rPr>
        <w:t>图</w:t>
      </w:r>
      <w:r>
        <w:rPr>
          <w:rFonts w:hint="eastAsia"/>
        </w:rPr>
        <w:t>2-</w:t>
      </w:r>
      <w:r>
        <w:t>7 Android</w:t>
      </w:r>
      <w:r>
        <w:rPr>
          <w:rFonts w:hint="eastAsia"/>
        </w:rPr>
        <w:t>系统体系结构</w:t>
      </w:r>
      <w:r>
        <w:rPr>
          <w:rStyle w:val="afb"/>
        </w:rPr>
        <w:t>[</w:t>
      </w:r>
      <w:r>
        <w:rPr>
          <w:rStyle w:val="afb"/>
        </w:rPr>
        <w:footnoteReference w:id="24"/>
      </w:r>
      <w:r>
        <w:rPr>
          <w:rStyle w:val="afb"/>
        </w:rPr>
        <w:t>]</w:t>
      </w:r>
    </w:p>
    <w:p w14:paraId="031AE2AA" w14:textId="7288107D" w:rsidR="00460F9D" w:rsidRDefault="00460F9D"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1" w:tgtFrame="_blank" w:history="1">
        <w:r w:rsidRPr="00636514">
          <w:t>Content Provider</w:t>
        </w:r>
      </w:hyperlink>
      <w:r w:rsidRPr="005270D9">
        <w:rPr>
          <w:rFonts w:hint="eastAsia"/>
        </w:rPr>
        <w:t>）</w:t>
      </w:r>
      <w:r>
        <w:rPr>
          <w:rStyle w:val="afb"/>
        </w:rPr>
        <w:t>[</w:t>
      </w:r>
      <w:r w:rsidRPr="00636514">
        <w:rPr>
          <w:rStyle w:val="afb"/>
        </w:rPr>
        <w:footnoteReference w:id="25"/>
      </w:r>
      <w:r>
        <w:rPr>
          <w:rStyle w:val="afb"/>
        </w:rPr>
        <w:t>]</w:t>
      </w:r>
      <w:r w:rsidRPr="005270D9">
        <w:rPr>
          <w:rFonts w:hint="eastAsia"/>
        </w:rPr>
        <w:t>。</w:t>
      </w:r>
    </w:p>
    <w:p w14:paraId="3869EE62" w14:textId="36C65617" w:rsidR="00B030B0" w:rsidRDefault="00B030B0"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1A2F045C" w14:textId="3BFA1EF0" w:rsidR="000B19C8" w:rsidRDefault="000B19C8" w:rsidP="000B19C8">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b"/>
        </w:rPr>
        <w:t>[</w:t>
      </w:r>
      <w:r w:rsidRPr="00636514">
        <w:rPr>
          <w:rStyle w:val="afb"/>
        </w:rPr>
        <w:footnoteReference w:id="26"/>
      </w:r>
      <w:r>
        <w:rPr>
          <w:rStyle w:val="afb"/>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lastRenderedPageBreak/>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000D479D">
        <w:rPr>
          <w:noProof/>
        </w:rPr>
        <w:drawing>
          <wp:anchor distT="0" distB="0" distL="114300" distR="114300" simplePos="0" relativeHeight="251723776" behindDoc="0" locked="0" layoutInCell="1" allowOverlap="1" wp14:anchorId="5BF6AAE6" wp14:editId="61AC15FC">
            <wp:simplePos x="0" y="0"/>
            <wp:positionH relativeFrom="column">
              <wp:posOffset>843915</wp:posOffset>
            </wp:positionH>
            <wp:positionV relativeFrom="paragraph">
              <wp:posOffset>1039028</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2">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776DC16C" w14:textId="6A5D09DF" w:rsidR="00460F9D" w:rsidRPr="005270D9" w:rsidRDefault="00460F9D" w:rsidP="003463D3">
      <w:pPr>
        <w:ind w:firstLine="480"/>
        <w:jc w:val="center"/>
      </w:pPr>
      <w:r>
        <w:rPr>
          <w:rFonts w:hint="eastAsia"/>
        </w:rPr>
        <w:t>图</w:t>
      </w:r>
      <w:r>
        <w:rPr>
          <w:rFonts w:hint="eastAsia"/>
        </w:rPr>
        <w:t>2-</w:t>
      </w:r>
      <w:r>
        <w:t>8  A</w:t>
      </w:r>
      <w:r>
        <w:rPr>
          <w:rFonts w:hint="eastAsia"/>
        </w:rPr>
        <w:t>ctivity</w:t>
      </w:r>
      <w:r>
        <w:rPr>
          <w:rFonts w:hint="eastAsia"/>
        </w:rPr>
        <w:t>生命周期图解</w:t>
      </w:r>
    </w:p>
    <w:p w14:paraId="1F01F498" w14:textId="6ADE97CC" w:rsidR="00460F9D" w:rsidRPr="00636514" w:rsidRDefault="00460F9D"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3B026ED6" w:rsidR="00460F9D" w:rsidRPr="00636514" w:rsidRDefault="006D52A4" w:rsidP="007B3BD3">
      <w:pPr>
        <w:ind w:firstLine="480"/>
      </w:pPr>
      <w:hyperlink r:id="rId33" w:tgtFrame="_blank" w:history="1">
        <w:r w:rsidR="00460F9D" w:rsidRPr="00636514">
          <w:t>Content Provider</w:t>
        </w:r>
      </w:hyperlink>
      <w:r w:rsidR="00460F9D" w:rsidRPr="005270D9">
        <w:t>可以实现程序间的</w:t>
      </w:r>
      <w:r w:rsidR="00460F9D" w:rsidRPr="00636514">
        <w:t>信息共享</w:t>
      </w:r>
      <w:r w:rsidR="00460F9D" w:rsidRPr="00636514">
        <w:rPr>
          <w:rFonts w:hint="eastAsia"/>
        </w:rPr>
        <w:t>，</w:t>
      </w:r>
      <w:r w:rsidR="00460F9D" w:rsidRPr="00636514">
        <w:t>主要用于对外共享数据</w:t>
      </w:r>
      <w:r w:rsidR="00460F9D">
        <w:rPr>
          <w:rStyle w:val="afb"/>
        </w:rPr>
        <w:t>[</w:t>
      </w:r>
      <w:r w:rsidR="00460F9D" w:rsidRPr="00636514">
        <w:rPr>
          <w:rStyle w:val="afb"/>
        </w:rPr>
        <w:footnoteReference w:id="27"/>
      </w:r>
      <w:r w:rsidR="00460F9D">
        <w:rPr>
          <w:rStyle w:val="afb"/>
        </w:rPr>
        <w:t>]</w:t>
      </w:r>
      <w:r w:rsidR="00460F9D" w:rsidRPr="005270D9">
        <w:rPr>
          <w:rFonts w:hint="eastAsia"/>
        </w:rPr>
        <w:t>。</w:t>
      </w:r>
      <w:r w:rsidR="00460F9D" w:rsidRPr="00636514">
        <w:rPr>
          <w:rFonts w:hint="eastAsia"/>
        </w:rPr>
        <w:t>Content</w:t>
      </w:r>
      <w:r w:rsidR="00460F9D" w:rsidRPr="00636514">
        <w:t xml:space="preserve"> Provider</w:t>
      </w:r>
      <w:r w:rsidR="00460F9D" w:rsidRPr="00636514">
        <w:t>一般提供一个供用户存储或使用数据的接口</w:t>
      </w:r>
      <w:r w:rsidR="00460F9D" w:rsidRPr="00636514">
        <w:rPr>
          <w:rFonts w:hint="eastAsia"/>
        </w:rPr>
        <w:t>，</w:t>
      </w:r>
      <w:r w:rsidR="00460F9D" w:rsidRPr="00636514">
        <w:t>它对底层进行了抽象</w:t>
      </w:r>
      <w:r w:rsidR="00460F9D" w:rsidRPr="00636514">
        <w:rPr>
          <w:rFonts w:hint="eastAsia"/>
        </w:rPr>
        <w:t>和封装，即使在开发过程中更换数据库，</w:t>
      </w:r>
      <w:r w:rsidR="00460F9D" w:rsidRPr="00636514">
        <w:rPr>
          <w:rFonts w:hint="eastAsia"/>
        </w:rPr>
        <w:t>Content</w:t>
      </w:r>
      <w:r w:rsidR="00460F9D" w:rsidRPr="00636514">
        <w:t xml:space="preserve"> Provider</w:t>
      </w:r>
      <w:r w:rsidR="00460F9D" w:rsidRPr="00636514">
        <w:t>仍然不会影响上层的使用</w:t>
      </w:r>
      <w:r w:rsidR="00460F9D" w:rsidRPr="00636514">
        <w:rPr>
          <w:rFonts w:hint="eastAsia"/>
        </w:rPr>
        <w:t>。</w:t>
      </w:r>
    </w:p>
    <w:p w14:paraId="13A7C3C0" w14:textId="52A3B7EA" w:rsidR="00460F9D" w:rsidRPr="00636514" w:rsidRDefault="00460F9D" w:rsidP="00170B15">
      <w:pPr>
        <w:pStyle w:val="1"/>
        <w:ind w:leftChars="0" w:left="240"/>
      </w:pPr>
      <w:r w:rsidRPr="00636514">
        <w:br w:type="page"/>
      </w:r>
      <w:bookmarkStart w:id="36" w:name="_Toc492673761"/>
      <w:bookmarkStart w:id="37" w:name="_Toc494811266"/>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6"/>
      <w:bookmarkEnd w:id="37"/>
    </w:p>
    <w:p w14:paraId="260D4D15" w14:textId="47DD5C56" w:rsidR="00460F9D" w:rsidRPr="00636514" w:rsidRDefault="00460F9D"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Pr>
          <w:rFonts w:hint="eastAsia"/>
        </w:rPr>
        <w:t>系统模块、厂商模块</w:t>
      </w:r>
      <w:r w:rsidRPr="00636514">
        <w:rPr>
          <w:rFonts w:hint="eastAsia"/>
        </w:rPr>
        <w:t>和运营商</w:t>
      </w:r>
      <w:r>
        <w:rPr>
          <w:rFonts w:hint="eastAsia"/>
        </w:rPr>
        <w:t>模块</w:t>
      </w:r>
      <w:r>
        <w:t>三</w:t>
      </w:r>
      <w:r w:rsidRPr="00636514">
        <w:rPr>
          <w:rFonts w:hint="eastAsia"/>
        </w:rPr>
        <w:t>个</w:t>
      </w:r>
      <w:r>
        <w:rPr>
          <w:rFonts w:hint="eastAsia"/>
        </w:rPr>
        <w:t>部分，</w:t>
      </w:r>
      <w:r w:rsidRPr="00636514">
        <w:rPr>
          <w:rFonts w:hint="eastAsia"/>
        </w:rPr>
        <w:t>终端包括操作员终端和自动售货机终端两个</w:t>
      </w:r>
      <w:r w:rsidR="00177D17">
        <w:rPr>
          <w:rFonts w:hint="eastAsia"/>
        </w:rPr>
        <w:t>部分</w:t>
      </w:r>
      <w:r w:rsidRPr="00636514">
        <w:rPr>
          <w:rFonts w:hint="eastAsia"/>
        </w:rPr>
        <w:t>。本章将从</w:t>
      </w:r>
      <w:r w:rsidRPr="00636514">
        <w:t>云平台系统和终端系统</w:t>
      </w:r>
      <w:r w:rsidR="008D3A0C">
        <w:t>两个方面</w:t>
      </w:r>
      <w:r w:rsidRPr="00636514">
        <w:rPr>
          <w:rFonts w:hint="eastAsia"/>
        </w:rPr>
        <w:t>进行需求分析。</w:t>
      </w:r>
    </w:p>
    <w:p w14:paraId="6752D82C" w14:textId="12184DC5" w:rsidR="00460F9D" w:rsidRPr="00636514" w:rsidRDefault="00460F9D" w:rsidP="002A4EFF">
      <w:pPr>
        <w:pStyle w:val="2"/>
        <w:ind w:firstLineChars="100" w:firstLine="281"/>
      </w:pPr>
      <w:bookmarkStart w:id="38" w:name="_Toc492673762"/>
      <w:bookmarkStart w:id="39" w:name="_Toc494811267"/>
      <w:r w:rsidRPr="00636514">
        <w:rPr>
          <w:rFonts w:hint="eastAsia"/>
        </w:rPr>
        <w:t xml:space="preserve">3.1 </w:t>
      </w:r>
      <w:r>
        <w:rPr>
          <w:rFonts w:hint="eastAsia"/>
          <w:lang w:eastAsia="zh-CN"/>
        </w:rPr>
        <w:t>系统</w:t>
      </w:r>
      <w:r w:rsidRPr="00636514">
        <w:rPr>
          <w:rFonts w:hint="eastAsia"/>
        </w:rPr>
        <w:t>目标</w:t>
      </w:r>
      <w:bookmarkEnd w:id="38"/>
      <w:bookmarkEnd w:id="39"/>
    </w:p>
    <w:p w14:paraId="703BFD01" w14:textId="26A2B23B" w:rsidR="00460F9D" w:rsidRPr="00636514" w:rsidRDefault="00460F9D"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sidR="001A0D84">
        <w:rPr>
          <w:rFonts w:hint="eastAsia"/>
        </w:rPr>
        <w:t>个</w:t>
      </w:r>
      <w:r w:rsidRPr="00636514">
        <w:rPr>
          <w:rFonts w:hint="eastAsia"/>
        </w:rPr>
        <w:t>租户使用的管理系统及终端系统。</w:t>
      </w:r>
    </w:p>
    <w:p w14:paraId="4865F437" w14:textId="23C37B0D" w:rsidR="00460F9D" w:rsidRPr="00636514" w:rsidRDefault="00460F9D" w:rsidP="009A375F">
      <w:pPr>
        <w:ind w:firstLine="480"/>
      </w:pPr>
      <w:r>
        <w:rPr>
          <w:rFonts w:hint="eastAsia"/>
        </w:rPr>
        <w:t>云平台系统</w:t>
      </w:r>
      <w:r w:rsidRPr="00636514">
        <w:rPr>
          <w:rFonts w:hint="eastAsia"/>
        </w:rPr>
        <w:t>分为</w:t>
      </w:r>
      <w:r>
        <w:rPr>
          <w:rFonts w:hint="eastAsia"/>
        </w:rPr>
        <w:t>三</w:t>
      </w:r>
      <w:r w:rsidRPr="00636514">
        <w:rPr>
          <w:rFonts w:hint="eastAsia"/>
        </w:rPr>
        <w:t>大模块，分别是</w:t>
      </w:r>
      <w:r>
        <w:rPr>
          <w:rFonts w:hint="eastAsia"/>
        </w:rPr>
        <w:t>系统模块、</w:t>
      </w:r>
      <w:r w:rsidRPr="00636514">
        <w:rPr>
          <w:rFonts w:hint="eastAsia"/>
        </w:rPr>
        <w:t>自动售货机厂商模块和运营商模块。</w:t>
      </w:r>
      <w:r>
        <w:rPr>
          <w:rFonts w:hint="eastAsia"/>
        </w:rPr>
        <w:t>系统模块包括租金定义、租户管理、权限管理和角色管理等。</w:t>
      </w:r>
      <w:r w:rsidRPr="00636514">
        <w:rPr>
          <w:rFonts w:hint="eastAsia"/>
        </w:rPr>
        <w:t>售货机厂商</w:t>
      </w:r>
      <w:r>
        <w:t>模块</w:t>
      </w:r>
      <w:r w:rsidRPr="00636514">
        <w:rPr>
          <w:rFonts w:hint="eastAsia"/>
        </w:rPr>
        <w:t>主要包含用户管理、运营商管理、售货机类型管理等。运营商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0A9C7654" w:rsidR="00460F9D" w:rsidRPr="00636514" w:rsidRDefault="00460F9D" w:rsidP="006A7801">
      <w:pPr>
        <w:ind w:firstLine="480"/>
      </w:pPr>
      <w:r w:rsidRPr="00636514">
        <w:t>系统的</w:t>
      </w:r>
      <w:r w:rsidRPr="00636514">
        <w:rPr>
          <w:rFonts w:hint="eastAsia"/>
        </w:rPr>
        <w:t>Android</w:t>
      </w:r>
      <w:r w:rsidRPr="00636514">
        <w:rPr>
          <w:rFonts w:hint="eastAsia"/>
        </w:rPr>
        <w:t>终端分为两大</w:t>
      </w:r>
      <w:r w:rsidR="008F47C4">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，免去了人工记录的麻烦。售货机终端主要完成自动售货机的日常销售工作，为用户提供支付宝、微信以及银联二维码</w:t>
      </w:r>
      <w:r w:rsidRPr="00636514">
        <w:t>的移动</w:t>
      </w:r>
      <w:r w:rsidRPr="00636514">
        <w:rPr>
          <w:rFonts w:hint="eastAsia"/>
        </w:rPr>
        <w:t>方式进行支付。</w:t>
      </w:r>
    </w:p>
    <w:p w14:paraId="3F44985F" w14:textId="77777777" w:rsidR="00460F9D" w:rsidRPr="00636514" w:rsidRDefault="00460F9D" w:rsidP="008F45EA">
      <w:pPr>
        <w:pStyle w:val="2"/>
      </w:pPr>
      <w:bookmarkStart w:id="40" w:name="_Toc494811268"/>
      <w:r w:rsidRPr="00636514">
        <w:rPr>
          <w:rFonts w:hint="eastAsia"/>
        </w:rPr>
        <w:t>3.2</w:t>
      </w:r>
      <w:r w:rsidRPr="00636514">
        <w:t xml:space="preserve"> </w:t>
      </w:r>
      <w:r w:rsidRPr="00636514">
        <w:rPr>
          <w:rFonts w:hint="eastAsia"/>
        </w:rPr>
        <w:t>可行性分析</w:t>
      </w:r>
      <w:bookmarkEnd w:id="40"/>
    </w:p>
    <w:p w14:paraId="45964B34" w14:textId="4572A86F" w:rsidR="00460F9D" w:rsidRPr="00636514" w:rsidRDefault="00460F9D"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Pr>
          <w:rStyle w:val="afb"/>
        </w:rPr>
        <w:t>[</w:t>
      </w:r>
      <w:r w:rsidRPr="00636514">
        <w:rPr>
          <w:rStyle w:val="afb"/>
        </w:rPr>
        <w:footnoteReference w:id="28"/>
      </w:r>
      <w:r>
        <w:rPr>
          <w:rStyle w:val="afb"/>
        </w:rPr>
        <w:t>]</w:t>
      </w:r>
      <w:r w:rsidRPr="005270D9">
        <w:rPr>
          <w:rFonts w:hint="eastAsia"/>
        </w:rPr>
        <w:t>。</w:t>
      </w:r>
    </w:p>
    <w:p w14:paraId="31CFE9CD" w14:textId="0E6858E9" w:rsidR="00460F9D" w:rsidRPr="00636514" w:rsidRDefault="00460F9D" w:rsidP="00774228">
      <w:pPr>
        <w:ind w:firstLine="480"/>
      </w:pPr>
      <w:r w:rsidRPr="00636514">
        <w:rPr>
          <w:rFonts w:hint="eastAsia"/>
        </w:rPr>
        <w:t>从技术</w:t>
      </w:r>
      <w:r w:rsidR="00625DD9">
        <w:t>角度</w:t>
      </w:r>
      <w:r w:rsidR="00625DD9">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1EFBAFE9" w:rsidR="00460F9D" w:rsidRPr="00636514" w:rsidRDefault="00460F9D" w:rsidP="00DA10E6">
      <w:pPr>
        <w:ind w:firstLine="480"/>
      </w:pPr>
      <w:r w:rsidRPr="00636514">
        <w:rPr>
          <w:rFonts w:hint="eastAsia"/>
        </w:rPr>
        <w:lastRenderedPageBreak/>
        <w:t>从经济</w:t>
      </w:r>
      <w:r w:rsidR="00625DD9">
        <w:t>角度分析</w:t>
      </w:r>
      <w:r w:rsidRPr="00636514">
        <w:rPr>
          <w:rFonts w:hint="eastAsia"/>
        </w:rPr>
        <w:t>，系统由第三方开发，租户不用付出人力和物力，通过</w:t>
      </w:r>
      <w:r w:rsidRPr="00636514">
        <w:rPr>
          <w:rFonts w:hint="eastAsia"/>
        </w:rPr>
        <w:t>web</w:t>
      </w:r>
      <w:r w:rsidRPr="00636514">
        <w:rPr>
          <w:rFonts w:hint="eastAsia"/>
        </w:rPr>
        <w:t>入口进入租用页面，按需购买平台使用时间和容量，最大程度的减少开销。</w:t>
      </w:r>
    </w:p>
    <w:p w14:paraId="60FBEAD7" w14:textId="38984B92" w:rsidR="00460F9D" w:rsidRPr="00636514" w:rsidRDefault="00460F9D" w:rsidP="00DA10E6">
      <w:pPr>
        <w:ind w:firstLine="480"/>
      </w:pPr>
      <w:r w:rsidRPr="00636514">
        <w:rPr>
          <w:rFonts w:hint="eastAsia"/>
        </w:rPr>
        <w:t>从可操作性上</w:t>
      </w:r>
      <w:r w:rsidR="001C16DA">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Pr="00636514">
        <w:rPr>
          <w:rFonts w:hint="eastAsia"/>
        </w:rPr>
        <w:t>终端首先通过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460F9D" w:rsidRPr="00636514" w:rsidRDefault="00460F9D" w:rsidP="008F45EA">
      <w:pPr>
        <w:ind w:firstLine="480"/>
      </w:pPr>
      <w:r w:rsidRPr="00636514">
        <w:t>系统从技术</w:t>
      </w:r>
      <w:r w:rsidRPr="00636514">
        <w:rPr>
          <w:rFonts w:hint="eastAsia"/>
        </w:rPr>
        <w:t>、经济和操作三个方面都具备开发的可行性和必要性。</w:t>
      </w:r>
    </w:p>
    <w:p w14:paraId="65719C41" w14:textId="77777777" w:rsidR="00460F9D" w:rsidRPr="00636514" w:rsidRDefault="00460F9D" w:rsidP="00D766C3">
      <w:pPr>
        <w:pStyle w:val="2"/>
        <w:rPr>
          <w:lang w:eastAsia="zh-CN"/>
        </w:rPr>
      </w:pPr>
      <w:bookmarkStart w:id="41" w:name="_Toc494811269"/>
      <w:r w:rsidRPr="00636514">
        <w:t>3.</w:t>
      </w:r>
      <w:r w:rsidRPr="00636514">
        <w:rPr>
          <w:rFonts w:hint="eastAsia"/>
          <w:lang w:eastAsia="zh-CN"/>
        </w:rPr>
        <w:t>3</w:t>
      </w:r>
      <w:r w:rsidRPr="00636514">
        <w:t xml:space="preserve"> </w:t>
      </w:r>
      <w:r w:rsidRPr="00636514">
        <w:rPr>
          <w:rFonts w:hint="eastAsia"/>
          <w:lang w:eastAsia="zh-CN"/>
        </w:rPr>
        <w:t>需求分析</w:t>
      </w:r>
      <w:bookmarkEnd w:id="41"/>
    </w:p>
    <w:p w14:paraId="37E00205" w14:textId="399764B0" w:rsidR="00460F9D" w:rsidRPr="00636514" w:rsidRDefault="00460F9D" w:rsidP="00D766C3">
      <w:pPr>
        <w:ind w:firstLine="480"/>
      </w:pPr>
      <w:r w:rsidRPr="00636514">
        <w:rPr>
          <w:rFonts w:hint="eastAsia"/>
        </w:rPr>
        <w:t>本节将从系统管理员、运营商、厂商和消费者等几个方面描述系统的</w:t>
      </w:r>
      <w:r>
        <w:rPr>
          <w:rFonts w:hint="eastAsia"/>
        </w:rPr>
        <w:t>需求分析和用例图</w:t>
      </w:r>
      <w:r w:rsidRPr="00636514">
        <w:rPr>
          <w:rFonts w:hint="eastAsia"/>
        </w:rPr>
        <w:t>。用例图是用来描述系统某个功能单元的一种</w:t>
      </w:r>
      <w:r w:rsidRPr="00636514">
        <w:rPr>
          <w:rFonts w:hint="eastAsia"/>
        </w:rPr>
        <w:t>UML</w:t>
      </w:r>
      <w:r w:rsidRPr="00636514">
        <w:rPr>
          <w:rFonts w:hint="eastAsia"/>
        </w:rPr>
        <w:t>模型描述图</w:t>
      </w:r>
      <w:r>
        <w:rPr>
          <w:rStyle w:val="afb"/>
        </w:rPr>
        <w:t>[</w:t>
      </w:r>
      <w:r w:rsidRPr="00636514">
        <w:rPr>
          <w:rStyle w:val="afb"/>
        </w:rPr>
        <w:footnoteReference w:id="29"/>
      </w:r>
      <w:r>
        <w:rPr>
          <w:rStyle w:val="afb"/>
        </w:rPr>
        <w:t>]</w:t>
      </w:r>
      <w:r w:rsidRPr="005270D9">
        <w:rPr>
          <w:rFonts w:hint="eastAsia"/>
        </w:rPr>
        <w:t>，用于描述基本流程之间的“使用者”关系，进而可视化的表示系统的需求。</w:t>
      </w:r>
    </w:p>
    <w:p w14:paraId="27BA4785" w14:textId="2AE4B3E3" w:rsidR="00460F9D" w:rsidRPr="00636514" w:rsidRDefault="00460F9D" w:rsidP="00444366">
      <w:pPr>
        <w:pStyle w:val="3"/>
        <w:rPr>
          <w:color w:val="auto"/>
          <w:lang w:eastAsia="zh-CN"/>
        </w:rPr>
      </w:pPr>
      <w:bookmarkStart w:id="42" w:name="_Toc494811270"/>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SaaS</w:t>
      </w:r>
      <w:r w:rsidRPr="00636514">
        <w:rPr>
          <w:color w:val="auto"/>
        </w:rPr>
        <w:t>云平台</w:t>
      </w:r>
      <w:bookmarkEnd w:id="42"/>
    </w:p>
    <w:p w14:paraId="30567AA8" w14:textId="3768969A" w:rsidR="00460F9D" w:rsidRPr="00636514" w:rsidRDefault="00460F9D" w:rsidP="00444366">
      <w:pPr>
        <w:ind w:firstLine="480"/>
      </w:pPr>
      <w:r w:rsidRPr="00636514">
        <w:rPr>
          <w:rFonts w:hint="eastAsia"/>
        </w:rPr>
        <w:t>SaaS</w:t>
      </w:r>
      <w:r w:rsidRPr="00636514">
        <w:rPr>
          <w:rFonts w:hint="eastAsia"/>
        </w:rPr>
        <w:t>云平台</w:t>
      </w:r>
      <w:r>
        <w:rPr>
          <w:rFonts w:hint="eastAsia"/>
        </w:rPr>
        <w:t>供</w:t>
      </w:r>
      <w:r w:rsidRPr="00636514">
        <w:rPr>
          <w:rFonts w:hint="eastAsia"/>
        </w:rPr>
        <w:t>三</w:t>
      </w:r>
      <w:r>
        <w:rPr>
          <w:rFonts w:hint="eastAsia"/>
        </w:rPr>
        <w:t>种类型的</w:t>
      </w:r>
      <w:r>
        <w:t>租</w:t>
      </w:r>
      <w:r>
        <w:rPr>
          <w:rFonts w:hint="eastAsia"/>
        </w:rPr>
        <w:t>户使用</w:t>
      </w:r>
      <w:r w:rsidRPr="00636514">
        <w:rPr>
          <w:rFonts w:hint="eastAsia"/>
        </w:rPr>
        <w:t>，分别是系统管理员、自动售货机运营商和自动售货机厂商</w:t>
      </w:r>
      <w:r>
        <w:rPr>
          <w:rFonts w:hint="eastAsia"/>
        </w:rPr>
        <w:t>。系统管理员和厂商管理员为软件提供商角色，运营商为平台的主要租户，</w:t>
      </w:r>
      <w:r w:rsidR="001D4BE8">
        <w:rPr>
          <w:rFonts w:hint="eastAsia"/>
        </w:rPr>
        <w:t>运营商</w:t>
      </w:r>
      <w:r w:rsidRPr="00636514">
        <w:rPr>
          <w:rFonts w:hint="eastAsia"/>
        </w:rPr>
        <w:t>通过</w:t>
      </w:r>
      <w:r w:rsidRPr="00636514">
        <w:t>W</w:t>
      </w:r>
      <w:r w:rsidRPr="00636514">
        <w:rPr>
          <w:rFonts w:hint="eastAsia"/>
        </w:rPr>
        <w:t>eb</w:t>
      </w:r>
      <w:r w:rsidRPr="00636514">
        <w:t>入口</w:t>
      </w:r>
      <w:r w:rsidRPr="00636514">
        <w:rPr>
          <w:rFonts w:hint="eastAsia"/>
        </w:rPr>
        <w:t>输入租户编号、用户名和密码进入系统。平台系统管理员主要进行系统权限管理、用户管理、租赁管理、定价管理等活动。运营商端管理</w:t>
      </w:r>
      <w:r w:rsidR="003D03B9">
        <w:rPr>
          <w:rFonts w:hint="eastAsia"/>
        </w:rPr>
        <w:t>员主</w:t>
      </w:r>
      <w:r w:rsidRPr="00636514">
        <w:rPr>
          <w:rFonts w:hint="eastAsia"/>
        </w:rPr>
        <w:t>要进行售货机日常</w:t>
      </w:r>
      <w:r w:rsidRPr="00636514">
        <w:t>运营</w:t>
      </w:r>
      <w:r w:rsidRPr="00636514">
        <w:rPr>
          <w:rFonts w:hint="eastAsia"/>
        </w:rPr>
        <w:t>、售货机维护和后续活动的管理，包括用户管理、售货机管理、货道管理、商品管理、订单管理等，每个管理员角色拥有不同的权限，负责相应的管理区间。此外，系统还提供自动售货机销售终端需要的货道信息和商品信息。售货机根据后端提供的信息展示商品列表，进行购物交易，并将交易记录和货道变更信息回存到后台管理系统。</w:t>
      </w:r>
      <w:r w:rsidRPr="00636514">
        <w:t>厂商端管理</w:t>
      </w:r>
      <w:r w:rsidR="00BF12F1">
        <w:t>员</w:t>
      </w:r>
      <w:r w:rsidRPr="00636514">
        <w:t>主要进</w:t>
      </w:r>
      <w:r w:rsidRPr="00636514">
        <w:lastRenderedPageBreak/>
        <w:t>行售货机的销售及管理</w:t>
      </w:r>
      <w:r w:rsidRPr="00636514">
        <w:rPr>
          <w:rFonts w:hint="eastAsia"/>
        </w:rPr>
        <w:t>，售货机信息管理、货道管理、合作商家管理等内容。</w:t>
      </w:r>
    </w:p>
    <w:p w14:paraId="00AC417F" w14:textId="776A54D4" w:rsidR="00460F9D" w:rsidRPr="00636514" w:rsidRDefault="00460F9D" w:rsidP="00AD581F">
      <w:pPr>
        <w:numPr>
          <w:ilvl w:val="0"/>
          <w:numId w:val="11"/>
        </w:numPr>
        <w:ind w:firstLineChars="0"/>
      </w:pPr>
      <w:r w:rsidRPr="00636514">
        <w:rPr>
          <w:rFonts w:hint="eastAsia"/>
        </w:rPr>
        <w:t>系统管理员</w:t>
      </w:r>
    </w:p>
    <w:p w14:paraId="6B595D08" w14:textId="5CFFBE9C" w:rsidR="00460F9D" w:rsidRDefault="00B23C30" w:rsidP="00051DA1">
      <w:pPr>
        <w:ind w:firstLine="480"/>
      </w:pPr>
      <w:r>
        <w:rPr>
          <w:rFonts w:hint="eastAsia"/>
          <w:noProof/>
        </w:rPr>
        <w:drawing>
          <wp:anchor distT="0" distB="0" distL="114300" distR="114300" simplePos="0" relativeHeight="251750400" behindDoc="0" locked="0" layoutInCell="1" allowOverlap="1" wp14:anchorId="2E8A3061" wp14:editId="17C921C9">
            <wp:simplePos x="0" y="0"/>
            <wp:positionH relativeFrom="column">
              <wp:posOffset>720138</wp:posOffset>
            </wp:positionH>
            <wp:positionV relativeFrom="paragraph">
              <wp:posOffset>1329690</wp:posOffset>
            </wp:positionV>
            <wp:extent cx="4180205" cy="2091055"/>
            <wp:effectExtent l="0" t="0" r="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截图_20171007214441.png"/>
                    <pic:cNvPicPr/>
                  </pic:nvPicPr>
                  <pic:blipFill>
                    <a:blip r:embed="rId34">
                      <a:extLst>
                        <a:ext uri="{28A0092B-C50C-407E-A947-70E740481C1C}">
                          <a14:useLocalDpi xmlns:a14="http://schemas.microsoft.com/office/drawing/2010/main" val="0"/>
                        </a:ext>
                      </a:extLst>
                    </a:blip>
                    <a:stretch>
                      <a:fillRect/>
                    </a:stretch>
                  </pic:blipFill>
                  <pic:spPr>
                    <a:xfrm>
                      <a:off x="0" y="0"/>
                      <a:ext cx="4180205" cy="2091055"/>
                    </a:xfrm>
                    <a:prstGeom prst="rect">
                      <a:avLst/>
                    </a:prstGeom>
                  </pic:spPr>
                </pic:pic>
              </a:graphicData>
            </a:graphic>
            <wp14:sizeRelH relativeFrom="page">
              <wp14:pctWidth>0</wp14:pctWidth>
            </wp14:sizeRelH>
            <wp14:sizeRelV relativeFrom="page">
              <wp14:pctHeight>0</wp14:pctHeight>
            </wp14:sizeRelV>
          </wp:anchor>
        </w:drawing>
      </w:r>
      <w:r w:rsidR="00460F9D" w:rsidRPr="00636514">
        <w:t>系统管理员是平台的提供商</w:t>
      </w:r>
      <w:r w:rsidR="00460F9D" w:rsidRPr="00636514">
        <w:rPr>
          <w:rFonts w:hint="eastAsia"/>
        </w:rPr>
        <w:t>，处于管理</w:t>
      </w:r>
      <w:r w:rsidR="00BA614E">
        <w:rPr>
          <w:rFonts w:hint="eastAsia"/>
        </w:rPr>
        <w:t>层级</w:t>
      </w:r>
      <w:r w:rsidR="00460F9D" w:rsidRPr="00636514">
        <w:rPr>
          <w:rFonts w:hint="eastAsia"/>
        </w:rPr>
        <w:t>的第一层。基于</w:t>
      </w:r>
      <w:r w:rsidR="00460F9D" w:rsidRPr="00636514">
        <w:rPr>
          <w:rFonts w:hint="eastAsia"/>
        </w:rPr>
        <w:t>SaaS</w:t>
      </w:r>
      <w:r w:rsidR="00460F9D" w:rsidRPr="00636514">
        <w:rPr>
          <w:rFonts w:hint="eastAsia"/>
        </w:rPr>
        <w:t>的售货机云平台是由</w:t>
      </w:r>
      <w:r w:rsidR="00460F9D">
        <w:rPr>
          <w:rFonts w:hint="eastAsia"/>
        </w:rPr>
        <w:t>厂商</w:t>
      </w:r>
      <w:r w:rsidR="00460F9D" w:rsidRPr="00636514">
        <w:rPr>
          <w:rFonts w:hint="eastAsia"/>
        </w:rPr>
        <w:t>提供，</w:t>
      </w:r>
      <w:r w:rsidR="0064083A">
        <w:t>租</w:t>
      </w:r>
      <w:r w:rsidR="00460F9D" w:rsidRPr="00636514">
        <w:rPr>
          <w:rFonts w:hint="eastAsia"/>
        </w:rPr>
        <w:t>户通过</w:t>
      </w:r>
      <w:r w:rsidR="00460F9D" w:rsidRPr="00636514">
        <w:rPr>
          <w:rFonts w:hint="eastAsia"/>
        </w:rPr>
        <w:t>web</w:t>
      </w:r>
      <w:r w:rsidR="00460F9D" w:rsidRPr="00636514">
        <w:rPr>
          <w:rFonts w:hint="eastAsia"/>
        </w:rPr>
        <w:t>页面进行系统空间和</w:t>
      </w:r>
      <w:r w:rsidR="008772EA">
        <w:rPr>
          <w:rFonts w:hint="eastAsia"/>
        </w:rPr>
        <w:t>使用</w:t>
      </w:r>
      <w:r w:rsidR="00460F9D" w:rsidRPr="00636514">
        <w:rPr>
          <w:rFonts w:hint="eastAsia"/>
        </w:rPr>
        <w:t>时间的租用。系统管理员为一级用户，需要对</w:t>
      </w:r>
      <w:r w:rsidR="00460F9D">
        <w:rPr>
          <w:rFonts w:hint="eastAsia"/>
        </w:rPr>
        <w:t>平台的租用规则进行定义</w:t>
      </w:r>
      <w:r w:rsidR="00460F9D" w:rsidRPr="00636514">
        <w:rPr>
          <w:rFonts w:hint="eastAsia"/>
        </w:rPr>
        <w:t>，对处于第二级和二级以下的</w:t>
      </w:r>
      <w:r w:rsidR="00460F9D" w:rsidRPr="00636514">
        <w:t>租</w:t>
      </w:r>
      <w:r w:rsidR="00460F9D" w:rsidRPr="00636514">
        <w:rPr>
          <w:rFonts w:hint="eastAsia"/>
        </w:rPr>
        <w:t>户进行管理。系统管理员用例图如图</w:t>
      </w:r>
      <w:r w:rsidR="00460F9D" w:rsidRPr="00636514">
        <w:rPr>
          <w:rFonts w:hint="eastAsia"/>
        </w:rPr>
        <w:t>3-</w:t>
      </w:r>
      <w:r w:rsidR="00460F9D" w:rsidRPr="00636514">
        <w:t>1</w:t>
      </w:r>
      <w:r w:rsidR="00460F9D" w:rsidRPr="00636514">
        <w:t>所示</w:t>
      </w:r>
      <w:r w:rsidR="00460F9D" w:rsidRPr="00636514">
        <w:rPr>
          <w:rFonts w:hint="eastAsia"/>
        </w:rPr>
        <w:t>。</w:t>
      </w:r>
    </w:p>
    <w:p w14:paraId="289B6529" w14:textId="5C0FF721" w:rsidR="00460F9D" w:rsidRPr="00636514" w:rsidRDefault="00460F9D" w:rsidP="00F22391">
      <w:pPr>
        <w:pStyle w:val="aff0"/>
      </w:pPr>
      <w:r>
        <w:rPr>
          <w:rFonts w:hint="eastAsia"/>
        </w:rPr>
        <w:t>图</w:t>
      </w:r>
      <w:r>
        <w:rPr>
          <w:rFonts w:hint="eastAsia"/>
        </w:rPr>
        <w:t>3-1</w:t>
      </w:r>
      <w:r>
        <w:t xml:space="preserve">  </w:t>
      </w:r>
      <w:r>
        <w:rPr>
          <w:rFonts w:hint="eastAsia"/>
        </w:rPr>
        <w:t>系统管理员用例图</w:t>
      </w:r>
    </w:p>
    <w:p w14:paraId="2DC47C4F" w14:textId="77777777" w:rsidR="00460F9D" w:rsidRPr="00636514" w:rsidRDefault="00460F9D" w:rsidP="00AD581F">
      <w:pPr>
        <w:numPr>
          <w:ilvl w:val="1"/>
          <w:numId w:val="4"/>
        </w:numPr>
        <w:ind w:firstLineChars="0"/>
      </w:pPr>
      <w:r w:rsidRPr="00636514">
        <w:t>用户角色管理</w:t>
      </w:r>
      <w:r w:rsidRPr="00636514">
        <w:rPr>
          <w:rFonts w:hint="eastAsia"/>
        </w:rPr>
        <w:t>：</w:t>
      </w:r>
    </w:p>
    <w:p w14:paraId="65E1A695" w14:textId="6E03C736" w:rsidR="00460F9D" w:rsidRPr="00636514" w:rsidRDefault="00460F9D" w:rsidP="00444366">
      <w:pPr>
        <w:ind w:left="840" w:firstLineChars="0" w:firstLine="420"/>
        <w:rPr>
          <w:lang w:val="x-none"/>
        </w:rPr>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不同的权限对应不同的操作区间。用户权限包括权限名称、权限编号、权限描述、权限所属租户类型等属性。权限所属类型分为三种：系统管理员、运营商</w:t>
      </w:r>
      <w:r w:rsidRPr="00636514">
        <w:t>和</w:t>
      </w:r>
      <w:r w:rsidRPr="00636514">
        <w:rPr>
          <w:rFonts w:hint="eastAsia"/>
        </w:rPr>
        <w:t>厂商，在数据库中用数字</w:t>
      </w:r>
      <w:r w:rsidRPr="00636514">
        <w:rPr>
          <w:rFonts w:hint="eastAsia"/>
        </w:rPr>
        <w:t>0</w:t>
      </w:r>
      <w:r w:rsidRPr="00636514">
        <w:rPr>
          <w:rFonts w:hint="eastAsia"/>
        </w:rPr>
        <w:t>、</w:t>
      </w:r>
      <w:r w:rsidRPr="00636514">
        <w:rPr>
          <w:rFonts w:hint="eastAsia"/>
        </w:rPr>
        <w:t>1</w:t>
      </w:r>
      <w:r w:rsidRPr="00636514">
        <w:t>和</w:t>
      </w:r>
      <w:r w:rsidRPr="00636514">
        <w:rPr>
          <w:rFonts w:hint="eastAsia"/>
        </w:rPr>
        <w:t>2</w:t>
      </w:r>
      <w:r w:rsidRPr="00636514">
        <w:rPr>
          <w:rFonts w:hint="eastAsia"/>
        </w:rPr>
        <w:t>进行标识。</w:t>
      </w:r>
    </w:p>
    <w:p w14:paraId="1CC091B3" w14:textId="77777777" w:rsidR="00460F9D" w:rsidRPr="00636514" w:rsidRDefault="00460F9D" w:rsidP="00AD581F">
      <w:pPr>
        <w:numPr>
          <w:ilvl w:val="1"/>
          <w:numId w:val="4"/>
        </w:numPr>
        <w:ind w:firstLineChars="0"/>
      </w:pPr>
      <w:r w:rsidRPr="00636514">
        <w:rPr>
          <w:rFonts w:hint="eastAsia"/>
        </w:rPr>
        <w:t>租金信息管理：</w:t>
      </w:r>
    </w:p>
    <w:p w14:paraId="22A24543" w14:textId="27163B9B" w:rsidR="00460F9D" w:rsidRPr="00636514" w:rsidRDefault="00460F9D"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sidR="00590840">
        <w:rPr>
          <w:rFonts w:hint="eastAsia"/>
        </w:rPr>
        <w:t>同时</w:t>
      </w:r>
      <w:r w:rsidR="00CA66C6">
        <w:rPr>
          <w:rFonts w:hint="eastAsia"/>
        </w:rPr>
        <w:t>设置租用单台售货机的价格</w:t>
      </w:r>
      <w:r w:rsidR="00590840">
        <w:rPr>
          <w:rFonts w:hint="eastAsia"/>
        </w:rPr>
        <w:t>。</w:t>
      </w:r>
      <w:r w:rsidRPr="00636514">
        <w:rPr>
          <w:rFonts w:hint="eastAsia"/>
        </w:rPr>
        <w:t>根据以上规则用户在系统页面中自行设置租用时间和</w:t>
      </w:r>
      <w:r w:rsidRPr="00636514">
        <w:rPr>
          <w:rFonts w:hint="eastAsia"/>
        </w:rPr>
        <w:lastRenderedPageBreak/>
        <w:t>租用空间。若</w:t>
      </w:r>
      <w:r w:rsidRPr="00636514">
        <w:t>租户</w:t>
      </w:r>
      <w:r>
        <w:rPr>
          <w:rFonts w:hint="eastAsia"/>
        </w:rPr>
        <w:t>租用期限到达，系统</w:t>
      </w:r>
      <w:r w:rsidRPr="00636514">
        <w:rPr>
          <w:rFonts w:hint="eastAsia"/>
        </w:rPr>
        <w:t>给出租用到期的提示，并将租户设置为不可用状态。</w:t>
      </w:r>
    </w:p>
    <w:p w14:paraId="4647EEE3" w14:textId="77777777" w:rsidR="00460F9D" w:rsidRPr="00636514" w:rsidRDefault="00460F9D" w:rsidP="00AD581F">
      <w:pPr>
        <w:numPr>
          <w:ilvl w:val="1"/>
          <w:numId w:val="4"/>
        </w:numPr>
        <w:ind w:firstLineChars="0"/>
      </w:pPr>
      <w:r w:rsidRPr="00636514">
        <w:t>租户</w:t>
      </w:r>
      <w:r w:rsidRPr="00636514">
        <w:rPr>
          <w:rFonts w:hint="eastAsia"/>
        </w:rPr>
        <w:t>管理：</w:t>
      </w:r>
    </w:p>
    <w:p w14:paraId="50A4423F" w14:textId="387853F5" w:rsidR="00460F9D" w:rsidRPr="00636514" w:rsidRDefault="00460F9D" w:rsidP="00444366">
      <w:pPr>
        <w:ind w:left="840" w:firstLineChars="0" w:firstLine="420"/>
      </w:pPr>
      <w:r w:rsidRPr="00636514">
        <w:t>租户是系统管理员所对应的</w:t>
      </w:r>
      <w:r w:rsidRPr="00636514">
        <w:rPr>
          <w:rFonts w:hint="eastAsia"/>
        </w:rPr>
        <w:t>“用户”，租户通过注册页面选择租用</w:t>
      </w:r>
      <w:r w:rsidRPr="00636514">
        <w:t>时间</w:t>
      </w:r>
      <w:r w:rsidRPr="00636514">
        <w:rPr>
          <w:rFonts w:hint="eastAsia"/>
        </w:rPr>
        <w:t>和租用空间进行租金缴纳</w:t>
      </w:r>
      <w:r>
        <w:rPr>
          <w:rFonts w:hint="eastAsia"/>
        </w:rPr>
        <w:t>和</w:t>
      </w:r>
      <w:r w:rsidRPr="00636514">
        <w:t>商户</w:t>
      </w:r>
      <w:r w:rsidRPr="00636514">
        <w:rPr>
          <w:rFonts w:hint="eastAsia"/>
        </w:rPr>
        <w:t>的注册。</w:t>
      </w:r>
      <w:r w:rsidR="00460936">
        <w:rPr>
          <w:rFonts w:hint="eastAsia"/>
        </w:rPr>
        <w:t>系统管理员</w:t>
      </w:r>
      <w:r w:rsidR="007129DE">
        <w:rPr>
          <w:rFonts w:hint="eastAsia"/>
        </w:rPr>
        <w:t>可创建新的租户，单独设置租用价格。</w:t>
      </w:r>
    </w:p>
    <w:p w14:paraId="488E452D" w14:textId="77777777" w:rsidR="00460F9D" w:rsidRPr="00636514" w:rsidRDefault="00460F9D" w:rsidP="00AD581F">
      <w:pPr>
        <w:numPr>
          <w:ilvl w:val="0"/>
          <w:numId w:val="11"/>
        </w:numPr>
        <w:ind w:firstLineChars="0"/>
      </w:pPr>
      <w:r w:rsidRPr="00636514">
        <w:rPr>
          <w:rFonts w:hint="eastAsia"/>
        </w:rPr>
        <w:t>运营商端管理系统</w:t>
      </w:r>
    </w:p>
    <w:p w14:paraId="1500A478" w14:textId="4B5B0E5B" w:rsidR="00460F9D" w:rsidRDefault="002403E0" w:rsidP="00CD032E">
      <w:pPr>
        <w:ind w:firstLine="480"/>
      </w:pPr>
      <w:r>
        <w:rPr>
          <w:rFonts w:hint="eastAsia"/>
          <w:noProof/>
        </w:rPr>
        <w:drawing>
          <wp:anchor distT="0" distB="0" distL="114300" distR="114300" simplePos="0" relativeHeight="251724800" behindDoc="0" locked="0" layoutInCell="1" allowOverlap="1" wp14:anchorId="2AA124F1" wp14:editId="4BAA3043">
            <wp:simplePos x="0" y="0"/>
            <wp:positionH relativeFrom="column">
              <wp:posOffset>756285</wp:posOffset>
            </wp:positionH>
            <wp:positionV relativeFrom="paragraph">
              <wp:posOffset>1139166</wp:posOffset>
            </wp:positionV>
            <wp:extent cx="4255135" cy="2530475"/>
            <wp:effectExtent l="0" t="0" r="0" b="317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运营商系统用例图.png"/>
                    <pic:cNvPicPr/>
                  </pic:nvPicPr>
                  <pic:blipFill>
                    <a:blip r:embed="rId35">
                      <a:extLst>
                        <a:ext uri="{28A0092B-C50C-407E-A947-70E740481C1C}">
                          <a14:useLocalDpi xmlns:a14="http://schemas.microsoft.com/office/drawing/2010/main" val="0"/>
                        </a:ext>
                      </a:extLst>
                    </a:blip>
                    <a:stretch>
                      <a:fillRect/>
                    </a:stretch>
                  </pic:blipFill>
                  <pic:spPr>
                    <a:xfrm>
                      <a:off x="0" y="0"/>
                      <a:ext cx="4255135" cy="2530475"/>
                    </a:xfrm>
                    <a:prstGeom prst="rect">
                      <a:avLst/>
                    </a:prstGeom>
                  </pic:spPr>
                </pic:pic>
              </a:graphicData>
            </a:graphic>
            <wp14:sizeRelH relativeFrom="page">
              <wp14:pctWidth>0</wp14:pctWidth>
            </wp14:sizeRelH>
            <wp14:sizeRelV relativeFrom="page">
              <wp14:pctHeight>0</wp14:pctHeight>
            </wp14:sizeRelV>
          </wp:anchor>
        </w:drawing>
      </w:r>
      <w:r w:rsidR="00460F9D" w:rsidRPr="00636514">
        <w:rPr>
          <w:rFonts w:hint="eastAsia"/>
        </w:rPr>
        <w:t>售货机运营商是系统的主要用户之一。软件租用成功后运营商管理员可添加下级管理员并分配用户权限，不同的用户权责分明，共同管理租户系统。</w:t>
      </w:r>
      <w:r w:rsidR="00460F9D" w:rsidRPr="00636514">
        <w:t>运营商系统用例图</w:t>
      </w:r>
      <w:r w:rsidR="00460F9D" w:rsidRPr="00636514">
        <w:rPr>
          <w:rFonts w:hint="eastAsia"/>
        </w:rPr>
        <w:t>如</w:t>
      </w:r>
      <w:r>
        <w:rPr>
          <w:rFonts w:hint="eastAsia"/>
        </w:rPr>
        <w:t>图</w:t>
      </w:r>
      <w:r>
        <w:rPr>
          <w:rFonts w:hint="eastAsia"/>
        </w:rPr>
        <w:t>3-</w:t>
      </w:r>
      <w:r>
        <w:t>2</w:t>
      </w:r>
      <w:r w:rsidR="00460F9D" w:rsidRPr="00636514">
        <w:rPr>
          <w:rFonts w:hint="eastAsia"/>
        </w:rPr>
        <w:t>。</w:t>
      </w:r>
    </w:p>
    <w:p w14:paraId="54B25042" w14:textId="3A8604A0" w:rsidR="00460F9D" w:rsidRPr="005270D9" w:rsidRDefault="00460F9D" w:rsidP="00F22391">
      <w:pPr>
        <w:pStyle w:val="aff0"/>
      </w:pPr>
      <w:r>
        <w:rPr>
          <w:rFonts w:hint="eastAsia"/>
        </w:rPr>
        <w:t>图</w:t>
      </w:r>
      <w:r>
        <w:rPr>
          <w:rFonts w:hint="eastAsia"/>
        </w:rPr>
        <w:t>3-2</w:t>
      </w:r>
      <w:r>
        <w:t xml:space="preserve">  </w:t>
      </w:r>
      <w:r>
        <w:rPr>
          <w:rFonts w:hint="eastAsia"/>
        </w:rPr>
        <w:t>运营商系统用例图</w:t>
      </w:r>
    </w:p>
    <w:p w14:paraId="57BDC473" w14:textId="79922272" w:rsidR="00460F9D" w:rsidRPr="00636514" w:rsidRDefault="00460F9D" w:rsidP="00AD581F">
      <w:pPr>
        <w:numPr>
          <w:ilvl w:val="1"/>
          <w:numId w:val="4"/>
        </w:numPr>
        <w:ind w:firstLineChars="0"/>
      </w:pPr>
      <w:r w:rsidRPr="00636514">
        <w:t>平台租用</w:t>
      </w:r>
      <w:r w:rsidRPr="00636514">
        <w:rPr>
          <w:rFonts w:hint="eastAsia"/>
        </w:rPr>
        <w:t>：</w:t>
      </w:r>
    </w:p>
    <w:p w14:paraId="26264CC4" w14:textId="47FCAA51" w:rsidR="00460F9D" w:rsidRPr="00636514" w:rsidRDefault="00460F9D"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天；商家信息表中记录租用的开始时间和结束时间，租用到期后需续费才能再次恢复使用。</w:t>
      </w:r>
    </w:p>
    <w:p w14:paraId="265BBEA4" w14:textId="77777777" w:rsidR="00460F9D" w:rsidRPr="00636514" w:rsidRDefault="00460F9D"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1BD00560" w:rsidR="00460F9D" w:rsidRPr="00636514" w:rsidRDefault="00460F9D" w:rsidP="00444366">
      <w:pPr>
        <w:ind w:left="840" w:firstLineChars="0" w:firstLine="420"/>
      </w:pPr>
      <w:r w:rsidRPr="00636514">
        <w:rPr>
          <w:rFonts w:hint="eastAsia"/>
        </w:rPr>
        <w:t>用户通过浏览器进入登录入口，输入公司编号、账号和密码进行登</w:t>
      </w:r>
      <w:r w:rsidRPr="00636514">
        <w:rPr>
          <w:rFonts w:hint="eastAsia"/>
        </w:rPr>
        <w:lastRenderedPageBreak/>
        <w:t>录，三项缺一不可。系统根据用户输入的信息进行匹配，</w:t>
      </w:r>
      <w:r>
        <w:rPr>
          <w:rFonts w:hint="eastAsia"/>
        </w:rPr>
        <w:t>验证租</w:t>
      </w:r>
      <w:r w:rsidRPr="00636514">
        <w:rPr>
          <w:rFonts w:hint="eastAsia"/>
        </w:rPr>
        <w:t>用时间是否到期，验证通过后，进入其对应的权限范围页面。新用户由运营商端管理员进行添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460F9D" w:rsidRPr="00636514" w:rsidRDefault="00460F9D" w:rsidP="00AD581F">
      <w:pPr>
        <w:numPr>
          <w:ilvl w:val="1"/>
          <w:numId w:val="4"/>
        </w:numPr>
        <w:ind w:firstLineChars="0"/>
      </w:pPr>
      <w:r w:rsidRPr="00636514">
        <w:t>用户管理</w:t>
      </w:r>
      <w:r w:rsidRPr="00636514">
        <w:rPr>
          <w:rFonts w:hint="eastAsia"/>
        </w:rPr>
        <w:t>：</w:t>
      </w:r>
    </w:p>
    <w:p w14:paraId="16585031" w14:textId="38323833" w:rsidR="00460F9D" w:rsidRPr="00636514" w:rsidRDefault="00460F9D" w:rsidP="00444366">
      <w:pPr>
        <w:ind w:left="840" w:firstLineChars="0" w:firstLine="420"/>
      </w:pPr>
      <w:r w:rsidRPr="00636514">
        <w:rPr>
          <w:rFonts w:hint="eastAsia"/>
        </w:rPr>
        <w:t>用户管理分为用户信息管理、用户组管理、角色管理三项。系统管理员和用户组管理员可对用户进行基本的增删改查操作，同时修改用户的角色信息。管理员创建用户组，为每个用户组分配一个组管理员，组管理员对组内成员进行管理。此外，普通</w:t>
      </w:r>
      <w:r w:rsidR="007649E1">
        <w:rPr>
          <w:rFonts w:hint="eastAsia"/>
        </w:rPr>
        <w:t>操作员</w:t>
      </w:r>
      <w:r w:rsidRPr="00636514">
        <w:rPr>
          <w:rFonts w:hint="eastAsia"/>
        </w:rPr>
        <w:t>员不具有用户管理的权限。管理员可查看所有角色信息，以及每个角色所包含的用户权限。</w:t>
      </w:r>
    </w:p>
    <w:p w14:paraId="55091E59" w14:textId="77777777" w:rsidR="00460F9D" w:rsidRPr="00636514" w:rsidRDefault="00460F9D" w:rsidP="00AD581F">
      <w:pPr>
        <w:numPr>
          <w:ilvl w:val="1"/>
          <w:numId w:val="4"/>
        </w:numPr>
        <w:ind w:firstLineChars="0"/>
      </w:pPr>
      <w:r w:rsidRPr="00636514">
        <w:rPr>
          <w:rFonts w:hint="eastAsia"/>
        </w:rPr>
        <w:t>售货机管理：</w:t>
      </w:r>
    </w:p>
    <w:p w14:paraId="59DE1F29" w14:textId="44993F5A" w:rsidR="00460F9D" w:rsidRPr="00636514" w:rsidRDefault="00460F9D"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sidR="003B1E37">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460F9D" w:rsidRPr="00636514" w:rsidRDefault="00460F9D"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sidR="001870C7">
        <w:rPr>
          <w:rFonts w:hint="eastAsia"/>
        </w:rPr>
        <w:t>，</w:t>
      </w:r>
      <w:r w:rsidR="001870C7">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460F9D" w:rsidRPr="00636514" w:rsidRDefault="00460F9D"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460F9D" w:rsidRPr="00636514" w:rsidRDefault="00460F9D" w:rsidP="00AD581F">
      <w:pPr>
        <w:numPr>
          <w:ilvl w:val="1"/>
          <w:numId w:val="4"/>
        </w:numPr>
        <w:ind w:firstLineChars="0"/>
      </w:pPr>
      <w:r w:rsidRPr="00636514">
        <w:lastRenderedPageBreak/>
        <w:t>商品管理</w:t>
      </w:r>
      <w:r w:rsidRPr="00636514">
        <w:rPr>
          <w:rFonts w:hint="eastAsia"/>
        </w:rPr>
        <w:t>：</w:t>
      </w:r>
    </w:p>
    <w:p w14:paraId="56162896" w14:textId="0ED2AB02" w:rsidR="00460F9D" w:rsidRPr="00636514" w:rsidRDefault="00460F9D"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460F9D" w:rsidRPr="00636514" w:rsidRDefault="00460F9D" w:rsidP="00AD581F">
      <w:pPr>
        <w:numPr>
          <w:ilvl w:val="1"/>
          <w:numId w:val="4"/>
        </w:numPr>
        <w:ind w:firstLineChars="0"/>
      </w:pPr>
      <w:r w:rsidRPr="00636514">
        <w:t>库存管理</w:t>
      </w:r>
      <w:r w:rsidRPr="00636514">
        <w:rPr>
          <w:rFonts w:hint="eastAsia"/>
        </w:rPr>
        <w:t>：</w:t>
      </w:r>
    </w:p>
    <w:p w14:paraId="01A1EB8E" w14:textId="77777777" w:rsidR="00460F9D" w:rsidRPr="00636514" w:rsidRDefault="00460F9D"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。操作员填写调拨单，请求分配商品；仓库管理员查看调拨单，在出库页面中填写营业员编号、所选商品、出库数量、备注信息等内容；仓库管理员进入查询页面查看出库信息。</w:t>
      </w:r>
    </w:p>
    <w:p w14:paraId="3BD647EE" w14:textId="482255BD" w:rsidR="00460F9D" w:rsidRPr="00636514" w:rsidRDefault="00460F9D" w:rsidP="00AD581F">
      <w:pPr>
        <w:numPr>
          <w:ilvl w:val="1"/>
          <w:numId w:val="4"/>
        </w:numPr>
        <w:ind w:firstLineChars="0"/>
      </w:pPr>
      <w:r w:rsidRPr="00636514">
        <w:t>订单</w:t>
      </w:r>
      <w:r>
        <w:rPr>
          <w:rFonts w:hint="eastAsia"/>
        </w:rPr>
        <w:t>和</w:t>
      </w:r>
      <w:r w:rsidRPr="00636514">
        <w:t>财务管理</w:t>
      </w:r>
      <w:r w:rsidRPr="00636514">
        <w:rPr>
          <w:rFonts w:hint="eastAsia"/>
        </w:rPr>
        <w:t>：</w:t>
      </w:r>
    </w:p>
    <w:p w14:paraId="269248C9" w14:textId="3FD10F7E" w:rsidR="00460F9D" w:rsidRPr="00636514" w:rsidRDefault="00460F9D"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管理员进入管理页面查看自动售货机订单信息</w:t>
      </w:r>
      <w:r w:rsidRPr="00636514">
        <w:rPr>
          <w:rFonts w:hint="eastAsia"/>
        </w:rPr>
        <w:t>。</w:t>
      </w:r>
      <w:r w:rsidRPr="00636514">
        <w:t>售货机完成交易后会向后台发送一条交易信息</w:t>
      </w:r>
      <w:r w:rsidRPr="00636514">
        <w:rPr>
          <w:rFonts w:hint="eastAsia"/>
        </w:rPr>
        <w:t>，</w:t>
      </w:r>
      <w:r w:rsidRPr="00636514">
        <w:t>其</w:t>
      </w:r>
      <w:r w:rsidRPr="00636514">
        <w:rPr>
          <w:rFonts w:hint="eastAsia"/>
        </w:rPr>
        <w:t>中包含交易金额，财务管理员每月</w:t>
      </w:r>
      <w:r w:rsidR="00D420B0">
        <w:rPr>
          <w:rFonts w:hint="eastAsia"/>
        </w:rPr>
        <w:t>对</w:t>
      </w:r>
      <w:r w:rsidRPr="00636514">
        <w:rPr>
          <w:rFonts w:hint="eastAsia"/>
        </w:rPr>
        <w:t>交易金额进行统计。</w:t>
      </w:r>
    </w:p>
    <w:p w14:paraId="54FF055C" w14:textId="60D557AF" w:rsidR="00460F9D" w:rsidRPr="00636514" w:rsidRDefault="00460F9D" w:rsidP="00AD581F">
      <w:pPr>
        <w:numPr>
          <w:ilvl w:val="0"/>
          <w:numId w:val="11"/>
        </w:numPr>
        <w:ind w:firstLineChars="0"/>
      </w:pPr>
      <w:r w:rsidRPr="00636514">
        <w:rPr>
          <w:rFonts w:hint="eastAsia"/>
        </w:rPr>
        <w:t>厂商端管理系统</w:t>
      </w:r>
      <w:r w:rsidRPr="00636514">
        <w:rPr>
          <w:rFonts w:hint="eastAsia"/>
        </w:rPr>
        <w:t xml:space="preserve"> </w:t>
      </w:r>
    </w:p>
    <w:p w14:paraId="2322756D" w14:textId="53E84524" w:rsidR="00F16DA6" w:rsidRDefault="00F952A6" w:rsidP="00BB6DB6">
      <w:pPr>
        <w:ind w:left="840" w:firstLineChars="0" w:firstLine="420"/>
      </w:pPr>
      <w:r>
        <w:rPr>
          <w:noProof/>
        </w:rPr>
        <w:drawing>
          <wp:anchor distT="0" distB="0" distL="114300" distR="114300" simplePos="0" relativeHeight="251734016" behindDoc="0" locked="0" layoutInCell="1" allowOverlap="1" wp14:anchorId="3E988BBF" wp14:editId="538A152F">
            <wp:simplePos x="0" y="0"/>
            <wp:positionH relativeFrom="column">
              <wp:posOffset>387578</wp:posOffset>
            </wp:positionH>
            <wp:positionV relativeFrom="paragraph">
              <wp:posOffset>1022985</wp:posOffset>
            </wp:positionV>
            <wp:extent cx="5000625" cy="18764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厂商用例图.png"/>
                    <pic:cNvPicPr/>
                  </pic:nvPicPr>
                  <pic:blipFill rotWithShape="1">
                    <a:blip r:embed="rId36">
                      <a:extLst>
                        <a:ext uri="{28A0092B-C50C-407E-A947-70E740481C1C}">
                          <a14:useLocalDpi xmlns:a14="http://schemas.microsoft.com/office/drawing/2010/main" val="0"/>
                        </a:ext>
                      </a:extLst>
                    </a:blip>
                    <a:srcRect t="8458"/>
                    <a:stretch/>
                  </pic:blipFill>
                  <pic:spPr bwMode="auto">
                    <a:xfrm>
                      <a:off x="0" y="0"/>
                      <a:ext cx="500062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F9D" w:rsidRPr="00636514">
        <w:rPr>
          <w:rFonts w:hint="eastAsia"/>
        </w:rPr>
        <w:t>厂商</w:t>
      </w:r>
      <w:r w:rsidR="00460F9D">
        <w:rPr>
          <w:rFonts w:hint="eastAsia"/>
        </w:rPr>
        <w:t>管理员进行售货机的管理和运营</w:t>
      </w:r>
      <w:r w:rsidR="00350691">
        <w:rPr>
          <w:rFonts w:hint="eastAsia"/>
        </w:rPr>
        <w:t>，</w:t>
      </w:r>
      <w:r w:rsidR="00460F9D">
        <w:rPr>
          <w:rFonts w:hint="eastAsia"/>
        </w:rPr>
        <w:t>与自动售货机运营商相同</w:t>
      </w:r>
      <w:r w:rsidR="00460F9D" w:rsidRPr="00636514">
        <w:rPr>
          <w:rFonts w:hint="eastAsia"/>
        </w:rPr>
        <w:t>，售货机厂商也处于该</w:t>
      </w:r>
      <w:r w:rsidR="00460F9D" w:rsidRPr="00636514">
        <w:rPr>
          <w:rFonts w:hint="eastAsia"/>
        </w:rPr>
        <w:t>SaaS</w:t>
      </w:r>
      <w:r w:rsidR="00460F9D" w:rsidRPr="00636514">
        <w:rPr>
          <w:rFonts w:hint="eastAsia"/>
        </w:rPr>
        <w:t>云平台的第二级，是系统管理员的下级用户。</w:t>
      </w:r>
      <w:r w:rsidR="00F16DA6" w:rsidRPr="00636514">
        <w:t>厂商系统用例图如图</w:t>
      </w:r>
      <w:r w:rsidR="00F16DA6" w:rsidRPr="00636514">
        <w:rPr>
          <w:rFonts w:hint="eastAsia"/>
        </w:rPr>
        <w:t>3-</w:t>
      </w:r>
      <w:r w:rsidR="00F16DA6" w:rsidRPr="00636514">
        <w:t>3</w:t>
      </w:r>
      <w:r w:rsidR="00F16DA6" w:rsidRPr="00636514">
        <w:t>所示</w:t>
      </w:r>
      <w:r w:rsidR="00F16DA6">
        <w:rPr>
          <w:rFonts w:hint="eastAsia"/>
        </w:rPr>
        <w:t>。</w:t>
      </w:r>
    </w:p>
    <w:p w14:paraId="6FB0E64D" w14:textId="77777777" w:rsidR="00F952A6" w:rsidRPr="00636514" w:rsidRDefault="00F952A6" w:rsidP="00F952A6">
      <w:pPr>
        <w:pStyle w:val="aff0"/>
      </w:pPr>
      <w:r>
        <w:rPr>
          <w:rFonts w:hint="eastAsia"/>
        </w:rPr>
        <w:t>图</w:t>
      </w:r>
      <w:r>
        <w:rPr>
          <w:rFonts w:hint="eastAsia"/>
        </w:rPr>
        <w:t>3-</w:t>
      </w:r>
      <w:r>
        <w:t xml:space="preserve">3  </w:t>
      </w:r>
      <w:r>
        <w:t>厂商系统用例图</w:t>
      </w:r>
    </w:p>
    <w:p w14:paraId="2699F7BD" w14:textId="6B965885" w:rsidR="00460F9D" w:rsidRPr="00636514" w:rsidRDefault="00460F9D" w:rsidP="00964AD1">
      <w:pPr>
        <w:pStyle w:val="afe"/>
        <w:numPr>
          <w:ilvl w:val="1"/>
          <w:numId w:val="4"/>
        </w:numPr>
        <w:ind w:firstLineChars="0"/>
      </w:pPr>
      <w:r w:rsidRPr="00636514">
        <w:rPr>
          <w:rFonts w:hint="eastAsia"/>
        </w:rPr>
        <w:t>平台</w:t>
      </w:r>
      <w:r>
        <w:rPr>
          <w:rFonts w:hint="eastAsia"/>
        </w:rPr>
        <w:t>使用</w:t>
      </w:r>
      <w:r w:rsidRPr="00636514">
        <w:rPr>
          <w:rFonts w:hint="eastAsia"/>
        </w:rPr>
        <w:t>：</w:t>
      </w:r>
    </w:p>
    <w:p w14:paraId="7BC1C57A" w14:textId="42B2B5EF" w:rsidR="00460F9D" w:rsidRDefault="00460F9D" w:rsidP="00C93BB5">
      <w:pPr>
        <w:ind w:left="900" w:firstLineChars="0" w:firstLine="360"/>
      </w:pPr>
      <w:r>
        <w:rPr>
          <w:rFonts w:hint="eastAsia"/>
        </w:rPr>
        <w:lastRenderedPageBreak/>
        <w:t>厂商管理</w:t>
      </w:r>
      <w:r w:rsidR="009A739E">
        <w:rPr>
          <w:rFonts w:hint="eastAsia"/>
        </w:rPr>
        <w:t>员</w:t>
      </w:r>
      <w:r>
        <w:rPr>
          <w:rFonts w:hint="eastAsia"/>
        </w:rPr>
        <w:t>由系统管理员创建，系统管理员进行</w:t>
      </w:r>
      <w:r w:rsidR="00713787">
        <w:rPr>
          <w:rFonts w:hint="eastAsia"/>
        </w:rPr>
        <w:t>厂商</w:t>
      </w:r>
      <w:r>
        <w:rPr>
          <w:rFonts w:hint="eastAsia"/>
        </w:rPr>
        <w:t>用户名和密码的初始化。该平台提供商为厂商，因此平台仅供一家厂商系统厂商端系统。</w:t>
      </w:r>
    </w:p>
    <w:p w14:paraId="53C1E5E3" w14:textId="6D99B835" w:rsidR="00460F9D" w:rsidRPr="00636514" w:rsidRDefault="00460F9D"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346F0612" w:rsidR="00460F9D" w:rsidRDefault="00460F9D" w:rsidP="00764E3D">
      <w:pPr>
        <w:ind w:left="900" w:firstLineChars="0" w:firstLine="360"/>
      </w:pPr>
      <w:r w:rsidRPr="00636514">
        <w:rPr>
          <w:rFonts w:hint="eastAsia"/>
        </w:rPr>
        <w:t>厂</w:t>
      </w:r>
      <w:r>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460F9D" w:rsidRPr="00636514" w:rsidRDefault="00460F9D" w:rsidP="00AD581F">
      <w:pPr>
        <w:numPr>
          <w:ilvl w:val="0"/>
          <w:numId w:val="5"/>
        </w:numPr>
        <w:ind w:firstLineChars="0"/>
      </w:pPr>
      <w:r w:rsidRPr="00636514">
        <w:t>用户管理</w:t>
      </w:r>
      <w:r w:rsidRPr="00636514">
        <w:rPr>
          <w:rFonts w:hint="eastAsia"/>
        </w:rPr>
        <w:t>：</w:t>
      </w:r>
    </w:p>
    <w:p w14:paraId="49869EFB" w14:textId="74D0819A" w:rsidR="00460F9D" w:rsidRPr="00636514" w:rsidRDefault="00460F9D" w:rsidP="00444366">
      <w:pPr>
        <w:ind w:left="900" w:firstLineChars="0" w:firstLine="360"/>
      </w:pPr>
      <w:r w:rsidRPr="00636514">
        <w:rPr>
          <w:rFonts w:hint="eastAsia"/>
        </w:rPr>
        <w:t>厂商管理员可添加、更新、查询</w:t>
      </w:r>
      <w:r w:rsidRPr="00636514">
        <w:t>和</w:t>
      </w:r>
      <w:r w:rsidRPr="00636514">
        <w:rPr>
          <w:rFonts w:hint="eastAsia"/>
        </w:rPr>
        <w:t>删除用户，单击添加管理员按钮，弹出用户信息模态框，填写用户信息表单</w:t>
      </w:r>
      <w:r>
        <w:rPr>
          <w:rFonts w:hint="eastAsia"/>
        </w:rPr>
        <w:t>，点击</w:t>
      </w:r>
      <w:r w:rsidR="00D44006">
        <w:t>提交</w:t>
      </w:r>
      <w:r>
        <w:rPr>
          <w:rFonts w:hint="eastAsia"/>
        </w:rPr>
        <w:t>以新增用户；点击详情按钮查看用户详细信息；点击更新按钮，</w:t>
      </w:r>
      <w:r w:rsidRPr="00636514">
        <w:rPr>
          <w:rFonts w:hint="eastAsia"/>
        </w:rPr>
        <w:t>进行用户的信息更新</w:t>
      </w:r>
      <w:r w:rsidR="00D44006">
        <w:rPr>
          <w:rFonts w:hint="eastAsia"/>
        </w:rPr>
        <w:t>；点击删除按钮，删除选中用户</w:t>
      </w:r>
      <w:r w:rsidRPr="00636514">
        <w:rPr>
          <w:rFonts w:hint="eastAsia"/>
        </w:rPr>
        <w:t>。</w:t>
      </w:r>
    </w:p>
    <w:p w14:paraId="4C8DDD9F" w14:textId="2EA67860" w:rsidR="00460F9D" w:rsidRPr="00636514" w:rsidRDefault="00460F9D" w:rsidP="00AD581F">
      <w:pPr>
        <w:numPr>
          <w:ilvl w:val="0"/>
          <w:numId w:val="5"/>
        </w:numPr>
        <w:ind w:firstLineChars="0"/>
      </w:pPr>
      <w:r w:rsidRPr="00636514">
        <w:t>运营商管理</w:t>
      </w:r>
      <w:r w:rsidRPr="00636514">
        <w:rPr>
          <w:rFonts w:hint="eastAsia"/>
        </w:rPr>
        <w:t>：</w:t>
      </w:r>
    </w:p>
    <w:p w14:paraId="797BFFD0" w14:textId="38E7073E" w:rsidR="00460F9D" w:rsidRPr="00636514" w:rsidRDefault="00460F9D" w:rsidP="00444366">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460F9D" w:rsidRPr="00636514" w:rsidRDefault="00460F9D" w:rsidP="00AD581F">
      <w:pPr>
        <w:numPr>
          <w:ilvl w:val="0"/>
          <w:numId w:val="5"/>
        </w:numPr>
        <w:ind w:firstLineChars="0"/>
      </w:pPr>
      <w:r w:rsidRPr="00636514">
        <w:t>类型管理</w:t>
      </w:r>
      <w:r w:rsidRPr="00636514">
        <w:rPr>
          <w:rFonts w:hint="eastAsia"/>
        </w:rPr>
        <w:t>：</w:t>
      </w:r>
    </w:p>
    <w:p w14:paraId="37F3BE6A" w14:textId="1DAFFC78" w:rsidR="00460F9D" w:rsidRPr="00636514" w:rsidRDefault="00460F9D" w:rsidP="00444366">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，管理员进入类型管理页面对售货机类型进行基本的增删改查操作。售货机类型独立进行定义，当对售货机进行管理时，将售货机与相应类型进行关联。</w:t>
      </w:r>
    </w:p>
    <w:p w14:paraId="1CDCC56C" w14:textId="77777777" w:rsidR="00460F9D" w:rsidRPr="00636514" w:rsidRDefault="00460F9D" w:rsidP="00AD581F">
      <w:pPr>
        <w:numPr>
          <w:ilvl w:val="0"/>
          <w:numId w:val="5"/>
        </w:numPr>
        <w:ind w:firstLineChars="0"/>
      </w:pPr>
      <w:r w:rsidRPr="00636514">
        <w:t>售货机管理</w:t>
      </w:r>
      <w:r w:rsidRPr="00636514">
        <w:rPr>
          <w:rFonts w:hint="eastAsia"/>
        </w:rPr>
        <w:t>：</w:t>
      </w:r>
    </w:p>
    <w:p w14:paraId="5C8E7CB3" w14:textId="66F82022" w:rsidR="00460F9D" w:rsidRPr="00636514" w:rsidRDefault="00460F9D" w:rsidP="00444366">
      <w:pPr>
        <w:ind w:left="900" w:firstLineChars="0" w:firstLine="360"/>
      </w:pPr>
      <w:r w:rsidRPr="00636514">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sidR="0007552F">
        <w:rPr>
          <w:rFonts w:hint="eastAsia"/>
        </w:rPr>
        <w:t>，信息</w:t>
      </w:r>
      <w:r w:rsidRPr="00636514">
        <w:rPr>
          <w:rFonts w:hint="eastAsia"/>
        </w:rPr>
        <w:t>添加成功</w:t>
      </w:r>
      <w:r w:rsidR="008D5C27">
        <w:rPr>
          <w:rFonts w:hint="eastAsia"/>
        </w:rPr>
        <w:t>后</w:t>
      </w:r>
      <w:r w:rsidRPr="00636514">
        <w:rPr>
          <w:rFonts w:hint="eastAsia"/>
        </w:rPr>
        <w:t>，点击详细</w:t>
      </w:r>
      <w:r w:rsidR="00B50EC5">
        <w:t>情</w:t>
      </w:r>
      <w:r w:rsidRPr="00636514">
        <w:rPr>
          <w:rFonts w:hint="eastAsia"/>
        </w:rPr>
        <w:t>按钮查看售货机详细信息，同时添加包括售货机货道编号、货道容量等内容的货道信息；点击更新按钮，进行售货机信息的更新；点击分配按钮，弹出运营商列表，选择某运营商将已完成交</w:t>
      </w:r>
      <w:r w:rsidRPr="00636514">
        <w:rPr>
          <w:rFonts w:hint="eastAsia"/>
        </w:rPr>
        <w:lastRenderedPageBreak/>
        <w:t>易的售货机信息分配给相应的商家；点击删除按钮进行售货机的删除。</w:t>
      </w:r>
    </w:p>
    <w:p w14:paraId="6152CF45" w14:textId="77777777" w:rsidR="00460F9D" w:rsidRPr="00636514" w:rsidRDefault="00460F9D" w:rsidP="00AD581F">
      <w:pPr>
        <w:numPr>
          <w:ilvl w:val="0"/>
          <w:numId w:val="5"/>
        </w:numPr>
        <w:ind w:firstLineChars="0"/>
      </w:pPr>
      <w:r w:rsidRPr="00636514">
        <w:t>订单管理</w:t>
      </w:r>
      <w:r w:rsidRPr="00636514">
        <w:rPr>
          <w:rFonts w:hint="eastAsia"/>
        </w:rPr>
        <w:t>：</w:t>
      </w:r>
    </w:p>
    <w:p w14:paraId="40E667A7" w14:textId="6A9BB2DA" w:rsidR="00460F9D" w:rsidRPr="00636514" w:rsidRDefault="00460F9D" w:rsidP="00444366">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029CB515" w:rsidR="00460F9D" w:rsidRPr="00636514" w:rsidRDefault="00460F9D" w:rsidP="00444366">
      <w:pPr>
        <w:pStyle w:val="3"/>
        <w:rPr>
          <w:color w:val="auto"/>
          <w:lang w:eastAsia="zh-CN"/>
        </w:rPr>
      </w:pPr>
      <w:bookmarkStart w:id="43" w:name="_Toc494811271"/>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3"/>
      <w:r w:rsidRPr="00636514">
        <w:rPr>
          <w:rFonts w:hint="eastAsia"/>
          <w:color w:val="auto"/>
          <w:lang w:eastAsia="zh-CN"/>
        </w:rPr>
        <w:t xml:space="preserve"> </w:t>
      </w:r>
    </w:p>
    <w:p w14:paraId="7E53F48F" w14:textId="79F61EA0" w:rsidR="00460F9D" w:rsidRPr="00636514" w:rsidRDefault="00460F9D"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77777777" w:rsidR="00460F9D" w:rsidRPr="00636514" w:rsidRDefault="00460F9D"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4B0847B4" w14:textId="280B3DBE" w:rsidR="00460F9D" w:rsidRDefault="00460F9D" w:rsidP="003D2DE8">
      <w:pPr>
        <w:ind w:firstLine="480"/>
      </w:pPr>
      <w:r>
        <w:rPr>
          <w:rFonts w:hint="eastAsia"/>
          <w:noProof/>
        </w:rPr>
        <w:drawing>
          <wp:anchor distT="0" distB="0" distL="114300" distR="114300" simplePos="0" relativeHeight="251725824" behindDoc="0" locked="0" layoutInCell="1" allowOverlap="1" wp14:anchorId="24D7CA0C" wp14:editId="0DE20C24">
            <wp:simplePos x="0" y="0"/>
            <wp:positionH relativeFrom="column">
              <wp:posOffset>526415</wp:posOffset>
            </wp:positionH>
            <wp:positionV relativeFrom="paragraph">
              <wp:posOffset>1593215</wp:posOffset>
            </wp:positionV>
            <wp:extent cx="4259580" cy="2106930"/>
            <wp:effectExtent l="0" t="0" r="7620" b="762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操作员用例图.png"/>
                    <pic:cNvPicPr/>
                  </pic:nvPicPr>
                  <pic:blipFill>
                    <a:blip r:embed="rId37">
                      <a:extLst>
                        <a:ext uri="{28A0092B-C50C-407E-A947-70E740481C1C}">
                          <a14:useLocalDpi xmlns:a14="http://schemas.microsoft.com/office/drawing/2010/main" val="0"/>
                        </a:ext>
                      </a:extLst>
                    </a:blip>
                    <a:stretch>
                      <a:fillRect/>
                    </a:stretch>
                  </pic:blipFill>
                  <pic:spPr>
                    <a:xfrm>
                      <a:off x="0" y="0"/>
                      <a:ext cx="4259580" cy="210693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操作员客户端是为自动售货机运营商开发的一套移动端应用，主要为方便操作员上货时货道</w:t>
      </w:r>
      <w:r>
        <w:rPr>
          <w:rFonts w:hint="eastAsia"/>
        </w:rPr>
        <w:t>的</w:t>
      </w:r>
      <w:r w:rsidRPr="00636514">
        <w:rPr>
          <w:rFonts w:hint="eastAsia"/>
        </w:rPr>
        <w:t>更新和货物的统计。操作员通过</w:t>
      </w:r>
      <w:r>
        <w:rPr>
          <w:rFonts w:hint="eastAsia"/>
        </w:rPr>
        <w:t>租户编号、</w:t>
      </w:r>
      <w:r w:rsidRPr="00636514">
        <w:rPr>
          <w:rFonts w:hint="eastAsia"/>
        </w:rPr>
        <w:t>用户名和密码进行登录，系统验证成功后进入个人页面。个人页面包含五个选项菜单，分别是机器列表、更新货道、查看个人信息、查看库存、退出登录和检测更新等。运营商操作员客户端用例图如图</w:t>
      </w:r>
      <w:r w:rsidRPr="00636514">
        <w:rPr>
          <w:rFonts w:hint="eastAsia"/>
        </w:rPr>
        <w:t>3-4</w:t>
      </w:r>
      <w:r w:rsidRPr="00636514">
        <w:rPr>
          <w:rFonts w:hint="eastAsia"/>
        </w:rPr>
        <w:t>。</w:t>
      </w:r>
    </w:p>
    <w:p w14:paraId="1BD716EB" w14:textId="650FBE7A" w:rsidR="00460F9D" w:rsidRPr="00636514" w:rsidRDefault="00460F9D" w:rsidP="00F22391">
      <w:pPr>
        <w:pStyle w:val="aff0"/>
      </w:pPr>
      <w:r>
        <w:rPr>
          <w:rFonts w:hint="eastAsia"/>
        </w:rPr>
        <w:t>图</w:t>
      </w:r>
      <w:r>
        <w:rPr>
          <w:rFonts w:hint="eastAsia"/>
        </w:rPr>
        <w:t>3-</w:t>
      </w:r>
      <w:r>
        <w:t xml:space="preserve">4  </w:t>
      </w:r>
      <w:r>
        <w:t>运营商操作员客户端用例图</w:t>
      </w:r>
    </w:p>
    <w:p w14:paraId="17B3A3ED" w14:textId="77777777" w:rsidR="00460F9D" w:rsidRPr="00636514" w:rsidRDefault="00460F9D" w:rsidP="00AD581F">
      <w:pPr>
        <w:numPr>
          <w:ilvl w:val="0"/>
          <w:numId w:val="5"/>
        </w:numPr>
        <w:ind w:firstLineChars="0"/>
      </w:pPr>
      <w:r w:rsidRPr="00636514">
        <w:t>用户登录</w:t>
      </w:r>
      <w:r w:rsidRPr="00636514">
        <w:rPr>
          <w:rFonts w:hint="eastAsia"/>
        </w:rPr>
        <w:t>：</w:t>
      </w:r>
    </w:p>
    <w:p w14:paraId="61A48546" w14:textId="4C165320" w:rsidR="00460F9D" w:rsidRPr="00636514" w:rsidRDefault="00460F9D" w:rsidP="00637D02">
      <w:pPr>
        <w:ind w:left="900" w:firstLineChars="0" w:firstLine="360"/>
      </w:pPr>
      <w:r w:rsidRPr="00636514">
        <w:t>操作员客户端允许登录的用户类型有</w:t>
      </w:r>
      <w:r w:rsidRPr="00636514">
        <w:rPr>
          <w:rFonts w:hint="eastAsia"/>
        </w:rPr>
        <w:t>操作员及其上级用户。用户输入商家编号、用户名和密码，客户端将信息发送到服务端，服务端</w:t>
      </w:r>
      <w:r w:rsidR="00A41BA9">
        <w:rPr>
          <w:rFonts w:hint="eastAsia"/>
        </w:rPr>
        <w:t>对</w:t>
      </w:r>
      <w:r w:rsidRPr="00636514">
        <w:rPr>
          <w:rFonts w:hint="eastAsia"/>
        </w:rPr>
        <w:t>用</w:t>
      </w:r>
      <w:r w:rsidRPr="00636514">
        <w:rPr>
          <w:rFonts w:hint="eastAsia"/>
        </w:rPr>
        <w:lastRenderedPageBreak/>
        <w:t>户身份验证</w:t>
      </w:r>
      <w:r w:rsidR="00A41BA9">
        <w:rPr>
          <w:rFonts w:hint="eastAsia"/>
        </w:rPr>
        <w:t>成功</w:t>
      </w:r>
      <w:r w:rsidRPr="00636514">
        <w:rPr>
          <w:rFonts w:hint="eastAsia"/>
        </w:rPr>
        <w:t>后跳转至客户端主页面。</w:t>
      </w:r>
    </w:p>
    <w:p w14:paraId="7F99C7E3" w14:textId="77777777" w:rsidR="00460F9D" w:rsidRPr="00636514" w:rsidRDefault="00460F9D" w:rsidP="00AD581F">
      <w:pPr>
        <w:numPr>
          <w:ilvl w:val="0"/>
          <w:numId w:val="5"/>
        </w:numPr>
        <w:ind w:firstLineChars="0"/>
      </w:pPr>
      <w:r w:rsidRPr="00636514">
        <w:t>售货机查询</w:t>
      </w:r>
      <w:r w:rsidRPr="00636514">
        <w:rPr>
          <w:rFonts w:hint="eastAsia"/>
        </w:rPr>
        <w:t>：</w:t>
      </w:r>
    </w:p>
    <w:p w14:paraId="49963A2A" w14:textId="4A9B1CFF" w:rsidR="00460F9D" w:rsidRPr="00636514" w:rsidRDefault="00460F9D"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460F9D" w:rsidRPr="00636514" w:rsidRDefault="00460F9D" w:rsidP="00AD581F">
      <w:pPr>
        <w:numPr>
          <w:ilvl w:val="0"/>
          <w:numId w:val="5"/>
        </w:numPr>
        <w:ind w:firstLineChars="0"/>
      </w:pPr>
      <w:r w:rsidRPr="00636514">
        <w:t>货道管理</w:t>
      </w:r>
      <w:r w:rsidRPr="00636514">
        <w:rPr>
          <w:rFonts w:hint="eastAsia"/>
        </w:rPr>
        <w:t>：</w:t>
      </w:r>
    </w:p>
    <w:p w14:paraId="2FBD77BF" w14:textId="77777777" w:rsidR="00460F9D" w:rsidRPr="00636514" w:rsidRDefault="00460F9D"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460F9D" w:rsidRPr="00636514" w:rsidRDefault="00460F9D" w:rsidP="00AD581F">
      <w:pPr>
        <w:numPr>
          <w:ilvl w:val="0"/>
          <w:numId w:val="5"/>
        </w:numPr>
        <w:ind w:firstLineChars="0"/>
      </w:pPr>
      <w:r w:rsidRPr="00636514">
        <w:rPr>
          <w:rFonts w:hint="eastAsia"/>
        </w:rPr>
        <w:t>版本更新：</w:t>
      </w:r>
    </w:p>
    <w:p w14:paraId="469A482A" w14:textId="77777777" w:rsidR="00460F9D" w:rsidRPr="00636514" w:rsidRDefault="00460F9D" w:rsidP="00444366">
      <w:pPr>
        <w:ind w:left="900" w:firstLineChars="0" w:firstLine="360"/>
      </w:pPr>
      <w:r w:rsidRPr="00636514">
        <w:rPr>
          <w:rFonts w:hint="eastAsia"/>
        </w:rPr>
        <w:t>客户端首页提供版本更新按钮，当新版本完成就在文件服务器上存放新的</w:t>
      </w:r>
      <w:r w:rsidRPr="00636514">
        <w:t>APK</w:t>
      </w:r>
      <w:r w:rsidRPr="00636514">
        <w:rPr>
          <w:rFonts w:hint="eastAsia"/>
        </w:rPr>
        <w:t>包和存有版本信息的配置文件。用户点击更新按钮，系统将自动检测是否存在新版本的</w:t>
      </w:r>
      <w:r w:rsidRPr="00636514">
        <w:t>APK</w:t>
      </w:r>
      <w:r w:rsidRPr="00636514">
        <w:rPr>
          <w:rFonts w:hint="eastAsia"/>
        </w:rPr>
        <w:t>文件，若已是最新版本则不处理，否则，下载新的版本文件并进行更新。</w:t>
      </w:r>
    </w:p>
    <w:p w14:paraId="27CF539E" w14:textId="77777777" w:rsidR="00460F9D" w:rsidRPr="00636514" w:rsidRDefault="00460F9D" w:rsidP="00AD581F">
      <w:pPr>
        <w:numPr>
          <w:ilvl w:val="0"/>
          <w:numId w:val="12"/>
        </w:numPr>
        <w:ind w:firstLineChars="0"/>
      </w:pPr>
      <w:r w:rsidRPr="00636514">
        <w:rPr>
          <w:rFonts w:hint="eastAsia"/>
        </w:rPr>
        <w:t>自动售货机终端</w:t>
      </w:r>
      <w:r w:rsidRPr="00636514">
        <w:rPr>
          <w:rFonts w:hint="eastAsia"/>
        </w:rPr>
        <w:t xml:space="preserve"> </w:t>
      </w:r>
    </w:p>
    <w:p w14:paraId="57C79E80" w14:textId="35F335F8" w:rsidR="00460F9D" w:rsidRDefault="00460F9D" w:rsidP="00856000">
      <w:pPr>
        <w:ind w:firstLine="480"/>
      </w:pPr>
      <w:r>
        <w:rPr>
          <w:rFonts w:hint="eastAsia"/>
          <w:noProof/>
        </w:rPr>
        <w:drawing>
          <wp:anchor distT="0" distB="0" distL="114300" distR="114300" simplePos="0" relativeHeight="251726848" behindDoc="0" locked="0" layoutInCell="1" allowOverlap="1" wp14:anchorId="00AB6403" wp14:editId="26929876">
            <wp:simplePos x="0" y="0"/>
            <wp:positionH relativeFrom="column">
              <wp:posOffset>1743075</wp:posOffset>
            </wp:positionH>
            <wp:positionV relativeFrom="paragraph">
              <wp:posOffset>347980</wp:posOffset>
            </wp:positionV>
            <wp:extent cx="1963420" cy="1908810"/>
            <wp:effectExtent l="0" t="0" r="0" b="0"/>
            <wp:wrapTopAndBottom/>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售货机终端.png"/>
                    <pic:cNvPicPr/>
                  </pic:nvPicPr>
                  <pic:blipFill>
                    <a:blip r:embed="rId38">
                      <a:extLst>
                        <a:ext uri="{28A0092B-C50C-407E-A947-70E740481C1C}">
                          <a14:useLocalDpi xmlns:a14="http://schemas.microsoft.com/office/drawing/2010/main" val="0"/>
                        </a:ext>
                      </a:extLst>
                    </a:blip>
                    <a:stretch>
                      <a:fillRect/>
                    </a:stretch>
                  </pic:blipFill>
                  <pic:spPr>
                    <a:xfrm>
                      <a:off x="0" y="0"/>
                      <a:ext cx="1963420" cy="1908810"/>
                    </a:xfrm>
                    <a:prstGeom prst="rect">
                      <a:avLst/>
                    </a:prstGeom>
                  </pic:spPr>
                </pic:pic>
              </a:graphicData>
            </a:graphic>
            <wp14:sizeRelH relativeFrom="page">
              <wp14:pctWidth>0</wp14:pctWidth>
            </wp14:sizeRelH>
            <wp14:sizeRelV relativeFrom="page">
              <wp14:pctHeight>0</wp14:pctHeight>
            </wp14:sizeRelV>
          </wp:anchor>
        </w:drawing>
      </w:r>
      <w:r w:rsidRPr="00636514">
        <w:t>自动售货机终端为消费者提供</w:t>
      </w:r>
      <w:r w:rsidRPr="00636514">
        <w:rPr>
          <w:rFonts w:hint="eastAsia"/>
        </w:rPr>
        <w:t>基本交易渠道。终端用例图如图</w:t>
      </w:r>
      <w:r w:rsidRPr="00636514">
        <w:rPr>
          <w:rFonts w:hint="eastAsia"/>
        </w:rPr>
        <w:t>3-</w:t>
      </w:r>
      <w:r w:rsidRPr="00636514">
        <w:t>5</w:t>
      </w:r>
      <w:r w:rsidRPr="00636514">
        <w:rPr>
          <w:rFonts w:hint="eastAsia"/>
        </w:rPr>
        <w:t>。</w:t>
      </w:r>
    </w:p>
    <w:p w14:paraId="4E695938" w14:textId="133F959A" w:rsidR="00460F9D" w:rsidRPr="00636514" w:rsidRDefault="00460F9D" w:rsidP="00F22391">
      <w:pPr>
        <w:pStyle w:val="aff0"/>
      </w:pPr>
      <w:r>
        <w:rPr>
          <w:rFonts w:hint="eastAsia"/>
        </w:rPr>
        <w:t>图</w:t>
      </w:r>
      <w:r>
        <w:rPr>
          <w:rFonts w:hint="eastAsia"/>
        </w:rPr>
        <w:t>3-</w:t>
      </w:r>
      <w:r>
        <w:t xml:space="preserve">5  </w:t>
      </w:r>
      <w:r>
        <w:t>自动售货机终端用例图</w:t>
      </w:r>
    </w:p>
    <w:p w14:paraId="67FF86BA" w14:textId="77777777" w:rsidR="00460F9D" w:rsidRPr="00636514" w:rsidRDefault="00460F9D" w:rsidP="00AD581F">
      <w:pPr>
        <w:numPr>
          <w:ilvl w:val="0"/>
          <w:numId w:val="10"/>
        </w:numPr>
        <w:ind w:firstLineChars="0"/>
      </w:pPr>
      <w:r w:rsidRPr="005270D9">
        <w:rPr>
          <w:rFonts w:hint="eastAsia"/>
        </w:rPr>
        <w:t>多媒体播放：</w:t>
      </w:r>
    </w:p>
    <w:p w14:paraId="50E08036" w14:textId="77777777" w:rsidR="00460F9D" w:rsidRPr="00636514" w:rsidRDefault="00460F9D"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77777777" w:rsidR="00460F9D" w:rsidRPr="00636514" w:rsidRDefault="00460F9D" w:rsidP="00AD581F">
      <w:pPr>
        <w:numPr>
          <w:ilvl w:val="0"/>
          <w:numId w:val="10"/>
        </w:numPr>
        <w:ind w:firstLineChars="0"/>
      </w:pPr>
      <w:r w:rsidRPr="00636514">
        <w:t>货道管理</w:t>
      </w:r>
      <w:r w:rsidRPr="00636514">
        <w:rPr>
          <w:rFonts w:hint="eastAsia"/>
        </w:rPr>
        <w:t>：</w:t>
      </w:r>
    </w:p>
    <w:p w14:paraId="4BC02D20" w14:textId="77777777" w:rsidR="00460F9D" w:rsidRPr="00636514" w:rsidRDefault="00460F9D" w:rsidP="00444366">
      <w:pPr>
        <w:ind w:left="840" w:firstLine="480"/>
      </w:pPr>
      <w:r w:rsidRPr="00636514">
        <w:lastRenderedPageBreak/>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77777777" w:rsidR="00460F9D" w:rsidRPr="00636514" w:rsidRDefault="00460F9D" w:rsidP="00AD581F">
      <w:pPr>
        <w:numPr>
          <w:ilvl w:val="0"/>
          <w:numId w:val="5"/>
        </w:numPr>
        <w:ind w:firstLineChars="0"/>
      </w:pPr>
      <w:r w:rsidRPr="00636514">
        <w:t>用户选货</w:t>
      </w:r>
      <w:r w:rsidRPr="00636514">
        <w:rPr>
          <w:rFonts w:hint="eastAsia"/>
        </w:rPr>
        <w:t>：</w:t>
      </w:r>
    </w:p>
    <w:p w14:paraId="7CBA718E" w14:textId="3D875141" w:rsidR="00460F9D" w:rsidRPr="00636514" w:rsidRDefault="00460F9D"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77777777" w:rsidR="00460F9D" w:rsidRPr="00636514" w:rsidRDefault="00460F9D" w:rsidP="00AD581F">
      <w:pPr>
        <w:numPr>
          <w:ilvl w:val="0"/>
          <w:numId w:val="5"/>
        </w:numPr>
        <w:ind w:firstLineChars="0"/>
      </w:pPr>
      <w:r w:rsidRPr="00636514">
        <w:t>商品支付</w:t>
      </w:r>
      <w:r w:rsidRPr="00636514">
        <w:rPr>
          <w:rFonts w:hint="eastAsia"/>
        </w:rPr>
        <w:t>：</w:t>
      </w:r>
    </w:p>
    <w:p w14:paraId="6F23E4B2" w14:textId="77777777" w:rsidR="00460F9D" w:rsidRPr="00636514" w:rsidRDefault="00460F9D"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支付的二维码信息</w:t>
      </w:r>
      <w:r w:rsidRPr="00636514">
        <w:rPr>
          <w:rFonts w:hint="eastAsia"/>
        </w:rPr>
        <w:t>，用户可通过银联、支付宝和微信等进行扫码支付。</w:t>
      </w:r>
    </w:p>
    <w:p w14:paraId="4F098570" w14:textId="77777777" w:rsidR="00460F9D" w:rsidRPr="00636514" w:rsidRDefault="00460F9D" w:rsidP="00AD581F">
      <w:pPr>
        <w:numPr>
          <w:ilvl w:val="0"/>
          <w:numId w:val="5"/>
        </w:numPr>
        <w:ind w:firstLineChars="0"/>
      </w:pPr>
      <w:r w:rsidRPr="00636514">
        <w:t>售货机出货</w:t>
      </w:r>
      <w:r w:rsidRPr="00636514">
        <w:rPr>
          <w:rFonts w:hint="eastAsia"/>
        </w:rPr>
        <w:t>：</w:t>
      </w:r>
    </w:p>
    <w:p w14:paraId="3B50EE6F" w14:textId="3C223DC0" w:rsidR="00460F9D" w:rsidRPr="00636514" w:rsidRDefault="00460F9D"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60F9D" w:rsidRPr="00636514" w:rsidRDefault="00460F9D" w:rsidP="00AD581F">
      <w:pPr>
        <w:numPr>
          <w:ilvl w:val="0"/>
          <w:numId w:val="5"/>
        </w:numPr>
        <w:ind w:firstLineChars="0"/>
      </w:pPr>
      <w:r w:rsidRPr="00636514">
        <w:t>赠品服务</w:t>
      </w:r>
      <w:r w:rsidRPr="00636514">
        <w:rPr>
          <w:rFonts w:hint="eastAsia"/>
        </w:rPr>
        <w:t>：</w:t>
      </w:r>
    </w:p>
    <w:p w14:paraId="36334C4E" w14:textId="77777777" w:rsidR="00460F9D" w:rsidRPr="00636514" w:rsidRDefault="00460F9D"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460F9D" w:rsidRPr="00636514" w:rsidRDefault="00460F9D" w:rsidP="00AD581F">
      <w:pPr>
        <w:numPr>
          <w:ilvl w:val="0"/>
          <w:numId w:val="5"/>
        </w:numPr>
        <w:ind w:firstLineChars="0"/>
      </w:pPr>
      <w:r w:rsidRPr="00636514">
        <w:t>更新信息</w:t>
      </w:r>
      <w:r w:rsidRPr="00636514">
        <w:rPr>
          <w:rFonts w:hint="eastAsia"/>
        </w:rPr>
        <w:t>：</w:t>
      </w:r>
    </w:p>
    <w:p w14:paraId="390D3BD2" w14:textId="77777777" w:rsidR="00460F9D" w:rsidRPr="00636514" w:rsidRDefault="00460F9D"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460F9D" w:rsidRPr="00636514" w:rsidRDefault="00460F9D" w:rsidP="00AD581F">
      <w:pPr>
        <w:numPr>
          <w:ilvl w:val="0"/>
          <w:numId w:val="5"/>
        </w:numPr>
        <w:ind w:firstLineChars="0"/>
      </w:pPr>
      <w:r w:rsidRPr="00636514">
        <w:rPr>
          <w:rFonts w:hint="eastAsia"/>
        </w:rPr>
        <w:t>版本更新：</w:t>
      </w:r>
    </w:p>
    <w:p w14:paraId="243875EE" w14:textId="77777777" w:rsidR="00460F9D" w:rsidRPr="00636514" w:rsidRDefault="00460F9D"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Pr="00636514">
        <w:rPr>
          <w:rFonts w:hint="eastAsia"/>
        </w:rPr>
        <w:t>每天自动检测服务器端是否有新的售货机终端的</w:t>
      </w:r>
      <w:r w:rsidRPr="00636514">
        <w:t>APK</w:t>
      </w:r>
      <w:r w:rsidRPr="00636514">
        <w:rPr>
          <w:rFonts w:hint="eastAsia"/>
        </w:rPr>
        <w:t>文件，若有，则下载后静默安装售货机终端系统并自动重启。</w:t>
      </w:r>
    </w:p>
    <w:p w14:paraId="4950F84C" w14:textId="77934A52" w:rsidR="00460F9D" w:rsidRPr="00964AD1" w:rsidRDefault="00460F9D" w:rsidP="00964AD1">
      <w:pPr>
        <w:pStyle w:val="1"/>
        <w:ind w:left="240"/>
      </w:pPr>
      <w:bookmarkStart w:id="44" w:name="_Toc492673775"/>
      <w:r w:rsidRPr="00636514">
        <w:rPr>
          <w:lang w:val="en-US" w:eastAsia="zh-CN"/>
        </w:rPr>
        <w:br w:type="page"/>
      </w:r>
      <w:bookmarkStart w:id="45" w:name="_Toc494811272"/>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5"/>
    </w:p>
    <w:p w14:paraId="14B06434" w14:textId="1606CDF5" w:rsidR="00460F9D" w:rsidRDefault="00460F9D" w:rsidP="00E819FF">
      <w:pPr>
        <w:pStyle w:val="2"/>
        <w:rPr>
          <w:lang w:eastAsia="zh-CN"/>
        </w:rPr>
      </w:pPr>
      <w:bookmarkStart w:id="46" w:name="_Toc494811273"/>
      <w:r>
        <w:rPr>
          <w:rFonts w:hint="eastAsia"/>
          <w:lang w:eastAsia="zh-CN"/>
        </w:rPr>
        <w:t xml:space="preserve">4.1 </w:t>
      </w:r>
      <w:r>
        <w:rPr>
          <w:rFonts w:hint="eastAsia"/>
          <w:lang w:eastAsia="zh-CN"/>
        </w:rPr>
        <w:t>系统总体架构</w:t>
      </w:r>
      <w:bookmarkEnd w:id="46"/>
    </w:p>
    <w:p w14:paraId="296D8CE8" w14:textId="04F37754" w:rsidR="00E11848" w:rsidRDefault="008B22F7" w:rsidP="009448BF">
      <w:pPr>
        <w:ind w:firstLine="480"/>
      </w:pPr>
      <w:r>
        <w:rPr>
          <w:rFonts w:hint="eastAsia"/>
          <w:noProof/>
        </w:rPr>
        <w:drawing>
          <wp:anchor distT="0" distB="0" distL="114300" distR="114300" simplePos="0" relativeHeight="251751424" behindDoc="0" locked="0" layoutInCell="1" allowOverlap="1" wp14:anchorId="216196F4" wp14:editId="63DD4E2A">
            <wp:simplePos x="0" y="0"/>
            <wp:positionH relativeFrom="column">
              <wp:posOffset>-141605</wp:posOffset>
            </wp:positionH>
            <wp:positionV relativeFrom="paragraph">
              <wp:posOffset>1331595</wp:posOffset>
            </wp:positionV>
            <wp:extent cx="5622925" cy="5120640"/>
            <wp:effectExtent l="0" t="0" r="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平台太总体逻辑架构.png"/>
                    <pic:cNvPicPr/>
                  </pic:nvPicPr>
                  <pic:blipFill rotWithShape="1">
                    <a:blip r:embed="rId39">
                      <a:extLst>
                        <a:ext uri="{28A0092B-C50C-407E-A947-70E740481C1C}">
                          <a14:useLocalDpi xmlns:a14="http://schemas.microsoft.com/office/drawing/2010/main" val="0"/>
                        </a:ext>
                      </a:extLst>
                    </a:blip>
                    <a:srcRect t="1737" b="2825"/>
                    <a:stretch/>
                  </pic:blipFill>
                  <pic:spPr bwMode="auto">
                    <a:xfrm>
                      <a:off x="0" y="0"/>
                      <a:ext cx="5622925" cy="512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D54">
        <w:rPr>
          <w:rFonts w:hint="eastAsia"/>
        </w:rPr>
        <w:t>基于</w:t>
      </w:r>
      <w:r w:rsidR="008D3D54">
        <w:rPr>
          <w:rFonts w:hint="eastAsia"/>
        </w:rPr>
        <w:t>SaaS</w:t>
      </w:r>
      <w:r w:rsidR="0063302F">
        <w:rPr>
          <w:rFonts w:hint="eastAsia"/>
        </w:rPr>
        <w:t>的</w:t>
      </w:r>
      <w:r w:rsidR="008D3D54">
        <w:rPr>
          <w:rFonts w:hint="eastAsia"/>
        </w:rPr>
        <w:t>售货机管理</w:t>
      </w:r>
      <w:r w:rsidR="00421CE2">
        <w:rPr>
          <w:rFonts w:hint="eastAsia"/>
        </w:rPr>
        <w:t>云平台</w:t>
      </w:r>
      <w:r w:rsidR="008D3D54">
        <w:rPr>
          <w:rFonts w:hint="eastAsia"/>
        </w:rPr>
        <w:t>系统</w:t>
      </w:r>
      <w:r w:rsidR="00460F9D">
        <w:t>底层使用多租户的数据模型</w:t>
      </w:r>
      <w:r w:rsidR="00460F9D">
        <w:rPr>
          <w:rFonts w:hint="eastAsia"/>
        </w:rPr>
        <w:t>，</w:t>
      </w:r>
      <w:r w:rsidR="00460F9D">
        <w:t>结合</w:t>
      </w:r>
      <w:r w:rsidR="00460F9D">
        <w:rPr>
          <w:rFonts w:hint="eastAsia"/>
        </w:rPr>
        <w:t>SaaS</w:t>
      </w:r>
      <w:r w:rsidR="00460F9D">
        <w:rPr>
          <w:rFonts w:hint="eastAsia"/>
        </w:rPr>
        <w:t>服务的</w:t>
      </w:r>
      <w:r w:rsidR="00A41B0D">
        <w:t>思想</w:t>
      </w:r>
      <w:r w:rsidR="00460F9D">
        <w:rPr>
          <w:rFonts w:hint="eastAsia"/>
        </w:rPr>
        <w:t>进行数据库的设计</w:t>
      </w:r>
      <w:r w:rsidR="009448BF">
        <w:rPr>
          <w:rFonts w:hint="eastAsia"/>
        </w:rPr>
        <w:t>。</w:t>
      </w:r>
      <w:r w:rsidR="00460F9D">
        <w:rPr>
          <w:rFonts w:hint="eastAsia"/>
        </w:rPr>
        <w:t>租户登录时会根据登录表单信息进行角色和权限的判定，</w:t>
      </w:r>
      <w:r w:rsidR="000A6711">
        <w:t>判定成功后用户进入相应</w:t>
      </w:r>
      <w:r w:rsidR="00460F9D">
        <w:rPr>
          <w:rFonts w:hint="eastAsia"/>
        </w:rPr>
        <w:t>的权限范围内，通过</w:t>
      </w:r>
      <w:r w:rsidR="00460F9D">
        <w:rPr>
          <w:rFonts w:hint="eastAsia"/>
        </w:rPr>
        <w:t>UI</w:t>
      </w:r>
      <w:r w:rsidR="00460F9D">
        <w:rPr>
          <w:rFonts w:hint="eastAsia"/>
        </w:rPr>
        <w:t>界面</w:t>
      </w:r>
      <w:r w:rsidR="009C53E5">
        <w:rPr>
          <w:rFonts w:hint="eastAsia"/>
        </w:rPr>
        <w:t>进行</w:t>
      </w:r>
      <w:r w:rsidR="00460F9D">
        <w:rPr>
          <w:rFonts w:hint="eastAsia"/>
        </w:rPr>
        <w:t>系统业务流程的正常运转和方法的调用。</w:t>
      </w:r>
      <w:r w:rsidR="00783C6D">
        <w:t>平台系统</w:t>
      </w:r>
      <w:r w:rsidR="00460F9D">
        <w:rPr>
          <w:rFonts w:hint="eastAsia"/>
        </w:rPr>
        <w:t>总体</w:t>
      </w:r>
      <w:r w:rsidR="00783C6D">
        <w:rPr>
          <w:rFonts w:hint="eastAsia"/>
        </w:rPr>
        <w:t>逻辑</w:t>
      </w:r>
      <w:r w:rsidR="00460F9D">
        <w:rPr>
          <w:rFonts w:hint="eastAsia"/>
        </w:rPr>
        <w:t>架构图如图</w:t>
      </w:r>
      <w:r w:rsidR="00460F9D">
        <w:rPr>
          <w:rFonts w:hint="eastAsia"/>
        </w:rPr>
        <w:t>4-</w:t>
      </w:r>
      <w:r w:rsidR="00460F9D">
        <w:t>1</w:t>
      </w:r>
      <w:r w:rsidR="00783C6D">
        <w:rPr>
          <w:rFonts w:hint="eastAsia"/>
        </w:rPr>
        <w:t>。</w:t>
      </w:r>
    </w:p>
    <w:p w14:paraId="683CE8CC" w14:textId="1F52D4EA" w:rsidR="00460F9D" w:rsidRDefault="00460F9D" w:rsidP="00F22391">
      <w:pPr>
        <w:pStyle w:val="aff0"/>
      </w:pPr>
      <w:r>
        <w:t>图</w:t>
      </w:r>
      <w:r>
        <w:rPr>
          <w:rFonts w:hint="eastAsia"/>
        </w:rPr>
        <w:t>4-</w:t>
      </w:r>
      <w:r>
        <w:t xml:space="preserve">1 </w:t>
      </w:r>
      <w:r w:rsidR="00783C6D">
        <w:t>平台</w:t>
      </w:r>
      <w:r>
        <w:t>总体</w:t>
      </w:r>
      <w:r w:rsidR="00783C6D">
        <w:t>逻辑</w:t>
      </w:r>
      <w:r>
        <w:t>架构</w:t>
      </w:r>
    </w:p>
    <w:p w14:paraId="4F7E0210" w14:textId="4298C845" w:rsidR="00553D9C" w:rsidRDefault="00553D9C" w:rsidP="008A5BC5">
      <w:pPr>
        <w:ind w:firstLine="480"/>
        <w:rPr>
          <w:rFonts w:hint="eastAsia"/>
        </w:rPr>
      </w:pPr>
      <w:r>
        <w:rPr>
          <w:rFonts w:hint="eastAsia"/>
        </w:rPr>
        <w:t>整个平台系统分为多层结构</w:t>
      </w:r>
      <w:r w:rsidR="00F06207">
        <w:rPr>
          <w:rFonts w:hint="eastAsia"/>
        </w:rPr>
        <w:t>：最底层为基础设备层和配置层，主要包括系统的硬件、网络和系统配置；权限管理、平台租金管理为系统的公用层，</w:t>
      </w:r>
      <w:r w:rsidR="005B3C1C">
        <w:rPr>
          <w:rFonts w:hint="eastAsia"/>
        </w:rPr>
        <w:t>整个运营商</w:t>
      </w:r>
      <w:r w:rsidR="002720C3">
        <w:rPr>
          <w:rFonts w:hint="eastAsia"/>
        </w:rPr>
        <w:t>模块</w:t>
      </w:r>
      <w:r w:rsidR="005B3C1C">
        <w:rPr>
          <w:rFonts w:hint="eastAsia"/>
        </w:rPr>
        <w:t>都依托该层次的功能进行实现</w:t>
      </w:r>
      <w:r w:rsidR="000D748D">
        <w:rPr>
          <w:rFonts w:hint="eastAsia"/>
        </w:rPr>
        <w:t>；</w:t>
      </w:r>
      <w:r w:rsidR="00FB177F">
        <w:rPr>
          <w:rFonts w:hint="eastAsia"/>
        </w:rPr>
        <w:t>厂商服务和运营商服务层处于同一级别，</w:t>
      </w:r>
      <w:r w:rsidR="00FB177F">
        <w:rPr>
          <w:rFonts w:hint="eastAsia"/>
        </w:rPr>
        <w:lastRenderedPageBreak/>
        <w:t>分别管理厂商和运营商的日常运营工作</w:t>
      </w:r>
      <w:r w:rsidR="000D0B4E">
        <w:rPr>
          <w:rFonts w:hint="eastAsia"/>
        </w:rPr>
        <w:t>；最上层为权限入口，</w:t>
      </w:r>
      <w:r w:rsidR="000D0B4E">
        <w:rPr>
          <w:rFonts w:hint="eastAsia"/>
        </w:rPr>
        <w:t>系统为厂商方开发，供一家厂商</w:t>
      </w:r>
      <w:r w:rsidR="000D0B4E">
        <w:rPr>
          <w:rFonts w:hint="eastAsia"/>
        </w:rPr>
        <w:t>和多家运营商使用，厂商和运营商都是概念上的租户，通过权限入口使用系统。</w:t>
      </w:r>
    </w:p>
    <w:p w14:paraId="0C9F5DFB" w14:textId="3D252963" w:rsidR="00460F9D" w:rsidRDefault="00314EA9" w:rsidP="00964AD1">
      <w:pPr>
        <w:ind w:firstLine="480"/>
      </w:pPr>
      <w:r>
        <w:rPr>
          <w:noProof/>
        </w:rPr>
        <w:drawing>
          <wp:anchor distT="0" distB="0" distL="114300" distR="114300" simplePos="0" relativeHeight="251735040" behindDoc="0" locked="0" layoutInCell="1" allowOverlap="1" wp14:anchorId="4B48B16E" wp14:editId="3F270C89">
            <wp:simplePos x="0" y="0"/>
            <wp:positionH relativeFrom="column">
              <wp:posOffset>716915</wp:posOffset>
            </wp:positionH>
            <wp:positionV relativeFrom="paragraph">
              <wp:posOffset>1797878</wp:posOffset>
            </wp:positionV>
            <wp:extent cx="3668395" cy="2830195"/>
            <wp:effectExtent l="0" t="0" r="8255"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结构.png"/>
                    <pic:cNvPicPr/>
                  </pic:nvPicPr>
                  <pic:blipFill>
                    <a:blip r:embed="rId40">
                      <a:extLst>
                        <a:ext uri="{28A0092B-C50C-407E-A947-70E740481C1C}">
                          <a14:useLocalDpi xmlns:a14="http://schemas.microsoft.com/office/drawing/2010/main" val="0"/>
                        </a:ext>
                      </a:extLst>
                    </a:blip>
                    <a:stretch>
                      <a:fillRect/>
                    </a:stretch>
                  </pic:blipFill>
                  <pic:spPr>
                    <a:xfrm>
                      <a:off x="0" y="0"/>
                      <a:ext cx="3668395" cy="2830195"/>
                    </a:xfrm>
                    <a:prstGeom prst="rect">
                      <a:avLst/>
                    </a:prstGeom>
                  </pic:spPr>
                </pic:pic>
              </a:graphicData>
            </a:graphic>
            <wp14:sizeRelH relativeFrom="page">
              <wp14:pctWidth>0</wp14:pctWidth>
            </wp14:sizeRelH>
            <wp14:sizeRelV relativeFrom="page">
              <wp14:pctHeight>0</wp14:pctHeight>
            </wp14:sizeRelV>
          </wp:anchor>
        </w:drawing>
      </w:r>
      <w:r w:rsidR="00460F9D">
        <w:rPr>
          <w:rFonts w:hint="eastAsia"/>
        </w:rPr>
        <w:t>根据</w:t>
      </w:r>
      <w:r w:rsidR="0021745A">
        <w:rPr>
          <w:rFonts w:hint="eastAsia"/>
        </w:rPr>
        <w:t>系统分析</w:t>
      </w:r>
      <w:r w:rsidR="00460F9D">
        <w:rPr>
          <w:rFonts w:hint="eastAsia"/>
        </w:rPr>
        <w:t>，</w:t>
      </w:r>
      <w:r w:rsidR="00460F9D" w:rsidRPr="00636514">
        <w:rPr>
          <w:rFonts w:hint="eastAsia"/>
        </w:rPr>
        <w:t>SaaS</w:t>
      </w:r>
      <w:r w:rsidR="00460F9D" w:rsidRPr="00636514">
        <w:t>云平台管理系统用户</w:t>
      </w:r>
      <w:r w:rsidR="00460F9D">
        <w:t>分为以</w:t>
      </w:r>
      <w:r w:rsidR="00460F9D" w:rsidRPr="00636514">
        <w:rPr>
          <w:rFonts w:hint="eastAsia"/>
        </w:rPr>
        <w:t>下三种：</w:t>
      </w:r>
      <w:r w:rsidR="00460F9D">
        <w:rPr>
          <w:rFonts w:hint="eastAsia"/>
        </w:rPr>
        <w:t>1</w:t>
      </w:r>
      <w:r w:rsidR="00460F9D">
        <w:rPr>
          <w:rFonts w:hint="eastAsia"/>
        </w:rPr>
        <w:t>）</w:t>
      </w:r>
      <w:r w:rsidR="00460F9D" w:rsidRPr="00636514">
        <w:rPr>
          <w:rFonts w:hint="eastAsia"/>
        </w:rPr>
        <w:t>系统管理员</w:t>
      </w:r>
      <w:r w:rsidR="00460F9D">
        <w:rPr>
          <w:rFonts w:hint="eastAsia"/>
        </w:rPr>
        <w:t>，</w:t>
      </w:r>
      <w:r w:rsidR="00460F9D" w:rsidRPr="00636514">
        <w:t>具有最高权限</w:t>
      </w:r>
      <w:r w:rsidR="00460F9D" w:rsidRPr="00636514">
        <w:rPr>
          <w:rFonts w:hint="eastAsia"/>
        </w:rPr>
        <w:t>，是该系统平台的提供商，提供了基本的租金规范和租用规则，</w:t>
      </w:r>
      <w:r w:rsidR="00460F9D" w:rsidRPr="00636514">
        <w:t>管理厂商和运营商两种</w:t>
      </w:r>
      <w:r w:rsidR="00460F9D">
        <w:t>类型的用户</w:t>
      </w:r>
      <w:r w:rsidR="00460F9D" w:rsidRPr="00636514">
        <w:rPr>
          <w:rFonts w:hint="eastAsia"/>
        </w:rPr>
        <w:t>；</w:t>
      </w:r>
      <w:r w:rsidR="00460F9D">
        <w:rPr>
          <w:rFonts w:hint="eastAsia"/>
        </w:rPr>
        <w:t>2</w:t>
      </w:r>
      <w:r w:rsidR="00460F9D">
        <w:rPr>
          <w:rFonts w:hint="eastAsia"/>
        </w:rPr>
        <w:t>）</w:t>
      </w:r>
      <w:r w:rsidR="00460F9D" w:rsidRPr="00636514">
        <w:rPr>
          <w:rFonts w:hint="eastAsia"/>
        </w:rPr>
        <w:t>运营商</w:t>
      </w:r>
      <w:r w:rsidR="00460F9D">
        <w:rPr>
          <w:rFonts w:hint="eastAsia"/>
        </w:rPr>
        <w:t>，</w:t>
      </w:r>
      <w:r w:rsidR="00460F9D" w:rsidRPr="00636514">
        <w:rPr>
          <w:rFonts w:hint="eastAsia"/>
        </w:rPr>
        <w:t>该</w:t>
      </w:r>
      <w:r w:rsidR="00460F9D" w:rsidRPr="00636514">
        <w:rPr>
          <w:rFonts w:hint="eastAsia"/>
        </w:rPr>
        <w:t>SaaS</w:t>
      </w:r>
      <w:r w:rsidR="00460F9D" w:rsidRPr="00636514">
        <w:rPr>
          <w:rFonts w:hint="eastAsia"/>
        </w:rPr>
        <w:t>平台系统的</w:t>
      </w:r>
      <w:r w:rsidR="00460F9D" w:rsidRPr="00636514">
        <w:t>租户之一</w:t>
      </w:r>
      <w:r w:rsidR="00460F9D" w:rsidRPr="00636514">
        <w:rPr>
          <w:rFonts w:hint="eastAsia"/>
        </w:rPr>
        <w:t>，对其内部成员和业务进行定制和管理；</w:t>
      </w:r>
      <w:r w:rsidR="00460F9D">
        <w:rPr>
          <w:rFonts w:hint="eastAsia"/>
        </w:rPr>
        <w:t>3</w:t>
      </w:r>
      <w:r w:rsidR="00460F9D">
        <w:rPr>
          <w:rFonts w:hint="eastAsia"/>
        </w:rPr>
        <w:t>）</w:t>
      </w:r>
      <w:r w:rsidR="00460F9D" w:rsidRPr="00636514">
        <w:rPr>
          <w:rFonts w:hint="eastAsia"/>
        </w:rPr>
        <w:t>厂商</w:t>
      </w:r>
      <w:r w:rsidR="00460F9D">
        <w:rPr>
          <w:rFonts w:hint="eastAsia"/>
        </w:rPr>
        <w:t>，</w:t>
      </w:r>
      <w:r w:rsidR="00460F9D" w:rsidRPr="00636514">
        <w:rPr>
          <w:rFonts w:hint="eastAsia"/>
        </w:rPr>
        <w:t>该</w:t>
      </w:r>
      <w:r w:rsidR="00460F9D" w:rsidRPr="00636514">
        <w:rPr>
          <w:rFonts w:hint="eastAsia"/>
        </w:rPr>
        <w:t>SaaS</w:t>
      </w:r>
      <w:r w:rsidR="00460F9D" w:rsidRPr="00636514">
        <w:rPr>
          <w:rFonts w:hint="eastAsia"/>
        </w:rPr>
        <w:t>平台系统</w:t>
      </w:r>
      <w:r w:rsidR="00460F9D">
        <w:t>提供商的管理员类型之一</w:t>
      </w:r>
      <w:r w:rsidR="00460F9D" w:rsidRPr="00636514">
        <w:rPr>
          <w:rFonts w:hint="eastAsia"/>
        </w:rPr>
        <w:t>，对</w:t>
      </w:r>
      <w:r w:rsidR="00460F9D">
        <w:rPr>
          <w:rFonts w:hint="eastAsia"/>
        </w:rPr>
        <w:t>厂商端</w:t>
      </w:r>
      <w:r w:rsidR="00460F9D" w:rsidRPr="00636514">
        <w:rPr>
          <w:rFonts w:hint="eastAsia"/>
        </w:rPr>
        <w:t>售货机等信息进行管理。图</w:t>
      </w:r>
      <w:r w:rsidR="00460F9D" w:rsidRPr="00636514">
        <w:rPr>
          <w:rFonts w:hint="eastAsia"/>
        </w:rPr>
        <w:t>4-</w:t>
      </w:r>
      <w:r w:rsidR="00460F9D">
        <w:t>2</w:t>
      </w:r>
      <w:r w:rsidR="00460F9D" w:rsidRPr="00636514">
        <w:rPr>
          <w:rFonts w:hint="eastAsia"/>
        </w:rPr>
        <w:t>，为</w:t>
      </w:r>
      <w:r w:rsidR="00460F9D" w:rsidRPr="00636514">
        <w:t>用户</w:t>
      </w:r>
      <w:r w:rsidR="00460F9D" w:rsidRPr="00636514">
        <w:rPr>
          <w:rFonts w:hint="eastAsia"/>
        </w:rPr>
        <w:t>层次</w:t>
      </w:r>
      <w:r w:rsidR="00460F9D" w:rsidRPr="00636514">
        <w:t>组织结构图</w:t>
      </w:r>
      <w:r w:rsidR="00460F9D">
        <w:rPr>
          <w:rFonts w:hint="eastAsia"/>
        </w:rPr>
        <w:t>。</w:t>
      </w:r>
    </w:p>
    <w:p w14:paraId="780C0149" w14:textId="47BD5C01" w:rsidR="00460F9D" w:rsidRPr="005270D9" w:rsidRDefault="00460F9D" w:rsidP="00F22391">
      <w:pPr>
        <w:pStyle w:val="aff0"/>
      </w:pPr>
      <w:r>
        <w:rPr>
          <w:rFonts w:hint="eastAsia"/>
        </w:rPr>
        <w:t>图</w:t>
      </w:r>
      <w:r>
        <w:rPr>
          <w:rFonts w:hint="eastAsia"/>
        </w:rPr>
        <w:t>4-</w:t>
      </w:r>
      <w:r>
        <w:t xml:space="preserve">2  </w:t>
      </w:r>
      <w:r>
        <w:t>用户层次组织结构图</w:t>
      </w:r>
    </w:p>
    <w:p w14:paraId="098C0A09" w14:textId="1E4A8C22" w:rsidR="00460F9D" w:rsidRDefault="00460F9D" w:rsidP="00E27539">
      <w:pPr>
        <w:pStyle w:val="2"/>
        <w:rPr>
          <w:lang w:eastAsia="zh-CN"/>
        </w:rPr>
      </w:pPr>
      <w:bookmarkStart w:id="47" w:name="_Toc492673776"/>
      <w:bookmarkStart w:id="48" w:name="_Toc494811274"/>
      <w:r w:rsidRPr="00636514">
        <w:rPr>
          <w:rFonts w:hint="eastAsia"/>
        </w:rPr>
        <w:t>4.</w:t>
      </w:r>
      <w:r w:rsidRPr="00636514">
        <w:rPr>
          <w:rFonts w:hint="eastAsia"/>
          <w:lang w:eastAsia="zh-CN"/>
        </w:rPr>
        <w:t>2</w:t>
      </w:r>
      <w:bookmarkEnd w:id="47"/>
      <w:r>
        <w:rPr>
          <w:lang w:eastAsia="zh-CN"/>
        </w:rPr>
        <w:t xml:space="preserve"> </w:t>
      </w:r>
      <w:r>
        <w:rPr>
          <w:rFonts w:hint="eastAsia"/>
          <w:lang w:eastAsia="zh-CN"/>
        </w:rPr>
        <w:t>系统详细设计</w:t>
      </w:r>
      <w:bookmarkEnd w:id="48"/>
    </w:p>
    <w:p w14:paraId="5F5010D0" w14:textId="6775C034" w:rsidR="00460F9D" w:rsidRDefault="00460F9D" w:rsidP="00964AD1">
      <w:pPr>
        <w:pStyle w:val="afe"/>
        <w:numPr>
          <w:ilvl w:val="0"/>
          <w:numId w:val="30"/>
        </w:numPr>
        <w:ind w:firstLineChars="0"/>
      </w:pPr>
      <w:r>
        <w:rPr>
          <w:rFonts w:hint="eastAsia"/>
        </w:rPr>
        <w:t>功能结构</w:t>
      </w:r>
    </w:p>
    <w:p w14:paraId="3CC2FC6A" w14:textId="5445D357" w:rsidR="00460F9D" w:rsidRDefault="00460F9D" w:rsidP="00964AD1">
      <w:pPr>
        <w:ind w:firstLine="480"/>
      </w:pPr>
      <w:r w:rsidRPr="00636514">
        <w:rPr>
          <w:rFonts w:hint="eastAsia"/>
        </w:rPr>
        <w:t>根据功能</w:t>
      </w:r>
      <w:r w:rsidR="000738A8">
        <w:rPr>
          <w:rFonts w:hint="eastAsia"/>
        </w:rPr>
        <w:t>系统</w:t>
      </w:r>
      <w:r w:rsidRPr="00636514">
        <w:rPr>
          <w:rFonts w:hint="eastAsia"/>
        </w:rPr>
        <w:t>又</w:t>
      </w:r>
      <w:r w:rsidR="000738A8">
        <w:rPr>
          <w:rFonts w:hint="eastAsia"/>
        </w:rPr>
        <w:t>可</w:t>
      </w:r>
      <w:r w:rsidRPr="00636514">
        <w:rPr>
          <w:rFonts w:hint="eastAsia"/>
        </w:rPr>
        <w:t>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w:t>
      </w:r>
      <w:r w:rsidR="009448BF">
        <w:t>供</w:t>
      </w:r>
      <w:r w:rsidRPr="00636514">
        <w:rPr>
          <w:rFonts w:hint="eastAsia"/>
        </w:rPr>
        <w:t>售货机</w:t>
      </w:r>
      <w:r w:rsidR="0054717E">
        <w:rPr>
          <w:rFonts w:hint="eastAsia"/>
        </w:rPr>
        <w:t>厂商</w:t>
      </w:r>
      <w:r w:rsidRPr="00636514">
        <w:rPr>
          <w:rFonts w:hint="eastAsia"/>
        </w:rPr>
        <w:t>使用。根据运营商和厂商这两种租户类型进行系统的设计。售货机云平台功能结构图</w:t>
      </w:r>
      <w:r>
        <w:rPr>
          <w:rFonts w:hint="eastAsia"/>
        </w:rPr>
        <w:t>如图</w:t>
      </w:r>
      <w:r>
        <w:rPr>
          <w:rFonts w:hint="eastAsia"/>
        </w:rPr>
        <w:t>4-</w:t>
      </w:r>
      <w:r>
        <w:t>3</w:t>
      </w:r>
      <w:r w:rsidRPr="00636514">
        <w:rPr>
          <w:rFonts w:hint="eastAsia"/>
        </w:rPr>
        <w:t>。</w:t>
      </w:r>
    </w:p>
    <w:p w14:paraId="50CB2EEB" w14:textId="1D630737" w:rsidR="00183597" w:rsidRPr="009F3083" w:rsidRDefault="00183597" w:rsidP="00183597">
      <w:pPr>
        <w:pStyle w:val="aff0"/>
      </w:pPr>
      <w:r>
        <w:rPr>
          <w:rFonts w:hint="eastAsia"/>
          <w:noProof/>
        </w:rPr>
        <w:lastRenderedPageBreak/>
        <w:drawing>
          <wp:anchor distT="0" distB="0" distL="114300" distR="114300" simplePos="0" relativeHeight="251737088" behindDoc="0" locked="0" layoutInCell="1" allowOverlap="1" wp14:anchorId="7E9CAF4B" wp14:editId="376331F0">
            <wp:simplePos x="0" y="0"/>
            <wp:positionH relativeFrom="column">
              <wp:posOffset>-106045</wp:posOffset>
            </wp:positionH>
            <wp:positionV relativeFrom="paragraph">
              <wp:posOffset>0</wp:posOffset>
            </wp:positionV>
            <wp:extent cx="5580380" cy="4046855"/>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41">
                      <a:extLst>
                        <a:ext uri="{28A0092B-C50C-407E-A947-70E740481C1C}">
                          <a14:useLocalDpi xmlns:a14="http://schemas.microsoft.com/office/drawing/2010/main" val="0"/>
                        </a:ext>
                      </a:extLst>
                    </a:blip>
                    <a:srcRect l="3622" t="5550" r="2189" b="2887"/>
                    <a:stretch/>
                  </pic:blipFill>
                  <pic:spPr bwMode="auto">
                    <a:xfrm>
                      <a:off x="0" y="0"/>
                      <a:ext cx="5580380" cy="404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图</w:t>
      </w:r>
      <w:r>
        <w:rPr>
          <w:rFonts w:hint="eastAsia"/>
        </w:rPr>
        <w:t>4-</w:t>
      </w:r>
      <w:r>
        <w:t xml:space="preserve">3  </w:t>
      </w:r>
      <w:r>
        <w:t>售货机云平台功能结构图</w:t>
      </w:r>
    </w:p>
    <w:p w14:paraId="37833EF3" w14:textId="2C54FB80" w:rsidR="00460F9D" w:rsidRDefault="00460F9D"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、角色管理和商家管理等基本功能。</w:t>
      </w:r>
    </w:p>
    <w:p w14:paraId="074A6ABF" w14:textId="6B1ACC6D" w:rsidR="00460F9D" w:rsidRDefault="00460F9D" w:rsidP="00964AD1">
      <w:pPr>
        <w:pStyle w:val="afe"/>
        <w:numPr>
          <w:ilvl w:val="0"/>
          <w:numId w:val="5"/>
        </w:numPr>
        <w:ind w:firstLineChars="0"/>
      </w:pPr>
      <w:r>
        <w:t>厂商模块包括用户管理</w:t>
      </w:r>
      <w:r>
        <w:rPr>
          <w:rFonts w:hint="eastAsia"/>
        </w:rPr>
        <w:t>、</w:t>
      </w:r>
      <w:r>
        <w:t>售货机管理</w:t>
      </w:r>
      <w:r>
        <w:rPr>
          <w:rFonts w:hint="eastAsia"/>
        </w:rPr>
        <w:t>、类型管理、订单管理和运营商管理等基本功能。</w:t>
      </w:r>
    </w:p>
    <w:p w14:paraId="38D1C834" w14:textId="3D2B4AEF" w:rsidR="00460F9D" w:rsidRPr="005270D9" w:rsidRDefault="00460F9D"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w:t>
      </w:r>
      <w:r w:rsidR="006502EF">
        <w:rPr>
          <w:rFonts w:hint="eastAsia"/>
        </w:rPr>
        <w:t>进行</w:t>
      </w:r>
      <w:r>
        <w:rPr>
          <w:rFonts w:hint="eastAsia"/>
        </w:rPr>
        <w:t>数据的隔离，使用加密算法保证数据安全，避免各个租户间数据操作的影响。</w:t>
      </w:r>
    </w:p>
    <w:p w14:paraId="352AE73D" w14:textId="688A0DCC" w:rsidR="00460F9D" w:rsidRPr="00964AD1" w:rsidRDefault="00460F9D" w:rsidP="00964AD1">
      <w:pPr>
        <w:pStyle w:val="afe"/>
        <w:numPr>
          <w:ilvl w:val="0"/>
          <w:numId w:val="30"/>
        </w:numPr>
        <w:ind w:firstLineChars="0"/>
      </w:pPr>
      <w:r>
        <w:rPr>
          <w:rFonts w:hint="eastAsia"/>
        </w:rPr>
        <w:t>系统架构</w:t>
      </w:r>
    </w:p>
    <w:p w14:paraId="2E114383" w14:textId="7BB2FA19" w:rsidR="00460F9D" w:rsidRDefault="004203FA" w:rsidP="004915DF">
      <w:pPr>
        <w:ind w:firstLine="480"/>
      </w:pPr>
      <w:r>
        <w:rPr>
          <w:rFonts w:hint="eastAsia"/>
        </w:rPr>
        <w:t>云平台系统的整体技术框架综合</w:t>
      </w:r>
      <w:r>
        <w:rPr>
          <w:rFonts w:hint="eastAsia"/>
        </w:rPr>
        <w:t>考虑厂商和运营商的需求，系统的长远发展，以适应将来业务的持续增长、服务的延伸和平台服务的可持续发展</w:t>
      </w:r>
      <w:r w:rsidR="00360021">
        <w:rPr>
          <w:rFonts w:hint="eastAsia"/>
        </w:rPr>
        <w:t>。</w:t>
      </w:r>
      <w:r w:rsidR="00460F9D">
        <w:rPr>
          <w:rFonts w:hint="eastAsia"/>
        </w:rPr>
        <w:t>云平台</w:t>
      </w:r>
      <w:r w:rsidR="00460F9D" w:rsidRPr="00636514">
        <w:rPr>
          <w:rFonts w:hint="eastAsia"/>
        </w:rPr>
        <w:t>系统采用</w:t>
      </w:r>
      <w:r w:rsidR="00460F9D">
        <w:rPr>
          <w:rFonts w:hint="eastAsia"/>
        </w:rPr>
        <w:t>分层思想</w:t>
      </w:r>
      <w:r w:rsidR="00460F9D" w:rsidRPr="00636514">
        <w:rPr>
          <w:rFonts w:hint="eastAsia"/>
        </w:rPr>
        <w:t>进行开发，</w:t>
      </w:r>
      <w:r w:rsidR="00771E65">
        <w:rPr>
          <w:rFonts w:hint="eastAsia"/>
        </w:rPr>
        <w:t>使用</w:t>
      </w:r>
      <w:r w:rsidR="00771E65">
        <w:rPr>
          <w:rFonts w:hint="eastAsia"/>
        </w:rPr>
        <w:t>J2</w:t>
      </w:r>
      <w:r w:rsidR="00771E65">
        <w:t>EE</w:t>
      </w:r>
      <w:r w:rsidR="00771E65">
        <w:rPr>
          <w:rFonts w:hint="eastAsia"/>
        </w:rPr>
        <w:t>框架进行业务逻辑的开发，</w:t>
      </w:r>
      <w:r w:rsidR="00460F9D" w:rsidRPr="00636514">
        <w:rPr>
          <w:rFonts w:hint="eastAsia"/>
        </w:rPr>
        <w:t>使用</w:t>
      </w:r>
      <w:r w:rsidR="00460F9D" w:rsidRPr="00636514">
        <w:rPr>
          <w:rFonts w:hint="eastAsia"/>
        </w:rPr>
        <w:t>Maven</w:t>
      </w:r>
      <w:r w:rsidR="00460F9D" w:rsidRPr="00636514">
        <w:rPr>
          <w:rFonts w:hint="eastAsia"/>
        </w:rPr>
        <w:t>进行版本的控制，所有依赖包在</w:t>
      </w:r>
      <w:r w:rsidR="00460F9D" w:rsidRPr="00636514">
        <w:rPr>
          <w:rFonts w:hint="eastAsia"/>
        </w:rPr>
        <w:t>pom.xml</w:t>
      </w:r>
      <w:r w:rsidR="00460F9D" w:rsidRPr="00636514">
        <w:rPr>
          <w:rFonts w:hint="eastAsia"/>
        </w:rPr>
        <w:t>文件中进行引入</w:t>
      </w:r>
      <w:r w:rsidR="00A82E81">
        <w:rPr>
          <w:rFonts w:hint="eastAsia"/>
        </w:rPr>
        <w:t>，使用</w:t>
      </w:r>
      <w:r w:rsidR="00A82E81">
        <w:rPr>
          <w:rFonts w:hint="eastAsia"/>
        </w:rPr>
        <w:t>GitHub</w:t>
      </w:r>
      <w:r w:rsidR="00A82E81">
        <w:rPr>
          <w:rFonts w:hint="eastAsia"/>
        </w:rPr>
        <w:t>进行代码的管理</w:t>
      </w:r>
      <w:r w:rsidR="00460F9D" w:rsidRPr="00636514">
        <w:rPr>
          <w:rFonts w:hint="eastAsia"/>
        </w:rPr>
        <w:t>。相关信息在</w:t>
      </w:r>
      <w:r w:rsidR="00460F9D" w:rsidRPr="00636514">
        <w:rPr>
          <w:rFonts w:hint="eastAsia"/>
        </w:rPr>
        <w:t>resource</w:t>
      </w:r>
      <w:r w:rsidR="00460F9D" w:rsidRPr="00636514">
        <w:rPr>
          <w:rFonts w:hint="eastAsia"/>
        </w:rPr>
        <w:t>文件中列出，包括数据库账号信息、日志信息、框架</w:t>
      </w:r>
      <w:r w:rsidR="00114E17">
        <w:rPr>
          <w:rFonts w:hint="eastAsia"/>
          <w:noProof/>
        </w:rPr>
        <w:lastRenderedPageBreak/>
        <w:drawing>
          <wp:anchor distT="0" distB="0" distL="114300" distR="114300" simplePos="0" relativeHeight="251752448" behindDoc="0" locked="0" layoutInCell="1" allowOverlap="1" wp14:anchorId="46FAD378" wp14:editId="3B5A4020">
            <wp:simplePos x="0" y="0"/>
            <wp:positionH relativeFrom="column">
              <wp:posOffset>-109220</wp:posOffset>
            </wp:positionH>
            <wp:positionV relativeFrom="paragraph">
              <wp:posOffset>452562</wp:posOffset>
            </wp:positionV>
            <wp:extent cx="5400675" cy="5104130"/>
            <wp:effectExtent l="0" t="0" r="9525" b="127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总体技术架构图.png"/>
                    <pic:cNvPicPr/>
                  </pic:nvPicPr>
                  <pic:blipFill>
                    <a:blip r:embed="rId42">
                      <a:extLst>
                        <a:ext uri="{28A0092B-C50C-407E-A947-70E740481C1C}">
                          <a14:useLocalDpi xmlns:a14="http://schemas.microsoft.com/office/drawing/2010/main" val="0"/>
                        </a:ext>
                      </a:extLst>
                    </a:blip>
                    <a:stretch>
                      <a:fillRect/>
                    </a:stretch>
                  </pic:blipFill>
                  <pic:spPr>
                    <a:xfrm>
                      <a:off x="0" y="0"/>
                      <a:ext cx="5400675" cy="5104130"/>
                    </a:xfrm>
                    <a:prstGeom prst="rect">
                      <a:avLst/>
                    </a:prstGeom>
                  </pic:spPr>
                </pic:pic>
              </a:graphicData>
            </a:graphic>
            <wp14:sizeRelH relativeFrom="page">
              <wp14:pctWidth>0</wp14:pctWidth>
            </wp14:sizeRelH>
            <wp14:sizeRelV relativeFrom="page">
              <wp14:pctHeight>0</wp14:pctHeight>
            </wp14:sizeRelV>
          </wp:anchor>
        </w:drawing>
      </w:r>
      <w:r w:rsidR="00460F9D" w:rsidRPr="00636514">
        <w:rPr>
          <w:rFonts w:hint="eastAsia"/>
        </w:rPr>
        <w:t>的配置信息以及数据库连接池等。</w:t>
      </w:r>
      <w:r w:rsidR="00460F9D">
        <w:rPr>
          <w:rFonts w:hint="eastAsia"/>
        </w:rPr>
        <w:t>云平台系统</w:t>
      </w:r>
      <w:r w:rsidR="00E50B67">
        <w:rPr>
          <w:rFonts w:hint="eastAsia"/>
        </w:rPr>
        <w:t>技术分层</w:t>
      </w:r>
      <w:r w:rsidR="00460F9D">
        <w:t>架构</w:t>
      </w:r>
      <w:r w:rsidR="00E50B67">
        <w:rPr>
          <w:rFonts w:hint="eastAsia"/>
        </w:rPr>
        <w:t>如图</w:t>
      </w:r>
      <w:r w:rsidR="00460F9D" w:rsidRPr="00636514">
        <w:rPr>
          <w:rFonts w:hint="eastAsia"/>
        </w:rPr>
        <w:t>4-</w:t>
      </w:r>
      <w:r w:rsidR="00460F9D">
        <w:t>4</w:t>
      </w:r>
      <w:r w:rsidR="00460F9D" w:rsidRPr="00636514">
        <w:rPr>
          <w:rFonts w:hint="eastAsia"/>
        </w:rPr>
        <w:t>所示</w:t>
      </w:r>
      <w:r w:rsidR="00460F9D">
        <w:rPr>
          <w:rFonts w:hint="eastAsia"/>
        </w:rPr>
        <w:t>。</w:t>
      </w:r>
    </w:p>
    <w:p w14:paraId="093EB636" w14:textId="6C00F48F" w:rsidR="00E50B67" w:rsidRDefault="00E50B67" w:rsidP="00E50B67">
      <w:pPr>
        <w:pStyle w:val="aff0"/>
      </w:pPr>
      <w:r>
        <w:t>图</w:t>
      </w:r>
      <w:r>
        <w:rPr>
          <w:rFonts w:hint="eastAsia"/>
        </w:rPr>
        <w:t>4-</w:t>
      </w:r>
      <w:r>
        <w:t xml:space="preserve">4  </w:t>
      </w:r>
      <w:r>
        <w:rPr>
          <w:rFonts w:hint="eastAsia"/>
        </w:rPr>
        <w:t>云平台系统</w:t>
      </w:r>
      <w:r>
        <w:rPr>
          <w:rFonts w:hint="eastAsia"/>
        </w:rPr>
        <w:t>技术</w:t>
      </w:r>
      <w:r>
        <w:rPr>
          <w:rFonts w:hint="eastAsia"/>
        </w:rPr>
        <w:t>分层</w:t>
      </w:r>
      <w:r>
        <w:t>架构图</w:t>
      </w:r>
    </w:p>
    <w:p w14:paraId="256143D5" w14:textId="77777777" w:rsidR="001B26F8" w:rsidRDefault="00BD0FEE" w:rsidP="008A5BC5">
      <w:pPr>
        <w:pStyle w:val="afe"/>
        <w:numPr>
          <w:ilvl w:val="0"/>
          <w:numId w:val="25"/>
        </w:numPr>
        <w:ind w:firstLineChars="0"/>
      </w:pPr>
      <w:r>
        <w:rPr>
          <w:rFonts w:hint="eastAsia"/>
        </w:rPr>
        <w:t>基础设施层</w:t>
      </w:r>
    </w:p>
    <w:p w14:paraId="6E3EC1B8" w14:textId="77777777" w:rsidR="001B26F8" w:rsidRDefault="00BD0FEE" w:rsidP="008A5BC5">
      <w:pPr>
        <w:ind w:left="360" w:firstLine="480"/>
      </w:pPr>
      <w:r>
        <w:rPr>
          <w:rFonts w:hint="eastAsia"/>
        </w:rPr>
        <w:t>包括基础硬件、网络、主机系统和终端设备等部分。</w:t>
      </w:r>
    </w:p>
    <w:p w14:paraId="61C529A7" w14:textId="77777777" w:rsidR="001B26F8" w:rsidRDefault="00965837" w:rsidP="008A5BC5">
      <w:pPr>
        <w:pStyle w:val="afe"/>
        <w:numPr>
          <w:ilvl w:val="0"/>
          <w:numId w:val="25"/>
        </w:numPr>
        <w:ind w:firstLineChars="0"/>
      </w:pPr>
      <w:r>
        <w:rPr>
          <w:rFonts w:hint="eastAsia"/>
        </w:rPr>
        <w:t>业务数据层</w:t>
      </w:r>
    </w:p>
    <w:p w14:paraId="006D6D99" w14:textId="54C9F99D" w:rsidR="001B26F8" w:rsidRDefault="00965837" w:rsidP="008A5BC5">
      <w:pPr>
        <w:ind w:left="360" w:firstLine="480"/>
      </w:pPr>
      <w:r>
        <w:rPr>
          <w:rFonts w:hint="eastAsia"/>
        </w:rPr>
        <w:t>实现数据的隔离存储、文件的共享存储</w:t>
      </w:r>
      <w:r w:rsidR="005315B0">
        <w:rPr>
          <w:rFonts w:hint="eastAsia"/>
        </w:rPr>
        <w:t>，主要通过共享数据库和共享文件服务器来实现</w:t>
      </w:r>
      <w:r w:rsidR="00601A29">
        <w:rPr>
          <w:rFonts w:hint="eastAsia"/>
        </w:rPr>
        <w:t>。</w:t>
      </w:r>
    </w:p>
    <w:p w14:paraId="31B7B53B" w14:textId="77777777" w:rsidR="001B26F8" w:rsidRDefault="00965837" w:rsidP="008A5BC5">
      <w:pPr>
        <w:pStyle w:val="afe"/>
        <w:numPr>
          <w:ilvl w:val="0"/>
          <w:numId w:val="25"/>
        </w:numPr>
        <w:ind w:firstLineChars="0"/>
      </w:pPr>
      <w:r>
        <w:rPr>
          <w:rFonts w:hint="eastAsia"/>
        </w:rPr>
        <w:t>业务服务层</w:t>
      </w:r>
    </w:p>
    <w:p w14:paraId="1943618A" w14:textId="27F1D986" w:rsidR="006B428E" w:rsidRDefault="00965837" w:rsidP="008A5BC5">
      <w:pPr>
        <w:ind w:left="420" w:firstLine="480"/>
      </w:pPr>
      <w:r>
        <w:rPr>
          <w:rFonts w:hint="eastAsia"/>
        </w:rPr>
        <w:t>包括开发工具、操作系统和版本控制等内容。</w:t>
      </w:r>
      <w:r w:rsidR="006B428E">
        <w:rPr>
          <w:rFonts w:hint="eastAsia"/>
        </w:rPr>
        <w:t>版本控制</w:t>
      </w:r>
      <w:r w:rsidR="006B428E">
        <w:t>使用</w:t>
      </w:r>
      <w:r w:rsidR="006B428E">
        <w:rPr>
          <w:rFonts w:hint="eastAsia"/>
        </w:rPr>
        <w:t>Maven</w:t>
      </w:r>
      <w:r w:rsidR="006B428E">
        <w:rPr>
          <w:rFonts w:hint="eastAsia"/>
        </w:rPr>
        <w:t>和</w:t>
      </w:r>
      <w:r w:rsidR="006B428E">
        <w:rPr>
          <w:rFonts w:hint="eastAsia"/>
        </w:rPr>
        <w:t>Github</w:t>
      </w:r>
      <w:r w:rsidR="006B428E">
        <w:rPr>
          <w:rFonts w:hint="eastAsia"/>
        </w:rPr>
        <w:t>进行项目的构建和代码版本的控制。系统使用</w:t>
      </w:r>
      <w:r w:rsidR="006B428E">
        <w:rPr>
          <w:rFonts w:hint="eastAsia"/>
        </w:rPr>
        <w:t>Maven</w:t>
      </w:r>
      <w:r w:rsidR="006B428E">
        <w:rPr>
          <w:rFonts w:hint="eastAsia"/>
        </w:rPr>
        <w:t>进行信息的管理和项目的构建，</w:t>
      </w:r>
      <w:r w:rsidR="001E0A64">
        <w:rPr>
          <w:rFonts w:hint="eastAsia"/>
        </w:rPr>
        <w:t>在</w:t>
      </w:r>
      <w:r w:rsidR="001E0A64">
        <w:rPr>
          <w:rFonts w:hint="eastAsia"/>
        </w:rPr>
        <w:t>pom</w:t>
      </w:r>
      <w:r w:rsidR="001E0A64">
        <w:t>.xml</w:t>
      </w:r>
      <w:r w:rsidR="001E0A64">
        <w:t>文件中使用几行代码就可以构建简单的项目</w:t>
      </w:r>
      <w:r w:rsidR="001E0A64">
        <w:rPr>
          <w:rFonts w:hint="eastAsia"/>
        </w:rPr>
        <w:t>，</w:t>
      </w:r>
      <w:r w:rsidR="006B428E">
        <w:rPr>
          <w:rFonts w:hint="eastAsia"/>
        </w:rPr>
        <w:lastRenderedPageBreak/>
        <w:t>具有较高的重用性</w:t>
      </w:r>
      <w:r w:rsidR="00B10386">
        <w:rPr>
          <w:rFonts w:hint="eastAsia"/>
        </w:rPr>
        <w:t>和一致性</w:t>
      </w:r>
      <w:r w:rsidR="006B428E">
        <w:rPr>
          <w:rFonts w:hint="eastAsia"/>
        </w:rPr>
        <w:t>。代码使用</w:t>
      </w:r>
      <w:r w:rsidR="006B428E">
        <w:rPr>
          <w:rFonts w:hint="eastAsia"/>
        </w:rPr>
        <w:t>Git</w:t>
      </w:r>
      <w:r w:rsidR="006B428E">
        <w:t>Hub</w:t>
      </w:r>
      <w:r w:rsidR="006B428E">
        <w:t>进行托管</w:t>
      </w:r>
      <w:r w:rsidR="006B428E">
        <w:rPr>
          <w:rFonts w:hint="eastAsia"/>
        </w:rPr>
        <w:t>，</w:t>
      </w:r>
      <w:r w:rsidR="006B428E">
        <w:t>进行代码版本的控制</w:t>
      </w:r>
      <w:r w:rsidR="006B428E">
        <w:rPr>
          <w:rFonts w:hint="eastAsia"/>
        </w:rPr>
        <w:t>。</w:t>
      </w:r>
    </w:p>
    <w:p w14:paraId="030C6782" w14:textId="77777777" w:rsidR="006B428E" w:rsidRDefault="00440532" w:rsidP="008A5BC5">
      <w:pPr>
        <w:pStyle w:val="afe"/>
        <w:numPr>
          <w:ilvl w:val="0"/>
          <w:numId w:val="25"/>
        </w:numPr>
        <w:ind w:firstLineChars="0"/>
      </w:pPr>
      <w:r>
        <w:rPr>
          <w:rFonts w:hint="eastAsia"/>
        </w:rPr>
        <w:t>业务开发层</w:t>
      </w:r>
    </w:p>
    <w:p w14:paraId="47EF7ED2" w14:textId="76587CA0" w:rsidR="005B1422" w:rsidRDefault="00440532" w:rsidP="008A5BC5">
      <w:pPr>
        <w:ind w:left="420" w:firstLine="480"/>
      </w:pPr>
      <w:r>
        <w:rPr>
          <w:rFonts w:hint="eastAsia"/>
        </w:rPr>
        <w:t>包括公共服务和</w:t>
      </w:r>
      <w:r w:rsidR="00E4564B">
        <w:rPr>
          <w:rFonts w:hint="eastAsia"/>
        </w:rPr>
        <w:t>业务开发</w:t>
      </w:r>
      <w:r>
        <w:rPr>
          <w:rFonts w:hint="eastAsia"/>
        </w:rPr>
        <w:t>分层架构。</w:t>
      </w:r>
      <w:r w:rsidR="00AA7A68">
        <w:rPr>
          <w:rFonts w:hint="eastAsia"/>
        </w:rPr>
        <w:t>公共服务层提供了系统的日志管理、权限管理、信息加密和数据备份等功能，为整个系统所使用。</w:t>
      </w:r>
      <w:r w:rsidR="00E4564B">
        <w:rPr>
          <w:rFonts w:hint="eastAsia"/>
        </w:rPr>
        <w:t>系统业务开发包括配置层、数据访问层、业务逻辑层和表示层。</w:t>
      </w:r>
    </w:p>
    <w:p w14:paraId="4658638A" w14:textId="583E6232" w:rsidR="005B1422" w:rsidRDefault="005B1422" w:rsidP="008A5BC5">
      <w:pPr>
        <w:ind w:left="420" w:firstLine="480"/>
      </w:pPr>
      <w:r>
        <w:rPr>
          <w:rFonts w:hint="eastAsia"/>
        </w:rPr>
        <w:t>配置层为</w:t>
      </w:r>
      <w:r>
        <w:rPr>
          <w:rFonts w:hint="eastAsia"/>
        </w:rPr>
        <w:t>SSM</w:t>
      </w:r>
      <w:r w:rsidR="00BA26C8">
        <w:rPr>
          <w:rFonts w:hint="eastAsia"/>
        </w:rPr>
        <w:t>框架的公用部分，系统的开发和流程都以配置层信息为依据，包括数据库信息配置、</w:t>
      </w:r>
      <w:r>
        <w:rPr>
          <w:rFonts w:hint="eastAsia"/>
        </w:rPr>
        <w:t>Spring</w:t>
      </w:r>
      <w:r>
        <w:rPr>
          <w:rFonts w:hint="eastAsia"/>
        </w:rPr>
        <w:t>、</w:t>
      </w:r>
      <w:r>
        <w:rPr>
          <w:rFonts w:hint="eastAsia"/>
        </w:rPr>
        <w:t>Spring</w:t>
      </w:r>
      <w:r>
        <w:t>MVC</w:t>
      </w:r>
      <w:r>
        <w:rPr>
          <w:rFonts w:hint="eastAsia"/>
        </w:rPr>
        <w:t>和</w:t>
      </w:r>
      <w:r>
        <w:rPr>
          <w:rFonts w:hint="eastAsia"/>
        </w:rPr>
        <w:t>Mybatis</w:t>
      </w:r>
      <w:r w:rsidR="00BA26C8">
        <w:rPr>
          <w:rFonts w:hint="eastAsia"/>
        </w:rPr>
        <w:t>的配置等。</w:t>
      </w:r>
    </w:p>
    <w:p w14:paraId="4E3D0D7B" w14:textId="322F84A6" w:rsidR="00496B4B" w:rsidRDefault="00840FF2" w:rsidP="008A5BC5">
      <w:pPr>
        <w:ind w:left="420" w:firstLineChars="25" w:firstLine="60"/>
      </w:pPr>
      <w:r>
        <w:tab/>
      </w:r>
      <w:r w:rsidR="00937024">
        <w:rPr>
          <w:rFonts w:hint="eastAsia"/>
        </w:rPr>
        <w:t>数据访问层是系统访问数据的通用层，</w:t>
      </w:r>
      <w:r w:rsidR="00937024" w:rsidRPr="00636514">
        <w:rPr>
          <w:rFonts w:hint="eastAsia"/>
        </w:rPr>
        <w:t>负责系统和数据库的交互</w:t>
      </w:r>
      <w:r w:rsidR="00937024">
        <w:rPr>
          <w:rFonts w:hint="eastAsia"/>
        </w:rPr>
        <w:t>，</w:t>
      </w:r>
      <w:r w:rsidR="00937024" w:rsidRPr="00636514">
        <w:rPr>
          <w:rFonts w:hint="eastAsia"/>
        </w:rPr>
        <w:t>完成数据的基本操作</w:t>
      </w:r>
      <w:r w:rsidR="00937024">
        <w:rPr>
          <w:rFonts w:hint="eastAsia"/>
        </w:rPr>
        <w:t>，</w:t>
      </w:r>
      <w:r w:rsidR="001325D7">
        <w:rPr>
          <w:rFonts w:hint="eastAsia"/>
        </w:rPr>
        <w:t>并</w:t>
      </w:r>
      <w:r w:rsidR="00937024">
        <w:rPr>
          <w:rFonts w:hint="eastAsia"/>
        </w:rPr>
        <w:t>为上层</w:t>
      </w:r>
      <w:r w:rsidR="00937024">
        <w:rPr>
          <w:rFonts w:hint="eastAsia"/>
        </w:rPr>
        <w:t>Service</w:t>
      </w:r>
      <w:r w:rsidR="00937024">
        <w:rPr>
          <w:rFonts w:hint="eastAsia"/>
        </w:rPr>
        <w:t>提供调用接口。</w:t>
      </w:r>
      <w:r w:rsidR="00937024" w:rsidRPr="00636514">
        <w:rPr>
          <w:rFonts w:hint="eastAsia"/>
        </w:rPr>
        <w:t>系统使用轻量级的</w:t>
      </w:r>
      <w:r w:rsidR="00937024" w:rsidRPr="00636514">
        <w:t>Mybatis</w:t>
      </w:r>
      <w:r w:rsidR="00937024" w:rsidRPr="00636514">
        <w:rPr>
          <w:rFonts w:hint="eastAsia"/>
        </w:rPr>
        <w:t>框架</w:t>
      </w:r>
      <w:r w:rsidR="002219C8">
        <w:rPr>
          <w:rFonts w:hint="eastAsia"/>
        </w:rPr>
        <w:t>，</w:t>
      </w:r>
      <w:r w:rsidR="00937024" w:rsidRPr="00636514">
        <w:rPr>
          <w:rFonts w:hint="eastAsia"/>
        </w:rPr>
        <w:t>在</w:t>
      </w:r>
      <w:r w:rsidR="00937024" w:rsidRPr="00636514">
        <w:rPr>
          <w:rFonts w:hint="eastAsia"/>
        </w:rPr>
        <w:t>pom</w:t>
      </w:r>
      <w:r w:rsidR="00937024" w:rsidRPr="00636514">
        <w:t>.xml</w:t>
      </w:r>
      <w:r w:rsidR="00937024" w:rsidRPr="00636514">
        <w:t>文件中引入</w:t>
      </w:r>
      <w:r w:rsidR="00937024" w:rsidRPr="00636514">
        <w:rPr>
          <w:rFonts w:hint="eastAsia"/>
        </w:rPr>
        <w:t>框架所需的依赖，在配置文件</w:t>
      </w:r>
      <w:r w:rsidR="00937024" w:rsidRPr="00636514">
        <w:rPr>
          <w:rFonts w:hint="eastAsia"/>
        </w:rPr>
        <w:t>spring</w:t>
      </w:r>
      <w:r w:rsidR="00937024" w:rsidRPr="00636514">
        <w:t>-mybatis</w:t>
      </w:r>
      <w:r w:rsidR="00937024" w:rsidRPr="00636514">
        <w:rPr>
          <w:rFonts w:hint="eastAsia"/>
        </w:rPr>
        <w:t>.xml</w:t>
      </w:r>
      <w:r w:rsidR="00937024" w:rsidRPr="00636514">
        <w:rPr>
          <w:rFonts w:hint="eastAsia"/>
        </w:rPr>
        <w:t>中启用注解，并进行</w:t>
      </w:r>
      <w:r w:rsidR="00937024" w:rsidRPr="00636514">
        <w:rPr>
          <w:rFonts w:hint="eastAsia"/>
        </w:rPr>
        <w:t>JNDI</w:t>
      </w:r>
      <w:r w:rsidR="00937024" w:rsidRPr="00636514">
        <w:rPr>
          <w:rFonts w:hint="eastAsia"/>
        </w:rPr>
        <w:t>数据源和</w:t>
      </w:r>
      <w:r w:rsidR="00937024" w:rsidRPr="00636514">
        <w:rPr>
          <w:rFonts w:hint="eastAsia"/>
        </w:rPr>
        <w:t>Spring</w:t>
      </w:r>
      <w:r w:rsidR="00937024" w:rsidRPr="00636514">
        <w:rPr>
          <w:rFonts w:hint="eastAsia"/>
        </w:rPr>
        <w:t>事务管理的配置。</w:t>
      </w:r>
    </w:p>
    <w:p w14:paraId="41CFA77A" w14:textId="2B1BD54F" w:rsidR="00496B4B" w:rsidRDefault="00496B4B" w:rsidP="008A5BC5">
      <w:pPr>
        <w:ind w:left="420" w:firstLineChars="0" w:firstLine="420"/>
      </w:pPr>
      <w:r>
        <w:t>业务逻辑层是系统的核心部分</w:t>
      </w:r>
      <w:r w:rsidR="00FB685E">
        <w:rPr>
          <w:rFonts w:hint="eastAsia"/>
        </w:rPr>
        <w:t>，用于接收</w:t>
      </w:r>
      <w:r>
        <w:rPr>
          <w:rFonts w:hint="eastAsia"/>
        </w:rPr>
        <w:t>请求，</w:t>
      </w:r>
      <w:r w:rsidR="006515C7">
        <w:t>主要关注</w:t>
      </w:r>
      <w:r>
        <w:t>各个页面和</w:t>
      </w:r>
      <w:r>
        <w:rPr>
          <w:rFonts w:hint="eastAsia"/>
        </w:rPr>
        <w:t>API</w:t>
      </w:r>
      <w:r>
        <w:rPr>
          <w:rFonts w:hint="eastAsia"/>
        </w:rPr>
        <w:t>的控制和跳转，分为</w:t>
      </w:r>
      <w:r>
        <w:rPr>
          <w:rFonts w:hint="eastAsia"/>
        </w:rPr>
        <w:t>Service</w:t>
      </w:r>
      <w:r>
        <w:t>层和</w:t>
      </w:r>
      <w:r>
        <w:rPr>
          <w:rFonts w:hint="eastAsia"/>
        </w:rPr>
        <w:t>Controller</w:t>
      </w:r>
      <w:r>
        <w:rPr>
          <w:rFonts w:hint="eastAsia"/>
        </w:rPr>
        <w:t>层。</w:t>
      </w:r>
    </w:p>
    <w:p w14:paraId="5658BFE6" w14:textId="5DF526B9" w:rsidR="00496B4B" w:rsidRDefault="00496B4B" w:rsidP="008A5BC5">
      <w:pPr>
        <w:ind w:left="420" w:firstLineChars="0" w:firstLine="420"/>
      </w:pPr>
      <w:r>
        <w:rPr>
          <w:rFonts w:hint="eastAsia"/>
        </w:rPr>
        <w:t>Service</w:t>
      </w:r>
      <w:r w:rsidR="00673CE0">
        <w:rPr>
          <w:rFonts w:hint="eastAsia"/>
        </w:rPr>
        <w:t>层</w:t>
      </w:r>
      <w:r>
        <w:rPr>
          <w:rFonts w:hint="eastAsia"/>
        </w:rPr>
        <w:t>主要负责模块的逻辑应用设计，</w:t>
      </w:r>
      <w:r w:rsidRPr="00636514">
        <w:rPr>
          <w:rFonts w:hint="eastAsia"/>
        </w:rPr>
        <w:t>使用面向接口编程的方式进行开发，并注入数据层操作</w:t>
      </w:r>
      <w:r>
        <w:rPr>
          <w:rFonts w:hint="eastAsia"/>
        </w:rPr>
        <w:t>。在业务逻辑控制中编写用户身份校验、商户租用期验证等信息</w:t>
      </w:r>
      <w:r w:rsidR="00AF5D5A">
        <w:rPr>
          <w:rFonts w:hint="eastAsia"/>
        </w:rPr>
        <w:t>，</w:t>
      </w:r>
      <w:r>
        <w:rPr>
          <w:rFonts w:hint="eastAsia"/>
        </w:rPr>
        <w:t>Service</w:t>
      </w:r>
      <w:r>
        <w:rPr>
          <w:rFonts w:hint="eastAsia"/>
        </w:rPr>
        <w:t>层用于连接</w:t>
      </w:r>
      <w:r>
        <w:rPr>
          <w:rFonts w:hint="eastAsia"/>
        </w:rPr>
        <w:t>Dao</w:t>
      </w:r>
      <w:r>
        <w:rPr>
          <w:rFonts w:hint="eastAsia"/>
        </w:rPr>
        <w:t>层和</w:t>
      </w:r>
      <w:r>
        <w:rPr>
          <w:rFonts w:hint="eastAsia"/>
        </w:rPr>
        <w:t>Controller</w:t>
      </w:r>
      <w:r>
        <w:rPr>
          <w:rFonts w:hint="eastAsia"/>
        </w:rPr>
        <w:t>层的交互，在</w:t>
      </w:r>
      <w:r>
        <w:rPr>
          <w:rFonts w:hint="eastAsia"/>
        </w:rPr>
        <w:t>Service</w:t>
      </w:r>
      <w:r>
        <w:rPr>
          <w:rFonts w:hint="eastAsia"/>
        </w:rPr>
        <w:t>中封装业务逻辑能够方便系统的解耦，提高代码的利用率，也令开发更为简洁。</w:t>
      </w:r>
    </w:p>
    <w:p w14:paraId="574B62A0" w14:textId="56F23D18" w:rsidR="00496B4B" w:rsidRDefault="00496B4B" w:rsidP="008A5BC5">
      <w:pPr>
        <w:ind w:left="420" w:firstLineChars="0" w:firstLine="420"/>
      </w:pPr>
      <w:r>
        <w:rPr>
          <w:rFonts w:hint="eastAsia"/>
        </w:rPr>
        <w:t>Controller</w:t>
      </w:r>
      <w:r>
        <w:rPr>
          <w:rFonts w:hint="eastAsia"/>
        </w:rPr>
        <w:t>层负责业务流程的控制，</w:t>
      </w:r>
      <w:r w:rsidR="006E07B2">
        <w:rPr>
          <w:rFonts w:hint="eastAsia"/>
        </w:rPr>
        <w:t>进行业务的调度处理</w:t>
      </w:r>
      <w:r w:rsidR="006E07B2">
        <w:rPr>
          <w:rFonts w:hint="eastAsia"/>
        </w:rPr>
        <w:t>，</w:t>
      </w:r>
      <w:r>
        <w:rPr>
          <w:rFonts w:hint="eastAsia"/>
        </w:rPr>
        <w:t>C</w:t>
      </w:r>
      <w:r w:rsidRPr="00636514">
        <w:rPr>
          <w:rFonts w:hint="eastAsia"/>
        </w:rPr>
        <w:t>ontroller</w:t>
      </w:r>
      <w:r w:rsidRPr="00636514">
        <w:rPr>
          <w:rFonts w:hint="eastAsia"/>
        </w:rPr>
        <w:t>类中使用</w:t>
      </w:r>
      <w:r w:rsidRPr="00636514">
        <w:rPr>
          <w:rFonts w:hint="eastAsia"/>
        </w:rPr>
        <w:t>@</w:t>
      </w:r>
      <w:r w:rsidRPr="00636514">
        <w:t>Controller</w:t>
      </w:r>
      <w:r w:rsidRPr="00636514">
        <w:t>注解进行</w:t>
      </w:r>
      <w:r w:rsidRPr="00636514">
        <w:rPr>
          <w:rFonts w:hint="eastAsia"/>
        </w:rPr>
        <w:t>注册。</w:t>
      </w:r>
      <w:r>
        <w:rPr>
          <w:rFonts w:hint="eastAsia"/>
        </w:rPr>
        <w:t>Controller</w:t>
      </w:r>
      <w:r>
        <w:rPr>
          <w:rFonts w:hint="eastAsia"/>
        </w:rPr>
        <w:t>接收请求信息，调用</w:t>
      </w:r>
      <w:r>
        <w:rPr>
          <w:rFonts w:hint="eastAsia"/>
        </w:rPr>
        <w:t>Service</w:t>
      </w:r>
      <w:r w:rsidR="001325D7">
        <w:rPr>
          <w:rFonts w:hint="eastAsia"/>
        </w:rPr>
        <w:t>层接口进行业务流程的控制，</w:t>
      </w:r>
      <w:r>
        <w:rPr>
          <w:rFonts w:hint="eastAsia"/>
        </w:rPr>
        <w:t>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00B88156" w14:textId="0CCD05AA" w:rsidR="00AF5D5A" w:rsidRDefault="00AF5D5A" w:rsidP="008A5BC5">
      <w:pPr>
        <w:ind w:left="420" w:firstLineChars="0" w:firstLine="420"/>
      </w:pPr>
      <w:r w:rsidRPr="00636514">
        <w:rPr>
          <w:rFonts w:hint="eastAsia"/>
        </w:rPr>
        <w:t>表示层</w:t>
      </w:r>
      <w:r>
        <w:rPr>
          <w:rFonts w:hint="eastAsia"/>
        </w:rPr>
        <w:t>负责前台页面的展示，与</w:t>
      </w:r>
      <w:r>
        <w:rPr>
          <w:rFonts w:hint="eastAsia"/>
        </w:rPr>
        <w:t>Controller</w:t>
      </w:r>
      <w:r w:rsidR="000352E7">
        <w:rPr>
          <w:rFonts w:hint="eastAsia"/>
        </w:rPr>
        <w:t>层结合</w:t>
      </w:r>
      <w:r w:rsidR="00A22941">
        <w:rPr>
          <w:rFonts w:hint="eastAsia"/>
        </w:rPr>
        <w:t>紧密，</w:t>
      </w:r>
      <w:r>
        <w:rPr>
          <w:rFonts w:hint="eastAsia"/>
        </w:rPr>
        <w:t>两者结合进行协作工作，页面中通过表单的提交、链接的点击、按钮的点击等操作将请求信息传入</w:t>
      </w:r>
      <w:r>
        <w:rPr>
          <w:rFonts w:hint="eastAsia"/>
        </w:rPr>
        <w:t>Controller</w:t>
      </w:r>
      <w:r>
        <w:t>层</w:t>
      </w:r>
      <w:r>
        <w:rPr>
          <w:rFonts w:hint="eastAsia"/>
        </w:rPr>
        <w:t>，通知其进行对应的请求和转发操作。</w:t>
      </w:r>
    </w:p>
    <w:p w14:paraId="5D7B0BAC" w14:textId="77777777" w:rsidR="006B428E" w:rsidRDefault="00440532" w:rsidP="008A5BC5">
      <w:pPr>
        <w:pStyle w:val="afe"/>
        <w:numPr>
          <w:ilvl w:val="0"/>
          <w:numId w:val="25"/>
        </w:numPr>
        <w:ind w:firstLineChars="0"/>
      </w:pPr>
      <w:r>
        <w:rPr>
          <w:rFonts w:hint="eastAsia"/>
        </w:rPr>
        <w:t>应用接入层</w:t>
      </w:r>
    </w:p>
    <w:p w14:paraId="314AC86A" w14:textId="7D73AE95" w:rsidR="00460F9D" w:rsidRDefault="00440532" w:rsidP="008A5BC5">
      <w:pPr>
        <w:ind w:left="420" w:firstLineChars="0" w:firstLine="420"/>
      </w:pPr>
      <w:r>
        <w:rPr>
          <w:rFonts w:hint="eastAsia"/>
        </w:rPr>
        <w:lastRenderedPageBreak/>
        <w:t>为平台应用入口，允许系统管理员、厂商管理员和运营商管理员进入。</w:t>
      </w:r>
    </w:p>
    <w:p w14:paraId="6707F493" w14:textId="3DFF3479" w:rsidR="00460F9D" w:rsidRPr="00636514" w:rsidRDefault="00460F9D" w:rsidP="00F64CAE">
      <w:pPr>
        <w:pStyle w:val="2"/>
      </w:pPr>
      <w:bookmarkStart w:id="49" w:name="_Toc492673770"/>
      <w:bookmarkStart w:id="50" w:name="_Toc494811275"/>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9"/>
      <w:bookmarkEnd w:id="50"/>
    </w:p>
    <w:p w14:paraId="373EA28A" w14:textId="39A3B26C" w:rsidR="00460F9D" w:rsidRPr="00636514" w:rsidRDefault="00460F9D" w:rsidP="00072151">
      <w:pPr>
        <w:ind w:firstLine="480"/>
      </w:pPr>
      <w:r w:rsidRPr="00636514">
        <w:rPr>
          <w:rFonts w:hint="eastAsia"/>
        </w:rPr>
        <w:t>数据库设是软件开发的基础，与平台开发的好坏息息相关。</w:t>
      </w:r>
      <w:r w:rsidR="008A5BC5">
        <w:rPr>
          <w:rFonts w:hint="eastAsia"/>
        </w:rPr>
        <w:t>本节将会从</w:t>
      </w:r>
      <w:r w:rsidR="00B05E53">
        <w:rPr>
          <w:rFonts w:hint="eastAsia"/>
        </w:rPr>
        <w:t>以</w:t>
      </w:r>
      <w:r w:rsidR="008A5BC5">
        <w:rPr>
          <w:rFonts w:hint="eastAsia"/>
        </w:rPr>
        <w:t>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460F9D" w:rsidRPr="00C216F6" w:rsidRDefault="00460F9D" w:rsidP="002C3B13">
      <w:pPr>
        <w:pStyle w:val="afe"/>
        <w:numPr>
          <w:ilvl w:val="0"/>
          <w:numId w:val="20"/>
        </w:numPr>
        <w:ind w:firstLineChars="0"/>
      </w:pPr>
      <w:bookmarkStart w:id="51" w:name="_Toc492673771"/>
      <w:r w:rsidRPr="00636514">
        <w:t>数据库多租户设计模式的实现</w:t>
      </w:r>
      <w:bookmarkEnd w:id="51"/>
      <w:r w:rsidRPr="00636514">
        <w:rPr>
          <w:rFonts w:hint="eastAsia"/>
        </w:rPr>
        <w:t xml:space="preserve">  </w:t>
      </w:r>
    </w:p>
    <w:p w14:paraId="6B17ABCD" w14:textId="15D2EC4F" w:rsidR="00460F9D" w:rsidRPr="00636514" w:rsidRDefault="00460F9D" w:rsidP="00072151">
      <w:pPr>
        <w:ind w:firstLine="480"/>
      </w:pPr>
      <w:r w:rsidRPr="00636514">
        <w:rPr>
          <w:rFonts w:hint="eastAsia"/>
        </w:rPr>
        <w:t>本文</w:t>
      </w:r>
      <w:r w:rsidRPr="00636514">
        <w:t>在实现多个租户共享系统的同时将各租户进行</w:t>
      </w:r>
      <w:r w:rsidR="00916551">
        <w:rPr>
          <w:rFonts w:hint="eastAsia"/>
        </w:rPr>
        <w:t>业务</w:t>
      </w:r>
      <w:r w:rsidRPr="00636514">
        <w:t>隔离</w:t>
      </w:r>
      <w:r w:rsidRPr="00636514">
        <w:rPr>
          <w:rFonts w:hint="eastAsia"/>
        </w:rPr>
        <w:t>，主要得益于多租户软件技术</w:t>
      </w:r>
      <w:r w:rsidR="00341C4A">
        <w:rPr>
          <w:rFonts w:hint="eastAsia"/>
        </w:rPr>
        <w:t>架构</w:t>
      </w:r>
      <w:r w:rsidRPr="00636514">
        <w:rPr>
          <w:rFonts w:hint="eastAsia"/>
        </w:rPr>
        <w:t>。多租户和经常说到的多用户概念有所不同，</w:t>
      </w:r>
      <w:r w:rsidR="00C10D7F">
        <w:rPr>
          <w:rFonts w:hint="eastAsia"/>
        </w:rPr>
        <w:t>由</w:t>
      </w:r>
      <w:r w:rsidRPr="00636514">
        <w:rPr>
          <w:rFonts w:hint="eastAsia"/>
        </w:rPr>
        <w:t>许多组织或商家</w:t>
      </w:r>
      <w:r w:rsidR="00311EEE">
        <w:rPr>
          <w:rFonts w:hint="eastAsia"/>
        </w:rPr>
        <w:t>共</w:t>
      </w:r>
      <w:r w:rsidR="0089426E">
        <w:rPr>
          <w:rFonts w:hint="eastAsia"/>
        </w:rPr>
        <w:t>用</w:t>
      </w:r>
      <w:r w:rsidRPr="00636514">
        <w:rPr>
          <w:rFonts w:hint="eastAsia"/>
        </w:rPr>
        <w:t>一套平台系统，每个组织或商家（即租户）有其独立的业务空间，在各自的空间内添加用户，租户内部用户仅可访问该组织或商家的数据。</w:t>
      </w:r>
    </w:p>
    <w:p w14:paraId="7DDAB2BC" w14:textId="4B6A6D39" w:rsidR="00460F9D" w:rsidRPr="00636514" w:rsidRDefault="00460F9D" w:rsidP="00CB3D16">
      <w:pPr>
        <w:ind w:firstLine="480"/>
      </w:pPr>
      <w:r w:rsidRPr="00636514">
        <w:rPr>
          <w:rFonts w:hint="eastAsia"/>
        </w:rPr>
        <w:t>多租户系统的实现方式有</w:t>
      </w:r>
      <w:r w:rsidR="001E1FA1">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sidR="00243EED">
        <w:rPr>
          <w:rFonts w:hint="eastAsia"/>
        </w:rPr>
        <w:t>，</w:t>
      </w:r>
      <w:r w:rsidR="00243EED" w:rsidRPr="00636514">
        <w:rPr>
          <w:rFonts w:hint="eastAsia"/>
        </w:rPr>
        <w:t>隔离数据架构</w:t>
      </w:r>
      <w:r w:rsidRPr="00636514">
        <w:rPr>
          <w:rFonts w:hint="eastAsia"/>
        </w:rPr>
        <w:t>、</w:t>
      </w:r>
      <w:r w:rsidRPr="00636514">
        <w:t>共享数据库</w:t>
      </w:r>
      <w:r w:rsidR="00943364">
        <w:rPr>
          <w:rFonts w:hint="eastAsia"/>
        </w:rPr>
        <w:t>，共享</w:t>
      </w:r>
      <w:r w:rsidR="00943364"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w:t>
      </w:r>
      <w:r w:rsidR="00920BE3" w:rsidRPr="00636514">
        <w:rPr>
          <w:rFonts w:hint="eastAsia"/>
        </w:rPr>
        <w:t>从成本、安全性、隔离性</w:t>
      </w:r>
      <w:r w:rsidR="00920BE3" w:rsidRPr="00636514">
        <w:t>和</w:t>
      </w:r>
      <w:r w:rsidR="00920BE3" w:rsidRPr="00636514">
        <w:rPr>
          <w:rFonts w:hint="eastAsia"/>
        </w:rPr>
        <w:t>操作难易度等多个方面进行考虑</w:t>
      </w:r>
      <w:r w:rsidR="00920BE3">
        <w:rPr>
          <w:rFonts w:hint="eastAsia"/>
        </w:rPr>
        <w:t>，</w:t>
      </w:r>
      <w:r w:rsidRPr="00636514">
        <w:rPr>
          <w:rFonts w:hint="eastAsia"/>
        </w:rPr>
        <w:t>若系统对于数据安全性和隔离性要求极为严格，一般采用第一种类型的存储结构。若要求一定程度的数据安全性和隔离性，可使用第二种隔离模式。若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920BE3">
        <w:rPr>
          <w:rFonts w:hint="eastAsia"/>
        </w:rPr>
        <w:t>因此</w:t>
      </w:r>
      <w:r w:rsidRPr="00636514">
        <w:rPr>
          <w:rFonts w:hint="eastAsia"/>
        </w:rPr>
        <w:t>，系统选用第三种模式进行数据库的设计开发。</w:t>
      </w:r>
    </w:p>
    <w:p w14:paraId="4A07C4BE" w14:textId="5696B788" w:rsidR="00460F9D" w:rsidRDefault="00460F9D" w:rsidP="008E1C4E">
      <w:pPr>
        <w:pStyle w:val="afe"/>
        <w:numPr>
          <w:ilvl w:val="0"/>
          <w:numId w:val="20"/>
        </w:numPr>
        <w:ind w:firstLineChars="0"/>
      </w:pPr>
      <w:bookmarkStart w:id="52" w:name="_Toc492673772"/>
      <w:r w:rsidRPr="00636514">
        <w:rPr>
          <w:rFonts w:hint="eastAsia"/>
        </w:rPr>
        <w:t>数据库概念结构设计</w:t>
      </w:r>
      <w:bookmarkEnd w:id="52"/>
    </w:p>
    <w:p w14:paraId="02909934" w14:textId="40386891" w:rsidR="00460F9D" w:rsidRDefault="00460F9D" w:rsidP="0099154A">
      <w:pPr>
        <w:ind w:firstLine="480"/>
      </w:pPr>
      <w:r w:rsidRPr="00636514">
        <w:rPr>
          <w:rFonts w:hint="eastAsia"/>
          <w:lang w:val="x-none"/>
        </w:rPr>
        <w:t>在</w:t>
      </w:r>
      <w:r w:rsidRPr="00636514">
        <w:rPr>
          <w:rFonts w:hint="eastAsia"/>
        </w:rPr>
        <w:t>确定系统多租户架构模式</w:t>
      </w:r>
      <w:r w:rsidR="006E198F">
        <w:rPr>
          <w:rFonts w:hint="eastAsia"/>
        </w:rPr>
        <w:t>、</w:t>
      </w:r>
      <w:r w:rsidRPr="00636514">
        <w:rPr>
          <w:rFonts w:hint="eastAsia"/>
        </w:rPr>
        <w:t>需求和功能分析的提前下，本节</w:t>
      </w:r>
      <w:r w:rsidR="00C141D1">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Pr>
          <w:rStyle w:val="afb"/>
        </w:rPr>
        <w:t>[</w:t>
      </w:r>
      <w:r w:rsidRPr="00636514">
        <w:rPr>
          <w:rStyle w:val="afb"/>
        </w:rPr>
        <w:footnoteReference w:id="30"/>
      </w:r>
      <w:r>
        <w:rPr>
          <w:rStyle w:val="afb"/>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图实体之间的关系分为</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sidR="00C141D1">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sidR="00441947">
        <w:rPr>
          <w:rFonts w:hint="eastAsia"/>
        </w:rPr>
        <w:t>如图</w:t>
      </w:r>
      <w:r w:rsidR="00441947">
        <w:rPr>
          <w:rFonts w:hint="eastAsia"/>
        </w:rPr>
        <w:t>4-5</w:t>
      </w:r>
      <w:r w:rsidRPr="00636514">
        <w:rPr>
          <w:rFonts w:hint="eastAsia"/>
        </w:rPr>
        <w:t>。</w:t>
      </w:r>
    </w:p>
    <w:p w14:paraId="69705E46" w14:textId="41D6DC17" w:rsidR="00114E17" w:rsidRDefault="00114E17" w:rsidP="00114E17">
      <w:pPr>
        <w:pStyle w:val="aff0"/>
      </w:pPr>
      <w:r>
        <w:rPr>
          <w:rFonts w:hint="eastAsia"/>
          <w:noProof/>
        </w:rPr>
        <w:lastRenderedPageBreak/>
        <w:drawing>
          <wp:anchor distT="0" distB="0" distL="114300" distR="114300" simplePos="0" relativeHeight="251727872" behindDoc="0" locked="0" layoutInCell="1" allowOverlap="1" wp14:anchorId="35AD5E76" wp14:editId="26C279A1">
            <wp:simplePos x="0" y="0"/>
            <wp:positionH relativeFrom="column">
              <wp:posOffset>223133</wp:posOffset>
            </wp:positionH>
            <wp:positionV relativeFrom="paragraph">
              <wp:posOffset>248</wp:posOffset>
            </wp:positionV>
            <wp:extent cx="5043170" cy="5059680"/>
            <wp:effectExtent l="0" t="0" r="5080" b="7620"/>
            <wp:wrapTopAndBottom/>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E-R图.png"/>
                    <pic:cNvPicPr/>
                  </pic:nvPicPr>
                  <pic:blipFill>
                    <a:blip r:embed="rId43">
                      <a:extLst>
                        <a:ext uri="{28A0092B-C50C-407E-A947-70E740481C1C}">
                          <a14:useLocalDpi xmlns:a14="http://schemas.microsoft.com/office/drawing/2010/main" val="0"/>
                        </a:ext>
                      </a:extLst>
                    </a:blip>
                    <a:stretch>
                      <a:fillRect/>
                    </a:stretch>
                  </pic:blipFill>
                  <pic:spPr>
                    <a:xfrm>
                      <a:off x="0" y="0"/>
                      <a:ext cx="5043170" cy="5059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 xml:space="preserve">5  </w:t>
      </w:r>
      <w:r>
        <w:t>售货机云平台系统的</w:t>
      </w:r>
      <w:r>
        <w:rPr>
          <w:rFonts w:hint="eastAsia"/>
        </w:rPr>
        <w:t>E-R</w:t>
      </w:r>
      <w:r>
        <w:rPr>
          <w:rFonts w:hint="eastAsia"/>
        </w:rPr>
        <w:t>图</w:t>
      </w:r>
    </w:p>
    <w:p w14:paraId="024EFFD4" w14:textId="29A1DE38" w:rsidR="00460F9D" w:rsidRPr="00636514" w:rsidRDefault="00460F9D" w:rsidP="00AD581F">
      <w:pPr>
        <w:pStyle w:val="afe"/>
        <w:numPr>
          <w:ilvl w:val="0"/>
          <w:numId w:val="20"/>
        </w:numPr>
        <w:ind w:firstLineChars="0"/>
      </w:pPr>
      <w:bookmarkStart w:id="53" w:name="_Toc492673773"/>
      <w:r w:rsidRPr="00636514">
        <w:rPr>
          <w:rFonts w:hint="eastAsia"/>
        </w:rPr>
        <w:t>数据库逻辑结构设计</w:t>
      </w:r>
      <w:bookmarkEnd w:id="53"/>
      <w:r w:rsidRPr="00636514">
        <w:rPr>
          <w:rFonts w:hint="eastAsia"/>
        </w:rPr>
        <w:t xml:space="preserve"> </w:t>
      </w:r>
    </w:p>
    <w:p w14:paraId="79B9476A" w14:textId="5C9A159D" w:rsidR="00460F9D" w:rsidRPr="00636514" w:rsidRDefault="00460F9D"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sidR="00035014">
        <w:rPr>
          <w:rFonts w:hint="eastAsia"/>
        </w:rPr>
        <w:t>已</w:t>
      </w:r>
      <w:r w:rsidRPr="00636514">
        <w:rPr>
          <w:rFonts w:hint="eastAsia"/>
        </w:rPr>
        <w:t>试用，操作人，操作时间）</w:t>
      </w:r>
    </w:p>
    <w:p w14:paraId="53F5B2F4" w14:textId="23AD9116" w:rsidR="00460F9D" w:rsidRPr="00636514" w:rsidRDefault="00460F9D"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02F21415" w:rsidR="00460F9D" w:rsidRPr="00636514" w:rsidRDefault="00460F9D" w:rsidP="00AD581F">
      <w:pPr>
        <w:numPr>
          <w:ilvl w:val="1"/>
          <w:numId w:val="6"/>
        </w:numPr>
        <w:ind w:firstLineChars="0"/>
      </w:pPr>
      <w:r w:rsidRPr="00636514">
        <w:t>售货机租金</w:t>
      </w:r>
      <w:r w:rsidRPr="00636514">
        <w:rPr>
          <w:rFonts w:hint="eastAsia"/>
        </w:rPr>
        <w:t>（每台价格）</w:t>
      </w:r>
    </w:p>
    <w:p w14:paraId="730722FD" w14:textId="6DB11708" w:rsidR="00460F9D" w:rsidRPr="00636514" w:rsidRDefault="00460F9D"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，租户类型，租金总价，租用售货机台数，开始时间，结束时间）</w:t>
      </w:r>
    </w:p>
    <w:p w14:paraId="73D6283C" w14:textId="07EE305E" w:rsidR="00460F9D" w:rsidRPr="00636514" w:rsidRDefault="00460F9D" w:rsidP="00AD581F">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79D28E63" w14:textId="23E8E247" w:rsidR="00460F9D" w:rsidRPr="00636514" w:rsidRDefault="00460F9D"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460F9D" w:rsidRPr="00636514" w:rsidRDefault="00460F9D"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605A23A1" w:rsidR="00460F9D" w:rsidRPr="00636514" w:rsidRDefault="00460F9D" w:rsidP="00AD581F">
      <w:pPr>
        <w:numPr>
          <w:ilvl w:val="1"/>
          <w:numId w:val="6"/>
        </w:numPr>
        <w:ind w:firstLineChars="0"/>
      </w:pPr>
      <w:r w:rsidRPr="00636514">
        <w:lastRenderedPageBreak/>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460F9D" w:rsidRPr="00636514" w:rsidRDefault="00460F9D"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460F9D" w:rsidRPr="00636514" w:rsidRDefault="00460F9D"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59449919" w:rsidR="00460F9D" w:rsidRPr="00636514" w:rsidRDefault="00460F9D"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460F9D" w:rsidRPr="00636514" w:rsidRDefault="00460F9D"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460F9D" w:rsidRPr="00636514" w:rsidRDefault="00460F9D"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460F9D" w:rsidRPr="00636514" w:rsidRDefault="00460F9D"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460F9D" w:rsidRPr="00636514" w:rsidRDefault="00460F9D"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460F9D" w:rsidRPr="00636514" w:rsidRDefault="00460F9D"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460F9D" w:rsidRPr="00636514" w:rsidRDefault="00460F9D"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460F9D" w:rsidRPr="00636514" w:rsidRDefault="00460F9D"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460F9D" w:rsidRPr="00636514" w:rsidRDefault="00460F9D"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460F9D" w:rsidRPr="00636514" w:rsidRDefault="00460F9D"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460F9D" w:rsidRPr="00636514" w:rsidRDefault="00460F9D"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460F9D" w:rsidRPr="00636514" w:rsidRDefault="00460F9D"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460F9D" w:rsidRPr="00636514" w:rsidRDefault="00460F9D"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460F9D" w:rsidRPr="00636514" w:rsidRDefault="00460F9D"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w:t>
      </w:r>
      <w:r w:rsidRPr="00636514">
        <w:rPr>
          <w:rFonts w:hint="eastAsia"/>
        </w:rPr>
        <w:lastRenderedPageBreak/>
        <w:t>数量，售出时间，交易结果）</w:t>
      </w:r>
      <w:r w:rsidRPr="00636514">
        <w:rPr>
          <w:rFonts w:hint="eastAsia"/>
        </w:rPr>
        <w:t xml:space="preserve">  </w:t>
      </w:r>
    </w:p>
    <w:p w14:paraId="5E114F50" w14:textId="77777777" w:rsidR="00460F9D" w:rsidRPr="00636514" w:rsidRDefault="00460F9D"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460F9D" w:rsidRPr="00636514" w:rsidRDefault="00460F9D" w:rsidP="00AD581F">
      <w:pPr>
        <w:pStyle w:val="afe"/>
        <w:numPr>
          <w:ilvl w:val="0"/>
          <w:numId w:val="20"/>
        </w:numPr>
        <w:ind w:firstLineChars="0"/>
      </w:pPr>
      <w:bookmarkStart w:id="54" w:name="_Toc492673774"/>
      <w:r w:rsidRPr="00964AD1">
        <w:rPr>
          <w:rFonts w:hint="eastAsia"/>
        </w:rPr>
        <w:t>多租户数据库</w:t>
      </w:r>
      <w:r w:rsidRPr="00964AD1">
        <w:t>安全</w:t>
      </w:r>
      <w:bookmarkEnd w:id="54"/>
    </w:p>
    <w:p w14:paraId="215E43FD" w14:textId="6BAD21FE" w:rsidR="00460F9D" w:rsidRDefault="00460F9D" w:rsidP="00964AD1">
      <w:pPr>
        <w:ind w:firstLine="480"/>
      </w:pPr>
      <w:r>
        <w:rPr>
          <w:rFonts w:hint="eastAsia"/>
        </w:rPr>
        <w:t>在多租户系统中保护数据库安全被视为首要关注点，租户将信息交给提供商托管，提供商必须</w:t>
      </w:r>
      <w:r w:rsidR="006751B7">
        <w:rPr>
          <w:rFonts w:hint="eastAsia"/>
        </w:rPr>
        <w:t>给</w:t>
      </w:r>
      <w:r w:rsidR="001548C6">
        <w:rPr>
          <w:rFonts w:hint="eastAsia"/>
        </w:rPr>
        <w:t>出</w:t>
      </w:r>
      <w:r w:rsidR="006751B7">
        <w:rPr>
          <w:rFonts w:hint="eastAsia"/>
        </w:rPr>
        <w:t>一套</w:t>
      </w:r>
      <w:r w:rsidR="00E96E0A">
        <w:rPr>
          <w:rFonts w:hint="eastAsia"/>
        </w:rPr>
        <w:t>让</w:t>
      </w:r>
      <w:r w:rsidR="006751B7">
        <w:rPr>
          <w:rFonts w:hint="eastAsia"/>
        </w:rPr>
        <w:t>租户足够信赖</w:t>
      </w:r>
      <w:r w:rsidR="00E96E0A">
        <w:rPr>
          <w:rFonts w:hint="eastAsia"/>
        </w:rPr>
        <w:t>的安全体系，</w:t>
      </w:r>
      <w:r>
        <w:rPr>
          <w:rFonts w:hint="eastAsia"/>
        </w:rPr>
        <w:t>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sidR="00694A2A">
        <w:rPr>
          <w:rFonts w:hint="eastAsia"/>
        </w:rPr>
        <w:t>，</w:t>
      </w:r>
      <w:r w:rsidRPr="00636514">
        <w:rPr>
          <w:rFonts w:hint="eastAsia"/>
        </w:rPr>
        <w:t>比如机器损坏、工作人员不小心删除、电源的故障、人为破坏等</w:t>
      </w:r>
      <w:r w:rsidR="00694A2A">
        <w:rPr>
          <w:rFonts w:hint="eastAsia"/>
        </w:rPr>
        <w:t>，</w:t>
      </w:r>
      <w:r w:rsidRPr="00636514">
        <w:rPr>
          <w:rFonts w:hint="eastAsia"/>
        </w:rPr>
        <w:t>一旦出现故障</w:t>
      </w:r>
      <w:r w:rsidR="00694A2A">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460F9D" w:rsidRDefault="00460F9D" w:rsidP="00072151">
      <w:pPr>
        <w:ind w:firstLine="480"/>
      </w:pPr>
      <w:r>
        <w:t>数据库安全技术可以从以下几个方面来实现</w:t>
      </w:r>
      <w:r>
        <w:rPr>
          <w:rFonts w:hint="eastAsia"/>
        </w:rPr>
        <w:t>：</w:t>
      </w:r>
    </w:p>
    <w:p w14:paraId="2532EDA6" w14:textId="3ECB25AE" w:rsidR="00460F9D" w:rsidRDefault="00460F9D" w:rsidP="00964AD1">
      <w:pPr>
        <w:pStyle w:val="afe"/>
        <w:numPr>
          <w:ilvl w:val="0"/>
          <w:numId w:val="29"/>
        </w:numPr>
        <w:ind w:firstLineChars="0"/>
      </w:pPr>
      <w:r>
        <w:t>视图过滤租户信息</w:t>
      </w:r>
      <w:r>
        <w:rPr>
          <w:rFonts w:hint="eastAsia"/>
        </w:rPr>
        <w:t>：</w:t>
      </w:r>
    </w:p>
    <w:p w14:paraId="2DD3B0FA" w14:textId="30791CFA" w:rsidR="00460F9D" w:rsidRDefault="00460F9D" w:rsidP="00072151">
      <w:pPr>
        <w:ind w:firstLine="480"/>
      </w:pPr>
      <w:r>
        <w:rPr>
          <w:rFonts w:hint="eastAsia"/>
        </w:rPr>
        <w:t>视图是从一个或几个基本表中导出的虚表，就像是一个窗口，可以通过视图查看当前的表信息</w:t>
      </w:r>
      <w:r w:rsidR="00534098">
        <w:rPr>
          <w:rFonts w:hint="eastAsia"/>
        </w:rPr>
        <w:t>，</w:t>
      </w:r>
      <w:r>
        <w:rPr>
          <w:rFonts w:hint="eastAsia"/>
        </w:rPr>
        <w:t>限制用户访问特定的信息</w:t>
      </w:r>
      <w:r w:rsidR="00534098">
        <w:rPr>
          <w:rFonts w:hint="eastAsia"/>
        </w:rPr>
        <w:t>。</w:t>
      </w:r>
      <w:r>
        <w:rPr>
          <w:rFonts w:hint="eastAsia"/>
        </w:rPr>
        <w:t>在多租户共享数据库模式下，使用视图对数据库表中的某一数据进行授权，就可以阻止对该表中其他租户的信息进行访问，进而提高系统的安全性。</w:t>
      </w:r>
    </w:p>
    <w:p w14:paraId="4FBE88C8" w14:textId="1F306F9A" w:rsidR="00460F9D" w:rsidRDefault="00460F9D" w:rsidP="00072151">
      <w:pPr>
        <w:ind w:firstLine="480"/>
      </w:pPr>
      <w:r>
        <w:t>视图定义好之后</w:t>
      </w:r>
      <w:r>
        <w:rPr>
          <w:rFonts w:hint="eastAsia"/>
        </w:rPr>
        <w:t>，</w:t>
      </w:r>
      <w:r>
        <w:t>租户就可以</w:t>
      </w:r>
      <w:r w:rsidR="00534098">
        <w:rPr>
          <w:rFonts w:hint="eastAsia"/>
        </w:rPr>
        <w:t>像</w:t>
      </w:r>
      <w:r>
        <w:t>查询</w:t>
      </w:r>
      <w:r>
        <w:rPr>
          <w:rFonts w:hint="eastAsia"/>
        </w:rPr>
        <w:t>普通表一样查询视图了</w:t>
      </w:r>
      <w:r w:rsidR="008930F7">
        <w:rPr>
          <w:rFonts w:hint="eastAsia"/>
        </w:rPr>
        <w:t>，</w:t>
      </w:r>
      <w:r>
        <w:rPr>
          <w:rFonts w:hint="eastAsia"/>
        </w:rPr>
        <w:t>同时也可以在一个视图上提交数据，用于添加表信息。如下，在售货机货道表上创建的一个视图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460F9D" w:rsidRDefault="00460F9D" w:rsidP="00964AD1">
      <w:pPr>
        <w:ind w:firstLineChars="0" w:firstLine="0"/>
        <w:rPr>
          <w:u w:val="single"/>
        </w:rPr>
      </w:pPr>
      <w:r>
        <w:rPr>
          <w:rFonts w:hint="eastAsia"/>
          <w:u w:val="single"/>
        </w:rPr>
        <w:t xml:space="preserve">                                                                      </w:t>
      </w:r>
    </w:p>
    <w:p w14:paraId="651FA580" w14:textId="27BBFD0B" w:rsidR="00460F9D" w:rsidRPr="00964AD1" w:rsidRDefault="00460F9D"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460F9D" w:rsidRPr="00964AD1" w:rsidRDefault="00460F9D" w:rsidP="00964AD1">
      <w:pPr>
        <w:pStyle w:val="af0"/>
      </w:pPr>
      <w:r w:rsidRPr="00964AD1">
        <w:rPr>
          <w:rFonts w:hint="eastAsia"/>
        </w:rPr>
        <w:t>CREATE VIEW ChannelView AS</w:t>
      </w:r>
    </w:p>
    <w:p w14:paraId="624DFFC1" w14:textId="28131FA9" w:rsidR="00460F9D" w:rsidRPr="00964AD1" w:rsidRDefault="00460F9D" w:rsidP="00964AD1">
      <w:pPr>
        <w:pStyle w:val="af0"/>
      </w:pPr>
      <w:r w:rsidRPr="00964AD1">
        <w:t>SELECT * FROM channelinfo WHERE firmId=Login_Firm_id()</w:t>
      </w:r>
      <w:r w:rsidR="00AD5340">
        <w:rPr>
          <w:rFonts w:hint="eastAsia"/>
          <w:lang w:eastAsia="zh-CN"/>
        </w:rPr>
        <w:t>;</w:t>
      </w:r>
    </w:p>
    <w:p w14:paraId="171D132F" w14:textId="4CFE0167" w:rsidR="00460F9D" w:rsidRPr="00964AD1" w:rsidRDefault="00460F9D"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460F9D" w:rsidRPr="00964AD1" w:rsidRDefault="00460F9D" w:rsidP="00964AD1">
      <w:pPr>
        <w:pStyle w:val="af0"/>
      </w:pPr>
      <w:r w:rsidRPr="00964AD1">
        <w:rPr>
          <w:rFonts w:hint="eastAsia"/>
        </w:rPr>
        <w:t>SELECT * FROM ChannelView</w:t>
      </w:r>
      <w:r w:rsidR="00AD5340">
        <w:rPr>
          <w:rFonts w:hint="eastAsia"/>
          <w:lang w:eastAsia="zh-CN"/>
        </w:rPr>
        <w:t>;</w:t>
      </w:r>
    </w:p>
    <w:p w14:paraId="6BCBAE15" w14:textId="79991A20" w:rsidR="00460F9D" w:rsidRDefault="00460F9D" w:rsidP="00964AD1">
      <w:pPr>
        <w:ind w:firstLineChars="0" w:firstLine="0"/>
      </w:pPr>
      <w:r>
        <w:rPr>
          <w:u w:val="single"/>
        </w:rPr>
        <w:t xml:space="preserve">                                                                      </w:t>
      </w:r>
      <w:r>
        <w:rPr>
          <w:rFonts w:hint="eastAsia"/>
        </w:rPr>
        <w:t xml:space="preserve">  </w:t>
      </w:r>
    </w:p>
    <w:p w14:paraId="36D78EF5" w14:textId="7F7E0A7E" w:rsidR="00460F9D" w:rsidRDefault="00460F9D"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，该视图只包含当前商家的售货机货道信息的部分行。对于商家内部的用户，获取</w:t>
      </w:r>
      <w:r>
        <w:rPr>
          <w:rFonts w:hint="eastAsia"/>
        </w:rPr>
        <w:lastRenderedPageBreak/>
        <w:t>ChannelView</w:t>
      </w:r>
      <w:r>
        <w:t>视图的权限</w:t>
      </w:r>
      <w:r>
        <w:rPr>
          <w:rFonts w:hint="eastAsia"/>
        </w:rPr>
        <w:t>，</w:t>
      </w:r>
      <w:r>
        <w:t>而不是整张表的访问权限</w:t>
      </w:r>
      <w:r>
        <w:rPr>
          <w:rFonts w:hint="eastAsia"/>
        </w:rPr>
        <w:t>。</w:t>
      </w:r>
    </w:p>
    <w:p w14:paraId="26F652B4" w14:textId="20363B64" w:rsidR="00460F9D" w:rsidRDefault="00460F9D"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w:t>
      </w:r>
      <w:r w:rsidR="00A86948">
        <w:rPr>
          <w:rFonts w:hint="eastAsia"/>
        </w:rPr>
        <w:t>的</w:t>
      </w:r>
      <w:r>
        <w:rPr>
          <w:rFonts w:hint="eastAsia"/>
        </w:rPr>
        <w:t>商家信息进行了隔离，防止信息的交叉泄露。</w:t>
      </w:r>
    </w:p>
    <w:p w14:paraId="30FA4967" w14:textId="0BF11FB1" w:rsidR="00460F9D" w:rsidRDefault="00460F9D" w:rsidP="00964AD1">
      <w:pPr>
        <w:pStyle w:val="afe"/>
        <w:numPr>
          <w:ilvl w:val="0"/>
          <w:numId w:val="29"/>
        </w:numPr>
        <w:ind w:firstLineChars="0"/>
      </w:pPr>
      <w:r>
        <w:rPr>
          <w:rFonts w:hint="eastAsia"/>
        </w:rPr>
        <w:t>数据库加密：</w:t>
      </w:r>
    </w:p>
    <w:p w14:paraId="04B3688E" w14:textId="018C494C" w:rsidR="00460F9D" w:rsidRPr="00964AD1" w:rsidRDefault="00460F9D"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6D6B078F" w:rsidR="00460F9D" w:rsidRDefault="00986312" w:rsidP="00964AD1">
      <w:pPr>
        <w:ind w:firstLine="480"/>
      </w:pPr>
      <w:r w:rsidRPr="00636514">
        <w:rPr>
          <w:rFonts w:hint="eastAsia"/>
        </w:rPr>
        <w:t>为保证数据库安全，</w:t>
      </w:r>
      <w:r w:rsidR="00460F9D">
        <w:rPr>
          <w:rFonts w:hint="eastAsia"/>
        </w:rPr>
        <w:t>在数据库端中可以使用</w:t>
      </w:r>
      <w:r w:rsidR="00460F9D" w:rsidRPr="00636514">
        <w:rPr>
          <w:rFonts w:hint="eastAsia"/>
        </w:rPr>
        <w:t>MD5</w:t>
      </w:r>
      <w:r w:rsidR="00460F9D" w:rsidRPr="00636514">
        <w:rPr>
          <w:rFonts w:hint="eastAsia"/>
        </w:rPr>
        <w:t>、</w:t>
      </w:r>
      <w:r w:rsidR="00460F9D" w:rsidRPr="00636514">
        <w:rPr>
          <w:rFonts w:hint="eastAsia"/>
        </w:rPr>
        <w:t>ENCODE</w:t>
      </w:r>
      <w:r w:rsidR="00460F9D" w:rsidRPr="00636514">
        <w:rPr>
          <w:rFonts w:hint="eastAsia"/>
        </w:rPr>
        <w:t>等加密方式进行加密</w:t>
      </w:r>
      <w:r w:rsidR="00460F9D">
        <w:rPr>
          <w:rStyle w:val="afb"/>
        </w:rPr>
        <w:t>[</w:t>
      </w:r>
      <w:r w:rsidR="00460F9D" w:rsidRPr="00636514">
        <w:rPr>
          <w:rStyle w:val="afb"/>
        </w:rPr>
        <w:footnoteReference w:id="31"/>
      </w:r>
      <w:r w:rsidR="00460F9D">
        <w:rPr>
          <w:rStyle w:val="afb"/>
        </w:rPr>
        <w:t>]</w:t>
      </w:r>
      <w:r w:rsidR="00460F9D">
        <w:rPr>
          <w:rFonts w:hint="eastAsia"/>
        </w:rPr>
        <w:t>。</w:t>
      </w:r>
      <w:r w:rsidR="00460F9D" w:rsidRPr="00636514">
        <w:rPr>
          <w:rFonts w:hint="eastAsia"/>
        </w:rPr>
        <w:t>在用户信息存储的过程对用户密码使用</w:t>
      </w:r>
      <w:r w:rsidR="00460F9D" w:rsidRPr="00636514">
        <w:rPr>
          <w:rFonts w:hint="eastAsia"/>
        </w:rPr>
        <w:t>MD5</w:t>
      </w:r>
      <w:r w:rsidR="00460F9D" w:rsidRPr="00636514">
        <w:rPr>
          <w:rFonts w:hint="eastAsia"/>
        </w:rPr>
        <w:t>算法，</w:t>
      </w:r>
      <w:r w:rsidR="00460F9D" w:rsidRPr="00636514">
        <w:rPr>
          <w:rFonts w:hint="eastAsia"/>
        </w:rPr>
        <w:t>MD5</w:t>
      </w:r>
      <w:r w:rsidR="00460F9D" w:rsidRPr="00636514">
        <w:rPr>
          <w:rFonts w:hint="eastAsia"/>
        </w:rPr>
        <w:t>加密为不可逆加密，能有效保障用户的账号安全</w:t>
      </w:r>
      <w:r w:rsidR="00955DB3">
        <w:rPr>
          <w:rFonts w:hint="eastAsia"/>
        </w:rPr>
        <w:t>，</w:t>
      </w:r>
      <w:r w:rsidR="00460F9D" w:rsidRPr="005270D9">
        <w:rPr>
          <w:rFonts w:hint="eastAsia"/>
        </w:rPr>
        <w:t>即使用户密码被获取到，也不能进行解密，增加了安全性。</w:t>
      </w:r>
      <w:r w:rsidR="00460F9D" w:rsidRPr="00636514">
        <w:rPr>
          <w:rFonts w:hint="eastAsia"/>
        </w:rPr>
        <w:t>对用户隐私信息，如手机号码，账号信息等使用</w:t>
      </w:r>
      <w:r w:rsidR="00460F9D" w:rsidRPr="00636514">
        <w:rPr>
          <w:rFonts w:hint="eastAsia"/>
        </w:rPr>
        <w:t>ENCODE</w:t>
      </w:r>
      <w:r w:rsidR="00460F9D" w:rsidRPr="00636514">
        <w:rPr>
          <w:rFonts w:hint="eastAsia"/>
        </w:rPr>
        <w:t>加密存储，</w:t>
      </w:r>
      <w:r w:rsidR="00460F9D" w:rsidRPr="00636514">
        <w:rPr>
          <w:rFonts w:hint="eastAsia"/>
        </w:rPr>
        <w:t>ENCODE</w:t>
      </w:r>
      <w:r w:rsidR="00460F9D" w:rsidRPr="00636514">
        <w:rPr>
          <w:rFonts w:hint="eastAsia"/>
        </w:rPr>
        <w:t>加密为双向加密方式，加密时使用</w:t>
      </w:r>
      <w:r w:rsidR="00460F9D" w:rsidRPr="00636514">
        <w:rPr>
          <w:rFonts w:hint="eastAsia"/>
        </w:rPr>
        <w:t>ENCODE(</w:t>
      </w:r>
      <w:r w:rsidR="00460F9D" w:rsidRPr="00636514">
        <w:t>‘</w:t>
      </w:r>
      <w:r w:rsidR="00460F9D" w:rsidRPr="00636514">
        <w:t>存储信息</w:t>
      </w:r>
      <w:r w:rsidR="00460F9D" w:rsidRPr="00636514">
        <w:t>’,‘</w:t>
      </w:r>
      <w:r w:rsidR="00460F9D" w:rsidRPr="00636514">
        <w:rPr>
          <w:rFonts w:hint="eastAsia"/>
        </w:rPr>
        <w:t>加密密文</w:t>
      </w:r>
      <w:r w:rsidR="00460F9D" w:rsidRPr="00636514">
        <w:t>’</w:t>
      </w:r>
      <w:r w:rsidR="00460F9D" w:rsidRPr="00636514">
        <w:rPr>
          <w:rFonts w:hint="eastAsia"/>
        </w:rPr>
        <w:t>)</w:t>
      </w:r>
      <w:r w:rsidR="00460F9D" w:rsidRPr="00636514">
        <w:rPr>
          <w:rFonts w:hint="eastAsia"/>
        </w:rPr>
        <w:t>对要存储的数据进行加密，使用</w:t>
      </w:r>
      <w:r w:rsidR="00460F9D" w:rsidRPr="00636514">
        <w:rPr>
          <w:rFonts w:hint="eastAsia"/>
        </w:rPr>
        <w:t>DECODE(</w:t>
      </w:r>
      <w:r w:rsidR="00460F9D" w:rsidRPr="00636514">
        <w:t>字段名称</w:t>
      </w:r>
      <w:r w:rsidR="00460F9D" w:rsidRPr="00636514">
        <w:t>,‘</w:t>
      </w:r>
      <w:r w:rsidR="00460F9D" w:rsidRPr="00636514">
        <w:rPr>
          <w:rFonts w:hint="eastAsia"/>
        </w:rPr>
        <w:t>加密密文</w:t>
      </w:r>
      <w:r w:rsidR="00460F9D" w:rsidRPr="00636514">
        <w:t>’</w:t>
      </w:r>
      <w:r w:rsidR="00460F9D" w:rsidRPr="00636514">
        <w:rPr>
          <w:rFonts w:hint="eastAsia"/>
        </w:rPr>
        <w:t>)</w:t>
      </w:r>
      <w:r w:rsidR="00460F9D" w:rsidRPr="00636514">
        <w:rPr>
          <w:rFonts w:hint="eastAsia"/>
        </w:rPr>
        <w:t>进行解密。</w:t>
      </w:r>
    </w:p>
    <w:p w14:paraId="1A64114E" w14:textId="77777777" w:rsidR="00460F9D" w:rsidRDefault="00460F9D" w:rsidP="00622993">
      <w:pPr>
        <w:ind w:firstLine="480"/>
      </w:pPr>
      <w:r>
        <w:t>数据库加密实现如下</w:t>
      </w:r>
      <w:r>
        <w:rPr>
          <w:rFonts w:hint="eastAsia"/>
        </w:rPr>
        <w:t>：</w:t>
      </w:r>
    </w:p>
    <w:p w14:paraId="1F703B0C" w14:textId="2A50C75E" w:rsidR="00460F9D" w:rsidRDefault="00460F9D" w:rsidP="00964AD1">
      <w:pPr>
        <w:ind w:firstLineChars="0" w:firstLine="0"/>
        <w:rPr>
          <w:u w:val="single"/>
        </w:rPr>
      </w:pPr>
      <w:r>
        <w:rPr>
          <w:rFonts w:hint="eastAsia"/>
          <w:u w:val="single"/>
        </w:rPr>
        <w:t xml:space="preserve">                                                                      </w:t>
      </w:r>
    </w:p>
    <w:p w14:paraId="585CB32C" w14:textId="58E9CFAC" w:rsidR="00460F9D" w:rsidRPr="00964AD1" w:rsidRDefault="00460F9D"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460F9D" w:rsidRPr="00964AD1" w:rsidRDefault="00460F9D" w:rsidP="00964AD1">
      <w:pPr>
        <w:pStyle w:val="af0"/>
      </w:pPr>
      <w:r w:rsidRPr="00964AD1">
        <w:t>INSERT INTO userinfo(userName, password,phone…)VALUE</w:t>
      </w:r>
    </w:p>
    <w:p w14:paraId="36479668" w14:textId="77777777" w:rsidR="00460F9D" w:rsidRPr="00964AD1" w:rsidRDefault="00460F9D"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460F9D" w:rsidRPr="00964AD1" w:rsidRDefault="00460F9D" w:rsidP="00964AD1">
      <w:pPr>
        <w:pStyle w:val="af0"/>
      </w:pPr>
      <w:r w:rsidRPr="00964AD1">
        <w:rPr>
          <w:rFonts w:hint="eastAsia"/>
        </w:rPr>
        <w:t>2</w:t>
      </w:r>
      <w:r w:rsidRPr="00964AD1">
        <w:rPr>
          <w:rFonts w:hint="eastAsia"/>
        </w:rPr>
        <w:t>、查找或解密</w:t>
      </w:r>
    </w:p>
    <w:p w14:paraId="0C285DFE" w14:textId="77777777" w:rsidR="00460F9D" w:rsidRPr="00964AD1" w:rsidRDefault="00460F9D" w:rsidP="00964AD1">
      <w:pPr>
        <w:pStyle w:val="af0"/>
      </w:pPr>
      <w:r w:rsidRPr="00964AD1">
        <w:t>SELECT (username,password,DECODE(phone, 'encode') as phone) from userinfo where password= MD5('password');</w:t>
      </w:r>
    </w:p>
    <w:p w14:paraId="6D66C36D" w14:textId="3AD8F45A" w:rsidR="00460F9D" w:rsidRDefault="00460F9D" w:rsidP="00964AD1">
      <w:pPr>
        <w:ind w:firstLineChars="0" w:firstLine="0"/>
      </w:pPr>
      <w:r>
        <w:rPr>
          <w:u w:val="single"/>
        </w:rPr>
        <w:t xml:space="preserve">                                                                      </w:t>
      </w:r>
    </w:p>
    <w:p w14:paraId="2C6CB3B3" w14:textId="3578E26F" w:rsidR="00460F9D" w:rsidRPr="00636514" w:rsidRDefault="00460F9D" w:rsidP="00CB3D16">
      <w:pPr>
        <w:ind w:firstLine="480"/>
      </w:pPr>
      <w:r>
        <w:t>在业务逻辑中可以使用对称加密和非对称加密</w:t>
      </w:r>
      <w:r>
        <w:rPr>
          <w:rFonts w:hint="eastAsia"/>
        </w:rPr>
        <w:t>算法进行数据信息的编码。对称加密中，客户端和服务器都是用相同的密钥进行加密解密。非对称加密中使用公钥进行加密，私钥进行解密</w:t>
      </w:r>
      <w:r w:rsidR="00A63F85">
        <w:rPr>
          <w:rFonts w:hint="eastAsia"/>
        </w:rPr>
        <w:t>，传输过程中，即使攻击者获取了传输秘闻和公钥</w:t>
      </w:r>
      <w:r w:rsidR="00A63F85">
        <w:rPr>
          <w:rFonts w:hint="eastAsia"/>
        </w:rPr>
        <w:lastRenderedPageBreak/>
        <w:t>也不能对其解密，只有与之对应的私钥能够解密密文。</w:t>
      </w:r>
      <w:r>
        <w:rPr>
          <w:rFonts w:hint="eastAsia"/>
        </w:rPr>
        <w:t>加密的数据不能被恶意的检索到，这也从一个方面增强了数据的安全性。</w:t>
      </w:r>
    </w:p>
    <w:p w14:paraId="49FA04B2" w14:textId="231A4490" w:rsidR="00E12007" w:rsidRDefault="00E12007" w:rsidP="00AD581F">
      <w:pPr>
        <w:pStyle w:val="afe"/>
        <w:numPr>
          <w:ilvl w:val="0"/>
          <w:numId w:val="15"/>
        </w:numPr>
        <w:ind w:firstLineChars="0"/>
      </w:pPr>
      <w:r>
        <w:rPr>
          <w:rFonts w:hint="eastAsia"/>
        </w:rPr>
        <w:t>数据库备份</w:t>
      </w:r>
      <w:r w:rsidR="004611C0">
        <w:rPr>
          <w:rFonts w:hint="eastAsia"/>
        </w:rPr>
        <w:t>：</w:t>
      </w:r>
    </w:p>
    <w:p w14:paraId="4E8F675D" w14:textId="79937963" w:rsidR="00460F9D" w:rsidRPr="00636514" w:rsidRDefault="00460F9D" w:rsidP="00CB3D16">
      <w:pPr>
        <w:ind w:firstLineChars="0" w:firstLine="420"/>
      </w:pPr>
      <w:r w:rsidRPr="00636514">
        <w:rPr>
          <w:rFonts w:hint="eastAsia"/>
        </w:rPr>
        <w:t>每天对数据库信息进行定时备份，并定期将这些数据备份到光盘、软盘中。备份脚本如下：</w:t>
      </w:r>
    </w:p>
    <w:p w14:paraId="6E7D3DEA" w14:textId="77777777" w:rsidR="00460F9D" w:rsidRPr="00636514" w:rsidRDefault="00460F9D" w:rsidP="00072151">
      <w:pPr>
        <w:ind w:firstLineChars="0" w:firstLine="0"/>
        <w:rPr>
          <w:u w:val="single"/>
        </w:rPr>
      </w:pPr>
      <w:r w:rsidRPr="00636514">
        <w:rPr>
          <w:u w:val="single"/>
        </w:rPr>
        <w:t xml:space="preserve">                                                                                </w:t>
      </w:r>
    </w:p>
    <w:p w14:paraId="55BD1FC2" w14:textId="77777777" w:rsidR="00460F9D" w:rsidRPr="00572DCE" w:rsidRDefault="00460F9D" w:rsidP="00572DCE">
      <w:pPr>
        <w:pStyle w:val="af0"/>
      </w:pPr>
      <w:r w:rsidRPr="00572DCE">
        <w:t>@echo off</w:t>
      </w:r>
    </w:p>
    <w:p w14:paraId="53784917" w14:textId="77777777" w:rsidR="00460F9D" w:rsidRPr="00572DCE" w:rsidRDefault="00460F9D" w:rsidP="00572DCE">
      <w:pPr>
        <w:pStyle w:val="af0"/>
      </w:pPr>
      <w:r w:rsidRPr="00572DCE">
        <w:t>set "Ymd=%date:~,4%%date:~5,2%%date:~8,2%"</w:t>
      </w:r>
    </w:p>
    <w:p w14:paraId="4898DB9C" w14:textId="77777777" w:rsidR="00460F9D" w:rsidRPr="00572DCE" w:rsidRDefault="00460F9D"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460F9D" w:rsidRPr="00572DCE" w:rsidRDefault="00460F9D" w:rsidP="00572DCE">
      <w:pPr>
        <w:pStyle w:val="af0"/>
      </w:pPr>
      <w:r w:rsidRPr="00572DCE">
        <w:t>@echo on</w:t>
      </w:r>
    </w:p>
    <w:p w14:paraId="16CC35F0" w14:textId="77777777" w:rsidR="00460F9D" w:rsidRPr="00572DCE" w:rsidRDefault="00460F9D" w:rsidP="00572DCE">
      <w:pPr>
        <w:pStyle w:val="af0"/>
      </w:pPr>
      <w:r w:rsidRPr="00572DCE">
        <w:t>@pause</w:t>
      </w:r>
    </w:p>
    <w:p w14:paraId="333DEDC3" w14:textId="77777777" w:rsidR="00460F9D" w:rsidRPr="00636514" w:rsidRDefault="00460F9D" w:rsidP="00072151">
      <w:pPr>
        <w:ind w:firstLineChars="83" w:firstLine="199"/>
        <w:rPr>
          <w:u w:val="single"/>
        </w:rPr>
      </w:pPr>
      <w:r w:rsidRPr="00636514">
        <w:rPr>
          <w:u w:val="single"/>
        </w:rPr>
        <w:t xml:space="preserve">                                                                      </w:t>
      </w:r>
    </w:p>
    <w:p w14:paraId="69D726CE" w14:textId="43D7E59A" w:rsidR="00460F9D" w:rsidRPr="00636514" w:rsidRDefault="00460F9D" w:rsidP="00AD581F">
      <w:pPr>
        <w:pStyle w:val="afe"/>
        <w:numPr>
          <w:ilvl w:val="0"/>
          <w:numId w:val="15"/>
        </w:numPr>
        <w:ind w:firstLineChars="0"/>
      </w:pPr>
      <w:r w:rsidRPr="00636514">
        <w:rPr>
          <w:rFonts w:hint="eastAsia"/>
        </w:rPr>
        <w:t>加强机房安全，确保设备能够安全正常的使用和运行</w:t>
      </w:r>
      <w:r>
        <w:rPr>
          <w:rFonts w:hint="eastAsia"/>
        </w:rPr>
        <w:t>。</w:t>
      </w:r>
    </w:p>
    <w:p w14:paraId="7DF8AC49" w14:textId="4C06B5BF" w:rsidR="00460F9D" w:rsidRPr="005270D9" w:rsidRDefault="00460F9D" w:rsidP="00AD581F">
      <w:pPr>
        <w:pStyle w:val="afe"/>
        <w:numPr>
          <w:ilvl w:val="0"/>
          <w:numId w:val="15"/>
        </w:numPr>
        <w:ind w:firstLineChars="0"/>
      </w:pPr>
      <w:r w:rsidRPr="00636514">
        <w:rPr>
          <w:rFonts w:hint="eastAsia"/>
        </w:rPr>
        <w:t>加强内部员工素质培训，确保数据不被泄露和破坏。</w:t>
      </w:r>
      <w:r>
        <w:rPr>
          <w:rFonts w:hint="eastAsia"/>
        </w:rPr>
        <w:t>一般情况下，租户和提供商需签订一项保密协议，为数据的安全提供法律保障。</w:t>
      </w:r>
    </w:p>
    <w:p w14:paraId="47F66B99" w14:textId="4FF58DD3" w:rsidR="00460F9D" w:rsidRPr="00636514" w:rsidRDefault="00460F9D" w:rsidP="006C24CD">
      <w:pPr>
        <w:pStyle w:val="1"/>
        <w:ind w:left="240"/>
      </w:pPr>
      <w:r w:rsidRPr="00636514">
        <w:rPr>
          <w:lang w:eastAsia="zh-CN"/>
        </w:rPr>
        <w:br w:type="page"/>
      </w:r>
      <w:bookmarkStart w:id="55" w:name="_Toc494811276"/>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4"/>
      <w:bookmarkEnd w:id="55"/>
    </w:p>
    <w:p w14:paraId="538AA8D1" w14:textId="2D39EF23" w:rsidR="00460F9D" w:rsidRPr="00636514" w:rsidRDefault="00460F9D"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ins w:id="56" w:author="Miley Ren" w:date="2017-10-08T17:07:00Z">
        <w:r w:rsidR="00D403FE">
          <w:rPr>
            <w:rFonts w:hint="eastAsia"/>
          </w:rPr>
          <w:t>，系统使用</w:t>
        </w:r>
        <w:r w:rsidR="00D403FE">
          <w:rPr>
            <w:rFonts w:hint="eastAsia"/>
          </w:rPr>
          <w:t>SaaS</w:t>
        </w:r>
        <w:r w:rsidR="00D403FE">
          <w:rPr>
            <w:rFonts w:hint="eastAsia"/>
          </w:rPr>
          <w:t>软件及服务的思想</w:t>
        </w:r>
      </w:ins>
      <w:ins w:id="57" w:author="Miley Ren" w:date="2017-10-08T17:08:00Z">
        <w:r w:rsidR="00D403FE">
          <w:rPr>
            <w:rFonts w:hint="eastAsia"/>
          </w:rPr>
          <w:t>和</w:t>
        </w:r>
      </w:ins>
      <w:ins w:id="58" w:author="Miley Ren" w:date="2017-10-08T17:07:00Z">
        <w:r w:rsidR="00D403FE">
          <w:rPr>
            <w:rFonts w:hint="eastAsia"/>
          </w:rPr>
          <w:t>多租户架构</w:t>
        </w:r>
      </w:ins>
      <w:ins w:id="59" w:author="Miley Ren" w:date="2017-10-08T17:08:00Z">
        <w:r w:rsidR="00D403FE">
          <w:rPr>
            <w:rFonts w:hint="eastAsia"/>
          </w:rPr>
          <w:t>的设计方法</w:t>
        </w:r>
      </w:ins>
      <w:ins w:id="60" w:author="Miley Ren" w:date="2017-10-08T17:07:00Z">
        <w:r w:rsidR="00D403FE">
          <w:rPr>
            <w:rFonts w:hint="eastAsia"/>
          </w:rPr>
          <w:t>。</w:t>
        </w:r>
      </w:ins>
      <w:del w:id="61" w:author="Miley Ren" w:date="2017-10-08T17:07:00Z">
        <w:r w:rsidRPr="00636514" w:rsidDel="00D403FE">
          <w:rPr>
            <w:rFonts w:hint="eastAsia"/>
          </w:rPr>
          <w:delText>。</w:delText>
        </w:r>
      </w:del>
      <w:r w:rsidRPr="00636514">
        <w:rPr>
          <w:rFonts w:hint="eastAsia"/>
        </w:rPr>
        <w:t>云平台</w:t>
      </w:r>
      <w:ins w:id="62" w:author="Miley Ren" w:date="2017-10-08T17:09:00Z">
        <w:r w:rsidR="00D403FE">
          <w:rPr>
            <w:rFonts w:hint="eastAsia"/>
          </w:rPr>
          <w:t>管理</w:t>
        </w:r>
      </w:ins>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ins w:id="63" w:author="Miley Ren" w:date="2017-10-08T17:13:00Z">
        <w:r w:rsidR="00697C9B">
          <w:rPr>
            <w:rFonts w:hint="eastAsia"/>
          </w:rPr>
          <w:t>，</w:t>
        </w:r>
      </w:ins>
      <w:del w:id="64" w:author="Miley Ren" w:date="2017-10-08T17:09:00Z">
        <w:r w:rsidRPr="00636514" w:rsidDel="00D403FE">
          <w:rPr>
            <w:rFonts w:hint="eastAsia"/>
          </w:rPr>
          <w:delText>。主要使用</w:delText>
        </w:r>
        <w:r w:rsidRPr="00636514" w:rsidDel="00D403FE">
          <w:rPr>
            <w:rFonts w:hint="eastAsia"/>
          </w:rPr>
          <w:delText>SaaS</w:delText>
        </w:r>
        <w:r w:rsidRPr="00636514" w:rsidDel="00D403FE">
          <w:rPr>
            <w:rFonts w:hint="eastAsia"/>
          </w:rPr>
          <w:delText>软件即服务的思想，结合多租户架构</w:delText>
        </w:r>
      </w:del>
      <w:r w:rsidRPr="00636514">
        <w:rPr>
          <w:rFonts w:hint="eastAsia"/>
        </w:rPr>
        <w:t>实现了自动售货机厂商和运营商平台的管理模块。</w:t>
      </w:r>
    </w:p>
    <w:p w14:paraId="097B4AC5" w14:textId="77777777" w:rsidR="00460F9D" w:rsidRPr="00636514" w:rsidRDefault="00460F9D" w:rsidP="000B1AA4">
      <w:pPr>
        <w:pStyle w:val="2"/>
      </w:pPr>
      <w:bookmarkStart w:id="65" w:name="_Toc494811277"/>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65"/>
    </w:p>
    <w:p w14:paraId="497221BB" w14:textId="77777777" w:rsidR="00A7200A" w:rsidRDefault="00A7200A" w:rsidP="00A7200A">
      <w:pPr>
        <w:ind w:firstLine="480"/>
        <w:rPr>
          <w:ins w:id="66" w:author="Miley Ren" w:date="2017-10-08T17:14:00Z"/>
        </w:rPr>
      </w:pPr>
      <w:ins w:id="67" w:author="Miley Ren" w:date="2017-10-08T17:14:00Z">
        <w:r w:rsidRPr="00636514">
          <w:rPr>
            <w:rFonts w:hint="eastAsia"/>
          </w:rPr>
          <w:t>系统初始化时</w:t>
        </w:r>
        <w:r>
          <w:rPr>
            <w:rFonts w:hint="eastAsia"/>
          </w:rPr>
          <w:t>系统管理员</w:t>
        </w:r>
        <w:r w:rsidRPr="00636514">
          <w:rPr>
            <w:rFonts w:hint="eastAsia"/>
          </w:rPr>
          <w:t>需对租金规则进行定义，单位租金定制分别为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ins>
    </w:p>
    <w:p w14:paraId="3079BDC6" w14:textId="3A84E3BE" w:rsidR="00A7200A" w:rsidRDefault="00A7200A" w:rsidP="00A7200A">
      <w:pPr>
        <w:ind w:firstLine="480"/>
        <w:rPr>
          <w:ins w:id="68" w:author="Miley Ren" w:date="2017-10-08T17:14:00Z"/>
        </w:rPr>
      </w:pPr>
      <w:ins w:id="69" w:author="Miley Ren" w:date="2017-10-08T17:14:00Z">
        <w:r w:rsidRPr="00636514">
          <w:t>租金计算公式可定义如下</w:t>
        </w:r>
        <w:r w:rsidRPr="00636514">
          <w:rPr>
            <w:rFonts w:hint="eastAsia"/>
          </w:rPr>
          <w:t>：</w:t>
        </w:r>
      </w:ins>
    </w:p>
    <w:p w14:paraId="59F0302C" w14:textId="66644A0D" w:rsidR="00460F9D" w:rsidRPr="00636514" w:rsidDel="00A7200A" w:rsidRDefault="00460F9D" w:rsidP="00533CFF">
      <w:pPr>
        <w:spacing w:line="240" w:lineRule="auto"/>
        <w:ind w:firstLine="480"/>
        <w:rPr>
          <w:del w:id="70" w:author="Miley Ren" w:date="2017-10-08T17:14:00Z"/>
        </w:rPr>
        <w:pPrChange w:id="71" w:author="Miley Ren" w:date="2017-10-08T17:16:00Z">
          <w:pPr>
            <w:ind w:firstLine="480"/>
          </w:pPr>
        </w:pPrChange>
      </w:pPr>
      <w:del w:id="72" w:author="Miley Ren" w:date="2017-10-08T17:14:00Z">
        <w:r w:rsidRPr="00636514" w:rsidDel="00A7200A">
          <w:rPr>
            <w:rFonts w:hint="eastAsia"/>
          </w:rPr>
          <w:delText>系统初始化时需对租金规则进行定义，单位租金定制分别为</w:delText>
        </w:r>
        <w:r w:rsidDel="00A7200A">
          <w:rPr>
            <w:rFonts w:hint="eastAsia"/>
          </w:rPr>
          <w:delText>1</w:delText>
        </w:r>
        <w:r w:rsidRPr="00636514" w:rsidDel="00A7200A">
          <w:rPr>
            <w:rFonts w:hint="eastAsia"/>
          </w:rPr>
          <w:delText>个月、</w:delText>
        </w:r>
        <w:r w:rsidDel="00A7200A">
          <w:rPr>
            <w:rFonts w:hint="eastAsia"/>
          </w:rPr>
          <w:delText>1</w:delText>
        </w:r>
        <w:r w:rsidRPr="00636514" w:rsidDel="00A7200A">
          <w:rPr>
            <w:rFonts w:hint="eastAsia"/>
          </w:rPr>
          <w:delText>年、</w:delText>
        </w:r>
        <w:r w:rsidDel="00A7200A">
          <w:rPr>
            <w:rFonts w:hint="eastAsia"/>
          </w:rPr>
          <w:delText>2</w:delText>
        </w:r>
        <w:r w:rsidRPr="00636514" w:rsidDel="00A7200A">
          <w:rPr>
            <w:rFonts w:hint="eastAsia"/>
          </w:rPr>
          <w:delText>年、</w:delText>
        </w:r>
        <w:r w:rsidDel="00A7200A">
          <w:rPr>
            <w:rFonts w:hint="eastAsia"/>
          </w:rPr>
          <w:delText>3</w:delText>
        </w:r>
        <w:r w:rsidRPr="00636514" w:rsidDel="00A7200A">
          <w:rPr>
            <w:rFonts w:hint="eastAsia"/>
          </w:rPr>
          <w:delText>年和免费使用几种。其中</w:delText>
        </w:r>
        <w:r w:rsidDel="00A7200A">
          <w:rPr>
            <w:rFonts w:hint="eastAsia"/>
          </w:rPr>
          <w:delText>1</w:delText>
        </w:r>
        <w:r w:rsidRPr="00636514" w:rsidDel="00A7200A">
          <w:rPr>
            <w:rFonts w:hint="eastAsia"/>
          </w:rPr>
          <w:delText>年、</w:delText>
        </w:r>
        <w:r w:rsidDel="00A7200A">
          <w:rPr>
            <w:rFonts w:hint="eastAsia"/>
          </w:rPr>
          <w:delText>2</w:delText>
        </w:r>
        <w:r w:rsidRPr="00636514" w:rsidDel="00A7200A">
          <w:rPr>
            <w:rFonts w:hint="eastAsia"/>
          </w:rPr>
          <w:delText>年和</w:delText>
        </w:r>
        <w:r w:rsidDel="00A7200A">
          <w:rPr>
            <w:rFonts w:hint="eastAsia"/>
          </w:rPr>
          <w:delText>3</w:delText>
        </w:r>
        <w:r w:rsidRPr="00636514" w:rsidDel="00A7200A">
          <w:rPr>
            <w:rFonts w:hint="eastAsia"/>
          </w:rPr>
          <w:delText>年分别设置相应的折扣率，</w:delText>
        </w:r>
        <w:r w:rsidRPr="00636514" w:rsidDel="00A7200A">
          <w:delText>当租用期限少于一年时</w:delText>
        </w:r>
        <w:r w:rsidRPr="00636514" w:rsidDel="00A7200A">
          <w:rPr>
            <w:rFonts w:hint="eastAsia"/>
          </w:rPr>
          <w:delText>不提供折扣，当租用期限达到一年</w:delText>
        </w:r>
        <w:r w:rsidRPr="00636514" w:rsidDel="00A7200A">
          <w:delText>及以上</w:delText>
        </w:r>
        <w:r w:rsidRPr="00636514" w:rsidDel="00A7200A">
          <w:rPr>
            <w:rFonts w:hint="eastAsia"/>
          </w:rPr>
          <w:delText>可为用户提供相应的折扣。系统管理员对租金的定价方式和折扣进行查看和更新。除按</w:delText>
        </w:r>
        <w:r w:rsidRPr="00636514" w:rsidDel="00A7200A">
          <w:delText>时</w:delText>
        </w:r>
        <w:r w:rsidRPr="00636514" w:rsidDel="00A7200A">
          <w:rPr>
            <w:rFonts w:hint="eastAsia"/>
          </w:rPr>
          <w:delText>限定义租金外，还需按照售货机台数进行定义，定义每租用一台售货机的价格。</w:delText>
        </w:r>
      </w:del>
    </w:p>
    <w:p w14:paraId="6E74E232" w14:textId="71E5F6FE" w:rsidR="00460F9D" w:rsidDel="00A7200A" w:rsidRDefault="00460F9D" w:rsidP="00533CFF">
      <w:pPr>
        <w:spacing w:line="240" w:lineRule="auto"/>
        <w:ind w:firstLine="480"/>
        <w:rPr>
          <w:del w:id="73" w:author="Miley Ren" w:date="2017-10-08T17:14:00Z"/>
        </w:rPr>
        <w:pPrChange w:id="74" w:author="Miley Ren" w:date="2017-10-08T17:16:00Z">
          <w:pPr>
            <w:ind w:firstLine="480"/>
          </w:pPr>
        </w:pPrChange>
      </w:pPr>
      <w:del w:id="75" w:author="Miley Ren" w:date="2017-10-08T17:14:00Z">
        <w:r w:rsidRPr="00636514" w:rsidDel="00A7200A">
          <w:delText>租金计算公式可定义如下</w:delText>
        </w:r>
        <w:r w:rsidRPr="00636514" w:rsidDel="00A7200A">
          <w:rPr>
            <w:rFonts w:hint="eastAsia"/>
          </w:rPr>
          <w:delText>：</w:delText>
        </w:r>
      </w:del>
    </w:p>
    <w:p w14:paraId="2FAB2B49" w14:textId="7ACEDCC0" w:rsidR="00460F9D" w:rsidRPr="00636514" w:rsidRDefault="00460F9D" w:rsidP="00533CFF">
      <w:pPr>
        <w:spacing w:before="240" w:after="240" w:line="240" w:lineRule="auto"/>
        <w:ind w:firstLine="480"/>
        <w:pPrChange w:id="76" w:author="Miley Ren" w:date="2017-10-08T17:18:00Z">
          <w:pPr>
            <w:ind w:firstLineChars="0" w:firstLine="0"/>
          </w:pPr>
        </w:pPrChange>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P*T*N*</m:t>
                  </m:r>
                  <m:r>
                    <w:del w:id="77" w:author="Miley Ren" w:date="2017-10-08T17:17:00Z">
                      <w:rPr>
                        <w:rFonts w:ascii="Cambria Math" w:hAnsi="Cambria Math"/>
                      </w:rPr>
                      <m:t>ρ</m:t>
                    </w:del>
                  </m:r>
                  <m:r>
                    <w:ins w:id="78" w:author="Miley Ren" w:date="2017-10-08T17:17:00Z">
                      <w:rPr>
                        <w:rFonts w:ascii="Cambria Math" w:hAnsi="Cambria Math"/>
                      </w:rPr>
                      <m:t>α</m:t>
                    </w:ins>
                  </m:r>
                  <m:r>
                    <w:rPr>
                      <w:rFonts w:ascii="Cambria Math" w:hAnsi="Cambria Math"/>
                    </w:rPr>
                    <m:t>, T&gt;0</m:t>
                  </m:r>
                  <m:r>
                    <w:rPr>
                      <w:rFonts w:ascii="Cambria Math" w:hAnsi="Cambria Math"/>
                    </w:rPr>
                    <m:t>且</m:t>
                  </m:r>
                  <m:r>
                    <w:rPr>
                      <w:rFonts w:ascii="Cambria Math" w:hAnsi="Cambria Math"/>
                    </w:rPr>
                    <m:t>Y=0</m:t>
                  </m:r>
                </m:e>
                <m:e>
                  <m:r>
                    <w:rPr>
                      <w:rFonts w:ascii="Cambria Math" w:hAnsi="Cambria Math"/>
                    </w:rPr>
                    <m:t>P*Y*12*D*N*</m:t>
                  </m:r>
                  <m:r>
                    <w:ins w:id="79" w:author="Miley Ren" w:date="2017-10-08T17:17:00Z">
                      <w:rPr>
                        <w:rFonts w:ascii="Cambria Math" w:hAnsi="Cambria Math"/>
                      </w:rPr>
                      <m:t>α</m:t>
                    </w:ins>
                  </m:r>
                  <m:r>
                    <w:del w:id="80" w:author="Miley Ren" w:date="2017-10-08T17:17:00Z">
                      <w:rPr>
                        <w:rFonts w:ascii="Cambria Math" w:hAnsi="Cambria Math"/>
                      </w:rPr>
                      <m:t>ρ</m:t>
                    </w:del>
                  </m:r>
                  <m:r>
                    <w:rPr>
                      <w:rFonts w:ascii="Cambria Math" w:hAnsi="Cambria Math"/>
                    </w:rPr>
                    <m:t>,T&gt;12</m:t>
                  </m:r>
                  <m:r>
                    <w:rPr>
                      <w:rFonts w:ascii="Cambria Math" w:hAnsi="Cambria Math"/>
                    </w:rPr>
                    <m:t>且</m:t>
                  </m:r>
                  <m:r>
                    <w:rPr>
                      <w:rFonts w:ascii="Cambria Math" w:hAnsi="Cambria Math"/>
                    </w:rPr>
                    <m:t>Y&gt;0</m:t>
                  </m:r>
                </m:e>
                <m:e>
                  <m:r>
                    <w:rPr>
                      <w:rFonts w:ascii="Cambria Math" w:hAnsi="Cambria Math"/>
                    </w:rPr>
                    <m:t>0</m:t>
                  </m:r>
                  <m:r>
                    <w:rPr>
                      <w:rFonts w:ascii="Cambria Math" w:hAnsi="Cambria Math" w:hint="eastAsia"/>
                    </w:rPr>
                    <m:t>,</m:t>
                  </m:r>
                  <m:r>
                    <w:rPr>
                      <w:rFonts w:ascii="Cambria Math" w:hAnsi="Cambria Math"/>
                    </w:rPr>
                    <m:t>P=0</m:t>
                  </m:r>
                </m:e>
              </m:eqAr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1</m:t>
          </m:r>
          <m:r>
            <w:rPr>
              <w:rFonts w:ascii="Cambria Math" w:hAnsi="Cambria Math" w:hint="eastAsia"/>
            </w:rPr>
            <m:t>）</m:t>
          </m:r>
        </m:oMath>
      </m:oMathPara>
    </w:p>
    <w:p w14:paraId="1D1FB413" w14:textId="202C4A68" w:rsidR="00460F9D" w:rsidRPr="00636514" w:rsidRDefault="00460F9D" w:rsidP="000B1AA4">
      <w:pPr>
        <w:ind w:firstLine="480"/>
      </w:pPr>
      <w:r w:rsidRPr="00636514">
        <w:rPr>
          <w:rFonts w:hint="eastAsia"/>
        </w:rPr>
        <w:t>其中</w:t>
      </w:r>
      <w:r w:rsidRPr="00636514">
        <w:rPr>
          <w:rFonts w:hint="eastAsia"/>
        </w:rPr>
        <w:t>S</w:t>
      </w:r>
      <w:r w:rsidRPr="00636514">
        <w:t>UM</w:t>
      </w:r>
      <w:r w:rsidRPr="00636514">
        <w:t>为租金总价</w:t>
      </w:r>
      <w:r w:rsidRPr="00636514">
        <w:rPr>
          <w:rFonts w:hint="eastAsia"/>
        </w:rPr>
        <w:t>，</w:t>
      </w:r>
      <w:r w:rsidRPr="00636514">
        <w:rPr>
          <w:rFonts w:hint="eastAsia"/>
        </w:rPr>
        <w:t>P</w:t>
      </w:r>
      <w:r w:rsidRPr="00636514">
        <w:t>表示每个月的租金金额</w:t>
      </w:r>
      <w:r w:rsidRPr="00636514">
        <w:rPr>
          <w:rFonts w:hint="eastAsia"/>
        </w:rPr>
        <w:t>，</w:t>
      </w:r>
      <m:oMath>
        <m:r>
          <w:ins w:id="81" w:author="Miley Ren" w:date="2017-10-08T17:17:00Z">
            <w:rPr>
              <w:rFonts w:ascii="Cambria Math" w:hAnsi="Cambria Math"/>
            </w:rPr>
            <m:t>α</m:t>
          </w:ins>
        </m:r>
      </m:oMath>
      <w:del w:id="82" w:author="Miley Ren" w:date="2017-10-08T17:17:00Z">
        <w:r w:rsidRPr="00636514" w:rsidDel="00533CFF">
          <w:rPr>
            <w:rFonts w:hint="eastAsia"/>
          </w:rPr>
          <w:delText>ρ</w:delText>
        </w:r>
      </w:del>
      <w:r w:rsidRPr="00636514">
        <w:rPr>
          <w:rFonts w:hint="eastAsia"/>
        </w:rPr>
        <w:t>表示每增加一台售货机的金额，</w:t>
      </w:r>
      <w:r w:rsidRPr="00636514">
        <w:rPr>
          <w:rFonts w:hint="eastAsia"/>
        </w:rPr>
        <w:t>N</w:t>
      </w:r>
      <w:r w:rsidRPr="00636514">
        <w:rPr>
          <w:rFonts w:hint="eastAsia"/>
        </w:rPr>
        <w:t>表示售货机的数量，</w:t>
      </w:r>
      <w:r w:rsidRPr="00636514">
        <w:rPr>
          <w:rFonts w:hint="eastAsia"/>
        </w:rPr>
        <w:t>T</w:t>
      </w:r>
      <w:r w:rsidRPr="00636514">
        <w:rPr>
          <w:rFonts w:hint="eastAsia"/>
        </w:rPr>
        <w:t>表示租用的月份，</w:t>
      </w:r>
      <w:r w:rsidRPr="00636514">
        <w:rPr>
          <w:rFonts w:hint="eastAsia"/>
        </w:rPr>
        <w:t>Y</w:t>
      </w:r>
      <w:r w:rsidRPr="00636514">
        <w:rPr>
          <w:rFonts w:hint="eastAsia"/>
        </w:rPr>
        <w:t>代表租用的年限，</w:t>
      </w:r>
      <w:r w:rsidRPr="00636514">
        <w:rPr>
          <w:rFonts w:hint="eastAsia"/>
        </w:rPr>
        <w:t>D</w:t>
      </w:r>
      <w:r w:rsidRPr="00636514">
        <w:rPr>
          <w:rFonts w:hint="eastAsia"/>
        </w:rPr>
        <w:t>代表租金的折扣。当租用时间不到一年时，租金总额为</w:t>
      </w:r>
      <w:r w:rsidRPr="00636514">
        <w:rPr>
          <w:rFonts w:hint="eastAsia"/>
        </w:rPr>
        <w:t>P*T</w:t>
      </w:r>
      <w:r w:rsidRPr="00636514">
        <w:t>*N*</w:t>
      </w:r>
      <w:del w:id="83" w:author="Miley Ren" w:date="2017-10-08T17:17:00Z">
        <w:r w:rsidRPr="00636514" w:rsidDel="00533CFF">
          <w:rPr>
            <w:rFonts w:hint="eastAsia"/>
          </w:rPr>
          <w:delText>ρ</w:delText>
        </w:r>
      </w:del>
      <m:oMath>
        <m:r>
          <w:ins w:id="84" w:author="Miley Ren" w:date="2017-10-08T17:17:00Z">
            <w:rPr>
              <w:rFonts w:ascii="Cambria Math" w:hAnsi="Cambria Math"/>
            </w:rPr>
            <m:t>α</m:t>
          </w:ins>
        </m:r>
      </m:oMath>
      <w:r w:rsidRPr="00636514">
        <w:rPr>
          <w:rFonts w:hint="eastAsia"/>
        </w:rPr>
        <w:t>;</w:t>
      </w:r>
      <w:r w:rsidRPr="00636514">
        <w:rPr>
          <w:rFonts w:hint="eastAsia"/>
        </w:rPr>
        <w:t>当租用时间大于等于一年时，租金总额为</w:t>
      </w:r>
      <w:r w:rsidRPr="00636514">
        <w:rPr>
          <w:rFonts w:hint="eastAsia"/>
        </w:rPr>
        <w:t>P*Y*12*D*N*</w:t>
      </w:r>
      <m:oMath>
        <m:r>
          <w:ins w:id="85" w:author="Miley Ren" w:date="2017-10-08T17:17:00Z">
            <w:rPr>
              <w:rFonts w:ascii="Cambria Math" w:hAnsi="Cambria Math"/>
            </w:rPr>
            <m:t>α</m:t>
          </w:ins>
        </m:r>
      </m:oMath>
      <w:del w:id="86" w:author="Miley Ren" w:date="2017-10-08T17:17:00Z">
        <w:r w:rsidRPr="00636514" w:rsidDel="00533CFF">
          <w:rPr>
            <w:rFonts w:hint="eastAsia"/>
          </w:rPr>
          <w:delText>ρ</w:delText>
        </w:r>
      </w:del>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460F9D" w:rsidRDefault="00460F9D"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322D2943" w:rsidR="00460F9D" w:rsidRPr="00826775" w:rsidRDefault="006D52A4" w:rsidP="00533CFF">
      <w:pPr>
        <w:spacing w:before="240" w:after="240" w:line="240" w:lineRule="auto"/>
        <w:ind w:firstLineChars="0" w:firstLine="0"/>
        <w:pPrChange w:id="87" w:author="Miley Ren" w:date="2017-10-08T17:18:00Z">
          <w:pPr>
            <w:ind w:firstLineChars="0" w:firstLine="0"/>
          </w:pPr>
        </w:pPrChange>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0,P=0</m:t>
                  </m:r>
                  <m:r>
                    <w:rPr>
                      <w:rFonts w:ascii="Cambria Math" w:hAnsi="Cambria Math"/>
                    </w:rPr>
                    <m:t>或者</m:t>
                  </m:r>
                  <m:r>
                    <w:rPr>
                      <w:rFonts w:ascii="Cambria Math" w:hAnsi="Cambria Math"/>
                    </w:rPr>
                    <m:t>edTime&lt;now</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m:t>
                  </m:r>
                  <m:r>
                    <w:ins w:id="88" w:author="Miley Ren" w:date="2017-10-08T17:19:00Z">
                      <w:rPr>
                        <w:rFonts w:ascii="Cambria Math" w:hAnsi="Cambria Math"/>
                      </w:rPr>
                      <m:t>α</m:t>
                    </w:ins>
                  </m:r>
                  <m:r>
                    <w:del w:id="89" w:author="Miley Ren" w:date="2017-10-08T17:19:00Z">
                      <w:rPr>
                        <w:rFonts w:ascii="Cambria Math" w:hAnsi="Cambria Math"/>
                      </w:rPr>
                      <m:t>ρ</m:t>
                    </w:del>
                  </m:r>
                  <m:r>
                    <w:rPr>
                      <w:rFonts w:ascii="Cambria Math" w:hAnsi="Cambria Math"/>
                    </w:rPr>
                    <m:t>,0&lt;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m:t>
                  </m:r>
                  <m:r>
                    <w:ins w:id="90" w:author="Miley Ren" w:date="2017-10-08T17:19:00Z">
                      <w:rPr>
                        <w:rFonts w:ascii="Cambria Math" w:hAnsi="Cambria Math"/>
                      </w:rPr>
                      <m:t>α</m:t>
                    </w:ins>
                  </m:r>
                  <m:r>
                    <w:del w:id="91" w:author="Miley Ren" w:date="2017-10-08T17:19:00Z">
                      <w:rPr>
                        <w:rFonts w:ascii="Cambria Math" w:hAnsi="Cambria Math"/>
                      </w:rPr>
                      <m:t>ρ</m:t>
                    </w:del>
                  </m:r>
                  <m:r>
                    <w:rPr>
                      <w:rFonts w:ascii="Cambria Math" w:hAnsi="Cambria Math"/>
                    </w:rPr>
                    <m:t>,</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w:rPr>
                  <w:rFonts w:ascii="Cambria Math" w:hAnsi="Cambria Math"/>
                </w:rPr>
                <m:t>公式</m:t>
              </m:r>
              <m:d>
                <m:dPr>
                  <m:begChr m:val="（"/>
                  <m:endChr m:val="）"/>
                  <m:ctrlPr>
                    <w:rPr>
                      <w:rFonts w:ascii="Cambria Math" w:hAnsi="Cambria Math"/>
                      <w:i/>
                    </w:rPr>
                  </m:ctrlPr>
                </m:dPr>
                <m:e>
                  <m:r>
                    <w:rPr>
                      <w:rFonts w:ascii="Cambria Math" w:hAnsi="Cambria Math"/>
                    </w:rPr>
                    <m:t>2</m:t>
                  </m:r>
                </m:e>
              </m:d>
            </m:e>
          </m:d>
        </m:oMath>
      </m:oMathPara>
    </w:p>
    <w:p w14:paraId="731D9814" w14:textId="2E47403A" w:rsidR="00460F9D" w:rsidRDefault="00460F9D"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w:r w:rsidRPr="00826775">
        <w:rPr>
          <w:rFonts w:hint="eastAsia"/>
        </w:rPr>
        <w:t>P*(</w:t>
      </w:r>
      <w:r w:rsidRPr="00826775">
        <w:t>edTime-now</w:t>
      </w:r>
      <w:r w:rsidRPr="00826775">
        <w:rPr>
          <w:rFonts w:hint="eastAsia"/>
        </w:rPr>
        <w:t>)</w:t>
      </w:r>
      <w:r w:rsidRPr="00826775">
        <w:t>*N*</w:t>
      </w:r>
      <w:del w:id="92" w:author="Miley Ren" w:date="2017-10-08T17:19:00Z">
        <w:r w:rsidRPr="00826775" w:rsidDel="00533CFF">
          <w:rPr>
            <w:rFonts w:hint="eastAsia"/>
          </w:rPr>
          <w:delText>ρ</w:delText>
        </w:r>
      </w:del>
      <m:oMath>
        <m:r>
          <w:ins w:id="93" w:author="Miley Ren" w:date="2017-10-08T17:19:00Z">
            <w:rPr>
              <w:rFonts w:ascii="Cambria Math" w:hAnsi="Cambria Math"/>
            </w:rPr>
            <m:t>α</m:t>
          </w:ins>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w:r w:rsidRPr="00636514">
        <w:rPr>
          <w:rFonts w:hint="eastAsia"/>
        </w:rPr>
        <w:t>P*(</w:t>
      </w:r>
      <w:r w:rsidRPr="00636514">
        <w:t>edTime-now</w:t>
      </w:r>
      <w:r w:rsidRPr="00636514">
        <w:rPr>
          <w:rFonts w:hint="eastAsia"/>
        </w:rPr>
        <w:t>)</w:t>
      </w:r>
      <w:r w:rsidRPr="00636514">
        <w:t>*N*D</w:t>
      </w:r>
      <w:r w:rsidRPr="00636514">
        <w:rPr>
          <w:rFonts w:hint="eastAsia"/>
        </w:rPr>
        <w:t>*</w:t>
      </w:r>
      <m:oMath>
        <m:r>
          <w:ins w:id="94" w:author="Miley Ren" w:date="2017-10-08T17:19:00Z">
            <w:rPr>
              <w:rFonts w:ascii="Cambria Math" w:hAnsi="Cambria Math"/>
            </w:rPr>
            <m:t>α</m:t>
          </w:ins>
        </m:r>
      </m:oMath>
      <w:del w:id="95" w:author="Miley Ren" w:date="2017-10-08T17:19:00Z">
        <w:r w:rsidRPr="00636514" w:rsidDel="00533CFF">
          <w:rPr>
            <w:rFonts w:hint="eastAsia"/>
          </w:rPr>
          <w:delText>ρ</w:delText>
        </w:r>
      </w:del>
      <w:r w:rsidRPr="00636514">
        <w:rPr>
          <w:rFonts w:hint="eastAsia"/>
        </w:rPr>
        <w:t>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051FB722" w:rsidR="00460F9D" w:rsidRPr="005270D9" w:rsidRDefault="006D52A4" w:rsidP="005D6C61">
      <w:pPr>
        <w:ind w:firstLineChars="0" w:firstLine="0"/>
        <w:pPrChange w:id="96" w:author="Miley Ren" w:date="2017-10-08T17:22:00Z">
          <w:pPr>
            <w:ind w:firstLineChars="0" w:firstLine="0"/>
          </w:pPr>
        </w:pPrChange>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r>
            <m:rPr>
              <m:sty m:val="p"/>
            </m:rPr>
            <w:rPr>
              <w:rFonts w:ascii="Cambria Math" w:hAnsi="Cambria Math"/>
            </w:rPr>
            <m:t>公式</m:t>
          </m:r>
          <m:d>
            <m:dPr>
              <m:begChr m:val="（"/>
              <m:endChr m:val="）"/>
              <m:ctrlPr>
                <w:rPr>
                  <w:rFonts w:ascii="Cambria Math" w:hAnsi="Cambria Math"/>
                </w:rPr>
              </m:ctrlPr>
            </m:dPr>
            <m:e>
              <m:r>
                <m:rPr>
                  <m:sty m:val="p"/>
                </m:rPr>
                <w:rPr>
                  <w:rFonts w:ascii="Cambria Math" w:hAnsi="Cambria Math"/>
                </w:rPr>
                <m:t>1</m:t>
              </m:r>
            </m:e>
          </m:d>
          <m:r>
            <m:rPr>
              <m:sty m:val="p"/>
            </m:rPr>
            <w:rPr>
              <w:rFonts w:ascii="MS Gothic" w:hAnsi="MS Gothic" w:cs="MS Gothic"/>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m:t>
              </m: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3</m:t>
          </m:r>
          <m:r>
            <w:rPr>
              <w:rFonts w:ascii="Cambria Math" w:hAnsi="Cambria Math" w:hint="eastAsia"/>
            </w:rPr>
            <m:t>）</m:t>
          </m:r>
        </m:oMath>
      </m:oMathPara>
    </w:p>
    <w:p w14:paraId="6F6B744F" w14:textId="71E8F4BE" w:rsidR="00460F9D" w:rsidRPr="00636514" w:rsidDel="00504F31" w:rsidRDefault="00445E07" w:rsidP="000B1AA4">
      <w:pPr>
        <w:ind w:firstLineChars="0" w:firstLine="0"/>
        <w:rPr>
          <w:del w:id="97" w:author="Miley Ren" w:date="2017-10-08T17:20:00Z"/>
        </w:rPr>
      </w:pPr>
      <w:r>
        <w:rPr>
          <w:noProof/>
        </w:rPr>
        <w:drawing>
          <wp:anchor distT="0" distB="0" distL="114300" distR="114300" simplePos="0" relativeHeight="251728896" behindDoc="0" locked="0" layoutInCell="1" allowOverlap="1" wp14:anchorId="65FA89F8" wp14:editId="03258494">
            <wp:simplePos x="0" y="0"/>
            <wp:positionH relativeFrom="column">
              <wp:posOffset>1905</wp:posOffset>
            </wp:positionH>
            <wp:positionV relativeFrom="paragraph">
              <wp:posOffset>1645092</wp:posOffset>
            </wp:positionV>
            <wp:extent cx="5345430" cy="3995420"/>
            <wp:effectExtent l="0" t="0" r="7620" b="5080"/>
            <wp:wrapTopAndBottom/>
            <wp:docPr id="481" name="Picture 153" descr="租户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 descr="租户序列图"/>
                    <pic:cNvPicPr>
                      <a:picLocks noChangeAspect="1" noChangeArrowheads="1"/>
                    </pic:cNvPicPr>
                  </pic:nvPicPr>
                  <pic:blipFill>
                    <a:blip r:embed="rId44">
                      <a:extLst>
                        <a:ext uri="{28A0092B-C50C-407E-A947-70E740481C1C}">
                          <a14:useLocalDpi xmlns:a14="http://schemas.microsoft.com/office/drawing/2010/main" val="0"/>
                        </a:ext>
                      </a:extLst>
                    </a:blip>
                    <a:srcRect l="4362" t="5766" r="1289" b="11411"/>
                    <a:stretch>
                      <a:fillRect/>
                    </a:stretch>
                  </pic:blipFill>
                  <pic:spPr bwMode="auto">
                    <a:xfrm>
                      <a:off x="0" y="0"/>
                      <a:ext cx="5345430" cy="3995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60F9D" w:rsidRPr="00636514">
        <w:tab/>
      </w:r>
      <w:del w:id="98" w:author="Miley Ren" w:date="2017-10-08T17:23:00Z">
        <w:r w:rsidR="00460F9D" w:rsidRPr="00636514" w:rsidDel="0093409A">
          <w:delText>租户进入租用界面</w:delText>
        </w:r>
        <w:r w:rsidR="00460F9D" w:rsidRPr="00636514" w:rsidDel="0093409A">
          <w:rPr>
            <w:rFonts w:hint="eastAsia"/>
          </w:rPr>
          <w:delText>，选择租户类型、租用时长以及售货机台数，随后填写商家名称、商家编号，并初始化管理员密码从而完成用户的创建及租用。</w:delText>
        </w:r>
      </w:del>
      <w:del w:id="99" w:author="Miley Ren" w:date="2017-10-08T17:20:00Z">
        <w:r w:rsidR="00460F9D" w:rsidRPr="00636514" w:rsidDel="00410DD9">
          <w:rPr>
            <w:rFonts w:hint="eastAsia"/>
          </w:rPr>
          <w:delText>租户选择成功后会生成一个订单，在支付成功后即可通过</w:delText>
        </w:r>
        <w:r w:rsidR="00460F9D" w:rsidRPr="00636514" w:rsidDel="00410DD9">
          <w:rPr>
            <w:rFonts w:hint="eastAsia"/>
          </w:rPr>
          <w:delText>Web</w:delText>
        </w:r>
        <w:r w:rsidR="00460F9D" w:rsidRPr="00636514" w:rsidDel="00410DD9">
          <w:delText>访问</w:delText>
        </w:r>
        <w:r w:rsidR="00460F9D" w:rsidRPr="00636514" w:rsidDel="00410DD9">
          <w:rPr>
            <w:rFonts w:hint="eastAsia"/>
          </w:rPr>
          <w:delText>该平台系统。</w:delText>
        </w:r>
      </w:del>
    </w:p>
    <w:p w14:paraId="6D207F3F" w14:textId="4907E2F1" w:rsidR="00460F9D" w:rsidRPr="00636514" w:rsidRDefault="00460F9D" w:rsidP="000B1AA4">
      <w:pPr>
        <w:ind w:firstLineChars="0" w:firstLine="0"/>
      </w:pPr>
      <w:del w:id="100" w:author="Miley Ren" w:date="2017-10-08T17:20:00Z">
        <w:r w:rsidRPr="00636514" w:rsidDel="00C507F6">
          <w:tab/>
        </w:r>
      </w:del>
      <w:r w:rsidRPr="00636514">
        <w:rPr>
          <w:rFonts w:hint="eastAsia"/>
        </w:rPr>
        <w:t>平台租用</w:t>
      </w:r>
      <w:r>
        <w:rPr>
          <w:rFonts w:hint="eastAsia"/>
        </w:rPr>
        <w:t>功能的实现</w:t>
      </w:r>
      <w:r w:rsidRPr="00636514">
        <w:rPr>
          <w:rFonts w:hint="eastAsia"/>
        </w:rPr>
        <w:t>使用</w:t>
      </w:r>
      <w:r w:rsidRPr="00636514">
        <w:rPr>
          <w:rFonts w:hint="eastAsia"/>
        </w:rPr>
        <w:t>Ajax</w:t>
      </w:r>
      <w:r w:rsidRPr="00636514">
        <w:t>发送异步请求</w:t>
      </w:r>
      <w:del w:id="101" w:author="Miley Ren" w:date="2017-10-08T17:21:00Z">
        <w:r w:rsidRPr="00636514" w:rsidDel="002164A2">
          <w:rPr>
            <w:rFonts w:hint="eastAsia"/>
          </w:rPr>
          <w:delText>，当输入商家名称和商家编号时，</w:delText>
        </w:r>
        <w:r w:rsidDel="002164A2">
          <w:rPr>
            <w:rFonts w:hint="eastAsia"/>
          </w:rPr>
          <w:delText>通过</w:delText>
        </w:r>
        <w:r w:rsidDel="002164A2">
          <w:rPr>
            <w:rFonts w:hint="eastAsia"/>
          </w:rPr>
          <w:delText>Ajax</w:delText>
        </w:r>
        <w:r w:rsidDel="002164A2">
          <w:rPr>
            <w:rFonts w:hint="eastAsia"/>
          </w:rPr>
          <w:delText>发送请求</w:delText>
        </w:r>
        <w:r w:rsidDel="002164A2">
          <w:rPr>
            <w:rFonts w:hint="eastAsia"/>
          </w:rPr>
          <w:delText>POST</w:delText>
        </w:r>
        <w:r w:rsidRPr="00636514" w:rsidDel="002164A2">
          <w:rPr>
            <w:rFonts w:hint="eastAsia"/>
          </w:rPr>
          <w:delText>向数据库进行</w:delText>
        </w:r>
      </w:del>
      <w:r w:rsidRPr="00636514">
        <w:rPr>
          <w:rFonts w:hint="eastAsia"/>
        </w:rPr>
        <w:t>查询</w:t>
      </w:r>
      <w:ins w:id="102" w:author="Miley Ren" w:date="2017-10-08T17:20:00Z">
        <w:r w:rsidR="002164A2">
          <w:rPr>
            <w:rFonts w:hint="eastAsia"/>
          </w:rPr>
          <w:t>是否存在同名商家</w:t>
        </w:r>
      </w:ins>
      <w:r w:rsidRPr="00636514">
        <w:rPr>
          <w:rFonts w:hint="eastAsia"/>
        </w:rPr>
        <w:t>，若已存在同样名称或编号的商家，则控制器向页面发送提示</w:t>
      </w:r>
      <w:r>
        <w:rPr>
          <w:rFonts w:hint="eastAsia"/>
        </w:rPr>
        <w:t>信息</w:t>
      </w:r>
      <w:r w:rsidRPr="00636514">
        <w:t>，</w:t>
      </w:r>
      <w:r>
        <w:t>提示</w:t>
      </w:r>
      <w:r w:rsidRPr="00636514">
        <w:rPr>
          <w:rFonts w:hint="eastAsia"/>
        </w:rPr>
        <w:t>该名称或编号已占用。用户选择售货机的租用台数和租用时间，</w:t>
      </w:r>
      <w:r w:rsidRPr="00636514">
        <w:rPr>
          <w:rFonts w:hint="eastAsia"/>
        </w:rPr>
        <w:t>Ajax</w:t>
      </w:r>
      <w:r w:rsidRPr="00636514">
        <w:t>发送异步请求</w:t>
      </w:r>
      <w:r w:rsidRPr="00636514">
        <w:rPr>
          <w:rFonts w:hint="eastAsia"/>
        </w:rPr>
        <w:t>，后台查询平台的租金定制表，根据租金的计算公式（</w:t>
      </w:r>
      <w:r w:rsidRPr="00636514">
        <w:rPr>
          <w:rFonts w:hint="eastAsia"/>
        </w:rPr>
        <w:t>1</w:t>
      </w:r>
      <w:r w:rsidRPr="00636514">
        <w:rPr>
          <w:rFonts w:hint="eastAsia"/>
        </w:rPr>
        <w:t>）对当前数量的售货机和租用时限进行计算。租户</w:t>
      </w:r>
      <w:r w:rsidRPr="00636514">
        <w:t>模块序列图</w:t>
      </w:r>
      <w:r>
        <w:rPr>
          <w:rFonts w:hint="eastAsia"/>
        </w:rPr>
        <w:t>如图</w:t>
      </w:r>
      <w:r>
        <w:rPr>
          <w:rFonts w:hint="eastAsia"/>
        </w:rPr>
        <w:t>5-</w:t>
      </w:r>
      <w:r>
        <w:t>1</w:t>
      </w:r>
      <w:ins w:id="103" w:author="Miley Ren" w:date="2017-10-08T17:24:00Z">
        <w:r w:rsidR="001C32BB">
          <w:rPr>
            <w:rFonts w:hint="eastAsia"/>
          </w:rPr>
          <w:t>，实现效果图如图</w:t>
        </w:r>
        <w:r w:rsidR="001C32BB">
          <w:rPr>
            <w:rFonts w:hint="eastAsia"/>
          </w:rPr>
          <w:t>5-2</w:t>
        </w:r>
        <w:r w:rsidR="001C32BB">
          <w:rPr>
            <w:rFonts w:hint="eastAsia"/>
          </w:rPr>
          <w:t>。</w:t>
        </w:r>
      </w:ins>
      <w:del w:id="104" w:author="Miley Ren" w:date="2017-10-08T17:24:00Z">
        <w:r w:rsidDel="001C32BB">
          <w:rPr>
            <w:rFonts w:hint="eastAsia"/>
          </w:rPr>
          <w:delText>。</w:delText>
        </w:r>
      </w:del>
    </w:p>
    <w:p w14:paraId="7B8F92B0" w14:textId="0E5870B8" w:rsidR="00460F9D" w:rsidRDefault="00460F9D" w:rsidP="00F22391">
      <w:pPr>
        <w:pStyle w:val="aff0"/>
      </w:pPr>
      <w:r>
        <w:t>图</w:t>
      </w:r>
      <w:r>
        <w:rPr>
          <w:rFonts w:hint="eastAsia"/>
        </w:rPr>
        <w:t>5-</w:t>
      </w:r>
      <w:r>
        <w:t xml:space="preserve">1  </w:t>
      </w:r>
      <w:r>
        <w:t>租用过程序列图</w:t>
      </w:r>
    </w:p>
    <w:p w14:paraId="73F79156" w14:textId="281B3868" w:rsidR="00460F9D" w:rsidRDefault="00460F9D" w:rsidP="000B1AA4">
      <w:pPr>
        <w:ind w:firstLine="480"/>
      </w:pPr>
      <w:r w:rsidRPr="00636514">
        <w:rPr>
          <w:rFonts w:hint="eastAsia"/>
        </w:rPr>
        <w:t>后台实现的部分码如下：</w:t>
      </w:r>
    </w:p>
    <w:p w14:paraId="32C43F74" w14:textId="77777777" w:rsidR="00460F9D" w:rsidRDefault="00460F9D" w:rsidP="00572DCE">
      <w:pPr>
        <w:ind w:firstLineChars="0" w:firstLine="0"/>
        <w:rPr>
          <w:u w:val="single"/>
        </w:rPr>
      </w:pPr>
      <w:r>
        <w:rPr>
          <w:rFonts w:hint="eastAsia"/>
          <w:u w:val="single"/>
        </w:rPr>
        <w:lastRenderedPageBreak/>
        <w:t xml:space="preserve">                                                                     </w:t>
      </w:r>
    </w:p>
    <w:p w14:paraId="6C0C3074" w14:textId="77777777" w:rsidR="00460F9D" w:rsidRPr="006A17BF" w:rsidRDefault="00460F9D" w:rsidP="00795D76">
      <w:pPr>
        <w:pStyle w:val="af0"/>
      </w:pPr>
      <w:r w:rsidRPr="006A17BF">
        <w:t xml:space="preserve">double money = 0;  </w:t>
      </w:r>
    </w:p>
    <w:p w14:paraId="2AABD4D1" w14:textId="77777777" w:rsidR="00460F9D" w:rsidRPr="006A17BF" w:rsidRDefault="00460F9D"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460F9D" w:rsidRPr="006A17BF" w:rsidRDefault="00460F9D" w:rsidP="00795D76">
      <w:pPr>
        <w:pStyle w:val="af0"/>
      </w:pPr>
      <w:r w:rsidRPr="006A17BF">
        <w:t xml:space="preserve">    money = 0;  </w:t>
      </w:r>
    </w:p>
    <w:p w14:paraId="0FC3525D" w14:textId="77777777" w:rsidR="00460F9D" w:rsidRPr="006A17BF" w:rsidRDefault="00460F9D" w:rsidP="00795D76">
      <w:pPr>
        <w:pStyle w:val="af0"/>
      </w:pPr>
      <w:r w:rsidRPr="006A17BF">
        <w:rPr>
          <w:rFonts w:hint="eastAsia"/>
        </w:rPr>
        <w:t>} else if (rentTime &lt; 12) {</w:t>
      </w:r>
    </w:p>
    <w:p w14:paraId="533B6E02" w14:textId="77777777" w:rsidR="00460F9D" w:rsidRPr="006A17BF" w:rsidRDefault="00460F9D"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460F9D" w:rsidRPr="006A17BF" w:rsidRDefault="00460F9D" w:rsidP="00795D76">
      <w:pPr>
        <w:pStyle w:val="af0"/>
      </w:pPr>
      <w:r w:rsidRPr="006A17BF">
        <w:t xml:space="preserve">    money = monthMoney * rentTime * machineNum * sNumPrice.getNumPrice();  </w:t>
      </w:r>
    </w:p>
    <w:p w14:paraId="31E4F063" w14:textId="77777777" w:rsidR="00460F9D" w:rsidRPr="006A17BF" w:rsidRDefault="00460F9D" w:rsidP="00795D76">
      <w:pPr>
        <w:pStyle w:val="af0"/>
      </w:pPr>
      <w:r w:rsidRPr="006A17BF">
        <w:rPr>
          <w:rFonts w:hint="eastAsia"/>
        </w:rPr>
        <w:t>} else {</w:t>
      </w:r>
    </w:p>
    <w:p w14:paraId="36E6D7F0" w14:textId="77777777" w:rsidR="00460F9D" w:rsidRPr="006A17BF" w:rsidRDefault="00460F9D"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460F9D" w:rsidRPr="006A17BF" w:rsidRDefault="00460F9D" w:rsidP="00795D76">
      <w:pPr>
        <w:pStyle w:val="af0"/>
      </w:pPr>
      <w:r w:rsidRPr="006A17BF">
        <w:t xml:space="preserve">   int discount = 1;  </w:t>
      </w:r>
    </w:p>
    <w:p w14:paraId="2A25ED19" w14:textId="77777777" w:rsidR="00460F9D" w:rsidRPr="006A17BF" w:rsidRDefault="00460F9D" w:rsidP="00795D76">
      <w:pPr>
        <w:pStyle w:val="af0"/>
      </w:pPr>
      <w:r w:rsidRPr="006A17BF">
        <w:t xml:space="preserve">   for (SaasPrice saasPrice : saasPrices) {  </w:t>
      </w:r>
    </w:p>
    <w:p w14:paraId="0C05A556" w14:textId="77777777" w:rsidR="00460F9D" w:rsidRPr="006A17BF" w:rsidRDefault="00460F9D" w:rsidP="00795D76">
      <w:pPr>
        <w:pStyle w:val="af0"/>
      </w:pPr>
      <w:r w:rsidRPr="006A17BF">
        <w:t xml:space="preserve">      if (rentTime == 12 &amp;&amp; saasPrice.getPriceName().equals("1year")) {  </w:t>
      </w:r>
    </w:p>
    <w:p w14:paraId="4FA49222" w14:textId="77777777" w:rsidR="00460F9D" w:rsidRPr="006A17BF" w:rsidRDefault="00460F9D" w:rsidP="00795D76">
      <w:pPr>
        <w:pStyle w:val="af0"/>
      </w:pPr>
      <w:r w:rsidRPr="006A17BF">
        <w:t xml:space="preserve">           discount = saasPrice.getDiscount();  </w:t>
      </w:r>
    </w:p>
    <w:p w14:paraId="7786FD89" w14:textId="77777777" w:rsidR="00460F9D" w:rsidRPr="006A17BF" w:rsidRDefault="00460F9D" w:rsidP="00795D76">
      <w:pPr>
        <w:pStyle w:val="af0"/>
      </w:pPr>
      <w:r w:rsidRPr="006A17BF">
        <w:t xml:space="preserve">      } else if (rentTime == 24 &amp;&amp; saasPrice.getPriceName().equals("2year")){  </w:t>
      </w:r>
    </w:p>
    <w:p w14:paraId="10B97326" w14:textId="77777777" w:rsidR="00460F9D" w:rsidRPr="006A17BF" w:rsidRDefault="00460F9D" w:rsidP="00795D76">
      <w:pPr>
        <w:pStyle w:val="af0"/>
      </w:pPr>
      <w:r w:rsidRPr="006A17BF">
        <w:t xml:space="preserve">            discount = saasPrice.getDiscount();   </w:t>
      </w:r>
    </w:p>
    <w:p w14:paraId="35832E61" w14:textId="77777777" w:rsidR="00460F9D" w:rsidRPr="006A17BF" w:rsidRDefault="00460F9D" w:rsidP="00795D76">
      <w:pPr>
        <w:pStyle w:val="af0"/>
      </w:pPr>
      <w:r w:rsidRPr="006A17BF">
        <w:t xml:space="preserve">      } else if (rentTime == 36 &amp;&amp; saasPrice.getPriceName().equals("3year")){  </w:t>
      </w:r>
    </w:p>
    <w:p w14:paraId="04971436" w14:textId="77777777" w:rsidR="00460F9D" w:rsidRPr="006A17BF" w:rsidRDefault="00460F9D" w:rsidP="00795D76">
      <w:pPr>
        <w:pStyle w:val="af0"/>
      </w:pPr>
      <w:r w:rsidRPr="006A17BF">
        <w:t xml:space="preserve">        discount = saasPrice.getDiscount();  </w:t>
      </w:r>
    </w:p>
    <w:p w14:paraId="32EF0E58" w14:textId="77777777" w:rsidR="00460F9D" w:rsidRPr="006A17BF" w:rsidRDefault="00460F9D" w:rsidP="00795D76">
      <w:pPr>
        <w:pStyle w:val="af0"/>
      </w:pPr>
      <w:r w:rsidRPr="006A17BF">
        <w:t xml:space="preserve">      }  </w:t>
      </w:r>
    </w:p>
    <w:p w14:paraId="18061EB0" w14:textId="77777777" w:rsidR="00460F9D" w:rsidRPr="006A17BF" w:rsidRDefault="00460F9D" w:rsidP="00795D76">
      <w:pPr>
        <w:pStyle w:val="af0"/>
      </w:pPr>
      <w:r w:rsidRPr="006A17BF">
        <w:t xml:space="preserve">  }  </w:t>
      </w:r>
    </w:p>
    <w:p w14:paraId="3DD3FBD0" w14:textId="77777777" w:rsidR="00460F9D" w:rsidRPr="006A17BF" w:rsidRDefault="00460F9D" w:rsidP="00795D76">
      <w:pPr>
        <w:pStyle w:val="af0"/>
      </w:pPr>
      <w:r w:rsidRPr="006A17BF">
        <w:t xml:space="preserve">money = monthMoney * rentTime * (discount / 100) * machineNum * sNumPrice.getNumPrice();  </w:t>
      </w:r>
    </w:p>
    <w:p w14:paraId="4AC82F37" w14:textId="0870250C" w:rsidR="00460F9D" w:rsidRPr="00572DCE" w:rsidRDefault="00460F9D" w:rsidP="00572DCE">
      <w:pPr>
        <w:ind w:firstLineChars="0" w:firstLine="0"/>
      </w:pPr>
      <w:r w:rsidRPr="006A17BF">
        <w:rPr>
          <w:lang w:val="x-none" w:eastAsia="x-none"/>
        </w:rPr>
        <w:t>}</w:t>
      </w:r>
    </w:p>
    <w:p w14:paraId="7CC835E8" w14:textId="3C72905C" w:rsidR="00460F9D" w:rsidRPr="00572DCE" w:rsidRDefault="001C32BB" w:rsidP="00572DCE">
      <w:pPr>
        <w:ind w:firstLineChars="0" w:firstLine="0"/>
        <w:rPr>
          <w:u w:val="single"/>
        </w:rPr>
      </w:pPr>
      <w:r>
        <w:rPr>
          <w:noProof/>
        </w:rPr>
        <w:drawing>
          <wp:anchor distT="0" distB="0" distL="114300" distR="114300" simplePos="0" relativeHeight="251729920" behindDoc="0" locked="0" layoutInCell="1" allowOverlap="1" wp14:anchorId="7AA755AC" wp14:editId="2678FED2">
            <wp:simplePos x="0" y="0"/>
            <wp:positionH relativeFrom="column">
              <wp:posOffset>-45720</wp:posOffset>
            </wp:positionH>
            <wp:positionV relativeFrom="paragraph">
              <wp:posOffset>436548</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5">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60F9D">
        <w:rPr>
          <w:u w:val="single"/>
        </w:rPr>
        <w:t xml:space="preserve">                                                                        </w:t>
      </w:r>
    </w:p>
    <w:p w14:paraId="6EDCE29B" w14:textId="2D47584E" w:rsidR="00460F9D" w:rsidDel="001C32BB" w:rsidRDefault="00460F9D" w:rsidP="000B1AA4">
      <w:pPr>
        <w:ind w:firstLineChars="0" w:firstLine="0"/>
        <w:rPr>
          <w:del w:id="105" w:author="Miley Ren" w:date="2017-10-08T17:24:00Z"/>
        </w:rPr>
      </w:pPr>
      <w:del w:id="106" w:author="Miley Ren" w:date="2017-10-08T17:24:00Z">
        <w:r w:rsidRPr="00636514" w:rsidDel="001C32BB">
          <w:delText>如图</w:delText>
        </w:r>
        <w:r w:rsidRPr="00636514" w:rsidDel="001C32BB">
          <w:rPr>
            <w:rFonts w:hint="eastAsia"/>
          </w:rPr>
          <w:delText>5-</w:delText>
        </w:r>
        <w:r w:rsidRPr="00636514" w:rsidDel="001C32BB">
          <w:delText>2</w:delText>
        </w:r>
        <w:r w:rsidRPr="00636514" w:rsidDel="001C32BB">
          <w:rPr>
            <w:rFonts w:hint="eastAsia"/>
          </w:rPr>
          <w:delText>，</w:delText>
        </w:r>
        <w:r w:rsidDel="001C32BB">
          <w:rPr>
            <w:rFonts w:hint="eastAsia"/>
          </w:rPr>
          <w:delText>租用界面</w:delText>
        </w:r>
        <w:r w:rsidDel="001C32BB">
          <w:delText>功能</w:delText>
        </w:r>
        <w:r w:rsidRPr="00636514" w:rsidDel="001C32BB">
          <w:delText>实现效果图</w:delText>
        </w:r>
        <w:r w:rsidRPr="00636514" w:rsidDel="001C32BB">
          <w:rPr>
            <w:rFonts w:hint="eastAsia"/>
          </w:rPr>
          <w:delText>。</w:delText>
        </w:r>
      </w:del>
    </w:p>
    <w:p w14:paraId="608DC523" w14:textId="01D372D3" w:rsidR="00460F9D" w:rsidRPr="00636514" w:rsidRDefault="00460F9D" w:rsidP="00F22391">
      <w:pPr>
        <w:pStyle w:val="aff0"/>
      </w:pPr>
      <w:r>
        <w:rPr>
          <w:rFonts w:hint="eastAsia"/>
        </w:rPr>
        <w:t>图</w:t>
      </w:r>
      <w:r>
        <w:rPr>
          <w:rFonts w:hint="eastAsia"/>
        </w:rPr>
        <w:t>5-</w:t>
      </w:r>
      <w:r>
        <w:t xml:space="preserve">2  </w:t>
      </w:r>
      <w:r>
        <w:t>租用页面效果图</w:t>
      </w:r>
    </w:p>
    <w:p w14:paraId="1332E284" w14:textId="186185A5" w:rsidR="00460F9D" w:rsidRPr="00636514" w:rsidRDefault="00460F9D" w:rsidP="000B1AA4">
      <w:pPr>
        <w:ind w:firstLine="480"/>
      </w:pPr>
      <w:r w:rsidRPr="00636514">
        <w:rPr>
          <w:rFonts w:hint="eastAsia"/>
        </w:rPr>
        <w:t>用户点击提交后，控制层生成租用订单，</w:t>
      </w:r>
      <w:ins w:id="107" w:author="Miley Ren" w:date="2017-10-08T17:25:00Z">
        <w:r w:rsidR="00DE007E">
          <w:rPr>
            <w:rFonts w:hint="eastAsia"/>
          </w:rPr>
          <w:t>系统</w:t>
        </w:r>
      </w:ins>
      <w:del w:id="108" w:author="Miley Ren" w:date="2017-10-08T17:25:00Z">
        <w:r w:rsidRPr="00636514" w:rsidDel="00DE007E">
          <w:rPr>
            <w:rFonts w:hint="eastAsia"/>
          </w:rPr>
          <w:delText>后台</w:delText>
        </w:r>
      </w:del>
      <w:r w:rsidRPr="00636514">
        <w:rPr>
          <w:rFonts w:hint="eastAsia"/>
        </w:rPr>
        <w:t>将</w:t>
      </w:r>
      <w:del w:id="109" w:author="Miley Ren" w:date="2017-10-08T17:24:00Z">
        <w:r w:rsidRPr="00636514" w:rsidDel="002D0321">
          <w:rPr>
            <w:rFonts w:hint="eastAsia"/>
          </w:rPr>
          <w:delText>新的</w:delText>
        </w:r>
      </w:del>
      <w:r>
        <w:rPr>
          <w:rFonts w:hint="eastAsia"/>
        </w:rPr>
        <w:t>租用信息添加到租户订单表中，同时创建新的商家，并为商家分配初始</w:t>
      </w:r>
      <w:r w:rsidRPr="00636514">
        <w:rPr>
          <w:rFonts w:hint="eastAsia"/>
        </w:rPr>
        <w:t>管理员</w:t>
      </w:r>
      <w:r>
        <w:rPr>
          <w:rFonts w:hint="eastAsia"/>
        </w:rPr>
        <w:t>账号</w:t>
      </w:r>
      <w:r w:rsidRPr="00636514">
        <w:rPr>
          <w:rFonts w:hint="eastAsia"/>
        </w:rPr>
        <w:t>。每次登录时系统会</w:t>
      </w:r>
      <w:r>
        <w:rPr>
          <w:rFonts w:hint="eastAsia"/>
        </w:rPr>
        <w:t>调用</w:t>
      </w:r>
      <w:r>
        <w:rPr>
          <w:rFonts w:hint="eastAsia"/>
        </w:rPr>
        <w:lastRenderedPageBreak/>
        <w:t>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77777777" w:rsidR="00460F9D" w:rsidRPr="00636514" w:rsidRDefault="00460F9D" w:rsidP="000B1AA4">
      <w:pPr>
        <w:pStyle w:val="2"/>
      </w:pPr>
      <w:bookmarkStart w:id="110" w:name="_Toc492673778"/>
      <w:bookmarkStart w:id="111" w:name="_Toc494811278"/>
      <w:r w:rsidRPr="00636514">
        <w:rPr>
          <w:rFonts w:hint="eastAsia"/>
          <w:lang w:eastAsia="zh-CN"/>
        </w:rPr>
        <w:t>5</w:t>
      </w:r>
      <w:r w:rsidRPr="00636514">
        <w:rPr>
          <w:rFonts w:hint="eastAsia"/>
        </w:rPr>
        <w:t>.</w:t>
      </w:r>
      <w:r w:rsidRPr="00636514">
        <w:t xml:space="preserve">3 </w:t>
      </w:r>
      <w:r w:rsidRPr="00636514">
        <w:t>系统权限实现</w:t>
      </w:r>
      <w:bookmarkEnd w:id="110"/>
      <w:bookmarkEnd w:id="111"/>
    </w:p>
    <w:p w14:paraId="0BE4F886" w14:textId="77777777" w:rsidR="00460F9D" w:rsidRPr="00636514" w:rsidRDefault="00460F9D"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77777777" w:rsidR="00460F9D" w:rsidRDefault="00460F9D" w:rsidP="000B1AA4">
      <w:pPr>
        <w:ind w:firstLine="480"/>
      </w:pPr>
      <w:r w:rsidRPr="00636514">
        <w:rPr>
          <w:rFonts w:hint="eastAsia"/>
        </w:rPr>
        <w:t>系统初始化时由系统管理员创建多个用户权限，并设置每个用户权限的编码和类型，权限编码代表拥有该权限的用户的访问范围，类型用于区分当前权限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和</w:t>
      </w:r>
      <w:r w:rsidRPr="00636514">
        <w:rPr>
          <w:rFonts w:hint="eastAsia"/>
        </w:rPr>
        <w:t>2</w:t>
      </w:r>
      <w:r w:rsidRPr="00636514">
        <w:rPr>
          <w:rFonts w:hint="eastAsia"/>
        </w:rPr>
        <w:t>进行表示，</w:t>
      </w:r>
      <w:r w:rsidRPr="00636514">
        <w:rPr>
          <w:rFonts w:hint="eastAsia"/>
        </w:rPr>
        <w:t>0</w:t>
      </w:r>
      <w:r w:rsidRPr="00636514">
        <w:rPr>
          <w:rFonts w:hint="eastAsia"/>
        </w:rPr>
        <w:t>代表系统管理员，</w:t>
      </w:r>
      <w:r w:rsidRPr="00636514">
        <w:rPr>
          <w:rFonts w:hint="eastAsia"/>
        </w:rPr>
        <w:t>1</w:t>
      </w:r>
      <w:r w:rsidRPr="00636514">
        <w:rPr>
          <w:rFonts w:hint="eastAsia"/>
        </w:rPr>
        <w:t>代表运营商，</w:t>
      </w:r>
      <w:r w:rsidRPr="00636514">
        <w:rPr>
          <w:rFonts w:hint="eastAsia"/>
        </w:rPr>
        <w:t>2</w:t>
      </w:r>
      <w:r w:rsidRPr="00636514">
        <w:rPr>
          <w:rFonts w:hint="eastAsia"/>
        </w:rPr>
        <w:t>代表厂商；权限编码的设定也有一定的规则，运营商编码为</w:t>
      </w:r>
      <w:r w:rsidRPr="00636514">
        <w:rPr>
          <w:rFonts w:hint="eastAsia"/>
        </w:rPr>
        <w:t>001XX</w:t>
      </w:r>
      <w:r w:rsidRPr="00636514">
        <w:rPr>
          <w:rFonts w:hint="eastAsia"/>
        </w:rPr>
        <w:t>，厂商编码为</w:t>
      </w:r>
      <w:r w:rsidRPr="00636514">
        <w:rPr>
          <w:rFonts w:hint="eastAsia"/>
        </w:rPr>
        <w:t>002XX</w:t>
      </w:r>
      <w:r w:rsidRPr="00636514">
        <w:rPr>
          <w:rFonts w:hint="eastAsia"/>
        </w:rPr>
        <w:t>。</w:t>
      </w:r>
    </w:p>
    <w:p w14:paraId="1DA474BF" w14:textId="4F673402" w:rsidR="00460F9D" w:rsidRDefault="00460F9D"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w:t>
      </w:r>
      <w:del w:id="112" w:author="Miley Ren" w:date="2017-10-08T17:26:00Z">
        <w:r w:rsidRPr="00636514" w:rsidDel="004D3882">
          <w:rPr>
            <w:rFonts w:hint="eastAsia"/>
          </w:rPr>
          <w:delText>当系统管理员对用户权</w:delText>
        </w:r>
      </w:del>
      <w:del w:id="113" w:author="Miley Ren" w:date="2017-10-08T17:27:00Z">
        <w:r w:rsidRPr="00636514" w:rsidDel="004D3882">
          <w:rPr>
            <w:rFonts w:hint="eastAsia"/>
          </w:rPr>
          <w:delText>限初始化后，</w:delText>
        </w:r>
      </w:del>
      <w:r w:rsidRPr="00636514">
        <w:rPr>
          <w:rFonts w:hint="eastAsia"/>
        </w:rPr>
        <w:t>可对用户角色进行管理，其中包括用户角色的创建、权限的分配、用户角色删除和修改等操作。用户角色属性包括名称、描述等内容。用户角色权限表</w:t>
      </w:r>
      <w:ins w:id="114" w:author="Miley Ren" w:date="2017-10-08T17:27:00Z">
        <w:r w:rsidR="000D45F6">
          <w:rPr>
            <w:rFonts w:hint="eastAsia"/>
          </w:rPr>
          <w:t>通过</w:t>
        </w:r>
      </w:ins>
      <w:del w:id="115" w:author="Miley Ren" w:date="2017-10-08T17:27:00Z">
        <w:r w:rsidRPr="00636514" w:rsidDel="000D45F6">
          <w:rPr>
            <w:rFonts w:hint="eastAsia"/>
          </w:rPr>
          <w:delText>中包含了</w:delText>
        </w:r>
      </w:del>
      <w:r w:rsidRPr="00636514">
        <w:rPr>
          <w:rFonts w:hint="eastAsia"/>
        </w:rPr>
        <w:t>角色</w:t>
      </w:r>
      <w:r w:rsidRPr="00636514">
        <w:rPr>
          <w:rFonts w:hint="eastAsia"/>
        </w:rPr>
        <w:t>Id</w:t>
      </w:r>
      <w:del w:id="116" w:author="Miley Ren" w:date="2017-10-08T17:27:00Z">
        <w:r w:rsidRPr="00636514" w:rsidDel="000D45F6">
          <w:rPr>
            <w:rFonts w:hint="eastAsia"/>
          </w:rPr>
          <w:delText>和拥有的</w:delText>
        </w:r>
      </w:del>
      <w:r w:rsidRPr="00636514">
        <w:rPr>
          <w:rFonts w:hint="eastAsia"/>
        </w:rPr>
        <w:t>权限</w:t>
      </w:r>
      <w:r w:rsidRPr="00636514">
        <w:rPr>
          <w:rFonts w:hint="eastAsia"/>
        </w:rPr>
        <w:t>Id</w:t>
      </w:r>
      <w:ins w:id="117" w:author="Miley Ren" w:date="2017-10-08T17:27:00Z">
        <w:r w:rsidR="000D45F6">
          <w:rPr>
            <w:rFonts w:hint="eastAsia"/>
          </w:rPr>
          <w:t>的对应关系</w:t>
        </w:r>
      </w:ins>
      <w:ins w:id="118" w:author="Miley Ren" w:date="2017-10-08T17:28:00Z">
        <w:r w:rsidR="000D45F6">
          <w:rPr>
            <w:rFonts w:hint="eastAsia"/>
          </w:rPr>
          <w:t>获取所有用户角色的权限信息</w:t>
        </w:r>
      </w:ins>
      <w:ins w:id="119" w:author="Miley Ren" w:date="2017-10-08T17:27:00Z">
        <w:r w:rsidR="00A90695">
          <w:rPr>
            <w:rFonts w:hint="eastAsia"/>
          </w:rPr>
          <w:t>。</w:t>
        </w:r>
      </w:ins>
      <w:del w:id="120" w:author="Miley Ren" w:date="2017-10-08T17:27:00Z">
        <w:r w:rsidRPr="00636514" w:rsidDel="00A90695">
          <w:rPr>
            <w:rFonts w:hint="eastAsia"/>
          </w:rPr>
          <w:delText>，</w:delText>
        </w:r>
        <w:r w:rsidRPr="00636514" w:rsidDel="00A90695">
          <w:delText>当查找用户所拥有的权限时</w:delText>
        </w:r>
        <w:r w:rsidRPr="00636514" w:rsidDel="00A90695">
          <w:rPr>
            <w:rFonts w:hint="eastAsia"/>
          </w:rPr>
          <w:delText>，</w:delText>
        </w:r>
        <w:r w:rsidRPr="00636514" w:rsidDel="00A90695">
          <w:delText>获取该表中所有</w:delText>
        </w:r>
        <w:r w:rsidRPr="00636514" w:rsidDel="00A90695">
          <w:rPr>
            <w:rFonts w:hint="eastAsia"/>
          </w:rPr>
          <w:delText>用户角色</w:delText>
        </w:r>
        <w:r w:rsidRPr="00636514" w:rsidDel="00A90695">
          <w:rPr>
            <w:rFonts w:hint="eastAsia"/>
          </w:rPr>
          <w:delText>Id</w:delText>
        </w:r>
        <w:r w:rsidRPr="00636514" w:rsidDel="00A90695">
          <w:rPr>
            <w:rFonts w:hint="eastAsia"/>
          </w:rPr>
          <w:delText>对应权限的集合即可。</w:delText>
        </w:r>
      </w:del>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460F9D" w:rsidRPr="00636514" w:rsidRDefault="00460F9D" w:rsidP="00AD5B27">
      <w:pPr>
        <w:pStyle w:val="2"/>
      </w:pPr>
      <w:bookmarkStart w:id="121" w:name="_Toc494811279"/>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121"/>
    </w:p>
    <w:p w14:paraId="300153A4" w14:textId="592DDFB6" w:rsidR="00A977CF" w:rsidDel="00A977CF" w:rsidRDefault="002125AC" w:rsidP="0070784B">
      <w:pPr>
        <w:ind w:firstLine="480"/>
        <w:rPr>
          <w:del w:id="122" w:author="Miley Ren" w:date="2017-10-08T17:32:00Z"/>
          <w:moveTo w:id="123" w:author="Miley Ren" w:date="2017-10-08T17:32:00Z"/>
        </w:rPr>
        <w:pPrChange w:id="124" w:author="Miley Ren" w:date="2017-10-08T17:34:00Z">
          <w:pPr>
            <w:ind w:firstLine="480"/>
          </w:pPr>
        </w:pPrChange>
      </w:pPr>
      <w:ins w:id="125" w:author="Miley Ren" w:date="2017-10-08T17:34:00Z">
        <w:r w:rsidRPr="00636514">
          <w:rPr>
            <w:rFonts w:hint="eastAsia"/>
          </w:rPr>
          <w:t>厂商模块包括用户管理、售货机类型管理、售货机管理、运营商管理和订单管理几个模块。</w:t>
        </w:r>
      </w:ins>
      <w:r w:rsidR="00460F9D" w:rsidRPr="00636514">
        <w:rPr>
          <w:rFonts w:hint="eastAsia"/>
        </w:rPr>
        <w:t>厂商用户</w:t>
      </w:r>
      <w:del w:id="126" w:author="Miley Ren" w:date="2017-10-08T17:29:00Z">
        <w:r w:rsidR="00460F9D" w:rsidRPr="00636514" w:rsidDel="001409AB">
          <w:rPr>
            <w:rFonts w:hint="eastAsia"/>
          </w:rPr>
          <w:delText>通过</w:delText>
        </w:r>
      </w:del>
      <w:r w:rsidR="00460F9D" w:rsidRPr="00636514">
        <w:rPr>
          <w:rFonts w:hint="eastAsia"/>
        </w:rPr>
        <w:t>输入商家编号、用户名和密码登录系统，系统</w:t>
      </w:r>
      <w:del w:id="127" w:author="Miley Ren" w:date="2017-10-08T17:29:00Z">
        <w:r w:rsidR="00460F9D" w:rsidRPr="00636514" w:rsidDel="002207EF">
          <w:rPr>
            <w:rFonts w:hint="eastAsia"/>
          </w:rPr>
          <w:delText>控制层</w:delText>
        </w:r>
      </w:del>
      <w:r w:rsidR="00460F9D" w:rsidRPr="00636514">
        <w:rPr>
          <w:rFonts w:hint="eastAsia"/>
        </w:rPr>
        <w:t>查询</w:t>
      </w:r>
      <w:r w:rsidR="00460F9D" w:rsidRPr="00636514">
        <w:rPr>
          <w:rFonts w:hint="eastAsia"/>
        </w:rPr>
        <w:t>userrole</w:t>
      </w:r>
      <w:r w:rsidR="00460F9D" w:rsidRPr="00636514">
        <w:rPr>
          <w:rFonts w:hint="eastAsia"/>
        </w:rPr>
        <w:t>用户角色表判断当前用户的角色以及拥有的权限。</w:t>
      </w:r>
      <w:r w:rsidR="00460F9D" w:rsidRPr="00636514">
        <w:t>登录</w:t>
      </w:r>
      <w:r w:rsidR="00460F9D" w:rsidRPr="00636514">
        <w:rPr>
          <w:rFonts w:hint="eastAsia"/>
        </w:rPr>
        <w:t>成功后</w:t>
      </w:r>
      <w:ins w:id="128" w:author="Miley Ren" w:date="2017-10-08T17:32:00Z">
        <w:r w:rsidR="006826C7">
          <w:rPr>
            <w:rFonts w:hint="eastAsia"/>
          </w:rPr>
          <w:t>，</w:t>
        </w:r>
        <w:r w:rsidR="006826C7" w:rsidRPr="00636514">
          <w:t>JSP</w:t>
        </w:r>
      </w:ins>
      <w:ins w:id="129" w:author="Miley Ren" w:date="2017-10-08T17:33:00Z">
        <w:r w:rsidR="0001115A">
          <w:rPr>
            <w:rFonts w:hint="eastAsia"/>
          </w:rPr>
          <w:t>页面</w:t>
        </w:r>
      </w:ins>
      <w:ins w:id="130" w:author="Miley Ren" w:date="2017-10-08T17:32:00Z">
        <w:r w:rsidR="006826C7" w:rsidRPr="00636514">
          <w:t>通过</w:t>
        </w:r>
        <w:r w:rsidR="006826C7" w:rsidRPr="00636514">
          <w:rPr>
            <w:rFonts w:hint="eastAsia"/>
          </w:rPr>
          <w:t>EL</w:t>
        </w:r>
        <w:r w:rsidR="006826C7" w:rsidRPr="00636514">
          <w:rPr>
            <w:rFonts w:hint="eastAsia"/>
          </w:rPr>
          <w:t>表达式和</w:t>
        </w:r>
        <w:r w:rsidR="006826C7" w:rsidRPr="00636514">
          <w:rPr>
            <w:rFonts w:hint="eastAsia"/>
          </w:rPr>
          <w:t>JSTL</w:t>
        </w:r>
        <w:r w:rsidR="006826C7" w:rsidRPr="00636514">
          <w:rPr>
            <w:rFonts w:hint="eastAsia"/>
          </w:rPr>
          <w:t>判断当前用户可见的菜单项</w:t>
        </w:r>
      </w:ins>
      <w:ins w:id="131" w:author="Miley Ren" w:date="2017-10-08T17:33:00Z">
        <w:r w:rsidR="009E6B02">
          <w:rPr>
            <w:rFonts w:hint="eastAsia"/>
          </w:rPr>
          <w:t>。</w:t>
        </w:r>
      </w:ins>
      <w:ins w:id="132" w:author="Miley Ren" w:date="2017-10-08T17:32:00Z">
        <w:r w:rsidR="00E82D60">
          <w:rPr>
            <w:rFonts w:hint="eastAsia"/>
          </w:rPr>
          <w:t>系统</w:t>
        </w:r>
      </w:ins>
      <w:r w:rsidR="00460F9D" w:rsidRPr="00636514">
        <w:rPr>
          <w:rFonts w:hint="eastAsia"/>
        </w:rPr>
        <w:t>使用</w:t>
      </w:r>
      <w:r w:rsidR="00460F9D" w:rsidRPr="00636514">
        <w:t>@SessionAttributes("user")</w:t>
      </w:r>
      <w:r w:rsidR="00460F9D" w:rsidRPr="00636514">
        <w:t>注解</w:t>
      </w:r>
      <w:r w:rsidR="00460F9D" w:rsidRPr="00636514">
        <w:rPr>
          <w:rFonts w:hint="eastAsia"/>
        </w:rPr>
        <w:t>将用户详细信息放在</w:t>
      </w:r>
      <w:r w:rsidR="00460F9D" w:rsidRPr="00636514">
        <w:rPr>
          <w:rFonts w:hint="eastAsia"/>
        </w:rPr>
        <w:t>session</w:t>
      </w:r>
      <w:r w:rsidR="00460F9D" w:rsidRPr="00636514">
        <w:rPr>
          <w:rFonts w:hint="eastAsia"/>
        </w:rPr>
        <w:t>中，在</w:t>
      </w:r>
      <w:r w:rsidR="00460F9D" w:rsidRPr="00636514">
        <w:t>其他需要使用</w:t>
      </w:r>
      <w:ins w:id="133" w:author="Miley Ren" w:date="2017-10-08T17:29:00Z">
        <w:r w:rsidR="00953FAA">
          <w:rPr>
            <w:rFonts w:hint="eastAsia"/>
          </w:rPr>
          <w:t>登录信息</w:t>
        </w:r>
      </w:ins>
      <w:r w:rsidR="00460F9D" w:rsidRPr="00636514">
        <w:t>的方法中通过</w:t>
      </w:r>
      <w:r w:rsidR="00460F9D" w:rsidRPr="00636514">
        <w:t>@ModelAttribute("user") UserInfo userInfo</w:t>
      </w:r>
      <w:r w:rsidR="00460F9D" w:rsidRPr="00636514">
        <w:t>将</w:t>
      </w:r>
      <w:r w:rsidR="00460F9D" w:rsidRPr="00636514">
        <w:t>user</w:t>
      </w:r>
      <w:r w:rsidR="00460F9D" w:rsidRPr="00636514">
        <w:t>对象传入</w:t>
      </w:r>
      <w:moveToRangeStart w:id="134" w:author="Miley Ren" w:date="2017-10-08T17:32:00Z" w:name="move495247267"/>
      <w:moveTo w:id="135" w:author="Miley Ren" w:date="2017-10-08T17:32:00Z">
        <w:del w:id="136" w:author="Miley Ren" w:date="2017-10-08T17:32:00Z">
          <w:r w:rsidR="00A977CF" w:rsidRPr="00636514" w:rsidDel="006826C7">
            <w:rPr>
              <w:rFonts w:hint="eastAsia"/>
            </w:rPr>
            <w:delText>在菜单</w:delText>
          </w:r>
          <w:r w:rsidR="00A977CF" w:rsidRPr="00636514" w:rsidDel="006826C7">
            <w:delText>JSP</w:delText>
          </w:r>
          <w:r w:rsidR="00A977CF" w:rsidRPr="00636514" w:rsidDel="006826C7">
            <w:delText>页面中通过</w:delText>
          </w:r>
          <w:r w:rsidR="00A977CF" w:rsidRPr="00636514" w:rsidDel="006826C7">
            <w:rPr>
              <w:rFonts w:hint="eastAsia"/>
            </w:rPr>
            <w:delText>EL</w:delText>
          </w:r>
          <w:r w:rsidR="00A977CF" w:rsidRPr="00636514" w:rsidDel="006826C7">
            <w:rPr>
              <w:rFonts w:hint="eastAsia"/>
            </w:rPr>
            <w:delText>表达式和</w:delText>
          </w:r>
          <w:r w:rsidR="00A977CF" w:rsidRPr="00636514" w:rsidDel="006826C7">
            <w:rPr>
              <w:rFonts w:hint="eastAsia"/>
            </w:rPr>
            <w:delText>JSTL</w:delText>
          </w:r>
          <w:r w:rsidR="00A977CF" w:rsidRPr="00636514" w:rsidDel="006826C7">
            <w:rPr>
              <w:rFonts w:hint="eastAsia"/>
            </w:rPr>
            <w:delText>判断当前用户可见的菜单项</w:delText>
          </w:r>
          <w:r w:rsidR="00A977CF" w:rsidDel="006826C7">
            <w:rPr>
              <w:rFonts w:hint="eastAsia"/>
            </w:rPr>
            <w:delText>。</w:delText>
          </w:r>
        </w:del>
      </w:moveTo>
    </w:p>
    <w:moveToRangeEnd w:id="134"/>
    <w:p w14:paraId="5AEBB051" w14:textId="1416211F" w:rsidR="00460F9D" w:rsidRDefault="00460F9D" w:rsidP="0070784B">
      <w:pPr>
        <w:ind w:firstLineChars="0" w:firstLine="420"/>
        <w:rPr>
          <w:ins w:id="137" w:author="Miley Ren" w:date="2017-10-08T17:29:00Z"/>
        </w:rPr>
        <w:pPrChange w:id="138" w:author="Miley Ren" w:date="2017-10-08T17:34:00Z">
          <w:pPr>
            <w:ind w:firstLine="480"/>
          </w:pPr>
        </w:pPrChange>
      </w:pPr>
      <w:r w:rsidRPr="00636514">
        <w:rPr>
          <w:rFonts w:hint="eastAsia"/>
        </w:rPr>
        <w:t>。</w:t>
      </w:r>
    </w:p>
    <w:p w14:paraId="6338744D" w14:textId="4E4C83C8" w:rsidR="009E1498" w:rsidRDefault="009E1498" w:rsidP="009E1498">
      <w:pPr>
        <w:pStyle w:val="aff0"/>
        <w:rPr>
          <w:moveTo w:id="139" w:author="Miley Ren" w:date="2017-10-08T17:35:00Z"/>
        </w:rPr>
      </w:pPr>
      <w:r>
        <w:rPr>
          <w:noProof/>
        </w:rPr>
        <w:lastRenderedPageBreak/>
        <w:drawing>
          <wp:anchor distT="0" distB="0" distL="114300" distR="114300" simplePos="0" relativeHeight="251736064" behindDoc="0" locked="0" layoutInCell="1" allowOverlap="1" wp14:anchorId="65E25870" wp14:editId="3598C5C1">
            <wp:simplePos x="0" y="0"/>
            <wp:positionH relativeFrom="column">
              <wp:posOffset>-38100</wp:posOffset>
            </wp:positionH>
            <wp:positionV relativeFrom="paragraph">
              <wp:posOffset>0</wp:posOffset>
            </wp:positionV>
            <wp:extent cx="5430520" cy="505714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权限管理时序图.png"/>
                    <pic:cNvPicPr/>
                  </pic:nvPicPr>
                  <pic:blipFill rotWithShape="1">
                    <a:blip r:embed="rId46">
                      <a:extLst>
                        <a:ext uri="{28A0092B-C50C-407E-A947-70E740481C1C}">
                          <a14:useLocalDpi xmlns:a14="http://schemas.microsoft.com/office/drawing/2010/main" val="0"/>
                        </a:ext>
                      </a:extLst>
                    </a:blip>
                    <a:srcRect t="4873" b="4674"/>
                    <a:stretch/>
                  </pic:blipFill>
                  <pic:spPr bwMode="auto">
                    <a:xfrm>
                      <a:off x="0" y="0"/>
                      <a:ext cx="5430520" cy="505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moveToRangeStart w:id="140" w:author="Miley Ren" w:date="2017-10-08T17:35:00Z" w:name="move495247473"/>
      <w:moveTo w:id="141" w:author="Miley Ren" w:date="2017-10-08T17:35:00Z">
        <w:r>
          <w:rPr>
            <w:rFonts w:hint="eastAsia"/>
          </w:rPr>
          <w:t>图</w:t>
        </w:r>
        <w:r>
          <w:rPr>
            <w:rFonts w:hint="eastAsia"/>
          </w:rPr>
          <w:t>5-</w:t>
        </w:r>
        <w:r>
          <w:t xml:space="preserve">3  </w:t>
        </w:r>
        <w:r>
          <w:t>权限管理模块时序图</w:t>
        </w:r>
      </w:moveTo>
    </w:p>
    <w:p w14:paraId="328B9BA7" w14:textId="47C79283" w:rsidR="00953FAA" w:rsidRDefault="00953FAA" w:rsidP="00953FAA">
      <w:pPr>
        <w:ind w:firstLine="480"/>
        <w:rPr>
          <w:moveTo w:id="142" w:author="Miley Ren" w:date="2017-10-08T17:29:00Z"/>
        </w:rPr>
      </w:pPr>
      <w:moveToRangeStart w:id="143" w:author="Miley Ren" w:date="2017-10-08T17:29:00Z" w:name="move495247127"/>
      <w:moveToRangeEnd w:id="140"/>
      <w:moveTo w:id="144" w:author="Miley Ren" w:date="2017-10-08T17:29:00Z">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w:t>
        </w:r>
        <w:del w:id="145" w:author="Miley Ren" w:date="2017-10-08T17:30:00Z">
          <w:r w:rsidRPr="00636514" w:rsidDel="00E07EEC">
            <w:rPr>
              <w:rFonts w:hint="eastAsia"/>
            </w:rPr>
            <w:delText>中</w:delText>
          </w:r>
        </w:del>
        <w:r w:rsidRPr="00636514">
          <w:rPr>
            <w:rFonts w:hint="eastAsia"/>
          </w:rPr>
          <w:t>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del w:id="146" w:author="Miley Ren" w:date="2017-10-08T17:34:00Z">
          <w:r w:rsidRPr="00636514" w:rsidDel="004F74E4">
            <w:rPr>
              <w:rFonts w:hint="eastAsia"/>
            </w:rPr>
            <w:delText>，</w:delText>
          </w:r>
          <w:r w:rsidRPr="00636514" w:rsidDel="004F74E4">
            <w:delText>也可以返</w:delText>
          </w:r>
        </w:del>
      </w:moveTo>
      <w:ins w:id="147" w:author="Miley Ren" w:date="2017-10-08T17:34:00Z">
        <w:r w:rsidR="004F74E4">
          <w:rPr>
            <w:rFonts w:hint="eastAsia"/>
          </w:rPr>
          <w:t>、</w:t>
        </w:r>
      </w:ins>
      <w:moveTo w:id="148" w:author="Miley Ren" w:date="2017-10-08T17:29:00Z">
        <w:del w:id="149" w:author="Miley Ren" w:date="2017-10-08T17:34:00Z">
          <w:r w:rsidRPr="00636514" w:rsidDel="004F74E4">
            <w:delText>回</w:delText>
          </w:r>
        </w:del>
        <w:r w:rsidRPr="00636514">
          <w:t>一个</w:t>
        </w:r>
        <w:r w:rsidRPr="00636514">
          <w:rPr>
            <w:rFonts w:hint="eastAsia"/>
          </w:rPr>
          <w:t>String</w:t>
        </w:r>
      </w:moveTo>
      <w:ins w:id="150" w:author="Miley Ren" w:date="2017-10-08T17:34:00Z">
        <w:r w:rsidR="004F74E4">
          <w:rPr>
            <w:rFonts w:hint="eastAsia"/>
          </w:rPr>
          <w:t>对象或</w:t>
        </w:r>
      </w:ins>
      <w:moveTo w:id="151" w:author="Miley Ren" w:date="2017-10-08T17:29:00Z">
        <w:del w:id="152" w:author="Miley Ren" w:date="2017-10-08T17:34:00Z">
          <w:r w:rsidRPr="00636514" w:rsidDel="004F74E4">
            <w:rPr>
              <w:rFonts w:hint="eastAsia"/>
            </w:rPr>
            <w:delText>类型的</w:delText>
          </w:r>
          <w:r w:rsidRPr="00636514" w:rsidDel="004F74E4">
            <w:rPr>
              <w:rFonts w:hint="eastAsia"/>
            </w:rPr>
            <w:delText>view</w:delText>
          </w:r>
          <w:r w:rsidRPr="00636514" w:rsidDel="004F74E4">
            <w:rPr>
              <w:rFonts w:hint="eastAsia"/>
            </w:rPr>
            <w:delText>串，还</w:delText>
          </w:r>
        </w:del>
        <w:del w:id="153" w:author="Miley Ren" w:date="2017-10-08T17:35:00Z">
          <w:r w:rsidRPr="00636514" w:rsidDel="004F74E4">
            <w:rPr>
              <w:rFonts w:hint="eastAsia"/>
            </w:rPr>
            <w:delText>可对返回结果进行</w:delText>
          </w:r>
        </w:del>
      </w:moveTo>
      <w:ins w:id="154" w:author="Miley Ren" w:date="2017-10-08T17:35:00Z">
        <w:r w:rsidR="00ED352D">
          <w:rPr>
            <w:rFonts w:hint="eastAsia"/>
          </w:rPr>
          <w:t>进行</w:t>
        </w:r>
      </w:ins>
      <w:moveTo w:id="155" w:author="Miley Ren" w:date="2017-10-08T17:29:00Z">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moveTo>
    </w:p>
    <w:moveToRangeEnd w:id="143"/>
    <w:p w14:paraId="65B02BC2" w14:textId="7226B3E2" w:rsidR="00953FAA" w:rsidRPr="00953FAA" w:rsidDel="00E07EEC" w:rsidRDefault="00953FAA" w:rsidP="00AD5B27">
      <w:pPr>
        <w:ind w:firstLine="480"/>
        <w:rPr>
          <w:del w:id="156" w:author="Miley Ren" w:date="2017-10-08T17:31:00Z"/>
          <w:rFonts w:hint="eastAsia"/>
          <w:rPrChange w:id="157" w:author="Miley Ren" w:date="2017-10-08T17:29:00Z">
            <w:rPr>
              <w:del w:id="158" w:author="Miley Ren" w:date="2017-10-08T17:31:00Z"/>
              <w:rFonts w:hint="eastAsia"/>
            </w:rPr>
          </w:rPrChange>
        </w:rPr>
      </w:pPr>
    </w:p>
    <w:p w14:paraId="20625C71" w14:textId="6AAF8E4C" w:rsidR="00460F9D" w:rsidDel="009E1498" w:rsidRDefault="00460F9D" w:rsidP="00F22391">
      <w:pPr>
        <w:pStyle w:val="aff0"/>
        <w:rPr>
          <w:moveFrom w:id="159" w:author="Miley Ren" w:date="2017-10-08T17:35:00Z"/>
        </w:rPr>
      </w:pPr>
      <w:moveFromRangeStart w:id="160" w:author="Miley Ren" w:date="2017-10-08T17:35:00Z" w:name="move495247473"/>
      <w:moveFrom w:id="161" w:author="Miley Ren" w:date="2017-10-08T17:35:00Z">
        <w:r w:rsidDel="009E1498">
          <w:rPr>
            <w:rFonts w:hint="eastAsia"/>
          </w:rPr>
          <w:t>图</w:t>
        </w:r>
        <w:r w:rsidDel="009E1498">
          <w:rPr>
            <w:rFonts w:hint="eastAsia"/>
          </w:rPr>
          <w:t>5-</w:t>
        </w:r>
        <w:r w:rsidDel="009E1498">
          <w:t xml:space="preserve">3  </w:t>
        </w:r>
        <w:r w:rsidDel="009E1498">
          <w:t>权限管理模块时序图</w:t>
        </w:r>
      </w:moveFrom>
    </w:p>
    <w:p w14:paraId="312F2CD8" w14:textId="0723062A" w:rsidR="00460F9D" w:rsidDel="00953FAA" w:rsidRDefault="00460F9D" w:rsidP="00964AD1">
      <w:pPr>
        <w:ind w:firstLine="480"/>
        <w:rPr>
          <w:moveFrom w:id="162" w:author="Miley Ren" w:date="2017-10-08T17:29:00Z"/>
        </w:rPr>
      </w:pPr>
      <w:moveFromRangeStart w:id="163" w:author="Miley Ren" w:date="2017-10-08T17:29:00Z" w:name="move495247127"/>
      <w:moveFromRangeEnd w:id="160"/>
      <w:moveFrom w:id="164" w:author="Miley Ren" w:date="2017-10-08T17:29:00Z">
        <w:r w:rsidRPr="00636514" w:rsidDel="00953FAA">
          <w:rPr>
            <w:rFonts w:hint="eastAsia"/>
          </w:rPr>
          <w:t>厂商模块传入的</w:t>
        </w:r>
        <w:r w:rsidRPr="00636514" w:rsidDel="00953FAA">
          <w:rPr>
            <w:rFonts w:hint="eastAsia"/>
          </w:rPr>
          <w:t>Session</w:t>
        </w:r>
        <w:r w:rsidRPr="00636514" w:rsidDel="00953FAA">
          <w:rPr>
            <w:rFonts w:hint="eastAsia"/>
          </w:rPr>
          <w:t>为</w:t>
        </w:r>
        <w:r w:rsidRPr="00636514" w:rsidDel="00953FAA">
          <w:t>SessionAttributes({ "user", "machineTypes", "operMgrs" })</w:t>
        </w:r>
        <w:r w:rsidRPr="00636514" w:rsidDel="00953FAA">
          <w:rPr>
            <w:rFonts w:hint="eastAsia"/>
          </w:rPr>
          <w:t>，分别为用户、机器类型和厂商运营商表。请求</w:t>
        </w:r>
        <w:r w:rsidRPr="00636514" w:rsidDel="00953FAA">
          <w:rPr>
            <w:rFonts w:hint="eastAsia"/>
          </w:rPr>
          <w:t>URL</w:t>
        </w:r>
        <w:r w:rsidRPr="00636514" w:rsidDel="00953FAA">
          <w:rPr>
            <w:rFonts w:hint="eastAsia"/>
          </w:rPr>
          <w:t>的根路径为</w:t>
        </w:r>
        <w:r w:rsidRPr="00636514" w:rsidDel="00953FAA">
          <w:t>@RequestMapping("/manu")</w:t>
        </w:r>
        <w:r w:rsidRPr="00636514" w:rsidDel="00953FAA">
          <w:rPr>
            <w:rFonts w:hint="eastAsia"/>
          </w:rPr>
          <w:t>，</w:t>
        </w:r>
        <w:r w:rsidRPr="00636514" w:rsidDel="00953FAA">
          <w:t>在每个方法前都有一个对应的</w:t>
        </w:r>
        <w:r w:rsidRPr="00636514" w:rsidDel="00953FAA">
          <w:rPr>
            <w:rFonts w:hint="eastAsia"/>
          </w:rPr>
          <w:t>请求映射地址，最终地址都要加上</w:t>
        </w:r>
        <w:r w:rsidRPr="00636514" w:rsidDel="00953FAA">
          <w:rPr>
            <w:rFonts w:hint="eastAsia"/>
          </w:rPr>
          <w:t>/manu</w:t>
        </w:r>
        <w:r w:rsidRPr="00636514" w:rsidDel="00953FAA">
          <w:t>前缀</w:t>
        </w:r>
        <w:r w:rsidRPr="00636514" w:rsidDel="00953FAA">
          <w:rPr>
            <w:rFonts w:hint="eastAsia"/>
          </w:rPr>
          <w:t>进行拼接。控制层中方法的返回值有多种，可以返回一个封装了</w:t>
        </w:r>
        <w:r w:rsidRPr="00636514" w:rsidDel="00953FAA">
          <w:rPr>
            <w:rFonts w:hint="eastAsia"/>
          </w:rPr>
          <w:t>model</w:t>
        </w:r>
        <w:r w:rsidRPr="00636514" w:rsidDel="00953FAA">
          <w:rPr>
            <w:rFonts w:hint="eastAsia"/>
          </w:rPr>
          <w:t>和</w:t>
        </w:r>
        <w:r w:rsidRPr="00636514" w:rsidDel="00953FAA">
          <w:rPr>
            <w:rFonts w:hint="eastAsia"/>
          </w:rPr>
          <w:t>view</w:t>
        </w:r>
        <w:r w:rsidRPr="00636514" w:rsidDel="00953FAA">
          <w:rPr>
            <w:rFonts w:hint="eastAsia"/>
          </w:rPr>
          <w:t>信息的</w:t>
        </w:r>
        <w:r w:rsidRPr="00636514" w:rsidDel="00953FAA">
          <w:rPr>
            <w:rFonts w:hint="eastAsia"/>
          </w:rPr>
          <w:t>ModelAndView</w:t>
        </w:r>
        <w:r w:rsidRPr="00636514" w:rsidDel="00953FAA">
          <w:t>对象</w:t>
        </w:r>
        <w:r w:rsidRPr="00636514" w:rsidDel="00953FAA">
          <w:rPr>
            <w:rFonts w:hint="eastAsia"/>
          </w:rPr>
          <w:t>，</w:t>
        </w:r>
        <w:r w:rsidRPr="00636514" w:rsidDel="00953FAA">
          <w:t>也可以返回一个</w:t>
        </w:r>
        <w:r w:rsidRPr="00636514" w:rsidDel="00953FAA">
          <w:rPr>
            <w:rFonts w:hint="eastAsia"/>
          </w:rPr>
          <w:t>String</w:t>
        </w:r>
        <w:r w:rsidRPr="00636514" w:rsidDel="00953FAA">
          <w:rPr>
            <w:rFonts w:hint="eastAsia"/>
          </w:rPr>
          <w:t>类型的</w:t>
        </w:r>
        <w:r w:rsidRPr="00636514" w:rsidDel="00953FAA">
          <w:rPr>
            <w:rFonts w:hint="eastAsia"/>
          </w:rPr>
          <w:t>view</w:t>
        </w:r>
        <w:r w:rsidRPr="00636514" w:rsidDel="00953FAA">
          <w:rPr>
            <w:rFonts w:hint="eastAsia"/>
          </w:rPr>
          <w:t>串，还可对返回结果进行</w:t>
        </w:r>
        <w:r w:rsidRPr="00636514" w:rsidDel="00953FAA">
          <w:rPr>
            <w:rFonts w:hint="eastAsia"/>
          </w:rPr>
          <w:t>redirect</w:t>
        </w:r>
        <w:r w:rsidRPr="00636514" w:rsidDel="00953FAA">
          <w:rPr>
            <w:rFonts w:hint="eastAsia"/>
          </w:rPr>
          <w:t>重定向。厂商模块时序图</w:t>
        </w:r>
        <w:r w:rsidDel="00953FAA">
          <w:rPr>
            <w:rFonts w:hint="eastAsia"/>
          </w:rPr>
          <w:t>如图</w:t>
        </w:r>
        <w:r w:rsidDel="00953FAA">
          <w:rPr>
            <w:rFonts w:hint="eastAsia"/>
          </w:rPr>
          <w:t>5-</w:t>
        </w:r>
        <w:r w:rsidDel="00953FAA">
          <w:t>4</w:t>
        </w:r>
        <w:r w:rsidRPr="00636514" w:rsidDel="00953FAA">
          <w:rPr>
            <w:rFonts w:hint="eastAsia"/>
          </w:rPr>
          <w:t>。</w:t>
        </w:r>
      </w:moveFrom>
    </w:p>
    <w:moveFromRangeEnd w:id="163"/>
    <w:p w14:paraId="7033676A" w14:textId="6FF8FBB7" w:rsidR="00460F9D" w:rsidDel="002125AC" w:rsidRDefault="00460F9D" w:rsidP="00964AD1">
      <w:pPr>
        <w:ind w:firstLine="480"/>
        <w:rPr>
          <w:del w:id="165" w:author="Miley Ren" w:date="2017-10-08T17:33:00Z"/>
        </w:rPr>
      </w:pPr>
      <w:del w:id="166" w:author="Miley Ren" w:date="2017-10-08T17:33:00Z">
        <w:r w:rsidRPr="00636514" w:rsidDel="002125AC">
          <w:rPr>
            <w:rFonts w:hint="eastAsia"/>
          </w:rPr>
          <w:delText>厂商模块包括用户管理、售货机类型管理、售货机管理、运营商管理和订单管理几个模块。</w:delText>
        </w:r>
      </w:del>
      <w:del w:id="167" w:author="Miley Ren" w:date="2017-10-08T17:32:00Z">
        <w:r w:rsidRPr="00636514" w:rsidDel="00A977CF">
          <w:rPr>
            <w:rFonts w:hint="eastAsia"/>
          </w:rPr>
          <w:delText>厂商管理员登录系统，系统后台对公司编号和用户权限进行判定，调用</w:delText>
        </w:r>
        <w:r w:rsidRPr="00636514" w:rsidDel="00A977CF">
          <w:delText>getAllRoleAuthInfos(</w:delText>
        </w:r>
        <w:r w:rsidRPr="00636514" w:rsidDel="00A977CF">
          <w:rPr>
            <w:rFonts w:hint="eastAsia"/>
          </w:rPr>
          <w:delText>RoleAuth</w:delText>
        </w:r>
        <w:r w:rsidRPr="00636514" w:rsidDel="00A977CF">
          <w:delText>Info info)</w:delText>
        </w:r>
        <w:r w:rsidRPr="00636514" w:rsidDel="00A977CF">
          <w:rPr>
            <w:rFonts w:hint="eastAsia"/>
          </w:rPr>
          <w:delText>接口获取用户所有权限，使用</w:delText>
        </w:r>
        <w:r w:rsidRPr="00636514" w:rsidDel="00A977CF">
          <w:rPr>
            <w:rFonts w:hint="eastAsia"/>
          </w:rPr>
          <w:delText>session</w:delText>
        </w:r>
        <w:r w:rsidRPr="00636514" w:rsidDel="00A977CF">
          <w:delText>存储用户权限编码</w:delText>
        </w:r>
        <w:r w:rsidRPr="00636514" w:rsidDel="00A977CF">
          <w:rPr>
            <w:rFonts w:hint="eastAsia"/>
          </w:rPr>
          <w:delText>，</w:delText>
        </w:r>
      </w:del>
      <w:moveFromRangeStart w:id="168" w:author="Miley Ren" w:date="2017-10-08T17:32:00Z" w:name="move495247267"/>
      <w:moveFrom w:id="169" w:author="Miley Ren" w:date="2017-10-08T17:32:00Z">
        <w:del w:id="170" w:author="Miley Ren" w:date="2017-10-08T17:33:00Z">
          <w:r w:rsidRPr="00636514" w:rsidDel="002125AC">
            <w:rPr>
              <w:rFonts w:hint="eastAsia"/>
            </w:rPr>
            <w:delText>在菜单</w:delText>
          </w:r>
          <w:r w:rsidRPr="00636514" w:rsidDel="002125AC">
            <w:delText>JSP</w:delText>
          </w:r>
          <w:r w:rsidRPr="00636514" w:rsidDel="002125AC">
            <w:delText>页面中通过</w:delText>
          </w:r>
          <w:r w:rsidRPr="00636514" w:rsidDel="002125AC">
            <w:rPr>
              <w:rFonts w:hint="eastAsia"/>
            </w:rPr>
            <w:delText>EL</w:delText>
          </w:r>
          <w:r w:rsidRPr="00636514" w:rsidDel="002125AC">
            <w:rPr>
              <w:rFonts w:hint="eastAsia"/>
            </w:rPr>
            <w:delText>表达式和</w:delText>
          </w:r>
          <w:r w:rsidRPr="00636514" w:rsidDel="002125AC">
            <w:rPr>
              <w:rFonts w:hint="eastAsia"/>
            </w:rPr>
            <w:delText>JSTL</w:delText>
          </w:r>
          <w:r w:rsidRPr="00636514" w:rsidDel="002125AC">
            <w:rPr>
              <w:rFonts w:hint="eastAsia"/>
            </w:rPr>
            <w:delText>判断当前用户可见的菜单项</w:delText>
          </w:r>
          <w:r w:rsidDel="002125AC">
            <w:rPr>
              <w:rFonts w:hint="eastAsia"/>
            </w:rPr>
            <w:delText>。</w:delText>
          </w:r>
        </w:del>
      </w:moveFrom>
      <w:moveFromRangeEnd w:id="168"/>
    </w:p>
    <w:p w14:paraId="73FB0A68" w14:textId="61843509" w:rsidR="00460F9D" w:rsidRDefault="00460F9D" w:rsidP="002630DE">
      <w:pPr>
        <w:ind w:firstLineChars="0" w:firstLine="420"/>
        <w:pPrChange w:id="171" w:author="Miley Ren" w:date="2017-10-08T17:37:00Z">
          <w:pPr>
            <w:ind w:firstLineChars="0" w:firstLine="420"/>
          </w:pPr>
        </w:pPrChange>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w:t>
      </w:r>
      <w:ins w:id="172" w:author="Miley Ren" w:date="2017-10-08T17:36:00Z">
        <w:r w:rsidR="00D831A7" w:rsidRPr="00636514">
          <w:rPr>
            <w:rFonts w:hint="eastAsia"/>
          </w:rPr>
          <w:t>每个售货机</w:t>
        </w:r>
        <w:r w:rsidR="00D831A7">
          <w:rPr>
            <w:rFonts w:hint="eastAsia"/>
          </w:rPr>
          <w:t>使用</w:t>
        </w:r>
        <w:r w:rsidR="00D831A7" w:rsidRPr="00636514">
          <w:rPr>
            <w:rFonts w:hint="eastAsia"/>
          </w:rPr>
          <w:t>商家</w:t>
        </w:r>
        <w:r w:rsidR="00D831A7" w:rsidRPr="00636514">
          <w:rPr>
            <w:rFonts w:hint="eastAsia"/>
          </w:rPr>
          <w:t>Id</w:t>
        </w:r>
        <w:r w:rsidR="00D831A7" w:rsidRPr="00636514">
          <w:t>用于</w:t>
        </w:r>
        <w:r w:rsidR="00D831A7" w:rsidRPr="00636514">
          <w:rPr>
            <w:rFonts w:hint="eastAsia"/>
          </w:rPr>
          <w:t>数据的</w:t>
        </w:r>
        <w:r w:rsidR="00D831A7" w:rsidRPr="00636514">
          <w:t>隔离</w:t>
        </w:r>
        <w:r w:rsidR="00D831A7" w:rsidRPr="00636514">
          <w:rPr>
            <w:rFonts w:hint="eastAsia"/>
          </w:rPr>
          <w:t>，售货机信息被封装成</w:t>
        </w:r>
        <w:r w:rsidR="00D831A7" w:rsidRPr="00636514">
          <w:rPr>
            <w:rFonts w:hint="eastAsia"/>
          </w:rPr>
          <w:t>MachineInfo</w:t>
        </w:r>
        <w:r w:rsidR="00D831A7" w:rsidRPr="00636514">
          <w:rPr>
            <w:rFonts w:hint="eastAsia"/>
          </w:rPr>
          <w:t>对象，</w:t>
        </w:r>
      </w:ins>
      <w:r w:rsidRPr="00636514">
        <w:rPr>
          <w:rFonts w:hint="eastAsia"/>
        </w:rPr>
        <w:t>管理员添加售货机</w:t>
      </w:r>
      <w:del w:id="173" w:author="Miley Ren" w:date="2017-10-08T17:36:00Z">
        <w:r w:rsidRPr="00636514" w:rsidDel="00DC67CB">
          <w:rPr>
            <w:rFonts w:hint="eastAsia"/>
          </w:rPr>
          <w:delText>，</w:delText>
        </w:r>
        <w:r w:rsidRPr="00636514" w:rsidDel="00D831A7">
          <w:rPr>
            <w:rFonts w:hint="eastAsia"/>
          </w:rPr>
          <w:delText>每个售货机添加对应的商家</w:delText>
        </w:r>
        <w:r w:rsidRPr="00636514" w:rsidDel="00D831A7">
          <w:rPr>
            <w:rFonts w:hint="eastAsia"/>
          </w:rPr>
          <w:delText>Id</w:delText>
        </w:r>
        <w:r w:rsidRPr="00636514" w:rsidDel="00D831A7">
          <w:delText>用于</w:delText>
        </w:r>
        <w:r w:rsidRPr="00636514" w:rsidDel="00D831A7">
          <w:rPr>
            <w:rFonts w:hint="eastAsia"/>
          </w:rPr>
          <w:delText>数据的</w:delText>
        </w:r>
        <w:r w:rsidRPr="00636514" w:rsidDel="00D831A7">
          <w:delText>隔离</w:delText>
        </w:r>
        <w:r w:rsidRPr="00636514" w:rsidDel="00D831A7">
          <w:rPr>
            <w:rFonts w:hint="eastAsia"/>
          </w:rPr>
          <w:delText>，售货机信息被封装成</w:delText>
        </w:r>
        <w:r w:rsidRPr="00636514" w:rsidDel="00D831A7">
          <w:rPr>
            <w:rFonts w:hint="eastAsia"/>
          </w:rPr>
          <w:delText>MachineInfo</w:delText>
        </w:r>
        <w:r w:rsidRPr="00636514" w:rsidDel="00D831A7">
          <w:rPr>
            <w:rFonts w:hint="eastAsia"/>
          </w:rPr>
          <w:delText>对象，</w:delText>
        </w:r>
        <w:r w:rsidRPr="00636514" w:rsidDel="00DC67CB">
          <w:rPr>
            <w:rFonts w:hint="eastAsia"/>
          </w:rPr>
          <w:delText>然后</w:delText>
        </w:r>
      </w:del>
      <w:r w:rsidRPr="00636514">
        <w:rPr>
          <w:rFonts w:hint="eastAsia"/>
        </w:rPr>
        <w:t>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方法进行信息的添加</w:t>
      </w:r>
      <w:r w:rsidRPr="00636514">
        <w:rPr>
          <w:rFonts w:hint="eastAsia"/>
        </w:rPr>
        <w:t>。售货</w:t>
      </w:r>
      <w:r w:rsidRPr="00636514">
        <w:rPr>
          <w:rFonts w:hint="eastAsia"/>
        </w:rPr>
        <w:lastRenderedPageBreak/>
        <w:t>机分配时调用</w:t>
      </w:r>
      <w:r w:rsidRPr="00636514">
        <w:t>getManuMachineStatus()</w:t>
      </w:r>
      <w:r w:rsidRPr="00636514">
        <w:t>方法查看分配状态</w:t>
      </w:r>
      <w:r w:rsidRPr="00636514">
        <w:rPr>
          <w:rFonts w:hint="eastAsia"/>
        </w:rPr>
        <w:t>，</w:t>
      </w:r>
      <w:r w:rsidRPr="00636514">
        <w:t>一旦处于被分配状态</w:t>
      </w:r>
      <w:r w:rsidR="00DA6A13">
        <w:rPr>
          <w:noProof/>
        </w:rPr>
        <w:drawing>
          <wp:anchor distT="0" distB="0" distL="114300" distR="114300" simplePos="0" relativeHeight="251732992" behindDoc="0" locked="0" layoutInCell="1" allowOverlap="1" wp14:anchorId="4D95509D" wp14:editId="60265F2B">
            <wp:simplePos x="0" y="0"/>
            <wp:positionH relativeFrom="column">
              <wp:posOffset>254220</wp:posOffset>
            </wp:positionH>
            <wp:positionV relativeFrom="paragraph">
              <wp:posOffset>690825</wp:posOffset>
            </wp:positionV>
            <wp:extent cx="5015865" cy="6304915"/>
            <wp:effectExtent l="0" t="0" r="0" b="635"/>
            <wp:wrapTopAndBottom/>
            <wp:docPr id="493" name="Picture 251" descr="厂商序列图及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1" descr="厂商序列图及用例图"/>
                    <pic:cNvPicPr>
                      <a:picLocks noChangeAspect="1" noChangeArrowheads="1"/>
                    </pic:cNvPicPr>
                  </pic:nvPicPr>
                  <pic:blipFill rotWithShape="1">
                    <a:blip r:embed="rId47">
                      <a:extLst>
                        <a:ext uri="{28A0092B-C50C-407E-A947-70E740481C1C}">
                          <a14:useLocalDpi xmlns:a14="http://schemas.microsoft.com/office/drawing/2010/main" val="0"/>
                        </a:ext>
                      </a:extLst>
                    </a:blip>
                    <a:srcRect t="3505" r="61205" b="9019"/>
                    <a:stretch/>
                  </pic:blipFill>
                  <pic:spPr bwMode="auto">
                    <a:xfrm>
                      <a:off x="0" y="0"/>
                      <a:ext cx="5015865" cy="630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t>将</w:t>
      </w:r>
      <w:del w:id="174" w:author="Miley Ren" w:date="2017-10-08T17:36:00Z">
        <w:r w:rsidRPr="00636514" w:rsidDel="00734A2C">
          <w:delText>予以</w:delText>
        </w:r>
      </w:del>
      <w:r w:rsidRPr="00636514">
        <w:t>提示</w:t>
      </w:r>
      <w:r w:rsidRPr="00636514">
        <w:rPr>
          <w:rFonts w:hint="eastAsia"/>
        </w:rPr>
        <w:t>不能被重复售出。</w:t>
      </w:r>
    </w:p>
    <w:p w14:paraId="035534CD" w14:textId="7699AC9D" w:rsidR="00460F9D" w:rsidRPr="005270D9" w:rsidRDefault="00460F9D" w:rsidP="00F22391">
      <w:pPr>
        <w:pStyle w:val="aff0"/>
      </w:pPr>
      <w:r>
        <w:rPr>
          <w:rFonts w:hint="eastAsia"/>
        </w:rPr>
        <w:t>图</w:t>
      </w:r>
      <w:r>
        <w:rPr>
          <w:rFonts w:hint="eastAsia"/>
        </w:rPr>
        <w:t>5-</w:t>
      </w:r>
      <w:r>
        <w:t xml:space="preserve">4  </w:t>
      </w:r>
      <w:r>
        <w:t>厂商模块时序图</w:t>
      </w:r>
    </w:p>
    <w:p w14:paraId="00CB2734" w14:textId="77777777" w:rsidR="00460F9D" w:rsidRPr="00636514" w:rsidRDefault="00460F9D" w:rsidP="000B1AA4">
      <w:pPr>
        <w:pStyle w:val="2"/>
      </w:pPr>
      <w:bookmarkStart w:id="175" w:name="_Toc492673780"/>
      <w:bookmarkStart w:id="176" w:name="_Toc494811280"/>
      <w:r w:rsidRPr="00636514">
        <w:rPr>
          <w:rFonts w:hint="eastAsia"/>
          <w:lang w:eastAsia="zh-CN"/>
        </w:rPr>
        <w:t>5</w:t>
      </w:r>
      <w:r w:rsidRPr="00636514">
        <w:t xml:space="preserve">.5 </w:t>
      </w:r>
      <w:r w:rsidRPr="00636514">
        <w:t>运营商模块实现</w:t>
      </w:r>
      <w:bookmarkEnd w:id="175"/>
      <w:bookmarkEnd w:id="176"/>
    </w:p>
    <w:p w14:paraId="0CABAD44" w14:textId="77777777" w:rsidR="00460F9D" w:rsidRPr="00636514" w:rsidRDefault="00460F9D" w:rsidP="000B1AA4">
      <w:pPr>
        <w:ind w:firstLine="480"/>
      </w:pPr>
      <w:r w:rsidRPr="00636514">
        <w:rPr>
          <w:rFonts w:hint="eastAsia"/>
        </w:rPr>
        <w:t>运营商功能块包括用户管理、售货机管理、货道管理、商品管理、财务管理、库存管理和订单管理等。</w:t>
      </w:r>
    </w:p>
    <w:p w14:paraId="3122C619" w14:textId="77777777" w:rsidR="00460F9D" w:rsidRPr="00636514" w:rsidRDefault="00460F9D" w:rsidP="00AD581F">
      <w:pPr>
        <w:numPr>
          <w:ilvl w:val="0"/>
          <w:numId w:val="8"/>
        </w:numPr>
        <w:ind w:firstLineChars="0"/>
      </w:pPr>
      <w:r w:rsidRPr="00636514">
        <w:lastRenderedPageBreak/>
        <w:t>运营商超级管理员</w:t>
      </w:r>
      <w:r w:rsidRPr="00636514">
        <w:rPr>
          <w:rFonts w:hint="eastAsia"/>
        </w:rPr>
        <w:t>：</w:t>
      </w:r>
    </w:p>
    <w:p w14:paraId="0728A00B" w14:textId="60FBAE3A" w:rsidR="00460F9D" w:rsidRDefault="00460F9D" w:rsidP="00964AD1">
      <w:pPr>
        <w:ind w:firstLine="480"/>
      </w:pPr>
      <w:r>
        <w:rPr>
          <w:noProof/>
        </w:rPr>
        <w:drawing>
          <wp:anchor distT="0" distB="0" distL="114300" distR="114300" simplePos="0" relativeHeight="251744256" behindDoc="0" locked="0" layoutInCell="1" allowOverlap="1" wp14:anchorId="2030ED60" wp14:editId="3617ABF8">
            <wp:simplePos x="0" y="0"/>
            <wp:positionH relativeFrom="column">
              <wp:posOffset>-37327</wp:posOffset>
            </wp:positionH>
            <wp:positionV relativeFrom="paragraph">
              <wp:posOffset>2264410</wp:posOffset>
            </wp:positionV>
            <wp:extent cx="5368290" cy="5389880"/>
            <wp:effectExtent l="0" t="0" r="0" b="1270"/>
            <wp:wrapTopAndBottom/>
            <wp:docPr id="484" name="Picture 254" descr="运营商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4" descr="运营商用例图及序列图"/>
                    <pic:cNvPicPr>
                      <a:picLocks noChangeAspect="1" noChangeArrowheads="1"/>
                    </pic:cNvPicPr>
                  </pic:nvPicPr>
                  <pic:blipFill>
                    <a:blip r:embed="rId48">
                      <a:extLst>
                        <a:ext uri="{28A0092B-C50C-407E-A947-70E740481C1C}">
                          <a14:useLocalDpi xmlns:a14="http://schemas.microsoft.com/office/drawing/2010/main" val="0"/>
                        </a:ext>
                      </a:extLst>
                    </a:blip>
                    <a:srcRect t="5070" r="45842" b="19685"/>
                    <a:stretch>
                      <a:fillRect/>
                    </a:stretch>
                  </pic:blipFill>
                  <pic:spPr bwMode="auto">
                    <a:xfrm>
                      <a:off x="0" y="0"/>
                      <a:ext cx="5368290" cy="538988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del w:id="177" w:author="Miley Ren" w:date="2017-10-08T17:38:00Z">
        <w:r w:rsidRPr="00636514" w:rsidDel="004B1611">
          <w:rPr>
            <w:rFonts w:hint="eastAsia"/>
          </w:rPr>
          <w:delText>租户内</w:delText>
        </w:r>
      </w:del>
      <w:ins w:id="178" w:author="Miley Ren" w:date="2017-10-08T17:38:00Z">
        <w:r w:rsidR="004B1611">
          <w:rPr>
            <w:rFonts w:hint="eastAsia"/>
          </w:rPr>
          <w:t>商家系统内</w:t>
        </w:r>
      </w:ins>
      <w:r w:rsidRPr="00636514">
        <w:rPr>
          <w:rFonts w:hint="eastAsia"/>
        </w:rPr>
        <w:t>的最高权限，能够对用户进行基本数据操作，</w:t>
      </w:r>
      <w:ins w:id="179" w:author="Miley Ren" w:date="2017-10-08T17:39:00Z">
        <w:r w:rsidR="00AC6EB0" w:rsidRPr="00636514">
          <w:rPr>
            <w:rFonts w:hint="eastAsia"/>
          </w:rPr>
          <w:t>用户角色由系统管理员进行管理</w:t>
        </w:r>
        <w:r w:rsidR="00AC6EB0">
          <w:rPr>
            <w:rFonts w:hint="eastAsia"/>
          </w:rPr>
          <w:t>，</w:t>
        </w:r>
      </w:ins>
      <w:del w:id="180" w:author="Miley Ren" w:date="2017-10-08T17:39:00Z">
        <w:r w:rsidRPr="00636514" w:rsidDel="00782F37">
          <w:rPr>
            <w:rFonts w:hint="eastAsia"/>
          </w:rPr>
          <w:delText>为用户分配不同的角色，</w:delText>
        </w:r>
      </w:del>
      <w:ins w:id="181" w:author="Miley Ren" w:date="2017-10-08T17:39:00Z">
        <w:r w:rsidR="00782F37">
          <w:rPr>
            <w:rFonts w:hint="eastAsia"/>
          </w:rPr>
          <w:t>运营商</w:t>
        </w:r>
        <w:r w:rsidR="00407E60">
          <w:rPr>
            <w:rFonts w:hint="eastAsia"/>
          </w:rPr>
          <w:t>端</w:t>
        </w:r>
      </w:ins>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ins w:id="182" w:author="Miley Ren" w:date="2017-10-08T17:40:00Z">
        <w:r w:rsidR="007A45CF">
          <w:rPr>
            <w:rFonts w:hint="eastAsia"/>
          </w:rPr>
          <w:t>，</w:t>
        </w:r>
      </w:ins>
      <w:del w:id="183" w:author="Miley Ren" w:date="2017-10-08T17:40:00Z">
        <w:r w:rsidRPr="00636514" w:rsidDel="007A45CF">
          <w:rPr>
            <w:rFonts w:hint="eastAsia"/>
          </w:rPr>
          <w:delText>。</w:delText>
        </w:r>
      </w:del>
      <w:del w:id="184" w:author="Miley Ren" w:date="2017-10-08T17:39:00Z">
        <w:r w:rsidRPr="00636514" w:rsidDel="00AC6EB0">
          <w:rPr>
            <w:rFonts w:hint="eastAsia"/>
          </w:rPr>
          <w:delText>用户角色由系统管理员进行管理</w:delText>
        </w:r>
      </w:del>
      <w:del w:id="185" w:author="Miley Ren" w:date="2017-10-08T17:40:00Z">
        <w:r w:rsidRPr="00636514" w:rsidDel="0066537B">
          <w:rPr>
            <w:rFonts w:hint="eastAsia"/>
          </w:rPr>
          <w:delText>，</w:delText>
        </w:r>
      </w:del>
      <w:del w:id="186" w:author="Miley Ren" w:date="2017-10-08T17:41:00Z">
        <w:r w:rsidRPr="00636514" w:rsidDel="003A4EB4">
          <w:rPr>
            <w:rFonts w:hint="eastAsia"/>
          </w:rPr>
          <w:delText>商家</w:delText>
        </w:r>
      </w:del>
      <w:r w:rsidRPr="00636514">
        <w:rPr>
          <w:rFonts w:hint="eastAsia"/>
        </w:rPr>
        <w:t>调用</w:t>
      </w:r>
      <w:r w:rsidRPr="00636514">
        <w:t>assignRoleToUser(Integer userId,Integer[] roleIds)</w:t>
      </w:r>
      <w:r w:rsidRPr="00636514">
        <w:t>接口</w:t>
      </w:r>
      <w:ins w:id="187" w:author="Miley Ren" w:date="2017-10-08T17:40:00Z">
        <w:r w:rsidR="00BD2C05">
          <w:rPr>
            <w:rFonts w:hint="eastAsia"/>
          </w:rPr>
          <w:t>为</w:t>
        </w:r>
      </w:ins>
      <w:del w:id="188" w:author="Miley Ren" w:date="2017-10-08T17:40:00Z">
        <w:r w:rsidRPr="00636514" w:rsidDel="00BD2C05">
          <w:delText>进行</w:delText>
        </w:r>
      </w:del>
      <w:r>
        <w:t>用户</w:t>
      </w:r>
      <w:ins w:id="189" w:author="Miley Ren" w:date="2017-10-08T17:40:00Z">
        <w:r w:rsidR="00BD2C05">
          <w:rPr>
            <w:rFonts w:hint="eastAsia"/>
          </w:rPr>
          <w:t>分配</w:t>
        </w:r>
      </w:ins>
      <w:r w:rsidRPr="00636514">
        <w:t>角色</w:t>
      </w:r>
      <w:del w:id="190" w:author="Miley Ren" w:date="2017-10-08T17:40:00Z">
        <w:r w:rsidRPr="00636514" w:rsidDel="00BD2C05">
          <w:delText>的分配</w:delText>
        </w:r>
      </w:del>
      <w:r w:rsidRPr="00636514">
        <w:rPr>
          <w:rFonts w:hint="eastAsia"/>
        </w:rPr>
        <w:t>。管理员对自动售货机进行添加、修改、删除、查询，管理售货机货道信息，将售货机分配给操作员进行管理。运营商超级管理员时序图如图</w:t>
      </w:r>
      <w:r w:rsidRPr="00636514">
        <w:rPr>
          <w:rFonts w:hint="eastAsia"/>
        </w:rPr>
        <w:t>5-</w:t>
      </w:r>
      <w:r w:rsidRPr="00636514">
        <w:t>5</w:t>
      </w:r>
      <w:r>
        <w:rPr>
          <w:rFonts w:hint="eastAsia"/>
        </w:rPr>
        <w:t>。</w:t>
      </w:r>
    </w:p>
    <w:p w14:paraId="3D068F5F" w14:textId="221668A1" w:rsidR="00460F9D" w:rsidRPr="00636514" w:rsidRDefault="00460F9D" w:rsidP="00F22391">
      <w:pPr>
        <w:pStyle w:val="aff0"/>
      </w:pPr>
      <w:r>
        <w:rPr>
          <w:rFonts w:hint="eastAsia"/>
        </w:rPr>
        <w:t>图</w:t>
      </w:r>
      <w:r>
        <w:rPr>
          <w:rFonts w:hint="eastAsia"/>
        </w:rPr>
        <w:t>5-</w:t>
      </w:r>
      <w:r>
        <w:t xml:space="preserve">5  </w:t>
      </w:r>
      <w:r>
        <w:t>运营商超级管理员模块时序图</w:t>
      </w:r>
    </w:p>
    <w:p w14:paraId="6747137A" w14:textId="183314E0" w:rsidR="00DA1297" w:rsidRDefault="00DA1297" w:rsidP="00DA1297">
      <w:pPr>
        <w:pStyle w:val="afe"/>
        <w:numPr>
          <w:ilvl w:val="0"/>
          <w:numId w:val="8"/>
        </w:numPr>
        <w:ind w:firstLineChars="0"/>
        <w:rPr>
          <w:ins w:id="191" w:author="Miley Ren" w:date="2017-10-08T17:41:00Z"/>
        </w:rPr>
        <w:pPrChange w:id="192" w:author="Miley Ren" w:date="2017-10-08T17:42:00Z">
          <w:pPr>
            <w:ind w:firstLine="480"/>
          </w:pPr>
        </w:pPrChange>
      </w:pPr>
      <w:ins w:id="193" w:author="Miley Ren" w:date="2017-10-08T17:42:00Z">
        <w:r>
          <w:rPr>
            <w:rFonts w:hint="eastAsia"/>
          </w:rPr>
          <w:t>运营商操作员</w:t>
        </w:r>
      </w:ins>
    </w:p>
    <w:p w14:paraId="6875CF4E" w14:textId="02418891" w:rsidR="00460F9D" w:rsidDel="00763C64" w:rsidRDefault="00460F9D" w:rsidP="00691328">
      <w:pPr>
        <w:ind w:firstLine="480"/>
        <w:rPr>
          <w:del w:id="194" w:author="Miley Ren" w:date="2017-10-08T17:45:00Z"/>
        </w:rPr>
      </w:pPr>
      <w:r w:rsidRPr="00636514">
        <w:rPr>
          <w:rFonts w:hint="eastAsia"/>
        </w:rPr>
        <w:lastRenderedPageBreak/>
        <w:t>操作员输入登录信息后调用</w:t>
      </w:r>
      <w:r w:rsidRPr="00636514">
        <w:t>userManagerService.checkFirmStatus(firmInfo)</w:t>
      </w:r>
      <w:ins w:id="195" w:author="Miley Ren" w:date="2017-10-08T17:42:00Z">
        <w:r w:rsidR="00DA1297">
          <w:rPr>
            <w:rFonts w:hint="eastAsia"/>
          </w:rPr>
          <w:t>对当前</w:t>
        </w:r>
      </w:ins>
      <w:del w:id="196" w:author="Miley Ren" w:date="2017-10-08T17:42:00Z">
        <w:r w:rsidDel="00DA1297">
          <w:delText>检查当前所属的</w:delText>
        </w:r>
      </w:del>
      <w:r>
        <w:t>租户</w:t>
      </w:r>
      <w:ins w:id="197" w:author="Miley Ren" w:date="2017-10-08T17:42:00Z">
        <w:r w:rsidR="00DA1297">
          <w:rPr>
            <w:rFonts w:hint="eastAsia"/>
          </w:rPr>
          <w:t>和</w:t>
        </w:r>
      </w:ins>
      <w:del w:id="198" w:author="Miley Ren" w:date="2017-10-08T17:42:00Z">
        <w:r w:rsidDel="00DA1297">
          <w:delText>是否可用以及进行</w:delText>
        </w:r>
      </w:del>
      <w:r>
        <w:t>用户</w:t>
      </w:r>
      <w:r w:rsidRPr="00636514">
        <w:rPr>
          <w:rFonts w:hint="eastAsia"/>
        </w:rPr>
        <w:t>身份</w:t>
      </w:r>
      <w:ins w:id="199" w:author="Miley Ren" w:date="2017-10-08T17:42:00Z">
        <w:r w:rsidR="00DA1297">
          <w:rPr>
            <w:rFonts w:hint="eastAsia"/>
          </w:rPr>
          <w:t>进行</w:t>
        </w:r>
      </w:ins>
      <w:del w:id="200" w:author="Miley Ren" w:date="2017-10-08T17:42:00Z">
        <w:r w:rsidRPr="00636514" w:rsidDel="00DA1297">
          <w:rPr>
            <w:rFonts w:hint="eastAsia"/>
          </w:rPr>
          <w:delText>的</w:delText>
        </w:r>
      </w:del>
      <w:r w:rsidRPr="00636514">
        <w:rPr>
          <w:rFonts w:hint="eastAsia"/>
        </w:rPr>
        <w:t>判定，登录成功后进入租户的内部平台页面</w:t>
      </w:r>
      <w:ins w:id="201" w:author="Miley Ren" w:date="2017-10-08T17:43:00Z">
        <w:r w:rsidR="00800917">
          <w:rPr>
            <w:rFonts w:hint="eastAsia"/>
          </w:rPr>
          <w:t>，</w:t>
        </w:r>
      </w:ins>
      <w:del w:id="202" w:author="Miley Ren" w:date="2017-10-08T17:43:00Z">
        <w:r w:rsidRPr="00636514" w:rsidDel="00800917">
          <w:rPr>
            <w:rFonts w:hint="eastAsia"/>
          </w:rPr>
          <w:delText>。</w:delText>
        </w:r>
      </w:del>
      <w:r w:rsidRPr="00636514">
        <w:rPr>
          <w:rFonts w:hint="eastAsia"/>
        </w:rPr>
        <w:t>根据当前用户</w:t>
      </w:r>
      <w:ins w:id="203" w:author="Miley Ren" w:date="2017-10-08T17:43:00Z">
        <w:r w:rsidR="009D31CD">
          <w:rPr>
            <w:rFonts w:hint="eastAsia"/>
          </w:rPr>
          <w:t>的</w:t>
        </w:r>
      </w:ins>
      <w:del w:id="204" w:author="Miley Ren" w:date="2017-10-08T17:43:00Z">
        <w:r w:rsidRPr="00636514" w:rsidDel="009D31CD">
          <w:rPr>
            <w:rFonts w:hint="eastAsia"/>
          </w:rPr>
          <w:delText>拥有的</w:delText>
        </w:r>
        <w:r w:rsidRPr="00636514" w:rsidDel="006A5403">
          <w:rPr>
            <w:rFonts w:hint="eastAsia"/>
          </w:rPr>
          <w:delText>系统</w:delText>
        </w:r>
      </w:del>
      <w:r w:rsidRPr="00636514">
        <w:rPr>
          <w:rFonts w:hint="eastAsia"/>
        </w:rPr>
        <w:t>权限</w:t>
      </w:r>
      <w:ins w:id="205" w:author="Miley Ren" w:date="2017-10-08T17:43:00Z">
        <w:r w:rsidR="00D13167">
          <w:rPr>
            <w:rFonts w:hint="eastAsia"/>
          </w:rPr>
          <w:t>，页面</w:t>
        </w:r>
      </w:ins>
      <w:del w:id="206" w:author="Miley Ren" w:date="2017-10-08T17:43:00Z">
        <w:r w:rsidRPr="00636514" w:rsidDel="00D13167">
          <w:rPr>
            <w:rFonts w:hint="eastAsia"/>
          </w:rPr>
          <w:delText>，</w:delText>
        </w:r>
        <w:r w:rsidRPr="00636514" w:rsidDel="0090648E">
          <w:rPr>
            <w:rFonts w:hint="eastAsia"/>
          </w:rPr>
          <w:delText>系统</w:delText>
        </w:r>
      </w:del>
      <w:r w:rsidRPr="00636514">
        <w:rPr>
          <w:rFonts w:hint="eastAsia"/>
        </w:rPr>
        <w:t>将售货机查询、货道管理、库存申请、个人信息查询、更改密码等菜单选项显示出来。</w:t>
      </w:r>
      <w:del w:id="207" w:author="Miley Ren" w:date="2017-10-08T17:43:00Z">
        <w:r w:rsidRPr="00636514" w:rsidDel="00C0566F">
          <w:rPr>
            <w:rFonts w:hint="eastAsia"/>
          </w:rPr>
          <w:delText>在页面中使用</w:delText>
        </w:r>
        <w:r w:rsidRPr="00636514" w:rsidDel="00C0566F">
          <w:delText>if (auths.contains("0010101"))</w:delText>
        </w:r>
        <w:r w:rsidRPr="00636514" w:rsidDel="00C0566F">
          <w:delText>作为操作员判定条件</w:delText>
        </w:r>
        <w:r w:rsidRPr="00636514" w:rsidDel="00C0566F">
          <w:rPr>
            <w:rFonts w:hint="eastAsia"/>
          </w:rPr>
          <w:delText>，</w:delText>
        </w:r>
        <w:r w:rsidRPr="00636514" w:rsidDel="00C0566F">
          <w:delText>用于确定要显示的菜单选项</w:delText>
        </w:r>
        <w:r w:rsidRPr="00636514" w:rsidDel="00C0566F">
          <w:rPr>
            <w:rFonts w:hint="eastAsia"/>
          </w:rPr>
          <w:delText>。</w:delText>
        </w:r>
      </w:del>
      <w:r w:rsidRPr="00636514">
        <w:rPr>
          <w:rFonts w:hint="eastAsia"/>
        </w:rPr>
        <w:t>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ins w:id="208" w:author="Miley Ren" w:date="2017-10-08T17:44:00Z">
        <w:r w:rsidR="00C76D73">
          <w:rPr>
            <w:rFonts w:hint="eastAsia"/>
          </w:rPr>
          <w:t>，</w:t>
        </w:r>
      </w:ins>
      <w:del w:id="209" w:author="Miley Ren" w:date="2017-10-08T17:44:00Z">
        <w:r w:rsidRPr="00636514" w:rsidDel="00C76D73">
          <w:rPr>
            <w:rFonts w:hint="eastAsia"/>
          </w:rPr>
          <w:delText>。</w:delText>
        </w:r>
      </w:del>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del w:id="210" w:author="Miley Ren" w:date="2017-10-08T17:44:00Z">
        <w:r w:rsidRPr="00636514" w:rsidDel="00DB24DB">
          <w:delText>仅仅</w:delText>
        </w:r>
      </w:del>
      <w:r w:rsidRPr="00636514">
        <w:t>将货道和商品的对应信息添加到另一张独立的表中用于区分</w:t>
      </w:r>
      <w:r w:rsidRPr="00636514">
        <w:rPr>
          <w:rFonts w:hint="eastAsia"/>
        </w:rPr>
        <w:t>。管理员更新货道信息时，货道上增加的商品数量在个人库存中会相应的减少。</w:t>
      </w:r>
    </w:p>
    <w:p w14:paraId="13947754" w14:textId="7DB9A46F" w:rsidR="00460F9D" w:rsidRPr="00636514" w:rsidRDefault="00460F9D" w:rsidP="000B1AA4">
      <w:pPr>
        <w:ind w:firstLine="480"/>
      </w:pPr>
      <w:r w:rsidRPr="00636514">
        <w:rPr>
          <w:rFonts w:hint="eastAsia"/>
        </w:rPr>
        <w:t>售货机终端新增了移动支付</w:t>
      </w:r>
      <w:ins w:id="211" w:author="Miley Ren" w:date="2017-10-08T17:45:00Z">
        <w:r w:rsidR="002946CD">
          <w:rPr>
            <w:rFonts w:hint="eastAsia"/>
          </w:rPr>
          <w:t>功能</w:t>
        </w:r>
      </w:ins>
      <w:r w:rsidRPr="00636514">
        <w:rPr>
          <w:rFonts w:hint="eastAsia"/>
        </w:rPr>
        <w:t>，操作员上缴营业额时需要将通过移动支付的订单信息进行</w:t>
      </w:r>
      <w:del w:id="212" w:author="Miley Ren" w:date="2017-10-08T17:45:00Z">
        <w:r w:rsidRPr="00636514" w:rsidDel="009B2613">
          <w:rPr>
            <w:rFonts w:hint="eastAsia"/>
          </w:rPr>
          <w:delText>封装</w:delText>
        </w:r>
      </w:del>
      <w:ins w:id="213" w:author="Miley Ren" w:date="2017-10-08T17:45:00Z">
        <w:r w:rsidR="009B2613">
          <w:rPr>
            <w:rFonts w:hint="eastAsia"/>
          </w:rPr>
          <w:t>统计</w:t>
        </w:r>
      </w:ins>
      <w:r w:rsidRPr="00636514">
        <w:rPr>
          <w:rFonts w:hint="eastAsia"/>
        </w:rPr>
        <w:t>提交到营业额表中，以便于财务管理员统计。</w:t>
      </w:r>
    </w:p>
    <w:p w14:paraId="79EC8733" w14:textId="0CD329E7" w:rsidR="00460F9D" w:rsidRDefault="00460F9D" w:rsidP="000B1AA4">
      <w:pPr>
        <w:ind w:firstLine="480"/>
      </w:pPr>
      <w:r>
        <w:rPr>
          <w:noProof/>
        </w:rPr>
        <w:drawing>
          <wp:anchor distT="0" distB="0" distL="114300" distR="114300" simplePos="0" relativeHeight="251730944" behindDoc="0" locked="0" layoutInCell="1" allowOverlap="1" wp14:anchorId="2DFBEEB1" wp14:editId="7963790F">
            <wp:simplePos x="0" y="0"/>
            <wp:positionH relativeFrom="column">
              <wp:posOffset>320040</wp:posOffset>
            </wp:positionH>
            <wp:positionV relativeFrom="paragraph">
              <wp:posOffset>1029335</wp:posOffset>
            </wp:positionV>
            <wp:extent cx="4780280" cy="3554095"/>
            <wp:effectExtent l="0" t="0" r="0" b="8255"/>
            <wp:wrapTopAndBottom/>
            <wp:docPr id="485" name="Picture 256"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6" descr="操作作员用例图及序列图"/>
                    <pic:cNvPicPr>
                      <a:picLocks noChangeAspect="1" noChangeArrowheads="1"/>
                    </pic:cNvPicPr>
                  </pic:nvPicPr>
                  <pic:blipFill>
                    <a:blip r:embed="rId49">
                      <a:extLst>
                        <a:ext uri="{28A0092B-C50C-407E-A947-70E740481C1C}">
                          <a14:useLocalDpi xmlns:a14="http://schemas.microsoft.com/office/drawing/2010/main" val="0"/>
                        </a:ext>
                      </a:extLst>
                    </a:blip>
                    <a:srcRect t="4362" r="66821" b="49008"/>
                    <a:stretch>
                      <a:fillRect/>
                    </a:stretch>
                  </pic:blipFill>
                  <pic:spPr bwMode="auto">
                    <a:xfrm>
                      <a:off x="0" y="0"/>
                      <a:ext cx="4780280" cy="35540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ins w:id="214" w:author="Miley Ren" w:date="2017-10-08T17:45:00Z">
        <w:r w:rsidR="00763C64">
          <w:rPr>
            <w:rFonts w:hint="eastAsia"/>
          </w:rPr>
          <w:t>然后</w:t>
        </w:r>
      </w:ins>
      <w:del w:id="215" w:author="Miley Ren" w:date="2017-10-08T17:45:00Z">
        <w:r w:rsidRPr="00636514" w:rsidDel="00763C64">
          <w:rPr>
            <w:rFonts w:hint="eastAsia"/>
          </w:rPr>
          <w:delText>操作员</w:delText>
        </w:r>
      </w:del>
      <w:r w:rsidRPr="00636514">
        <w:rPr>
          <w:rFonts w:hint="eastAsia"/>
        </w:rPr>
        <w:t>填写商品信息和商品数量提交表单，</w:t>
      </w:r>
      <w:del w:id="216" w:author="Miley Ren" w:date="2017-10-08T17:45:00Z">
        <w:r w:rsidRPr="00636514" w:rsidDel="0089412C">
          <w:rPr>
            <w:rFonts w:hint="eastAsia"/>
          </w:rPr>
          <w:delText>通过</w:delText>
        </w:r>
      </w:del>
      <w:r w:rsidRPr="00636514">
        <w:rPr>
          <w:rFonts w:hint="eastAsia"/>
        </w:rPr>
        <w:t>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460F9D" w:rsidRPr="00636514" w:rsidRDefault="00460F9D" w:rsidP="00F22391">
      <w:pPr>
        <w:pStyle w:val="aff0"/>
      </w:pPr>
      <w:r>
        <w:rPr>
          <w:rFonts w:hint="eastAsia"/>
        </w:rPr>
        <w:t>图</w:t>
      </w:r>
      <w:r>
        <w:rPr>
          <w:rFonts w:hint="eastAsia"/>
        </w:rPr>
        <w:t>5-</w:t>
      </w:r>
      <w:r>
        <w:t xml:space="preserve">6  </w:t>
      </w:r>
      <w:r>
        <w:t>操作员模块时序图</w:t>
      </w:r>
    </w:p>
    <w:p w14:paraId="13E5FBC1" w14:textId="77777777" w:rsidR="00460F9D" w:rsidRPr="00636514" w:rsidRDefault="00460F9D" w:rsidP="00AD581F">
      <w:pPr>
        <w:numPr>
          <w:ilvl w:val="0"/>
          <w:numId w:val="8"/>
        </w:numPr>
        <w:ind w:firstLineChars="0"/>
      </w:pPr>
      <w:r w:rsidRPr="00636514">
        <w:t>库存管理员</w:t>
      </w:r>
      <w:r w:rsidRPr="00636514">
        <w:rPr>
          <w:rFonts w:hint="eastAsia"/>
        </w:rPr>
        <w:t>：</w:t>
      </w:r>
    </w:p>
    <w:p w14:paraId="57BFE861" w14:textId="5FA56AC8" w:rsidR="00460F9D" w:rsidRDefault="00460F9D" w:rsidP="00691328">
      <w:pPr>
        <w:ind w:firstLine="480"/>
      </w:pPr>
      <w:r>
        <w:rPr>
          <w:rFonts w:hint="eastAsia"/>
          <w:noProof/>
        </w:rPr>
        <w:lastRenderedPageBreak/>
        <w:drawing>
          <wp:anchor distT="0" distB="0" distL="114300" distR="114300" simplePos="0" relativeHeight="251739136" behindDoc="0" locked="0" layoutInCell="1" allowOverlap="1" wp14:anchorId="6CAB8536" wp14:editId="7D72DC9B">
            <wp:simplePos x="0" y="0"/>
            <wp:positionH relativeFrom="column">
              <wp:posOffset>602146</wp:posOffset>
            </wp:positionH>
            <wp:positionV relativeFrom="paragraph">
              <wp:posOffset>2590800</wp:posOffset>
            </wp:positionV>
            <wp:extent cx="4319905" cy="291719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库存时序图.png"/>
                    <pic:cNvPicPr/>
                  </pic:nvPicPr>
                  <pic:blipFill>
                    <a:blip r:embed="rId50">
                      <a:extLst>
                        <a:ext uri="{28A0092B-C50C-407E-A947-70E740481C1C}">
                          <a14:useLocalDpi xmlns:a14="http://schemas.microsoft.com/office/drawing/2010/main" val="0"/>
                        </a:ext>
                      </a:extLst>
                    </a:blip>
                    <a:stretch>
                      <a:fillRect/>
                    </a:stretch>
                  </pic:blipFill>
                  <pic:spPr>
                    <a:xfrm>
                      <a:off x="0" y="0"/>
                      <a:ext cx="4319905" cy="291719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库存管理员</w:t>
      </w:r>
      <w:del w:id="217" w:author="Miley Ren" w:date="2017-10-08T17:46:00Z">
        <w:r w:rsidDel="00B35B3A">
          <w:rPr>
            <w:rFonts w:hint="eastAsia"/>
          </w:rPr>
          <w:delText>分为</w:delText>
        </w:r>
      </w:del>
      <w:ins w:id="218" w:author="Miley Ren" w:date="2017-10-08T17:46:00Z">
        <w:r w:rsidR="00B35B3A">
          <w:rPr>
            <w:rFonts w:hint="eastAsia"/>
          </w:rPr>
          <w:t>包括</w:t>
        </w:r>
      </w:ins>
      <w:r w:rsidRPr="00636514">
        <w:rPr>
          <w:rFonts w:hint="eastAsia"/>
        </w:rPr>
        <w:t>商品管理和库存管理两个功能。商品管理模块</w:t>
      </w:r>
      <w:del w:id="219" w:author="Miley Ren" w:date="2017-10-08T17:46:00Z">
        <w:r w:rsidRPr="00636514" w:rsidDel="00385896">
          <w:rPr>
            <w:rFonts w:hint="eastAsia"/>
          </w:rPr>
          <w:delText>的功能</w:delText>
        </w:r>
      </w:del>
      <w:r w:rsidRPr="00636514">
        <w:rPr>
          <w:rFonts w:hint="eastAsia"/>
        </w:rPr>
        <w:t>是对</w:t>
      </w:r>
      <w:del w:id="220" w:author="Miley Ren" w:date="2017-10-08T17:46:00Z">
        <w:r w:rsidRPr="00636514" w:rsidDel="00385896">
          <w:rPr>
            <w:rFonts w:hint="eastAsia"/>
          </w:rPr>
          <w:delText>该</w:delText>
        </w:r>
      </w:del>
      <w:r w:rsidRPr="00636514">
        <w:rPr>
          <w:rFonts w:hint="eastAsia"/>
        </w:rPr>
        <w:t>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进行商品的添加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38B84B2" w:rsidR="00460F9D" w:rsidRDefault="00460F9D" w:rsidP="00F22391">
      <w:pPr>
        <w:pStyle w:val="aff0"/>
      </w:pPr>
      <w:r>
        <w:rPr>
          <w:rFonts w:hint="eastAsia"/>
        </w:rPr>
        <w:t>图</w:t>
      </w:r>
      <w:r>
        <w:rPr>
          <w:rFonts w:hint="eastAsia"/>
        </w:rPr>
        <w:t>5-</w:t>
      </w:r>
      <w:r>
        <w:t xml:space="preserve">7  </w:t>
      </w:r>
      <w:r>
        <w:t>库存管理模块时序图</w:t>
      </w:r>
    </w:p>
    <w:p w14:paraId="4DE415CD" w14:textId="1FE0C403" w:rsidR="00460F9D" w:rsidRPr="00636514" w:rsidRDefault="00460F9D" w:rsidP="00AD581F">
      <w:pPr>
        <w:numPr>
          <w:ilvl w:val="0"/>
          <w:numId w:val="8"/>
        </w:numPr>
        <w:ind w:firstLineChars="0"/>
      </w:pPr>
      <w:r w:rsidRPr="00636514">
        <w:t>财务管理员</w:t>
      </w:r>
      <w:r w:rsidRPr="00636514">
        <w:rPr>
          <w:rFonts w:hint="eastAsia"/>
        </w:rPr>
        <w:t>：</w:t>
      </w:r>
    </w:p>
    <w:p w14:paraId="1F81093B" w14:textId="479FDFFD" w:rsidR="00460F9D" w:rsidRDefault="00460F9D"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ins w:id="221" w:author="Miley Ren" w:date="2017-10-08T17:47:00Z">
        <w:r w:rsidR="00385896">
          <w:rPr>
            <w:rFonts w:hint="eastAsia"/>
          </w:rPr>
          <w:t>，</w:t>
        </w:r>
      </w:ins>
      <w:del w:id="222" w:author="Miley Ren" w:date="2017-10-08T17:47:00Z">
        <w:r w:rsidRPr="00636514" w:rsidDel="00385896">
          <w:rPr>
            <w:rFonts w:hint="eastAsia"/>
          </w:rPr>
          <w:delText>，财务管理员可</w:delText>
        </w:r>
      </w:del>
      <w:r w:rsidRPr="00636514">
        <w:rPr>
          <w:rFonts w:hint="eastAsia"/>
        </w:rPr>
        <w:t>对某台售货机或某个营业员一定期限内的的总营业额进行统计。财务管理员</w:t>
      </w:r>
      <w:del w:id="223" w:author="Miley Ren" w:date="2017-10-08T17:47:00Z">
        <w:r w:rsidRPr="00636514" w:rsidDel="00385896">
          <w:rPr>
            <w:rFonts w:hint="eastAsia"/>
          </w:rPr>
          <w:delText>还</w:delText>
        </w:r>
      </w:del>
      <w:r w:rsidRPr="00636514">
        <w:rPr>
          <w:rFonts w:hint="eastAsia"/>
        </w:rPr>
        <w:t>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202D0198" w14:textId="008710A2" w:rsidR="00460F9D" w:rsidRPr="00636514" w:rsidRDefault="00460F9D" w:rsidP="00F22391">
      <w:pPr>
        <w:pStyle w:val="aff0"/>
      </w:pPr>
      <w:r>
        <w:rPr>
          <w:rFonts w:hint="eastAsia"/>
          <w:noProof/>
        </w:rPr>
        <w:lastRenderedPageBreak/>
        <w:drawing>
          <wp:anchor distT="0" distB="0" distL="114300" distR="114300" simplePos="0" relativeHeight="251738112" behindDoc="0" locked="0" layoutInCell="1" allowOverlap="1" wp14:anchorId="42464384" wp14:editId="785FE5CE">
            <wp:simplePos x="0" y="0"/>
            <wp:positionH relativeFrom="column">
              <wp:posOffset>453169</wp:posOffset>
            </wp:positionH>
            <wp:positionV relativeFrom="paragraph">
              <wp:posOffset>0</wp:posOffset>
            </wp:positionV>
            <wp:extent cx="4555490" cy="2578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财务时序图.png"/>
                    <pic:cNvPicPr/>
                  </pic:nvPicPr>
                  <pic:blipFill>
                    <a:blip r:embed="rId51">
                      <a:extLst>
                        <a:ext uri="{28A0092B-C50C-407E-A947-70E740481C1C}">
                          <a14:useLocalDpi xmlns:a14="http://schemas.microsoft.com/office/drawing/2010/main" val="0"/>
                        </a:ext>
                      </a:extLst>
                    </a:blip>
                    <a:stretch>
                      <a:fillRect/>
                    </a:stretch>
                  </pic:blipFill>
                  <pic:spPr>
                    <a:xfrm>
                      <a:off x="0" y="0"/>
                      <a:ext cx="4555490" cy="25781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13727DF0" w:rsidR="00460F9D" w:rsidRPr="00636514" w:rsidRDefault="00460F9D" w:rsidP="000B1AA4">
      <w:pPr>
        <w:pStyle w:val="2"/>
      </w:pPr>
      <w:bookmarkStart w:id="224" w:name="_Toc492673781"/>
      <w:bookmarkStart w:id="225" w:name="_Toc494811281"/>
      <w:r w:rsidRPr="00636514">
        <w:rPr>
          <w:rFonts w:hint="eastAsia"/>
          <w:lang w:eastAsia="zh-CN"/>
        </w:rPr>
        <w:t>5</w:t>
      </w:r>
      <w:r w:rsidRPr="00636514">
        <w:rPr>
          <w:rFonts w:hint="eastAsia"/>
        </w:rPr>
        <w:t>.6</w:t>
      </w:r>
      <w:r w:rsidRPr="00636514">
        <w:t xml:space="preserve"> </w:t>
      </w:r>
      <w:bookmarkEnd w:id="224"/>
      <w:r w:rsidRPr="00636514">
        <w:rPr>
          <w:rFonts w:hint="eastAsia"/>
        </w:rPr>
        <w:t>文件服务器</w:t>
      </w:r>
      <w:bookmarkEnd w:id="225"/>
    </w:p>
    <w:p w14:paraId="2A41A91D" w14:textId="38803EE0" w:rsidR="00460F9D" w:rsidRPr="00636514" w:rsidRDefault="00460F9D"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9A4EA2D" w:rsidR="00460F9D" w:rsidRPr="00636514" w:rsidRDefault="00460F9D"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4428AE1C" w:rsidR="00460F9D" w:rsidRPr="00636514" w:rsidRDefault="00460F9D" w:rsidP="000B1AA4">
      <w:pPr>
        <w:ind w:firstLineChars="0" w:firstLine="0"/>
        <w:rPr>
          <w:u w:val="single"/>
        </w:rPr>
      </w:pPr>
      <w:r w:rsidRPr="00636514">
        <w:rPr>
          <w:rFonts w:hint="eastAsia"/>
          <w:u w:val="single"/>
        </w:rPr>
        <w:t xml:space="preserve">                                                                       </w:t>
      </w:r>
    </w:p>
    <w:p w14:paraId="4A21AC83" w14:textId="77777777" w:rsidR="00460F9D" w:rsidRPr="00572DCE" w:rsidRDefault="00460F9D" w:rsidP="00572DCE">
      <w:pPr>
        <w:pStyle w:val="af0"/>
      </w:pPr>
      <w:r w:rsidRPr="00572DCE">
        <w:t>&lt;?xml version="1.0" encoding="UTF-8"?&gt;  </w:t>
      </w:r>
    </w:p>
    <w:p w14:paraId="08E3EB98" w14:textId="77777777" w:rsidR="00460F9D" w:rsidRPr="00572DCE" w:rsidRDefault="00460F9D" w:rsidP="00572DCE">
      <w:pPr>
        <w:pStyle w:val="af0"/>
        <w:ind w:firstLine="420"/>
      </w:pPr>
      <w:r w:rsidRPr="00572DCE">
        <w:t>&lt;Context path="/file" docBase="E://</w:t>
      </w:r>
      <w:r w:rsidRPr="00572DCE">
        <w:rPr>
          <w:rFonts w:hint="eastAsia"/>
        </w:rPr>
        <w:t>vending</w:t>
      </w:r>
      <w:r w:rsidRPr="00572DCE">
        <w:t>" crossContext="true"&gt;  </w:t>
      </w:r>
    </w:p>
    <w:p w14:paraId="2AD1DD11" w14:textId="77777777" w:rsidR="00460F9D" w:rsidRPr="00572DCE" w:rsidRDefault="00460F9D" w:rsidP="00572DCE">
      <w:pPr>
        <w:pStyle w:val="af0"/>
      </w:pPr>
      <w:r w:rsidRPr="00572DCE">
        <w:t>&lt;/Context&gt; </w:t>
      </w:r>
    </w:p>
    <w:p w14:paraId="501AAD84" w14:textId="77777777" w:rsidR="00460F9D" w:rsidRPr="00636514" w:rsidRDefault="00460F9D" w:rsidP="000B1AA4">
      <w:pPr>
        <w:ind w:firstLineChars="0" w:firstLine="0"/>
        <w:rPr>
          <w:u w:val="single"/>
        </w:rPr>
      </w:pPr>
      <w:r w:rsidRPr="00636514">
        <w:rPr>
          <w:rFonts w:hint="eastAsia"/>
          <w:u w:val="single"/>
        </w:rPr>
        <w:t xml:space="preserve">                                                                      </w:t>
      </w:r>
    </w:p>
    <w:p w14:paraId="2A7F80B7" w14:textId="034CA5DC" w:rsidR="00460F9D" w:rsidRPr="00636514" w:rsidRDefault="00460F9D"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地址访问文件服务器下的内容。</w:t>
      </w:r>
    </w:p>
    <w:p w14:paraId="7879A533" w14:textId="77777777" w:rsidR="00460F9D" w:rsidRPr="00636514" w:rsidRDefault="00460F9D" w:rsidP="006C24CD">
      <w:pPr>
        <w:pStyle w:val="1"/>
        <w:ind w:left="240"/>
      </w:pPr>
      <w:r w:rsidRPr="00636514">
        <w:br w:type="page"/>
      </w:r>
      <w:bookmarkStart w:id="226" w:name="_Toc492673782"/>
      <w:bookmarkStart w:id="227" w:name="_Toc494811282"/>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226"/>
      <w:bookmarkEnd w:id="227"/>
      <w:r w:rsidRPr="00636514">
        <w:rPr>
          <w:rFonts w:hint="eastAsia"/>
        </w:rPr>
        <w:t xml:space="preserve"> </w:t>
      </w:r>
    </w:p>
    <w:p w14:paraId="6DC3829F" w14:textId="77777777" w:rsidR="00460F9D" w:rsidRPr="00636514" w:rsidRDefault="00460F9D"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w:t>
      </w:r>
      <w:bookmarkStart w:id="228" w:name="_GoBack"/>
      <w:bookmarkEnd w:id="228"/>
      <w:r w:rsidRPr="00636514">
        <w:rPr>
          <w:rFonts w:hint="eastAsia"/>
        </w:rPr>
        <w:t>理系统为</w:t>
      </w:r>
      <w:r w:rsidRPr="00636514">
        <w:rPr>
          <w:rFonts w:hint="eastAsia"/>
        </w:rPr>
        <w:t>Android</w:t>
      </w:r>
      <w:r w:rsidRPr="00636514">
        <w:rPr>
          <w:rFonts w:hint="eastAsia"/>
        </w:rPr>
        <w:t>终端提供服务支持。</w:t>
      </w:r>
    </w:p>
    <w:p w14:paraId="0076F996" w14:textId="77777777" w:rsidR="00460F9D" w:rsidRPr="00636514" w:rsidRDefault="00460F9D" w:rsidP="003C3349">
      <w:pPr>
        <w:pStyle w:val="2"/>
      </w:pPr>
      <w:bookmarkStart w:id="229" w:name="_Toc492673783"/>
      <w:bookmarkStart w:id="230" w:name="_Toc494811283"/>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229"/>
      <w:bookmarkEnd w:id="230"/>
      <w:r w:rsidRPr="00636514">
        <w:rPr>
          <w:rFonts w:hint="eastAsia"/>
        </w:rPr>
        <w:t xml:space="preserve">  </w:t>
      </w:r>
    </w:p>
    <w:p w14:paraId="6F51B1A7" w14:textId="77777777" w:rsidR="00460F9D" w:rsidRPr="00636514" w:rsidRDefault="00460F9D" w:rsidP="003C3349">
      <w:pPr>
        <w:ind w:firstLine="480"/>
      </w:pPr>
      <w:r w:rsidRPr="00636514">
        <w:rPr>
          <w:rFonts w:hint="eastAsia"/>
        </w:rPr>
        <w:t>Android</w:t>
      </w:r>
      <w:r w:rsidRPr="00636514">
        <w:rPr>
          <w:rFonts w:hint="eastAsia"/>
        </w:rPr>
        <w:t>终端和服务器进行数据交互时需要对传输的数据进行加密处理，以保证信息安全。数据加密主要使用在用户的信息、密码、支付信息等敏感信息。</w:t>
      </w:r>
    </w:p>
    <w:p w14:paraId="2C193C6C" w14:textId="5D918D29" w:rsidR="00460F9D" w:rsidRPr="00636514" w:rsidRDefault="00460F9D"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加密算法为单向加密，是一个将字符串进行不可逆转换的算法，主要对用户的密码进行加密</w:t>
      </w:r>
      <w:r>
        <w:rPr>
          <w:rStyle w:val="afb"/>
        </w:rPr>
        <w:t>[</w:t>
      </w:r>
      <w:r w:rsidRPr="00636514">
        <w:rPr>
          <w:rStyle w:val="afb"/>
        </w:rPr>
        <w:footnoteReference w:id="32"/>
      </w:r>
      <w:r>
        <w:rPr>
          <w:rStyle w:val="afb"/>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，在客户端存放公钥，将信息用公钥加密后传回服务端，服务端使用私钥进行解密</w:t>
      </w:r>
      <w:r>
        <w:rPr>
          <w:rStyle w:val="afb"/>
        </w:rPr>
        <w:t>[</w:t>
      </w:r>
      <w:r w:rsidRPr="00636514">
        <w:rPr>
          <w:rStyle w:val="afb"/>
        </w:rPr>
        <w:footnoteReference w:id="33"/>
      </w:r>
      <w:r>
        <w:rPr>
          <w:rStyle w:val="afb"/>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460F9D" w:rsidRPr="00636514" w:rsidRDefault="00460F9D" w:rsidP="003C3349">
      <w:pPr>
        <w:ind w:firstLine="480"/>
      </w:pPr>
      <w:r w:rsidRPr="00636514">
        <w:t>系统综合使用了以上的三种加密算法来保证信息传递的安全</w:t>
      </w:r>
      <w:r w:rsidRPr="00636514">
        <w:rPr>
          <w:rFonts w:hint="eastAsia"/>
        </w:rPr>
        <w:t>。</w:t>
      </w:r>
    </w:p>
    <w:p w14:paraId="44A73E45" w14:textId="77777777" w:rsidR="00460F9D" w:rsidRPr="00636514" w:rsidRDefault="00460F9D" w:rsidP="003C3349">
      <w:pPr>
        <w:pStyle w:val="2"/>
      </w:pPr>
      <w:bookmarkStart w:id="231" w:name="_Toc492673784"/>
      <w:bookmarkStart w:id="232" w:name="_Toc494811284"/>
      <w:r w:rsidRPr="00636514">
        <w:rPr>
          <w:rFonts w:hint="eastAsia"/>
          <w:lang w:eastAsia="zh-CN"/>
        </w:rPr>
        <w:t>6</w:t>
      </w:r>
      <w:r w:rsidRPr="00636514">
        <w:t xml:space="preserve">.2 </w:t>
      </w:r>
      <w:r w:rsidRPr="00636514">
        <w:t>操作员客户端实现</w:t>
      </w:r>
      <w:bookmarkEnd w:id="231"/>
      <w:bookmarkEnd w:id="232"/>
    </w:p>
    <w:p w14:paraId="5F0CBAA6" w14:textId="77C8E735" w:rsidR="00460F9D" w:rsidRPr="00636514" w:rsidRDefault="00460F9D"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端提供一个用于访问服务端的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w:t>
      </w:r>
      <w:r w:rsidRPr="00636514">
        <w:rPr>
          <w:rFonts w:hint="eastAsia"/>
        </w:rPr>
        <w:t>Android</w:t>
      </w:r>
      <w:r w:rsidRPr="00636514">
        <w:rPr>
          <w:rFonts w:hint="eastAsia"/>
        </w:rPr>
        <w:t>中所有的耗时操作都放置在线程中，防止程序崩溃。</w:t>
      </w:r>
    </w:p>
    <w:p w14:paraId="06616D7E" w14:textId="53789F23" w:rsidR="00460F9D" w:rsidRPr="00636514" w:rsidRDefault="00460F9D" w:rsidP="003C3349">
      <w:pPr>
        <w:ind w:firstLine="480"/>
      </w:pPr>
      <w:r w:rsidRPr="00636514">
        <w:rPr>
          <w:rFonts w:hint="eastAsia"/>
        </w:rPr>
        <w:t>首先，用户和终端页面进行交互。点击屏幕触发请求，将请求参数封装成</w:t>
      </w:r>
      <w:r w:rsidRPr="00636514">
        <w:rPr>
          <w:rFonts w:hint="eastAsia"/>
        </w:rPr>
        <w:lastRenderedPageBreak/>
        <w:t>key</w:t>
      </w:r>
      <w:r w:rsidRPr="00636514">
        <w:t>/value</w:t>
      </w:r>
      <w:r w:rsidRPr="00636514">
        <w:t>类型的</w:t>
      </w:r>
      <w:r w:rsidRPr="00636514">
        <w:t>Map</w:t>
      </w:r>
      <w:r w:rsidRPr="00636514">
        <w:t>对象</w:t>
      </w:r>
      <w:r w:rsidRPr="00636514">
        <w:rPr>
          <w:rFonts w:hint="eastAsia"/>
        </w:rPr>
        <w:t>，</w:t>
      </w:r>
      <w:r w:rsidRPr="00636514">
        <w:t>并对该请求对象进一步封装</w:t>
      </w:r>
      <w:r w:rsidRPr="00636514">
        <w:rPr>
          <w:rFonts w:hint="eastAsia"/>
        </w:rPr>
        <w:t>，</w:t>
      </w:r>
      <w:r w:rsidRPr="00636514">
        <w:t>将其封装成以</w:t>
      </w:r>
      <w:r w:rsidRPr="00636514">
        <w:rPr>
          <w:rFonts w:hint="eastAsia"/>
        </w:rPr>
        <w:t>&amp;</w:t>
      </w:r>
      <w:r w:rsidRPr="00636514">
        <w:t>符号连接的请求串</w:t>
      </w:r>
      <w:r w:rsidRPr="00636514">
        <w:rPr>
          <w:rFonts w:hint="eastAsia"/>
        </w:rPr>
        <w:t>。接着，使用</w:t>
      </w:r>
      <w:r w:rsidRPr="00636514">
        <w:rPr>
          <w:rFonts w:hint="eastAsia"/>
        </w:rPr>
        <w:t>outputStream.write(data)</w:t>
      </w:r>
      <w:r w:rsidRPr="00636514">
        <w:rPr>
          <w:rFonts w:hint="eastAsia"/>
        </w:rPr>
        <w:t>向服务器写入数据。最后，获取返回的数据信息。普通的多线程方法无法返回一个实体的对象，但是系统需要通过发送一次耗时请求获取相应的数据，这时</w:t>
      </w:r>
      <w:r w:rsidRPr="00636514">
        <w:rPr>
          <w:rFonts w:hint="eastAsia"/>
        </w:rPr>
        <w:t>FutureTask</w:t>
      </w:r>
      <w:r w:rsidRPr="00636514">
        <w:rPr>
          <w:rFonts w:hint="eastAsia"/>
        </w:rPr>
        <w:t>就可以发挥作用了。使用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结合使用，然后通过</w:t>
      </w:r>
      <w:r w:rsidRPr="00636514">
        <w:rPr>
          <w:rFonts w:hint="eastAsia"/>
        </w:rPr>
        <w:t>FutureTask</w:t>
      </w:r>
      <w:r w:rsidRPr="00636514">
        <w:rPr>
          <w:rFonts w:hint="eastAsia"/>
        </w:rPr>
        <w:t>的</w:t>
      </w:r>
      <w:r w:rsidRPr="00636514">
        <w:rPr>
          <w:rFonts w:hint="eastAsia"/>
        </w:rPr>
        <w:t>get</w:t>
      </w:r>
      <w:r w:rsidRPr="00636514">
        <w:rPr>
          <w:rFonts w:hint="eastAsia"/>
        </w:rPr>
        <w:t>方法调用最终的处理结果，并将其返回</w:t>
      </w:r>
      <w:r>
        <w:rPr>
          <w:rStyle w:val="afb"/>
        </w:rPr>
        <w:t>[</w:t>
      </w:r>
      <w:r w:rsidRPr="00636514">
        <w:rPr>
          <w:rStyle w:val="afb"/>
        </w:rPr>
        <w:footnoteReference w:id="34"/>
      </w:r>
      <w:r>
        <w:rPr>
          <w:rStyle w:val="afb"/>
        </w:rPr>
        <w:t>]</w:t>
      </w:r>
      <w:r w:rsidRPr="005270D9">
        <w:rPr>
          <w:rFonts w:hint="eastAsia"/>
        </w:rPr>
        <w:t>。</w:t>
      </w:r>
    </w:p>
    <w:p w14:paraId="62B21F90" w14:textId="77777777" w:rsidR="00460F9D" w:rsidRPr="00636514" w:rsidRDefault="00460F9D" w:rsidP="003C3349">
      <w:pPr>
        <w:ind w:firstLine="480"/>
      </w:pP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请求验证用户信息表单，调用</w:t>
      </w:r>
      <w:r w:rsidRPr="00636514">
        <w:t>POJO</w:t>
      </w:r>
      <w:r w:rsidRPr="00636514">
        <w:rPr>
          <w:rFonts w:hint="eastAsia"/>
        </w:rPr>
        <w:t>类中的</w:t>
      </w:r>
      <w:r w:rsidRPr="00636514">
        <w:rPr>
          <w:rFonts w:hint="eastAsia"/>
        </w:rPr>
        <w:t>toString</w:t>
      </w:r>
      <w:r w:rsidRPr="00636514">
        <w:rPr>
          <w:rFonts w:hint="eastAsia"/>
        </w:rPr>
        <w:t>方法，向终端返回一个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p>
    <w:p w14:paraId="6671B845" w14:textId="77777777" w:rsidR="00460F9D" w:rsidRPr="00636514" w:rsidRDefault="00460F9D" w:rsidP="003C3349">
      <w:pPr>
        <w:ind w:firstLine="480"/>
      </w:pPr>
      <w:r w:rsidRPr="00636514">
        <w:t>用户登陆成功后使用</w:t>
      </w:r>
      <w:r w:rsidRPr="00636514">
        <w:rPr>
          <w:rFonts w:hint="eastAsia"/>
        </w:rPr>
        <w:t>SharedPreferences</w:t>
      </w:r>
      <w:r w:rsidRPr="00636514">
        <w:rPr>
          <w:rFonts w:hint="eastAsia"/>
        </w:rPr>
        <w:t>将信息存储在本地，存储时设定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p>
    <w:p w14:paraId="33B70A8E" w14:textId="735AF6EA" w:rsidR="00460F9D" w:rsidRPr="00636514" w:rsidRDefault="00460F9D" w:rsidP="003C3349">
      <w:pPr>
        <w:ind w:firstLine="480"/>
      </w:pP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类请求查看管理的售货机及相应的售货机货道信息。操作员将加货量、货道编号、商品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等填入表单后由系统</w:t>
      </w:r>
      <w:r w:rsidRPr="00636514">
        <w:rPr>
          <w:rFonts w:hint="eastAsia"/>
        </w:rPr>
        <w:t>封装成</w:t>
      </w:r>
      <w:r w:rsidRPr="00636514">
        <w:rPr>
          <w:rFonts w:hint="eastAsia"/>
        </w:rPr>
        <w:t>Map</w:t>
      </w:r>
      <w:r w:rsidRPr="00636514">
        <w:t>对象</w:t>
      </w:r>
      <w:r w:rsidRPr="00636514">
        <w:rPr>
          <w:rFonts w:hint="eastAsia"/>
        </w:rPr>
        <w:t>，</w:t>
      </w:r>
      <w:r w:rsidRPr="00636514">
        <w:t>然后发送一个包含</w:t>
      </w:r>
      <w:r w:rsidRPr="00636514">
        <w:rPr>
          <w:rFonts w:hint="eastAsia"/>
        </w:rPr>
        <w:t>Map</w:t>
      </w:r>
      <w:r w:rsidRPr="00636514">
        <w:rPr>
          <w:rFonts w:hint="eastAsia"/>
        </w:rPr>
        <w:t>信息的</w:t>
      </w:r>
      <w:r w:rsidRPr="00636514">
        <w:rPr>
          <w:rFonts w:hint="eastAsia"/>
        </w:rPr>
        <w:t>POST</w:t>
      </w:r>
      <w:r w:rsidRPr="00636514">
        <w:t>请求给服务器</w:t>
      </w:r>
      <w:r w:rsidRPr="00636514">
        <w:rPr>
          <w:rFonts w:hint="eastAsia"/>
        </w:rPr>
        <w:t>端</w:t>
      </w:r>
      <w:r w:rsidRPr="00636514">
        <w:t>就能进行货道的更新</w:t>
      </w:r>
      <w:r w:rsidRPr="00636514">
        <w:rPr>
          <w:rFonts w:hint="eastAsia"/>
        </w:rPr>
        <w:t>，</w:t>
      </w:r>
      <w:r w:rsidRPr="00636514">
        <w:t>同时也将对应的个人库存进行更新</w:t>
      </w:r>
      <w:r w:rsidRPr="00636514">
        <w:rPr>
          <w:rFonts w:hint="eastAsia"/>
        </w:rPr>
        <w:t>。</w:t>
      </w:r>
    </w:p>
    <w:p w14:paraId="101CBB1C" w14:textId="77777777" w:rsidR="00460F9D" w:rsidRPr="00636514" w:rsidRDefault="00460F9D"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64BC7379" w:rsidR="00460F9D" w:rsidRPr="00636514" w:rsidRDefault="00460F9D" w:rsidP="003C3349">
      <w:pPr>
        <w:ind w:firstLine="480"/>
        <w:rPr>
          <w:sz w:val="23"/>
          <w:szCs w:val="23"/>
        </w:rPr>
      </w:pPr>
      <w:r w:rsidRPr="00636514">
        <w:t>Android</w:t>
      </w:r>
      <w:r w:rsidRPr="00636514">
        <w:t>终端使用</w:t>
      </w:r>
      <w:r w:rsidRPr="00636514">
        <w:t>getPackageManager()</w:t>
      </w:r>
      <w:r w:rsidRPr="00636514">
        <w:t>获取一个</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获取一个</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获取响应数据的各个字段值并和本地信息对比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w:t>
      </w:r>
      <w:r w:rsidRPr="00636514">
        <w:rPr>
          <w:rFonts w:hint="eastAsia"/>
        </w:rPr>
        <w:lastRenderedPageBreak/>
        <w:t>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460F9D" w:rsidRDefault="00460F9D"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CB6CFA6" w:rsidR="00460F9D" w:rsidRPr="00636514" w:rsidRDefault="00460F9D" w:rsidP="00F22391">
      <w:pPr>
        <w:pStyle w:val="aff0"/>
      </w:pPr>
      <w:r>
        <w:rPr>
          <w:noProof/>
        </w:rPr>
        <w:drawing>
          <wp:anchor distT="0" distB="0" distL="114300" distR="114300" simplePos="0" relativeHeight="251731968" behindDoc="0" locked="0" layoutInCell="1" allowOverlap="1" wp14:anchorId="1A9093DE" wp14:editId="0E23770B">
            <wp:simplePos x="0" y="0"/>
            <wp:positionH relativeFrom="column">
              <wp:posOffset>263774</wp:posOffset>
            </wp:positionH>
            <wp:positionV relativeFrom="paragraph">
              <wp:posOffset>525</wp:posOffset>
            </wp:positionV>
            <wp:extent cx="4690745" cy="5422900"/>
            <wp:effectExtent l="0" t="0" r="0" b="6350"/>
            <wp:wrapTopAndBottom/>
            <wp:docPr id="488" name="Picture 161"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1" descr="操作作员用例图及序列图"/>
                    <pic:cNvPicPr>
                      <a:picLocks noChangeAspect="1" noChangeArrowheads="1"/>
                    </pic:cNvPicPr>
                  </pic:nvPicPr>
                  <pic:blipFill>
                    <a:blip r:embed="rId52">
                      <a:extLst>
                        <a:ext uri="{28A0092B-C50C-407E-A947-70E740481C1C}">
                          <a14:useLocalDpi xmlns:a14="http://schemas.microsoft.com/office/drawing/2010/main" val="0"/>
                        </a:ext>
                      </a:extLst>
                    </a:blip>
                    <a:srcRect l="71646" t="12790" r="1085" b="3711"/>
                    <a:stretch>
                      <a:fillRect/>
                    </a:stretch>
                  </pic:blipFill>
                  <pic:spPr bwMode="auto">
                    <a:xfrm>
                      <a:off x="0" y="0"/>
                      <a:ext cx="4690745" cy="5422900"/>
                    </a:xfrm>
                    <a:prstGeom prst="rect">
                      <a:avLst/>
                    </a:prstGeom>
                    <a:noFill/>
                    <a:ln>
                      <a:noFill/>
                    </a:ln>
                    <a:extLst/>
                  </pic:spPr>
                </pic:pic>
              </a:graphicData>
            </a:graphic>
            <wp14:sizeRelH relativeFrom="margin">
              <wp14:pctWidth>0</wp14:pctWidth>
            </wp14:sizeRelH>
          </wp:anchor>
        </w:drawing>
      </w:r>
      <w:r>
        <w:rPr>
          <w:rFonts w:hint="eastAsia"/>
        </w:rPr>
        <w:t>图</w:t>
      </w:r>
      <w:r>
        <w:rPr>
          <w:rFonts w:hint="eastAsia"/>
        </w:rPr>
        <w:t>6-</w:t>
      </w:r>
      <w:r>
        <w:t xml:space="preserve">1  </w:t>
      </w:r>
      <w:r>
        <w:t>终端操作员时序图</w:t>
      </w:r>
    </w:p>
    <w:p w14:paraId="56D353BA" w14:textId="6D78A569" w:rsidR="00460F9D" w:rsidRPr="00636514" w:rsidRDefault="00460F9D" w:rsidP="003C3349">
      <w:pPr>
        <w:pStyle w:val="2"/>
      </w:pPr>
      <w:bookmarkStart w:id="233" w:name="_Toc492673785"/>
      <w:bookmarkStart w:id="234" w:name="_Toc494811285"/>
      <w:r w:rsidRPr="00636514">
        <w:rPr>
          <w:rFonts w:hint="eastAsia"/>
          <w:lang w:eastAsia="zh-CN"/>
        </w:rPr>
        <w:t>6</w:t>
      </w:r>
      <w:r w:rsidRPr="00636514">
        <w:t xml:space="preserve">.3 </w:t>
      </w:r>
      <w:r w:rsidRPr="00636514">
        <w:rPr>
          <w:rFonts w:hint="eastAsia"/>
        </w:rPr>
        <w:t>售货机终端实现</w:t>
      </w:r>
      <w:bookmarkEnd w:id="233"/>
      <w:bookmarkEnd w:id="234"/>
    </w:p>
    <w:p w14:paraId="043FEA4E" w14:textId="7F0C46C0" w:rsidR="00460F9D" w:rsidRPr="00636514" w:rsidRDefault="00460F9D" w:rsidP="00AD581F">
      <w:pPr>
        <w:pStyle w:val="afe"/>
        <w:numPr>
          <w:ilvl w:val="0"/>
          <w:numId w:val="22"/>
        </w:numPr>
        <w:ind w:firstLineChars="0"/>
      </w:pPr>
      <w:bookmarkStart w:id="235" w:name="_Toc492673786"/>
      <w:r w:rsidRPr="00636514">
        <w:rPr>
          <w:rFonts w:hint="eastAsia"/>
        </w:rPr>
        <w:t>购物流程的实现</w:t>
      </w:r>
      <w:bookmarkEnd w:id="235"/>
    </w:p>
    <w:p w14:paraId="230C5CBF" w14:textId="4E049739" w:rsidR="003C3349" w:rsidRPr="00636514" w:rsidRDefault="00460F9D"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展示商品信息。无人使用时，售货机界面轮番播放广告视频，当界面</w:t>
      </w:r>
      <w:r w:rsidRPr="00636514">
        <w:rPr>
          <w:rFonts w:hint="eastAsia"/>
        </w:rPr>
        <w:lastRenderedPageBreak/>
        <w:t>被触摸时进入选货界面。选货成功后系统经过</w:t>
      </w:r>
      <w:r w:rsidRPr="00636514">
        <w:rPr>
          <w:rFonts w:hint="eastAsia"/>
        </w:rPr>
        <w:t>HTTPS</w:t>
      </w:r>
      <w:r w:rsidRPr="00636514">
        <w:rPr>
          <w:rFonts w:hint="eastAsia"/>
        </w:rPr>
        <w:t>请求生成支付二维码</w:t>
      </w:r>
      <w:r>
        <w:rPr>
          <w:rStyle w:val="afb"/>
        </w:rPr>
        <w:t>[</w:t>
      </w:r>
      <w:r w:rsidRPr="00636514">
        <w:rPr>
          <w:rStyle w:val="afb"/>
        </w:rPr>
        <w:footnoteReference w:id="35"/>
      </w:r>
      <w:r>
        <w:rPr>
          <w:rStyle w:val="afb"/>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15D39F89" w:rsidR="003C3349" w:rsidRDefault="00B208AD" w:rsidP="003C3349">
      <w:pPr>
        <w:ind w:firstLine="480"/>
      </w:pPr>
      <w:r w:rsidRPr="00636514">
        <w:t>如图</w:t>
      </w:r>
      <w:r w:rsidR="001F2C6E" w:rsidRPr="00636514">
        <w:rPr>
          <w:rFonts w:hint="eastAsia"/>
        </w:rPr>
        <w:t>6</w:t>
      </w:r>
      <w:r w:rsidRPr="00636514">
        <w:rPr>
          <w:rFonts w:hint="eastAsia"/>
        </w:rPr>
        <w:t>-</w:t>
      </w:r>
      <w:r w:rsidRPr="00636514">
        <w:t>2</w:t>
      </w:r>
      <w:r w:rsidRPr="00636514">
        <w:rPr>
          <w:rFonts w:hint="eastAsia"/>
        </w:rPr>
        <w:t>，</w:t>
      </w:r>
      <w:r w:rsidR="003C3349" w:rsidRPr="00636514">
        <w:t>自动售货机终端时序图</w:t>
      </w:r>
      <w:r w:rsidR="007912B8" w:rsidRPr="00636514">
        <w:rPr>
          <w:rFonts w:hint="eastAsia"/>
        </w:rPr>
        <w:t>。</w:t>
      </w:r>
    </w:p>
    <w:p w14:paraId="645D7619" w14:textId="1F8BE2DF" w:rsidR="00A85E09" w:rsidRPr="00636514" w:rsidRDefault="005366C2" w:rsidP="00F22391">
      <w:pPr>
        <w:pStyle w:val="aff0"/>
      </w:pPr>
      <w:r>
        <w:rPr>
          <w:noProof/>
        </w:rPr>
        <w:drawing>
          <wp:anchor distT="0" distB="0" distL="114300" distR="114300" simplePos="0" relativeHeight="251692032" behindDoc="0" locked="0" layoutInCell="1" allowOverlap="1" wp14:anchorId="6A1B35B6" wp14:editId="70AFE943">
            <wp:simplePos x="0" y="0"/>
            <wp:positionH relativeFrom="column">
              <wp:posOffset>190417</wp:posOffset>
            </wp:positionH>
            <wp:positionV relativeFrom="paragraph">
              <wp:posOffset>25621</wp:posOffset>
            </wp:positionV>
            <wp:extent cx="4886325" cy="5027930"/>
            <wp:effectExtent l="0" t="0" r="0" b="1270"/>
            <wp:wrapTopAndBottom/>
            <wp:docPr id="489" name="Picture 239" descr="售货机终端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 descr="售货机终端序列图"/>
                    <pic:cNvPicPr>
                      <a:picLocks noChangeAspect="1" noChangeArrowheads="1"/>
                    </pic:cNvPicPr>
                  </pic:nvPicPr>
                  <pic:blipFill>
                    <a:blip r:embed="rId53">
                      <a:extLst>
                        <a:ext uri="{28A0092B-C50C-407E-A947-70E740481C1C}">
                          <a14:useLocalDpi xmlns:a14="http://schemas.microsoft.com/office/drawing/2010/main" val="0"/>
                        </a:ext>
                      </a:extLst>
                    </a:blip>
                    <a:srcRect l="4567" t="3525" r="-456" b="24068"/>
                    <a:stretch>
                      <a:fillRect/>
                    </a:stretch>
                  </pic:blipFill>
                  <pic:spPr bwMode="auto">
                    <a:xfrm>
                      <a:off x="0" y="0"/>
                      <a:ext cx="488632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A85E09">
        <w:rPr>
          <w:rFonts w:hint="eastAsia"/>
        </w:rPr>
        <w:t>图</w:t>
      </w:r>
      <w:r w:rsidR="00A85E09">
        <w:rPr>
          <w:rFonts w:hint="eastAsia"/>
        </w:rPr>
        <w:t>6-</w:t>
      </w:r>
      <w:r w:rsidR="00A85E09">
        <w:t xml:space="preserve">2  </w:t>
      </w:r>
      <w:r w:rsidR="00A85E09">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2E9D7BEA"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3C3349" w:rsidRPr="00636514">
        <w:t>ware_grid.xml</w:t>
      </w:r>
      <w:r w:rsidR="003C3349" w:rsidRPr="00636514">
        <w:t>布局文件中</w:t>
      </w:r>
      <w:r w:rsidR="009641B6" w:rsidRPr="00636514">
        <w:t>设定</w:t>
      </w:r>
      <w:r w:rsidR="003C3349" w:rsidRPr="00636514">
        <w:t>每个网格中要显示内容的布局和组合</w:t>
      </w:r>
      <w:r w:rsidR="003C3349" w:rsidRPr="00636514">
        <w:rPr>
          <w:rFonts w:hint="eastAsia"/>
        </w:rPr>
        <w:t>，</w:t>
      </w:r>
      <w:r w:rsidR="009641B6" w:rsidRPr="00636514">
        <w:t>布局中</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35A556E4" w14:textId="44004020" w:rsidR="003C3349" w:rsidRPr="00636514" w:rsidRDefault="003C3349" w:rsidP="003C3349">
      <w:pPr>
        <w:ind w:firstLine="480"/>
      </w:pPr>
      <w:r w:rsidRPr="00636514">
        <w:rPr>
          <w:rFonts w:hint="eastAsia"/>
        </w:rPr>
        <w:lastRenderedPageBreak/>
        <w:t>Adapter</w:t>
      </w:r>
      <w:r w:rsidRPr="00636514">
        <w:rPr>
          <w:rFonts w:hint="eastAsia"/>
        </w:rPr>
        <w:t>使用继承自</w:t>
      </w:r>
      <w:r w:rsidRPr="00636514">
        <w:rPr>
          <w:rFonts w:hint="eastAsia"/>
        </w:rPr>
        <w:t>BaseAdapter</w:t>
      </w:r>
      <w:r w:rsidRPr="00636514">
        <w:rPr>
          <w:rFonts w:hint="eastAsia"/>
        </w:rPr>
        <w:t>的方式来实现，让开发者自定义要显示的内容。首先</w:t>
      </w:r>
      <w:r w:rsidRPr="00636514">
        <w:rPr>
          <w:rFonts w:hint="eastAsia"/>
        </w:rPr>
        <w:t>Activity</w:t>
      </w:r>
      <w:r w:rsidRPr="00636514">
        <w:rPr>
          <w:rFonts w:hint="eastAsia"/>
        </w:rPr>
        <w:t>检测本地货道表，之后通过获取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格式的本地货道表，将该</w:t>
      </w:r>
      <w:r w:rsidR="007A6C16" w:rsidRPr="00636514">
        <w:rPr>
          <w:rFonts w:hint="eastAsia"/>
        </w:rPr>
        <w:t>JSON</w:t>
      </w:r>
      <w:r w:rsidRPr="00636514">
        <w:rPr>
          <w:rFonts w:hint="eastAsia"/>
        </w:rPr>
        <w:t>对象进行解析，获取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并在相应的位置上放置解析出的</w:t>
      </w:r>
      <w:r w:rsidR="00B17E03" w:rsidRPr="00636514">
        <w:rPr>
          <w:rFonts w:hint="eastAsia"/>
        </w:rPr>
        <w:t>商品</w:t>
      </w:r>
      <w:r w:rsidRPr="00636514">
        <w:t>内容</w:t>
      </w:r>
      <w:r w:rsidRPr="00636514">
        <w:rPr>
          <w:rFonts w:hint="eastAsia"/>
        </w:rPr>
        <w:t>。</w:t>
      </w:r>
    </w:p>
    <w:p w14:paraId="230326DF" w14:textId="09687510" w:rsidR="003C3349" w:rsidRPr="00636514" w:rsidRDefault="003C3349" w:rsidP="001001F4">
      <w:pPr>
        <w:ind w:firstLine="480"/>
      </w:pPr>
      <w:r w:rsidRPr="00636514">
        <w:t>描述本地货道的</w:t>
      </w:r>
      <w:r w:rsidR="007A6C16" w:rsidRPr="00636514">
        <w:rPr>
          <w:rFonts w:hint="eastAsia"/>
        </w:rPr>
        <w:t>JSON</w:t>
      </w:r>
      <w:r w:rsidRPr="00636514">
        <w:rPr>
          <w:rFonts w:hint="eastAsia"/>
        </w:rPr>
        <w:t>数据中包含了货道中商品的名称、价格、描述和图片路径等信息，该信息放置在上文提到的</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4" w:history="1">
        <w:r w:rsidRPr="00636514">
          <w:t>http://VendingConfig.IP:VendingConfig.PORT/vendingfile/drinkImages/**.png</w:t>
        </w:r>
      </w:hyperlink>
      <w:r w:rsidRPr="005270D9">
        <w:t>为一个图片的路径</w:t>
      </w:r>
      <w:r w:rsidRPr="00636514">
        <w:rPr>
          <w:rFonts w:hint="eastAsia"/>
        </w:rPr>
        <w:t>。</w:t>
      </w:r>
    </w:p>
    <w:p w14:paraId="4AF6FBC6" w14:textId="77777777"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通过解析</w:t>
      </w:r>
      <w:r w:rsidR="007A6C16" w:rsidRPr="00636514">
        <w:rPr>
          <w:rFonts w:hint="eastAsia"/>
        </w:rPr>
        <w:t>JSON</w:t>
      </w:r>
      <w:r w:rsidRPr="00636514">
        <w:t>对象</w:t>
      </w:r>
      <w:r w:rsidRPr="00636514">
        <w:rPr>
          <w:rFonts w:hint="eastAsia"/>
        </w:rPr>
        <w:t>得到商品图片的路径信息，调用获取图片的</w:t>
      </w:r>
      <w:r w:rsidRPr="00636514">
        <w:rPr>
          <w:rFonts w:hint="eastAsia"/>
        </w:rPr>
        <w:t>BitmapHelper.getBitmapTask(</w:t>
      </w:r>
      <w:r w:rsidRPr="00636514">
        <w:t>String ImagePath</w:t>
      </w:r>
      <w:r w:rsidRPr="00636514">
        <w:rPr>
          <w:rFonts w:hint="eastAsia"/>
        </w:rPr>
        <w:t>)</w:t>
      </w:r>
      <w:r w:rsidRPr="00636514">
        <w:t>方法</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77777777" w:rsidR="003C3349" w:rsidRPr="00636514" w:rsidRDefault="003C3349" w:rsidP="003C3349">
      <w:pPr>
        <w:ind w:firstLine="480"/>
      </w:pPr>
      <w:r w:rsidRPr="00636514">
        <w:rPr>
          <w:rFonts w:hint="eastAsia"/>
        </w:rPr>
        <w:t>自动售货机终端除进行商品的销售外还可以提供广告位租用，当终端系统处于空闲状态时，可循环播放广告信息。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1D986B69" w14:textId="77777777" w:rsidR="003C3349" w:rsidRPr="00636514" w:rsidRDefault="003C3349" w:rsidP="003C3349">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w:t>
      </w:r>
      <w:r w:rsidR="005773DB" w:rsidRPr="00636514">
        <w:rPr>
          <w:rFonts w:hint="eastAsia"/>
        </w:rPr>
        <w:lastRenderedPageBreak/>
        <w:t>部</w:t>
      </w:r>
      <w:r w:rsidRPr="00636514">
        <w:rPr>
          <w:rFonts w:hint="eastAsia"/>
        </w:rPr>
        <w:t>视频文件，将视</w:t>
      </w:r>
      <w:r w:rsidR="00B427A0" w:rsidRPr="00636514">
        <w:rPr>
          <w:rFonts w:hint="eastAsia"/>
        </w:rPr>
        <w:t>频文件的指向</w:t>
      </w:r>
      <w:r w:rsidRPr="00636514">
        <w:rPr>
          <w:rFonts w:hint="eastAsia"/>
        </w:rPr>
        <w:t>放置在</w:t>
      </w:r>
      <w:r w:rsidRPr="00636514">
        <w:rPr>
          <w:rFonts w:hint="eastAsia"/>
        </w:rPr>
        <w:t>List</w:t>
      </w:r>
      <w:r w:rsidRPr="00636514">
        <w:rPr>
          <w:rFonts w:hint="eastAsia"/>
        </w:rPr>
        <w:t>表中。</w:t>
      </w:r>
    </w:p>
    <w:p w14:paraId="7B5D5968" w14:textId="77777777" w:rsidR="003C3349" w:rsidRPr="00636514" w:rsidRDefault="003C3349" w:rsidP="003C3349">
      <w:pPr>
        <w:ind w:firstLine="480"/>
        <w:rPr>
          <w:sz w:val="23"/>
          <w:szCs w:val="23"/>
        </w:rPr>
      </w:pPr>
      <w:r w:rsidRPr="00636514">
        <w:rPr>
          <w:rFonts w:hint="eastAsia"/>
        </w:rPr>
        <w:t>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p>
    <w:p w14:paraId="605F3B1E" w14:textId="21C60898" w:rsidR="003C3349" w:rsidRDefault="00203FBD" w:rsidP="00CA5888">
      <w:pPr>
        <w:ind w:firstLineChars="0" w:firstLine="0"/>
      </w:pPr>
      <w:r w:rsidRPr="00636514">
        <w:rPr>
          <w:rFonts w:hint="eastAsia"/>
        </w:rPr>
        <w:t>在</w:t>
      </w:r>
      <w:r w:rsidRPr="00636514">
        <w:rPr>
          <w:rFonts w:hint="eastAsia"/>
        </w:rPr>
        <w:t>Activity</w:t>
      </w:r>
      <w:r w:rsidRPr="00636514">
        <w:rPr>
          <w:rFonts w:hint="eastAsia"/>
        </w:rPr>
        <w:t>中</w:t>
      </w:r>
      <w:r w:rsidR="003C3349" w:rsidRPr="00636514">
        <w:rPr>
          <w:rFonts w:hint="eastAsia"/>
        </w:rPr>
        <w:t>设置初始播放文件的下标为</w:t>
      </w:r>
      <w:r w:rsidR="003C3349" w:rsidRPr="00636514">
        <w:rPr>
          <w:rFonts w:hint="eastAsia"/>
        </w:rPr>
        <w:t>0</w:t>
      </w:r>
      <w:r w:rsidR="003C3349" w:rsidRPr="00636514">
        <w:rPr>
          <w:rFonts w:hint="eastAsia"/>
        </w:rPr>
        <w:t>，获取到</w:t>
      </w:r>
      <w:r w:rsidR="003C3349" w:rsidRPr="00636514">
        <w:rPr>
          <w:rFonts w:hint="eastAsia"/>
        </w:rPr>
        <w:t>List</w:t>
      </w:r>
      <w:r w:rsidR="003C3349" w:rsidRPr="00636514">
        <w:rPr>
          <w:rFonts w:hint="eastAsia"/>
        </w:rPr>
        <w:t>中表示的第</w:t>
      </w:r>
      <w:r w:rsidR="003C3349" w:rsidRPr="00636514">
        <w:rPr>
          <w:rFonts w:hint="eastAsia"/>
        </w:rPr>
        <w:t>0</w:t>
      </w:r>
      <w:r w:rsidR="003C3349" w:rsidRPr="00636514">
        <w:rPr>
          <w:rFonts w:hint="eastAsia"/>
        </w:rPr>
        <w:t>个视频路径。然后，使用</w:t>
      </w:r>
      <w:r w:rsidR="003C3349" w:rsidRPr="00636514">
        <w:rPr>
          <w:rFonts w:hint="eastAsia"/>
        </w:rPr>
        <w:t>URI uri</w:t>
      </w:r>
      <w:r w:rsidR="003C3349" w:rsidRPr="00636514">
        <w:t xml:space="preserve"> = URI.parse(list</w:t>
      </w:r>
      <w:r w:rsidR="003C3349" w:rsidRPr="00636514">
        <w:rPr>
          <w:rFonts w:hint="eastAsia"/>
        </w:rPr>
        <w:t>.get(</w:t>
      </w:r>
      <w:r w:rsidR="003C3349" w:rsidRPr="00636514">
        <w:t>currentVideo</w:t>
      </w:r>
      <w:r w:rsidR="003C3349" w:rsidRPr="00636514">
        <w:rPr>
          <w:rFonts w:hint="eastAsia"/>
        </w:rPr>
        <w:t>)</w:t>
      </w:r>
      <w:r w:rsidR="003C3349" w:rsidRPr="00636514">
        <w:t>)</w:t>
      </w:r>
      <w:r w:rsidR="003C3349" w:rsidRPr="00636514">
        <w:t>加载该视频文件</w:t>
      </w:r>
      <w:r w:rsidR="003C3349" w:rsidRPr="00636514">
        <w:rPr>
          <w:rFonts w:hint="eastAsia"/>
        </w:rPr>
        <w:t>。最后，使用</w:t>
      </w:r>
      <w:r w:rsidR="003C3349" w:rsidRPr="00636514">
        <w:rPr>
          <w:rFonts w:hint="eastAsia"/>
        </w:rPr>
        <w:t>VideoView</w:t>
      </w:r>
      <w:r w:rsidR="003C3349" w:rsidRPr="00636514">
        <w:rPr>
          <w:rFonts w:hint="eastAsia"/>
        </w:rPr>
        <w:t>实现视频在页面中播放。为</w:t>
      </w:r>
      <w:r w:rsidR="003C3349" w:rsidRPr="00636514">
        <w:rPr>
          <w:rFonts w:hint="eastAsia"/>
        </w:rPr>
        <w:t>VideoView</w:t>
      </w:r>
      <w:r w:rsidR="003C3349" w:rsidRPr="00636514">
        <w:rPr>
          <w:rFonts w:hint="eastAsia"/>
        </w:rPr>
        <w:t>设置一个监听，当某一视频播放完毕后，调用</w:t>
      </w:r>
      <w:r w:rsidR="003C3349" w:rsidRPr="00636514">
        <w:rPr>
          <w:rFonts w:hint="eastAsia"/>
        </w:rPr>
        <w:t>nextVideo</w:t>
      </w:r>
      <w:r w:rsidR="003C3349" w:rsidRPr="00636514">
        <w:t>()</w:t>
      </w:r>
      <w:r w:rsidR="003C3349" w:rsidRPr="00636514">
        <w:t>方法将</w:t>
      </w:r>
      <w:r w:rsidR="003C3349" w:rsidRPr="00636514">
        <w:t>index</w:t>
      </w:r>
      <w:r w:rsidR="00AD79A6" w:rsidRPr="00636514">
        <w:t>检索</w:t>
      </w:r>
      <w:r w:rsidR="003C3349" w:rsidRPr="00636514">
        <w:t>加一</w:t>
      </w:r>
      <w:r w:rsidR="003C3349" w:rsidRPr="00636514">
        <w:rPr>
          <w:rFonts w:hint="eastAsia"/>
        </w:rPr>
        <w:t>，</w:t>
      </w:r>
      <w:r w:rsidR="003C3349" w:rsidRPr="00636514">
        <w:t>若已到达最后一个视频</w:t>
      </w:r>
      <w:r w:rsidR="003C3349" w:rsidRPr="00636514">
        <w:rPr>
          <w:rFonts w:hint="eastAsia"/>
        </w:rPr>
        <w:t>，</w:t>
      </w:r>
      <w:r w:rsidR="003C3349" w:rsidRPr="00636514">
        <w:t>将</w:t>
      </w:r>
      <w:r w:rsidR="003C3349" w:rsidRPr="00636514">
        <w:t>index</w:t>
      </w:r>
      <w:r w:rsidR="003C3349" w:rsidRPr="00636514">
        <w:t>设置为</w:t>
      </w:r>
      <w:r w:rsidR="003C3349" w:rsidRPr="00636514">
        <w:rPr>
          <w:rFonts w:hint="eastAsia"/>
        </w:rPr>
        <w:t>0</w:t>
      </w:r>
      <w:r w:rsidR="003C3349"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003C3349" w:rsidRPr="00636514">
        <w:rPr>
          <w:rFonts w:hint="eastAsia"/>
        </w:rPr>
        <w:t>使用</w:t>
      </w:r>
      <w:r w:rsidR="003C3349" w:rsidRPr="00636514">
        <w:t>index</w:t>
      </w:r>
      <w:r w:rsidR="00E64AB7" w:rsidRPr="00636514">
        <w:t>值</w:t>
      </w:r>
      <w:r w:rsidR="003C3349" w:rsidRPr="00636514">
        <w:rPr>
          <w:rFonts w:hint="eastAsia"/>
        </w:rPr>
        <w:t>获取下一个视</w:t>
      </w:r>
      <w:r w:rsidR="00040018">
        <w:rPr>
          <w:noProof/>
        </w:rPr>
        <w:drawing>
          <wp:anchor distT="0" distB="0" distL="114300" distR="114300" simplePos="0" relativeHeight="251694080" behindDoc="0" locked="0" layoutInCell="1" allowOverlap="1" wp14:anchorId="441B5DCC" wp14:editId="39952FD7">
            <wp:simplePos x="0" y="0"/>
            <wp:positionH relativeFrom="column">
              <wp:posOffset>523240</wp:posOffset>
            </wp:positionH>
            <wp:positionV relativeFrom="paragraph">
              <wp:posOffset>1341120</wp:posOffset>
            </wp:positionV>
            <wp:extent cx="3990975" cy="1542415"/>
            <wp:effectExtent l="0" t="0" r="9525" b="0"/>
            <wp:wrapTopAndBottom/>
            <wp:docPr id="490" name="Picture 220" descr="安卓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0" descr="安卓端"/>
                    <pic:cNvPicPr>
                      <a:picLocks noChangeAspect="1" noChangeArrowheads="1"/>
                    </pic:cNvPicPr>
                  </pic:nvPicPr>
                  <pic:blipFill>
                    <a:blip r:embed="rId55">
                      <a:extLst>
                        <a:ext uri="{28A0092B-C50C-407E-A947-70E740481C1C}">
                          <a14:useLocalDpi xmlns:a14="http://schemas.microsoft.com/office/drawing/2010/main" val="0"/>
                        </a:ext>
                      </a:extLst>
                    </a:blip>
                    <a:srcRect l="60201" t="6941" r="1654" b="60460"/>
                    <a:stretch>
                      <a:fillRect/>
                    </a:stretch>
                  </pic:blipFill>
                  <pic:spPr bwMode="auto">
                    <a:xfrm>
                      <a:off x="0" y="0"/>
                      <a:ext cx="3990975" cy="15424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3C3349" w:rsidRPr="00636514">
        <w:rPr>
          <w:rFonts w:hint="eastAsia"/>
        </w:rPr>
        <w:t>频的播放地址。</w:t>
      </w:r>
      <w:r w:rsidR="008F0159" w:rsidRPr="00636514">
        <w:rPr>
          <w:rFonts w:hint="eastAsia"/>
        </w:rPr>
        <w:t>广告视频播放一般流程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2A0520BF" w:rsidR="00C118AE" w:rsidRPr="00636514" w:rsidRDefault="00C118AE" w:rsidP="00F22391">
      <w:pPr>
        <w:pStyle w:val="aff0"/>
      </w:pPr>
      <w:r>
        <w:rPr>
          <w:rFonts w:hint="eastAsia"/>
        </w:rPr>
        <w:t>图</w:t>
      </w:r>
      <w:r>
        <w:rPr>
          <w:rFonts w:hint="eastAsia"/>
        </w:rPr>
        <w:t>6-</w:t>
      </w:r>
      <w:r>
        <w:t xml:space="preserve">3  </w:t>
      </w:r>
      <w:r>
        <w:t>视频播放流程图</w:t>
      </w:r>
    </w:p>
    <w:p w14:paraId="0489706D" w14:textId="77777777" w:rsidR="003C3349" w:rsidRPr="00636514" w:rsidRDefault="003C3349" w:rsidP="00AD581F">
      <w:pPr>
        <w:numPr>
          <w:ilvl w:val="0"/>
          <w:numId w:val="13"/>
        </w:numPr>
        <w:ind w:firstLineChars="0"/>
      </w:pPr>
      <w:r w:rsidRPr="00636514">
        <w:t>购物流程</w:t>
      </w:r>
    </w:p>
    <w:p w14:paraId="27AAC523" w14:textId="77777777" w:rsidR="00456DC5" w:rsidRPr="00636514" w:rsidRDefault="003C3349" w:rsidP="003C3349">
      <w:pPr>
        <w:ind w:firstLine="480"/>
      </w:pPr>
      <w:r w:rsidRPr="00636514">
        <w:rPr>
          <w:rFonts w:hint="eastAsia"/>
        </w:rPr>
        <w:t>售货机终端系统的主要功能是为消费者提供一个选购和交易的页面，交易完成后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1BD32A56"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187EF9" w:rsidRPr="00636514">
        <w:rPr>
          <w:rFonts w:hint="eastAsia"/>
        </w:rPr>
        <w:t>不进行出货，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236" w:name="_Toc492673787"/>
      <w:r w:rsidRPr="00636514">
        <w:rPr>
          <w:rFonts w:hint="eastAsia"/>
        </w:rPr>
        <w:t>串口通信实现</w:t>
      </w:r>
      <w:bookmarkEnd w:id="236"/>
    </w:p>
    <w:p w14:paraId="7EC1219D" w14:textId="68FFE7E1"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745B98" w:rsidRPr="00636514">
        <w:rPr>
          <w:rFonts w:hint="eastAsia"/>
        </w:rPr>
        <w:t>进而</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w:t>
      </w:r>
      <w:r w:rsidRPr="00636514">
        <w:rPr>
          <w:rFonts w:hint="eastAsia"/>
        </w:rPr>
        <w:lastRenderedPageBreak/>
        <w:t>信，主控板和终端之间可以互相收发信息。</w:t>
      </w:r>
    </w:p>
    <w:p w14:paraId="52337E9E" w14:textId="77777777"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rPr>
          <w:rFonts w:hint="eastAsia"/>
        </w:rPr>
        <w:t>Android</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设备和售货机之间通信需要特定的通信协议和串口指令，对接收的指令进</w:t>
      </w:r>
      <w:r w:rsidR="002238B4" w:rsidRPr="00636514">
        <w:rPr>
          <w:rFonts w:hint="eastAsia"/>
        </w:rPr>
        <w:t>行</w:t>
      </w:r>
      <w:r w:rsidRPr="00636514">
        <w:rPr>
          <w:rFonts w:hint="eastAsia"/>
        </w:rPr>
        <w:t>解析，并将要发送的信息进行封装之后再进行传输，以此实现二者之间的信息传递。</w:t>
      </w:r>
    </w:p>
    <w:p w14:paraId="1C8D5389" w14:textId="55FBC93A"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Android</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设备进行选货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控制盒读取串口信息，解析</w:t>
      </w:r>
      <w:r w:rsidR="000568BA" w:rsidRPr="00636514">
        <w:rPr>
          <w:rFonts w:hint="eastAsia"/>
        </w:rPr>
        <w:t>信息</w:t>
      </w:r>
      <w:r w:rsidR="003C6961" w:rsidRPr="00636514">
        <w:rPr>
          <w:rFonts w:hint="eastAsia"/>
        </w:rPr>
        <w:t>确定当前需要出货的货道，</w:t>
      </w:r>
      <w:r w:rsidRPr="00636514">
        <w:rPr>
          <w:rFonts w:hint="eastAsia"/>
        </w:rPr>
        <w:t>进行出货。省略了物理按钮的售货机，从成本和开发</w:t>
      </w:r>
      <w:r w:rsidR="001A579F" w:rsidRPr="00636514">
        <w:rPr>
          <w:rFonts w:hint="eastAsia"/>
        </w:rPr>
        <w:t>两个方面考虑</w:t>
      </w:r>
      <w:r w:rsidRPr="00636514">
        <w:rPr>
          <w:rFonts w:hint="eastAsia"/>
        </w:rPr>
        <w:t>都更加简洁、便于维护，同时屏幕显示购物列表更符合当前大众的购物习惯，实现售货机终端的进一步变革。</w:t>
      </w:r>
    </w:p>
    <w:p w14:paraId="1369F996" w14:textId="59CC5386" w:rsidR="003C3349" w:rsidRPr="00636514" w:rsidRDefault="003C3349" w:rsidP="00E208E7">
      <w:pPr>
        <w:ind w:firstLine="480"/>
      </w:pPr>
      <w:r w:rsidRPr="00636514">
        <w:rPr>
          <w:rFonts w:hint="eastAsia"/>
        </w:rPr>
        <w:t>Android</w:t>
      </w:r>
      <w:r w:rsidRPr="00636514">
        <w:rPr>
          <w:rFonts w:hint="eastAsia"/>
        </w:rPr>
        <w:t>在</w:t>
      </w:r>
      <w:r w:rsidRPr="00636514">
        <w:rPr>
          <w:rFonts w:hint="eastAsia"/>
        </w:rPr>
        <w:t>Android</w:t>
      </w:r>
      <w:r w:rsidRPr="00636514">
        <w:t>Manifest</w:t>
      </w:r>
      <w:r w:rsidRPr="00636514">
        <w:t>中设置系统对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对像用于管理设备</w:t>
      </w:r>
      <w:r w:rsidRPr="00636514">
        <w:rPr>
          <w:rFonts w:hint="eastAsia"/>
        </w:rPr>
        <w:t>。使用</w:t>
      </w:r>
      <w:r w:rsidRPr="00636514">
        <w:rPr>
          <w:rFonts w:hint="eastAsia"/>
        </w:rPr>
        <w:t>ComService</w:t>
      </w:r>
      <w:r w:rsidRPr="00636514">
        <w:rPr>
          <w:rFonts w:hint="eastAsia"/>
        </w:rPr>
        <w:t>类初始化串口，首先设置串口的读取的参数，设置串口参数如下：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r w:rsidRPr="00636514">
        <w:t>消息报文格式如下</w:t>
      </w:r>
      <w:r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599BF981" w:rsidR="003C3349" w:rsidRPr="00636514" w:rsidRDefault="003C3349" w:rsidP="009D7732">
      <w:pPr>
        <w:ind w:firstLine="480"/>
      </w:pPr>
      <w:r w:rsidRPr="00636514">
        <w:rPr>
          <w:rFonts w:hint="eastAsia"/>
        </w:rPr>
        <w:t>在消息报文中，为避免混乱和产生歧义，除帧起始符和帧结束符之外，其他</w:t>
      </w:r>
      <w:r w:rsidRPr="00636514">
        <w:rPr>
          <w:rFonts w:hint="eastAsia"/>
        </w:rPr>
        <w:lastRenderedPageBreak/>
        <w:t>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当收到报文时需对收到的消息进行去转义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的会话流水号和可变长度的数据位。通过读取串口信息，对信息进行校验，解析指令，进行处理后，发送相应的应答。订单支付成功后，发送串口信息，进入出货界面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CF3845">
        <w:t>5</w:t>
      </w:r>
      <w:r w:rsidR="00A761EE">
        <w:rPr>
          <w:rFonts w:hint="eastAsia"/>
        </w:rPr>
        <w:t>。</w:t>
      </w:r>
    </w:p>
    <w:p w14:paraId="449DF519" w14:textId="77777777" w:rsidR="003C3349" w:rsidRPr="00636514" w:rsidRDefault="003C3349" w:rsidP="003C3349">
      <w:pPr>
        <w:ind w:firstLine="480"/>
      </w:pPr>
      <w:r w:rsidRPr="00636514">
        <w:t>读取串口信息时</w:t>
      </w:r>
      <w:r w:rsidRPr="00636514">
        <w:rPr>
          <w:rFonts w:hint="eastAsia"/>
        </w:rPr>
        <w:t>，一般分为以下</w:t>
      </w:r>
      <w:r w:rsidR="00C0327B" w:rsidRPr="00636514">
        <w:rPr>
          <w:rFonts w:hint="eastAsia"/>
        </w:rPr>
        <w:t>流程</w:t>
      </w:r>
      <w:r w:rsidRPr="00636514">
        <w:rPr>
          <w:rFonts w:hint="eastAsia"/>
        </w:rPr>
        <w:t>进行处理：</w:t>
      </w:r>
    </w:p>
    <w:p w14:paraId="7AD092BA" w14:textId="77777777"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77777777"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77777777"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77777777"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7D8A0396" w:rsidR="003C3349" w:rsidRPr="00636514" w:rsidRDefault="00CF3845" w:rsidP="00AD581F">
      <w:pPr>
        <w:pStyle w:val="afe"/>
        <w:numPr>
          <w:ilvl w:val="0"/>
          <w:numId w:val="21"/>
        </w:numPr>
        <w:ind w:firstLineChars="0"/>
      </w:pPr>
      <w:r>
        <w:rPr>
          <w:rFonts w:hint="eastAsia"/>
          <w:noProof/>
        </w:rPr>
        <w:drawing>
          <wp:anchor distT="0" distB="0" distL="114300" distR="114300" simplePos="0" relativeHeight="251695104" behindDoc="0" locked="0" layoutInCell="1" allowOverlap="1" wp14:anchorId="0047EF6C" wp14:editId="336F91EE">
            <wp:simplePos x="0" y="0"/>
            <wp:positionH relativeFrom="column">
              <wp:posOffset>1137975</wp:posOffset>
            </wp:positionH>
            <wp:positionV relativeFrom="paragraph">
              <wp:posOffset>339973</wp:posOffset>
            </wp:positionV>
            <wp:extent cx="3514477" cy="1718311"/>
            <wp:effectExtent l="0" t="0" r="0" b="0"/>
            <wp:wrapTopAndBottom/>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串口通信流程.png"/>
                    <pic:cNvPicPr/>
                  </pic:nvPicPr>
                  <pic:blipFill>
                    <a:blip r:embed="rId56">
                      <a:extLst>
                        <a:ext uri="{28A0092B-C50C-407E-A947-70E740481C1C}">
                          <a14:useLocalDpi xmlns:a14="http://schemas.microsoft.com/office/drawing/2010/main" val="0"/>
                        </a:ext>
                      </a:extLst>
                    </a:blip>
                    <a:stretch>
                      <a:fillRect/>
                    </a:stretch>
                  </pic:blipFill>
                  <pic:spPr>
                    <a:xfrm>
                      <a:off x="0" y="0"/>
                      <a:ext cx="3514477" cy="1718311"/>
                    </a:xfrm>
                    <a:prstGeom prst="rect">
                      <a:avLst/>
                    </a:prstGeom>
                  </pic:spPr>
                </pic:pic>
              </a:graphicData>
            </a:graphic>
            <wp14:sizeRelH relativeFrom="page">
              <wp14:pctWidth>0</wp14:pctWidth>
            </wp14:sizeRelH>
            <wp14:sizeRelV relativeFrom="page">
              <wp14:pctHeight>0</wp14:pctHeight>
            </wp14:sizeRelV>
          </wp:anchor>
        </w:drawing>
      </w:r>
      <w:r w:rsidR="003C3349" w:rsidRPr="00636514">
        <w:rPr>
          <w:rFonts w:hint="eastAsia"/>
        </w:rPr>
        <w:t>解析报文类型。</w:t>
      </w:r>
    </w:p>
    <w:p w14:paraId="5CFBBAE9" w14:textId="7D4E18B9" w:rsidR="00CF3845" w:rsidRPr="00636514" w:rsidRDefault="00CF3845" w:rsidP="00F22391">
      <w:pPr>
        <w:pStyle w:val="aff0"/>
      </w:pPr>
      <w:r>
        <w:rPr>
          <w:rFonts w:hint="eastAsia"/>
        </w:rPr>
        <w:t>图</w:t>
      </w:r>
      <w:r>
        <w:rPr>
          <w:rFonts w:hint="eastAsia"/>
        </w:rPr>
        <w:t>6-</w:t>
      </w:r>
      <w:r>
        <w:t xml:space="preserve">5  </w:t>
      </w:r>
      <w:r>
        <w:t>串口通信流程图</w:t>
      </w:r>
    </w:p>
    <w:p w14:paraId="79784EF5" w14:textId="59148968" w:rsidR="003C3349" w:rsidRPr="00636514" w:rsidRDefault="003C3349" w:rsidP="00AD581F">
      <w:pPr>
        <w:pStyle w:val="afe"/>
        <w:numPr>
          <w:ilvl w:val="0"/>
          <w:numId w:val="22"/>
        </w:numPr>
        <w:ind w:firstLineChars="0"/>
      </w:pPr>
      <w:bookmarkStart w:id="237" w:name="_Toc492673788"/>
      <w:r w:rsidRPr="00636514">
        <w:rPr>
          <w:rFonts w:hint="eastAsia"/>
        </w:rPr>
        <w:t>移动支付功能实现</w:t>
      </w:r>
      <w:bookmarkEnd w:id="237"/>
    </w:p>
    <w:p w14:paraId="3F344931" w14:textId="49B79355"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w:t>
      </w:r>
      <w:r w:rsidRPr="00636514">
        <w:rPr>
          <w:rFonts w:hint="eastAsia"/>
        </w:rPr>
        <w:lastRenderedPageBreak/>
        <w:t>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013870" w:rsidRPr="00636514">
        <w:rPr>
          <w:rFonts w:hint="eastAsia"/>
        </w:rPr>
        <w:t>，</w:t>
      </w:r>
      <w:r w:rsidRPr="00636514">
        <w:rPr>
          <w:rFonts w:hint="eastAsia"/>
        </w:rPr>
        <w:t>大体</w:t>
      </w:r>
      <w:r w:rsidRPr="00636514">
        <w:t>实现过程时序图如</w:t>
      </w:r>
      <w:r w:rsidR="00C638D9" w:rsidRPr="00636514">
        <w:t>图</w:t>
      </w:r>
      <w:r w:rsidR="001F2C6E" w:rsidRPr="00636514">
        <w:rPr>
          <w:rFonts w:hint="eastAsia"/>
        </w:rPr>
        <w:t>6</w:t>
      </w:r>
      <w:r w:rsidR="00C638D9" w:rsidRPr="00636514">
        <w:rPr>
          <w:rFonts w:hint="eastAsia"/>
        </w:rPr>
        <w:t>-</w:t>
      </w:r>
      <w:r w:rsidR="00C638D9" w:rsidRPr="00636514">
        <w:t>6</w:t>
      </w:r>
      <w:r w:rsidRPr="00636514">
        <w:t>。</w:t>
      </w:r>
      <w:r w:rsidRPr="00636514">
        <w:tab/>
      </w:r>
    </w:p>
    <w:p w14:paraId="53E8BB82" w14:textId="047BEDFA" w:rsidR="003C3349" w:rsidRPr="00636514" w:rsidRDefault="003C3349" w:rsidP="00AD581F">
      <w:pPr>
        <w:numPr>
          <w:ilvl w:val="0"/>
          <w:numId w:val="14"/>
        </w:numPr>
        <w:ind w:firstLineChars="0"/>
      </w:pPr>
      <w:r w:rsidRPr="005270D9">
        <w:rPr>
          <w:rFonts w:hint="eastAsia"/>
        </w:rPr>
        <w:t>银联</w:t>
      </w:r>
      <w:r w:rsidRPr="00636514">
        <w:t>二维码支付</w:t>
      </w:r>
    </w:p>
    <w:p w14:paraId="04F769FB" w14:textId="01E7B57B" w:rsidR="00346A28" w:rsidRDefault="003C3349" w:rsidP="003C3349">
      <w:pPr>
        <w:ind w:firstLine="480"/>
      </w:pPr>
      <w:r w:rsidRPr="00636514">
        <w:rPr>
          <w:rFonts w:hint="eastAsia"/>
        </w:rPr>
        <w:t>银联二维码支付流程有以下几步</w:t>
      </w:r>
      <w:r w:rsidR="00286F48" w:rsidRPr="00636514">
        <w:rPr>
          <w:rFonts w:hint="eastAsia"/>
        </w:rPr>
        <w:t>：</w:t>
      </w:r>
      <w:r w:rsidRPr="00636514">
        <w:rPr>
          <w:rFonts w:hint="eastAsia"/>
        </w:rPr>
        <w:t>首先，商户向银联申请入网，银联方为商户提供入网后交易所需的证书以及证书的设置方式。接着，根据银联二维码支付交易规范中数据元和申请二维码请求报文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对版本号、编码方式、签名方法、交易方式、交易类型等进行配置。由</w:t>
      </w:r>
      <w:r w:rsidRPr="00636514">
        <w:rPr>
          <w:rFonts w:hint="eastAsia"/>
        </w:rPr>
        <w:t>商户入网的基本信息设置商户号码、终端号、接入类型、支付超时时间等信息。用户进入售货页面进行选货，并将订单信息、价格信息、订单发送时间、超时时间和数据元一起封装成一个</w:t>
      </w:r>
      <w:r w:rsidRPr="00636514">
        <w:rPr>
          <w:rFonts w:hint="eastAsia"/>
        </w:rPr>
        <w:t>Map</w:t>
      </w:r>
      <w:r w:rsidR="00043C3F" w:rsidRPr="00636514">
        <w:rPr>
          <w:rFonts w:hint="eastAsia"/>
        </w:rPr>
        <w:t>对象。对</w:t>
      </w:r>
      <w:r w:rsidRPr="00636514">
        <w:rPr>
          <w:rFonts w:hint="eastAsia"/>
        </w:rPr>
        <w:t>该</w:t>
      </w:r>
      <w:r w:rsidRPr="00636514">
        <w:rPr>
          <w:rFonts w:hint="eastAsia"/>
        </w:rPr>
        <w:t>Map</w:t>
      </w:r>
      <w:r w:rsidRPr="00636514">
        <w:rPr>
          <w:rFonts w:hint="eastAsia"/>
        </w:rPr>
        <w:t>对象进行签名，通过</w:t>
      </w:r>
      <w:r w:rsidRPr="00636514">
        <w:rPr>
          <w:rFonts w:hint="eastAsia"/>
        </w:rPr>
        <w:t>Http</w:t>
      </w:r>
      <w:r w:rsidRPr="00636514">
        <w:t>URLConnection</w:t>
      </w:r>
      <w:r w:rsidR="000A012F" w:rsidRPr="00636514">
        <w:t>类</w:t>
      </w:r>
      <w:r w:rsidRPr="00636514">
        <w:rPr>
          <w:rFonts w:hint="eastAsia"/>
        </w:rPr>
        <w:t>向银联全渠道交易系统发送请求，同步返回请求结果。然后，请求结果</w:t>
      </w:r>
      <w:r w:rsidR="0012768B">
        <w:rPr>
          <w:rFonts w:hint="eastAsia"/>
        </w:rPr>
        <w:t>为</w:t>
      </w:r>
      <w:r w:rsidRPr="00636514">
        <w:rPr>
          <w:rFonts w:hint="eastAsia"/>
        </w:rPr>
        <w:t>一个包含二维码信息的</w:t>
      </w:r>
      <w:r w:rsidR="007A6C16" w:rsidRPr="00636514">
        <w:rPr>
          <w:rFonts w:hint="eastAsia"/>
        </w:rPr>
        <w:t>JSON</w:t>
      </w:r>
      <w:r w:rsidRPr="00636514">
        <w:t>对象</w:t>
      </w:r>
      <w:r w:rsidRPr="00636514">
        <w:rPr>
          <w:rFonts w:hint="eastAsia"/>
        </w:rPr>
        <w:t>，将该</w:t>
      </w:r>
      <w:r w:rsidR="007A6C16" w:rsidRPr="00636514">
        <w:rPr>
          <w:rFonts w:hint="eastAsia"/>
        </w:rPr>
        <w:t>JSON</w:t>
      </w:r>
      <w:r w:rsidRPr="00636514">
        <w:rPr>
          <w:rFonts w:hint="eastAsia"/>
        </w:rPr>
        <w:t>对象进行解析</w:t>
      </w:r>
      <w:r w:rsidR="00D84E7A" w:rsidRPr="00636514">
        <w:rPr>
          <w:rFonts w:hint="eastAsia"/>
        </w:rPr>
        <w:t>生</w:t>
      </w:r>
      <w:r w:rsidRPr="00636514">
        <w:rPr>
          <w:rFonts w:hint="eastAsia"/>
        </w:rPr>
        <w:t>成一个</w:t>
      </w:r>
      <w:r w:rsidRPr="00636514">
        <w:rPr>
          <w:rFonts w:hint="eastAsia"/>
        </w:rPr>
        <w:t>Map</w:t>
      </w:r>
      <w:r w:rsidRPr="00636514">
        <w:t>&lt;String,String&gt;</w:t>
      </w:r>
      <w:r w:rsidRPr="00636514">
        <w:rPr>
          <w:rFonts w:hint="eastAsia"/>
        </w:rPr>
        <w:t>对象，对该对象</w:t>
      </w:r>
      <w:r w:rsidR="000A012F"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00040018" w:rsidRPr="005270D9">
        <w:rPr>
          <w:noProof/>
        </w:rPr>
        <w:lastRenderedPageBreak/>
        <w:drawing>
          <wp:anchor distT="0" distB="0" distL="114300" distR="114300" simplePos="0" relativeHeight="251697152" behindDoc="0" locked="0" layoutInCell="1" allowOverlap="1" wp14:anchorId="7337B3E1" wp14:editId="099B4A03">
            <wp:simplePos x="0" y="0"/>
            <wp:positionH relativeFrom="column">
              <wp:posOffset>828040</wp:posOffset>
            </wp:positionH>
            <wp:positionV relativeFrom="paragraph">
              <wp:posOffset>3155950</wp:posOffset>
            </wp:positionV>
            <wp:extent cx="3832225" cy="3673475"/>
            <wp:effectExtent l="0" t="0" r="0" b="3175"/>
            <wp:wrapTopAndBottom/>
            <wp:docPr id="492" name="Picture 211" descr="移动支付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移动支付序列图"/>
                    <pic:cNvPicPr>
                      <a:picLocks noChangeAspect="1" noChangeArrowheads="1"/>
                    </pic:cNvPicPr>
                  </pic:nvPicPr>
                  <pic:blipFill>
                    <a:blip r:embed="rId57">
                      <a:extLst>
                        <a:ext uri="{28A0092B-C50C-407E-A947-70E740481C1C}">
                          <a14:useLocalDpi xmlns:a14="http://schemas.microsoft.com/office/drawing/2010/main" val="0"/>
                        </a:ext>
                      </a:extLst>
                    </a:blip>
                    <a:srcRect l="9476" t="6569" b="7077"/>
                    <a:stretch>
                      <a:fillRect/>
                    </a:stretch>
                  </pic:blipFill>
                  <pic:spPr bwMode="auto">
                    <a:xfrm>
                      <a:off x="0" y="0"/>
                      <a:ext cx="3832225"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w:t>
      </w:r>
      <w:r w:rsidR="00346A28">
        <w:rPr>
          <w:rFonts w:hint="eastAsia"/>
        </w:rPr>
        <w:t>中。</w:t>
      </w:r>
    </w:p>
    <w:p w14:paraId="226E5AD9" w14:textId="386DC73A" w:rsidR="003C3349" w:rsidRPr="00636514" w:rsidRDefault="00346A28" w:rsidP="00F22391">
      <w:pPr>
        <w:pStyle w:val="aff0"/>
      </w:pPr>
      <w:r>
        <w:t>图</w:t>
      </w:r>
      <w:r>
        <w:rPr>
          <w:rFonts w:hint="eastAsia"/>
        </w:rPr>
        <w:t>6-</w:t>
      </w:r>
      <w:r>
        <w:t xml:space="preserve">6  </w:t>
      </w:r>
      <w:r>
        <w:t>移动支付时序图</w:t>
      </w:r>
    </w:p>
    <w:p w14:paraId="7E9FEA87" w14:textId="4260A68E" w:rsidR="00AC1D09" w:rsidRPr="00636514" w:rsidRDefault="003C3349" w:rsidP="003C3349">
      <w:pPr>
        <w:ind w:firstLine="480"/>
      </w:pPr>
      <w:r w:rsidRPr="00636514">
        <w:t>支付二维码动态生成</w:t>
      </w:r>
      <w:r w:rsidRPr="00636514">
        <w:rPr>
          <w:rFonts w:hint="eastAsia"/>
        </w:rPr>
        <w:t>，</w:t>
      </w:r>
      <w:r w:rsidR="000A012F" w:rsidRPr="00636514">
        <w:rPr>
          <w:rFonts w:hint="eastAsia"/>
        </w:rPr>
        <w:t>每个二维码都设定一个固定的超时时间，</w:t>
      </w:r>
      <w:r w:rsidRPr="00636514">
        <w:rPr>
          <w:rFonts w:hint="eastAsia"/>
        </w:rPr>
        <w:t>超过设定的超时时间后该二维码失效，不能</w:t>
      </w:r>
      <w:r w:rsidR="000A012F" w:rsidRPr="00636514">
        <w:rPr>
          <w:rFonts w:hint="eastAsia"/>
        </w:rPr>
        <w:t>再</w:t>
      </w:r>
      <w:r w:rsidRPr="00636514">
        <w:rPr>
          <w:rFonts w:hint="eastAsia"/>
        </w:rPr>
        <w:t>进行支付；</w:t>
      </w:r>
      <w:r w:rsidR="001C17AF" w:rsidRPr="00636514">
        <w:rPr>
          <w:rFonts w:hint="eastAsia"/>
        </w:rPr>
        <w:t>被扫二维码</w:t>
      </w:r>
      <w:r w:rsidR="00AC1D09" w:rsidRPr="00636514">
        <w:rPr>
          <w:rFonts w:hint="eastAsia"/>
        </w:rPr>
        <w:t>不能进行重复交易，保证订单的唯一性。</w:t>
      </w:r>
    </w:p>
    <w:p w14:paraId="57F549FB" w14:textId="4B309FA6"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银联交易系统需对请求信息进行验签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，只有双方验签都成功的情况下，才予以</w:t>
      </w:r>
      <w:r w:rsidR="00286F48" w:rsidRPr="00636514">
        <w:rPr>
          <w:rFonts w:hint="eastAsia"/>
        </w:rPr>
        <w:t>继续</w:t>
      </w:r>
      <w:r w:rsidR="003C3349" w:rsidRPr="00636514">
        <w:rPr>
          <w:rFonts w:hint="eastAsia"/>
        </w:rPr>
        <w:t>下面的步骤。</w:t>
      </w:r>
      <w:r w:rsidR="000F6C67">
        <w:rPr>
          <w:rFonts w:hint="eastAsia"/>
        </w:rPr>
        <w:t>签名过程如下：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w:t>
      </w:r>
      <w:r w:rsidR="003C3349" w:rsidRPr="00636514">
        <w:rPr>
          <w:rFonts w:hint="eastAsia"/>
        </w:rPr>
        <w:lastRenderedPageBreak/>
        <w:t>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77777777" w:rsidR="003C3349" w:rsidRPr="00636514" w:rsidRDefault="003C3349" w:rsidP="003C3349">
      <w:pPr>
        <w:ind w:firstLine="480"/>
      </w:pPr>
      <w:r w:rsidRPr="00636514">
        <w:rPr>
          <w:rFonts w:hint="eastAsia"/>
        </w:rPr>
        <w:t>交易查询除需要基本的商户信息和其他配置外，还需终端提供交易的订单号和交易的时间。将所有信息封装成功一个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78CE74B8" w14:textId="77777777" w:rsidR="003C3349" w:rsidRPr="00636514" w:rsidRDefault="003C3349" w:rsidP="003C3349">
      <w:pPr>
        <w:ind w:firstLine="480"/>
        <w:rPr>
          <w:sz w:val="23"/>
          <w:szCs w:val="23"/>
        </w:rPr>
      </w:pPr>
      <w:r w:rsidRPr="00636514">
        <w:rPr>
          <w:rFonts w:hint="eastAsia"/>
        </w:rPr>
        <w:t>首先，需要获取支付宝支付的公钥和私钥，在代码中对公钥、私钥、请求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Pr="00636514">
        <w:rPr>
          <w:rFonts w:hint="eastAsia"/>
        </w:rPr>
        <w:t>该请求字符串发送给支付宝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进行签名的验证，验证成功后将结</w:t>
      </w:r>
      <w:r w:rsidRPr="00636514">
        <w:rPr>
          <w:rFonts w:hint="eastAsia"/>
        </w:rPr>
        <w:lastRenderedPageBreak/>
        <w:t>果进行返回。判断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的字段对应的值是否为</w:t>
      </w:r>
      <w:r w:rsidRPr="00636514">
        <w:rPr>
          <w:rFonts w:hint="eastAsia"/>
        </w:rPr>
        <w:t>10000</w:t>
      </w:r>
      <w:r w:rsidRPr="00636514">
        <w:rPr>
          <w:rFonts w:hint="eastAsia"/>
        </w:rPr>
        <w:t>，请求成功时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，并生成交易号和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转换成二维码显示在页面中。用户向支付宝服务端查询该交易是否成功。首先，商户需要提供交易的订单号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09CD706A" w:rsidR="003C3349" w:rsidRPr="00636514" w:rsidRDefault="003C3349" w:rsidP="003C3349">
      <w:pPr>
        <w:ind w:firstLine="480"/>
      </w:pPr>
      <w:r w:rsidRPr="00636514">
        <w:rPr>
          <w:rFonts w:hint="eastAsia"/>
        </w:rPr>
        <w:t>支付宝二维码支发送请求时返回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字符串进行解析，传输过程中使用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7A796C9B"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按照申请步骤进行申请后可获得微信公众账号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Pr="00636514">
        <w:rPr>
          <w:rFonts w:hint="eastAsia"/>
        </w:rPr>
        <w:t>进行设置。接着，将请求字段封装成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并将其按照字母顺序进行排列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Pr="00636514">
        <w:rPr>
          <w:rFonts w:hint="eastAsia"/>
        </w:rPr>
        <w:t>String</w:t>
      </w:r>
      <w:r w:rsidR="00B32EB8" w:rsidRPr="00636514">
        <w:rPr>
          <w:rFonts w:hint="eastAsia"/>
        </w:rPr>
        <w:t>串</w:t>
      </w:r>
      <w:r w:rsidRPr="00636514">
        <w:rPr>
          <w:rFonts w:hint="eastAsia"/>
        </w:rPr>
        <w:t>转换为</w:t>
      </w:r>
      <w:r w:rsidRPr="00636514">
        <w:rPr>
          <w:rFonts w:hint="eastAsia"/>
        </w:rPr>
        <w:t>XML</w:t>
      </w:r>
      <w:r w:rsidR="00DE480C" w:rsidRPr="0063651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中的</w:t>
      </w:r>
      <w:r w:rsidRPr="00636514">
        <w:rPr>
          <w:rFonts w:hint="eastAsia"/>
        </w:rPr>
        <w:t>code</w:t>
      </w:r>
      <w:r w:rsidRPr="00636514">
        <w:t>_url</w:t>
      </w:r>
      <w:r w:rsidRPr="00636514">
        <w:t>字段的值</w:t>
      </w:r>
      <w:r w:rsidRPr="00636514">
        <w:rPr>
          <w:rFonts w:hint="eastAsia"/>
        </w:rPr>
        <w:t>，</w:t>
      </w:r>
      <w:r w:rsidRPr="00636514">
        <w:t>将其进行返回</w:t>
      </w:r>
      <w:r w:rsidRPr="00636514">
        <w:rPr>
          <w:rFonts w:hint="eastAsia"/>
        </w:rPr>
        <w:t>。</w:t>
      </w:r>
      <w:r w:rsidRPr="00636514">
        <w:t>使用二维码生成类</w:t>
      </w:r>
      <w:r w:rsidRPr="00636514">
        <w:rPr>
          <w:rFonts w:hint="eastAsia"/>
        </w:rPr>
        <w:t>，</w:t>
      </w:r>
      <w:r w:rsidRPr="00636514">
        <w:t>将生成的二维码显示在页面中</w:t>
      </w:r>
      <w:r w:rsidRPr="00636514">
        <w:rPr>
          <w:rFonts w:hint="eastAsia"/>
        </w:rPr>
        <w:t>。</w:t>
      </w:r>
    </w:p>
    <w:p w14:paraId="1FFD5316" w14:textId="6E822173"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w:t>
      </w:r>
      <w:r w:rsidR="003C3349" w:rsidRPr="00636514">
        <w:rPr>
          <w:rFonts w:hint="eastAsia"/>
        </w:rPr>
        <w:lastRenderedPageBreak/>
        <w:t>码的请求数据封装过程将请求字段进行</w:t>
      </w:r>
      <w:r w:rsidR="003C3349" w:rsidRPr="00636514">
        <w:rPr>
          <w:rFonts w:hint="eastAsia"/>
        </w:rPr>
        <w:t>MD5</w:t>
      </w:r>
      <w:r w:rsidR="003C3349" w:rsidRPr="00636514">
        <w:rPr>
          <w:rFonts w:hint="eastAsia"/>
        </w:rPr>
        <w:t>签名，将请求域转换为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238" w:name="_Toc492673789"/>
      <w:r w:rsidRPr="00534659">
        <w:t>应用版本更新</w:t>
      </w:r>
      <w:bookmarkEnd w:id="238"/>
    </w:p>
    <w:p w14:paraId="65090C52" w14:textId="77777777" w:rsidR="003C3349" w:rsidRPr="00636514" w:rsidRDefault="003C3349" w:rsidP="003C3349">
      <w:pPr>
        <w:ind w:firstLine="480"/>
      </w:pPr>
      <w:r w:rsidRPr="00636514">
        <w:t>售货机客户端的软件更新往往没有人为的手动点击和干涉</w:t>
      </w:r>
      <w:r w:rsidRPr="00636514">
        <w:rPr>
          <w:rFonts w:hint="eastAsia"/>
        </w:rPr>
        <w:t>，</w:t>
      </w:r>
      <w:r w:rsidRPr="00636514">
        <w:t>因售货机终端分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不可能由操作员逐个手动检测软件版本和更新软件，因此售货机终端的更新检测采用静默的更新和安装。</w:t>
      </w:r>
    </w:p>
    <w:p w14:paraId="272A7F68" w14:textId="77777777" w:rsidR="003C3349" w:rsidRPr="00636514" w:rsidRDefault="005B16DB" w:rsidP="003C3349">
      <w:pPr>
        <w:ind w:firstLine="480"/>
      </w:pPr>
      <w:r w:rsidRPr="00636514">
        <w:t>管理员</w:t>
      </w:r>
      <w:r w:rsidR="003C3349" w:rsidRPr="00636514">
        <w:t>在文件服务器中放置软件的最新版本和包含软件新版本信息的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小应用对售货机终端进行检测更新</w:t>
      </w:r>
      <w:r w:rsidR="00594F2A" w:rsidRPr="00636514">
        <w:rPr>
          <w:rFonts w:hint="eastAsia"/>
        </w:rPr>
        <w:t>。</w:t>
      </w:r>
      <w:r w:rsidR="00594F2A" w:rsidRPr="00636514">
        <w:t>系统</w:t>
      </w:r>
      <w:r w:rsidR="003C3349" w:rsidRPr="00636514">
        <w:rPr>
          <w:rFonts w:hint="eastAsia"/>
        </w:rPr>
        <w:t>设置一个定点的时间，使用</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EF526B3" w:rsidR="003C3349" w:rsidRPr="00636514" w:rsidRDefault="003C3349" w:rsidP="00534659">
      <w:pPr>
        <w:ind w:firstLine="480"/>
      </w:pPr>
      <w:r w:rsidRPr="00636514">
        <w:t>更新应用使用</w:t>
      </w:r>
      <w:r w:rsidRPr="00636514">
        <w:rPr>
          <w:rFonts w:hint="eastAsia"/>
        </w:rPr>
        <w:t>Android</w:t>
      </w:r>
      <w:r w:rsidRPr="00636514">
        <w:rPr>
          <w:rFonts w:hint="eastAsia"/>
        </w:rPr>
        <w:t>提供的无障碍服务进行智能安装，</w:t>
      </w:r>
      <w:r w:rsidRPr="00636514">
        <w:rPr>
          <w:rFonts w:hint="eastAsia"/>
        </w:rPr>
        <w:t>Android</w:t>
      </w:r>
      <w:r w:rsidRPr="00636514">
        <w:rPr>
          <w:rFonts w:hint="eastAsia"/>
        </w:rPr>
        <w:t>使用</w:t>
      </w:r>
      <w:r w:rsidRPr="00636514">
        <w:t>AccessibilityService</w:t>
      </w:r>
      <w:r w:rsidRPr="00636514">
        <w:rPr>
          <w:rFonts w:hint="eastAsia"/>
        </w:rPr>
        <w:t>来模拟用户的点击操作。在</w:t>
      </w:r>
      <w:r w:rsidRPr="00636514">
        <w:t>accessibility_service_config.xml</w:t>
      </w:r>
      <w:r w:rsidRPr="00636514">
        <w:t>文件中设置要监听的程序和安装页面</w:t>
      </w:r>
      <w:r w:rsidRPr="00636514">
        <w:rPr>
          <w:rFonts w:hint="eastAsia"/>
        </w:rPr>
        <w:t>，</w:t>
      </w:r>
      <w:r w:rsidRPr="00636514">
        <w:t>并在</w:t>
      </w:r>
      <w:r w:rsidRPr="00636514">
        <w:rPr>
          <w:rFonts w:hint="eastAsia"/>
        </w:rPr>
        <w:t>Android</w:t>
      </w:r>
      <w:r w:rsidRPr="00636514">
        <w:t>Manifest.xml</w:t>
      </w:r>
      <w:r w:rsidRPr="00636514">
        <w:t>文件中配置无障碍服务</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捕获安装页面，并模拟点击“安装”按钮进行软件的安装。这样的一个安装过程并不需要用户的手动操作，仅仅在每天的定时时间通知系统服务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239" w:name="_Toc492673790"/>
      <w:bookmarkStart w:id="240" w:name="_Toc494811286"/>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239"/>
      <w:bookmarkEnd w:id="240"/>
    </w:p>
    <w:p w14:paraId="7C1DC207" w14:textId="0602911F" w:rsidR="008111E2" w:rsidRPr="00636514" w:rsidRDefault="00660703" w:rsidP="00660703">
      <w:pPr>
        <w:ind w:firstLine="480"/>
      </w:pPr>
      <w:r w:rsidRPr="00636514">
        <w:rPr>
          <w:rFonts w:hint="eastAsia"/>
        </w:rPr>
        <w:t>本文描述了</w:t>
      </w:r>
      <w:bookmarkStart w:id="241"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，将传统的</w:t>
      </w:r>
      <w:r w:rsidR="003A58F7" w:rsidRPr="00636514">
        <w:rPr>
          <w:rFonts w:hint="eastAsia"/>
        </w:rPr>
        <w:t>仅供一家公司使用的单个应用系统转变为可</w:t>
      </w:r>
      <w:r w:rsidR="00534659">
        <w:rPr>
          <w:rFonts w:hint="eastAsia"/>
        </w:rPr>
        <w:t>供多个租户使用的共享平台。</w:t>
      </w:r>
    </w:p>
    <w:p w14:paraId="1CA99057" w14:textId="2B860AC2" w:rsidR="00D91143" w:rsidRPr="00636514" w:rsidRDefault="00B3188D" w:rsidP="00660703">
      <w:pPr>
        <w:ind w:firstLine="480"/>
      </w:pPr>
      <w:r>
        <w:rPr>
          <w:rFonts w:hint="eastAsia"/>
        </w:rPr>
        <w:t>云</w:t>
      </w:r>
      <w:r w:rsidR="00D91143" w:rsidRPr="00636514">
        <w:t>平台系统采用</w:t>
      </w:r>
      <w:r w:rsidR="00D91143" w:rsidRPr="00636514">
        <w:rPr>
          <w:rFonts w:hint="eastAsia"/>
        </w:rPr>
        <w:t>Spring</w:t>
      </w:r>
      <w:r w:rsidR="00D91143" w:rsidRPr="00636514">
        <w:rPr>
          <w:rFonts w:hint="eastAsia"/>
        </w:rPr>
        <w:t>、</w:t>
      </w:r>
      <w:r w:rsidR="00D91143" w:rsidRPr="00636514">
        <w:rPr>
          <w:rFonts w:hint="eastAsia"/>
        </w:rPr>
        <w:t>SpringMVC</w:t>
      </w:r>
      <w:r w:rsidR="00D91143" w:rsidRPr="00636514">
        <w:rPr>
          <w:rFonts w:hint="eastAsia"/>
        </w:rPr>
        <w:t>、</w:t>
      </w:r>
      <w:r w:rsidR="00CE5D3B" w:rsidRPr="00636514">
        <w:rPr>
          <w:rFonts w:hint="eastAsia"/>
        </w:rPr>
        <w:t>My</w:t>
      </w:r>
      <w:r w:rsidR="00CE5D3B" w:rsidRPr="00636514">
        <w:t>Batis</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数据库和</w:t>
      </w:r>
      <w:r w:rsidR="007721C6" w:rsidRPr="00636514">
        <w:rPr>
          <w:rFonts w:hint="eastAsia"/>
        </w:rPr>
        <w:t>Bootstrap</w:t>
      </w:r>
      <w:r w:rsidR="007721C6" w:rsidRPr="00636514">
        <w:rPr>
          <w:rFonts w:hint="eastAsia"/>
        </w:rPr>
        <w:t>、</w:t>
      </w:r>
      <w:r w:rsidR="007721C6" w:rsidRPr="00636514">
        <w:rPr>
          <w:rFonts w:hint="eastAsia"/>
        </w:rPr>
        <w:t>J</w:t>
      </w:r>
      <w:r w:rsidR="008A6D44" w:rsidRPr="00636514">
        <w:rPr>
          <w:rFonts w:hint="eastAsia"/>
        </w:rPr>
        <w:t>Q</w:t>
      </w:r>
      <w:r w:rsidR="007721C6" w:rsidRPr="00636514">
        <w:rPr>
          <w:rFonts w:hint="eastAsia"/>
        </w:rPr>
        <w:t>uery</w:t>
      </w:r>
      <w:r w:rsidR="007721C6" w:rsidRPr="00636514">
        <w:rPr>
          <w:rFonts w:hint="eastAsia"/>
        </w:rPr>
        <w:t>、</w:t>
      </w:r>
      <w:r w:rsidR="007721C6" w:rsidRPr="00636514">
        <w:t>Ajax</w:t>
      </w:r>
      <w:r w:rsidR="00534659">
        <w:rPr>
          <w:rFonts w:hint="eastAsia"/>
        </w:rPr>
        <w:t>和三层架构的思想实现</w:t>
      </w:r>
      <w:r w:rsidR="007F0E95">
        <w:rPr>
          <w:rFonts w:hint="eastAsia"/>
        </w:rPr>
        <w:t>系统的</w:t>
      </w:r>
      <w:r w:rsidR="00534659">
        <w:rPr>
          <w:rFonts w:hint="eastAsia"/>
        </w:rPr>
        <w:t>分层</w:t>
      </w:r>
      <w:r w:rsidR="00D91143" w:rsidRPr="00636514">
        <w:rPr>
          <w:rFonts w:hint="eastAsia"/>
        </w:rPr>
        <w:t>开发</w:t>
      </w:r>
      <w:r w:rsidR="007F0E95">
        <w:rPr>
          <w:rFonts w:hint="eastAsia"/>
        </w:rPr>
        <w:t>，</w:t>
      </w:r>
      <w:r w:rsidR="00413569" w:rsidRPr="00636514">
        <w:rPr>
          <w:rFonts w:hint="eastAsia"/>
        </w:rPr>
        <w:t>使用共享数据库，</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9748243"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AF0CB1" w:rsidRPr="00636514">
        <w:rPr>
          <w:rFonts w:hint="eastAsia"/>
        </w:rPr>
        <w:t>使用</w:t>
      </w:r>
      <w:r w:rsidR="00CD2B45" w:rsidRPr="00636514">
        <w:t>HTTP</w:t>
      </w:r>
      <w:r w:rsidR="00AF0CB1" w:rsidRPr="00636514">
        <w:rPr>
          <w:rFonts w:hint="eastAsia"/>
        </w:rPr>
        <w:t>协议和后台进行交互，进而实现访问和操作数据库的功能，终端和后台进行交互时使用加密传输保证传输数据的安全性。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5806FDE0"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2430FCBE"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F31C82" w:rsidRPr="00636514">
        <w:rPr>
          <w:rFonts w:hint="eastAsia"/>
        </w:rPr>
        <w:t>第一方面，</w:t>
      </w:r>
      <w:r w:rsidR="005D4D01">
        <w:rPr>
          <w:rFonts w:hint="eastAsia"/>
        </w:rPr>
        <w:t>运营商</w:t>
      </w:r>
      <w:r w:rsidR="00F31C82" w:rsidRPr="00636514">
        <w:rPr>
          <w:rFonts w:hint="eastAsia"/>
        </w:rPr>
        <w:t>节省了雇佣技术人员的额外开销和人员配置；第二方面，</w:t>
      </w:r>
      <w:r w:rsidR="005D4D01">
        <w:t>运营商</w:t>
      </w:r>
      <w:r w:rsidR="00150796" w:rsidRPr="00636514">
        <w:rPr>
          <w:rFonts w:hint="eastAsia"/>
        </w:rPr>
        <w:t>不需要对系统进行运维支持，</w:t>
      </w:r>
      <w:r w:rsidR="00907063" w:rsidRPr="00636514">
        <w:rPr>
          <w:rFonts w:hint="eastAsia"/>
        </w:rPr>
        <w:t>减少了工作量；第三方面，</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4350EB" w:rsidRPr="00636514">
        <w:rPr>
          <w:rFonts w:hint="eastAsia"/>
        </w:rPr>
        <w:t>。</w:t>
      </w:r>
      <w:r w:rsidR="00374D54" w:rsidRPr="00636514">
        <w:rPr>
          <w:rFonts w:hint="eastAsia"/>
        </w:rPr>
        <w:t>此外，终端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33B657C5" w:rsidR="008A1327" w:rsidRPr="00636514" w:rsidRDefault="008A1327" w:rsidP="008A1327">
      <w:pPr>
        <w:ind w:firstLine="480"/>
      </w:pPr>
      <w:r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想要真正统一推广还需加大工作力度和用户调研，以保证能够将系统进一步优化，以供不同种类的商家使用。</w:t>
      </w:r>
      <w:r w:rsidR="00E11BCE" w:rsidRPr="00636514">
        <w:rPr>
          <w:rFonts w:hint="eastAsia"/>
        </w:rPr>
        <w:t>系统</w:t>
      </w:r>
      <w:r w:rsidR="00A27822" w:rsidRPr="00636514">
        <w:rPr>
          <w:rFonts w:hint="eastAsia"/>
        </w:rPr>
        <w:t>使用共享数据库</w:t>
      </w:r>
      <w:r w:rsidR="00052E8D" w:rsidRPr="00636514">
        <w:rPr>
          <w:rFonts w:hint="eastAsia"/>
        </w:rPr>
        <w:t>模式，共享程度高</w:t>
      </w:r>
      <w:r w:rsidR="00A27822" w:rsidRPr="00636514">
        <w:rPr>
          <w:rFonts w:hint="eastAsia"/>
        </w:rPr>
        <w:t>，因此对安全性的要求也很高</w:t>
      </w:r>
      <w:r w:rsidR="00052E8D" w:rsidRPr="00636514">
        <w:rPr>
          <w:rFonts w:hint="eastAsia"/>
        </w:rPr>
        <w:t>。</w:t>
      </w:r>
      <w:r w:rsidR="00165553">
        <w:rPr>
          <w:rFonts w:hint="eastAsia"/>
        </w:rPr>
        <w:t>此外，还需</w:t>
      </w:r>
      <w:r w:rsidR="00EF7ACC" w:rsidRPr="00636514">
        <w:rPr>
          <w:rFonts w:hint="eastAsia"/>
        </w:rPr>
        <w:t>对</w:t>
      </w:r>
      <w:r w:rsidR="001A39D2" w:rsidRPr="00636514">
        <w:rPr>
          <w:rFonts w:hint="eastAsia"/>
        </w:rPr>
        <w:t>该行业进行进一步的</w:t>
      </w:r>
      <w:r w:rsidR="004817E8" w:rsidRPr="00636514">
        <w:rPr>
          <w:rFonts w:hint="eastAsia"/>
        </w:rPr>
        <w:t>研究</w:t>
      </w:r>
      <w:r w:rsidR="001A39D2" w:rsidRPr="00636514">
        <w:rPr>
          <w:rFonts w:hint="eastAsia"/>
        </w:rPr>
        <w:t>，对</w:t>
      </w:r>
      <w:r w:rsidR="00EF7ACC" w:rsidRPr="00636514">
        <w:rPr>
          <w:rFonts w:hint="eastAsia"/>
        </w:rPr>
        <w:t>系统进行更新和完善。</w:t>
      </w:r>
      <w:r w:rsidR="00591FD6" w:rsidRPr="00636514">
        <w:rPr>
          <w:rFonts w:hint="eastAsia"/>
        </w:rPr>
        <w:t>总体来看，该系统满足当前售货机行业的需求，能够以最低廉的成本和最少的耗时完成行业内部的</w:t>
      </w:r>
      <w:r w:rsidR="000D36B4" w:rsidRPr="00636514">
        <w:rPr>
          <w:rFonts w:hint="eastAsia"/>
        </w:rPr>
        <w:t>信息化。</w:t>
      </w:r>
    </w:p>
    <w:bookmarkEnd w:id="241"/>
    <w:p w14:paraId="6380E774" w14:textId="77777777" w:rsidR="009310F4" w:rsidRPr="00636514" w:rsidRDefault="0055124F" w:rsidP="00042A16">
      <w:pPr>
        <w:pStyle w:val="1"/>
        <w:ind w:leftChars="0" w:left="0"/>
      </w:pPr>
      <w:r w:rsidRPr="00636514">
        <w:br w:type="page"/>
      </w:r>
      <w:bookmarkStart w:id="242" w:name="_Toc492673791"/>
      <w:bookmarkStart w:id="243" w:name="_Toc494811287"/>
      <w:r w:rsidR="009310F4" w:rsidRPr="00636514">
        <w:lastRenderedPageBreak/>
        <w:t>致谢</w:t>
      </w:r>
      <w:bookmarkEnd w:id="242"/>
      <w:bookmarkEnd w:id="243"/>
    </w:p>
    <w:p w14:paraId="633C2AA6" w14:textId="22D3FECC"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6F6C659A"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3D2B9631"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DE60E6">
        <w:rPr>
          <w:rFonts w:hint="eastAsia"/>
        </w:rPr>
        <w:t>以及论文的</w:t>
      </w:r>
      <w:r w:rsidR="00731780">
        <w:rPr>
          <w:rFonts w:hint="eastAsia"/>
        </w:rPr>
        <w:t>修订</w:t>
      </w:r>
      <w:r w:rsidRPr="00636514">
        <w:rPr>
          <w:rFonts w:hint="eastAsia"/>
        </w:rPr>
        <w:t>，</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131B36B" w14:textId="0B75FC29" w:rsidR="009B2E8B" w:rsidRDefault="00710A3C" w:rsidP="00572DCE">
      <w:pPr>
        <w:pStyle w:val="1"/>
        <w:ind w:left="240"/>
      </w:pPr>
      <w:bookmarkStart w:id="244" w:name="_Toc494811288"/>
      <w:r>
        <w:lastRenderedPageBreak/>
        <w:t>参考文献</w:t>
      </w:r>
      <w:bookmarkEnd w:id="244"/>
    </w:p>
    <w:p w14:paraId="66BA08D1"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Brown G. Automated vending machine system for recorded goods: US, US5445295[P]. 1995.</w:t>
      </w:r>
    </w:p>
    <w:p w14:paraId="09F11A5D"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白丽. 自动售货机:第三次零售业革命[J]. 电子商务, 2005(3):64-66.</w:t>
      </w:r>
    </w:p>
    <w:p w14:paraId="018D0C80"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马涛. 我国移动支付业务发展分析[J]. 金融科技时代, 2005, 13(3):9-10.</w:t>
      </w:r>
    </w:p>
    <w:p w14:paraId="1B252C25"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余世明, 晁岳磊, 缪仁将. 自动售货机研究现状及展望[J]. 中国工程科学, 2008, 10(7):51-56.</w:t>
      </w:r>
    </w:p>
    <w:p w14:paraId="7C1B5045"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詹昌平, 金瓯. 基于移动支付的自动售货机[J]. 现代电子技术, 2004, 27(17):38-40.</w:t>
      </w:r>
    </w:p>
    <w:p w14:paraId="3EE361B0"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张书利. 4G环境下的移动电子商务模式研究和创新[D]. 山东师范大学, 2014.</w:t>
      </w:r>
    </w:p>
    <w:p w14:paraId="34276D7D"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陈荆花, 王洁. 浅析手机二维码在物联网中的应用及发展[J]. 电信科学, 2010, 26(4):39-43.</w:t>
      </w:r>
    </w:p>
    <w:p w14:paraId="67A01200"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李森. 浅析基于SaaS架构的多租户技术[J]. 电子设计工程, 2013, 21(20):41-44.</w:t>
      </w:r>
    </w:p>
    <w:p w14:paraId="02DF6FAF"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刘国萍, 刘建峰, 谭国权. 多租户SaaS服务安全技术研究[J]. 电信科学, 2011(S1):11-15.</w:t>
      </w:r>
    </w:p>
    <w:p w14:paraId="50CC2C58"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何海棠, 朱晓辉, 陈苏蓉. SaaS模式下多租户数据库的研究[J]. 郑州铁路职业技术学院学报, 2012(3):31-33.</w:t>
      </w:r>
    </w:p>
    <w:p w14:paraId="43CE0669"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Bezemer C P, Zaidman A. Multi-tenant SaaS applications:maintenance dream or nightmare?[C]// Joint Ercim Workshop on Software Evolution. DBLP, 2010:88-92.</w:t>
      </w:r>
    </w:p>
    <w:p w14:paraId="51D8BDD7"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Aulbach S, Grust T, Jacobs D, et al. Multi-tenant databases for software as a service:schema-mapping techniques[C]// ACM SIGMOD International Conference on Management of Data, SIGMOD 2008, Vancouver, Bc, Canada, June. DBLP, 2008:1195-1206.</w:t>
      </w:r>
    </w:p>
    <w:p w14:paraId="02F7B6D4"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Zhang D, Wei Z, Yang Y. Research on Lightweight MVC Framework Based on Spring MVC and Mybatis[C]// Sixth International Symposium on Computational Intelligence and Design. IEEE Computer Society, 2013:350-353.</w:t>
      </w:r>
    </w:p>
    <w:p w14:paraId="742D8EB2"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王建国, 王建英. Struts+Spring+Hibernate框架及应用开发[M]. 清华大学出版社, 2011.</w:t>
      </w:r>
    </w:p>
    <w:p w14:paraId="12C83EE7"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Yuan X F. AOP Based on Spring Framework[J]. Computer &amp; Modernization, 2006.</w:t>
      </w:r>
    </w:p>
    <w:p w14:paraId="2721CE41"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徐彩云. 用TestCase对Spring的Bean进行单元测试[J]. 电脑知识与技术, 2011, 07(16):3881-3883.</w:t>
      </w:r>
    </w:p>
    <w:p w14:paraId="56F25F24"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陈雄华, 林开雄. Spring 3.x企业应用开发实战[M]. 电子工业出版社, 2012.</w:t>
      </w:r>
    </w:p>
    <w:p w14:paraId="2B38C584"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Mudunuri S. Mybatis in Practice: A Step by Step Approach for Learning Mybatis Framework[J]. 2013.</w:t>
      </w:r>
    </w:p>
    <w:p w14:paraId="3BFE1FD6"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lastRenderedPageBreak/>
        <w:t>Zhang D, Wei Z, Yang Y. Research on Lightweight MVC Framework Based on Spring MVC and Mybatis[C]// Sixth International Symposium on Computational Intelligence and Design. IEEE, 2014:350-353.</w:t>
      </w:r>
    </w:p>
    <w:p w14:paraId="1F182824"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宫志方, 程林, 杨培强. 一种基于Spring和MyBatis的MVC框架:, CN 105843609 A[P]. 2016.</w:t>
      </w:r>
    </w:p>
    <w:p w14:paraId="7CC8A6EB"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杨潇亮. 基于安卓操作系统的应用软件开发[J]. 电子制作, 2014(19):45-46.</w:t>
      </w:r>
    </w:p>
    <w:p w14:paraId="38B88E44"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郭霖. 第一行代码[M]. 人民邮电出版社, 2014.</w:t>
      </w:r>
    </w:p>
    <w:p w14:paraId="1B369B26"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曾健平, 邵艳洁. Android系统架构及应用程序开发研究[J]. 微计算机信息, 2011(9):1-3.</w:t>
      </w:r>
    </w:p>
    <w:p w14:paraId="18EACF7B"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董晓刚. 浅析Android系统的四大基本组件[J]. 中国电子商务, 2013(1):39-39.</w:t>
      </w:r>
    </w:p>
    <w:p w14:paraId="032670E3"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rPr>
        <w:t>纪晓阳. 线程在Android开发中的应用[J]. 软件, 2013(8):24-26.</w:t>
      </w:r>
    </w:p>
    <w:p w14:paraId="74C567B7"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尹京花, 王华军. 基于Android开发的数据存储[J]. 数字通信, 2012, 39(6):79-81.</w:t>
      </w:r>
    </w:p>
    <w:p w14:paraId="5428BA9D"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赖均. 软件工程[M]. 清华大学出版社, 2016.</w:t>
      </w:r>
    </w:p>
    <w:p w14:paraId="398BEF6E"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胡荷芬. UML系统建模基础教程[M]. 清华大学出版社, 2014.</w:t>
      </w:r>
    </w:p>
    <w:p w14:paraId="486D12FF"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王珊, 萨师煊. 数据库系统概论.第4版[M]. 高等教育出版社, 2006.</w:t>
      </w:r>
    </w:p>
    <w:p w14:paraId="1B7E97C8"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王晓峰, 王尚平. 数据库加密方法研究[J]. 西安理工大学学报, 2002, 18(03):263-268.</w:t>
      </w:r>
    </w:p>
    <w:p w14:paraId="629190A5"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魏晓玲. MD5加密算法的研究及应用[J]. 信息技术, 2010(7):145-147.刘传领, 范建华. RSA非对称加密算法在数字签名中的应用研究[J]. 通信技术, 2009, 42(03):192-193.</w:t>
      </w:r>
    </w:p>
    <w:p w14:paraId="0567049A" w14:textId="77777777"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方腾飞, 魏鹏, 程晓明. Java并发编程的艺术[M]. 机械工业出版社, 2015.</w:t>
      </w:r>
    </w:p>
    <w:p w14:paraId="554C2F29" w14:textId="6A42258F" w:rsidR="000D5A06" w:rsidRPr="00D37CBB" w:rsidRDefault="000D5A06" w:rsidP="00C65F4E">
      <w:pPr>
        <w:pStyle w:val="afe"/>
        <w:numPr>
          <w:ilvl w:val="0"/>
          <w:numId w:val="31"/>
        </w:numPr>
        <w:spacing w:line="240" w:lineRule="auto"/>
        <w:ind w:left="0" w:firstLineChars="0" w:firstLine="0"/>
        <w:rPr>
          <w:rFonts w:asciiTheme="minorEastAsia" w:hAnsiTheme="minorEastAsia"/>
        </w:rPr>
      </w:pPr>
      <w:r w:rsidRPr="00D37CBB">
        <w:rPr>
          <w:rFonts w:asciiTheme="minorEastAsia" w:hAnsiTheme="minorEastAsia" w:hint="eastAsia"/>
        </w:rPr>
        <w:t>崔莹. 手机二维码支付应用技术和发展概述[J]. 电脑知识与技术, 2013(4):945-947.</w:t>
      </w:r>
    </w:p>
    <w:sectPr w:rsidR="000D5A06" w:rsidRPr="00D37CBB" w:rsidSect="00D02E16">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0-07T14:52:00Z" w:initials="MR">
    <w:p w14:paraId="22E56EB9" w14:textId="03962C3B" w:rsidR="006D52A4" w:rsidRDefault="006D52A4">
      <w:pPr>
        <w:pStyle w:val="ab"/>
        <w:ind w:firstLine="420"/>
        <w:rPr>
          <w:lang w:eastAsia="zh-CN"/>
        </w:rPr>
      </w:pPr>
      <w:r>
        <w:rPr>
          <w:rStyle w:val="aa"/>
        </w:rPr>
        <w:annotationRef/>
      </w:r>
      <w:r>
        <w:rPr>
          <w:rFonts w:hint="eastAsia"/>
          <w:color w:val="666666"/>
          <w:sz w:val="20"/>
          <w:szCs w:val="20"/>
          <w:shd w:val="clear" w:color="auto" w:fill="FFFFFF"/>
        </w:rPr>
        <w:t>摘要是论文内容的总结概括，应简要说明论文的研究目的、基本内容、研究方法、创新性成果及其实际意义等，突出硕士专业学位论文作者运用学科领域基本理论和基础知识分析、解决实际问题的能力。不宜使用公式、图表，不标注引用文献。论文摘要的字数一般为</w:t>
      </w:r>
      <w:r>
        <w:rPr>
          <w:rFonts w:hint="eastAsia"/>
          <w:color w:val="666666"/>
          <w:sz w:val="20"/>
          <w:szCs w:val="20"/>
          <w:shd w:val="clear" w:color="auto" w:fill="FFFFFF"/>
        </w:rPr>
        <w:t>300-500</w:t>
      </w:r>
      <w:r>
        <w:rPr>
          <w:rFonts w:hint="eastAsia"/>
          <w:color w:val="666666"/>
          <w:sz w:val="20"/>
          <w:szCs w:val="20"/>
          <w:shd w:val="clear" w:color="auto" w:fill="FFFFFF"/>
        </w:rPr>
        <w:t>。英文摘要应与中文摘要内容一致。摘要后另起一行，列出</w:t>
      </w:r>
      <w:r>
        <w:rPr>
          <w:rFonts w:hint="eastAsia"/>
          <w:color w:val="666666"/>
          <w:sz w:val="20"/>
          <w:szCs w:val="20"/>
          <w:shd w:val="clear" w:color="auto" w:fill="FFFFFF"/>
        </w:rPr>
        <w:t>3-5</w:t>
      </w:r>
      <w:r>
        <w:rPr>
          <w:rFonts w:hint="eastAsia"/>
          <w:color w:val="666666"/>
          <w:sz w:val="20"/>
          <w:szCs w:val="20"/>
          <w:shd w:val="clear" w:color="auto" w:fill="FFFFFF"/>
        </w:rPr>
        <w:t>个关键词。关键词应体现论文特色，具有语义性，在论文中有明确的出处。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E56EB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5B85B" w14:textId="77777777" w:rsidR="00BF375E" w:rsidRDefault="00BF375E" w:rsidP="00EF780A">
      <w:pPr>
        <w:spacing w:line="240" w:lineRule="auto"/>
        <w:ind w:firstLine="480"/>
      </w:pPr>
    </w:p>
  </w:endnote>
  <w:endnote w:type="continuationSeparator" w:id="0">
    <w:p w14:paraId="11216DC3" w14:textId="77777777" w:rsidR="00BF375E" w:rsidRPr="00632ABF" w:rsidRDefault="00BF375E" w:rsidP="00632ABF">
      <w:pPr>
        <w:pStyle w:val="a6"/>
        <w:ind w:firstLine="360"/>
      </w:pPr>
    </w:p>
  </w:endnote>
  <w:endnote w:type="continuationNotice" w:id="1">
    <w:p w14:paraId="297A3EEA" w14:textId="77777777" w:rsidR="00BF375E" w:rsidRPr="00632ABF" w:rsidRDefault="00BF375E" w:rsidP="00632ABF">
      <w:pPr>
        <w:pStyle w:val="a6"/>
        <w:ind w:firstLine="3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6D52A4" w:rsidRDefault="006D52A4">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6D52A4" w:rsidRDefault="006D52A4">
    <w:pPr>
      <w:pStyle w:val="a6"/>
      <w:ind w:firstLine="360"/>
      <w:jc w:val="center"/>
    </w:pPr>
  </w:p>
  <w:p w14:paraId="171701BB" w14:textId="77777777" w:rsidR="006D52A4" w:rsidRDefault="006D52A4">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6D52A4" w:rsidRDefault="006D52A4">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8042" w14:textId="77777777" w:rsidR="006D52A4" w:rsidRDefault="006D52A4">
    <w:pPr>
      <w:pStyle w:val="a6"/>
      <w:ind w:firstLine="360"/>
    </w:pPr>
  </w:p>
  <w:p w14:paraId="323A3F9D" w14:textId="77777777" w:rsidR="006D52A4" w:rsidRDefault="006D52A4">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B5059" w14:textId="77777777" w:rsidR="006D52A4" w:rsidRDefault="006D52A4">
    <w:pPr>
      <w:pStyle w:val="a6"/>
      <w:ind w:firstLine="360"/>
      <w:jc w:val="center"/>
    </w:pPr>
    <w:r>
      <w:fldChar w:fldCharType="begin"/>
    </w:r>
    <w:r>
      <w:instrText>PAGE   \* MERGEFORMAT</w:instrText>
    </w:r>
    <w:r>
      <w:fldChar w:fldCharType="separate"/>
    </w:r>
    <w:r w:rsidR="00385896" w:rsidRPr="00385896">
      <w:rPr>
        <w:noProof/>
        <w:lang w:val="zh-CN" w:eastAsia="zh-CN"/>
      </w:rPr>
      <w:t>54</w:t>
    </w:r>
    <w:r>
      <w:fldChar w:fldCharType="end"/>
    </w:r>
  </w:p>
  <w:p w14:paraId="60063D9F" w14:textId="77777777" w:rsidR="006D52A4" w:rsidRDefault="006D52A4">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6D52A4" w:rsidRDefault="006D52A4">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F7751" w14:textId="77777777" w:rsidR="00BF375E" w:rsidRDefault="00BF375E" w:rsidP="00EF780A">
      <w:pPr>
        <w:spacing w:line="240" w:lineRule="auto"/>
        <w:ind w:firstLine="480"/>
      </w:pPr>
      <w:r>
        <w:separator/>
      </w:r>
    </w:p>
  </w:footnote>
  <w:footnote w:type="continuationSeparator" w:id="0">
    <w:p w14:paraId="116C585E" w14:textId="77777777" w:rsidR="00BF375E" w:rsidRDefault="00BF375E" w:rsidP="00EF780A">
      <w:pPr>
        <w:spacing w:line="240" w:lineRule="auto"/>
        <w:ind w:firstLine="480"/>
      </w:pPr>
      <w:r>
        <w:continuationSeparator/>
      </w:r>
    </w:p>
  </w:footnote>
  <w:footnote w:type="continuationNotice" w:id="1">
    <w:p w14:paraId="3F3ADA42" w14:textId="77777777" w:rsidR="00BF375E" w:rsidRDefault="00BF375E">
      <w:pPr>
        <w:spacing w:line="240" w:lineRule="auto"/>
        <w:ind w:firstLine="480"/>
      </w:pPr>
    </w:p>
  </w:footnote>
  <w:footnote w:id="2">
    <w:p w14:paraId="5149D714" w14:textId="3F7CB481"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]Brown G. Automated vending machine system for recorded goods: US, US5445295[P]. 1995.</w:t>
      </w:r>
    </w:p>
  </w:footnote>
  <w:footnote w:id="3">
    <w:p w14:paraId="35393509" w14:textId="393B7A6A"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白丽. 自动售货机:第三次零售业革命[J]. 电子商务, 2005(3):64-66.</w:t>
      </w:r>
    </w:p>
  </w:footnote>
  <w:footnote w:id="4">
    <w:p w14:paraId="4883A58F" w14:textId="093B8B14"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马涛. 我国移动支付业务发展分析[J]. 金融科技时代, 2005, 13(3):9-10.</w:t>
      </w:r>
    </w:p>
  </w:footnote>
  <w:footnote w:id="5">
    <w:p w14:paraId="53E5D512" w14:textId="79D86D04"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]余世明, 晁岳磊, 缪仁将. 自动售货机研究现状及展望[J]. 中国工程科学, 2008, 10(7):51-56.</w:t>
      </w:r>
    </w:p>
  </w:footnote>
  <w:footnote w:id="6">
    <w:p w14:paraId="659850E3" w14:textId="3759C65D"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詹昌平, 金瓯. 基于移动支付的自动售货机[J]. 现代电子技术, 2004, 27(17):38-40.</w:t>
      </w:r>
    </w:p>
  </w:footnote>
  <w:footnote w:id="7">
    <w:p w14:paraId="1CE13878" w14:textId="0F4D6F34"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张书利. 4G环境下的移动电子商务模式研究和创新[D]. 山东师范大学, 2014.</w:t>
      </w:r>
    </w:p>
  </w:footnote>
  <w:footnote w:id="8">
    <w:p w14:paraId="3A4E6699" w14:textId="597FB4FB"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陈荆花, 王洁. 浅析手机二维码在物联网中的应用及发展[J]. 电信科学, 2010, 26(4):39-43.</w:t>
      </w:r>
    </w:p>
  </w:footnote>
  <w:footnote w:id="9">
    <w:p w14:paraId="45070D4E" w14:textId="2EBCAA7C"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李森. 浅析基于SaaS架构的多租户技术[J]. 电子设计工程, 2013, 21(20):41-44.</w:t>
      </w:r>
    </w:p>
  </w:footnote>
  <w:footnote w:id="10">
    <w:p w14:paraId="1578F0A7" w14:textId="3FA5FE06"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刘国萍, 刘建峰, 谭国权. 多租户SaaS服务安全技术研究[J]. 电信科学, 2011(S1):11-15.</w:t>
      </w:r>
    </w:p>
  </w:footnote>
  <w:footnote w:id="11">
    <w:p w14:paraId="4493A46F" w14:textId="77777777"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何海棠, 朱晓辉, 陈苏蓉. SaaS模式下多租户数据库的研究[J]. 郑州铁路职业技术学院学报, 2012(3):31-33.</w:t>
      </w:r>
    </w:p>
  </w:footnote>
  <w:footnote w:id="12">
    <w:p w14:paraId="32CA0164" w14:textId="40E31F51"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 Bezemer C P, Zaidman A. Multi-tenant SaaS applications:maintenance dream or nightmare?[C]// Joint Ercim Workshop on Software Evolution. DBLP, 2010:88-92.</w:t>
      </w:r>
    </w:p>
  </w:footnote>
  <w:footnote w:id="13">
    <w:p w14:paraId="65347C14" w14:textId="78D7AF62"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 Aulbach S, Grust T, Jacobs D, et al. Multi-tenant databases for software as a service:schema-mapping techniques[C]// ACM SIGMOD International Conference on Management of Data, SIGMOD 2008, Vancouver, Bc, Canada, June. DBLP, 2008:1195-1206.</w:t>
      </w:r>
    </w:p>
  </w:footnote>
  <w:footnote w:id="14">
    <w:p w14:paraId="13425F4D" w14:textId="692F1C57"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]Zhang D, Wei Z, Yang Y. Research on Lightweight MVC Framework Based on Spring MVC and Mybatis[C]// Sixth International Symposium on Computational Intelligence and Design. IEEE Computer Society, 2013:350-353.</w:t>
      </w:r>
    </w:p>
  </w:footnote>
  <w:footnote w:id="15">
    <w:p w14:paraId="20248143" w14:textId="77777777" w:rsidR="006D52A4" w:rsidRPr="00460F9D" w:rsidRDefault="006D52A4" w:rsidP="00262C8F">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王建国, 王建英. Struts+Spring+Hibernate框架及应用开发[M]. 清华大学出版社, 2011.</w:t>
      </w:r>
    </w:p>
  </w:footnote>
  <w:footnote w:id="16">
    <w:p w14:paraId="4B1D69AC" w14:textId="5FC2E896"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]Yuan X F. AOP Based on Spring Framework[J]. Computer &amp; Modernization, 2006.</w:t>
      </w:r>
    </w:p>
  </w:footnote>
  <w:footnote w:id="17">
    <w:p w14:paraId="305BDB02" w14:textId="4DD02F4E"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]徐彩云. 用TestCase对Spring的Bean进行单元测试[J]. 电脑知识与技术, 2011, 07(16):3881-3883.</w:t>
      </w:r>
    </w:p>
  </w:footnote>
  <w:footnote w:id="18">
    <w:p w14:paraId="7807FEB5" w14:textId="152DACC7"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陈雄华, 林开雄. Spring 3.x企业应用开发实战[M]. 电子工业出版社, 2012.</w:t>
      </w:r>
    </w:p>
  </w:footnote>
  <w:footnote w:id="19">
    <w:p w14:paraId="790393B4" w14:textId="74EA5F98"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 Mudunuri S. Mybatis in Practice: A Step by Step Approach for Learning Mybatis Framework[J]. 2013.</w:t>
      </w:r>
    </w:p>
  </w:footnote>
  <w:footnote w:id="20">
    <w:p w14:paraId="2F0B9680" w14:textId="08AAD5A1"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]Zhang D, Wei Z, Yang Y. Research on Lightweight MVC Framework Based on Spring MVC and Mybatis[C]// Sixth International Symposium on Computational Intelligence and Design. IEEE, 2014:350-353.</w:t>
      </w:r>
    </w:p>
  </w:footnote>
  <w:footnote w:id="21">
    <w:p w14:paraId="53023F92" w14:textId="75D1A8CB"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宫志方, 程林, 杨培强. 一种基于Spring和MyBatis的MVC框架:, CN 105843609 A[P]. 2016.</w:t>
      </w:r>
    </w:p>
  </w:footnote>
  <w:footnote w:id="22">
    <w:p w14:paraId="73FFBB49" w14:textId="541EE0FC"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]杨潇亮. 基于安卓操作系统的应用软件开发[J]. 电子制作, 2014(19):45-46.</w:t>
      </w:r>
    </w:p>
  </w:footnote>
  <w:footnote w:id="23">
    <w:p w14:paraId="183C8F60" w14:textId="77777777" w:rsidR="006D52A4" w:rsidRPr="00460F9D" w:rsidRDefault="006D52A4" w:rsidP="007677E4">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]曾健平, 邵艳洁. Android系统架构及应用程序开发研究[J]. 微计算机信息, 2011(9):1-3.</w:t>
      </w:r>
    </w:p>
  </w:footnote>
  <w:footnote w:id="24">
    <w:p w14:paraId="58D238E8" w14:textId="10C284E8"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郭霖. 第一行代码[M]. 人民邮电出版社, 2014.</w:t>
      </w:r>
    </w:p>
  </w:footnote>
  <w:footnote w:id="25">
    <w:p w14:paraId="16EB9DEE" w14:textId="378F5259"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]董晓刚. 浅析Android系统的四大基本组件[J]. 中国电子商务, 2013(1):39-39.</w:t>
      </w:r>
    </w:p>
  </w:footnote>
  <w:footnote w:id="26">
    <w:p w14:paraId="18C70701" w14:textId="77777777" w:rsidR="006D52A4" w:rsidRPr="00460F9D" w:rsidRDefault="006D52A4" w:rsidP="000B19C8">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]纪晓阳. 线程在Android开发中的应用[J]. 软件, 2013(8):24-26.</w:t>
      </w:r>
    </w:p>
  </w:footnote>
  <w:footnote w:id="27">
    <w:p w14:paraId="1F567149" w14:textId="1D6F86F3"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尹京花, 王华军. 基于Android开发的数据存储[J]. 数字通信, 2012, 39(6):79-81.</w:t>
      </w:r>
    </w:p>
  </w:footnote>
  <w:footnote w:id="28">
    <w:p w14:paraId="5AB47BFF" w14:textId="016077E3"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赖均. 软件工程[M]. 清华大学出版社, 2016.</w:t>
      </w:r>
    </w:p>
  </w:footnote>
  <w:footnote w:id="29">
    <w:p w14:paraId="58DB5A3B" w14:textId="2D9F7847"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胡荷芬. UML系统建模基础教程[M]. 清华大学出版社, 2014.</w:t>
      </w:r>
    </w:p>
  </w:footnote>
  <w:footnote w:id="30">
    <w:p w14:paraId="47FB79A1" w14:textId="0702FB58"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王珊, 萨师煊. 数据库系统概论.第4版[M]. 高等教育出版社, 2006.</w:t>
      </w:r>
    </w:p>
  </w:footnote>
  <w:footnote w:id="31">
    <w:p w14:paraId="58009344" w14:textId="54537955"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王晓峰, 王尚平. 数据库加密方法研究[J]. 西安理工大学学报, 2002, 18(03):263-268.</w:t>
      </w:r>
    </w:p>
  </w:footnote>
  <w:footnote w:id="32">
    <w:p w14:paraId="699BEB6E" w14:textId="1C9EA095"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魏晓玲. MD5加密算法的研究及应用[J]. 信息技术, 2010(7):145-147.</w:t>
      </w:r>
    </w:p>
  </w:footnote>
  <w:footnote w:id="33">
    <w:p w14:paraId="33E149F1" w14:textId="40638FD2"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刘传领, 范建华. RSA非对称加密算法在数字签名中的应用研究[J]. 通信技术, 2009, 42(03):192-193.</w:t>
      </w:r>
    </w:p>
  </w:footnote>
  <w:footnote w:id="34">
    <w:p w14:paraId="557DE824" w14:textId="53B7629F" w:rsidR="006D52A4" w:rsidRPr="00460F9D" w:rsidRDefault="006D52A4"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方腾飞, 魏鹏, 程晓明. Java并发编程的艺术[M]. 机械工业出版社, 2015.</w:t>
      </w:r>
    </w:p>
  </w:footnote>
  <w:footnote w:id="35">
    <w:p w14:paraId="05EEE5DA" w14:textId="1D0E0177" w:rsidR="006D52A4" w:rsidRPr="00F75EC1" w:rsidRDefault="006D52A4" w:rsidP="00460F9D">
      <w:pPr>
        <w:spacing w:line="240" w:lineRule="auto"/>
        <w:ind w:firstLineChars="0" w:firstLine="0"/>
      </w:pPr>
      <w:r w:rsidRPr="00460F9D">
        <w:rPr>
          <w:rFonts w:ascii="楷体" w:eastAsia="楷体" w:hAnsi="楷体"/>
          <w:sz w:val="20"/>
          <w:szCs w:val="20"/>
        </w:rPr>
        <w:t>[</w:t>
      </w:r>
      <w:r w:rsidRPr="00460F9D">
        <w:rPr>
          <w:rFonts w:ascii="楷体" w:eastAsia="楷体" w:hAnsi="楷体"/>
          <w:sz w:val="20"/>
          <w:szCs w:val="20"/>
        </w:rPr>
        <w:footnoteRef/>
      </w:r>
      <w:r w:rsidRPr="00460F9D">
        <w:rPr>
          <w:rFonts w:ascii="楷体" w:eastAsia="楷体" w:hAnsi="楷体"/>
          <w:sz w:val="20"/>
          <w:szCs w:val="20"/>
        </w:rPr>
        <w:t>]</w:t>
      </w:r>
      <w:r w:rsidRPr="00460F9D">
        <w:rPr>
          <w:rFonts w:ascii="楷体" w:eastAsia="楷体" w:hAnsi="楷体" w:hint="eastAsia"/>
          <w:sz w:val="20"/>
          <w:szCs w:val="20"/>
        </w:rPr>
        <w:t>崔莹. 手机二维码支付应用技术和发展概述[J]. 电脑知识与技术, 2013(4):945-947.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6D52A4" w:rsidRDefault="006D52A4">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6D52A4" w:rsidRDefault="006D52A4">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6D52A4" w:rsidRDefault="006D52A4">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6D52A4" w:rsidRDefault="006D52A4">
    <w:pPr>
      <w:pStyle w:val="a5"/>
      <w:ind w:firstLine="360"/>
    </w:pPr>
  </w:p>
  <w:p w14:paraId="363AF206" w14:textId="77777777" w:rsidR="006D52A4" w:rsidRDefault="006D52A4">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6D52A4" w:rsidRPr="00E657F8" w:rsidRDefault="006D52A4" w:rsidP="00E657F8">
    <w:pPr>
      <w:pStyle w:val="a5"/>
      <w:ind w:left="240" w:firstLine="360"/>
    </w:pPr>
    <w:r>
      <w:rPr>
        <w:rFonts w:hint="eastAsia"/>
      </w:rPr>
      <w:t>华东师范大学硕士专业学位论文</w:t>
    </w:r>
  </w:p>
  <w:p w14:paraId="25E54AFF" w14:textId="77777777" w:rsidR="006D52A4" w:rsidRDefault="006D52A4">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6D52A4" w:rsidRDefault="006D52A4">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1E7D49"/>
    <w:multiLevelType w:val="hybridMultilevel"/>
    <w:tmpl w:val="54440C9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1"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0"/>
  </w:num>
  <w:num w:numId="2">
    <w:abstractNumId w:val="12"/>
  </w:num>
  <w:num w:numId="3">
    <w:abstractNumId w:val="10"/>
  </w:num>
  <w:num w:numId="4">
    <w:abstractNumId w:val="4"/>
  </w:num>
  <w:num w:numId="5">
    <w:abstractNumId w:val="2"/>
  </w:num>
  <w:num w:numId="6">
    <w:abstractNumId w:val="24"/>
  </w:num>
  <w:num w:numId="7">
    <w:abstractNumId w:val="26"/>
  </w:num>
  <w:num w:numId="8">
    <w:abstractNumId w:val="5"/>
  </w:num>
  <w:num w:numId="9">
    <w:abstractNumId w:val="16"/>
  </w:num>
  <w:num w:numId="10">
    <w:abstractNumId w:val="3"/>
  </w:num>
  <w:num w:numId="11">
    <w:abstractNumId w:val="1"/>
  </w:num>
  <w:num w:numId="12">
    <w:abstractNumId w:val="13"/>
  </w:num>
  <w:num w:numId="13">
    <w:abstractNumId w:val="11"/>
  </w:num>
  <w:num w:numId="14">
    <w:abstractNumId w:val="31"/>
  </w:num>
  <w:num w:numId="15">
    <w:abstractNumId w:val="0"/>
  </w:num>
  <w:num w:numId="16">
    <w:abstractNumId w:val="9"/>
  </w:num>
  <w:num w:numId="17">
    <w:abstractNumId w:val="22"/>
  </w:num>
  <w:num w:numId="18">
    <w:abstractNumId w:val="27"/>
  </w:num>
  <w:num w:numId="19">
    <w:abstractNumId w:val="25"/>
  </w:num>
  <w:num w:numId="20">
    <w:abstractNumId w:val="21"/>
  </w:num>
  <w:num w:numId="21">
    <w:abstractNumId w:val="30"/>
  </w:num>
  <w:num w:numId="22">
    <w:abstractNumId w:val="19"/>
  </w:num>
  <w:num w:numId="23">
    <w:abstractNumId w:val="6"/>
  </w:num>
  <w:num w:numId="24">
    <w:abstractNumId w:val="17"/>
  </w:num>
  <w:num w:numId="25">
    <w:abstractNumId w:val="29"/>
  </w:num>
  <w:num w:numId="26">
    <w:abstractNumId w:val="15"/>
  </w:num>
  <w:num w:numId="27">
    <w:abstractNumId w:val="14"/>
  </w:num>
  <w:num w:numId="28">
    <w:abstractNumId w:val="23"/>
  </w:num>
  <w:num w:numId="29">
    <w:abstractNumId w:val="18"/>
  </w:num>
  <w:num w:numId="30">
    <w:abstractNumId w:val="8"/>
  </w:num>
  <w:num w:numId="31">
    <w:abstractNumId w:val="7"/>
  </w:num>
  <w:num w:numId="32">
    <w:abstractNumId w:val="28"/>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77"/>
    <w:rsid w:val="00000A61"/>
    <w:rsid w:val="00000F86"/>
    <w:rsid w:val="00002891"/>
    <w:rsid w:val="00002BDB"/>
    <w:rsid w:val="000034B6"/>
    <w:rsid w:val="000036EE"/>
    <w:rsid w:val="00003916"/>
    <w:rsid w:val="00003B39"/>
    <w:rsid w:val="00003E42"/>
    <w:rsid w:val="0000430B"/>
    <w:rsid w:val="00007A7A"/>
    <w:rsid w:val="00007C4C"/>
    <w:rsid w:val="000101E2"/>
    <w:rsid w:val="00011024"/>
    <w:rsid w:val="0001115A"/>
    <w:rsid w:val="00011316"/>
    <w:rsid w:val="00011BB5"/>
    <w:rsid w:val="00012482"/>
    <w:rsid w:val="000128C0"/>
    <w:rsid w:val="00012F8A"/>
    <w:rsid w:val="00013870"/>
    <w:rsid w:val="000142EE"/>
    <w:rsid w:val="00014C6B"/>
    <w:rsid w:val="0001539E"/>
    <w:rsid w:val="00015E93"/>
    <w:rsid w:val="000163AC"/>
    <w:rsid w:val="000168C3"/>
    <w:rsid w:val="00016DDF"/>
    <w:rsid w:val="00016E2E"/>
    <w:rsid w:val="000177CC"/>
    <w:rsid w:val="0001788F"/>
    <w:rsid w:val="00017C95"/>
    <w:rsid w:val="00017FEE"/>
    <w:rsid w:val="0002006B"/>
    <w:rsid w:val="000200B7"/>
    <w:rsid w:val="00020268"/>
    <w:rsid w:val="00020F38"/>
    <w:rsid w:val="00021A60"/>
    <w:rsid w:val="00022028"/>
    <w:rsid w:val="00022CAA"/>
    <w:rsid w:val="000234E3"/>
    <w:rsid w:val="00023D97"/>
    <w:rsid w:val="0002554C"/>
    <w:rsid w:val="00025A0C"/>
    <w:rsid w:val="000263E9"/>
    <w:rsid w:val="00026B5A"/>
    <w:rsid w:val="00026C23"/>
    <w:rsid w:val="00026F5C"/>
    <w:rsid w:val="00027330"/>
    <w:rsid w:val="000303E4"/>
    <w:rsid w:val="00030890"/>
    <w:rsid w:val="000312D3"/>
    <w:rsid w:val="00031363"/>
    <w:rsid w:val="00031569"/>
    <w:rsid w:val="000315D3"/>
    <w:rsid w:val="0003227E"/>
    <w:rsid w:val="000328BB"/>
    <w:rsid w:val="00032C5E"/>
    <w:rsid w:val="00033043"/>
    <w:rsid w:val="000336DD"/>
    <w:rsid w:val="0003373C"/>
    <w:rsid w:val="00033881"/>
    <w:rsid w:val="000338DD"/>
    <w:rsid w:val="00033DC9"/>
    <w:rsid w:val="00034FF5"/>
    <w:rsid w:val="00035014"/>
    <w:rsid w:val="000350A8"/>
    <w:rsid w:val="000352E7"/>
    <w:rsid w:val="000357ED"/>
    <w:rsid w:val="000360B1"/>
    <w:rsid w:val="000364FB"/>
    <w:rsid w:val="00036ED6"/>
    <w:rsid w:val="00037E8C"/>
    <w:rsid w:val="00040018"/>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C8C"/>
    <w:rsid w:val="00064D14"/>
    <w:rsid w:val="00066228"/>
    <w:rsid w:val="000666B3"/>
    <w:rsid w:val="00066781"/>
    <w:rsid w:val="00066A91"/>
    <w:rsid w:val="00066B8B"/>
    <w:rsid w:val="00067B81"/>
    <w:rsid w:val="00070552"/>
    <w:rsid w:val="00070826"/>
    <w:rsid w:val="000711A8"/>
    <w:rsid w:val="00071A76"/>
    <w:rsid w:val="00072151"/>
    <w:rsid w:val="000723F0"/>
    <w:rsid w:val="00072CB5"/>
    <w:rsid w:val="00073090"/>
    <w:rsid w:val="00073140"/>
    <w:rsid w:val="000738A8"/>
    <w:rsid w:val="00074A5C"/>
    <w:rsid w:val="00074BB5"/>
    <w:rsid w:val="0007552F"/>
    <w:rsid w:val="00075540"/>
    <w:rsid w:val="00075B04"/>
    <w:rsid w:val="00075D64"/>
    <w:rsid w:val="00075E50"/>
    <w:rsid w:val="00076768"/>
    <w:rsid w:val="000767BB"/>
    <w:rsid w:val="000768E6"/>
    <w:rsid w:val="00076FEC"/>
    <w:rsid w:val="00077466"/>
    <w:rsid w:val="00077F95"/>
    <w:rsid w:val="000805E4"/>
    <w:rsid w:val="00080B86"/>
    <w:rsid w:val="000811CD"/>
    <w:rsid w:val="00081B29"/>
    <w:rsid w:val="000826DA"/>
    <w:rsid w:val="0008277E"/>
    <w:rsid w:val="000830A8"/>
    <w:rsid w:val="00083184"/>
    <w:rsid w:val="000832DA"/>
    <w:rsid w:val="00083962"/>
    <w:rsid w:val="000843F6"/>
    <w:rsid w:val="000844A2"/>
    <w:rsid w:val="00084E37"/>
    <w:rsid w:val="000856DF"/>
    <w:rsid w:val="00085BD1"/>
    <w:rsid w:val="0008653F"/>
    <w:rsid w:val="000865CF"/>
    <w:rsid w:val="000868B2"/>
    <w:rsid w:val="00087472"/>
    <w:rsid w:val="00087C78"/>
    <w:rsid w:val="00087F95"/>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585"/>
    <w:rsid w:val="000A1807"/>
    <w:rsid w:val="000A1A84"/>
    <w:rsid w:val="000A1D18"/>
    <w:rsid w:val="000A1DF3"/>
    <w:rsid w:val="000A242B"/>
    <w:rsid w:val="000A30D3"/>
    <w:rsid w:val="000A323F"/>
    <w:rsid w:val="000A3819"/>
    <w:rsid w:val="000A4A0B"/>
    <w:rsid w:val="000A4C3B"/>
    <w:rsid w:val="000A538E"/>
    <w:rsid w:val="000A5917"/>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517"/>
    <w:rsid w:val="000B6625"/>
    <w:rsid w:val="000B67A9"/>
    <w:rsid w:val="000B6AE9"/>
    <w:rsid w:val="000B6B38"/>
    <w:rsid w:val="000B77D6"/>
    <w:rsid w:val="000C1170"/>
    <w:rsid w:val="000C15E4"/>
    <w:rsid w:val="000C2324"/>
    <w:rsid w:val="000C2729"/>
    <w:rsid w:val="000C2C89"/>
    <w:rsid w:val="000C2EF5"/>
    <w:rsid w:val="000C33C6"/>
    <w:rsid w:val="000C35FD"/>
    <w:rsid w:val="000C4013"/>
    <w:rsid w:val="000C44C8"/>
    <w:rsid w:val="000C4DE4"/>
    <w:rsid w:val="000C6239"/>
    <w:rsid w:val="000C64E7"/>
    <w:rsid w:val="000C71A7"/>
    <w:rsid w:val="000C7694"/>
    <w:rsid w:val="000D0202"/>
    <w:rsid w:val="000D0246"/>
    <w:rsid w:val="000D0584"/>
    <w:rsid w:val="000D0B4E"/>
    <w:rsid w:val="000D0F0F"/>
    <w:rsid w:val="000D1337"/>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48D"/>
    <w:rsid w:val="000D768F"/>
    <w:rsid w:val="000E00D9"/>
    <w:rsid w:val="000E05BC"/>
    <w:rsid w:val="000E0674"/>
    <w:rsid w:val="000E0B0C"/>
    <w:rsid w:val="000E12DF"/>
    <w:rsid w:val="000E16BC"/>
    <w:rsid w:val="000E229D"/>
    <w:rsid w:val="000E2405"/>
    <w:rsid w:val="000E275E"/>
    <w:rsid w:val="000E2EE4"/>
    <w:rsid w:val="000E2F19"/>
    <w:rsid w:val="000E347D"/>
    <w:rsid w:val="000E34CB"/>
    <w:rsid w:val="000E374F"/>
    <w:rsid w:val="000E4476"/>
    <w:rsid w:val="000E44A7"/>
    <w:rsid w:val="000E4D03"/>
    <w:rsid w:val="000E4E48"/>
    <w:rsid w:val="000E5A59"/>
    <w:rsid w:val="000E5BF9"/>
    <w:rsid w:val="000E606E"/>
    <w:rsid w:val="000E6671"/>
    <w:rsid w:val="000E7502"/>
    <w:rsid w:val="000E755B"/>
    <w:rsid w:val="000E7E9F"/>
    <w:rsid w:val="000F00AD"/>
    <w:rsid w:val="000F055D"/>
    <w:rsid w:val="000F0C81"/>
    <w:rsid w:val="000F0F2A"/>
    <w:rsid w:val="000F0F9A"/>
    <w:rsid w:val="000F1FB6"/>
    <w:rsid w:val="000F20E6"/>
    <w:rsid w:val="000F2906"/>
    <w:rsid w:val="000F2A5B"/>
    <w:rsid w:val="000F2ABD"/>
    <w:rsid w:val="000F311F"/>
    <w:rsid w:val="000F32FB"/>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903"/>
    <w:rsid w:val="00103BE7"/>
    <w:rsid w:val="00103D02"/>
    <w:rsid w:val="00103D71"/>
    <w:rsid w:val="00103E86"/>
    <w:rsid w:val="001050D6"/>
    <w:rsid w:val="00105406"/>
    <w:rsid w:val="0010553A"/>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562"/>
    <w:rsid w:val="00112F37"/>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361"/>
    <w:rsid w:val="00124F80"/>
    <w:rsid w:val="001257A3"/>
    <w:rsid w:val="00125E67"/>
    <w:rsid w:val="0012610A"/>
    <w:rsid w:val="0012644F"/>
    <w:rsid w:val="001266B5"/>
    <w:rsid w:val="00126723"/>
    <w:rsid w:val="0012768B"/>
    <w:rsid w:val="001278CC"/>
    <w:rsid w:val="00127BDF"/>
    <w:rsid w:val="0013012D"/>
    <w:rsid w:val="00130290"/>
    <w:rsid w:val="001306D7"/>
    <w:rsid w:val="0013096B"/>
    <w:rsid w:val="00131B18"/>
    <w:rsid w:val="00132005"/>
    <w:rsid w:val="00132285"/>
    <w:rsid w:val="001325D7"/>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9AB"/>
    <w:rsid w:val="00140C5E"/>
    <w:rsid w:val="00140F59"/>
    <w:rsid w:val="00142B9E"/>
    <w:rsid w:val="001439F1"/>
    <w:rsid w:val="00143BB5"/>
    <w:rsid w:val="001455F3"/>
    <w:rsid w:val="001459AE"/>
    <w:rsid w:val="00145BA8"/>
    <w:rsid w:val="00145C2B"/>
    <w:rsid w:val="00145D7F"/>
    <w:rsid w:val="00146077"/>
    <w:rsid w:val="00146270"/>
    <w:rsid w:val="001465AE"/>
    <w:rsid w:val="00146638"/>
    <w:rsid w:val="00146767"/>
    <w:rsid w:val="00146803"/>
    <w:rsid w:val="00146AA1"/>
    <w:rsid w:val="00147DF4"/>
    <w:rsid w:val="0015045C"/>
    <w:rsid w:val="00150794"/>
    <w:rsid w:val="00150796"/>
    <w:rsid w:val="00151BD7"/>
    <w:rsid w:val="00151FA0"/>
    <w:rsid w:val="00152554"/>
    <w:rsid w:val="00152DFA"/>
    <w:rsid w:val="001530F6"/>
    <w:rsid w:val="00153BC8"/>
    <w:rsid w:val="00153F67"/>
    <w:rsid w:val="001542FE"/>
    <w:rsid w:val="00154599"/>
    <w:rsid w:val="00154731"/>
    <w:rsid w:val="001548C6"/>
    <w:rsid w:val="00154AD5"/>
    <w:rsid w:val="00154CA5"/>
    <w:rsid w:val="0015507C"/>
    <w:rsid w:val="00155E9C"/>
    <w:rsid w:val="00156D43"/>
    <w:rsid w:val="00156DCB"/>
    <w:rsid w:val="001578ED"/>
    <w:rsid w:val="00157ABB"/>
    <w:rsid w:val="001605FF"/>
    <w:rsid w:val="0016062D"/>
    <w:rsid w:val="00161614"/>
    <w:rsid w:val="00161F6A"/>
    <w:rsid w:val="0016203A"/>
    <w:rsid w:val="001625F1"/>
    <w:rsid w:val="001627D0"/>
    <w:rsid w:val="001628C1"/>
    <w:rsid w:val="00163F8F"/>
    <w:rsid w:val="00164DC7"/>
    <w:rsid w:val="00165553"/>
    <w:rsid w:val="00165D3E"/>
    <w:rsid w:val="0016629F"/>
    <w:rsid w:val="001667EF"/>
    <w:rsid w:val="00166B29"/>
    <w:rsid w:val="00167A38"/>
    <w:rsid w:val="00167AE6"/>
    <w:rsid w:val="00167CCF"/>
    <w:rsid w:val="00167FC2"/>
    <w:rsid w:val="0017005F"/>
    <w:rsid w:val="00170B15"/>
    <w:rsid w:val="001710B9"/>
    <w:rsid w:val="00171E7D"/>
    <w:rsid w:val="001724CC"/>
    <w:rsid w:val="0017335D"/>
    <w:rsid w:val="001735A0"/>
    <w:rsid w:val="00173901"/>
    <w:rsid w:val="0017409F"/>
    <w:rsid w:val="00174812"/>
    <w:rsid w:val="001752FC"/>
    <w:rsid w:val="001758EA"/>
    <w:rsid w:val="00175A27"/>
    <w:rsid w:val="00175F68"/>
    <w:rsid w:val="00175FC2"/>
    <w:rsid w:val="00176381"/>
    <w:rsid w:val="001766F5"/>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B8"/>
    <w:rsid w:val="00185328"/>
    <w:rsid w:val="001855D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4E3"/>
    <w:rsid w:val="00197ECC"/>
    <w:rsid w:val="001A01C6"/>
    <w:rsid w:val="001A04C2"/>
    <w:rsid w:val="001A04D2"/>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79F"/>
    <w:rsid w:val="001A591D"/>
    <w:rsid w:val="001A6120"/>
    <w:rsid w:val="001A619B"/>
    <w:rsid w:val="001A6205"/>
    <w:rsid w:val="001A67AA"/>
    <w:rsid w:val="001A68D4"/>
    <w:rsid w:val="001A6E49"/>
    <w:rsid w:val="001B0042"/>
    <w:rsid w:val="001B00EB"/>
    <w:rsid w:val="001B0B16"/>
    <w:rsid w:val="001B0BDE"/>
    <w:rsid w:val="001B0F68"/>
    <w:rsid w:val="001B1A15"/>
    <w:rsid w:val="001B1A80"/>
    <w:rsid w:val="001B207F"/>
    <w:rsid w:val="001B23C3"/>
    <w:rsid w:val="001B26F8"/>
    <w:rsid w:val="001B2DB2"/>
    <w:rsid w:val="001B2E3E"/>
    <w:rsid w:val="001B2FD0"/>
    <w:rsid w:val="001B30C7"/>
    <w:rsid w:val="001B3986"/>
    <w:rsid w:val="001B47A4"/>
    <w:rsid w:val="001B4FCB"/>
    <w:rsid w:val="001B53FA"/>
    <w:rsid w:val="001B5558"/>
    <w:rsid w:val="001B57C7"/>
    <w:rsid w:val="001B6A90"/>
    <w:rsid w:val="001B6CBF"/>
    <w:rsid w:val="001B7B8E"/>
    <w:rsid w:val="001C0822"/>
    <w:rsid w:val="001C092B"/>
    <w:rsid w:val="001C0C4A"/>
    <w:rsid w:val="001C16DA"/>
    <w:rsid w:val="001C17AF"/>
    <w:rsid w:val="001C1CEB"/>
    <w:rsid w:val="001C1D4C"/>
    <w:rsid w:val="001C2686"/>
    <w:rsid w:val="001C28D7"/>
    <w:rsid w:val="001C32BB"/>
    <w:rsid w:val="001C431B"/>
    <w:rsid w:val="001C55AB"/>
    <w:rsid w:val="001C5E45"/>
    <w:rsid w:val="001C62E0"/>
    <w:rsid w:val="001C6511"/>
    <w:rsid w:val="001C6A34"/>
    <w:rsid w:val="001C7619"/>
    <w:rsid w:val="001C789E"/>
    <w:rsid w:val="001C7910"/>
    <w:rsid w:val="001D0CA3"/>
    <w:rsid w:val="001D0EA5"/>
    <w:rsid w:val="001D1262"/>
    <w:rsid w:val="001D1976"/>
    <w:rsid w:val="001D233D"/>
    <w:rsid w:val="001D252A"/>
    <w:rsid w:val="001D2B92"/>
    <w:rsid w:val="001D2FB4"/>
    <w:rsid w:val="001D3451"/>
    <w:rsid w:val="001D3AF4"/>
    <w:rsid w:val="001D448D"/>
    <w:rsid w:val="001D4A65"/>
    <w:rsid w:val="001D4BE8"/>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528"/>
    <w:rsid w:val="001E1B9D"/>
    <w:rsid w:val="001E1FA1"/>
    <w:rsid w:val="001E207E"/>
    <w:rsid w:val="001E2D5D"/>
    <w:rsid w:val="001E3479"/>
    <w:rsid w:val="001E3734"/>
    <w:rsid w:val="001E4C51"/>
    <w:rsid w:val="001E4F0F"/>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EE1"/>
    <w:rsid w:val="001F78F6"/>
    <w:rsid w:val="00200889"/>
    <w:rsid w:val="00200B75"/>
    <w:rsid w:val="002012D5"/>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42"/>
    <w:rsid w:val="00211AC1"/>
    <w:rsid w:val="00211FF4"/>
    <w:rsid w:val="002125AC"/>
    <w:rsid w:val="00213333"/>
    <w:rsid w:val="002134E2"/>
    <w:rsid w:val="00213572"/>
    <w:rsid w:val="002135CB"/>
    <w:rsid w:val="00213881"/>
    <w:rsid w:val="002139F3"/>
    <w:rsid w:val="0021433B"/>
    <w:rsid w:val="00214424"/>
    <w:rsid w:val="00214760"/>
    <w:rsid w:val="00215DA4"/>
    <w:rsid w:val="00215FC8"/>
    <w:rsid w:val="0021613B"/>
    <w:rsid w:val="002164A2"/>
    <w:rsid w:val="0021675D"/>
    <w:rsid w:val="002169F8"/>
    <w:rsid w:val="0021745A"/>
    <w:rsid w:val="002175C6"/>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FF9"/>
    <w:rsid w:val="00224340"/>
    <w:rsid w:val="002243F5"/>
    <w:rsid w:val="00224D00"/>
    <w:rsid w:val="0022502D"/>
    <w:rsid w:val="002253C8"/>
    <w:rsid w:val="002256E9"/>
    <w:rsid w:val="00226478"/>
    <w:rsid w:val="002271EE"/>
    <w:rsid w:val="00230022"/>
    <w:rsid w:val="002300F1"/>
    <w:rsid w:val="0023055B"/>
    <w:rsid w:val="0023055C"/>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6915"/>
    <w:rsid w:val="00236CCE"/>
    <w:rsid w:val="00236D92"/>
    <w:rsid w:val="00236F32"/>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D1F"/>
    <w:rsid w:val="00245DC5"/>
    <w:rsid w:val="00246261"/>
    <w:rsid w:val="002476AC"/>
    <w:rsid w:val="00247F36"/>
    <w:rsid w:val="00250117"/>
    <w:rsid w:val="00250BAF"/>
    <w:rsid w:val="00251D94"/>
    <w:rsid w:val="0025215C"/>
    <w:rsid w:val="0025290F"/>
    <w:rsid w:val="00252E02"/>
    <w:rsid w:val="0025362B"/>
    <w:rsid w:val="0025468D"/>
    <w:rsid w:val="002549FA"/>
    <w:rsid w:val="00254B2C"/>
    <w:rsid w:val="00254B30"/>
    <w:rsid w:val="00254E17"/>
    <w:rsid w:val="002551A7"/>
    <w:rsid w:val="002553D4"/>
    <w:rsid w:val="00255CFE"/>
    <w:rsid w:val="002571B7"/>
    <w:rsid w:val="00257367"/>
    <w:rsid w:val="00257D93"/>
    <w:rsid w:val="0026093D"/>
    <w:rsid w:val="00260BB7"/>
    <w:rsid w:val="002610A1"/>
    <w:rsid w:val="0026222F"/>
    <w:rsid w:val="002628BB"/>
    <w:rsid w:val="00262C8F"/>
    <w:rsid w:val="00262CAD"/>
    <w:rsid w:val="002630DE"/>
    <w:rsid w:val="00263D50"/>
    <w:rsid w:val="00263E43"/>
    <w:rsid w:val="00263E9C"/>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96D"/>
    <w:rsid w:val="00277057"/>
    <w:rsid w:val="0027736A"/>
    <w:rsid w:val="00277AAA"/>
    <w:rsid w:val="00280970"/>
    <w:rsid w:val="00280DA5"/>
    <w:rsid w:val="00280F08"/>
    <w:rsid w:val="002810E8"/>
    <w:rsid w:val="002814C6"/>
    <w:rsid w:val="00281F29"/>
    <w:rsid w:val="00281FFC"/>
    <w:rsid w:val="0028235E"/>
    <w:rsid w:val="002824CD"/>
    <w:rsid w:val="00282851"/>
    <w:rsid w:val="00283073"/>
    <w:rsid w:val="002837D2"/>
    <w:rsid w:val="00283818"/>
    <w:rsid w:val="002840E4"/>
    <w:rsid w:val="002844E6"/>
    <w:rsid w:val="00284CE2"/>
    <w:rsid w:val="00284E26"/>
    <w:rsid w:val="0028597F"/>
    <w:rsid w:val="0028662C"/>
    <w:rsid w:val="00286F48"/>
    <w:rsid w:val="00287450"/>
    <w:rsid w:val="0028770F"/>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70B3"/>
    <w:rsid w:val="00297299"/>
    <w:rsid w:val="00297965"/>
    <w:rsid w:val="002A01BF"/>
    <w:rsid w:val="002A033C"/>
    <w:rsid w:val="002A058E"/>
    <w:rsid w:val="002A0655"/>
    <w:rsid w:val="002A07C7"/>
    <w:rsid w:val="002A10F0"/>
    <w:rsid w:val="002A1243"/>
    <w:rsid w:val="002A1289"/>
    <w:rsid w:val="002A13D9"/>
    <w:rsid w:val="002A15E7"/>
    <w:rsid w:val="002A2624"/>
    <w:rsid w:val="002A40BA"/>
    <w:rsid w:val="002A4A9B"/>
    <w:rsid w:val="002A4EFF"/>
    <w:rsid w:val="002A54BA"/>
    <w:rsid w:val="002A67F6"/>
    <w:rsid w:val="002A6ED8"/>
    <w:rsid w:val="002A7B61"/>
    <w:rsid w:val="002A7D9C"/>
    <w:rsid w:val="002A7F57"/>
    <w:rsid w:val="002B01C7"/>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4CE"/>
    <w:rsid w:val="002C7531"/>
    <w:rsid w:val="002C75E9"/>
    <w:rsid w:val="002C7B9A"/>
    <w:rsid w:val="002D01B8"/>
    <w:rsid w:val="002D0321"/>
    <w:rsid w:val="002D072A"/>
    <w:rsid w:val="002D079B"/>
    <w:rsid w:val="002D2198"/>
    <w:rsid w:val="002D247D"/>
    <w:rsid w:val="002D26CA"/>
    <w:rsid w:val="002D2748"/>
    <w:rsid w:val="002D2A47"/>
    <w:rsid w:val="002D2CBC"/>
    <w:rsid w:val="002D3003"/>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1BF"/>
    <w:rsid w:val="002E351F"/>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9D8"/>
    <w:rsid w:val="002F1BAF"/>
    <w:rsid w:val="002F22C0"/>
    <w:rsid w:val="002F2412"/>
    <w:rsid w:val="002F3283"/>
    <w:rsid w:val="002F33F2"/>
    <w:rsid w:val="002F3A7B"/>
    <w:rsid w:val="002F43A1"/>
    <w:rsid w:val="002F43B0"/>
    <w:rsid w:val="002F44B6"/>
    <w:rsid w:val="002F4543"/>
    <w:rsid w:val="002F4655"/>
    <w:rsid w:val="002F68F4"/>
    <w:rsid w:val="002F69A0"/>
    <w:rsid w:val="002F6BEB"/>
    <w:rsid w:val="002F72EB"/>
    <w:rsid w:val="002F7A91"/>
    <w:rsid w:val="002F7EA5"/>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561"/>
    <w:rsid w:val="00316666"/>
    <w:rsid w:val="003166FC"/>
    <w:rsid w:val="00316C87"/>
    <w:rsid w:val="00316D0D"/>
    <w:rsid w:val="00317712"/>
    <w:rsid w:val="00317DC4"/>
    <w:rsid w:val="003205D3"/>
    <w:rsid w:val="00320993"/>
    <w:rsid w:val="00321186"/>
    <w:rsid w:val="003218FB"/>
    <w:rsid w:val="003224F9"/>
    <w:rsid w:val="0032254D"/>
    <w:rsid w:val="003227BB"/>
    <w:rsid w:val="00322E61"/>
    <w:rsid w:val="0032324F"/>
    <w:rsid w:val="003238A5"/>
    <w:rsid w:val="00324115"/>
    <w:rsid w:val="003245FD"/>
    <w:rsid w:val="003248FE"/>
    <w:rsid w:val="00324CF8"/>
    <w:rsid w:val="0032555F"/>
    <w:rsid w:val="00325E8B"/>
    <w:rsid w:val="00325FB0"/>
    <w:rsid w:val="003261C0"/>
    <w:rsid w:val="0032636C"/>
    <w:rsid w:val="00326658"/>
    <w:rsid w:val="003266DA"/>
    <w:rsid w:val="003267F1"/>
    <w:rsid w:val="00326AD5"/>
    <w:rsid w:val="00327235"/>
    <w:rsid w:val="00327EE6"/>
    <w:rsid w:val="003300B3"/>
    <w:rsid w:val="00330294"/>
    <w:rsid w:val="003305AA"/>
    <w:rsid w:val="003311F1"/>
    <w:rsid w:val="003313DE"/>
    <w:rsid w:val="00331BD2"/>
    <w:rsid w:val="003328BD"/>
    <w:rsid w:val="00332BCF"/>
    <w:rsid w:val="0033307D"/>
    <w:rsid w:val="00333275"/>
    <w:rsid w:val="003338BC"/>
    <w:rsid w:val="00333B5C"/>
    <w:rsid w:val="00334274"/>
    <w:rsid w:val="003347BA"/>
    <w:rsid w:val="0033511E"/>
    <w:rsid w:val="00335BF3"/>
    <w:rsid w:val="00336AAA"/>
    <w:rsid w:val="00337690"/>
    <w:rsid w:val="003377E7"/>
    <w:rsid w:val="00340B0B"/>
    <w:rsid w:val="00340BA4"/>
    <w:rsid w:val="003414E5"/>
    <w:rsid w:val="00341781"/>
    <w:rsid w:val="00341C4A"/>
    <w:rsid w:val="00341D7A"/>
    <w:rsid w:val="00342060"/>
    <w:rsid w:val="003426AF"/>
    <w:rsid w:val="00342A70"/>
    <w:rsid w:val="00342AC3"/>
    <w:rsid w:val="00342D6B"/>
    <w:rsid w:val="00343472"/>
    <w:rsid w:val="00343661"/>
    <w:rsid w:val="00343C1B"/>
    <w:rsid w:val="00344431"/>
    <w:rsid w:val="00344607"/>
    <w:rsid w:val="00344914"/>
    <w:rsid w:val="00344A80"/>
    <w:rsid w:val="003463D3"/>
    <w:rsid w:val="00346A28"/>
    <w:rsid w:val="00346B9E"/>
    <w:rsid w:val="003476A2"/>
    <w:rsid w:val="003478E8"/>
    <w:rsid w:val="00347BB4"/>
    <w:rsid w:val="00350630"/>
    <w:rsid w:val="0035066D"/>
    <w:rsid w:val="00350691"/>
    <w:rsid w:val="00350702"/>
    <w:rsid w:val="00350E50"/>
    <w:rsid w:val="00350F06"/>
    <w:rsid w:val="003513CF"/>
    <w:rsid w:val="00351425"/>
    <w:rsid w:val="0035149D"/>
    <w:rsid w:val="0035162C"/>
    <w:rsid w:val="0035251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F58"/>
    <w:rsid w:val="00360021"/>
    <w:rsid w:val="00361596"/>
    <w:rsid w:val="003618F9"/>
    <w:rsid w:val="00361D22"/>
    <w:rsid w:val="00361F2C"/>
    <w:rsid w:val="00362602"/>
    <w:rsid w:val="00363132"/>
    <w:rsid w:val="00363157"/>
    <w:rsid w:val="00363658"/>
    <w:rsid w:val="00363F52"/>
    <w:rsid w:val="0036487B"/>
    <w:rsid w:val="00364F72"/>
    <w:rsid w:val="003650AD"/>
    <w:rsid w:val="003650F6"/>
    <w:rsid w:val="003656ED"/>
    <w:rsid w:val="003657EA"/>
    <w:rsid w:val="00365A9B"/>
    <w:rsid w:val="00365CC9"/>
    <w:rsid w:val="0036619A"/>
    <w:rsid w:val="00366B50"/>
    <w:rsid w:val="00366BAE"/>
    <w:rsid w:val="00366DF6"/>
    <w:rsid w:val="0036751D"/>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644"/>
    <w:rsid w:val="00382705"/>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117C"/>
    <w:rsid w:val="003917CA"/>
    <w:rsid w:val="00391CFB"/>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97F47"/>
    <w:rsid w:val="003A0DD0"/>
    <w:rsid w:val="003A1B39"/>
    <w:rsid w:val="003A224B"/>
    <w:rsid w:val="003A25A2"/>
    <w:rsid w:val="003A34BC"/>
    <w:rsid w:val="003A35E4"/>
    <w:rsid w:val="003A37CD"/>
    <w:rsid w:val="003A37EB"/>
    <w:rsid w:val="003A3BFA"/>
    <w:rsid w:val="003A3CCD"/>
    <w:rsid w:val="003A40FA"/>
    <w:rsid w:val="003A4447"/>
    <w:rsid w:val="003A479B"/>
    <w:rsid w:val="003A4DE3"/>
    <w:rsid w:val="003A4EB4"/>
    <w:rsid w:val="003A5108"/>
    <w:rsid w:val="003A53BC"/>
    <w:rsid w:val="003A57D7"/>
    <w:rsid w:val="003A58F7"/>
    <w:rsid w:val="003A5C78"/>
    <w:rsid w:val="003A6981"/>
    <w:rsid w:val="003A6DA5"/>
    <w:rsid w:val="003A6F94"/>
    <w:rsid w:val="003A7251"/>
    <w:rsid w:val="003A725F"/>
    <w:rsid w:val="003B0395"/>
    <w:rsid w:val="003B0C63"/>
    <w:rsid w:val="003B0E93"/>
    <w:rsid w:val="003B0FAF"/>
    <w:rsid w:val="003B16F0"/>
    <w:rsid w:val="003B1802"/>
    <w:rsid w:val="003B1865"/>
    <w:rsid w:val="003B1BF2"/>
    <w:rsid w:val="003B1DDA"/>
    <w:rsid w:val="003B1E37"/>
    <w:rsid w:val="003B2F08"/>
    <w:rsid w:val="003B370C"/>
    <w:rsid w:val="003B3C8D"/>
    <w:rsid w:val="003B40EA"/>
    <w:rsid w:val="003B43BC"/>
    <w:rsid w:val="003B4C48"/>
    <w:rsid w:val="003B5CD5"/>
    <w:rsid w:val="003B5DF6"/>
    <w:rsid w:val="003B69C1"/>
    <w:rsid w:val="003B69E0"/>
    <w:rsid w:val="003B70F2"/>
    <w:rsid w:val="003B7B18"/>
    <w:rsid w:val="003B7EFF"/>
    <w:rsid w:val="003B7F03"/>
    <w:rsid w:val="003C0147"/>
    <w:rsid w:val="003C021E"/>
    <w:rsid w:val="003C03EC"/>
    <w:rsid w:val="003C08CC"/>
    <w:rsid w:val="003C0E87"/>
    <w:rsid w:val="003C10F0"/>
    <w:rsid w:val="003C159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3B9"/>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B8B"/>
    <w:rsid w:val="003D4DCD"/>
    <w:rsid w:val="003D535E"/>
    <w:rsid w:val="003D6B93"/>
    <w:rsid w:val="003D6F1D"/>
    <w:rsid w:val="003D6FDB"/>
    <w:rsid w:val="003D7717"/>
    <w:rsid w:val="003D7A2B"/>
    <w:rsid w:val="003D7D31"/>
    <w:rsid w:val="003D7DBB"/>
    <w:rsid w:val="003D7FBF"/>
    <w:rsid w:val="003E03B8"/>
    <w:rsid w:val="003E1252"/>
    <w:rsid w:val="003E154B"/>
    <w:rsid w:val="003E16B2"/>
    <w:rsid w:val="003E1A76"/>
    <w:rsid w:val="003E1EE3"/>
    <w:rsid w:val="003E26F5"/>
    <w:rsid w:val="003E2ABB"/>
    <w:rsid w:val="003E3995"/>
    <w:rsid w:val="003E3AAB"/>
    <w:rsid w:val="003E3FD3"/>
    <w:rsid w:val="003E44A4"/>
    <w:rsid w:val="003E4768"/>
    <w:rsid w:val="003E49C1"/>
    <w:rsid w:val="003E50F4"/>
    <w:rsid w:val="003E5915"/>
    <w:rsid w:val="003E59BB"/>
    <w:rsid w:val="003E6277"/>
    <w:rsid w:val="003E62E5"/>
    <w:rsid w:val="003E64D0"/>
    <w:rsid w:val="003E6516"/>
    <w:rsid w:val="003E6D0B"/>
    <w:rsid w:val="003E6F1A"/>
    <w:rsid w:val="003E7DC6"/>
    <w:rsid w:val="003E7FD1"/>
    <w:rsid w:val="003F0082"/>
    <w:rsid w:val="003F25DF"/>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07E60"/>
    <w:rsid w:val="004106AF"/>
    <w:rsid w:val="004109D6"/>
    <w:rsid w:val="00410B42"/>
    <w:rsid w:val="00410DD9"/>
    <w:rsid w:val="0041112C"/>
    <w:rsid w:val="0041148A"/>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EA3"/>
    <w:rsid w:val="00417DE8"/>
    <w:rsid w:val="00417FDB"/>
    <w:rsid w:val="004203FA"/>
    <w:rsid w:val="0042042C"/>
    <w:rsid w:val="004205AE"/>
    <w:rsid w:val="0042064D"/>
    <w:rsid w:val="004208DA"/>
    <w:rsid w:val="00421255"/>
    <w:rsid w:val="004212CF"/>
    <w:rsid w:val="00421CE1"/>
    <w:rsid w:val="00421CE2"/>
    <w:rsid w:val="00422064"/>
    <w:rsid w:val="004223A7"/>
    <w:rsid w:val="00423894"/>
    <w:rsid w:val="00424943"/>
    <w:rsid w:val="00424C0C"/>
    <w:rsid w:val="00424D5C"/>
    <w:rsid w:val="004253A1"/>
    <w:rsid w:val="00425DC1"/>
    <w:rsid w:val="00425E28"/>
    <w:rsid w:val="00426028"/>
    <w:rsid w:val="004265BE"/>
    <w:rsid w:val="004268DF"/>
    <w:rsid w:val="00426D1A"/>
    <w:rsid w:val="00426D4C"/>
    <w:rsid w:val="00427A69"/>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B3"/>
    <w:rsid w:val="004411F4"/>
    <w:rsid w:val="00441947"/>
    <w:rsid w:val="00443082"/>
    <w:rsid w:val="004432A6"/>
    <w:rsid w:val="004435E4"/>
    <w:rsid w:val="00443A84"/>
    <w:rsid w:val="00444366"/>
    <w:rsid w:val="00444C9D"/>
    <w:rsid w:val="00444EAA"/>
    <w:rsid w:val="004451B3"/>
    <w:rsid w:val="00445E07"/>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60936"/>
    <w:rsid w:val="00460A52"/>
    <w:rsid w:val="00460F9D"/>
    <w:rsid w:val="004611C0"/>
    <w:rsid w:val="004614D8"/>
    <w:rsid w:val="0046165A"/>
    <w:rsid w:val="00461D67"/>
    <w:rsid w:val="00462771"/>
    <w:rsid w:val="0046301A"/>
    <w:rsid w:val="004632CC"/>
    <w:rsid w:val="004642D6"/>
    <w:rsid w:val="00464810"/>
    <w:rsid w:val="00464863"/>
    <w:rsid w:val="00466205"/>
    <w:rsid w:val="004664FF"/>
    <w:rsid w:val="00466701"/>
    <w:rsid w:val="00466755"/>
    <w:rsid w:val="00467409"/>
    <w:rsid w:val="00467551"/>
    <w:rsid w:val="00467D3C"/>
    <w:rsid w:val="00467D86"/>
    <w:rsid w:val="004709B5"/>
    <w:rsid w:val="00471052"/>
    <w:rsid w:val="00471286"/>
    <w:rsid w:val="004715B7"/>
    <w:rsid w:val="004716BD"/>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684"/>
    <w:rsid w:val="004807D8"/>
    <w:rsid w:val="0048104A"/>
    <w:rsid w:val="004810D4"/>
    <w:rsid w:val="00481297"/>
    <w:rsid w:val="004817E8"/>
    <w:rsid w:val="00481A4A"/>
    <w:rsid w:val="00482A75"/>
    <w:rsid w:val="00482F55"/>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A1E"/>
    <w:rsid w:val="00494D3A"/>
    <w:rsid w:val="00494D6E"/>
    <w:rsid w:val="00495F81"/>
    <w:rsid w:val="00496412"/>
    <w:rsid w:val="0049694D"/>
    <w:rsid w:val="00496B4B"/>
    <w:rsid w:val="00497377"/>
    <w:rsid w:val="004976DA"/>
    <w:rsid w:val="00497A49"/>
    <w:rsid w:val="004A0540"/>
    <w:rsid w:val="004A19F1"/>
    <w:rsid w:val="004A1F54"/>
    <w:rsid w:val="004A2F9F"/>
    <w:rsid w:val="004A3B16"/>
    <w:rsid w:val="004A405D"/>
    <w:rsid w:val="004A4FE6"/>
    <w:rsid w:val="004A5856"/>
    <w:rsid w:val="004A6493"/>
    <w:rsid w:val="004A6E80"/>
    <w:rsid w:val="004B004A"/>
    <w:rsid w:val="004B09CF"/>
    <w:rsid w:val="004B1611"/>
    <w:rsid w:val="004B188C"/>
    <w:rsid w:val="004B21BF"/>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710C"/>
    <w:rsid w:val="004B75A7"/>
    <w:rsid w:val="004B7763"/>
    <w:rsid w:val="004C08F5"/>
    <w:rsid w:val="004C13CD"/>
    <w:rsid w:val="004C1A38"/>
    <w:rsid w:val="004C1B70"/>
    <w:rsid w:val="004C1CCB"/>
    <w:rsid w:val="004C1ED3"/>
    <w:rsid w:val="004C208E"/>
    <w:rsid w:val="004C2572"/>
    <w:rsid w:val="004C27F1"/>
    <w:rsid w:val="004C2867"/>
    <w:rsid w:val="004C2CC0"/>
    <w:rsid w:val="004C3118"/>
    <w:rsid w:val="004C4360"/>
    <w:rsid w:val="004C4E26"/>
    <w:rsid w:val="004C5028"/>
    <w:rsid w:val="004C5A4B"/>
    <w:rsid w:val="004C5CDD"/>
    <w:rsid w:val="004C6247"/>
    <w:rsid w:val="004C6810"/>
    <w:rsid w:val="004C69E3"/>
    <w:rsid w:val="004C6C9D"/>
    <w:rsid w:val="004C710B"/>
    <w:rsid w:val="004C7340"/>
    <w:rsid w:val="004C7677"/>
    <w:rsid w:val="004C7A00"/>
    <w:rsid w:val="004C7F90"/>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ED"/>
    <w:rsid w:val="004D5075"/>
    <w:rsid w:val="004D55DA"/>
    <w:rsid w:val="004D6055"/>
    <w:rsid w:val="004D6531"/>
    <w:rsid w:val="004D6804"/>
    <w:rsid w:val="004D73D7"/>
    <w:rsid w:val="004D783E"/>
    <w:rsid w:val="004D7D94"/>
    <w:rsid w:val="004E018C"/>
    <w:rsid w:val="004E025E"/>
    <w:rsid w:val="004E1407"/>
    <w:rsid w:val="004E1753"/>
    <w:rsid w:val="004E1E86"/>
    <w:rsid w:val="004E2E64"/>
    <w:rsid w:val="004E35EF"/>
    <w:rsid w:val="004E3E01"/>
    <w:rsid w:val="004E4C9C"/>
    <w:rsid w:val="004E4F64"/>
    <w:rsid w:val="004E4FA0"/>
    <w:rsid w:val="004E52BE"/>
    <w:rsid w:val="004E57DB"/>
    <w:rsid w:val="004E5A6F"/>
    <w:rsid w:val="004E6809"/>
    <w:rsid w:val="004E7117"/>
    <w:rsid w:val="004E725A"/>
    <w:rsid w:val="004E77BE"/>
    <w:rsid w:val="004F036A"/>
    <w:rsid w:val="004F03BC"/>
    <w:rsid w:val="004F075E"/>
    <w:rsid w:val="004F0B0F"/>
    <w:rsid w:val="004F1204"/>
    <w:rsid w:val="004F3475"/>
    <w:rsid w:val="004F3B4E"/>
    <w:rsid w:val="004F3E50"/>
    <w:rsid w:val="004F412D"/>
    <w:rsid w:val="004F4362"/>
    <w:rsid w:val="004F44B8"/>
    <w:rsid w:val="004F5383"/>
    <w:rsid w:val="004F55A7"/>
    <w:rsid w:val="004F5862"/>
    <w:rsid w:val="004F5D35"/>
    <w:rsid w:val="004F5F02"/>
    <w:rsid w:val="004F74E4"/>
    <w:rsid w:val="004F756B"/>
    <w:rsid w:val="004F7835"/>
    <w:rsid w:val="00500000"/>
    <w:rsid w:val="005007AE"/>
    <w:rsid w:val="00500F35"/>
    <w:rsid w:val="00502163"/>
    <w:rsid w:val="005022A6"/>
    <w:rsid w:val="005023C0"/>
    <w:rsid w:val="005024BD"/>
    <w:rsid w:val="00502AEB"/>
    <w:rsid w:val="005036F5"/>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399"/>
    <w:rsid w:val="005229CF"/>
    <w:rsid w:val="00522B15"/>
    <w:rsid w:val="00522B85"/>
    <w:rsid w:val="00523744"/>
    <w:rsid w:val="005238BB"/>
    <w:rsid w:val="00523F24"/>
    <w:rsid w:val="0052471E"/>
    <w:rsid w:val="00524E2C"/>
    <w:rsid w:val="00524EB6"/>
    <w:rsid w:val="005255BB"/>
    <w:rsid w:val="00525631"/>
    <w:rsid w:val="0052593C"/>
    <w:rsid w:val="005263CD"/>
    <w:rsid w:val="0052648C"/>
    <w:rsid w:val="005267C1"/>
    <w:rsid w:val="0052684D"/>
    <w:rsid w:val="005270D9"/>
    <w:rsid w:val="0053060B"/>
    <w:rsid w:val="00530725"/>
    <w:rsid w:val="005308A1"/>
    <w:rsid w:val="00530A08"/>
    <w:rsid w:val="00530BF9"/>
    <w:rsid w:val="00530ECD"/>
    <w:rsid w:val="00530F2F"/>
    <w:rsid w:val="005313F6"/>
    <w:rsid w:val="005315B0"/>
    <w:rsid w:val="005323E2"/>
    <w:rsid w:val="005328F3"/>
    <w:rsid w:val="00532B6A"/>
    <w:rsid w:val="005335F5"/>
    <w:rsid w:val="005339B5"/>
    <w:rsid w:val="00533CFF"/>
    <w:rsid w:val="00533F5F"/>
    <w:rsid w:val="00533FF7"/>
    <w:rsid w:val="00534098"/>
    <w:rsid w:val="00534659"/>
    <w:rsid w:val="005346EC"/>
    <w:rsid w:val="00534AA8"/>
    <w:rsid w:val="00535496"/>
    <w:rsid w:val="0053589D"/>
    <w:rsid w:val="00535B96"/>
    <w:rsid w:val="00536591"/>
    <w:rsid w:val="0053661C"/>
    <w:rsid w:val="005366C2"/>
    <w:rsid w:val="005367AF"/>
    <w:rsid w:val="00537243"/>
    <w:rsid w:val="0053732C"/>
    <w:rsid w:val="00537935"/>
    <w:rsid w:val="00540C10"/>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D9C"/>
    <w:rsid w:val="00553F63"/>
    <w:rsid w:val="00554253"/>
    <w:rsid w:val="00554CB1"/>
    <w:rsid w:val="005558B3"/>
    <w:rsid w:val="00555991"/>
    <w:rsid w:val="00555B7D"/>
    <w:rsid w:val="005561C3"/>
    <w:rsid w:val="00556BEB"/>
    <w:rsid w:val="00556D48"/>
    <w:rsid w:val="00556E7C"/>
    <w:rsid w:val="0055793C"/>
    <w:rsid w:val="00557DA1"/>
    <w:rsid w:val="00557F29"/>
    <w:rsid w:val="005604DD"/>
    <w:rsid w:val="005608C7"/>
    <w:rsid w:val="00560C9A"/>
    <w:rsid w:val="00561335"/>
    <w:rsid w:val="005615F5"/>
    <w:rsid w:val="00562127"/>
    <w:rsid w:val="0056251B"/>
    <w:rsid w:val="00562605"/>
    <w:rsid w:val="0056358A"/>
    <w:rsid w:val="005638D3"/>
    <w:rsid w:val="005638F0"/>
    <w:rsid w:val="005640AA"/>
    <w:rsid w:val="005648B1"/>
    <w:rsid w:val="00564FA5"/>
    <w:rsid w:val="00565943"/>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729B"/>
    <w:rsid w:val="005773DB"/>
    <w:rsid w:val="00577534"/>
    <w:rsid w:val="00577575"/>
    <w:rsid w:val="005775B0"/>
    <w:rsid w:val="00577AF2"/>
    <w:rsid w:val="00577D8F"/>
    <w:rsid w:val="00577FD1"/>
    <w:rsid w:val="00580225"/>
    <w:rsid w:val="00580E4A"/>
    <w:rsid w:val="00580E90"/>
    <w:rsid w:val="0058122B"/>
    <w:rsid w:val="0058129E"/>
    <w:rsid w:val="00581C40"/>
    <w:rsid w:val="00582469"/>
    <w:rsid w:val="00582A1F"/>
    <w:rsid w:val="005837C3"/>
    <w:rsid w:val="00583809"/>
    <w:rsid w:val="00583906"/>
    <w:rsid w:val="00583FCC"/>
    <w:rsid w:val="00584870"/>
    <w:rsid w:val="00584B2B"/>
    <w:rsid w:val="00584BC9"/>
    <w:rsid w:val="00584E3F"/>
    <w:rsid w:val="00585D32"/>
    <w:rsid w:val="00585E18"/>
    <w:rsid w:val="00586812"/>
    <w:rsid w:val="005872EF"/>
    <w:rsid w:val="00587CFE"/>
    <w:rsid w:val="005901CA"/>
    <w:rsid w:val="00590478"/>
    <w:rsid w:val="00590516"/>
    <w:rsid w:val="00590840"/>
    <w:rsid w:val="00590A98"/>
    <w:rsid w:val="00591749"/>
    <w:rsid w:val="00591FD6"/>
    <w:rsid w:val="005922BC"/>
    <w:rsid w:val="005928BF"/>
    <w:rsid w:val="00592E7C"/>
    <w:rsid w:val="00592FDC"/>
    <w:rsid w:val="00593029"/>
    <w:rsid w:val="00593681"/>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25B2"/>
    <w:rsid w:val="005A2DC9"/>
    <w:rsid w:val="005A2FAC"/>
    <w:rsid w:val="005A34EC"/>
    <w:rsid w:val="005A3D5B"/>
    <w:rsid w:val="005A4E77"/>
    <w:rsid w:val="005A52A3"/>
    <w:rsid w:val="005A5484"/>
    <w:rsid w:val="005A57D5"/>
    <w:rsid w:val="005A5818"/>
    <w:rsid w:val="005A61D5"/>
    <w:rsid w:val="005A6A6A"/>
    <w:rsid w:val="005A6C3C"/>
    <w:rsid w:val="005A6CD3"/>
    <w:rsid w:val="005A78C6"/>
    <w:rsid w:val="005A7D07"/>
    <w:rsid w:val="005B045A"/>
    <w:rsid w:val="005B0BE3"/>
    <w:rsid w:val="005B0CB8"/>
    <w:rsid w:val="005B0E1F"/>
    <w:rsid w:val="005B1422"/>
    <w:rsid w:val="005B16DB"/>
    <w:rsid w:val="005B16ED"/>
    <w:rsid w:val="005B1D6C"/>
    <w:rsid w:val="005B1EAA"/>
    <w:rsid w:val="005B31CE"/>
    <w:rsid w:val="005B39F9"/>
    <w:rsid w:val="005B3C1C"/>
    <w:rsid w:val="005B3F12"/>
    <w:rsid w:val="005B3F97"/>
    <w:rsid w:val="005B4744"/>
    <w:rsid w:val="005B4B88"/>
    <w:rsid w:val="005B5553"/>
    <w:rsid w:val="005B571A"/>
    <w:rsid w:val="005B5742"/>
    <w:rsid w:val="005B59E8"/>
    <w:rsid w:val="005B5AD1"/>
    <w:rsid w:val="005B602B"/>
    <w:rsid w:val="005B6408"/>
    <w:rsid w:val="005B6423"/>
    <w:rsid w:val="005B7910"/>
    <w:rsid w:val="005B7C3E"/>
    <w:rsid w:val="005B7DF2"/>
    <w:rsid w:val="005C0A68"/>
    <w:rsid w:val="005C0CFA"/>
    <w:rsid w:val="005C0E3B"/>
    <w:rsid w:val="005C1319"/>
    <w:rsid w:val="005C18DC"/>
    <w:rsid w:val="005C1C17"/>
    <w:rsid w:val="005C23FB"/>
    <w:rsid w:val="005C2C22"/>
    <w:rsid w:val="005C2CD8"/>
    <w:rsid w:val="005C3765"/>
    <w:rsid w:val="005C38B7"/>
    <w:rsid w:val="005C3F49"/>
    <w:rsid w:val="005C40DF"/>
    <w:rsid w:val="005C4A8C"/>
    <w:rsid w:val="005C52C7"/>
    <w:rsid w:val="005C5770"/>
    <w:rsid w:val="005C6024"/>
    <w:rsid w:val="005C6047"/>
    <w:rsid w:val="005C62C4"/>
    <w:rsid w:val="005C665F"/>
    <w:rsid w:val="005C666C"/>
    <w:rsid w:val="005C6A3D"/>
    <w:rsid w:val="005C76F4"/>
    <w:rsid w:val="005C7B64"/>
    <w:rsid w:val="005C7DF5"/>
    <w:rsid w:val="005D051C"/>
    <w:rsid w:val="005D0583"/>
    <w:rsid w:val="005D0B93"/>
    <w:rsid w:val="005D0CD6"/>
    <w:rsid w:val="005D0FD7"/>
    <w:rsid w:val="005D10A7"/>
    <w:rsid w:val="005D11F7"/>
    <w:rsid w:val="005D1515"/>
    <w:rsid w:val="005D1726"/>
    <w:rsid w:val="005D1D5F"/>
    <w:rsid w:val="005D1F50"/>
    <w:rsid w:val="005D1FF1"/>
    <w:rsid w:val="005D30C6"/>
    <w:rsid w:val="005D364D"/>
    <w:rsid w:val="005D3A45"/>
    <w:rsid w:val="005D3C8A"/>
    <w:rsid w:val="005D3F86"/>
    <w:rsid w:val="005D45D3"/>
    <w:rsid w:val="005D47BB"/>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68E0"/>
    <w:rsid w:val="005E736A"/>
    <w:rsid w:val="005E769E"/>
    <w:rsid w:val="005E7787"/>
    <w:rsid w:val="005E7D00"/>
    <w:rsid w:val="005F00E6"/>
    <w:rsid w:val="005F024C"/>
    <w:rsid w:val="005F046D"/>
    <w:rsid w:val="005F058A"/>
    <w:rsid w:val="005F0A59"/>
    <w:rsid w:val="005F0B74"/>
    <w:rsid w:val="005F0C25"/>
    <w:rsid w:val="005F0CBC"/>
    <w:rsid w:val="005F0D78"/>
    <w:rsid w:val="005F108A"/>
    <w:rsid w:val="005F20B7"/>
    <w:rsid w:val="005F20E8"/>
    <w:rsid w:val="005F2C18"/>
    <w:rsid w:val="005F3B2B"/>
    <w:rsid w:val="005F3BF5"/>
    <w:rsid w:val="005F3CF3"/>
    <w:rsid w:val="005F51B6"/>
    <w:rsid w:val="005F5B6B"/>
    <w:rsid w:val="005F636B"/>
    <w:rsid w:val="005F6CA5"/>
    <w:rsid w:val="00600600"/>
    <w:rsid w:val="0060073F"/>
    <w:rsid w:val="00600782"/>
    <w:rsid w:val="00600ED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1027C"/>
    <w:rsid w:val="00610850"/>
    <w:rsid w:val="00610BBD"/>
    <w:rsid w:val="006114E9"/>
    <w:rsid w:val="00611B54"/>
    <w:rsid w:val="00611BE6"/>
    <w:rsid w:val="00611DB3"/>
    <w:rsid w:val="00611E6A"/>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13C6"/>
    <w:rsid w:val="006217D2"/>
    <w:rsid w:val="00622949"/>
    <w:rsid w:val="00622993"/>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FE9"/>
    <w:rsid w:val="006322E6"/>
    <w:rsid w:val="00632ABF"/>
    <w:rsid w:val="0063302F"/>
    <w:rsid w:val="00633B92"/>
    <w:rsid w:val="00633BC5"/>
    <w:rsid w:val="006344F1"/>
    <w:rsid w:val="00634D1D"/>
    <w:rsid w:val="00634F3C"/>
    <w:rsid w:val="00635EFF"/>
    <w:rsid w:val="00636514"/>
    <w:rsid w:val="00636962"/>
    <w:rsid w:val="006373C2"/>
    <w:rsid w:val="006374D3"/>
    <w:rsid w:val="00637D02"/>
    <w:rsid w:val="00640230"/>
    <w:rsid w:val="0064083A"/>
    <w:rsid w:val="0064090F"/>
    <w:rsid w:val="0064145A"/>
    <w:rsid w:val="00641AB5"/>
    <w:rsid w:val="00641F38"/>
    <w:rsid w:val="006424B9"/>
    <w:rsid w:val="0064265E"/>
    <w:rsid w:val="006427E1"/>
    <w:rsid w:val="00642D12"/>
    <w:rsid w:val="006430AE"/>
    <w:rsid w:val="0064315A"/>
    <w:rsid w:val="00643509"/>
    <w:rsid w:val="00644A9E"/>
    <w:rsid w:val="00644BC1"/>
    <w:rsid w:val="0064554B"/>
    <w:rsid w:val="00645665"/>
    <w:rsid w:val="006459DE"/>
    <w:rsid w:val="00645BEC"/>
    <w:rsid w:val="006463FC"/>
    <w:rsid w:val="006464C9"/>
    <w:rsid w:val="00646E66"/>
    <w:rsid w:val="00647217"/>
    <w:rsid w:val="00647276"/>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537B"/>
    <w:rsid w:val="00665757"/>
    <w:rsid w:val="00666183"/>
    <w:rsid w:val="0067050D"/>
    <w:rsid w:val="00670AB4"/>
    <w:rsid w:val="00670B72"/>
    <w:rsid w:val="00670EDE"/>
    <w:rsid w:val="00671764"/>
    <w:rsid w:val="00671A87"/>
    <w:rsid w:val="00671EC3"/>
    <w:rsid w:val="00672475"/>
    <w:rsid w:val="0067298D"/>
    <w:rsid w:val="00673AE1"/>
    <w:rsid w:val="00673B03"/>
    <w:rsid w:val="00673CE0"/>
    <w:rsid w:val="006747E1"/>
    <w:rsid w:val="0067486C"/>
    <w:rsid w:val="006751B7"/>
    <w:rsid w:val="00675269"/>
    <w:rsid w:val="006757D1"/>
    <w:rsid w:val="00675881"/>
    <w:rsid w:val="00675A6B"/>
    <w:rsid w:val="00675C8F"/>
    <w:rsid w:val="00676004"/>
    <w:rsid w:val="00676635"/>
    <w:rsid w:val="006766A2"/>
    <w:rsid w:val="00677AB4"/>
    <w:rsid w:val="00677C94"/>
    <w:rsid w:val="00677D85"/>
    <w:rsid w:val="00677DB5"/>
    <w:rsid w:val="006805C7"/>
    <w:rsid w:val="00680AE1"/>
    <w:rsid w:val="00680D2A"/>
    <w:rsid w:val="006820EA"/>
    <w:rsid w:val="00682475"/>
    <w:rsid w:val="0068260E"/>
    <w:rsid w:val="006826C7"/>
    <w:rsid w:val="006828BF"/>
    <w:rsid w:val="00682A2B"/>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68"/>
    <w:rsid w:val="006906B3"/>
    <w:rsid w:val="006907EB"/>
    <w:rsid w:val="00690A7F"/>
    <w:rsid w:val="006912D6"/>
    <w:rsid w:val="00691328"/>
    <w:rsid w:val="00691438"/>
    <w:rsid w:val="006914D9"/>
    <w:rsid w:val="00691820"/>
    <w:rsid w:val="00691CAC"/>
    <w:rsid w:val="00691D6B"/>
    <w:rsid w:val="00691E83"/>
    <w:rsid w:val="00691EA8"/>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CFC"/>
    <w:rsid w:val="006A1EEA"/>
    <w:rsid w:val="006A241D"/>
    <w:rsid w:val="006A25B4"/>
    <w:rsid w:val="006A2F16"/>
    <w:rsid w:val="006A381A"/>
    <w:rsid w:val="006A4933"/>
    <w:rsid w:val="006A5403"/>
    <w:rsid w:val="006A6896"/>
    <w:rsid w:val="006A6B23"/>
    <w:rsid w:val="006A70E7"/>
    <w:rsid w:val="006A70F2"/>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6A3"/>
    <w:rsid w:val="006B399A"/>
    <w:rsid w:val="006B3A12"/>
    <w:rsid w:val="006B428E"/>
    <w:rsid w:val="006B4586"/>
    <w:rsid w:val="006B45F8"/>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518C"/>
    <w:rsid w:val="006D52A4"/>
    <w:rsid w:val="006D5707"/>
    <w:rsid w:val="006D62CC"/>
    <w:rsid w:val="006D62DE"/>
    <w:rsid w:val="006D68F5"/>
    <w:rsid w:val="006D6B4A"/>
    <w:rsid w:val="006D6FB3"/>
    <w:rsid w:val="006D7075"/>
    <w:rsid w:val="006D72BC"/>
    <w:rsid w:val="006D7941"/>
    <w:rsid w:val="006E0292"/>
    <w:rsid w:val="006E071E"/>
    <w:rsid w:val="006E07B2"/>
    <w:rsid w:val="006E0EA3"/>
    <w:rsid w:val="006E134A"/>
    <w:rsid w:val="006E198F"/>
    <w:rsid w:val="006E2284"/>
    <w:rsid w:val="006E2E2B"/>
    <w:rsid w:val="006E2E41"/>
    <w:rsid w:val="006E310E"/>
    <w:rsid w:val="006E34A8"/>
    <w:rsid w:val="006E35F3"/>
    <w:rsid w:val="006E3EF1"/>
    <w:rsid w:val="006E4024"/>
    <w:rsid w:val="006E47BE"/>
    <w:rsid w:val="006E4CEF"/>
    <w:rsid w:val="006E51A2"/>
    <w:rsid w:val="006E59D8"/>
    <w:rsid w:val="006E5FCC"/>
    <w:rsid w:val="006E6108"/>
    <w:rsid w:val="006E6E2D"/>
    <w:rsid w:val="006E7B72"/>
    <w:rsid w:val="006E7DF3"/>
    <w:rsid w:val="006F009B"/>
    <w:rsid w:val="006F1186"/>
    <w:rsid w:val="006F12C3"/>
    <w:rsid w:val="006F14A9"/>
    <w:rsid w:val="006F1756"/>
    <w:rsid w:val="006F17E3"/>
    <w:rsid w:val="006F22B5"/>
    <w:rsid w:val="006F2602"/>
    <w:rsid w:val="006F3534"/>
    <w:rsid w:val="006F4553"/>
    <w:rsid w:val="006F460E"/>
    <w:rsid w:val="006F4D25"/>
    <w:rsid w:val="006F504A"/>
    <w:rsid w:val="006F534B"/>
    <w:rsid w:val="006F5D24"/>
    <w:rsid w:val="006F6022"/>
    <w:rsid w:val="006F65CD"/>
    <w:rsid w:val="006F6DFA"/>
    <w:rsid w:val="006F7567"/>
    <w:rsid w:val="006F7A17"/>
    <w:rsid w:val="00700B19"/>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0784B"/>
    <w:rsid w:val="007100AF"/>
    <w:rsid w:val="00710A3C"/>
    <w:rsid w:val="007118E9"/>
    <w:rsid w:val="007118F3"/>
    <w:rsid w:val="00711BC1"/>
    <w:rsid w:val="007129DE"/>
    <w:rsid w:val="00712B72"/>
    <w:rsid w:val="00712C21"/>
    <w:rsid w:val="00713375"/>
    <w:rsid w:val="00713787"/>
    <w:rsid w:val="00713914"/>
    <w:rsid w:val="007144E1"/>
    <w:rsid w:val="0071466E"/>
    <w:rsid w:val="0071491A"/>
    <w:rsid w:val="00714A51"/>
    <w:rsid w:val="00715139"/>
    <w:rsid w:val="007152C6"/>
    <w:rsid w:val="00715CC5"/>
    <w:rsid w:val="00716B0E"/>
    <w:rsid w:val="00716C8A"/>
    <w:rsid w:val="00717C37"/>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780"/>
    <w:rsid w:val="00731BAB"/>
    <w:rsid w:val="00731E3B"/>
    <w:rsid w:val="00731F14"/>
    <w:rsid w:val="00732368"/>
    <w:rsid w:val="007325C0"/>
    <w:rsid w:val="007325C1"/>
    <w:rsid w:val="00732B92"/>
    <w:rsid w:val="00732E4C"/>
    <w:rsid w:val="00733337"/>
    <w:rsid w:val="0073350A"/>
    <w:rsid w:val="00733657"/>
    <w:rsid w:val="00733A76"/>
    <w:rsid w:val="00733C63"/>
    <w:rsid w:val="007341F7"/>
    <w:rsid w:val="00734484"/>
    <w:rsid w:val="00734600"/>
    <w:rsid w:val="00734A2C"/>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272"/>
    <w:rsid w:val="007442A4"/>
    <w:rsid w:val="00744829"/>
    <w:rsid w:val="0074552D"/>
    <w:rsid w:val="00745854"/>
    <w:rsid w:val="00745B98"/>
    <w:rsid w:val="00745D7C"/>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E8C"/>
    <w:rsid w:val="00754F7E"/>
    <w:rsid w:val="00755219"/>
    <w:rsid w:val="00755A9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68"/>
    <w:rsid w:val="00762B60"/>
    <w:rsid w:val="00762BE8"/>
    <w:rsid w:val="00762DE4"/>
    <w:rsid w:val="007631BF"/>
    <w:rsid w:val="007633F3"/>
    <w:rsid w:val="007639B5"/>
    <w:rsid w:val="00763C64"/>
    <w:rsid w:val="00763E32"/>
    <w:rsid w:val="007643D3"/>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5D7"/>
    <w:rsid w:val="007707A8"/>
    <w:rsid w:val="007707E7"/>
    <w:rsid w:val="007707FA"/>
    <w:rsid w:val="00770933"/>
    <w:rsid w:val="00770C8B"/>
    <w:rsid w:val="00770DC2"/>
    <w:rsid w:val="00770EB7"/>
    <w:rsid w:val="00770F54"/>
    <w:rsid w:val="0077129D"/>
    <w:rsid w:val="007715A7"/>
    <w:rsid w:val="00771DBE"/>
    <w:rsid w:val="00771E65"/>
    <w:rsid w:val="007721C6"/>
    <w:rsid w:val="007727B4"/>
    <w:rsid w:val="00772A79"/>
    <w:rsid w:val="007730EC"/>
    <w:rsid w:val="00773707"/>
    <w:rsid w:val="007739C1"/>
    <w:rsid w:val="00774228"/>
    <w:rsid w:val="007742CD"/>
    <w:rsid w:val="00774470"/>
    <w:rsid w:val="00774977"/>
    <w:rsid w:val="00774B50"/>
    <w:rsid w:val="00775397"/>
    <w:rsid w:val="00776A6A"/>
    <w:rsid w:val="00776FC2"/>
    <w:rsid w:val="00780014"/>
    <w:rsid w:val="00780087"/>
    <w:rsid w:val="0078068C"/>
    <w:rsid w:val="00780A22"/>
    <w:rsid w:val="00780AE5"/>
    <w:rsid w:val="0078202E"/>
    <w:rsid w:val="00782F37"/>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C06"/>
    <w:rsid w:val="007872C6"/>
    <w:rsid w:val="00787431"/>
    <w:rsid w:val="0078771E"/>
    <w:rsid w:val="00787779"/>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71CB"/>
    <w:rsid w:val="00797B50"/>
    <w:rsid w:val="00797BA9"/>
    <w:rsid w:val="007A0252"/>
    <w:rsid w:val="007A0D93"/>
    <w:rsid w:val="007A16F7"/>
    <w:rsid w:val="007A1A26"/>
    <w:rsid w:val="007A1D63"/>
    <w:rsid w:val="007A1ECD"/>
    <w:rsid w:val="007A23ED"/>
    <w:rsid w:val="007A3277"/>
    <w:rsid w:val="007A3715"/>
    <w:rsid w:val="007A3A26"/>
    <w:rsid w:val="007A3B3A"/>
    <w:rsid w:val="007A45CF"/>
    <w:rsid w:val="007A5056"/>
    <w:rsid w:val="007A5202"/>
    <w:rsid w:val="007A5AF8"/>
    <w:rsid w:val="007A5C7D"/>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A60"/>
    <w:rsid w:val="007B0FB3"/>
    <w:rsid w:val="007B13EC"/>
    <w:rsid w:val="007B13FB"/>
    <w:rsid w:val="007B1BA5"/>
    <w:rsid w:val="007B1BB7"/>
    <w:rsid w:val="007B1D82"/>
    <w:rsid w:val="007B1E4C"/>
    <w:rsid w:val="007B2207"/>
    <w:rsid w:val="007B26C0"/>
    <w:rsid w:val="007B2A36"/>
    <w:rsid w:val="007B2B14"/>
    <w:rsid w:val="007B2EDB"/>
    <w:rsid w:val="007B3BD3"/>
    <w:rsid w:val="007B3ECD"/>
    <w:rsid w:val="007B4BCA"/>
    <w:rsid w:val="007B4FD6"/>
    <w:rsid w:val="007B5114"/>
    <w:rsid w:val="007B58E4"/>
    <w:rsid w:val="007B64C3"/>
    <w:rsid w:val="007B7404"/>
    <w:rsid w:val="007B781E"/>
    <w:rsid w:val="007B7EA5"/>
    <w:rsid w:val="007C02C9"/>
    <w:rsid w:val="007C0D5E"/>
    <w:rsid w:val="007C0F29"/>
    <w:rsid w:val="007C193C"/>
    <w:rsid w:val="007C19D5"/>
    <w:rsid w:val="007C1BE1"/>
    <w:rsid w:val="007C1D82"/>
    <w:rsid w:val="007C1EE7"/>
    <w:rsid w:val="007C23FA"/>
    <w:rsid w:val="007C2AC7"/>
    <w:rsid w:val="007C32D4"/>
    <w:rsid w:val="007C3388"/>
    <w:rsid w:val="007C356F"/>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F70"/>
    <w:rsid w:val="007E2B57"/>
    <w:rsid w:val="007E36F8"/>
    <w:rsid w:val="007E383E"/>
    <w:rsid w:val="007E3C85"/>
    <w:rsid w:val="007E403E"/>
    <w:rsid w:val="007E4531"/>
    <w:rsid w:val="007E4EB4"/>
    <w:rsid w:val="007E541F"/>
    <w:rsid w:val="007E5516"/>
    <w:rsid w:val="007E57D3"/>
    <w:rsid w:val="007E684B"/>
    <w:rsid w:val="007E7611"/>
    <w:rsid w:val="007E773A"/>
    <w:rsid w:val="007E7925"/>
    <w:rsid w:val="007F037A"/>
    <w:rsid w:val="007F0430"/>
    <w:rsid w:val="007F055E"/>
    <w:rsid w:val="007F0957"/>
    <w:rsid w:val="007F0B56"/>
    <w:rsid w:val="007F0E95"/>
    <w:rsid w:val="007F12E6"/>
    <w:rsid w:val="007F150C"/>
    <w:rsid w:val="007F16B1"/>
    <w:rsid w:val="007F1974"/>
    <w:rsid w:val="007F1AEF"/>
    <w:rsid w:val="007F1E0B"/>
    <w:rsid w:val="007F3AB0"/>
    <w:rsid w:val="007F3F10"/>
    <w:rsid w:val="007F44E2"/>
    <w:rsid w:val="007F47C9"/>
    <w:rsid w:val="007F4916"/>
    <w:rsid w:val="007F4B8C"/>
    <w:rsid w:val="007F4E71"/>
    <w:rsid w:val="007F4F0D"/>
    <w:rsid w:val="007F512E"/>
    <w:rsid w:val="007F55DD"/>
    <w:rsid w:val="007F582C"/>
    <w:rsid w:val="007F648B"/>
    <w:rsid w:val="007F7329"/>
    <w:rsid w:val="007F73B0"/>
    <w:rsid w:val="007F7CDC"/>
    <w:rsid w:val="00800837"/>
    <w:rsid w:val="00800917"/>
    <w:rsid w:val="00800980"/>
    <w:rsid w:val="0080098E"/>
    <w:rsid w:val="00800D15"/>
    <w:rsid w:val="00800D37"/>
    <w:rsid w:val="008010A2"/>
    <w:rsid w:val="00801A6C"/>
    <w:rsid w:val="00801DDA"/>
    <w:rsid w:val="00801ECB"/>
    <w:rsid w:val="00802341"/>
    <w:rsid w:val="00802BC2"/>
    <w:rsid w:val="00803741"/>
    <w:rsid w:val="00803C7C"/>
    <w:rsid w:val="00803F08"/>
    <w:rsid w:val="0080471F"/>
    <w:rsid w:val="00804C54"/>
    <w:rsid w:val="00804DBC"/>
    <w:rsid w:val="00805E74"/>
    <w:rsid w:val="00806BBC"/>
    <w:rsid w:val="00806D3F"/>
    <w:rsid w:val="00806E21"/>
    <w:rsid w:val="008076B5"/>
    <w:rsid w:val="00807CC5"/>
    <w:rsid w:val="00807CD6"/>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775"/>
    <w:rsid w:val="0082693A"/>
    <w:rsid w:val="0082696F"/>
    <w:rsid w:val="00827C19"/>
    <w:rsid w:val="00830029"/>
    <w:rsid w:val="00830512"/>
    <w:rsid w:val="00830582"/>
    <w:rsid w:val="008309AD"/>
    <w:rsid w:val="008317CF"/>
    <w:rsid w:val="00832348"/>
    <w:rsid w:val="00832CCB"/>
    <w:rsid w:val="00833049"/>
    <w:rsid w:val="008333C3"/>
    <w:rsid w:val="008344B3"/>
    <w:rsid w:val="008344BA"/>
    <w:rsid w:val="00834530"/>
    <w:rsid w:val="008359DE"/>
    <w:rsid w:val="00836145"/>
    <w:rsid w:val="0083677B"/>
    <w:rsid w:val="00836B7E"/>
    <w:rsid w:val="00837826"/>
    <w:rsid w:val="00837C58"/>
    <w:rsid w:val="00837DA8"/>
    <w:rsid w:val="00840097"/>
    <w:rsid w:val="008402C0"/>
    <w:rsid w:val="0084060D"/>
    <w:rsid w:val="00840704"/>
    <w:rsid w:val="008408BE"/>
    <w:rsid w:val="008408C7"/>
    <w:rsid w:val="00840DA9"/>
    <w:rsid w:val="00840FF2"/>
    <w:rsid w:val="00841896"/>
    <w:rsid w:val="00841A3E"/>
    <w:rsid w:val="00841B17"/>
    <w:rsid w:val="00841D28"/>
    <w:rsid w:val="00841E17"/>
    <w:rsid w:val="00842270"/>
    <w:rsid w:val="00842556"/>
    <w:rsid w:val="00842687"/>
    <w:rsid w:val="00842873"/>
    <w:rsid w:val="00842F11"/>
    <w:rsid w:val="00845174"/>
    <w:rsid w:val="00845183"/>
    <w:rsid w:val="00845641"/>
    <w:rsid w:val="008456FA"/>
    <w:rsid w:val="0084596B"/>
    <w:rsid w:val="00846181"/>
    <w:rsid w:val="008471E7"/>
    <w:rsid w:val="00847813"/>
    <w:rsid w:val="00847D08"/>
    <w:rsid w:val="0085050D"/>
    <w:rsid w:val="0085098E"/>
    <w:rsid w:val="00850C45"/>
    <w:rsid w:val="00850C79"/>
    <w:rsid w:val="008514CA"/>
    <w:rsid w:val="00852258"/>
    <w:rsid w:val="00852F59"/>
    <w:rsid w:val="00853192"/>
    <w:rsid w:val="008532D1"/>
    <w:rsid w:val="00853720"/>
    <w:rsid w:val="008538DF"/>
    <w:rsid w:val="00853AF4"/>
    <w:rsid w:val="00853BAB"/>
    <w:rsid w:val="008548AF"/>
    <w:rsid w:val="00854A29"/>
    <w:rsid w:val="0085582A"/>
    <w:rsid w:val="00855AC9"/>
    <w:rsid w:val="00855E9A"/>
    <w:rsid w:val="00856000"/>
    <w:rsid w:val="008565C7"/>
    <w:rsid w:val="00856F38"/>
    <w:rsid w:val="00857205"/>
    <w:rsid w:val="008575C7"/>
    <w:rsid w:val="00857829"/>
    <w:rsid w:val="00857FE5"/>
    <w:rsid w:val="008603BD"/>
    <w:rsid w:val="00860DDF"/>
    <w:rsid w:val="0086101E"/>
    <w:rsid w:val="00861199"/>
    <w:rsid w:val="00861583"/>
    <w:rsid w:val="00861C39"/>
    <w:rsid w:val="00861ED1"/>
    <w:rsid w:val="00861FD9"/>
    <w:rsid w:val="008620D3"/>
    <w:rsid w:val="00862233"/>
    <w:rsid w:val="008622A0"/>
    <w:rsid w:val="00862C98"/>
    <w:rsid w:val="00862D00"/>
    <w:rsid w:val="00862D7D"/>
    <w:rsid w:val="0086312D"/>
    <w:rsid w:val="00863857"/>
    <w:rsid w:val="00863962"/>
    <w:rsid w:val="0086483D"/>
    <w:rsid w:val="00864D2D"/>
    <w:rsid w:val="0086585E"/>
    <w:rsid w:val="00865C17"/>
    <w:rsid w:val="008661AC"/>
    <w:rsid w:val="00866563"/>
    <w:rsid w:val="00867063"/>
    <w:rsid w:val="008675C1"/>
    <w:rsid w:val="00867BFA"/>
    <w:rsid w:val="00870DE4"/>
    <w:rsid w:val="008725BC"/>
    <w:rsid w:val="008738CE"/>
    <w:rsid w:val="008750A1"/>
    <w:rsid w:val="0087515B"/>
    <w:rsid w:val="00875AC2"/>
    <w:rsid w:val="00876862"/>
    <w:rsid w:val="00876F74"/>
    <w:rsid w:val="008772EA"/>
    <w:rsid w:val="008778D0"/>
    <w:rsid w:val="00880500"/>
    <w:rsid w:val="00880896"/>
    <w:rsid w:val="008808BB"/>
    <w:rsid w:val="0088130C"/>
    <w:rsid w:val="00881653"/>
    <w:rsid w:val="008820E0"/>
    <w:rsid w:val="0088245D"/>
    <w:rsid w:val="0088363D"/>
    <w:rsid w:val="00883B89"/>
    <w:rsid w:val="00884126"/>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74"/>
    <w:rsid w:val="008921F4"/>
    <w:rsid w:val="008922E7"/>
    <w:rsid w:val="0089230A"/>
    <w:rsid w:val="00892930"/>
    <w:rsid w:val="008930F7"/>
    <w:rsid w:val="008937B9"/>
    <w:rsid w:val="00893B19"/>
    <w:rsid w:val="00893C84"/>
    <w:rsid w:val="00893C88"/>
    <w:rsid w:val="0089412C"/>
    <w:rsid w:val="0089426E"/>
    <w:rsid w:val="00894758"/>
    <w:rsid w:val="00894C2B"/>
    <w:rsid w:val="00894EFA"/>
    <w:rsid w:val="00894F32"/>
    <w:rsid w:val="00895006"/>
    <w:rsid w:val="00895814"/>
    <w:rsid w:val="00895A7B"/>
    <w:rsid w:val="00895F31"/>
    <w:rsid w:val="008960FA"/>
    <w:rsid w:val="00896809"/>
    <w:rsid w:val="00896B9F"/>
    <w:rsid w:val="0089723D"/>
    <w:rsid w:val="008978A2"/>
    <w:rsid w:val="00897BA6"/>
    <w:rsid w:val="00897E4D"/>
    <w:rsid w:val="008A1327"/>
    <w:rsid w:val="008A133E"/>
    <w:rsid w:val="008A15B1"/>
    <w:rsid w:val="008A1E78"/>
    <w:rsid w:val="008A206D"/>
    <w:rsid w:val="008A2AE2"/>
    <w:rsid w:val="008A3A26"/>
    <w:rsid w:val="008A3D15"/>
    <w:rsid w:val="008A4C21"/>
    <w:rsid w:val="008A4DE8"/>
    <w:rsid w:val="008A5179"/>
    <w:rsid w:val="008A5AA4"/>
    <w:rsid w:val="008A5BC5"/>
    <w:rsid w:val="008A61DE"/>
    <w:rsid w:val="008A61E2"/>
    <w:rsid w:val="008A654F"/>
    <w:rsid w:val="008A68DB"/>
    <w:rsid w:val="008A6D44"/>
    <w:rsid w:val="008A704F"/>
    <w:rsid w:val="008A72EA"/>
    <w:rsid w:val="008B02C1"/>
    <w:rsid w:val="008B07F2"/>
    <w:rsid w:val="008B0DA5"/>
    <w:rsid w:val="008B0EE1"/>
    <w:rsid w:val="008B22F7"/>
    <w:rsid w:val="008B317C"/>
    <w:rsid w:val="008B3528"/>
    <w:rsid w:val="008B3B3A"/>
    <w:rsid w:val="008B59CC"/>
    <w:rsid w:val="008B5B71"/>
    <w:rsid w:val="008B5F4E"/>
    <w:rsid w:val="008B5F97"/>
    <w:rsid w:val="008B63D8"/>
    <w:rsid w:val="008B65F8"/>
    <w:rsid w:val="008B6D0D"/>
    <w:rsid w:val="008B727C"/>
    <w:rsid w:val="008B7364"/>
    <w:rsid w:val="008B739A"/>
    <w:rsid w:val="008B74A9"/>
    <w:rsid w:val="008B775C"/>
    <w:rsid w:val="008B7BB5"/>
    <w:rsid w:val="008C047E"/>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2ACC"/>
    <w:rsid w:val="008D3454"/>
    <w:rsid w:val="008D3A0C"/>
    <w:rsid w:val="008D3D54"/>
    <w:rsid w:val="008D4FC4"/>
    <w:rsid w:val="008D56A3"/>
    <w:rsid w:val="008D594B"/>
    <w:rsid w:val="008D5C27"/>
    <w:rsid w:val="008D675A"/>
    <w:rsid w:val="008D686A"/>
    <w:rsid w:val="008D6925"/>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7779"/>
    <w:rsid w:val="008E7980"/>
    <w:rsid w:val="008E7F2C"/>
    <w:rsid w:val="008F0159"/>
    <w:rsid w:val="008F12CB"/>
    <w:rsid w:val="008F1582"/>
    <w:rsid w:val="008F168A"/>
    <w:rsid w:val="008F1C56"/>
    <w:rsid w:val="008F1C7B"/>
    <w:rsid w:val="008F1FE0"/>
    <w:rsid w:val="008F219A"/>
    <w:rsid w:val="008F27B9"/>
    <w:rsid w:val="008F3C12"/>
    <w:rsid w:val="008F41F4"/>
    <w:rsid w:val="008F441A"/>
    <w:rsid w:val="008F45C3"/>
    <w:rsid w:val="008F45EA"/>
    <w:rsid w:val="008F47C4"/>
    <w:rsid w:val="008F6136"/>
    <w:rsid w:val="008F6777"/>
    <w:rsid w:val="008F6AC4"/>
    <w:rsid w:val="008F6D02"/>
    <w:rsid w:val="008F6E7F"/>
    <w:rsid w:val="008F7776"/>
    <w:rsid w:val="008F7793"/>
    <w:rsid w:val="009000FE"/>
    <w:rsid w:val="0090015A"/>
    <w:rsid w:val="009003A6"/>
    <w:rsid w:val="00900DF6"/>
    <w:rsid w:val="00901C15"/>
    <w:rsid w:val="00901CC0"/>
    <w:rsid w:val="0090291F"/>
    <w:rsid w:val="00903347"/>
    <w:rsid w:val="0090349F"/>
    <w:rsid w:val="009037FD"/>
    <w:rsid w:val="00903B35"/>
    <w:rsid w:val="00903E0B"/>
    <w:rsid w:val="0090436B"/>
    <w:rsid w:val="009043DD"/>
    <w:rsid w:val="009043E5"/>
    <w:rsid w:val="0090467D"/>
    <w:rsid w:val="00904750"/>
    <w:rsid w:val="00905795"/>
    <w:rsid w:val="009058F6"/>
    <w:rsid w:val="00906028"/>
    <w:rsid w:val="0090617F"/>
    <w:rsid w:val="0090648E"/>
    <w:rsid w:val="00907063"/>
    <w:rsid w:val="009072CB"/>
    <w:rsid w:val="00907C4D"/>
    <w:rsid w:val="00907FA8"/>
    <w:rsid w:val="00910163"/>
    <w:rsid w:val="009107F5"/>
    <w:rsid w:val="009113A7"/>
    <w:rsid w:val="00911CE8"/>
    <w:rsid w:val="00912E7C"/>
    <w:rsid w:val="009143FB"/>
    <w:rsid w:val="009146DA"/>
    <w:rsid w:val="0091485D"/>
    <w:rsid w:val="0091491F"/>
    <w:rsid w:val="0091528C"/>
    <w:rsid w:val="00915750"/>
    <w:rsid w:val="009159A4"/>
    <w:rsid w:val="00915A27"/>
    <w:rsid w:val="00915AED"/>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A17"/>
    <w:rsid w:val="00925E63"/>
    <w:rsid w:val="00926026"/>
    <w:rsid w:val="0092663B"/>
    <w:rsid w:val="009302A1"/>
    <w:rsid w:val="00930486"/>
    <w:rsid w:val="0093087E"/>
    <w:rsid w:val="00930ADA"/>
    <w:rsid w:val="00931054"/>
    <w:rsid w:val="009310F4"/>
    <w:rsid w:val="00931A4C"/>
    <w:rsid w:val="009323D1"/>
    <w:rsid w:val="009331B3"/>
    <w:rsid w:val="00933573"/>
    <w:rsid w:val="00933F33"/>
    <w:rsid w:val="00934043"/>
    <w:rsid w:val="0093409A"/>
    <w:rsid w:val="00934585"/>
    <w:rsid w:val="009355DC"/>
    <w:rsid w:val="0093579B"/>
    <w:rsid w:val="00935D67"/>
    <w:rsid w:val="00935E03"/>
    <w:rsid w:val="00936752"/>
    <w:rsid w:val="009367F6"/>
    <w:rsid w:val="0093683B"/>
    <w:rsid w:val="00936E5B"/>
    <w:rsid w:val="00936FE5"/>
    <w:rsid w:val="00937024"/>
    <w:rsid w:val="009409E1"/>
    <w:rsid w:val="00941090"/>
    <w:rsid w:val="0094187B"/>
    <w:rsid w:val="00941F00"/>
    <w:rsid w:val="00942792"/>
    <w:rsid w:val="009429A0"/>
    <w:rsid w:val="00942D01"/>
    <w:rsid w:val="00942E10"/>
    <w:rsid w:val="00942EAA"/>
    <w:rsid w:val="009430E3"/>
    <w:rsid w:val="00943364"/>
    <w:rsid w:val="00943945"/>
    <w:rsid w:val="009439FB"/>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42F"/>
    <w:rsid w:val="009504D7"/>
    <w:rsid w:val="009507F5"/>
    <w:rsid w:val="009508BE"/>
    <w:rsid w:val="00950947"/>
    <w:rsid w:val="00950CFD"/>
    <w:rsid w:val="009511F9"/>
    <w:rsid w:val="009534C8"/>
    <w:rsid w:val="0095392C"/>
    <w:rsid w:val="00953FAA"/>
    <w:rsid w:val="009541C3"/>
    <w:rsid w:val="0095454E"/>
    <w:rsid w:val="0095489A"/>
    <w:rsid w:val="00954FC8"/>
    <w:rsid w:val="00955DB3"/>
    <w:rsid w:val="00955FAE"/>
    <w:rsid w:val="00956654"/>
    <w:rsid w:val="00956817"/>
    <w:rsid w:val="009568AE"/>
    <w:rsid w:val="00956AE3"/>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837"/>
    <w:rsid w:val="00965930"/>
    <w:rsid w:val="00965CD0"/>
    <w:rsid w:val="00966528"/>
    <w:rsid w:val="009669B2"/>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3E2E"/>
    <w:rsid w:val="00974186"/>
    <w:rsid w:val="00974303"/>
    <w:rsid w:val="0097432F"/>
    <w:rsid w:val="009746A9"/>
    <w:rsid w:val="00974BA2"/>
    <w:rsid w:val="00975847"/>
    <w:rsid w:val="00975870"/>
    <w:rsid w:val="009761AD"/>
    <w:rsid w:val="00976E61"/>
    <w:rsid w:val="00977728"/>
    <w:rsid w:val="00977D08"/>
    <w:rsid w:val="00980000"/>
    <w:rsid w:val="00980091"/>
    <w:rsid w:val="00980505"/>
    <w:rsid w:val="00981C1D"/>
    <w:rsid w:val="00982219"/>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B43"/>
    <w:rsid w:val="00985BF1"/>
    <w:rsid w:val="00985FA0"/>
    <w:rsid w:val="00985FCA"/>
    <w:rsid w:val="00985FDE"/>
    <w:rsid w:val="00986312"/>
    <w:rsid w:val="00986E0F"/>
    <w:rsid w:val="00987D2C"/>
    <w:rsid w:val="00991221"/>
    <w:rsid w:val="0099154A"/>
    <w:rsid w:val="00991DEC"/>
    <w:rsid w:val="009920D7"/>
    <w:rsid w:val="00993530"/>
    <w:rsid w:val="00993663"/>
    <w:rsid w:val="00993B85"/>
    <w:rsid w:val="00993CEA"/>
    <w:rsid w:val="00994045"/>
    <w:rsid w:val="009944BB"/>
    <w:rsid w:val="00994587"/>
    <w:rsid w:val="00994C70"/>
    <w:rsid w:val="00994E36"/>
    <w:rsid w:val="00995079"/>
    <w:rsid w:val="009953F2"/>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B23"/>
    <w:rsid w:val="009A72A3"/>
    <w:rsid w:val="009A739E"/>
    <w:rsid w:val="009A7507"/>
    <w:rsid w:val="009A7519"/>
    <w:rsid w:val="009A7573"/>
    <w:rsid w:val="009A79BD"/>
    <w:rsid w:val="009B0411"/>
    <w:rsid w:val="009B04CF"/>
    <w:rsid w:val="009B0870"/>
    <w:rsid w:val="009B1209"/>
    <w:rsid w:val="009B1728"/>
    <w:rsid w:val="009B1D48"/>
    <w:rsid w:val="009B2613"/>
    <w:rsid w:val="009B2E8B"/>
    <w:rsid w:val="009B3338"/>
    <w:rsid w:val="009B3613"/>
    <w:rsid w:val="009B3F94"/>
    <w:rsid w:val="009B4E96"/>
    <w:rsid w:val="009B5000"/>
    <w:rsid w:val="009B5FE6"/>
    <w:rsid w:val="009B6327"/>
    <w:rsid w:val="009B638F"/>
    <w:rsid w:val="009B6F11"/>
    <w:rsid w:val="009B71C8"/>
    <w:rsid w:val="009B7B39"/>
    <w:rsid w:val="009C055F"/>
    <w:rsid w:val="009C0655"/>
    <w:rsid w:val="009C1CE6"/>
    <w:rsid w:val="009C2156"/>
    <w:rsid w:val="009C23EE"/>
    <w:rsid w:val="009C26AA"/>
    <w:rsid w:val="009C2EB4"/>
    <w:rsid w:val="009C30F0"/>
    <w:rsid w:val="009C3559"/>
    <w:rsid w:val="009C355F"/>
    <w:rsid w:val="009C383C"/>
    <w:rsid w:val="009C4DF3"/>
    <w:rsid w:val="009C50E4"/>
    <w:rsid w:val="009C5168"/>
    <w:rsid w:val="009C53E5"/>
    <w:rsid w:val="009C6735"/>
    <w:rsid w:val="009C699D"/>
    <w:rsid w:val="009C6B8B"/>
    <w:rsid w:val="009C75CA"/>
    <w:rsid w:val="009D0E43"/>
    <w:rsid w:val="009D12C8"/>
    <w:rsid w:val="009D138A"/>
    <w:rsid w:val="009D1715"/>
    <w:rsid w:val="009D1770"/>
    <w:rsid w:val="009D1A23"/>
    <w:rsid w:val="009D27E5"/>
    <w:rsid w:val="009D3060"/>
    <w:rsid w:val="009D31CD"/>
    <w:rsid w:val="009D3872"/>
    <w:rsid w:val="009D3983"/>
    <w:rsid w:val="009D3C1A"/>
    <w:rsid w:val="009D4061"/>
    <w:rsid w:val="009D4E60"/>
    <w:rsid w:val="009D501A"/>
    <w:rsid w:val="009D51A8"/>
    <w:rsid w:val="009D5415"/>
    <w:rsid w:val="009D54D9"/>
    <w:rsid w:val="009D59EA"/>
    <w:rsid w:val="009D59EB"/>
    <w:rsid w:val="009D5B3A"/>
    <w:rsid w:val="009D5E01"/>
    <w:rsid w:val="009D63AA"/>
    <w:rsid w:val="009D76DC"/>
    <w:rsid w:val="009D76E9"/>
    <w:rsid w:val="009D7732"/>
    <w:rsid w:val="009D7896"/>
    <w:rsid w:val="009D7A6F"/>
    <w:rsid w:val="009D7F95"/>
    <w:rsid w:val="009E01CE"/>
    <w:rsid w:val="009E04F6"/>
    <w:rsid w:val="009E0852"/>
    <w:rsid w:val="009E0895"/>
    <w:rsid w:val="009E0C45"/>
    <w:rsid w:val="009E13F7"/>
    <w:rsid w:val="009E1498"/>
    <w:rsid w:val="009E2CA1"/>
    <w:rsid w:val="009E2D84"/>
    <w:rsid w:val="009E3228"/>
    <w:rsid w:val="009E47B5"/>
    <w:rsid w:val="009E4EE7"/>
    <w:rsid w:val="009E574D"/>
    <w:rsid w:val="009E5BAA"/>
    <w:rsid w:val="009E6B02"/>
    <w:rsid w:val="009E6FD4"/>
    <w:rsid w:val="009E775F"/>
    <w:rsid w:val="009E7B98"/>
    <w:rsid w:val="009E7C16"/>
    <w:rsid w:val="009F098B"/>
    <w:rsid w:val="009F11C9"/>
    <w:rsid w:val="009F142B"/>
    <w:rsid w:val="009F1889"/>
    <w:rsid w:val="009F1E49"/>
    <w:rsid w:val="009F1F3F"/>
    <w:rsid w:val="009F2F57"/>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4A9"/>
    <w:rsid w:val="00A06D09"/>
    <w:rsid w:val="00A0707F"/>
    <w:rsid w:val="00A070A8"/>
    <w:rsid w:val="00A07969"/>
    <w:rsid w:val="00A07B04"/>
    <w:rsid w:val="00A105CE"/>
    <w:rsid w:val="00A10D3B"/>
    <w:rsid w:val="00A119B0"/>
    <w:rsid w:val="00A1209F"/>
    <w:rsid w:val="00A121B8"/>
    <w:rsid w:val="00A133A8"/>
    <w:rsid w:val="00A1413F"/>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3144"/>
    <w:rsid w:val="00A2348C"/>
    <w:rsid w:val="00A2425C"/>
    <w:rsid w:val="00A24456"/>
    <w:rsid w:val="00A244B2"/>
    <w:rsid w:val="00A24544"/>
    <w:rsid w:val="00A24D5C"/>
    <w:rsid w:val="00A24E15"/>
    <w:rsid w:val="00A2531C"/>
    <w:rsid w:val="00A2698E"/>
    <w:rsid w:val="00A27822"/>
    <w:rsid w:val="00A27E42"/>
    <w:rsid w:val="00A30DE1"/>
    <w:rsid w:val="00A30F5A"/>
    <w:rsid w:val="00A31F12"/>
    <w:rsid w:val="00A323C3"/>
    <w:rsid w:val="00A324A8"/>
    <w:rsid w:val="00A34160"/>
    <w:rsid w:val="00A34232"/>
    <w:rsid w:val="00A34397"/>
    <w:rsid w:val="00A3530B"/>
    <w:rsid w:val="00A35743"/>
    <w:rsid w:val="00A35FB6"/>
    <w:rsid w:val="00A35FCD"/>
    <w:rsid w:val="00A362D3"/>
    <w:rsid w:val="00A371D5"/>
    <w:rsid w:val="00A3759A"/>
    <w:rsid w:val="00A377A8"/>
    <w:rsid w:val="00A40288"/>
    <w:rsid w:val="00A40991"/>
    <w:rsid w:val="00A40CA7"/>
    <w:rsid w:val="00A41B0D"/>
    <w:rsid w:val="00A41BA9"/>
    <w:rsid w:val="00A41FF0"/>
    <w:rsid w:val="00A42A19"/>
    <w:rsid w:val="00A42A6F"/>
    <w:rsid w:val="00A42CFD"/>
    <w:rsid w:val="00A43344"/>
    <w:rsid w:val="00A43AB1"/>
    <w:rsid w:val="00A43C5E"/>
    <w:rsid w:val="00A43D11"/>
    <w:rsid w:val="00A43ECA"/>
    <w:rsid w:val="00A4494A"/>
    <w:rsid w:val="00A451F8"/>
    <w:rsid w:val="00A45BB8"/>
    <w:rsid w:val="00A45E1A"/>
    <w:rsid w:val="00A461CD"/>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5CA"/>
    <w:rsid w:val="00A56E31"/>
    <w:rsid w:val="00A573E6"/>
    <w:rsid w:val="00A576AD"/>
    <w:rsid w:val="00A577A3"/>
    <w:rsid w:val="00A57B08"/>
    <w:rsid w:val="00A6102A"/>
    <w:rsid w:val="00A617E9"/>
    <w:rsid w:val="00A61AAD"/>
    <w:rsid w:val="00A6205D"/>
    <w:rsid w:val="00A62306"/>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041"/>
    <w:rsid w:val="00A714B5"/>
    <w:rsid w:val="00A7200A"/>
    <w:rsid w:val="00A7265E"/>
    <w:rsid w:val="00A72B66"/>
    <w:rsid w:val="00A72DFA"/>
    <w:rsid w:val="00A7309B"/>
    <w:rsid w:val="00A730B8"/>
    <w:rsid w:val="00A74098"/>
    <w:rsid w:val="00A7412F"/>
    <w:rsid w:val="00A74228"/>
    <w:rsid w:val="00A742EE"/>
    <w:rsid w:val="00A746DA"/>
    <w:rsid w:val="00A74C2C"/>
    <w:rsid w:val="00A74C91"/>
    <w:rsid w:val="00A74CB3"/>
    <w:rsid w:val="00A7530A"/>
    <w:rsid w:val="00A75E2C"/>
    <w:rsid w:val="00A761EE"/>
    <w:rsid w:val="00A7648E"/>
    <w:rsid w:val="00A7652B"/>
    <w:rsid w:val="00A76FFF"/>
    <w:rsid w:val="00A773A7"/>
    <w:rsid w:val="00A776E2"/>
    <w:rsid w:val="00A778F5"/>
    <w:rsid w:val="00A77B71"/>
    <w:rsid w:val="00A77EBB"/>
    <w:rsid w:val="00A8032E"/>
    <w:rsid w:val="00A80698"/>
    <w:rsid w:val="00A808B6"/>
    <w:rsid w:val="00A810D5"/>
    <w:rsid w:val="00A8143C"/>
    <w:rsid w:val="00A81BF0"/>
    <w:rsid w:val="00A8289E"/>
    <w:rsid w:val="00A82E81"/>
    <w:rsid w:val="00A839AF"/>
    <w:rsid w:val="00A8467A"/>
    <w:rsid w:val="00A84790"/>
    <w:rsid w:val="00A847BB"/>
    <w:rsid w:val="00A84998"/>
    <w:rsid w:val="00A84CD2"/>
    <w:rsid w:val="00A84F62"/>
    <w:rsid w:val="00A84F7F"/>
    <w:rsid w:val="00A850FC"/>
    <w:rsid w:val="00A851DC"/>
    <w:rsid w:val="00A85824"/>
    <w:rsid w:val="00A85E09"/>
    <w:rsid w:val="00A86240"/>
    <w:rsid w:val="00A863F3"/>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4D83"/>
    <w:rsid w:val="00A9538D"/>
    <w:rsid w:val="00A95991"/>
    <w:rsid w:val="00A96580"/>
    <w:rsid w:val="00A969D7"/>
    <w:rsid w:val="00A96A53"/>
    <w:rsid w:val="00A96DA1"/>
    <w:rsid w:val="00A977CF"/>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BF6"/>
    <w:rsid w:val="00AB233A"/>
    <w:rsid w:val="00AB314B"/>
    <w:rsid w:val="00AB34E0"/>
    <w:rsid w:val="00AB350E"/>
    <w:rsid w:val="00AB358C"/>
    <w:rsid w:val="00AB3892"/>
    <w:rsid w:val="00AB436D"/>
    <w:rsid w:val="00AB49CA"/>
    <w:rsid w:val="00AB4C9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7E8"/>
    <w:rsid w:val="00AC3848"/>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9"/>
    <w:rsid w:val="00AD380C"/>
    <w:rsid w:val="00AD3CEF"/>
    <w:rsid w:val="00AD4D60"/>
    <w:rsid w:val="00AD4F3A"/>
    <w:rsid w:val="00AD5340"/>
    <w:rsid w:val="00AD581F"/>
    <w:rsid w:val="00AD58E4"/>
    <w:rsid w:val="00AD5B27"/>
    <w:rsid w:val="00AD5BB2"/>
    <w:rsid w:val="00AD649C"/>
    <w:rsid w:val="00AD6C1B"/>
    <w:rsid w:val="00AD6C23"/>
    <w:rsid w:val="00AD6DB2"/>
    <w:rsid w:val="00AD6E2A"/>
    <w:rsid w:val="00AD6FB6"/>
    <w:rsid w:val="00AD7357"/>
    <w:rsid w:val="00AD79A6"/>
    <w:rsid w:val="00AE0161"/>
    <w:rsid w:val="00AE0997"/>
    <w:rsid w:val="00AE12EA"/>
    <w:rsid w:val="00AE1AE2"/>
    <w:rsid w:val="00AE25E5"/>
    <w:rsid w:val="00AE2AB7"/>
    <w:rsid w:val="00AE2D1B"/>
    <w:rsid w:val="00AE3142"/>
    <w:rsid w:val="00AE3516"/>
    <w:rsid w:val="00AE379B"/>
    <w:rsid w:val="00AE37EC"/>
    <w:rsid w:val="00AE3AF7"/>
    <w:rsid w:val="00AE4498"/>
    <w:rsid w:val="00AE5084"/>
    <w:rsid w:val="00AE5A71"/>
    <w:rsid w:val="00AE5AE8"/>
    <w:rsid w:val="00AE5B2B"/>
    <w:rsid w:val="00AE5F39"/>
    <w:rsid w:val="00AE6013"/>
    <w:rsid w:val="00AE7556"/>
    <w:rsid w:val="00AE7AEC"/>
    <w:rsid w:val="00AF00C8"/>
    <w:rsid w:val="00AF05B6"/>
    <w:rsid w:val="00AF0C8C"/>
    <w:rsid w:val="00AF0CB1"/>
    <w:rsid w:val="00AF1F58"/>
    <w:rsid w:val="00AF25F6"/>
    <w:rsid w:val="00AF386C"/>
    <w:rsid w:val="00AF416D"/>
    <w:rsid w:val="00AF4340"/>
    <w:rsid w:val="00AF47E3"/>
    <w:rsid w:val="00AF4CAB"/>
    <w:rsid w:val="00AF5414"/>
    <w:rsid w:val="00AF5444"/>
    <w:rsid w:val="00AF54D5"/>
    <w:rsid w:val="00AF5640"/>
    <w:rsid w:val="00AF5B80"/>
    <w:rsid w:val="00AF5C6F"/>
    <w:rsid w:val="00AF5D5A"/>
    <w:rsid w:val="00AF6EF5"/>
    <w:rsid w:val="00AF6FDE"/>
    <w:rsid w:val="00AF70A0"/>
    <w:rsid w:val="00AF75C6"/>
    <w:rsid w:val="00AF7FE4"/>
    <w:rsid w:val="00B00063"/>
    <w:rsid w:val="00B009C9"/>
    <w:rsid w:val="00B00F5D"/>
    <w:rsid w:val="00B018F6"/>
    <w:rsid w:val="00B01BEB"/>
    <w:rsid w:val="00B02423"/>
    <w:rsid w:val="00B02A99"/>
    <w:rsid w:val="00B030B0"/>
    <w:rsid w:val="00B03BF8"/>
    <w:rsid w:val="00B05072"/>
    <w:rsid w:val="00B0515D"/>
    <w:rsid w:val="00B05236"/>
    <w:rsid w:val="00B05CB1"/>
    <w:rsid w:val="00B05E53"/>
    <w:rsid w:val="00B065E9"/>
    <w:rsid w:val="00B079C5"/>
    <w:rsid w:val="00B07AEC"/>
    <w:rsid w:val="00B07D28"/>
    <w:rsid w:val="00B07FB1"/>
    <w:rsid w:val="00B10043"/>
    <w:rsid w:val="00B10386"/>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A7F"/>
    <w:rsid w:val="00B13BB3"/>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2FC"/>
    <w:rsid w:val="00B21C14"/>
    <w:rsid w:val="00B2289B"/>
    <w:rsid w:val="00B22B75"/>
    <w:rsid w:val="00B22EDD"/>
    <w:rsid w:val="00B236DC"/>
    <w:rsid w:val="00B23C30"/>
    <w:rsid w:val="00B250E3"/>
    <w:rsid w:val="00B258DB"/>
    <w:rsid w:val="00B2597A"/>
    <w:rsid w:val="00B25F0A"/>
    <w:rsid w:val="00B2624E"/>
    <w:rsid w:val="00B263C8"/>
    <w:rsid w:val="00B27EE4"/>
    <w:rsid w:val="00B30B1D"/>
    <w:rsid w:val="00B30C5A"/>
    <w:rsid w:val="00B30CFF"/>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6726"/>
    <w:rsid w:val="00B36870"/>
    <w:rsid w:val="00B36FD2"/>
    <w:rsid w:val="00B371AC"/>
    <w:rsid w:val="00B375F8"/>
    <w:rsid w:val="00B40414"/>
    <w:rsid w:val="00B40740"/>
    <w:rsid w:val="00B411CF"/>
    <w:rsid w:val="00B41E6D"/>
    <w:rsid w:val="00B42333"/>
    <w:rsid w:val="00B427A0"/>
    <w:rsid w:val="00B428D4"/>
    <w:rsid w:val="00B429EB"/>
    <w:rsid w:val="00B42B42"/>
    <w:rsid w:val="00B42C09"/>
    <w:rsid w:val="00B43BFF"/>
    <w:rsid w:val="00B43E95"/>
    <w:rsid w:val="00B443CB"/>
    <w:rsid w:val="00B44598"/>
    <w:rsid w:val="00B44CF0"/>
    <w:rsid w:val="00B45376"/>
    <w:rsid w:val="00B45470"/>
    <w:rsid w:val="00B45692"/>
    <w:rsid w:val="00B462EE"/>
    <w:rsid w:val="00B46901"/>
    <w:rsid w:val="00B4735B"/>
    <w:rsid w:val="00B473E2"/>
    <w:rsid w:val="00B4770D"/>
    <w:rsid w:val="00B47E4D"/>
    <w:rsid w:val="00B47FED"/>
    <w:rsid w:val="00B50EC5"/>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570D"/>
    <w:rsid w:val="00B668EC"/>
    <w:rsid w:val="00B66A37"/>
    <w:rsid w:val="00B66D30"/>
    <w:rsid w:val="00B66F66"/>
    <w:rsid w:val="00B676CB"/>
    <w:rsid w:val="00B70061"/>
    <w:rsid w:val="00B702EC"/>
    <w:rsid w:val="00B70714"/>
    <w:rsid w:val="00B70D6E"/>
    <w:rsid w:val="00B71657"/>
    <w:rsid w:val="00B71FFB"/>
    <w:rsid w:val="00B72136"/>
    <w:rsid w:val="00B72E60"/>
    <w:rsid w:val="00B72F26"/>
    <w:rsid w:val="00B72FF6"/>
    <w:rsid w:val="00B7313D"/>
    <w:rsid w:val="00B74666"/>
    <w:rsid w:val="00B74F65"/>
    <w:rsid w:val="00B750F2"/>
    <w:rsid w:val="00B75327"/>
    <w:rsid w:val="00B755F2"/>
    <w:rsid w:val="00B75798"/>
    <w:rsid w:val="00B75818"/>
    <w:rsid w:val="00B759D3"/>
    <w:rsid w:val="00B76305"/>
    <w:rsid w:val="00B766A7"/>
    <w:rsid w:val="00B76AA4"/>
    <w:rsid w:val="00B76DDA"/>
    <w:rsid w:val="00B7774C"/>
    <w:rsid w:val="00B77DFE"/>
    <w:rsid w:val="00B77ECD"/>
    <w:rsid w:val="00B803C6"/>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DDA"/>
    <w:rsid w:val="00BA10C9"/>
    <w:rsid w:val="00BA1712"/>
    <w:rsid w:val="00BA190A"/>
    <w:rsid w:val="00BA2422"/>
    <w:rsid w:val="00BA2460"/>
    <w:rsid w:val="00BA26C8"/>
    <w:rsid w:val="00BA36FF"/>
    <w:rsid w:val="00BA3943"/>
    <w:rsid w:val="00BA4518"/>
    <w:rsid w:val="00BA4ACC"/>
    <w:rsid w:val="00BA4CE7"/>
    <w:rsid w:val="00BA540A"/>
    <w:rsid w:val="00BA5635"/>
    <w:rsid w:val="00BA614E"/>
    <w:rsid w:val="00BA663A"/>
    <w:rsid w:val="00BA6795"/>
    <w:rsid w:val="00BA6829"/>
    <w:rsid w:val="00BA6AD9"/>
    <w:rsid w:val="00BA6D19"/>
    <w:rsid w:val="00BA7C35"/>
    <w:rsid w:val="00BB0189"/>
    <w:rsid w:val="00BB0EB7"/>
    <w:rsid w:val="00BB116F"/>
    <w:rsid w:val="00BB1BBA"/>
    <w:rsid w:val="00BB3033"/>
    <w:rsid w:val="00BB3808"/>
    <w:rsid w:val="00BB3BEC"/>
    <w:rsid w:val="00BB3EB4"/>
    <w:rsid w:val="00BB40D5"/>
    <w:rsid w:val="00BB4A71"/>
    <w:rsid w:val="00BB4F2B"/>
    <w:rsid w:val="00BB6060"/>
    <w:rsid w:val="00BB6AF9"/>
    <w:rsid w:val="00BB6DB6"/>
    <w:rsid w:val="00BB75C5"/>
    <w:rsid w:val="00BB76E8"/>
    <w:rsid w:val="00BB7752"/>
    <w:rsid w:val="00BB7814"/>
    <w:rsid w:val="00BB7E49"/>
    <w:rsid w:val="00BC027A"/>
    <w:rsid w:val="00BC08DA"/>
    <w:rsid w:val="00BC0BD9"/>
    <w:rsid w:val="00BC0F08"/>
    <w:rsid w:val="00BC1A2E"/>
    <w:rsid w:val="00BC1F38"/>
    <w:rsid w:val="00BC254B"/>
    <w:rsid w:val="00BC2583"/>
    <w:rsid w:val="00BC2B4C"/>
    <w:rsid w:val="00BC2F7A"/>
    <w:rsid w:val="00BC3283"/>
    <w:rsid w:val="00BC3D7F"/>
    <w:rsid w:val="00BC4058"/>
    <w:rsid w:val="00BC48D0"/>
    <w:rsid w:val="00BC6306"/>
    <w:rsid w:val="00BC6DF9"/>
    <w:rsid w:val="00BC6E2F"/>
    <w:rsid w:val="00BC7A19"/>
    <w:rsid w:val="00BD06CA"/>
    <w:rsid w:val="00BD0B4A"/>
    <w:rsid w:val="00BD0DA0"/>
    <w:rsid w:val="00BD0F49"/>
    <w:rsid w:val="00BD0FEE"/>
    <w:rsid w:val="00BD123D"/>
    <w:rsid w:val="00BD1457"/>
    <w:rsid w:val="00BD2609"/>
    <w:rsid w:val="00BD2844"/>
    <w:rsid w:val="00BD2A47"/>
    <w:rsid w:val="00BD2C05"/>
    <w:rsid w:val="00BD39A7"/>
    <w:rsid w:val="00BD42B0"/>
    <w:rsid w:val="00BD46D4"/>
    <w:rsid w:val="00BD4A14"/>
    <w:rsid w:val="00BD4F8A"/>
    <w:rsid w:val="00BD541D"/>
    <w:rsid w:val="00BD542C"/>
    <w:rsid w:val="00BD5E5F"/>
    <w:rsid w:val="00BD6194"/>
    <w:rsid w:val="00BD6373"/>
    <w:rsid w:val="00BD6783"/>
    <w:rsid w:val="00BD6CAF"/>
    <w:rsid w:val="00BD7057"/>
    <w:rsid w:val="00BD739A"/>
    <w:rsid w:val="00BD743D"/>
    <w:rsid w:val="00BD7529"/>
    <w:rsid w:val="00BD7583"/>
    <w:rsid w:val="00BD79F7"/>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2F1"/>
    <w:rsid w:val="00BF1400"/>
    <w:rsid w:val="00BF14A4"/>
    <w:rsid w:val="00BF15B0"/>
    <w:rsid w:val="00BF160D"/>
    <w:rsid w:val="00BF16A3"/>
    <w:rsid w:val="00BF1AA5"/>
    <w:rsid w:val="00BF292F"/>
    <w:rsid w:val="00BF30D0"/>
    <w:rsid w:val="00BF315F"/>
    <w:rsid w:val="00BF375E"/>
    <w:rsid w:val="00BF407B"/>
    <w:rsid w:val="00BF4286"/>
    <w:rsid w:val="00BF4BDB"/>
    <w:rsid w:val="00BF52D0"/>
    <w:rsid w:val="00BF5899"/>
    <w:rsid w:val="00BF6E37"/>
    <w:rsid w:val="00BF7139"/>
    <w:rsid w:val="00BF7820"/>
    <w:rsid w:val="00BF7E9A"/>
    <w:rsid w:val="00BF7FAC"/>
    <w:rsid w:val="00C01C8B"/>
    <w:rsid w:val="00C02067"/>
    <w:rsid w:val="00C02220"/>
    <w:rsid w:val="00C02FF0"/>
    <w:rsid w:val="00C0327B"/>
    <w:rsid w:val="00C0354E"/>
    <w:rsid w:val="00C0388E"/>
    <w:rsid w:val="00C04231"/>
    <w:rsid w:val="00C043EA"/>
    <w:rsid w:val="00C04D16"/>
    <w:rsid w:val="00C0566F"/>
    <w:rsid w:val="00C05DB1"/>
    <w:rsid w:val="00C05F23"/>
    <w:rsid w:val="00C05F62"/>
    <w:rsid w:val="00C06DFE"/>
    <w:rsid w:val="00C06F30"/>
    <w:rsid w:val="00C074BF"/>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7AE"/>
    <w:rsid w:val="00C23A67"/>
    <w:rsid w:val="00C24A71"/>
    <w:rsid w:val="00C25032"/>
    <w:rsid w:val="00C25518"/>
    <w:rsid w:val="00C258B1"/>
    <w:rsid w:val="00C26897"/>
    <w:rsid w:val="00C27209"/>
    <w:rsid w:val="00C278D5"/>
    <w:rsid w:val="00C302A3"/>
    <w:rsid w:val="00C30ACC"/>
    <w:rsid w:val="00C315E6"/>
    <w:rsid w:val="00C3193E"/>
    <w:rsid w:val="00C31ED1"/>
    <w:rsid w:val="00C321BE"/>
    <w:rsid w:val="00C325C7"/>
    <w:rsid w:val="00C339DF"/>
    <w:rsid w:val="00C34547"/>
    <w:rsid w:val="00C36262"/>
    <w:rsid w:val="00C363B8"/>
    <w:rsid w:val="00C3691C"/>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441"/>
    <w:rsid w:val="00C53575"/>
    <w:rsid w:val="00C53C82"/>
    <w:rsid w:val="00C54618"/>
    <w:rsid w:val="00C54A86"/>
    <w:rsid w:val="00C5554F"/>
    <w:rsid w:val="00C55626"/>
    <w:rsid w:val="00C55C34"/>
    <w:rsid w:val="00C563B8"/>
    <w:rsid w:val="00C56C57"/>
    <w:rsid w:val="00C56FA0"/>
    <w:rsid w:val="00C57006"/>
    <w:rsid w:val="00C57014"/>
    <w:rsid w:val="00C57533"/>
    <w:rsid w:val="00C6012C"/>
    <w:rsid w:val="00C602F4"/>
    <w:rsid w:val="00C60B6A"/>
    <w:rsid w:val="00C60BE1"/>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E5A"/>
    <w:rsid w:val="00C764CE"/>
    <w:rsid w:val="00C769BC"/>
    <w:rsid w:val="00C76D73"/>
    <w:rsid w:val="00C76EB0"/>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41D"/>
    <w:rsid w:val="00C8657F"/>
    <w:rsid w:val="00C8689A"/>
    <w:rsid w:val="00C869E9"/>
    <w:rsid w:val="00C86D84"/>
    <w:rsid w:val="00C86D90"/>
    <w:rsid w:val="00C870F8"/>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5B3"/>
    <w:rsid w:val="00C976DC"/>
    <w:rsid w:val="00C97F8B"/>
    <w:rsid w:val="00CA0DF3"/>
    <w:rsid w:val="00CA1D50"/>
    <w:rsid w:val="00CA200E"/>
    <w:rsid w:val="00CA2276"/>
    <w:rsid w:val="00CA2460"/>
    <w:rsid w:val="00CA247D"/>
    <w:rsid w:val="00CA298C"/>
    <w:rsid w:val="00CA35A9"/>
    <w:rsid w:val="00CA3D5C"/>
    <w:rsid w:val="00CA3E55"/>
    <w:rsid w:val="00CA3EFF"/>
    <w:rsid w:val="00CA4227"/>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7D3"/>
    <w:rsid w:val="00CB17EF"/>
    <w:rsid w:val="00CB2541"/>
    <w:rsid w:val="00CB2A90"/>
    <w:rsid w:val="00CB2E56"/>
    <w:rsid w:val="00CB325D"/>
    <w:rsid w:val="00CB3D16"/>
    <w:rsid w:val="00CB3E75"/>
    <w:rsid w:val="00CB4ED6"/>
    <w:rsid w:val="00CB509F"/>
    <w:rsid w:val="00CB5332"/>
    <w:rsid w:val="00CB5659"/>
    <w:rsid w:val="00CB5A34"/>
    <w:rsid w:val="00CB6FBC"/>
    <w:rsid w:val="00CB70F4"/>
    <w:rsid w:val="00CB720A"/>
    <w:rsid w:val="00CB7477"/>
    <w:rsid w:val="00CB7693"/>
    <w:rsid w:val="00CC0045"/>
    <w:rsid w:val="00CC05AB"/>
    <w:rsid w:val="00CC08AE"/>
    <w:rsid w:val="00CC0FC1"/>
    <w:rsid w:val="00CC17C4"/>
    <w:rsid w:val="00CC1925"/>
    <w:rsid w:val="00CC2357"/>
    <w:rsid w:val="00CC24D2"/>
    <w:rsid w:val="00CC2768"/>
    <w:rsid w:val="00CC2874"/>
    <w:rsid w:val="00CC3095"/>
    <w:rsid w:val="00CC3116"/>
    <w:rsid w:val="00CC38BA"/>
    <w:rsid w:val="00CC3B08"/>
    <w:rsid w:val="00CC427A"/>
    <w:rsid w:val="00CC4F0E"/>
    <w:rsid w:val="00CC5777"/>
    <w:rsid w:val="00CC7599"/>
    <w:rsid w:val="00CC7BBC"/>
    <w:rsid w:val="00CC7F49"/>
    <w:rsid w:val="00CD0309"/>
    <w:rsid w:val="00CD032E"/>
    <w:rsid w:val="00CD10D7"/>
    <w:rsid w:val="00CD15BA"/>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B03"/>
    <w:rsid w:val="00CD6C11"/>
    <w:rsid w:val="00CD72B8"/>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24D"/>
    <w:rsid w:val="00D013A9"/>
    <w:rsid w:val="00D015FC"/>
    <w:rsid w:val="00D0184D"/>
    <w:rsid w:val="00D01987"/>
    <w:rsid w:val="00D01C70"/>
    <w:rsid w:val="00D02BDA"/>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2B6"/>
    <w:rsid w:val="00D07413"/>
    <w:rsid w:val="00D1022E"/>
    <w:rsid w:val="00D1032E"/>
    <w:rsid w:val="00D10FE5"/>
    <w:rsid w:val="00D11615"/>
    <w:rsid w:val="00D11781"/>
    <w:rsid w:val="00D12D9C"/>
    <w:rsid w:val="00D13167"/>
    <w:rsid w:val="00D1355F"/>
    <w:rsid w:val="00D13738"/>
    <w:rsid w:val="00D138A9"/>
    <w:rsid w:val="00D139B1"/>
    <w:rsid w:val="00D139ED"/>
    <w:rsid w:val="00D14416"/>
    <w:rsid w:val="00D14559"/>
    <w:rsid w:val="00D148C8"/>
    <w:rsid w:val="00D1563A"/>
    <w:rsid w:val="00D15897"/>
    <w:rsid w:val="00D179F5"/>
    <w:rsid w:val="00D17C26"/>
    <w:rsid w:val="00D17F42"/>
    <w:rsid w:val="00D201B0"/>
    <w:rsid w:val="00D2170E"/>
    <w:rsid w:val="00D21E8B"/>
    <w:rsid w:val="00D21F45"/>
    <w:rsid w:val="00D2285B"/>
    <w:rsid w:val="00D2298A"/>
    <w:rsid w:val="00D22B25"/>
    <w:rsid w:val="00D22E28"/>
    <w:rsid w:val="00D232E9"/>
    <w:rsid w:val="00D233F9"/>
    <w:rsid w:val="00D2379E"/>
    <w:rsid w:val="00D237C2"/>
    <w:rsid w:val="00D23891"/>
    <w:rsid w:val="00D23A01"/>
    <w:rsid w:val="00D23B14"/>
    <w:rsid w:val="00D23EC7"/>
    <w:rsid w:val="00D23F4B"/>
    <w:rsid w:val="00D245B4"/>
    <w:rsid w:val="00D248C6"/>
    <w:rsid w:val="00D25517"/>
    <w:rsid w:val="00D2556C"/>
    <w:rsid w:val="00D255F9"/>
    <w:rsid w:val="00D25721"/>
    <w:rsid w:val="00D25EC4"/>
    <w:rsid w:val="00D265BE"/>
    <w:rsid w:val="00D26E97"/>
    <w:rsid w:val="00D26EF6"/>
    <w:rsid w:val="00D26FA2"/>
    <w:rsid w:val="00D270F4"/>
    <w:rsid w:val="00D27215"/>
    <w:rsid w:val="00D27452"/>
    <w:rsid w:val="00D277DD"/>
    <w:rsid w:val="00D300E5"/>
    <w:rsid w:val="00D30493"/>
    <w:rsid w:val="00D30AE7"/>
    <w:rsid w:val="00D310A9"/>
    <w:rsid w:val="00D31236"/>
    <w:rsid w:val="00D31778"/>
    <w:rsid w:val="00D31BA7"/>
    <w:rsid w:val="00D326BB"/>
    <w:rsid w:val="00D328DD"/>
    <w:rsid w:val="00D32DAA"/>
    <w:rsid w:val="00D33407"/>
    <w:rsid w:val="00D334C7"/>
    <w:rsid w:val="00D33549"/>
    <w:rsid w:val="00D3356A"/>
    <w:rsid w:val="00D33650"/>
    <w:rsid w:val="00D33768"/>
    <w:rsid w:val="00D3404F"/>
    <w:rsid w:val="00D342B1"/>
    <w:rsid w:val="00D34CF7"/>
    <w:rsid w:val="00D34F2F"/>
    <w:rsid w:val="00D35721"/>
    <w:rsid w:val="00D35C48"/>
    <w:rsid w:val="00D35C50"/>
    <w:rsid w:val="00D35D1D"/>
    <w:rsid w:val="00D37868"/>
    <w:rsid w:val="00D37914"/>
    <w:rsid w:val="00D37CBB"/>
    <w:rsid w:val="00D37EBB"/>
    <w:rsid w:val="00D37F6E"/>
    <w:rsid w:val="00D403FE"/>
    <w:rsid w:val="00D4081A"/>
    <w:rsid w:val="00D40861"/>
    <w:rsid w:val="00D41134"/>
    <w:rsid w:val="00D41BE7"/>
    <w:rsid w:val="00D41C5B"/>
    <w:rsid w:val="00D42093"/>
    <w:rsid w:val="00D420B0"/>
    <w:rsid w:val="00D42257"/>
    <w:rsid w:val="00D428B7"/>
    <w:rsid w:val="00D42EBD"/>
    <w:rsid w:val="00D42F26"/>
    <w:rsid w:val="00D42F43"/>
    <w:rsid w:val="00D431C1"/>
    <w:rsid w:val="00D43369"/>
    <w:rsid w:val="00D434B4"/>
    <w:rsid w:val="00D43F20"/>
    <w:rsid w:val="00D44006"/>
    <w:rsid w:val="00D44077"/>
    <w:rsid w:val="00D44104"/>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6AE"/>
    <w:rsid w:val="00D636D3"/>
    <w:rsid w:val="00D644AB"/>
    <w:rsid w:val="00D64578"/>
    <w:rsid w:val="00D64CF5"/>
    <w:rsid w:val="00D662C3"/>
    <w:rsid w:val="00D67476"/>
    <w:rsid w:val="00D700C2"/>
    <w:rsid w:val="00D70399"/>
    <w:rsid w:val="00D716F9"/>
    <w:rsid w:val="00D722A4"/>
    <w:rsid w:val="00D723CA"/>
    <w:rsid w:val="00D726A0"/>
    <w:rsid w:val="00D733D1"/>
    <w:rsid w:val="00D7349C"/>
    <w:rsid w:val="00D73F02"/>
    <w:rsid w:val="00D755EE"/>
    <w:rsid w:val="00D75E78"/>
    <w:rsid w:val="00D76482"/>
    <w:rsid w:val="00D766C3"/>
    <w:rsid w:val="00D7677E"/>
    <w:rsid w:val="00D8079B"/>
    <w:rsid w:val="00D81C29"/>
    <w:rsid w:val="00D82AFD"/>
    <w:rsid w:val="00D82E29"/>
    <w:rsid w:val="00D831A7"/>
    <w:rsid w:val="00D83757"/>
    <w:rsid w:val="00D841DA"/>
    <w:rsid w:val="00D8471F"/>
    <w:rsid w:val="00D84C3C"/>
    <w:rsid w:val="00D84E7A"/>
    <w:rsid w:val="00D85099"/>
    <w:rsid w:val="00D85793"/>
    <w:rsid w:val="00D87528"/>
    <w:rsid w:val="00D87602"/>
    <w:rsid w:val="00D9104F"/>
    <w:rsid w:val="00D91143"/>
    <w:rsid w:val="00D91C96"/>
    <w:rsid w:val="00D93090"/>
    <w:rsid w:val="00D936EB"/>
    <w:rsid w:val="00D939B5"/>
    <w:rsid w:val="00D93FCB"/>
    <w:rsid w:val="00D94175"/>
    <w:rsid w:val="00D94A10"/>
    <w:rsid w:val="00D94FED"/>
    <w:rsid w:val="00D952A0"/>
    <w:rsid w:val="00D95300"/>
    <w:rsid w:val="00D954EC"/>
    <w:rsid w:val="00D963FD"/>
    <w:rsid w:val="00D964FF"/>
    <w:rsid w:val="00D96637"/>
    <w:rsid w:val="00D9687F"/>
    <w:rsid w:val="00D97012"/>
    <w:rsid w:val="00D97669"/>
    <w:rsid w:val="00D97D5A"/>
    <w:rsid w:val="00D97E9F"/>
    <w:rsid w:val="00DA0A4C"/>
    <w:rsid w:val="00DA0D1B"/>
    <w:rsid w:val="00DA101E"/>
    <w:rsid w:val="00DA10E6"/>
    <w:rsid w:val="00DA1297"/>
    <w:rsid w:val="00DA1394"/>
    <w:rsid w:val="00DA18DE"/>
    <w:rsid w:val="00DA1FF6"/>
    <w:rsid w:val="00DA2234"/>
    <w:rsid w:val="00DA2587"/>
    <w:rsid w:val="00DA2952"/>
    <w:rsid w:val="00DA2C96"/>
    <w:rsid w:val="00DA3712"/>
    <w:rsid w:val="00DA411D"/>
    <w:rsid w:val="00DA45C6"/>
    <w:rsid w:val="00DA46C0"/>
    <w:rsid w:val="00DA540A"/>
    <w:rsid w:val="00DA56BD"/>
    <w:rsid w:val="00DA6112"/>
    <w:rsid w:val="00DA6312"/>
    <w:rsid w:val="00DA662B"/>
    <w:rsid w:val="00DA68E3"/>
    <w:rsid w:val="00DA6A13"/>
    <w:rsid w:val="00DA6D7F"/>
    <w:rsid w:val="00DA7A81"/>
    <w:rsid w:val="00DB0A29"/>
    <w:rsid w:val="00DB14C8"/>
    <w:rsid w:val="00DB18DC"/>
    <w:rsid w:val="00DB1E1F"/>
    <w:rsid w:val="00DB1F35"/>
    <w:rsid w:val="00DB1F6F"/>
    <w:rsid w:val="00DB24DB"/>
    <w:rsid w:val="00DB252C"/>
    <w:rsid w:val="00DB39EF"/>
    <w:rsid w:val="00DB3B9B"/>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677C"/>
    <w:rsid w:val="00DC67CB"/>
    <w:rsid w:val="00DC68CF"/>
    <w:rsid w:val="00DC6EC1"/>
    <w:rsid w:val="00DC7084"/>
    <w:rsid w:val="00DC72D2"/>
    <w:rsid w:val="00DC7675"/>
    <w:rsid w:val="00DD0B8B"/>
    <w:rsid w:val="00DD0DE4"/>
    <w:rsid w:val="00DD125C"/>
    <w:rsid w:val="00DD12AE"/>
    <w:rsid w:val="00DD1673"/>
    <w:rsid w:val="00DD16F7"/>
    <w:rsid w:val="00DD2D80"/>
    <w:rsid w:val="00DD2D87"/>
    <w:rsid w:val="00DD30E7"/>
    <w:rsid w:val="00DD3545"/>
    <w:rsid w:val="00DD3D45"/>
    <w:rsid w:val="00DD42F4"/>
    <w:rsid w:val="00DD43D1"/>
    <w:rsid w:val="00DD4AD2"/>
    <w:rsid w:val="00DD5004"/>
    <w:rsid w:val="00DD5167"/>
    <w:rsid w:val="00DD52C4"/>
    <w:rsid w:val="00DD5562"/>
    <w:rsid w:val="00DD5859"/>
    <w:rsid w:val="00DD631A"/>
    <w:rsid w:val="00DD631B"/>
    <w:rsid w:val="00DD6330"/>
    <w:rsid w:val="00DD64D6"/>
    <w:rsid w:val="00DD6945"/>
    <w:rsid w:val="00DD6A69"/>
    <w:rsid w:val="00DD6FC2"/>
    <w:rsid w:val="00DD74F1"/>
    <w:rsid w:val="00DD7552"/>
    <w:rsid w:val="00DD7C75"/>
    <w:rsid w:val="00DE007E"/>
    <w:rsid w:val="00DE0111"/>
    <w:rsid w:val="00DE01A6"/>
    <w:rsid w:val="00DE0250"/>
    <w:rsid w:val="00DE02D4"/>
    <w:rsid w:val="00DE0444"/>
    <w:rsid w:val="00DE276E"/>
    <w:rsid w:val="00DE2D58"/>
    <w:rsid w:val="00DE2DF2"/>
    <w:rsid w:val="00DE2E61"/>
    <w:rsid w:val="00DE3A71"/>
    <w:rsid w:val="00DE3FFA"/>
    <w:rsid w:val="00DE4261"/>
    <w:rsid w:val="00DE42CB"/>
    <w:rsid w:val="00DE480C"/>
    <w:rsid w:val="00DE4C92"/>
    <w:rsid w:val="00DE5784"/>
    <w:rsid w:val="00DE5AEE"/>
    <w:rsid w:val="00DE60E6"/>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3613"/>
    <w:rsid w:val="00E042B3"/>
    <w:rsid w:val="00E0451D"/>
    <w:rsid w:val="00E047B4"/>
    <w:rsid w:val="00E047F9"/>
    <w:rsid w:val="00E049B9"/>
    <w:rsid w:val="00E04E74"/>
    <w:rsid w:val="00E05475"/>
    <w:rsid w:val="00E05A82"/>
    <w:rsid w:val="00E06550"/>
    <w:rsid w:val="00E0693E"/>
    <w:rsid w:val="00E06AA0"/>
    <w:rsid w:val="00E06DA2"/>
    <w:rsid w:val="00E0719F"/>
    <w:rsid w:val="00E075AD"/>
    <w:rsid w:val="00E07AB5"/>
    <w:rsid w:val="00E07BC9"/>
    <w:rsid w:val="00E07D08"/>
    <w:rsid w:val="00E07E91"/>
    <w:rsid w:val="00E07EEC"/>
    <w:rsid w:val="00E07EEE"/>
    <w:rsid w:val="00E10923"/>
    <w:rsid w:val="00E114C1"/>
    <w:rsid w:val="00E11783"/>
    <w:rsid w:val="00E11848"/>
    <w:rsid w:val="00E118FC"/>
    <w:rsid w:val="00E11BCE"/>
    <w:rsid w:val="00E12007"/>
    <w:rsid w:val="00E1221E"/>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40DF"/>
    <w:rsid w:val="00E24894"/>
    <w:rsid w:val="00E24D5B"/>
    <w:rsid w:val="00E2511D"/>
    <w:rsid w:val="00E255E6"/>
    <w:rsid w:val="00E2598B"/>
    <w:rsid w:val="00E25C70"/>
    <w:rsid w:val="00E25E83"/>
    <w:rsid w:val="00E265A7"/>
    <w:rsid w:val="00E26909"/>
    <w:rsid w:val="00E26F2A"/>
    <w:rsid w:val="00E26FE3"/>
    <w:rsid w:val="00E27539"/>
    <w:rsid w:val="00E27DD6"/>
    <w:rsid w:val="00E31208"/>
    <w:rsid w:val="00E31A84"/>
    <w:rsid w:val="00E31C4E"/>
    <w:rsid w:val="00E31E68"/>
    <w:rsid w:val="00E3295E"/>
    <w:rsid w:val="00E32BD7"/>
    <w:rsid w:val="00E335B3"/>
    <w:rsid w:val="00E349A4"/>
    <w:rsid w:val="00E355B1"/>
    <w:rsid w:val="00E35DFF"/>
    <w:rsid w:val="00E36405"/>
    <w:rsid w:val="00E36C43"/>
    <w:rsid w:val="00E36DB7"/>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5C3"/>
    <w:rsid w:val="00E622A0"/>
    <w:rsid w:val="00E625B4"/>
    <w:rsid w:val="00E626D0"/>
    <w:rsid w:val="00E636A1"/>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70"/>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3058"/>
    <w:rsid w:val="00E937CB"/>
    <w:rsid w:val="00E93EEF"/>
    <w:rsid w:val="00E93F2A"/>
    <w:rsid w:val="00E9423B"/>
    <w:rsid w:val="00E94F58"/>
    <w:rsid w:val="00E95184"/>
    <w:rsid w:val="00E952AE"/>
    <w:rsid w:val="00E955A7"/>
    <w:rsid w:val="00E96335"/>
    <w:rsid w:val="00E96A4E"/>
    <w:rsid w:val="00E96D6D"/>
    <w:rsid w:val="00E96E0A"/>
    <w:rsid w:val="00E96F96"/>
    <w:rsid w:val="00E97296"/>
    <w:rsid w:val="00E97670"/>
    <w:rsid w:val="00EA0183"/>
    <w:rsid w:val="00EA033A"/>
    <w:rsid w:val="00EA08A7"/>
    <w:rsid w:val="00EA0D28"/>
    <w:rsid w:val="00EA156A"/>
    <w:rsid w:val="00EA19D0"/>
    <w:rsid w:val="00EA21BB"/>
    <w:rsid w:val="00EA22C6"/>
    <w:rsid w:val="00EA268D"/>
    <w:rsid w:val="00EA2BE2"/>
    <w:rsid w:val="00EA3961"/>
    <w:rsid w:val="00EA462B"/>
    <w:rsid w:val="00EA4973"/>
    <w:rsid w:val="00EA5365"/>
    <w:rsid w:val="00EA5AB5"/>
    <w:rsid w:val="00EA5ACF"/>
    <w:rsid w:val="00EA5AD0"/>
    <w:rsid w:val="00EA5F6C"/>
    <w:rsid w:val="00EA5FD1"/>
    <w:rsid w:val="00EA6801"/>
    <w:rsid w:val="00EA6F36"/>
    <w:rsid w:val="00EA7154"/>
    <w:rsid w:val="00EA75B2"/>
    <w:rsid w:val="00EA7AE1"/>
    <w:rsid w:val="00EA7DDB"/>
    <w:rsid w:val="00EB028A"/>
    <w:rsid w:val="00EB0464"/>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3E07"/>
    <w:rsid w:val="00EB4309"/>
    <w:rsid w:val="00EB4446"/>
    <w:rsid w:val="00EB4AB6"/>
    <w:rsid w:val="00EB5157"/>
    <w:rsid w:val="00EB5324"/>
    <w:rsid w:val="00EB5AB1"/>
    <w:rsid w:val="00EB65BC"/>
    <w:rsid w:val="00EB6859"/>
    <w:rsid w:val="00EB6A89"/>
    <w:rsid w:val="00EB7126"/>
    <w:rsid w:val="00EB79DC"/>
    <w:rsid w:val="00EC1437"/>
    <w:rsid w:val="00EC1883"/>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F076E"/>
    <w:rsid w:val="00EF0F2D"/>
    <w:rsid w:val="00EF102D"/>
    <w:rsid w:val="00EF11F8"/>
    <w:rsid w:val="00EF177A"/>
    <w:rsid w:val="00EF1D7B"/>
    <w:rsid w:val="00EF28A6"/>
    <w:rsid w:val="00EF301E"/>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343"/>
    <w:rsid w:val="00F0070F"/>
    <w:rsid w:val="00F0094F"/>
    <w:rsid w:val="00F00ED5"/>
    <w:rsid w:val="00F018CB"/>
    <w:rsid w:val="00F02316"/>
    <w:rsid w:val="00F027AE"/>
    <w:rsid w:val="00F0284A"/>
    <w:rsid w:val="00F02F7F"/>
    <w:rsid w:val="00F0371C"/>
    <w:rsid w:val="00F037D7"/>
    <w:rsid w:val="00F03CB5"/>
    <w:rsid w:val="00F03E26"/>
    <w:rsid w:val="00F043F6"/>
    <w:rsid w:val="00F046B1"/>
    <w:rsid w:val="00F04E86"/>
    <w:rsid w:val="00F0578F"/>
    <w:rsid w:val="00F05BED"/>
    <w:rsid w:val="00F06207"/>
    <w:rsid w:val="00F065F2"/>
    <w:rsid w:val="00F0670A"/>
    <w:rsid w:val="00F06A53"/>
    <w:rsid w:val="00F06D6B"/>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E1C"/>
    <w:rsid w:val="00F11E4D"/>
    <w:rsid w:val="00F11EB1"/>
    <w:rsid w:val="00F121C0"/>
    <w:rsid w:val="00F12528"/>
    <w:rsid w:val="00F12613"/>
    <w:rsid w:val="00F12973"/>
    <w:rsid w:val="00F12BA5"/>
    <w:rsid w:val="00F13718"/>
    <w:rsid w:val="00F13A69"/>
    <w:rsid w:val="00F14191"/>
    <w:rsid w:val="00F14D0A"/>
    <w:rsid w:val="00F150F7"/>
    <w:rsid w:val="00F15158"/>
    <w:rsid w:val="00F16158"/>
    <w:rsid w:val="00F1662A"/>
    <w:rsid w:val="00F16DA6"/>
    <w:rsid w:val="00F16FF2"/>
    <w:rsid w:val="00F20286"/>
    <w:rsid w:val="00F2035C"/>
    <w:rsid w:val="00F2064F"/>
    <w:rsid w:val="00F20742"/>
    <w:rsid w:val="00F20792"/>
    <w:rsid w:val="00F20DA9"/>
    <w:rsid w:val="00F20DCA"/>
    <w:rsid w:val="00F21D09"/>
    <w:rsid w:val="00F22391"/>
    <w:rsid w:val="00F22A40"/>
    <w:rsid w:val="00F22C71"/>
    <w:rsid w:val="00F2311F"/>
    <w:rsid w:val="00F23DA9"/>
    <w:rsid w:val="00F24105"/>
    <w:rsid w:val="00F2416E"/>
    <w:rsid w:val="00F24221"/>
    <w:rsid w:val="00F2474C"/>
    <w:rsid w:val="00F2527D"/>
    <w:rsid w:val="00F252C5"/>
    <w:rsid w:val="00F254E4"/>
    <w:rsid w:val="00F2585C"/>
    <w:rsid w:val="00F25F15"/>
    <w:rsid w:val="00F26183"/>
    <w:rsid w:val="00F27832"/>
    <w:rsid w:val="00F27BC9"/>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98"/>
    <w:rsid w:val="00F363CC"/>
    <w:rsid w:val="00F366DC"/>
    <w:rsid w:val="00F36D8C"/>
    <w:rsid w:val="00F36EC9"/>
    <w:rsid w:val="00F37666"/>
    <w:rsid w:val="00F37D9D"/>
    <w:rsid w:val="00F37F1B"/>
    <w:rsid w:val="00F37F8A"/>
    <w:rsid w:val="00F4075C"/>
    <w:rsid w:val="00F40E96"/>
    <w:rsid w:val="00F41732"/>
    <w:rsid w:val="00F42195"/>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B64"/>
    <w:rsid w:val="00F50076"/>
    <w:rsid w:val="00F50892"/>
    <w:rsid w:val="00F50BC0"/>
    <w:rsid w:val="00F51DE6"/>
    <w:rsid w:val="00F52829"/>
    <w:rsid w:val="00F52970"/>
    <w:rsid w:val="00F534E5"/>
    <w:rsid w:val="00F538B4"/>
    <w:rsid w:val="00F5472F"/>
    <w:rsid w:val="00F547F8"/>
    <w:rsid w:val="00F54823"/>
    <w:rsid w:val="00F54AB7"/>
    <w:rsid w:val="00F54B7E"/>
    <w:rsid w:val="00F54D59"/>
    <w:rsid w:val="00F54EF4"/>
    <w:rsid w:val="00F553FD"/>
    <w:rsid w:val="00F5570C"/>
    <w:rsid w:val="00F558B8"/>
    <w:rsid w:val="00F5696E"/>
    <w:rsid w:val="00F57103"/>
    <w:rsid w:val="00F5750F"/>
    <w:rsid w:val="00F579DD"/>
    <w:rsid w:val="00F57DD6"/>
    <w:rsid w:val="00F57EE7"/>
    <w:rsid w:val="00F60405"/>
    <w:rsid w:val="00F61904"/>
    <w:rsid w:val="00F61FB7"/>
    <w:rsid w:val="00F62794"/>
    <w:rsid w:val="00F63008"/>
    <w:rsid w:val="00F63656"/>
    <w:rsid w:val="00F639F5"/>
    <w:rsid w:val="00F63C31"/>
    <w:rsid w:val="00F64CAE"/>
    <w:rsid w:val="00F650EC"/>
    <w:rsid w:val="00F651F2"/>
    <w:rsid w:val="00F6555B"/>
    <w:rsid w:val="00F657F1"/>
    <w:rsid w:val="00F65A24"/>
    <w:rsid w:val="00F65E96"/>
    <w:rsid w:val="00F6611D"/>
    <w:rsid w:val="00F663F8"/>
    <w:rsid w:val="00F66640"/>
    <w:rsid w:val="00F66681"/>
    <w:rsid w:val="00F66B7E"/>
    <w:rsid w:val="00F6734C"/>
    <w:rsid w:val="00F67DFE"/>
    <w:rsid w:val="00F70352"/>
    <w:rsid w:val="00F703C1"/>
    <w:rsid w:val="00F704B1"/>
    <w:rsid w:val="00F71F71"/>
    <w:rsid w:val="00F727E8"/>
    <w:rsid w:val="00F72907"/>
    <w:rsid w:val="00F743CD"/>
    <w:rsid w:val="00F74FED"/>
    <w:rsid w:val="00F752B3"/>
    <w:rsid w:val="00F759F3"/>
    <w:rsid w:val="00F75EC1"/>
    <w:rsid w:val="00F75FD2"/>
    <w:rsid w:val="00F7629D"/>
    <w:rsid w:val="00F764E4"/>
    <w:rsid w:val="00F767E6"/>
    <w:rsid w:val="00F774A0"/>
    <w:rsid w:val="00F77F27"/>
    <w:rsid w:val="00F77FF1"/>
    <w:rsid w:val="00F804FC"/>
    <w:rsid w:val="00F80671"/>
    <w:rsid w:val="00F80DAC"/>
    <w:rsid w:val="00F81CBA"/>
    <w:rsid w:val="00F81E7A"/>
    <w:rsid w:val="00F81FC1"/>
    <w:rsid w:val="00F8218A"/>
    <w:rsid w:val="00F82700"/>
    <w:rsid w:val="00F82E73"/>
    <w:rsid w:val="00F83672"/>
    <w:rsid w:val="00F84116"/>
    <w:rsid w:val="00F84DEF"/>
    <w:rsid w:val="00F854B4"/>
    <w:rsid w:val="00F85949"/>
    <w:rsid w:val="00F86009"/>
    <w:rsid w:val="00F86163"/>
    <w:rsid w:val="00F8619C"/>
    <w:rsid w:val="00F8623C"/>
    <w:rsid w:val="00F86CC4"/>
    <w:rsid w:val="00F86EE7"/>
    <w:rsid w:val="00F87D7A"/>
    <w:rsid w:val="00F907EF"/>
    <w:rsid w:val="00F90E05"/>
    <w:rsid w:val="00F91B1A"/>
    <w:rsid w:val="00F92E0E"/>
    <w:rsid w:val="00F93212"/>
    <w:rsid w:val="00F93ED4"/>
    <w:rsid w:val="00F9420D"/>
    <w:rsid w:val="00F94D70"/>
    <w:rsid w:val="00F94EFA"/>
    <w:rsid w:val="00F95218"/>
    <w:rsid w:val="00F952A6"/>
    <w:rsid w:val="00F95BCB"/>
    <w:rsid w:val="00F960B4"/>
    <w:rsid w:val="00F96235"/>
    <w:rsid w:val="00F96C88"/>
    <w:rsid w:val="00F97227"/>
    <w:rsid w:val="00F973EB"/>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77F"/>
    <w:rsid w:val="00FB1896"/>
    <w:rsid w:val="00FB1953"/>
    <w:rsid w:val="00FB1B79"/>
    <w:rsid w:val="00FB2899"/>
    <w:rsid w:val="00FB2C82"/>
    <w:rsid w:val="00FB3625"/>
    <w:rsid w:val="00FB402A"/>
    <w:rsid w:val="00FB40BF"/>
    <w:rsid w:val="00FB4197"/>
    <w:rsid w:val="00FB41A3"/>
    <w:rsid w:val="00FB45E2"/>
    <w:rsid w:val="00FB46CC"/>
    <w:rsid w:val="00FB4970"/>
    <w:rsid w:val="00FB5F22"/>
    <w:rsid w:val="00FB60AC"/>
    <w:rsid w:val="00FB61BE"/>
    <w:rsid w:val="00FB685E"/>
    <w:rsid w:val="00FB6934"/>
    <w:rsid w:val="00FB6FF4"/>
    <w:rsid w:val="00FB7069"/>
    <w:rsid w:val="00FB75C6"/>
    <w:rsid w:val="00FB7702"/>
    <w:rsid w:val="00FB78BB"/>
    <w:rsid w:val="00FC0105"/>
    <w:rsid w:val="00FC04BE"/>
    <w:rsid w:val="00FC123C"/>
    <w:rsid w:val="00FC12FD"/>
    <w:rsid w:val="00FC1F98"/>
    <w:rsid w:val="00FC2483"/>
    <w:rsid w:val="00FC24AF"/>
    <w:rsid w:val="00FC24B3"/>
    <w:rsid w:val="00FC2BFC"/>
    <w:rsid w:val="00FC36E1"/>
    <w:rsid w:val="00FC3A7D"/>
    <w:rsid w:val="00FC417B"/>
    <w:rsid w:val="00FC4276"/>
    <w:rsid w:val="00FC44F3"/>
    <w:rsid w:val="00FC5408"/>
    <w:rsid w:val="00FC67EC"/>
    <w:rsid w:val="00FC67FD"/>
    <w:rsid w:val="00FC6E6D"/>
    <w:rsid w:val="00FC6FD8"/>
    <w:rsid w:val="00FC7CC4"/>
    <w:rsid w:val="00FD0584"/>
    <w:rsid w:val="00FD0732"/>
    <w:rsid w:val="00FD0ADC"/>
    <w:rsid w:val="00FD0C14"/>
    <w:rsid w:val="00FD0DED"/>
    <w:rsid w:val="00FD13EE"/>
    <w:rsid w:val="00FD1788"/>
    <w:rsid w:val="00FD1F8E"/>
    <w:rsid w:val="00FD2229"/>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744"/>
    <w:rsid w:val="00FE1D92"/>
    <w:rsid w:val="00FE23EF"/>
    <w:rsid w:val="00FE26AE"/>
    <w:rsid w:val="00FE2CC4"/>
    <w:rsid w:val="00FE2FB9"/>
    <w:rsid w:val="00FE3D29"/>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0B1"/>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354E"/>
    <w:pPr>
      <w:widowControl w:val="0"/>
      <w:spacing w:line="500" w:lineRule="exact"/>
      <w:ind w:firstLineChars="200" w:firstLine="200"/>
      <w:jc w:val="both"/>
    </w:pPr>
    <w:rPr>
      <w:rFonts w:eastAsiaTheme="minorEastAsia"/>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ascii="Times New Roman" w:eastAsia="黑体" w:hAnsi="Times New Roman"/>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rFonts w:ascii="Times New Roman" w:hAnsi="Times New Roman"/>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rFonts w:ascii="Times New Roman" w:hAnsi="Times New Roman"/>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ascii="Times New Roman" w:eastAsia="楷体" w:hAnsi="Times New Roman"/>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hAnsi="Times New Roman"/>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rFonts w:ascii="Times New Roman" w:hAnsi="Times New Roman"/>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rFonts w:ascii="Times New Roman" w:hAnsi="Times New Roman"/>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comments" Target="comments.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jp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hyperlink" Target="http://baike.baidu.com/item/Content%20Provider" TargetMode="External"/><Relationship Id="rId38" Type="http://schemas.openxmlformats.org/officeDocument/2006/relationships/image" Target="media/image14.png"/><Relationship Id="rId46" Type="http://schemas.openxmlformats.org/officeDocument/2006/relationships/image" Target="media/image22.png"/><Relationship Id="rId59" Type="http://schemas.microsoft.com/office/2011/relationships/people" Target="people.xml"/><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item/Google" TargetMode="External"/><Relationship Id="rId28" Type="http://schemas.openxmlformats.org/officeDocument/2006/relationships/image" Target="media/image6.jp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E2DE7-F6D3-4807-B6A2-8B0F2707E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5657</TotalTime>
  <Pages>72</Pages>
  <Words>7353</Words>
  <Characters>41913</Characters>
  <Application>Microsoft Office Word</Application>
  <DocSecurity>0</DocSecurity>
  <Lines>349</Lines>
  <Paragraphs>98</Paragraphs>
  <ScaleCrop>false</ScaleCrop>
  <Company>Microsoft</Company>
  <LinksUpToDate>false</LinksUpToDate>
  <CharactersWithSpaces>49168</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1548</cp:revision>
  <dcterms:created xsi:type="dcterms:W3CDTF">2017-09-23T15:47:00Z</dcterms:created>
  <dcterms:modified xsi:type="dcterms:W3CDTF">2017-10-08T09:48:00Z</dcterms:modified>
</cp:coreProperties>
</file>