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8678392"/>
      <w:commentRangeStart w:id="3"/>
      <w:r w:rsidRPr="00636514">
        <w:lastRenderedPageBreak/>
        <w:t>摘要</w:t>
      </w:r>
      <w:bookmarkEnd w:id="0"/>
      <w:commentRangeEnd w:id="3"/>
      <w:r w:rsidR="00177BF8">
        <w:rPr>
          <w:rStyle w:val="aa"/>
          <w:rFonts w:eastAsiaTheme="minorEastAsia"/>
          <w:b w:val="0"/>
          <w:bCs w:val="0"/>
          <w:kern w:val="2"/>
        </w:rPr>
        <w:commentReference w:id="3"/>
      </w:r>
      <w:bookmarkEnd w:id="2"/>
    </w:p>
    <w:p w14:paraId="3DF05AED" w14:textId="1CBAAF01" w:rsidR="0077092D" w:rsidRDefault="00714623" w:rsidP="008D1C9A">
      <w:pPr>
        <w:ind w:firstLine="480"/>
      </w:pPr>
      <w:commentRangeStart w:id="4"/>
      <w:r>
        <w:rPr>
          <w:rFonts w:hint="eastAsia"/>
        </w:rPr>
        <w:t>早期</w:t>
      </w:r>
      <w:r w:rsidR="0036030B">
        <w:rPr>
          <w:rFonts w:hint="eastAsia"/>
        </w:rPr>
        <w:t>，</w:t>
      </w:r>
      <w:commentRangeEnd w:id="4"/>
      <w:r w:rsidR="005A1C12">
        <w:rPr>
          <w:rStyle w:val="aa"/>
          <w:lang w:val="x-none" w:eastAsia="x-none"/>
        </w:rPr>
        <w:commentReference w:id="4"/>
      </w:r>
      <w:r>
        <w:rPr>
          <w:rFonts w:hint="eastAsia"/>
        </w:rPr>
        <w:t>国内</w:t>
      </w:r>
      <w:commentRangeStart w:id="6"/>
      <w:r w:rsidR="008633B0">
        <w:rPr>
          <w:rFonts w:hint="eastAsia"/>
        </w:rPr>
        <w:t>人力成本</w:t>
      </w:r>
      <w:r w:rsidR="002027D7">
        <w:rPr>
          <w:rFonts w:hint="eastAsia"/>
        </w:rPr>
        <w:t>低廉、</w:t>
      </w:r>
      <w:r w:rsidR="009F467A">
        <w:rPr>
          <w:rFonts w:hint="eastAsia"/>
        </w:rPr>
        <w:t>售货机价格</w:t>
      </w:r>
      <w:r w:rsidR="00716CEF">
        <w:rPr>
          <w:rFonts w:hint="eastAsia"/>
        </w:rPr>
        <w:t>高昂</w:t>
      </w:r>
      <w:r w:rsidR="009D48EE">
        <w:t>且</w:t>
      </w:r>
      <w:r w:rsidR="008633B0">
        <w:rPr>
          <w:rFonts w:hint="eastAsia"/>
        </w:rPr>
        <w:t>系统落后</w:t>
      </w:r>
      <w:r w:rsidR="002027D7">
        <w:rPr>
          <w:rFonts w:hint="eastAsia"/>
        </w:rPr>
        <w:t>，</w:t>
      </w:r>
      <w:r w:rsidR="00BA2E75">
        <w:rPr>
          <w:rFonts w:hint="eastAsia"/>
        </w:rPr>
        <w:t>这些因素导致售货机的发展</w:t>
      </w:r>
      <w:del w:id="7" w:author="Miley Ren" w:date="2017-11-08T23:01:00Z">
        <w:r w:rsidR="00BA2E75" w:rsidDel="00F771FE">
          <w:rPr>
            <w:rFonts w:hint="eastAsia"/>
          </w:rPr>
          <w:delText>举步维艰</w:delText>
        </w:r>
      </w:del>
      <w:ins w:id="8" w:author="Miley Ren" w:date="2017-11-08T23:01:00Z">
        <w:r w:rsidR="00F771FE">
          <w:rPr>
            <w:rFonts w:hint="eastAsia"/>
          </w:rPr>
          <w:t>较为缓慢</w:t>
        </w:r>
      </w:ins>
      <w:r w:rsidR="00BA2E75">
        <w:rPr>
          <w:rFonts w:hint="eastAsia"/>
        </w:rPr>
        <w:t>。</w:t>
      </w:r>
      <w:r w:rsidR="00533A70">
        <w:rPr>
          <w:rFonts w:hint="eastAsia"/>
        </w:rPr>
        <w:t>近些年来，</w:t>
      </w:r>
      <w:commentRangeEnd w:id="6"/>
      <w:r w:rsidR="00DF7720">
        <w:rPr>
          <w:rStyle w:val="aa"/>
          <w:lang w:val="x-none" w:eastAsia="x-none"/>
        </w:rPr>
        <w:commentReference w:id="6"/>
      </w:r>
      <w:r w:rsidR="002027D7">
        <w:rPr>
          <w:rFonts w:hint="eastAsia"/>
        </w:rPr>
        <w:t>劳动力成本大幅上升</w:t>
      </w:r>
      <w:r w:rsidR="00533A70">
        <w:rPr>
          <w:rFonts w:hint="eastAsia"/>
        </w:rPr>
        <w:t>，</w:t>
      </w:r>
      <w:r w:rsidR="00BA2E75">
        <w:rPr>
          <w:rFonts w:hint="eastAsia"/>
        </w:rPr>
        <w:t>自动售货机成本</w:t>
      </w:r>
      <w:r w:rsidR="0069529C">
        <w:rPr>
          <w:rFonts w:hint="eastAsia"/>
        </w:rPr>
        <w:t>逐渐</w:t>
      </w:r>
      <w:r w:rsidR="00E86F82">
        <w:rPr>
          <w:rFonts w:hint="eastAsia"/>
        </w:rPr>
        <w:t>下</w:t>
      </w:r>
      <w:r w:rsidR="00BA2E75">
        <w:rPr>
          <w:rFonts w:hint="eastAsia"/>
        </w:rPr>
        <w:t>降</w:t>
      </w:r>
      <w:r w:rsidR="00533A70">
        <w:rPr>
          <w:rFonts w:hint="eastAsia"/>
        </w:rPr>
        <w:t>。据中国产业信息网统计，自</w:t>
      </w:r>
      <w:r w:rsidR="00533A70">
        <w:rPr>
          <w:rFonts w:hint="eastAsia"/>
        </w:rPr>
        <w:t>2004</w:t>
      </w:r>
      <w:r w:rsidR="00533A70">
        <w:rPr>
          <w:rFonts w:hint="eastAsia"/>
        </w:rPr>
        <w:t>年起，中国劳动力成本每年增长</w:t>
      </w:r>
      <w:r w:rsidR="00533A70">
        <w:rPr>
          <w:rFonts w:hint="eastAsia"/>
        </w:rPr>
        <w:t>13</w:t>
      </w:r>
      <w:r w:rsidR="00D84FA1">
        <w:rPr>
          <w:rFonts w:hint="eastAsia"/>
        </w:rPr>
        <w:t>%</w:t>
      </w:r>
      <w:r w:rsidR="001A503F">
        <w:rPr>
          <w:rFonts w:hint="eastAsia"/>
        </w:rPr>
        <w:t>。</w:t>
      </w:r>
      <w:del w:id="9" w:author="Miley Ren" w:date="2017-11-08T22:59:00Z">
        <w:r w:rsidR="00D84FA1" w:rsidDel="00DC62ED">
          <w:rPr>
            <w:rFonts w:hint="eastAsia"/>
          </w:rPr>
          <w:delText>高昂的人力成本给</w:delText>
        </w:r>
      </w:del>
      <w:ins w:id="10" w:author="Miley Ren" w:date="2017-11-08T22:59:00Z">
        <w:r w:rsidR="00DC62ED">
          <w:rPr>
            <w:rFonts w:hint="eastAsia"/>
          </w:rPr>
          <w:t>传统的人力管理模式给</w:t>
        </w:r>
      </w:ins>
      <w:r w:rsidR="00D84FA1">
        <w:rPr>
          <w:rFonts w:hint="eastAsia"/>
        </w:rPr>
        <w:t>售货机行业的运营</w:t>
      </w:r>
      <w:r w:rsidR="00076218">
        <w:rPr>
          <w:rFonts w:hint="eastAsia"/>
        </w:rPr>
        <w:t>和</w:t>
      </w:r>
      <w:r w:rsidR="00D84FA1">
        <w:rPr>
          <w:rFonts w:hint="eastAsia"/>
        </w:rPr>
        <w:t>发展带来了巨大的负担</w:t>
      </w:r>
      <w:r w:rsidR="004642FB">
        <w:rPr>
          <w:rFonts w:hint="eastAsia"/>
        </w:rPr>
        <w:t>，</w:t>
      </w:r>
      <w:r w:rsidR="008D7F6F">
        <w:rPr>
          <w:rFonts w:hint="eastAsia"/>
        </w:rPr>
        <w:t>为减少人力资源的使用</w:t>
      </w:r>
      <w:ins w:id="11" w:author="Miley Ren" w:date="2017-11-08T22:59:00Z">
        <w:r w:rsidR="00DC62ED">
          <w:rPr>
            <w:rFonts w:hint="eastAsia"/>
          </w:rPr>
          <w:t>，提高运营</w:t>
        </w:r>
      </w:ins>
      <w:ins w:id="12" w:author="Miley Ren" w:date="2017-11-09T16:34:00Z">
        <w:r w:rsidR="00293E8F">
          <w:rPr>
            <w:rFonts w:hint="eastAsia"/>
          </w:rPr>
          <w:t>的</w:t>
        </w:r>
      </w:ins>
      <w:ins w:id="13" w:author="Miley Ren" w:date="2017-11-08T22:59:00Z">
        <w:r w:rsidR="00DC62ED">
          <w:rPr>
            <w:rFonts w:hint="eastAsia"/>
          </w:rPr>
          <w:t>管理效率</w:t>
        </w:r>
      </w:ins>
      <w:r w:rsidR="00695AC3">
        <w:rPr>
          <w:rFonts w:hint="eastAsia"/>
        </w:rPr>
        <w:t>，</w:t>
      </w:r>
      <w:r w:rsidR="00CF6979">
        <w:rPr>
          <w:rFonts w:hint="eastAsia"/>
        </w:rPr>
        <w:t>运营商</w:t>
      </w:r>
      <w:r w:rsidR="009F08E9">
        <w:rPr>
          <w:rFonts w:hint="eastAsia"/>
        </w:rPr>
        <w:t>可</w:t>
      </w:r>
      <w:r w:rsidR="00695AC3">
        <w:rPr>
          <w:rFonts w:hint="eastAsia"/>
        </w:rPr>
        <w:t>将</w:t>
      </w:r>
      <w:r w:rsidR="00217882">
        <w:rPr>
          <w:rFonts w:hint="eastAsia"/>
        </w:rPr>
        <w:t>售货机</w:t>
      </w:r>
      <w:r w:rsidR="004074E0">
        <w:rPr>
          <w:rFonts w:hint="eastAsia"/>
        </w:rPr>
        <w:t>连</w:t>
      </w:r>
      <w:r w:rsidR="00041A47">
        <w:rPr>
          <w:rFonts w:hint="eastAsia"/>
        </w:rPr>
        <w:t>网</w:t>
      </w:r>
      <w:r w:rsidR="00217882">
        <w:rPr>
          <w:rFonts w:hint="eastAsia"/>
        </w:rPr>
        <w:t>，</w:t>
      </w:r>
      <w:r w:rsidR="00D10AF0">
        <w:t>实现</w:t>
      </w:r>
      <w:r w:rsidR="004A3F5F">
        <w:rPr>
          <w:rFonts w:hint="eastAsia"/>
        </w:rPr>
        <w:t>售货机</w:t>
      </w:r>
      <w:r w:rsidR="00503CFF">
        <w:rPr>
          <w:rFonts w:hint="eastAsia"/>
        </w:rPr>
        <w:t>的</w:t>
      </w:r>
      <w:r w:rsidR="00C75F5B">
        <w:rPr>
          <w:rFonts w:hint="eastAsia"/>
        </w:rPr>
        <w:t>信息化</w:t>
      </w:r>
      <w:r w:rsidR="00D10AF0">
        <w:rPr>
          <w:rFonts w:hint="eastAsia"/>
        </w:rPr>
        <w:t>管理和售货终端</w:t>
      </w:r>
      <w:r w:rsidR="00591F18">
        <w:rPr>
          <w:rFonts w:hint="eastAsia"/>
        </w:rPr>
        <w:t>。</w:t>
      </w:r>
      <w:r w:rsidR="00BC6F9D">
        <w:rPr>
          <w:rFonts w:hint="eastAsia"/>
        </w:rPr>
        <w:t>然而，目前有</w:t>
      </w:r>
      <w:r w:rsidR="00BC6F9D">
        <w:rPr>
          <w:rFonts w:hint="eastAsia"/>
        </w:rPr>
        <w:t>60%</w:t>
      </w:r>
      <w:r w:rsidR="00BC6F9D">
        <w:rPr>
          <w:rFonts w:hint="eastAsia"/>
        </w:rPr>
        <w:t>的售货机运营商为中小型企业，</w:t>
      </w:r>
      <w:r w:rsidR="00C26B3A">
        <w:rPr>
          <w:rFonts w:hint="eastAsia"/>
        </w:rPr>
        <w:t>其</w:t>
      </w:r>
      <w:r w:rsidR="00FB48A2">
        <w:rPr>
          <w:rFonts w:hint="eastAsia"/>
        </w:rPr>
        <w:t>并无足够的财力和物力搭建一套完善的售货机管理系统。</w:t>
      </w:r>
      <w:r w:rsidR="00B02555">
        <w:rPr>
          <w:rFonts w:hint="eastAsia"/>
        </w:rPr>
        <w:t>因此，</w:t>
      </w:r>
      <w:r w:rsidR="00217882" w:rsidRPr="00636514">
        <w:t>本文</w:t>
      </w:r>
      <w:r w:rsidR="00B02555">
        <w:t>拟采用</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B02555">
        <w:rPr>
          <w:rFonts w:hint="eastAsia"/>
        </w:rPr>
        <w:t>解决或改善</w:t>
      </w:r>
      <w:r w:rsidR="00BF7484">
        <w:rPr>
          <w:rFonts w:hint="eastAsia"/>
        </w:rPr>
        <w:t>中小型运营商的</w:t>
      </w:r>
      <w:r w:rsidR="00151FBF">
        <w:rPr>
          <w:rFonts w:hint="eastAsia"/>
        </w:rPr>
        <w:t>以上问题</w:t>
      </w:r>
      <w:r w:rsidR="00CC2076">
        <w:rPr>
          <w:rFonts w:hint="eastAsia"/>
        </w:rPr>
        <w:t>。</w:t>
      </w:r>
      <w:r w:rsidR="00E81D98">
        <w:rPr>
          <w:rFonts w:hint="eastAsia"/>
        </w:rPr>
        <w:t>平台由生产厂商统一管理，供运营商使用</w:t>
      </w:r>
      <w:ins w:id="14" w:author="Miley Ren" w:date="2017-11-09T16:42:00Z">
        <w:r w:rsidR="00AD0CF4">
          <w:rPr>
            <w:rFonts w:hint="eastAsia"/>
          </w:rPr>
          <w:t>，</w:t>
        </w:r>
      </w:ins>
      <w:del w:id="15" w:author="Miley Ren" w:date="2017-11-09T16:42:00Z">
        <w:r w:rsidR="0048087F" w:rsidDel="00AD0CF4">
          <w:rPr>
            <w:rFonts w:hint="eastAsia"/>
          </w:rPr>
          <w:delText>。</w:delText>
        </w:r>
      </w:del>
      <w:r w:rsidR="00667208">
        <w:rPr>
          <w:rFonts w:hint="eastAsia"/>
        </w:rPr>
        <w:t>厂商</w:t>
      </w:r>
      <w:r w:rsidR="00217882">
        <w:rPr>
          <w:rFonts w:hint="eastAsia"/>
        </w:rPr>
        <w:t>为运营商提供低成本服务，</w:t>
      </w:r>
      <w:r w:rsidR="0053500B">
        <w:t>提高商家的管理效率</w:t>
      </w:r>
      <w:r w:rsidR="0053500B">
        <w:rPr>
          <w:rFonts w:hint="eastAsia"/>
        </w:rPr>
        <w:t>，</w:t>
      </w:r>
      <w:r w:rsidR="004323CF">
        <w:rPr>
          <w:rFonts w:hint="eastAsia"/>
        </w:rPr>
        <w:t>同时</w:t>
      </w:r>
      <w:r w:rsidR="00667208">
        <w:rPr>
          <w:rFonts w:hint="eastAsia"/>
        </w:rPr>
        <w:t>也增强了</w:t>
      </w:r>
      <w:r w:rsidR="00217882">
        <w:rPr>
          <w:rFonts w:hint="eastAsia"/>
        </w:rPr>
        <w:t>自身的竞争</w:t>
      </w:r>
      <w:r w:rsidR="00217882">
        <w:t>力</w:t>
      </w:r>
      <w:r w:rsidR="00217882">
        <w:rPr>
          <w:rFonts w:hint="eastAsia"/>
        </w:rPr>
        <w:t>。</w:t>
      </w:r>
    </w:p>
    <w:p w14:paraId="2EFE5A6D" w14:textId="631EBF10" w:rsidR="009D3060" w:rsidRPr="00636514" w:rsidRDefault="00041A47" w:rsidP="0077092D">
      <w:pPr>
        <w:ind w:firstLine="480"/>
      </w:pPr>
      <w:r>
        <w:rPr>
          <w:rFonts w:hint="eastAsia"/>
        </w:rPr>
        <w:t>该平台</w:t>
      </w:r>
      <w:r w:rsidR="006836F5">
        <w:rPr>
          <w:rFonts w:hint="eastAsia"/>
        </w:rPr>
        <w:t>面向两类用户</w:t>
      </w:r>
      <w:r w:rsidR="00CD5EAE">
        <w:rPr>
          <w:rFonts w:hint="eastAsia"/>
        </w:rPr>
        <w:t>使用</w:t>
      </w:r>
      <w:r w:rsidR="006836F5">
        <w:rPr>
          <w:rFonts w:hint="eastAsia"/>
        </w:rPr>
        <w:t>：厂商和运营商。</w:t>
      </w:r>
      <w:r w:rsidR="0047713D">
        <w:rPr>
          <w:rFonts w:hint="eastAsia"/>
        </w:rPr>
        <w:t>厂商</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租赁等进行基本的管理操作；运营商对运营商内部</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此外，该平台还</w:t>
      </w:r>
      <w:r>
        <w:t>提供对应的</w:t>
      </w:r>
      <w:ins w:id="16" w:author="Miley Ren" w:date="2017-11-17T20:15:00Z">
        <w:r w:rsidR="002E3059">
          <w:rPr>
            <w:rFonts w:hint="eastAsia"/>
          </w:rPr>
          <w:t>售货机运营管理</w:t>
        </w:r>
        <w:r w:rsidR="002E3059">
          <w:rPr>
            <w:rFonts w:hint="eastAsia"/>
          </w:rPr>
          <w:t>APP</w:t>
        </w:r>
      </w:ins>
      <w:del w:id="17" w:author="Miley Ren" w:date="2017-11-17T20:15:00Z">
        <w:r w:rsidR="00025561" w:rsidDel="002E3059">
          <w:rPr>
            <w:rFonts w:hint="eastAsia"/>
          </w:rPr>
          <w:delText>营业员</w:delText>
        </w:r>
        <w:r w:rsidR="00021494" w:rsidDel="002E3059">
          <w:rPr>
            <w:rFonts w:hint="eastAsia"/>
          </w:rPr>
          <w:delText>APP</w:delText>
        </w:r>
      </w:del>
      <w:r w:rsidR="00940AEB">
        <w:t>和</w:t>
      </w:r>
      <w:ins w:id="18" w:author="Miley Ren" w:date="2017-11-17T20:14:00Z">
        <w:r w:rsidR="009B7598">
          <w:rPr>
            <w:rFonts w:hint="eastAsia"/>
          </w:rPr>
          <w:t>自动售货机终端售货</w:t>
        </w:r>
        <w:r w:rsidR="009B7598">
          <w:rPr>
            <w:rFonts w:hint="eastAsia"/>
          </w:rPr>
          <w:t>APP</w:t>
        </w:r>
      </w:ins>
      <w:del w:id="19" w:author="Miley Ren" w:date="2017-11-17T20:14:00Z">
        <w:r w:rsidR="00287B6B" w:rsidDel="009B7598">
          <w:delText>售货</w:delText>
        </w:r>
        <w:r w:rsidR="003C6C14" w:rsidDel="009B7598">
          <w:rPr>
            <w:rFonts w:hint="eastAsia"/>
          </w:rPr>
          <w:delText>APP</w:delText>
        </w:r>
      </w:del>
      <w:r w:rsidR="00071F09">
        <w:rPr>
          <w:rFonts w:hint="eastAsia"/>
        </w:rPr>
        <w:t>，</w:t>
      </w:r>
      <w:ins w:id="20" w:author="Miley Ren" w:date="2017-11-17T20:15:00Z">
        <w:r w:rsidR="002E3059">
          <w:rPr>
            <w:rFonts w:hint="eastAsia"/>
          </w:rPr>
          <w:t>售货机运营管理</w:t>
        </w:r>
        <w:r w:rsidR="002E3059">
          <w:rPr>
            <w:rFonts w:hint="eastAsia"/>
          </w:rPr>
          <w:t>APP</w:t>
        </w:r>
      </w:ins>
      <w:del w:id="21" w:author="Miley Ren" w:date="2017-11-17T20:15:00Z">
        <w:r w:rsidR="00025561" w:rsidDel="002E3059">
          <w:rPr>
            <w:rFonts w:hint="eastAsia"/>
          </w:rPr>
          <w:delText>营业员</w:delText>
        </w:r>
        <w:r w:rsidR="002F6C48" w:rsidDel="002E3059">
          <w:rPr>
            <w:rFonts w:hint="eastAsia"/>
          </w:rPr>
          <w:delText>APP</w:delText>
        </w:r>
      </w:del>
      <w:r w:rsidR="003D1D5F">
        <w:rPr>
          <w:rFonts w:hint="eastAsia"/>
        </w:rPr>
        <w:t>供</w:t>
      </w:r>
      <w:del w:id="22" w:author="Miley Ren" w:date="2017-11-17T15:33:00Z">
        <w:r w:rsidR="00E070E2" w:rsidDel="00025561">
          <w:rPr>
            <w:rFonts w:hint="eastAsia"/>
          </w:rPr>
          <w:delText>运营商</w:delText>
        </w:r>
        <w:r w:rsidR="00286460" w:rsidDel="00025561">
          <w:rPr>
            <w:rFonts w:hint="eastAsia"/>
          </w:rPr>
          <w:delText>操作员</w:delText>
        </w:r>
      </w:del>
      <w:ins w:id="23" w:author="Miley Ren" w:date="2017-11-17T15:33:00Z">
        <w:r w:rsidR="00025561">
          <w:rPr>
            <w:rFonts w:hint="eastAsia"/>
          </w:rPr>
          <w:t>运营商营业员</w:t>
        </w:r>
      </w:ins>
      <w:r w:rsidR="00021494">
        <w:rPr>
          <w:rFonts w:hint="eastAsia"/>
        </w:rPr>
        <w:t>使用，</w:t>
      </w:r>
      <w:ins w:id="24" w:author="Miley Ren" w:date="2017-11-17T20:15:00Z">
        <w:r w:rsidR="00FC755A">
          <w:rPr>
            <w:rFonts w:hint="eastAsia"/>
          </w:rPr>
          <w:t>自动售货机终端售货</w:t>
        </w:r>
        <w:r w:rsidR="00FC755A">
          <w:rPr>
            <w:rFonts w:hint="eastAsia"/>
          </w:rPr>
          <w:t>APP</w:t>
        </w:r>
      </w:ins>
      <w:del w:id="25" w:author="Miley Ren" w:date="2017-11-17T20:15:00Z">
        <w:r w:rsidR="002F6C48" w:rsidDel="00FC755A">
          <w:delText>售货</w:delText>
        </w:r>
        <w:r w:rsidR="002F6C48" w:rsidDel="00FC755A">
          <w:rPr>
            <w:rFonts w:hint="eastAsia"/>
          </w:rPr>
          <w:delText>APP</w:delText>
        </w:r>
      </w:del>
      <w:r w:rsidR="00021494">
        <w:t>由普通终端用户操作</w:t>
      </w:r>
      <w:r w:rsidR="00021494">
        <w:rPr>
          <w:rFonts w:hint="eastAsia"/>
        </w:rPr>
        <w:t>。</w:t>
      </w:r>
      <w:r w:rsidR="00286460">
        <w:rPr>
          <w:rFonts w:hint="eastAsia"/>
        </w:rPr>
        <w:t>操作员</w:t>
      </w:r>
      <w:r w:rsidR="00351961">
        <w:rPr>
          <w:rFonts w:hint="eastAsia"/>
        </w:rPr>
        <w:t>可通过</w:t>
      </w:r>
      <w:del w:id="26" w:author="Miley Ren" w:date="2017-11-17T15:31:00Z">
        <w:r w:rsidR="00F8757C" w:rsidDel="00025561">
          <w:rPr>
            <w:rFonts w:hint="eastAsia"/>
          </w:rPr>
          <w:delText>操作员</w:delText>
        </w:r>
        <w:r w:rsidR="002F6C48" w:rsidDel="00025561">
          <w:rPr>
            <w:rFonts w:hint="eastAsia"/>
          </w:rPr>
          <w:delText>APP</w:delText>
        </w:r>
      </w:del>
      <w:ins w:id="27" w:author="Miley Ren" w:date="2017-11-17T20:15:00Z">
        <w:r w:rsidR="002E3059">
          <w:rPr>
            <w:rFonts w:hint="eastAsia"/>
          </w:rPr>
          <w:t>售货机运营管理</w:t>
        </w:r>
        <w:r w:rsidR="002E3059">
          <w:rPr>
            <w:rFonts w:hint="eastAsia"/>
          </w:rPr>
          <w:t>APP</w:t>
        </w:r>
      </w:ins>
      <w:r w:rsidR="002F6C48">
        <w:rPr>
          <w:rFonts w:hint="eastAsia"/>
        </w:rPr>
        <w:t>现场更新售货机数据</w:t>
      </w:r>
      <w:r w:rsidR="00351961">
        <w:rPr>
          <w:rFonts w:hint="eastAsia"/>
        </w:rPr>
        <w:t>，消费者可通过</w:t>
      </w:r>
      <w:ins w:id="28" w:author="Miley Ren" w:date="2017-11-17T20:15:00Z">
        <w:r w:rsidR="004B54D3">
          <w:rPr>
            <w:rFonts w:hint="eastAsia"/>
          </w:rPr>
          <w:t>自动售货机终端售货</w:t>
        </w:r>
        <w:r w:rsidR="004B54D3">
          <w:rPr>
            <w:rFonts w:hint="eastAsia"/>
          </w:rPr>
          <w:t>APP</w:t>
        </w:r>
      </w:ins>
      <w:del w:id="29" w:author="Miley Ren" w:date="2017-11-17T20:15:00Z">
        <w:r w:rsidR="002F6C48" w:rsidDel="004B54D3">
          <w:delText>售货</w:delText>
        </w:r>
        <w:r w:rsidR="003C6C14" w:rsidDel="004B54D3">
          <w:delText>APP</w:delText>
        </w:r>
      </w:del>
      <w:r w:rsidR="00351961">
        <w:rPr>
          <w:rFonts w:hint="eastAsia"/>
        </w:rPr>
        <w:t>进行商品选购</w:t>
      </w:r>
      <w:r w:rsidR="002F6C48">
        <w:rPr>
          <w:rFonts w:hint="eastAsia"/>
        </w:rPr>
        <w:t>并完成</w:t>
      </w:r>
      <w:r w:rsidR="00351961">
        <w:rPr>
          <w:rFonts w:hint="eastAsia"/>
        </w:rPr>
        <w:t>移动支付。</w:t>
      </w:r>
    </w:p>
    <w:p w14:paraId="63EA5F98" w14:textId="10D37D69"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EF30E2">
        <w:rPr>
          <w:rFonts w:hint="eastAsia"/>
        </w:rPr>
        <w:t>，</w:t>
      </w:r>
      <w:commentRangeStart w:id="30"/>
      <w:r w:rsidR="00EF30E2">
        <w:rPr>
          <w:rFonts w:hint="eastAsia"/>
        </w:rPr>
        <w:t>结合</w:t>
      </w:r>
      <w:r w:rsidR="006F35FF" w:rsidRPr="00636514">
        <w:rPr>
          <w:rFonts w:hint="eastAsia"/>
        </w:rPr>
        <w:t>多租户</w:t>
      </w:r>
      <w:r w:rsidR="006F35FF">
        <w:rPr>
          <w:rFonts w:hint="eastAsia"/>
        </w:rPr>
        <w:t>框架</w:t>
      </w:r>
      <w:commentRangeEnd w:id="30"/>
      <w:r w:rsidR="00DF7E1D">
        <w:rPr>
          <w:rStyle w:val="aa"/>
          <w:lang w:val="x-none" w:eastAsia="x-none"/>
        </w:rPr>
        <w:commentReference w:id="30"/>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172C3D">
        <w:rPr>
          <w:rFonts w:hint="eastAsia"/>
        </w:rPr>
        <w:t>云平台</w:t>
      </w:r>
      <w:r w:rsidR="00C230B7">
        <w:rPr>
          <w:rFonts w:hint="eastAsia"/>
        </w:rPr>
        <w:t>后台</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EC6B1B">
        <w:rPr>
          <w:rFonts w:hint="eastAsia"/>
        </w:rPr>
        <w:t>。</w:t>
      </w:r>
      <w:del w:id="31" w:author="Miley Ren" w:date="2017-11-17T15:31:00Z">
        <w:r w:rsidR="00286460" w:rsidDel="00025561">
          <w:rPr>
            <w:rFonts w:hint="eastAsia"/>
          </w:rPr>
          <w:delText>操作员</w:delText>
        </w:r>
        <w:r w:rsidR="002F6C48" w:rsidDel="00025561">
          <w:rPr>
            <w:rFonts w:hint="eastAsia"/>
          </w:rPr>
          <w:delText>APP</w:delText>
        </w:r>
      </w:del>
      <w:ins w:id="32" w:author="Miley Ren" w:date="2017-11-17T20:15:00Z">
        <w:r w:rsidR="008654FA">
          <w:rPr>
            <w:rFonts w:hint="eastAsia"/>
          </w:rPr>
          <w:t>售货机运营管理</w:t>
        </w:r>
        <w:r w:rsidR="008654FA">
          <w:rPr>
            <w:rFonts w:hint="eastAsia"/>
          </w:rPr>
          <w:t>APP</w:t>
        </w:r>
      </w:ins>
      <w:r w:rsidR="002F6C48">
        <w:t>和</w:t>
      </w:r>
      <w:ins w:id="33" w:author="Miley Ren" w:date="2017-11-17T20:15:00Z">
        <w:r w:rsidR="004B54D3">
          <w:rPr>
            <w:rFonts w:hint="eastAsia"/>
          </w:rPr>
          <w:t>自动售货机终端售货</w:t>
        </w:r>
        <w:r w:rsidR="004B54D3">
          <w:rPr>
            <w:rFonts w:hint="eastAsia"/>
          </w:rPr>
          <w:t>APP</w:t>
        </w:r>
      </w:ins>
      <w:del w:id="34" w:author="Miley Ren" w:date="2017-11-17T20:15:00Z">
        <w:r w:rsidR="002F6C48" w:rsidDel="004B54D3">
          <w:delText>售货</w:delText>
        </w:r>
        <w:r w:rsidR="002F6C48" w:rsidDel="004B54D3">
          <w:rPr>
            <w:rFonts w:hint="eastAsia"/>
          </w:rPr>
          <w:delText>APP</w:delText>
        </w:r>
      </w:del>
      <w:r w:rsidR="003D39D4">
        <w:rPr>
          <w:rFonts w:hint="eastAsia"/>
        </w:rPr>
        <w:t>基于</w:t>
      </w:r>
      <w:r w:rsidR="003D39D4">
        <w:rPr>
          <w:rFonts w:hint="eastAsia"/>
        </w:rPr>
        <w:t>Android</w:t>
      </w:r>
      <w:r w:rsidR="003D39D4">
        <w:rPr>
          <w:rFonts w:hint="eastAsia"/>
        </w:rPr>
        <w:t>系统开发，</w:t>
      </w:r>
      <w:r w:rsidR="00F534B1">
        <w:rPr>
          <w:rFonts w:hint="eastAsia"/>
        </w:rPr>
        <w:t>其中，</w:t>
      </w:r>
      <w:ins w:id="35" w:author="Miley Ren" w:date="2017-11-17T20:16:00Z">
        <w:r w:rsidR="000B3044">
          <w:rPr>
            <w:rFonts w:hint="eastAsia"/>
          </w:rPr>
          <w:t>自动售货机终端售货</w:t>
        </w:r>
        <w:r w:rsidR="000B3044">
          <w:rPr>
            <w:rFonts w:hint="eastAsia"/>
          </w:rPr>
          <w:t>APP</w:t>
        </w:r>
      </w:ins>
      <w:del w:id="36" w:author="Miley Ren" w:date="2017-11-17T20:16:00Z">
        <w:r w:rsidR="002F6C48" w:rsidDel="000B3044">
          <w:delText>售货</w:delText>
        </w:r>
        <w:r w:rsidR="002F6C48" w:rsidDel="000B3044">
          <w:rPr>
            <w:rFonts w:hint="eastAsia"/>
          </w:rPr>
          <w:delText>APP</w:delText>
        </w:r>
      </w:del>
      <w:r w:rsidR="003D39D4">
        <w:rPr>
          <w:rFonts w:hint="eastAsia"/>
        </w:rPr>
        <w:t>通过</w:t>
      </w:r>
      <w:r w:rsidR="001974E3" w:rsidRPr="00636514">
        <w:rPr>
          <w:rFonts w:hint="eastAsia"/>
        </w:rPr>
        <w:t>miniUSBFT1D</w:t>
      </w:r>
      <w:r w:rsidR="001974E3" w:rsidRPr="00636514">
        <w:t>串口转换线</w:t>
      </w:r>
      <w:r w:rsidR="00D1269C">
        <w:rPr>
          <w:rFonts w:hint="eastAsia"/>
        </w:rPr>
        <w:t>与</w:t>
      </w:r>
      <w:r w:rsidR="001974E3" w:rsidRPr="00636514">
        <w:t>设备主控板</w:t>
      </w:r>
      <w:r w:rsidR="003D39D4">
        <w:t>通信</w:t>
      </w:r>
      <w:r w:rsidR="003D39D4">
        <w:rPr>
          <w:rFonts w:hint="eastAsia"/>
        </w:rPr>
        <w:t>，</w:t>
      </w:r>
      <w:r w:rsidR="00A07DE1" w:rsidRPr="00A07DE1">
        <w:rPr>
          <w:rFonts w:hint="eastAsia"/>
        </w:rPr>
        <w:t>实现串口通信功能。</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37" w:name="_Toc5548"/>
      <w:bookmarkStart w:id="38" w:name="_Toc459665146"/>
      <w:bookmarkStart w:id="39" w:name="_Toc459666046"/>
      <w:bookmarkStart w:id="40" w:name="_Toc27942"/>
      <w:bookmarkStart w:id="41" w:name="_Toc459666117"/>
      <w:bookmarkStart w:id="42" w:name="_Toc467076384"/>
      <w:r w:rsidRPr="00636514">
        <w:br w:type="page"/>
      </w:r>
      <w:bookmarkStart w:id="43" w:name="_Toc492673745"/>
      <w:bookmarkStart w:id="44" w:name="_Toc498678393"/>
      <w:r w:rsidR="004C4360" w:rsidRPr="00636514">
        <w:lastRenderedPageBreak/>
        <w:t>ABSTRACT</w:t>
      </w:r>
      <w:bookmarkEnd w:id="37"/>
      <w:bookmarkEnd w:id="38"/>
      <w:bookmarkEnd w:id="39"/>
      <w:bookmarkEnd w:id="40"/>
      <w:bookmarkEnd w:id="41"/>
      <w:bookmarkEnd w:id="42"/>
      <w:bookmarkEnd w:id="43"/>
      <w:bookmarkEnd w:id="44"/>
    </w:p>
    <w:p w14:paraId="1E72B945" w14:textId="53E4B993" w:rsidR="002D5A25" w:rsidRDefault="00C06963" w:rsidP="0061471F">
      <w:pPr>
        <w:ind w:firstLine="480"/>
      </w:pPr>
      <w:r w:rsidRPr="00C06963">
        <w:t>In the early stage, the domestic labor cost was low, while the vending machine price was high and the system was backwa</w:t>
      </w:r>
      <w:r>
        <w:t xml:space="preserve">rd, which led to the difficult </w:t>
      </w:r>
      <w:r w:rsidRPr="00C06963">
        <w:t>development of vending machines.</w:t>
      </w:r>
      <w:r w:rsidR="009E4B7F">
        <w:t xml:space="preserve"> </w:t>
      </w:r>
      <w:r w:rsidR="009E4B7F" w:rsidRPr="009E4B7F">
        <w:t>In recent years, the cost of labor has risen sharply, and the cost of vending machines has gradually declined.</w:t>
      </w:r>
      <w:r w:rsidR="009E4B7F">
        <w:t xml:space="preserve"> </w:t>
      </w:r>
      <w:r w:rsidR="002D5A25" w:rsidRPr="002D5A25">
        <w:t>According to the China industrial information network statistics, China's labor costs increased by 13% per year</w:t>
      </w:r>
      <w:r w:rsidR="00FE3A1E">
        <w:t xml:space="preserve"> </w:t>
      </w:r>
      <w:r w:rsidR="00FE3A1E" w:rsidRPr="002D5A25">
        <w:t>since 2004</w:t>
      </w:r>
      <w:r w:rsidR="0039279F">
        <w:rPr>
          <w:rFonts w:hint="eastAsia"/>
        </w:rPr>
        <w:t>.</w:t>
      </w:r>
      <w:r w:rsidR="002D5A25" w:rsidRPr="002D5A25">
        <w:t xml:space="preserve"> </w:t>
      </w:r>
      <w:r w:rsidR="0039279F">
        <w:t>H</w:t>
      </w:r>
      <w:r w:rsidR="002D5A25" w:rsidRPr="002D5A25">
        <w:t>igh labor costs brought huge burden to the operation and development of vending machine industry.</w:t>
      </w:r>
      <w:r w:rsidR="002D5A25">
        <w:t xml:space="preserve"> </w:t>
      </w:r>
      <w:r w:rsidR="002D5A25" w:rsidRPr="002D5A25">
        <w:t>In order to reduce the use of human resources, business operators can connect vending machines to the internet, and implement the vending machine management and sales terminals.</w:t>
      </w:r>
      <w:r w:rsidR="002D5A25">
        <w:t xml:space="preserve"> </w:t>
      </w:r>
      <w:r w:rsidR="002D5A25" w:rsidRPr="002D5A25">
        <w:t>However, the small and medium-sized vending machine business operators account for more than 60% of the market</w:t>
      </w:r>
      <w:r w:rsidR="00F460BC" w:rsidRPr="002D5A25">
        <w:t>,</w:t>
      </w:r>
      <w:r w:rsidR="00F460BC">
        <w:t xml:space="preserve"> </w:t>
      </w:r>
      <w:r w:rsidR="002D5A25" w:rsidRPr="002D5A25">
        <w:t>but they does not have enough financial and material resources to build a complete vending machine management system</w:t>
      </w:r>
      <w:r w:rsidR="00E43F6D" w:rsidRPr="002D5A25">
        <w:t>.</w:t>
      </w:r>
      <w:r w:rsidR="00E43F6D">
        <w:t xml:space="preserve"> </w:t>
      </w:r>
      <w:r w:rsidR="002D5A25" w:rsidRPr="002D5A25">
        <w:t>Therefore</w:t>
      </w:r>
      <w:r w:rsidR="007E5B55" w:rsidRPr="002D5A25">
        <w:t>,</w:t>
      </w:r>
      <w:r w:rsidR="007E5B55">
        <w:t xml:space="preserve"> </w:t>
      </w:r>
      <w:r w:rsidR="002D5A25" w:rsidRPr="002D5A25">
        <w:t>this paper adopts the design scheme of vending machine cloud platform based on SaaS (Software-as-a-Service) to solve or improve the above problems of small and medium business operators.</w:t>
      </w:r>
      <w:r w:rsidR="002D5A25">
        <w:t xml:space="preserve"> </w:t>
      </w:r>
      <w:r w:rsidR="002D5A25" w:rsidRPr="002D5A25">
        <w:t>The platform is managed by the manufacturer and used by the operators. The manufacturer provides low cost service for the operators, and improves the efficiency of the management, and enhances the competitiveness of the business.</w:t>
      </w:r>
    </w:p>
    <w:p w14:paraId="7AF35B2E" w14:textId="51FBB7DB" w:rsidR="001A7018" w:rsidRDefault="001A7018" w:rsidP="00B0686D">
      <w:pPr>
        <w:ind w:firstLineChars="0" w:firstLine="420"/>
      </w:pPr>
      <w:r w:rsidRPr="001A7018">
        <w:t xml:space="preserve">The platform is designed for two types of users: manufacturers and </w:t>
      </w:r>
      <w:r w:rsidR="00FE3A1E" w:rsidRPr="002D5A25">
        <w:t>business</w:t>
      </w:r>
      <w:r w:rsidR="00FE3A1E" w:rsidRPr="001A7018">
        <w:t xml:space="preserve"> </w:t>
      </w:r>
      <w:r w:rsidRPr="001A7018">
        <w:t xml:space="preserve">operators. Manufacturers can manage user </w:t>
      </w:r>
      <w:r w:rsidR="004462D5" w:rsidRPr="004462D5">
        <w:t>permission</w:t>
      </w:r>
      <w:r w:rsidRPr="001A7018">
        <w:t xml:space="preserve">, </w:t>
      </w:r>
      <w:r w:rsidR="00FE3A1E" w:rsidRPr="002D5A25">
        <w:t>business</w:t>
      </w:r>
      <w:r w:rsidR="00FE3A1E" w:rsidRPr="001A7018">
        <w:t xml:space="preserve"> </w:t>
      </w:r>
      <w:r w:rsidRPr="001A7018">
        <w:t xml:space="preserve">operators, vending machines, leases and other basic operations. </w:t>
      </w:r>
      <w:r w:rsidR="00C30149">
        <w:t>B</w:t>
      </w:r>
      <w:r w:rsidR="00C30149" w:rsidRPr="002D5A25">
        <w:t>usiness</w:t>
      </w:r>
      <w:r w:rsidR="00C30149" w:rsidRPr="001A7018">
        <w:t xml:space="preserve"> </w:t>
      </w:r>
      <w:r w:rsidR="00C30149">
        <w:t>o</w:t>
      </w:r>
      <w:r w:rsidRPr="001A7018">
        <w:t>perators can manage users, vending machines, commodities, inventory and other basic management. In addition, the platform also provides corresponding Operator APP and S</w:t>
      </w:r>
      <w:r w:rsidR="007F1014">
        <w:t>a</w:t>
      </w:r>
      <w:r w:rsidRPr="001A7018">
        <w:t>l</w:t>
      </w:r>
      <w:r w:rsidR="007F1014">
        <w:t>e</w:t>
      </w:r>
      <w:r w:rsidRPr="001A7018">
        <w:t xml:space="preserve"> APP, Operator APP is used by operators, and </w:t>
      </w:r>
      <w:r w:rsidR="007F1014" w:rsidRPr="001A7018">
        <w:t>S</w:t>
      </w:r>
      <w:r w:rsidR="007F1014">
        <w:t>a</w:t>
      </w:r>
      <w:r w:rsidR="007F1014" w:rsidRPr="001A7018">
        <w:t>l</w:t>
      </w:r>
      <w:r w:rsidR="007F1014">
        <w:t>e</w:t>
      </w:r>
      <w:r w:rsidR="007F1014" w:rsidRPr="001A7018">
        <w:t xml:space="preserve"> </w:t>
      </w:r>
      <w:r w:rsidRPr="001A7018">
        <w:t>APP is operated by ordinary end users. The operator can update the vending machine data through the Operator APP</w:t>
      </w:r>
      <w:r w:rsidR="006B459F">
        <w:t>. The</w:t>
      </w:r>
      <w:r w:rsidR="007F1014">
        <w:t xml:space="preserve"> </w:t>
      </w:r>
      <w:r w:rsidRPr="001A7018">
        <w:t xml:space="preserve">consumers can </w:t>
      </w:r>
      <w:r w:rsidR="00140CEE">
        <w:t>choose</w:t>
      </w:r>
      <w:r w:rsidR="00140CEE" w:rsidRPr="001A7018">
        <w:t xml:space="preserve"> </w:t>
      </w:r>
      <w:r w:rsidRPr="001A7018">
        <w:t xml:space="preserve">goods through the </w:t>
      </w:r>
      <w:r w:rsidR="007F1014" w:rsidRPr="001A7018">
        <w:t>S</w:t>
      </w:r>
      <w:r w:rsidR="007F1014">
        <w:t>a</w:t>
      </w:r>
      <w:r w:rsidR="007F1014" w:rsidRPr="001A7018">
        <w:t>l</w:t>
      </w:r>
      <w:r w:rsidR="007F1014">
        <w:t>e</w:t>
      </w:r>
      <w:r w:rsidR="007F1014" w:rsidRPr="001A7018">
        <w:t xml:space="preserve"> </w:t>
      </w:r>
      <w:r w:rsidRPr="001A7018">
        <w:t>APP and complete mobile payment.</w:t>
      </w:r>
    </w:p>
    <w:p w14:paraId="5FDA25F0" w14:textId="00DB5CD5" w:rsidR="0025468D" w:rsidRDefault="003B2C54" w:rsidP="008514CA">
      <w:pPr>
        <w:ind w:firstLine="480"/>
      </w:pPr>
      <w:r w:rsidRPr="003B2C54">
        <w:lastRenderedPageBreak/>
        <w:t>Design and implement of vending machine cloud platform is based on SaaS mode, multi-tenant framework and JavaWeb layering idea.</w:t>
      </w:r>
      <w:r>
        <w:t xml:space="preserve"> </w:t>
      </w:r>
      <w:r w:rsidRPr="003B2C54">
        <w:t xml:space="preserve">The cloud platform background system uses SSM(Sping+SpringMVC+Mybatis) and the front end adopts JSP, Ajax and other technologies. Operator APP and </w:t>
      </w:r>
      <w:r w:rsidR="0021395E" w:rsidRPr="003B2C54">
        <w:t>S</w:t>
      </w:r>
      <w:r w:rsidR="0021395E">
        <w:t>ale</w:t>
      </w:r>
      <w:r w:rsidR="0021395E" w:rsidRPr="003B2C54">
        <w:t xml:space="preserve"> </w:t>
      </w:r>
      <w:r w:rsidRPr="003B2C54">
        <w:t xml:space="preserve">APP are based on the Android system, in which the </w:t>
      </w:r>
      <w:r w:rsidR="00DD798F" w:rsidRPr="003B2C54">
        <w:t>S</w:t>
      </w:r>
      <w:r w:rsidR="00DD798F">
        <w:t>ale</w:t>
      </w:r>
      <w:r w:rsidR="00DD798F" w:rsidRPr="003B2C54">
        <w:t xml:space="preserve"> </w:t>
      </w:r>
      <w:r w:rsidRPr="003B2C54">
        <w:t>APP communicates with the Main board through the miniUSBFT1D serial port conversion line, and realizes the serial communication function.</w:t>
      </w:r>
      <w:r w:rsidR="000F6901">
        <w:t xml:space="preserve"> </w:t>
      </w:r>
      <w:r w:rsidR="00163FCC" w:rsidRPr="00163FCC" w:rsidDel="003E20F5">
        <w:t xml:space="preserve"> </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45" w:name="_Toc492673746"/>
      <w:bookmarkStart w:id="46" w:name="_Toc498678394"/>
      <w:commentRangeStart w:id="47"/>
      <w:r w:rsidR="004C4360" w:rsidRPr="00636514">
        <w:rPr>
          <w:rFonts w:hint="eastAsia"/>
        </w:rPr>
        <w:lastRenderedPageBreak/>
        <w:t>目录</w:t>
      </w:r>
      <w:bookmarkEnd w:id="45"/>
      <w:bookmarkEnd w:id="46"/>
      <w:commentRangeEnd w:id="47"/>
      <w:r w:rsidR="009F1F7E">
        <w:rPr>
          <w:rStyle w:val="aa"/>
          <w:rFonts w:eastAsiaTheme="minorEastAsia"/>
          <w:b w:val="0"/>
          <w:bCs w:val="0"/>
        </w:rPr>
        <w:commentReference w:id="47"/>
      </w:r>
    </w:p>
    <w:p w14:paraId="38471665" w14:textId="77777777" w:rsidR="006939F1"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8678392" w:history="1">
        <w:r w:rsidR="006939F1" w:rsidRPr="005F7B62">
          <w:rPr>
            <w:rStyle w:val="af"/>
            <w:rFonts w:hint="eastAsia"/>
            <w:noProof/>
          </w:rPr>
          <w:t>摘要</w:t>
        </w:r>
        <w:r w:rsidR="006939F1">
          <w:rPr>
            <w:noProof/>
            <w:webHidden/>
          </w:rPr>
          <w:tab/>
        </w:r>
        <w:r w:rsidR="006939F1">
          <w:rPr>
            <w:noProof/>
            <w:webHidden/>
          </w:rPr>
          <w:fldChar w:fldCharType="begin"/>
        </w:r>
        <w:r w:rsidR="006939F1">
          <w:rPr>
            <w:noProof/>
            <w:webHidden/>
          </w:rPr>
          <w:instrText xml:space="preserve"> PAGEREF _Toc498678392 \h </w:instrText>
        </w:r>
        <w:r w:rsidR="006939F1">
          <w:rPr>
            <w:noProof/>
            <w:webHidden/>
          </w:rPr>
        </w:r>
        <w:r w:rsidR="006939F1">
          <w:rPr>
            <w:noProof/>
            <w:webHidden/>
          </w:rPr>
          <w:fldChar w:fldCharType="separate"/>
        </w:r>
        <w:r w:rsidR="006939F1">
          <w:rPr>
            <w:noProof/>
            <w:webHidden/>
          </w:rPr>
          <w:t>I</w:t>
        </w:r>
        <w:r w:rsidR="006939F1">
          <w:rPr>
            <w:noProof/>
            <w:webHidden/>
          </w:rPr>
          <w:fldChar w:fldCharType="end"/>
        </w:r>
      </w:hyperlink>
    </w:p>
    <w:p w14:paraId="1A32ED7F" w14:textId="77777777" w:rsidR="006939F1" w:rsidRDefault="006939F1">
      <w:pPr>
        <w:pStyle w:val="11"/>
        <w:rPr>
          <w:rFonts w:asciiTheme="minorHAnsi" w:hAnsiTheme="minorHAnsi" w:cstheme="minorBidi"/>
          <w:noProof/>
          <w:kern w:val="2"/>
          <w:sz w:val="21"/>
        </w:rPr>
      </w:pPr>
      <w:hyperlink w:anchor="_Toc498678393" w:history="1">
        <w:r w:rsidRPr="005F7B62">
          <w:rPr>
            <w:rStyle w:val="af"/>
            <w:noProof/>
          </w:rPr>
          <w:t>ABSTRACT</w:t>
        </w:r>
        <w:r>
          <w:rPr>
            <w:noProof/>
            <w:webHidden/>
          </w:rPr>
          <w:tab/>
        </w:r>
        <w:r>
          <w:rPr>
            <w:noProof/>
            <w:webHidden/>
          </w:rPr>
          <w:fldChar w:fldCharType="begin"/>
        </w:r>
        <w:r>
          <w:rPr>
            <w:noProof/>
            <w:webHidden/>
          </w:rPr>
          <w:instrText xml:space="preserve"> PAGEREF _Toc498678393 \h </w:instrText>
        </w:r>
        <w:r>
          <w:rPr>
            <w:noProof/>
            <w:webHidden/>
          </w:rPr>
        </w:r>
        <w:r>
          <w:rPr>
            <w:noProof/>
            <w:webHidden/>
          </w:rPr>
          <w:fldChar w:fldCharType="separate"/>
        </w:r>
        <w:r>
          <w:rPr>
            <w:noProof/>
            <w:webHidden/>
          </w:rPr>
          <w:t>II</w:t>
        </w:r>
        <w:r>
          <w:rPr>
            <w:noProof/>
            <w:webHidden/>
          </w:rPr>
          <w:fldChar w:fldCharType="end"/>
        </w:r>
      </w:hyperlink>
    </w:p>
    <w:p w14:paraId="2ECDDB95" w14:textId="77777777" w:rsidR="006939F1" w:rsidRDefault="006939F1">
      <w:pPr>
        <w:pStyle w:val="11"/>
        <w:rPr>
          <w:rFonts w:asciiTheme="minorHAnsi" w:hAnsiTheme="minorHAnsi" w:cstheme="minorBidi"/>
          <w:noProof/>
          <w:kern w:val="2"/>
          <w:sz w:val="21"/>
        </w:rPr>
      </w:pPr>
      <w:hyperlink w:anchor="_Toc498678394" w:history="1">
        <w:r w:rsidRPr="005F7B62">
          <w:rPr>
            <w:rStyle w:val="af"/>
            <w:rFonts w:hint="eastAsia"/>
            <w:noProof/>
          </w:rPr>
          <w:t>目录</w:t>
        </w:r>
        <w:r>
          <w:rPr>
            <w:noProof/>
            <w:webHidden/>
          </w:rPr>
          <w:tab/>
        </w:r>
        <w:r>
          <w:rPr>
            <w:noProof/>
            <w:webHidden/>
          </w:rPr>
          <w:fldChar w:fldCharType="begin"/>
        </w:r>
        <w:r>
          <w:rPr>
            <w:noProof/>
            <w:webHidden/>
          </w:rPr>
          <w:instrText xml:space="preserve"> PAGEREF _Toc498678394 \h </w:instrText>
        </w:r>
        <w:r>
          <w:rPr>
            <w:noProof/>
            <w:webHidden/>
          </w:rPr>
        </w:r>
        <w:r>
          <w:rPr>
            <w:noProof/>
            <w:webHidden/>
          </w:rPr>
          <w:fldChar w:fldCharType="separate"/>
        </w:r>
        <w:r>
          <w:rPr>
            <w:noProof/>
            <w:webHidden/>
          </w:rPr>
          <w:t>IV</w:t>
        </w:r>
        <w:r>
          <w:rPr>
            <w:noProof/>
            <w:webHidden/>
          </w:rPr>
          <w:fldChar w:fldCharType="end"/>
        </w:r>
      </w:hyperlink>
    </w:p>
    <w:p w14:paraId="2A6DB0AE" w14:textId="77777777" w:rsidR="006939F1" w:rsidRDefault="006939F1">
      <w:pPr>
        <w:pStyle w:val="11"/>
        <w:rPr>
          <w:rFonts w:asciiTheme="minorHAnsi" w:hAnsiTheme="minorHAnsi" w:cstheme="minorBidi"/>
          <w:noProof/>
          <w:kern w:val="2"/>
          <w:sz w:val="21"/>
        </w:rPr>
      </w:pPr>
      <w:hyperlink w:anchor="_Toc498678395" w:history="1">
        <w:r w:rsidRPr="005F7B62">
          <w:rPr>
            <w:rStyle w:val="af"/>
            <w:rFonts w:hint="eastAsia"/>
            <w:noProof/>
          </w:rPr>
          <w:t>第</w:t>
        </w:r>
        <w:r w:rsidRPr="005F7B62">
          <w:rPr>
            <w:rStyle w:val="af"/>
            <w:noProof/>
          </w:rPr>
          <w:t>1</w:t>
        </w:r>
        <w:r w:rsidRPr="005F7B62">
          <w:rPr>
            <w:rStyle w:val="af"/>
            <w:rFonts w:hint="eastAsia"/>
            <w:noProof/>
          </w:rPr>
          <w:t>章</w:t>
        </w:r>
        <w:r w:rsidRPr="005F7B62">
          <w:rPr>
            <w:rStyle w:val="af"/>
            <w:noProof/>
          </w:rPr>
          <w:t xml:space="preserve"> </w:t>
        </w:r>
        <w:r w:rsidRPr="005F7B62">
          <w:rPr>
            <w:rStyle w:val="af"/>
            <w:rFonts w:hint="eastAsia"/>
            <w:noProof/>
          </w:rPr>
          <w:t>引言</w:t>
        </w:r>
        <w:r>
          <w:rPr>
            <w:noProof/>
            <w:webHidden/>
          </w:rPr>
          <w:tab/>
        </w:r>
        <w:r>
          <w:rPr>
            <w:noProof/>
            <w:webHidden/>
          </w:rPr>
          <w:fldChar w:fldCharType="begin"/>
        </w:r>
        <w:r>
          <w:rPr>
            <w:noProof/>
            <w:webHidden/>
          </w:rPr>
          <w:instrText xml:space="preserve"> PAGEREF _Toc498678395 \h </w:instrText>
        </w:r>
        <w:r>
          <w:rPr>
            <w:noProof/>
            <w:webHidden/>
          </w:rPr>
        </w:r>
        <w:r>
          <w:rPr>
            <w:noProof/>
            <w:webHidden/>
          </w:rPr>
          <w:fldChar w:fldCharType="separate"/>
        </w:r>
        <w:r>
          <w:rPr>
            <w:noProof/>
            <w:webHidden/>
          </w:rPr>
          <w:t>1</w:t>
        </w:r>
        <w:r>
          <w:rPr>
            <w:noProof/>
            <w:webHidden/>
          </w:rPr>
          <w:fldChar w:fldCharType="end"/>
        </w:r>
      </w:hyperlink>
    </w:p>
    <w:p w14:paraId="4D1FDCF9" w14:textId="2AB5A44B" w:rsidR="006939F1" w:rsidRDefault="006939F1">
      <w:pPr>
        <w:pStyle w:val="2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"_Toc498678396"</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 xml:space="preserve">1.1 </w:t>
      </w:r>
      <w:r w:rsidRPr="005F7B62">
        <w:rPr>
          <w:rStyle w:val="af"/>
          <w:rFonts w:hint="eastAsia"/>
          <w:noProof/>
        </w:rPr>
        <w:t>研究背景和面临的问题</w:t>
      </w:r>
      <w:ins w:id="48" w:author="Miley Ren" w:date="2017-11-17T10:45:00Z">
        <w:r w:rsidR="00EC1D48">
          <w:rPr>
            <w:rStyle w:val="af"/>
            <w:rFonts w:hint="eastAsia"/>
            <w:noProof/>
          </w:rPr>
          <w:t xml:space="preserve"> </w:t>
        </w:r>
        <w:r w:rsidR="008E4FC5">
          <w:rPr>
            <w:rStyle w:val="af"/>
            <w:rFonts w:hint="eastAsia"/>
            <w:noProof/>
          </w:rPr>
          <w:t>自动售货机</w:t>
        </w:r>
        <w:r w:rsidR="00FA5F13">
          <w:rPr>
            <w:rStyle w:val="af"/>
            <w:rFonts w:hint="eastAsia"/>
            <w:noProof/>
          </w:rPr>
          <w:t>的</w:t>
        </w:r>
        <w:r w:rsidR="008E4FC5">
          <w:rPr>
            <w:rStyle w:val="af"/>
            <w:rFonts w:hint="eastAsia"/>
            <w:noProof/>
          </w:rPr>
          <w:t>行业概况</w:t>
        </w:r>
      </w:ins>
      <w:r>
        <w:rPr>
          <w:noProof/>
          <w:webHidden/>
        </w:rPr>
        <w:tab/>
      </w:r>
      <w:r>
        <w:rPr>
          <w:noProof/>
          <w:webHidden/>
        </w:rPr>
        <w:fldChar w:fldCharType="begin"/>
      </w:r>
      <w:r>
        <w:rPr>
          <w:noProof/>
          <w:webHidden/>
        </w:rPr>
        <w:instrText xml:space="preserve"> PAGEREF _Toc498678396 \h </w:instrText>
      </w:r>
      <w:r>
        <w:rPr>
          <w:noProof/>
          <w:webHidden/>
        </w:rPr>
      </w:r>
      <w:r>
        <w:rPr>
          <w:noProof/>
          <w:webHidden/>
        </w:rPr>
        <w:fldChar w:fldCharType="separate"/>
      </w:r>
      <w:r>
        <w:rPr>
          <w:noProof/>
          <w:webHidden/>
        </w:rPr>
        <w:t>1</w:t>
      </w:r>
      <w:r>
        <w:rPr>
          <w:noProof/>
          <w:webHidden/>
        </w:rPr>
        <w:fldChar w:fldCharType="end"/>
      </w:r>
      <w:r w:rsidRPr="005F7B62">
        <w:rPr>
          <w:rStyle w:val="af"/>
          <w:noProof/>
        </w:rPr>
        <w:fldChar w:fldCharType="end"/>
      </w:r>
    </w:p>
    <w:p w14:paraId="5A6D2D86" w14:textId="647FEFAD" w:rsidR="006939F1" w:rsidRDefault="006939F1">
      <w:pPr>
        <w:pStyle w:val="2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"_Toc498678397"</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 xml:space="preserve">1.2 </w:t>
      </w:r>
      <w:r w:rsidRPr="005F7B62">
        <w:rPr>
          <w:rStyle w:val="af"/>
          <w:rFonts w:hint="eastAsia"/>
          <w:noProof/>
        </w:rPr>
        <w:t>国内外自动售货机的研究现状</w:t>
      </w:r>
      <w:ins w:id="49" w:author="Miley Ren" w:date="2017-11-17T10:44:00Z">
        <w:r w:rsidR="00F51845">
          <w:rPr>
            <w:rStyle w:val="af"/>
            <w:rFonts w:hint="eastAsia"/>
            <w:noProof/>
          </w:rPr>
          <w:t xml:space="preserve">  </w:t>
        </w:r>
        <w:r w:rsidR="00F51845">
          <w:rPr>
            <w:rStyle w:val="af"/>
            <w:rFonts w:hint="eastAsia"/>
            <w:noProof/>
          </w:rPr>
          <w:t>自动售货机的发展现状</w:t>
        </w:r>
      </w:ins>
      <w:r>
        <w:rPr>
          <w:noProof/>
          <w:webHidden/>
        </w:rPr>
        <w:tab/>
      </w:r>
      <w:r>
        <w:rPr>
          <w:noProof/>
          <w:webHidden/>
        </w:rPr>
        <w:fldChar w:fldCharType="begin"/>
      </w:r>
      <w:r>
        <w:rPr>
          <w:noProof/>
          <w:webHidden/>
        </w:rPr>
        <w:instrText xml:space="preserve"> PAGEREF _Toc498678397 \h </w:instrText>
      </w:r>
      <w:r>
        <w:rPr>
          <w:noProof/>
          <w:webHidden/>
        </w:rPr>
      </w:r>
      <w:r>
        <w:rPr>
          <w:noProof/>
          <w:webHidden/>
        </w:rPr>
        <w:fldChar w:fldCharType="separate"/>
      </w:r>
      <w:r>
        <w:rPr>
          <w:noProof/>
          <w:webHidden/>
        </w:rPr>
        <w:t>2</w:t>
      </w:r>
      <w:r>
        <w:rPr>
          <w:noProof/>
          <w:webHidden/>
        </w:rPr>
        <w:fldChar w:fldCharType="end"/>
      </w:r>
      <w:r w:rsidRPr="005F7B62">
        <w:rPr>
          <w:rStyle w:val="af"/>
          <w:noProof/>
        </w:rPr>
        <w:fldChar w:fldCharType="end"/>
      </w:r>
    </w:p>
    <w:p w14:paraId="29784B31" w14:textId="0183E92B" w:rsidR="006939F1" w:rsidRDefault="006939F1">
      <w:pPr>
        <w:pStyle w:val="2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"_Toc498678398"</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 xml:space="preserve">1.3 </w:t>
      </w:r>
      <w:r w:rsidRPr="005F7B62">
        <w:rPr>
          <w:rStyle w:val="af"/>
          <w:rFonts w:hint="eastAsia"/>
          <w:noProof/>
        </w:rPr>
        <w:t>论文的主要研究目的和任务</w:t>
      </w:r>
      <w:ins w:id="50" w:author="Miley Ren" w:date="2017-11-17T10:46:00Z">
        <w:r w:rsidR="0022414D">
          <w:rPr>
            <w:rStyle w:val="af"/>
            <w:rFonts w:hint="eastAsia"/>
            <w:noProof/>
          </w:rPr>
          <w:t>自动售货机</w:t>
        </w:r>
      </w:ins>
      <w:ins w:id="51" w:author="Miley Ren" w:date="2017-11-17T10:47:00Z">
        <w:r w:rsidR="0022414D">
          <w:rPr>
            <w:rStyle w:val="af"/>
            <w:rFonts w:hint="eastAsia"/>
            <w:noProof/>
          </w:rPr>
          <w:t>云平台系统的</w:t>
        </w:r>
        <w:r w:rsidR="00FC3674">
          <w:rPr>
            <w:rStyle w:val="af"/>
            <w:rFonts w:hint="eastAsia"/>
            <w:noProof/>
          </w:rPr>
          <w:t>设计</w:t>
        </w:r>
        <w:r w:rsidR="0022414D">
          <w:rPr>
            <w:rStyle w:val="af"/>
            <w:rFonts w:hint="eastAsia"/>
            <w:noProof/>
          </w:rPr>
          <w:t>目标</w:t>
        </w:r>
      </w:ins>
      <w:r>
        <w:rPr>
          <w:noProof/>
          <w:webHidden/>
        </w:rPr>
        <w:tab/>
      </w:r>
      <w:r>
        <w:rPr>
          <w:noProof/>
          <w:webHidden/>
        </w:rPr>
        <w:fldChar w:fldCharType="begin"/>
      </w:r>
      <w:r>
        <w:rPr>
          <w:noProof/>
          <w:webHidden/>
        </w:rPr>
        <w:instrText xml:space="preserve"> PAGEREF _Toc498678398 \h </w:instrText>
      </w:r>
      <w:r>
        <w:rPr>
          <w:noProof/>
          <w:webHidden/>
        </w:rPr>
      </w:r>
      <w:r>
        <w:rPr>
          <w:noProof/>
          <w:webHidden/>
        </w:rPr>
        <w:fldChar w:fldCharType="separate"/>
      </w:r>
      <w:r>
        <w:rPr>
          <w:noProof/>
          <w:webHidden/>
        </w:rPr>
        <w:t>3</w:t>
      </w:r>
      <w:r>
        <w:rPr>
          <w:noProof/>
          <w:webHidden/>
        </w:rPr>
        <w:fldChar w:fldCharType="end"/>
      </w:r>
      <w:r w:rsidRPr="005F7B62">
        <w:rPr>
          <w:rStyle w:val="af"/>
          <w:noProof/>
        </w:rPr>
        <w:fldChar w:fldCharType="end"/>
      </w:r>
    </w:p>
    <w:p w14:paraId="06E964A8" w14:textId="77777777" w:rsidR="006939F1" w:rsidRDefault="006939F1">
      <w:pPr>
        <w:pStyle w:val="20"/>
        <w:tabs>
          <w:tab w:val="right" w:leader="dot" w:pos="8296"/>
        </w:tabs>
        <w:rPr>
          <w:rFonts w:asciiTheme="minorHAnsi" w:hAnsiTheme="minorHAnsi" w:cstheme="minorBidi"/>
          <w:noProof/>
          <w:kern w:val="2"/>
          <w:sz w:val="21"/>
        </w:rPr>
      </w:pPr>
      <w:hyperlink w:anchor="_Toc498678399" w:history="1">
        <w:r w:rsidRPr="005F7B62">
          <w:rPr>
            <w:rStyle w:val="af"/>
            <w:noProof/>
          </w:rPr>
          <w:t xml:space="preserve">1.4 </w:t>
        </w:r>
        <w:r w:rsidRPr="005F7B62">
          <w:rPr>
            <w:rStyle w:val="af"/>
            <w:rFonts w:hint="eastAsia"/>
            <w:noProof/>
          </w:rPr>
          <w:t>论文的组织结构</w:t>
        </w:r>
        <w:r>
          <w:rPr>
            <w:noProof/>
            <w:webHidden/>
          </w:rPr>
          <w:tab/>
        </w:r>
        <w:r>
          <w:rPr>
            <w:noProof/>
            <w:webHidden/>
          </w:rPr>
          <w:fldChar w:fldCharType="begin"/>
        </w:r>
        <w:r>
          <w:rPr>
            <w:noProof/>
            <w:webHidden/>
          </w:rPr>
          <w:instrText xml:space="preserve"> PAGEREF _Toc498678399 \h </w:instrText>
        </w:r>
        <w:r>
          <w:rPr>
            <w:noProof/>
            <w:webHidden/>
          </w:rPr>
        </w:r>
        <w:r>
          <w:rPr>
            <w:noProof/>
            <w:webHidden/>
          </w:rPr>
          <w:fldChar w:fldCharType="separate"/>
        </w:r>
        <w:r>
          <w:rPr>
            <w:noProof/>
            <w:webHidden/>
          </w:rPr>
          <w:t>4</w:t>
        </w:r>
        <w:r>
          <w:rPr>
            <w:noProof/>
            <w:webHidden/>
          </w:rPr>
          <w:fldChar w:fldCharType="end"/>
        </w:r>
      </w:hyperlink>
    </w:p>
    <w:p w14:paraId="42C729F1" w14:textId="74311434" w:rsidR="006939F1" w:rsidRDefault="006939F1">
      <w:pPr>
        <w:pStyle w:val="11"/>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"_Toc498678400"</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rFonts w:hint="eastAsia"/>
          <w:noProof/>
        </w:rPr>
        <w:t>第</w:t>
      </w:r>
      <w:r w:rsidRPr="005F7B62">
        <w:rPr>
          <w:rStyle w:val="af"/>
          <w:noProof/>
        </w:rPr>
        <w:t>2</w:t>
      </w:r>
      <w:r w:rsidRPr="005F7B62">
        <w:rPr>
          <w:rStyle w:val="af"/>
          <w:rFonts w:hint="eastAsia"/>
          <w:noProof/>
        </w:rPr>
        <w:t>章</w:t>
      </w:r>
      <w:r w:rsidRPr="005F7B62">
        <w:rPr>
          <w:rStyle w:val="af"/>
          <w:noProof/>
        </w:rPr>
        <w:t xml:space="preserve"> </w:t>
      </w:r>
      <w:r w:rsidRPr="005F7B62">
        <w:rPr>
          <w:rStyle w:val="af"/>
          <w:rFonts w:hint="eastAsia"/>
          <w:noProof/>
        </w:rPr>
        <w:t>系统研究相关技术分析</w:t>
      </w:r>
      <w:ins w:id="52" w:author="Miley Ren" w:date="2017-11-17T10:52:00Z">
        <w:r w:rsidR="00116E4C">
          <w:rPr>
            <w:rStyle w:val="af"/>
            <w:rFonts w:hint="eastAsia"/>
            <w:noProof/>
          </w:rPr>
          <w:t xml:space="preserve">   </w:t>
        </w:r>
      </w:ins>
      <w:ins w:id="53" w:author="Miley Ren" w:date="2017-11-17T10:53:00Z">
        <w:r w:rsidR="00E12989">
          <w:rPr>
            <w:rStyle w:val="af"/>
            <w:rFonts w:hint="eastAsia"/>
            <w:noProof/>
          </w:rPr>
          <w:t>大标下的一段</w:t>
        </w:r>
      </w:ins>
      <w:ins w:id="54" w:author="Miley Ren" w:date="2017-11-17T10:52:00Z">
        <w:r w:rsidR="00116E4C">
          <w:rPr>
            <w:rStyle w:val="af"/>
            <w:rFonts w:hint="eastAsia"/>
            <w:noProof/>
          </w:rPr>
          <w:t>讲</w:t>
        </w:r>
      </w:ins>
      <w:ins w:id="55" w:author="Miley Ren" w:date="2017-11-17T10:53:00Z">
        <w:r w:rsidR="00495DAA">
          <w:rPr>
            <w:rStyle w:val="af"/>
            <w:rFonts w:hint="eastAsia"/>
            <w:noProof/>
          </w:rPr>
          <w:t>平台</w:t>
        </w:r>
        <w:r w:rsidR="00116E4C">
          <w:rPr>
            <w:rStyle w:val="af"/>
            <w:rFonts w:hint="eastAsia"/>
            <w:noProof/>
          </w:rPr>
          <w:t>用了什么技术，为什么用，</w:t>
        </w:r>
      </w:ins>
      <w:ins w:id="56" w:author="Miley Ren" w:date="2017-11-17T10:54:00Z">
        <w:r w:rsidR="000501A2">
          <w:rPr>
            <w:rStyle w:val="af"/>
            <w:rFonts w:hint="eastAsia"/>
            <w:noProof/>
          </w:rPr>
          <w:t>解释或者评价，</w:t>
        </w:r>
        <w:r w:rsidR="00EB76D2">
          <w:rPr>
            <w:rStyle w:val="af"/>
            <w:rFonts w:hint="eastAsia"/>
            <w:noProof/>
          </w:rPr>
          <w:t>或者技术前面加上定语，</w:t>
        </w:r>
      </w:ins>
      <w:ins w:id="57" w:author="Miley Ren" w:date="2017-11-17T10:53:00Z">
        <w:r w:rsidR="00116E4C">
          <w:rPr>
            <w:rStyle w:val="af"/>
            <w:rFonts w:hint="eastAsia"/>
            <w:noProof/>
          </w:rPr>
          <w:t>相当于每章的摘要，不要写本章写了</w:t>
        </w:r>
      </w:ins>
      <w:ins w:id="58" w:author="Miley Ren" w:date="2017-11-17T10:54:00Z">
        <w:r w:rsidR="000D2E52">
          <w:rPr>
            <w:rStyle w:val="af"/>
            <w:rFonts w:hint="eastAsia"/>
            <w:noProof/>
          </w:rPr>
          <w:t>什么什么</w:t>
        </w:r>
      </w:ins>
      <w:r>
        <w:rPr>
          <w:noProof/>
          <w:webHidden/>
        </w:rPr>
        <w:tab/>
      </w:r>
      <w:r>
        <w:rPr>
          <w:noProof/>
          <w:webHidden/>
        </w:rPr>
        <w:fldChar w:fldCharType="begin"/>
      </w:r>
      <w:r>
        <w:rPr>
          <w:noProof/>
          <w:webHidden/>
        </w:rPr>
        <w:instrText xml:space="preserve"> PAGEREF _Toc498678400 \h </w:instrText>
      </w:r>
      <w:r>
        <w:rPr>
          <w:noProof/>
          <w:webHidden/>
        </w:rPr>
      </w:r>
      <w:r>
        <w:rPr>
          <w:noProof/>
          <w:webHidden/>
        </w:rPr>
        <w:fldChar w:fldCharType="separate"/>
      </w:r>
      <w:r>
        <w:rPr>
          <w:noProof/>
          <w:webHidden/>
        </w:rPr>
        <w:t>5</w:t>
      </w:r>
      <w:r>
        <w:rPr>
          <w:noProof/>
          <w:webHidden/>
        </w:rPr>
        <w:fldChar w:fldCharType="end"/>
      </w:r>
      <w:r w:rsidRPr="005F7B62">
        <w:rPr>
          <w:rStyle w:val="af"/>
          <w:noProof/>
        </w:rPr>
        <w:fldChar w:fldCharType="end"/>
      </w:r>
    </w:p>
    <w:p w14:paraId="6DA0E322" w14:textId="4FE9FD6D" w:rsidR="006939F1" w:rsidRDefault="006939F1">
      <w:pPr>
        <w:pStyle w:val="2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"_Toc498678401"</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 xml:space="preserve">2.1 </w:t>
      </w:r>
      <w:r w:rsidRPr="005F7B62">
        <w:rPr>
          <w:rStyle w:val="af"/>
          <w:rFonts w:hint="eastAsia"/>
          <w:noProof/>
        </w:rPr>
        <w:t>云计算和</w:t>
      </w:r>
      <w:r w:rsidRPr="005F7B62">
        <w:rPr>
          <w:rStyle w:val="af"/>
          <w:noProof/>
        </w:rPr>
        <w:t>SaaS</w:t>
      </w:r>
      <w:r w:rsidRPr="005F7B62">
        <w:rPr>
          <w:rStyle w:val="af"/>
          <w:rFonts w:hint="eastAsia"/>
          <w:noProof/>
        </w:rPr>
        <w:t>服务</w:t>
      </w:r>
      <w:del w:id="59" w:author="Miley Ren" w:date="2017-11-17T10:47:00Z">
        <w:r w:rsidRPr="005F7B62" w:rsidDel="00ED3513">
          <w:rPr>
            <w:rStyle w:val="af"/>
            <w:rFonts w:hint="eastAsia"/>
            <w:noProof/>
          </w:rPr>
          <w:delText>的相关概念</w:delText>
        </w:r>
      </w:del>
      <w:r>
        <w:rPr>
          <w:noProof/>
          <w:webHidden/>
        </w:rPr>
        <w:tab/>
      </w:r>
      <w:r>
        <w:rPr>
          <w:noProof/>
          <w:webHidden/>
        </w:rPr>
        <w:fldChar w:fldCharType="begin"/>
      </w:r>
      <w:r>
        <w:rPr>
          <w:noProof/>
          <w:webHidden/>
        </w:rPr>
        <w:instrText xml:space="preserve"> PAGEREF _Toc498678401 \h </w:instrText>
      </w:r>
      <w:r>
        <w:rPr>
          <w:noProof/>
          <w:webHidden/>
        </w:rPr>
      </w:r>
      <w:r>
        <w:rPr>
          <w:noProof/>
          <w:webHidden/>
        </w:rPr>
        <w:fldChar w:fldCharType="separate"/>
      </w:r>
      <w:r>
        <w:rPr>
          <w:noProof/>
          <w:webHidden/>
        </w:rPr>
        <w:t>5</w:t>
      </w:r>
      <w:r>
        <w:rPr>
          <w:noProof/>
          <w:webHidden/>
        </w:rPr>
        <w:fldChar w:fldCharType="end"/>
      </w:r>
      <w:r w:rsidRPr="005F7B62">
        <w:rPr>
          <w:rStyle w:val="af"/>
          <w:noProof/>
        </w:rPr>
        <w:fldChar w:fldCharType="end"/>
      </w:r>
    </w:p>
    <w:p w14:paraId="50366E5C" w14:textId="41C5314A" w:rsidR="006939F1" w:rsidRDefault="006939F1">
      <w:pPr>
        <w:pStyle w:val="3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"_Toc498678402"</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 xml:space="preserve">2.1.1 </w:t>
      </w:r>
      <w:r w:rsidRPr="005F7B62">
        <w:rPr>
          <w:rStyle w:val="af"/>
          <w:rFonts w:hint="eastAsia"/>
          <w:noProof/>
        </w:rPr>
        <w:t>云计算技术和</w:t>
      </w:r>
      <w:r w:rsidR="00641514" w:rsidRPr="005F7B62">
        <w:rPr>
          <w:rStyle w:val="af"/>
          <w:noProof/>
        </w:rPr>
        <w:t>S</w:t>
      </w:r>
      <w:r w:rsidRPr="005F7B62">
        <w:rPr>
          <w:rStyle w:val="af"/>
          <w:noProof/>
        </w:rPr>
        <w:t>aaS</w:t>
      </w:r>
      <w:r w:rsidRPr="005F7B62">
        <w:rPr>
          <w:rStyle w:val="af"/>
          <w:rFonts w:hint="eastAsia"/>
          <w:noProof/>
        </w:rPr>
        <w:t>服务</w:t>
      </w:r>
      <w:ins w:id="60" w:author="Miley Ren" w:date="2017-11-17T10:49:00Z">
        <w:r w:rsidR="00615AAB">
          <w:rPr>
            <w:rStyle w:val="af"/>
            <w:rFonts w:hint="eastAsia"/>
            <w:noProof/>
          </w:rPr>
          <w:t>的概述</w:t>
        </w:r>
      </w:ins>
      <w:del w:id="61" w:author="Miley Ren" w:date="2017-11-17T10:47:00Z">
        <w:r w:rsidRPr="005F7B62" w:rsidDel="00CD7A79">
          <w:rPr>
            <w:rStyle w:val="af"/>
            <w:rFonts w:hint="eastAsia"/>
            <w:noProof/>
          </w:rPr>
          <w:delText>的</w:delText>
        </w:r>
        <w:r w:rsidRPr="005F7B62" w:rsidDel="009C765F">
          <w:rPr>
            <w:rStyle w:val="af"/>
            <w:rFonts w:hint="eastAsia"/>
            <w:noProof/>
          </w:rPr>
          <w:delText>相关概念</w:delText>
        </w:r>
      </w:del>
      <w:r>
        <w:rPr>
          <w:noProof/>
          <w:webHidden/>
        </w:rPr>
        <w:tab/>
      </w:r>
      <w:r>
        <w:rPr>
          <w:noProof/>
          <w:webHidden/>
        </w:rPr>
        <w:fldChar w:fldCharType="begin"/>
      </w:r>
      <w:r>
        <w:rPr>
          <w:noProof/>
          <w:webHidden/>
        </w:rPr>
        <w:instrText xml:space="preserve"> PAGEREF _Toc498678402 \h </w:instrText>
      </w:r>
      <w:r>
        <w:rPr>
          <w:noProof/>
          <w:webHidden/>
        </w:rPr>
      </w:r>
      <w:r>
        <w:rPr>
          <w:noProof/>
          <w:webHidden/>
        </w:rPr>
        <w:fldChar w:fldCharType="separate"/>
      </w:r>
      <w:r>
        <w:rPr>
          <w:noProof/>
          <w:webHidden/>
        </w:rPr>
        <w:t>5</w:t>
      </w:r>
      <w:r>
        <w:rPr>
          <w:noProof/>
          <w:webHidden/>
        </w:rPr>
        <w:fldChar w:fldCharType="end"/>
      </w:r>
      <w:r w:rsidRPr="005F7B62">
        <w:rPr>
          <w:rStyle w:val="af"/>
          <w:noProof/>
        </w:rPr>
        <w:fldChar w:fldCharType="end"/>
      </w:r>
    </w:p>
    <w:p w14:paraId="5334A58C" w14:textId="4500CC2F" w:rsidR="006939F1" w:rsidRDefault="006939F1">
      <w:pPr>
        <w:pStyle w:val="3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"_Toc498678403"</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2.1.2 SaaS</w:t>
      </w:r>
      <w:r w:rsidRPr="005F7B62">
        <w:rPr>
          <w:rStyle w:val="af"/>
          <w:rFonts w:hint="eastAsia"/>
          <w:noProof/>
        </w:rPr>
        <w:t>服务的成熟度模型及优势</w:t>
      </w:r>
      <w:del w:id="62" w:author="Miley Ren" w:date="2017-11-17T10:49:00Z">
        <w:r w:rsidRPr="005F7B62" w:rsidDel="00615AAB">
          <w:rPr>
            <w:rStyle w:val="af"/>
            <w:rFonts w:hint="eastAsia"/>
            <w:noProof/>
          </w:rPr>
          <w:delText>分析</w:delText>
        </w:r>
      </w:del>
      <w:r>
        <w:rPr>
          <w:noProof/>
          <w:webHidden/>
        </w:rPr>
        <w:tab/>
      </w:r>
      <w:r>
        <w:rPr>
          <w:noProof/>
          <w:webHidden/>
        </w:rPr>
        <w:fldChar w:fldCharType="begin"/>
      </w:r>
      <w:r>
        <w:rPr>
          <w:noProof/>
          <w:webHidden/>
        </w:rPr>
        <w:instrText xml:space="preserve"> PAGEREF _Toc498678403 \h </w:instrText>
      </w:r>
      <w:r>
        <w:rPr>
          <w:noProof/>
          <w:webHidden/>
        </w:rPr>
      </w:r>
      <w:r>
        <w:rPr>
          <w:noProof/>
          <w:webHidden/>
        </w:rPr>
        <w:fldChar w:fldCharType="separate"/>
      </w:r>
      <w:r>
        <w:rPr>
          <w:noProof/>
          <w:webHidden/>
        </w:rPr>
        <w:t>7</w:t>
      </w:r>
      <w:r>
        <w:rPr>
          <w:noProof/>
          <w:webHidden/>
        </w:rPr>
        <w:fldChar w:fldCharType="end"/>
      </w:r>
      <w:r w:rsidRPr="005F7B62">
        <w:rPr>
          <w:rStyle w:val="af"/>
          <w:noProof/>
        </w:rPr>
        <w:fldChar w:fldCharType="end"/>
      </w:r>
    </w:p>
    <w:p w14:paraId="25BFDBCE" w14:textId="77777777" w:rsidR="006939F1" w:rsidRDefault="006939F1">
      <w:pPr>
        <w:pStyle w:val="20"/>
        <w:tabs>
          <w:tab w:val="right" w:leader="dot" w:pos="8296"/>
        </w:tabs>
        <w:rPr>
          <w:rFonts w:asciiTheme="minorHAnsi" w:hAnsiTheme="minorHAnsi" w:cstheme="minorBidi"/>
          <w:noProof/>
          <w:kern w:val="2"/>
          <w:sz w:val="21"/>
        </w:rPr>
      </w:pPr>
      <w:hyperlink w:anchor="_Toc498678404" w:history="1">
        <w:r w:rsidRPr="005F7B62">
          <w:rPr>
            <w:rStyle w:val="af"/>
            <w:noProof/>
          </w:rPr>
          <w:t>2.2 SSM</w:t>
        </w:r>
        <w:r w:rsidRPr="005F7B62">
          <w:rPr>
            <w:rStyle w:val="af"/>
            <w:rFonts w:hint="eastAsia"/>
            <w:noProof/>
          </w:rPr>
          <w:t>框架及应用分析</w:t>
        </w:r>
        <w:r>
          <w:rPr>
            <w:noProof/>
            <w:webHidden/>
          </w:rPr>
          <w:tab/>
        </w:r>
        <w:r>
          <w:rPr>
            <w:noProof/>
            <w:webHidden/>
          </w:rPr>
          <w:fldChar w:fldCharType="begin"/>
        </w:r>
        <w:r>
          <w:rPr>
            <w:noProof/>
            <w:webHidden/>
          </w:rPr>
          <w:instrText xml:space="preserve"> PAGEREF _Toc498678404 \h </w:instrText>
        </w:r>
        <w:r>
          <w:rPr>
            <w:noProof/>
            <w:webHidden/>
          </w:rPr>
        </w:r>
        <w:r>
          <w:rPr>
            <w:noProof/>
            <w:webHidden/>
          </w:rPr>
          <w:fldChar w:fldCharType="separate"/>
        </w:r>
        <w:r>
          <w:rPr>
            <w:noProof/>
            <w:webHidden/>
          </w:rPr>
          <w:t>9</w:t>
        </w:r>
        <w:r>
          <w:rPr>
            <w:noProof/>
            <w:webHidden/>
          </w:rPr>
          <w:fldChar w:fldCharType="end"/>
        </w:r>
      </w:hyperlink>
    </w:p>
    <w:p w14:paraId="4C602F8C" w14:textId="77777777" w:rsidR="006939F1" w:rsidRDefault="006939F1">
      <w:pPr>
        <w:pStyle w:val="20"/>
        <w:tabs>
          <w:tab w:val="right" w:leader="dot" w:pos="8296"/>
        </w:tabs>
        <w:rPr>
          <w:rFonts w:asciiTheme="minorHAnsi" w:hAnsiTheme="minorHAnsi" w:cstheme="minorBidi"/>
          <w:noProof/>
          <w:kern w:val="2"/>
          <w:sz w:val="21"/>
        </w:rPr>
      </w:pPr>
      <w:hyperlink w:anchor="_Toc498678405" w:history="1">
        <w:r w:rsidRPr="005F7B62">
          <w:rPr>
            <w:rStyle w:val="af"/>
            <w:noProof/>
          </w:rPr>
          <w:t>2.3 Android</w:t>
        </w:r>
        <w:r w:rsidRPr="005F7B62">
          <w:rPr>
            <w:rStyle w:val="af"/>
            <w:rFonts w:hint="eastAsia"/>
            <w:noProof/>
          </w:rPr>
          <w:t>应用技术</w:t>
        </w:r>
        <w:r>
          <w:rPr>
            <w:noProof/>
            <w:webHidden/>
          </w:rPr>
          <w:tab/>
        </w:r>
        <w:r>
          <w:rPr>
            <w:noProof/>
            <w:webHidden/>
          </w:rPr>
          <w:fldChar w:fldCharType="begin"/>
        </w:r>
        <w:r>
          <w:rPr>
            <w:noProof/>
            <w:webHidden/>
          </w:rPr>
          <w:instrText xml:space="preserve"> PAGEREF _Toc498678405 \h </w:instrText>
        </w:r>
        <w:r>
          <w:rPr>
            <w:noProof/>
            <w:webHidden/>
          </w:rPr>
        </w:r>
        <w:r>
          <w:rPr>
            <w:noProof/>
            <w:webHidden/>
          </w:rPr>
          <w:fldChar w:fldCharType="separate"/>
        </w:r>
        <w:r>
          <w:rPr>
            <w:noProof/>
            <w:webHidden/>
          </w:rPr>
          <w:t>13</w:t>
        </w:r>
        <w:r>
          <w:rPr>
            <w:noProof/>
            <w:webHidden/>
          </w:rPr>
          <w:fldChar w:fldCharType="end"/>
        </w:r>
      </w:hyperlink>
    </w:p>
    <w:p w14:paraId="210CF32A" w14:textId="286DDC6C" w:rsidR="006939F1" w:rsidRDefault="006939F1">
      <w:pPr>
        <w:pStyle w:val="2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"_Toc498678406"</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2.4 4G</w:t>
      </w:r>
      <w:r w:rsidRPr="005F7B62">
        <w:rPr>
          <w:rStyle w:val="af"/>
          <w:rFonts w:hint="eastAsia"/>
          <w:noProof/>
        </w:rPr>
        <w:t>无线通信</w:t>
      </w:r>
      <w:ins w:id="63" w:author="Miley Ren" w:date="2017-11-17T10:50:00Z">
        <w:r w:rsidR="00A15F4A">
          <w:rPr>
            <w:rStyle w:val="af"/>
            <w:rFonts w:hint="eastAsia"/>
            <w:noProof/>
          </w:rPr>
          <w:t>2.5</w:t>
        </w:r>
        <w:r w:rsidR="00A15F4A">
          <w:rPr>
            <w:rStyle w:val="af"/>
            <w:noProof/>
          </w:rPr>
          <w:t xml:space="preserve"> </w:t>
        </w:r>
      </w:ins>
      <w:del w:id="64" w:author="Miley Ren" w:date="2017-11-17T10:50:00Z">
        <w:r w:rsidRPr="005F7B62" w:rsidDel="00A15F4A">
          <w:rPr>
            <w:rStyle w:val="af"/>
            <w:rFonts w:hint="eastAsia"/>
            <w:noProof/>
          </w:rPr>
          <w:delText>和</w:delText>
        </w:r>
      </w:del>
      <w:ins w:id="65" w:author="Miley Ren" w:date="2017-11-17T10:51:00Z">
        <w:r w:rsidR="00A15F4A">
          <w:rPr>
            <w:rStyle w:val="af"/>
            <w:rFonts w:hint="eastAsia"/>
            <w:noProof/>
          </w:rPr>
          <w:t>Android</w:t>
        </w:r>
      </w:ins>
      <w:r w:rsidRPr="005F7B62">
        <w:rPr>
          <w:rStyle w:val="af"/>
          <w:rFonts w:hint="eastAsia"/>
          <w:noProof/>
        </w:rPr>
        <w:t>串口通信</w:t>
      </w:r>
      <w:r>
        <w:rPr>
          <w:noProof/>
          <w:webHidden/>
        </w:rPr>
        <w:tab/>
      </w:r>
      <w:r>
        <w:rPr>
          <w:noProof/>
          <w:webHidden/>
        </w:rPr>
        <w:fldChar w:fldCharType="begin"/>
      </w:r>
      <w:r>
        <w:rPr>
          <w:noProof/>
          <w:webHidden/>
        </w:rPr>
        <w:instrText xml:space="preserve"> PAGEREF _Toc498678406 \h </w:instrText>
      </w:r>
      <w:r>
        <w:rPr>
          <w:noProof/>
          <w:webHidden/>
        </w:rPr>
      </w:r>
      <w:r>
        <w:rPr>
          <w:noProof/>
          <w:webHidden/>
        </w:rPr>
        <w:fldChar w:fldCharType="separate"/>
      </w:r>
      <w:r>
        <w:rPr>
          <w:noProof/>
          <w:webHidden/>
        </w:rPr>
        <w:t>15</w:t>
      </w:r>
      <w:r>
        <w:rPr>
          <w:noProof/>
          <w:webHidden/>
        </w:rPr>
        <w:fldChar w:fldCharType="end"/>
      </w:r>
      <w:r w:rsidRPr="005F7B62">
        <w:rPr>
          <w:rStyle w:val="af"/>
          <w:noProof/>
        </w:rPr>
        <w:fldChar w:fldCharType="end"/>
      </w:r>
    </w:p>
    <w:p w14:paraId="08D95BEB" w14:textId="77777777" w:rsidR="006939F1" w:rsidRDefault="006939F1">
      <w:pPr>
        <w:pStyle w:val="3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"_Toc498678407"</w:instrText>
      </w:r>
      <w:r w:rsidRPr="005F7B62">
        <w:rPr>
          <w:rStyle w:val="af"/>
          <w:noProof/>
        </w:rPr>
        <w:instrText xml:space="preserve"> </w:instrText>
      </w:r>
      <w:r w:rsidRPr="005F7B62">
        <w:rPr>
          <w:rStyle w:val="af"/>
          <w:noProof/>
        </w:rPr>
      </w:r>
      <w:r w:rsidRPr="005F7B62">
        <w:rPr>
          <w:rStyle w:val="af"/>
          <w:noProof/>
        </w:rPr>
        <w:fldChar w:fldCharType="separate"/>
      </w:r>
      <w:del w:id="66" w:author="Miley Ren" w:date="2017-11-17T10:52:00Z">
        <w:r w:rsidRPr="005F7B62" w:rsidDel="00116E4C">
          <w:rPr>
            <w:rStyle w:val="af"/>
            <w:noProof/>
          </w:rPr>
          <w:delText xml:space="preserve">2.5 </w:delText>
        </w:r>
        <w:r w:rsidRPr="005F7B62" w:rsidDel="00116E4C">
          <w:rPr>
            <w:rStyle w:val="af"/>
            <w:rFonts w:hint="eastAsia"/>
            <w:noProof/>
          </w:rPr>
          <w:delText>本章小结</w:delText>
        </w:r>
      </w:del>
      <w:r>
        <w:rPr>
          <w:noProof/>
          <w:webHidden/>
        </w:rPr>
        <w:tab/>
      </w:r>
      <w:r>
        <w:rPr>
          <w:noProof/>
          <w:webHidden/>
        </w:rPr>
        <w:fldChar w:fldCharType="begin"/>
      </w:r>
      <w:r>
        <w:rPr>
          <w:noProof/>
          <w:webHidden/>
        </w:rPr>
        <w:instrText xml:space="preserve"> PAGEREF _Toc498678407 \h </w:instrText>
      </w:r>
      <w:r>
        <w:rPr>
          <w:noProof/>
          <w:webHidden/>
        </w:rPr>
      </w:r>
      <w:r>
        <w:rPr>
          <w:noProof/>
          <w:webHidden/>
        </w:rPr>
        <w:fldChar w:fldCharType="separate"/>
      </w:r>
      <w:r>
        <w:rPr>
          <w:noProof/>
          <w:webHidden/>
        </w:rPr>
        <w:t>15</w:t>
      </w:r>
      <w:r>
        <w:rPr>
          <w:noProof/>
          <w:webHidden/>
        </w:rPr>
        <w:fldChar w:fldCharType="end"/>
      </w:r>
      <w:r w:rsidRPr="005F7B62">
        <w:rPr>
          <w:rStyle w:val="af"/>
          <w:noProof/>
        </w:rPr>
        <w:fldChar w:fldCharType="end"/>
      </w:r>
    </w:p>
    <w:p w14:paraId="15A7E8B1" w14:textId="19E82BFF" w:rsidR="006939F1" w:rsidRDefault="006939F1">
      <w:pPr>
        <w:pStyle w:val="11"/>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"_Toc498678408"</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rFonts w:hint="eastAsia"/>
          <w:noProof/>
        </w:rPr>
        <w:t>第</w:t>
      </w:r>
      <w:r w:rsidRPr="005F7B62">
        <w:rPr>
          <w:rStyle w:val="af"/>
          <w:noProof/>
        </w:rPr>
        <w:t>3</w:t>
      </w:r>
      <w:r w:rsidRPr="005F7B62">
        <w:rPr>
          <w:rStyle w:val="af"/>
          <w:rFonts w:hint="eastAsia"/>
          <w:noProof/>
        </w:rPr>
        <w:t>章</w:t>
      </w:r>
      <w:r w:rsidRPr="005F7B62">
        <w:rPr>
          <w:rStyle w:val="af"/>
          <w:noProof/>
        </w:rPr>
        <w:t xml:space="preserve"> </w:t>
      </w:r>
      <w:r w:rsidRPr="005F7B62">
        <w:rPr>
          <w:rStyle w:val="af"/>
          <w:rFonts w:hint="eastAsia"/>
          <w:noProof/>
        </w:rPr>
        <w:t>自动售货机云平台系统的需求分析</w:t>
      </w:r>
      <w:ins w:id="67" w:author="Miley Ren" w:date="2017-11-17T10:55:00Z">
        <w:r w:rsidR="004E5AE9">
          <w:rPr>
            <w:rStyle w:val="af"/>
            <w:rFonts w:hint="eastAsia"/>
            <w:noProof/>
          </w:rPr>
          <w:t xml:space="preserve"> </w:t>
        </w:r>
        <w:r w:rsidR="004E5AE9">
          <w:rPr>
            <w:rStyle w:val="af"/>
            <w:rFonts w:hint="eastAsia"/>
            <w:noProof/>
          </w:rPr>
          <w:t>给整个平台系统起个名字</w:t>
        </w:r>
        <w:r w:rsidR="001E3830">
          <w:rPr>
            <w:rStyle w:val="af"/>
            <w:rFonts w:hint="eastAsia"/>
            <w:noProof/>
          </w:rPr>
          <w:t>，使用缩写</w:t>
        </w:r>
      </w:ins>
      <w:r>
        <w:rPr>
          <w:noProof/>
          <w:webHidden/>
        </w:rPr>
        <w:tab/>
      </w:r>
      <w:r>
        <w:rPr>
          <w:noProof/>
          <w:webHidden/>
        </w:rPr>
        <w:fldChar w:fldCharType="begin"/>
      </w:r>
      <w:r>
        <w:rPr>
          <w:noProof/>
          <w:webHidden/>
        </w:rPr>
        <w:instrText xml:space="preserve"> PAGEREF _Toc498678408 \h </w:instrText>
      </w:r>
      <w:r>
        <w:rPr>
          <w:noProof/>
          <w:webHidden/>
        </w:rPr>
      </w:r>
      <w:r>
        <w:rPr>
          <w:noProof/>
          <w:webHidden/>
        </w:rPr>
        <w:fldChar w:fldCharType="separate"/>
      </w:r>
      <w:r>
        <w:rPr>
          <w:noProof/>
          <w:webHidden/>
        </w:rPr>
        <w:t>16</w:t>
      </w:r>
      <w:r>
        <w:rPr>
          <w:noProof/>
          <w:webHidden/>
        </w:rPr>
        <w:fldChar w:fldCharType="end"/>
      </w:r>
      <w:r w:rsidRPr="005F7B62">
        <w:rPr>
          <w:rStyle w:val="af"/>
          <w:noProof/>
        </w:rPr>
        <w:fldChar w:fldCharType="end"/>
      </w:r>
    </w:p>
    <w:p w14:paraId="6596891E" w14:textId="7118B3CE" w:rsidR="006939F1" w:rsidRDefault="006939F1">
      <w:pPr>
        <w:pStyle w:val="2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"_Toc498678409"</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 xml:space="preserve">3.1 </w:t>
      </w:r>
      <w:r w:rsidRPr="005F7B62">
        <w:rPr>
          <w:rStyle w:val="af"/>
          <w:rFonts w:hint="eastAsia"/>
          <w:noProof/>
        </w:rPr>
        <w:t>自动售货机云平台系统的</w:t>
      </w:r>
      <w:ins w:id="68" w:author="Miley Ren" w:date="2017-11-17T10:57:00Z">
        <w:r w:rsidR="00B1237C">
          <w:rPr>
            <w:rStyle w:val="af"/>
            <w:rFonts w:hint="eastAsia"/>
            <w:noProof/>
          </w:rPr>
          <w:t>总体目标</w:t>
        </w:r>
      </w:ins>
      <w:del w:id="69" w:author="Miley Ren" w:date="2017-11-17T10:54:00Z">
        <w:r w:rsidRPr="005F7B62" w:rsidDel="007204FF">
          <w:rPr>
            <w:rStyle w:val="af"/>
            <w:rFonts w:hint="eastAsia"/>
            <w:noProof/>
          </w:rPr>
          <w:delText>研究</w:delText>
        </w:r>
      </w:del>
      <w:del w:id="70" w:author="Miley Ren" w:date="2017-11-17T10:57:00Z">
        <w:r w:rsidRPr="005F7B62" w:rsidDel="00B1237C">
          <w:rPr>
            <w:rStyle w:val="af"/>
            <w:rFonts w:hint="eastAsia"/>
            <w:noProof/>
          </w:rPr>
          <w:delText>目标</w:delText>
        </w:r>
      </w:del>
      <w:ins w:id="71" w:author="Miley Ren" w:date="2017-11-17T10:58:00Z">
        <w:r w:rsidR="008137E5">
          <w:rPr>
            <w:rStyle w:val="af"/>
            <w:rFonts w:hint="eastAsia"/>
            <w:noProof/>
          </w:rPr>
          <w:t xml:space="preserve">   3.1</w:t>
        </w:r>
        <w:r w:rsidR="008137E5">
          <w:rPr>
            <w:rStyle w:val="af"/>
            <w:rFonts w:hint="eastAsia"/>
            <w:noProof/>
          </w:rPr>
          <w:t>和</w:t>
        </w:r>
        <w:r w:rsidR="008137E5">
          <w:rPr>
            <w:rStyle w:val="af"/>
            <w:rFonts w:hint="eastAsia"/>
            <w:noProof/>
          </w:rPr>
          <w:t>3.2</w:t>
        </w:r>
        <w:r w:rsidR="008137E5">
          <w:rPr>
            <w:rStyle w:val="af"/>
            <w:rFonts w:hint="eastAsia"/>
            <w:noProof/>
          </w:rPr>
          <w:t>合并</w:t>
        </w:r>
      </w:ins>
      <w:ins w:id="72" w:author="Miley Ren" w:date="2017-11-17T10:59:00Z">
        <w:r w:rsidR="00D0063D">
          <w:rPr>
            <w:rStyle w:val="af"/>
            <w:rFonts w:hint="eastAsia"/>
            <w:noProof/>
          </w:rPr>
          <w:t>（</w:t>
        </w:r>
        <w:r w:rsidR="00D0063D">
          <w:rPr>
            <w:rStyle w:val="af"/>
            <w:rFonts w:hint="eastAsia"/>
            <w:noProof/>
          </w:rPr>
          <w:t>3.2</w:t>
        </w:r>
        <w:r w:rsidR="00D0063D">
          <w:rPr>
            <w:rStyle w:val="af"/>
            <w:rFonts w:hint="eastAsia"/>
            <w:noProof/>
          </w:rPr>
          <w:t>是具体目标如下）</w:t>
        </w:r>
      </w:ins>
      <w:r>
        <w:rPr>
          <w:noProof/>
          <w:webHidden/>
        </w:rPr>
        <w:tab/>
      </w:r>
      <w:r>
        <w:rPr>
          <w:noProof/>
          <w:webHidden/>
        </w:rPr>
        <w:fldChar w:fldCharType="begin"/>
      </w:r>
      <w:r>
        <w:rPr>
          <w:noProof/>
          <w:webHidden/>
        </w:rPr>
        <w:instrText xml:space="preserve"> PAGEREF _Toc498678409 \h </w:instrText>
      </w:r>
      <w:r>
        <w:rPr>
          <w:noProof/>
          <w:webHidden/>
        </w:rPr>
      </w:r>
      <w:r>
        <w:rPr>
          <w:noProof/>
          <w:webHidden/>
        </w:rPr>
        <w:fldChar w:fldCharType="separate"/>
      </w:r>
      <w:r>
        <w:rPr>
          <w:noProof/>
          <w:webHidden/>
        </w:rPr>
        <w:t>16</w:t>
      </w:r>
      <w:r>
        <w:rPr>
          <w:noProof/>
          <w:webHidden/>
        </w:rPr>
        <w:fldChar w:fldCharType="end"/>
      </w:r>
      <w:r w:rsidRPr="005F7B62">
        <w:rPr>
          <w:rStyle w:val="af"/>
          <w:noProof/>
        </w:rPr>
        <w:fldChar w:fldCharType="end"/>
      </w:r>
    </w:p>
    <w:p w14:paraId="5B17344A" w14:textId="77777777" w:rsidR="006939F1" w:rsidRDefault="006939F1">
      <w:pPr>
        <w:pStyle w:val="20"/>
        <w:tabs>
          <w:tab w:val="right" w:leader="dot" w:pos="8296"/>
        </w:tabs>
        <w:rPr>
          <w:rFonts w:asciiTheme="minorHAnsi" w:hAnsiTheme="minorHAnsi" w:cstheme="minorBidi"/>
          <w:noProof/>
          <w:kern w:val="2"/>
          <w:sz w:val="21"/>
        </w:rPr>
      </w:pPr>
      <w:hyperlink w:anchor="_Toc498678410" w:history="1">
        <w:r w:rsidRPr="005F7B62">
          <w:rPr>
            <w:rStyle w:val="af"/>
            <w:noProof/>
          </w:rPr>
          <w:t xml:space="preserve">3.2 </w:t>
        </w:r>
        <w:r w:rsidRPr="005F7B62">
          <w:rPr>
            <w:rStyle w:val="af"/>
            <w:rFonts w:hint="eastAsia"/>
            <w:noProof/>
          </w:rPr>
          <w:t>自动售货机云平台系统解决的问题</w:t>
        </w:r>
        <w:r>
          <w:rPr>
            <w:noProof/>
            <w:webHidden/>
          </w:rPr>
          <w:tab/>
        </w:r>
        <w:r>
          <w:rPr>
            <w:noProof/>
            <w:webHidden/>
          </w:rPr>
          <w:fldChar w:fldCharType="begin"/>
        </w:r>
        <w:r>
          <w:rPr>
            <w:noProof/>
            <w:webHidden/>
          </w:rPr>
          <w:instrText xml:space="preserve"> PAGEREF _Toc498678410 \h </w:instrText>
        </w:r>
        <w:r>
          <w:rPr>
            <w:noProof/>
            <w:webHidden/>
          </w:rPr>
        </w:r>
        <w:r>
          <w:rPr>
            <w:noProof/>
            <w:webHidden/>
          </w:rPr>
          <w:fldChar w:fldCharType="separate"/>
        </w:r>
        <w:r>
          <w:rPr>
            <w:noProof/>
            <w:webHidden/>
          </w:rPr>
          <w:t>16</w:t>
        </w:r>
        <w:r>
          <w:rPr>
            <w:noProof/>
            <w:webHidden/>
          </w:rPr>
          <w:fldChar w:fldCharType="end"/>
        </w:r>
      </w:hyperlink>
    </w:p>
    <w:p w14:paraId="243DE668" w14:textId="36D62318" w:rsidR="006939F1" w:rsidDel="009E7089" w:rsidRDefault="006939F1">
      <w:pPr>
        <w:pStyle w:val="20"/>
        <w:tabs>
          <w:tab w:val="right" w:leader="dot" w:pos="8296"/>
        </w:tabs>
        <w:rPr>
          <w:del w:id="73" w:author="Miley Ren" w:date="2017-11-17T10:59:00Z"/>
          <w:rFonts w:asciiTheme="minorHAnsi" w:hAnsiTheme="minorHAnsi" w:cstheme="minorBidi"/>
          <w:noProof/>
          <w:kern w:val="2"/>
          <w:sz w:val="21"/>
        </w:rPr>
      </w:pPr>
      <w:del w:id="74" w:author="Miley Ren" w:date="2017-11-17T10:59:00Z">
        <w:r w:rsidRPr="005F7B62" w:rsidDel="009E7089">
          <w:rPr>
            <w:rStyle w:val="af"/>
            <w:noProof/>
          </w:rPr>
          <w:fldChar w:fldCharType="begin"/>
        </w:r>
        <w:r w:rsidRPr="005F7B62" w:rsidDel="009E7089">
          <w:rPr>
            <w:rStyle w:val="af"/>
            <w:noProof/>
          </w:rPr>
          <w:delInstrText xml:space="preserve"> </w:delInstrText>
        </w:r>
        <w:r w:rsidDel="009E7089">
          <w:rPr>
            <w:noProof/>
          </w:rPr>
          <w:delInstrText>HYPERLINK \l "_Toc498678411"</w:delInstrText>
        </w:r>
        <w:r w:rsidRPr="005F7B62" w:rsidDel="009E7089">
          <w:rPr>
            <w:rStyle w:val="af"/>
            <w:noProof/>
          </w:rPr>
          <w:delInstrText xml:space="preserve"> </w:delInstrText>
        </w:r>
        <w:r w:rsidRPr="005F7B62" w:rsidDel="009E7089">
          <w:rPr>
            <w:rStyle w:val="af"/>
            <w:noProof/>
          </w:rPr>
        </w:r>
        <w:r w:rsidRPr="005F7B62" w:rsidDel="009E7089">
          <w:rPr>
            <w:rStyle w:val="af"/>
            <w:noProof/>
          </w:rPr>
          <w:fldChar w:fldCharType="separate"/>
        </w:r>
        <w:r w:rsidRPr="005F7B62" w:rsidDel="009E7089">
          <w:rPr>
            <w:rStyle w:val="af"/>
            <w:noProof/>
          </w:rPr>
          <w:delText xml:space="preserve">3.3 </w:delText>
        </w:r>
        <w:r w:rsidRPr="005F7B62" w:rsidDel="009E7089">
          <w:rPr>
            <w:rStyle w:val="af"/>
            <w:rFonts w:hint="eastAsia"/>
            <w:noProof/>
          </w:rPr>
          <w:delText>云平台系统及终端系统的需求分析</w:delText>
        </w:r>
        <w:r w:rsidDel="009E7089">
          <w:rPr>
            <w:noProof/>
            <w:webHidden/>
          </w:rPr>
          <w:tab/>
        </w:r>
        <w:r w:rsidDel="009E7089">
          <w:rPr>
            <w:noProof/>
            <w:webHidden/>
          </w:rPr>
          <w:fldChar w:fldCharType="begin"/>
        </w:r>
        <w:r w:rsidDel="009E7089">
          <w:rPr>
            <w:noProof/>
            <w:webHidden/>
          </w:rPr>
          <w:delInstrText xml:space="preserve"> PAGEREF _Toc498678411 \h </w:delInstrText>
        </w:r>
        <w:r w:rsidDel="009E7089">
          <w:rPr>
            <w:noProof/>
            <w:webHidden/>
          </w:rPr>
        </w:r>
        <w:r w:rsidDel="009E7089">
          <w:rPr>
            <w:noProof/>
            <w:webHidden/>
          </w:rPr>
          <w:fldChar w:fldCharType="separate"/>
        </w:r>
        <w:r w:rsidDel="009E7089">
          <w:rPr>
            <w:noProof/>
            <w:webHidden/>
          </w:rPr>
          <w:delText>17</w:delText>
        </w:r>
        <w:r w:rsidDel="009E7089">
          <w:rPr>
            <w:noProof/>
            <w:webHidden/>
          </w:rPr>
          <w:fldChar w:fldCharType="end"/>
        </w:r>
        <w:r w:rsidRPr="005F7B62" w:rsidDel="009E7089">
          <w:rPr>
            <w:rStyle w:val="af"/>
            <w:noProof/>
          </w:rPr>
          <w:fldChar w:fldCharType="end"/>
        </w:r>
      </w:del>
    </w:p>
    <w:p w14:paraId="75BCF05B" w14:textId="500D0DFC" w:rsidR="006939F1" w:rsidRDefault="006939F1" w:rsidP="009E7089">
      <w:pPr>
        <w:pStyle w:val="20"/>
        <w:tabs>
          <w:tab w:val="right" w:leader="dot" w:pos="8296"/>
        </w:tabs>
        <w:rPr>
          <w:rFonts w:asciiTheme="minorHAnsi" w:hAnsiTheme="minorHAnsi" w:cstheme="minorBidi"/>
          <w:noProof/>
          <w:kern w:val="2"/>
          <w:sz w:val="21"/>
        </w:rPr>
        <w:pPrChange w:id="75" w:author="Miley Ren" w:date="2017-11-17T10:59:00Z">
          <w:pPr>
            <w:pStyle w:val="30"/>
            <w:tabs>
              <w:tab w:val="right" w:leader="dot" w:pos="8296"/>
            </w:tabs>
          </w:pPr>
        </w:pPrChange>
      </w:pPr>
      <w:r w:rsidRPr="005F7B62">
        <w:rPr>
          <w:rStyle w:val="af"/>
          <w:noProof/>
        </w:rPr>
        <w:fldChar w:fldCharType="begin"/>
      </w:r>
      <w:r w:rsidRPr="005F7B62">
        <w:rPr>
          <w:rStyle w:val="af"/>
          <w:noProof/>
        </w:rPr>
        <w:instrText xml:space="preserve"> </w:instrText>
      </w:r>
      <w:r>
        <w:rPr>
          <w:noProof/>
        </w:rPr>
        <w:instrText>HYPERLINK \l "_Toc498678412"</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3.3</w:t>
      </w:r>
      <w:del w:id="76" w:author="Miley Ren" w:date="2017-11-17T10:59:00Z">
        <w:r w:rsidRPr="005F7B62" w:rsidDel="009E7089">
          <w:rPr>
            <w:rStyle w:val="af"/>
            <w:noProof/>
          </w:rPr>
          <w:delText>.1</w:delText>
        </w:r>
      </w:del>
      <w:r w:rsidRPr="005F7B62">
        <w:rPr>
          <w:rStyle w:val="af"/>
          <w:noProof/>
        </w:rPr>
        <w:t xml:space="preserve"> </w:t>
      </w:r>
      <w:r w:rsidRPr="005F7B62">
        <w:rPr>
          <w:rStyle w:val="af"/>
          <w:rFonts w:hint="eastAsia"/>
          <w:noProof/>
        </w:rPr>
        <w:t>自动售货机云平台系统需求分析</w:t>
      </w:r>
      <w:r>
        <w:rPr>
          <w:noProof/>
          <w:webHidden/>
        </w:rPr>
        <w:tab/>
      </w:r>
      <w:r>
        <w:rPr>
          <w:noProof/>
          <w:webHidden/>
        </w:rPr>
        <w:fldChar w:fldCharType="begin"/>
      </w:r>
      <w:r>
        <w:rPr>
          <w:noProof/>
          <w:webHidden/>
        </w:rPr>
        <w:instrText xml:space="preserve"> PAGEREF _Toc498678412 \h </w:instrText>
      </w:r>
      <w:r>
        <w:rPr>
          <w:noProof/>
          <w:webHidden/>
        </w:rPr>
      </w:r>
      <w:r>
        <w:rPr>
          <w:noProof/>
          <w:webHidden/>
        </w:rPr>
        <w:fldChar w:fldCharType="separate"/>
      </w:r>
      <w:r>
        <w:rPr>
          <w:noProof/>
          <w:webHidden/>
        </w:rPr>
        <w:t>17</w:t>
      </w:r>
      <w:r>
        <w:rPr>
          <w:noProof/>
          <w:webHidden/>
        </w:rPr>
        <w:fldChar w:fldCharType="end"/>
      </w:r>
      <w:r w:rsidRPr="005F7B62">
        <w:rPr>
          <w:rStyle w:val="af"/>
          <w:noProof/>
        </w:rPr>
        <w:fldChar w:fldCharType="end"/>
      </w:r>
    </w:p>
    <w:p w14:paraId="6C5DC552" w14:textId="661078C6" w:rsidR="006939F1" w:rsidRDefault="006939F1" w:rsidP="009E7089">
      <w:pPr>
        <w:pStyle w:val="30"/>
        <w:tabs>
          <w:tab w:val="right" w:leader="dot" w:pos="8296"/>
        </w:tabs>
        <w:ind w:left="0" w:firstLineChars="100" w:firstLine="220"/>
        <w:rPr>
          <w:rFonts w:asciiTheme="minorHAnsi" w:hAnsiTheme="minorHAnsi" w:cstheme="minorBidi"/>
          <w:noProof/>
          <w:kern w:val="2"/>
          <w:sz w:val="21"/>
        </w:rPr>
        <w:pPrChange w:id="77" w:author="Miley Ren" w:date="2017-11-17T11:00:00Z">
          <w:pPr>
            <w:pStyle w:val="30"/>
            <w:tabs>
              <w:tab w:val="right" w:leader="dot" w:pos="8296"/>
            </w:tabs>
          </w:pPr>
        </w:pPrChange>
      </w:pPr>
      <w:r w:rsidRPr="005F7B62">
        <w:rPr>
          <w:rStyle w:val="af"/>
          <w:noProof/>
        </w:rPr>
        <w:fldChar w:fldCharType="begin"/>
      </w:r>
      <w:r w:rsidRPr="005F7B62">
        <w:rPr>
          <w:rStyle w:val="af"/>
          <w:noProof/>
        </w:rPr>
        <w:instrText xml:space="preserve"> </w:instrText>
      </w:r>
      <w:r>
        <w:rPr>
          <w:noProof/>
        </w:rPr>
        <w:instrText>HYPERLINK \l "_Toc498678413"</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3.</w:t>
      </w:r>
      <w:ins w:id="78" w:author="Miley Ren" w:date="2017-11-17T10:59:00Z">
        <w:r w:rsidR="009E7089">
          <w:rPr>
            <w:rStyle w:val="af"/>
            <w:rFonts w:hint="eastAsia"/>
            <w:noProof/>
          </w:rPr>
          <w:t>4</w:t>
        </w:r>
      </w:ins>
      <w:del w:id="79" w:author="Miley Ren" w:date="2017-11-17T10:59:00Z">
        <w:r w:rsidRPr="005F7B62" w:rsidDel="009E7089">
          <w:rPr>
            <w:rStyle w:val="af"/>
            <w:noProof/>
          </w:rPr>
          <w:delText>3.2</w:delText>
        </w:r>
      </w:del>
      <w:r w:rsidRPr="005F7B62">
        <w:rPr>
          <w:rStyle w:val="af"/>
          <w:noProof/>
        </w:rPr>
        <w:t xml:space="preserve"> Android</w:t>
      </w:r>
      <w:r w:rsidRPr="005F7B62">
        <w:rPr>
          <w:rStyle w:val="af"/>
          <w:rFonts w:hint="eastAsia"/>
          <w:noProof/>
        </w:rPr>
        <w:t>终端应用需求分析</w:t>
      </w:r>
      <w:r>
        <w:rPr>
          <w:noProof/>
          <w:webHidden/>
        </w:rPr>
        <w:tab/>
      </w:r>
      <w:r>
        <w:rPr>
          <w:noProof/>
          <w:webHidden/>
        </w:rPr>
        <w:fldChar w:fldCharType="begin"/>
      </w:r>
      <w:r>
        <w:rPr>
          <w:noProof/>
          <w:webHidden/>
        </w:rPr>
        <w:instrText xml:space="preserve"> PAGEREF _Toc498678413 \h </w:instrText>
      </w:r>
      <w:r>
        <w:rPr>
          <w:noProof/>
          <w:webHidden/>
        </w:rPr>
      </w:r>
      <w:r>
        <w:rPr>
          <w:noProof/>
          <w:webHidden/>
        </w:rPr>
        <w:fldChar w:fldCharType="separate"/>
      </w:r>
      <w:r>
        <w:rPr>
          <w:noProof/>
          <w:webHidden/>
        </w:rPr>
        <w:t>19</w:t>
      </w:r>
      <w:r>
        <w:rPr>
          <w:noProof/>
          <w:webHidden/>
        </w:rPr>
        <w:fldChar w:fldCharType="end"/>
      </w:r>
      <w:r w:rsidRPr="005F7B62">
        <w:rPr>
          <w:rStyle w:val="af"/>
          <w:noProof/>
        </w:rPr>
        <w:fldChar w:fldCharType="end"/>
      </w:r>
    </w:p>
    <w:p w14:paraId="6467DB24" w14:textId="2EC98C85" w:rsidR="006939F1" w:rsidRDefault="006939F1">
      <w:pPr>
        <w:pStyle w:val="2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"_Toc498678414"</w:instrText>
      </w:r>
      <w:r w:rsidRPr="005F7B62">
        <w:rPr>
          <w:rStyle w:val="af"/>
          <w:noProof/>
        </w:rPr>
        <w:instrText xml:space="preserve"> </w:instrText>
      </w:r>
      <w:r w:rsidRPr="005F7B62">
        <w:rPr>
          <w:rStyle w:val="af"/>
          <w:noProof/>
        </w:rPr>
      </w:r>
      <w:r w:rsidRPr="005F7B62">
        <w:rPr>
          <w:rStyle w:val="af"/>
          <w:noProof/>
        </w:rPr>
        <w:fldChar w:fldCharType="separate"/>
      </w:r>
      <w:del w:id="80" w:author="Miley Ren" w:date="2017-11-17T10:52:00Z">
        <w:r w:rsidRPr="005F7B62" w:rsidDel="00116E4C">
          <w:rPr>
            <w:rStyle w:val="af"/>
            <w:noProof/>
          </w:rPr>
          <w:delText xml:space="preserve">3.5 </w:delText>
        </w:r>
        <w:r w:rsidRPr="005F7B62" w:rsidDel="00116E4C">
          <w:rPr>
            <w:rStyle w:val="af"/>
            <w:rFonts w:hint="eastAsia"/>
            <w:noProof/>
          </w:rPr>
          <w:delText>本章小结</w:delText>
        </w:r>
        <w:r w:rsidDel="00116E4C">
          <w:rPr>
            <w:noProof/>
            <w:webHidden/>
          </w:rPr>
          <w:tab/>
        </w:r>
      </w:del>
      <w:r>
        <w:rPr>
          <w:noProof/>
          <w:webHidden/>
        </w:rPr>
        <w:fldChar w:fldCharType="begin"/>
      </w:r>
      <w:r>
        <w:rPr>
          <w:noProof/>
          <w:webHidden/>
        </w:rPr>
        <w:instrText xml:space="preserve"> PAGEREF _Toc498678414 \h </w:instrText>
      </w:r>
      <w:r>
        <w:rPr>
          <w:noProof/>
          <w:webHidden/>
        </w:rPr>
      </w:r>
      <w:r>
        <w:rPr>
          <w:noProof/>
          <w:webHidden/>
        </w:rPr>
        <w:fldChar w:fldCharType="separate"/>
      </w:r>
      <w:r>
        <w:rPr>
          <w:noProof/>
          <w:webHidden/>
        </w:rPr>
        <w:t>21</w:t>
      </w:r>
      <w:r>
        <w:rPr>
          <w:noProof/>
          <w:webHidden/>
        </w:rPr>
        <w:fldChar w:fldCharType="end"/>
      </w:r>
      <w:r w:rsidRPr="005F7B62">
        <w:rPr>
          <w:rStyle w:val="af"/>
          <w:noProof/>
        </w:rPr>
        <w:fldChar w:fldCharType="end"/>
      </w:r>
    </w:p>
    <w:p w14:paraId="7F4ED3C2" w14:textId="0A0BEDB0" w:rsidR="006939F1" w:rsidRDefault="006939F1">
      <w:pPr>
        <w:pStyle w:val="11"/>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"_Toc498678415"</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rFonts w:hint="eastAsia"/>
          <w:noProof/>
        </w:rPr>
        <w:t>第</w:t>
      </w:r>
      <w:r w:rsidRPr="005F7B62">
        <w:rPr>
          <w:rStyle w:val="af"/>
          <w:noProof/>
        </w:rPr>
        <w:t>4</w:t>
      </w:r>
      <w:r w:rsidRPr="005F7B62">
        <w:rPr>
          <w:rStyle w:val="af"/>
          <w:rFonts w:hint="eastAsia"/>
          <w:noProof/>
        </w:rPr>
        <w:t>章</w:t>
      </w:r>
      <w:r w:rsidRPr="005F7B62">
        <w:rPr>
          <w:rStyle w:val="af"/>
          <w:noProof/>
        </w:rPr>
        <w:t xml:space="preserve"> </w:t>
      </w:r>
      <w:r w:rsidRPr="005F7B62">
        <w:rPr>
          <w:rStyle w:val="af"/>
          <w:rFonts w:hint="eastAsia"/>
          <w:noProof/>
        </w:rPr>
        <w:t>自动售货机云平台系统的</w:t>
      </w:r>
      <w:del w:id="81" w:author="Miley Ren" w:date="2017-11-17T11:00:00Z">
        <w:r w:rsidRPr="005F7B62" w:rsidDel="000C24D4">
          <w:rPr>
            <w:rStyle w:val="af"/>
            <w:rFonts w:hint="eastAsia"/>
            <w:noProof/>
          </w:rPr>
          <w:delText>架构</w:delText>
        </w:r>
      </w:del>
      <w:r w:rsidRPr="005F7B62">
        <w:rPr>
          <w:rStyle w:val="af"/>
          <w:rFonts w:hint="eastAsia"/>
          <w:noProof/>
        </w:rPr>
        <w:t>设计</w:t>
      </w:r>
      <w:r>
        <w:rPr>
          <w:noProof/>
          <w:webHidden/>
        </w:rPr>
        <w:tab/>
      </w:r>
      <w:r>
        <w:rPr>
          <w:noProof/>
          <w:webHidden/>
        </w:rPr>
        <w:fldChar w:fldCharType="begin"/>
      </w:r>
      <w:r>
        <w:rPr>
          <w:noProof/>
          <w:webHidden/>
        </w:rPr>
        <w:instrText xml:space="preserve"> PAGEREF _Toc498678415 \h </w:instrText>
      </w:r>
      <w:r>
        <w:rPr>
          <w:noProof/>
          <w:webHidden/>
        </w:rPr>
      </w:r>
      <w:r>
        <w:rPr>
          <w:noProof/>
          <w:webHidden/>
        </w:rPr>
        <w:fldChar w:fldCharType="separate"/>
      </w:r>
      <w:r>
        <w:rPr>
          <w:noProof/>
          <w:webHidden/>
        </w:rPr>
        <w:t>22</w:t>
      </w:r>
      <w:r>
        <w:rPr>
          <w:noProof/>
          <w:webHidden/>
        </w:rPr>
        <w:fldChar w:fldCharType="end"/>
      </w:r>
      <w:r w:rsidRPr="005F7B62">
        <w:rPr>
          <w:rStyle w:val="af"/>
          <w:noProof/>
        </w:rPr>
        <w:fldChar w:fldCharType="end"/>
      </w:r>
    </w:p>
    <w:p w14:paraId="0E1EB7F5" w14:textId="7ED8B04D" w:rsidR="006939F1" w:rsidRDefault="006939F1">
      <w:pPr>
        <w:pStyle w:val="2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"_Toc498678416"</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 xml:space="preserve">4.1 </w:t>
      </w:r>
      <w:r w:rsidRPr="005F7B62">
        <w:rPr>
          <w:rStyle w:val="af"/>
          <w:rFonts w:hint="eastAsia"/>
          <w:noProof/>
        </w:rPr>
        <w:t>自动售货机云平台系统的技术架构</w:t>
      </w:r>
      <w:del w:id="82" w:author="Miley Ren" w:date="2017-11-17T11:01:00Z">
        <w:r w:rsidRPr="005F7B62" w:rsidDel="00F45E2C">
          <w:rPr>
            <w:rStyle w:val="af"/>
            <w:rFonts w:hint="eastAsia"/>
            <w:noProof/>
          </w:rPr>
          <w:delText>设计</w:delText>
        </w:r>
      </w:del>
      <w:r>
        <w:rPr>
          <w:noProof/>
          <w:webHidden/>
        </w:rPr>
        <w:tab/>
      </w:r>
      <w:r>
        <w:rPr>
          <w:noProof/>
          <w:webHidden/>
        </w:rPr>
        <w:fldChar w:fldCharType="begin"/>
      </w:r>
      <w:r>
        <w:rPr>
          <w:noProof/>
          <w:webHidden/>
        </w:rPr>
        <w:instrText xml:space="preserve"> PAGEREF _Toc498678416 \h </w:instrText>
      </w:r>
      <w:r>
        <w:rPr>
          <w:noProof/>
          <w:webHidden/>
        </w:rPr>
      </w:r>
      <w:r>
        <w:rPr>
          <w:noProof/>
          <w:webHidden/>
        </w:rPr>
        <w:fldChar w:fldCharType="separate"/>
      </w:r>
      <w:r>
        <w:rPr>
          <w:noProof/>
          <w:webHidden/>
        </w:rPr>
        <w:t>22</w:t>
      </w:r>
      <w:r>
        <w:rPr>
          <w:noProof/>
          <w:webHidden/>
        </w:rPr>
        <w:fldChar w:fldCharType="end"/>
      </w:r>
      <w:r w:rsidRPr="005F7B62">
        <w:rPr>
          <w:rStyle w:val="af"/>
          <w:noProof/>
        </w:rPr>
        <w:fldChar w:fldCharType="end"/>
      </w:r>
    </w:p>
    <w:p w14:paraId="4B83FCDB" w14:textId="4FC95952" w:rsidR="006939F1" w:rsidRDefault="006939F1">
      <w:pPr>
        <w:pStyle w:val="3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"_Toc498678417"</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 xml:space="preserve">4.1.1 </w:t>
      </w:r>
      <w:r w:rsidRPr="005F7B62">
        <w:rPr>
          <w:rStyle w:val="af"/>
          <w:rFonts w:hint="eastAsia"/>
          <w:noProof/>
        </w:rPr>
        <w:t>自动售货机的网络</w:t>
      </w:r>
      <w:ins w:id="83" w:author="Miley Ren" w:date="2017-11-17T11:01:00Z">
        <w:r w:rsidR="005D05A4">
          <w:rPr>
            <w:rStyle w:val="af"/>
            <w:rFonts w:hint="eastAsia"/>
            <w:noProof/>
          </w:rPr>
          <w:t>架构</w:t>
        </w:r>
      </w:ins>
      <w:del w:id="84" w:author="Miley Ren" w:date="2017-11-17T11:01:00Z">
        <w:r w:rsidRPr="005F7B62" w:rsidDel="005D05A4">
          <w:rPr>
            <w:rStyle w:val="af"/>
            <w:rFonts w:hint="eastAsia"/>
            <w:noProof/>
          </w:rPr>
          <w:delText>结构改进</w:delText>
        </w:r>
      </w:del>
      <w:r>
        <w:rPr>
          <w:noProof/>
          <w:webHidden/>
        </w:rPr>
        <w:tab/>
      </w:r>
      <w:r>
        <w:rPr>
          <w:noProof/>
          <w:webHidden/>
        </w:rPr>
        <w:fldChar w:fldCharType="begin"/>
      </w:r>
      <w:r>
        <w:rPr>
          <w:noProof/>
          <w:webHidden/>
        </w:rPr>
        <w:instrText xml:space="preserve"> PAGEREF _Toc498678417 \h </w:instrText>
      </w:r>
      <w:r>
        <w:rPr>
          <w:noProof/>
          <w:webHidden/>
        </w:rPr>
      </w:r>
      <w:r>
        <w:rPr>
          <w:noProof/>
          <w:webHidden/>
        </w:rPr>
        <w:fldChar w:fldCharType="separate"/>
      </w:r>
      <w:r>
        <w:rPr>
          <w:noProof/>
          <w:webHidden/>
        </w:rPr>
        <w:t>22</w:t>
      </w:r>
      <w:r>
        <w:rPr>
          <w:noProof/>
          <w:webHidden/>
        </w:rPr>
        <w:fldChar w:fldCharType="end"/>
      </w:r>
      <w:r w:rsidRPr="005F7B62">
        <w:rPr>
          <w:rStyle w:val="af"/>
          <w:noProof/>
        </w:rPr>
        <w:fldChar w:fldCharType="end"/>
      </w:r>
    </w:p>
    <w:p w14:paraId="21884902" w14:textId="77777777" w:rsidR="006939F1" w:rsidRDefault="006939F1">
      <w:pPr>
        <w:pStyle w:val="30"/>
        <w:tabs>
          <w:tab w:val="right" w:leader="dot" w:pos="8296"/>
        </w:tabs>
        <w:rPr>
          <w:rFonts w:asciiTheme="minorHAnsi" w:hAnsiTheme="minorHAnsi" w:cstheme="minorBidi"/>
          <w:noProof/>
          <w:kern w:val="2"/>
          <w:sz w:val="21"/>
        </w:rPr>
      </w:pPr>
      <w:hyperlink w:anchor="_Toc498678418" w:history="1">
        <w:r w:rsidRPr="005F7B62">
          <w:rPr>
            <w:rStyle w:val="af"/>
            <w:noProof/>
          </w:rPr>
          <w:t xml:space="preserve">4.1.2 </w:t>
        </w:r>
        <w:r w:rsidRPr="005F7B62">
          <w:rPr>
            <w:rStyle w:val="af"/>
            <w:rFonts w:hint="eastAsia"/>
            <w:noProof/>
          </w:rPr>
          <w:t>自动售货机终端的通信设计</w:t>
        </w:r>
        <w:r>
          <w:rPr>
            <w:noProof/>
            <w:webHidden/>
          </w:rPr>
          <w:tab/>
        </w:r>
        <w:r>
          <w:rPr>
            <w:noProof/>
            <w:webHidden/>
          </w:rPr>
          <w:fldChar w:fldCharType="begin"/>
        </w:r>
        <w:r>
          <w:rPr>
            <w:noProof/>
            <w:webHidden/>
          </w:rPr>
          <w:instrText xml:space="preserve"> PAGEREF _Toc498678418 \h </w:instrText>
        </w:r>
        <w:r>
          <w:rPr>
            <w:noProof/>
            <w:webHidden/>
          </w:rPr>
        </w:r>
        <w:r>
          <w:rPr>
            <w:noProof/>
            <w:webHidden/>
          </w:rPr>
          <w:fldChar w:fldCharType="separate"/>
        </w:r>
        <w:r>
          <w:rPr>
            <w:noProof/>
            <w:webHidden/>
          </w:rPr>
          <w:t>23</w:t>
        </w:r>
        <w:r>
          <w:rPr>
            <w:noProof/>
            <w:webHidden/>
          </w:rPr>
          <w:fldChar w:fldCharType="end"/>
        </w:r>
      </w:hyperlink>
    </w:p>
    <w:p w14:paraId="04659757" w14:textId="3A70E358" w:rsidR="006939F1" w:rsidRDefault="006939F1">
      <w:pPr>
        <w:pStyle w:val="3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"_Toc498678419"</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 xml:space="preserve">4.1.3 </w:t>
      </w:r>
      <w:r w:rsidRPr="005F7B62">
        <w:rPr>
          <w:rStyle w:val="af"/>
          <w:rFonts w:hint="eastAsia"/>
          <w:noProof/>
        </w:rPr>
        <w:t>自动售货机云平台的软件体系架构</w:t>
      </w:r>
      <w:ins w:id="85" w:author="Miley Ren" w:date="2017-11-17T11:03:00Z">
        <w:r w:rsidR="00826B10">
          <w:rPr>
            <w:rStyle w:val="af"/>
            <w:rFonts w:hint="eastAsia"/>
            <w:noProof/>
          </w:rPr>
          <w:t>（</w:t>
        </w:r>
        <w:r w:rsidR="00826B10">
          <w:rPr>
            <w:rStyle w:val="af"/>
            <w:rFonts w:hint="eastAsia"/>
            <w:noProof/>
          </w:rPr>
          <w:t>4.1.3</w:t>
        </w:r>
        <w:r w:rsidR="00826B10">
          <w:rPr>
            <w:rStyle w:val="af"/>
            <w:rFonts w:hint="eastAsia"/>
            <w:noProof/>
          </w:rPr>
          <w:t>和</w:t>
        </w:r>
        <w:r w:rsidR="00826B10">
          <w:rPr>
            <w:rStyle w:val="af"/>
            <w:rFonts w:hint="eastAsia"/>
            <w:noProof/>
          </w:rPr>
          <w:t>4.1.2</w:t>
        </w:r>
        <w:r w:rsidR="00826B10">
          <w:rPr>
            <w:rStyle w:val="af"/>
            <w:rFonts w:hint="eastAsia"/>
            <w:noProof/>
          </w:rPr>
          <w:t>顺序倒一下）</w:t>
        </w:r>
      </w:ins>
      <w:r>
        <w:rPr>
          <w:noProof/>
          <w:webHidden/>
        </w:rPr>
        <w:tab/>
      </w:r>
      <w:r>
        <w:rPr>
          <w:noProof/>
          <w:webHidden/>
        </w:rPr>
        <w:fldChar w:fldCharType="begin"/>
      </w:r>
      <w:r>
        <w:rPr>
          <w:noProof/>
          <w:webHidden/>
        </w:rPr>
        <w:instrText xml:space="preserve"> PAGEREF _Toc498678419 \h </w:instrText>
      </w:r>
      <w:r>
        <w:rPr>
          <w:noProof/>
          <w:webHidden/>
        </w:rPr>
      </w:r>
      <w:r>
        <w:rPr>
          <w:noProof/>
          <w:webHidden/>
        </w:rPr>
        <w:fldChar w:fldCharType="separate"/>
      </w:r>
      <w:r>
        <w:rPr>
          <w:noProof/>
          <w:webHidden/>
        </w:rPr>
        <w:t>24</w:t>
      </w:r>
      <w:r>
        <w:rPr>
          <w:noProof/>
          <w:webHidden/>
        </w:rPr>
        <w:fldChar w:fldCharType="end"/>
      </w:r>
      <w:r w:rsidRPr="005F7B62">
        <w:rPr>
          <w:rStyle w:val="af"/>
          <w:noProof/>
        </w:rPr>
        <w:fldChar w:fldCharType="end"/>
      </w:r>
    </w:p>
    <w:p w14:paraId="486B8E44" w14:textId="47F6FD4B" w:rsidR="006939F1" w:rsidRDefault="006939F1">
      <w:pPr>
        <w:pStyle w:val="2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"_Toc498678420"</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 xml:space="preserve">4.2 </w:t>
      </w:r>
      <w:r w:rsidRPr="005F7B62">
        <w:rPr>
          <w:rStyle w:val="af"/>
          <w:rFonts w:hint="eastAsia"/>
          <w:noProof/>
        </w:rPr>
        <w:t>自动售货机云平台系统的</w:t>
      </w:r>
      <w:ins w:id="86" w:author="Miley Ren" w:date="2017-11-17T11:04:00Z">
        <w:r w:rsidR="001E3B87">
          <w:rPr>
            <w:rStyle w:val="af"/>
            <w:rFonts w:hint="eastAsia"/>
            <w:noProof/>
          </w:rPr>
          <w:t>逻辑</w:t>
        </w:r>
      </w:ins>
      <w:del w:id="87" w:author="Miley Ren" w:date="2017-11-17T11:04:00Z">
        <w:r w:rsidRPr="005F7B62" w:rsidDel="001E3B87">
          <w:rPr>
            <w:rStyle w:val="af"/>
            <w:rFonts w:hint="eastAsia"/>
            <w:noProof/>
          </w:rPr>
          <w:delText>总体</w:delText>
        </w:r>
      </w:del>
      <w:r w:rsidRPr="005F7B62">
        <w:rPr>
          <w:rStyle w:val="af"/>
          <w:rFonts w:hint="eastAsia"/>
          <w:noProof/>
        </w:rPr>
        <w:t>架构</w:t>
      </w:r>
      <w:del w:id="88" w:author="Miley Ren" w:date="2017-11-17T11:04:00Z">
        <w:r w:rsidRPr="005F7B62" w:rsidDel="001E3B87">
          <w:rPr>
            <w:rStyle w:val="af"/>
            <w:rFonts w:hint="eastAsia"/>
            <w:noProof/>
          </w:rPr>
          <w:delText>设计</w:delText>
        </w:r>
      </w:del>
      <w:r>
        <w:rPr>
          <w:noProof/>
          <w:webHidden/>
        </w:rPr>
        <w:tab/>
      </w:r>
      <w:r>
        <w:rPr>
          <w:noProof/>
          <w:webHidden/>
        </w:rPr>
        <w:fldChar w:fldCharType="begin"/>
      </w:r>
      <w:r>
        <w:rPr>
          <w:noProof/>
          <w:webHidden/>
        </w:rPr>
        <w:instrText xml:space="preserve"> PAGEREF _Toc498678420 \h </w:instrText>
      </w:r>
      <w:r>
        <w:rPr>
          <w:noProof/>
          <w:webHidden/>
        </w:rPr>
      </w:r>
      <w:r>
        <w:rPr>
          <w:noProof/>
          <w:webHidden/>
        </w:rPr>
        <w:fldChar w:fldCharType="separate"/>
      </w:r>
      <w:r>
        <w:rPr>
          <w:noProof/>
          <w:webHidden/>
        </w:rPr>
        <w:t>26</w:t>
      </w:r>
      <w:r>
        <w:rPr>
          <w:noProof/>
          <w:webHidden/>
        </w:rPr>
        <w:fldChar w:fldCharType="end"/>
      </w:r>
      <w:r w:rsidRPr="005F7B62">
        <w:rPr>
          <w:rStyle w:val="af"/>
          <w:noProof/>
        </w:rPr>
        <w:fldChar w:fldCharType="end"/>
      </w:r>
    </w:p>
    <w:p w14:paraId="613DA03E" w14:textId="103CC644" w:rsidR="006939F1" w:rsidRDefault="006939F1">
      <w:pPr>
        <w:pStyle w:val="3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"_Toc498678421"</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 xml:space="preserve">4.2.1 </w:t>
      </w:r>
      <w:r w:rsidRPr="005F7B62">
        <w:rPr>
          <w:rStyle w:val="af"/>
          <w:rFonts w:hint="eastAsia"/>
          <w:noProof/>
        </w:rPr>
        <w:t>自动售货机云平台系统的逻辑</w:t>
      </w:r>
      <w:del w:id="89" w:author="Miley Ren" w:date="2017-11-17T11:07:00Z">
        <w:r w:rsidRPr="005F7B62" w:rsidDel="00F91F27">
          <w:rPr>
            <w:rStyle w:val="af"/>
            <w:rFonts w:hint="eastAsia"/>
            <w:noProof/>
          </w:rPr>
          <w:delText>架构</w:delText>
        </w:r>
      </w:del>
      <w:ins w:id="90" w:author="Miley Ren" w:date="2017-11-17T11:07:00Z">
        <w:r w:rsidR="00F91F27">
          <w:rPr>
            <w:rStyle w:val="af"/>
            <w:rFonts w:hint="eastAsia"/>
            <w:noProof/>
          </w:rPr>
          <w:t>分层</w:t>
        </w:r>
      </w:ins>
      <w:r>
        <w:rPr>
          <w:noProof/>
          <w:webHidden/>
        </w:rPr>
        <w:tab/>
      </w:r>
      <w:r>
        <w:rPr>
          <w:noProof/>
          <w:webHidden/>
        </w:rPr>
        <w:fldChar w:fldCharType="begin"/>
      </w:r>
      <w:r>
        <w:rPr>
          <w:noProof/>
          <w:webHidden/>
        </w:rPr>
        <w:instrText xml:space="preserve"> PAGEREF _Toc498678421 \h </w:instrText>
      </w:r>
      <w:r>
        <w:rPr>
          <w:noProof/>
          <w:webHidden/>
        </w:rPr>
      </w:r>
      <w:r>
        <w:rPr>
          <w:noProof/>
          <w:webHidden/>
        </w:rPr>
        <w:fldChar w:fldCharType="separate"/>
      </w:r>
      <w:r>
        <w:rPr>
          <w:noProof/>
          <w:webHidden/>
        </w:rPr>
        <w:t>26</w:t>
      </w:r>
      <w:r>
        <w:rPr>
          <w:noProof/>
          <w:webHidden/>
        </w:rPr>
        <w:fldChar w:fldCharType="end"/>
      </w:r>
      <w:r w:rsidRPr="005F7B62">
        <w:rPr>
          <w:rStyle w:val="af"/>
          <w:noProof/>
        </w:rPr>
        <w:fldChar w:fldCharType="end"/>
      </w:r>
    </w:p>
    <w:p w14:paraId="143946B0" w14:textId="495944E1" w:rsidR="006939F1" w:rsidRDefault="006939F1">
      <w:pPr>
        <w:pStyle w:val="3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"_Toc498678422"</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 xml:space="preserve">4.2.2 </w:t>
      </w:r>
      <w:r w:rsidRPr="005F7B62">
        <w:rPr>
          <w:rStyle w:val="af"/>
          <w:rFonts w:hint="eastAsia"/>
          <w:noProof/>
        </w:rPr>
        <w:t>自动售货机云平台系统的功能架构</w:t>
      </w:r>
      <w:ins w:id="91" w:author="Miley Ren" w:date="2017-11-17T11:09:00Z">
        <w:r w:rsidR="00464A93">
          <w:rPr>
            <w:rStyle w:val="af"/>
            <w:rFonts w:hint="eastAsia"/>
            <w:noProof/>
          </w:rPr>
          <w:t>（</w:t>
        </w:r>
        <w:r w:rsidR="00464A93">
          <w:rPr>
            <w:rStyle w:val="af"/>
            <w:rFonts w:hint="eastAsia"/>
            <w:noProof/>
          </w:rPr>
          <w:t>4.2.2</w:t>
        </w:r>
        <w:r w:rsidR="00464A93">
          <w:rPr>
            <w:rStyle w:val="af"/>
            <w:rFonts w:hint="eastAsia"/>
            <w:noProof/>
          </w:rPr>
          <w:t>和</w:t>
        </w:r>
        <w:r w:rsidR="00464A93">
          <w:rPr>
            <w:rStyle w:val="af"/>
            <w:rFonts w:hint="eastAsia"/>
            <w:noProof/>
          </w:rPr>
          <w:t>4.2.1</w:t>
        </w:r>
        <w:r w:rsidR="00464A93">
          <w:rPr>
            <w:rStyle w:val="af"/>
            <w:rFonts w:hint="eastAsia"/>
            <w:noProof/>
          </w:rPr>
          <w:t>顺序倒一下）</w:t>
        </w:r>
      </w:ins>
      <w:r>
        <w:rPr>
          <w:noProof/>
          <w:webHidden/>
        </w:rPr>
        <w:tab/>
      </w:r>
      <w:r>
        <w:rPr>
          <w:noProof/>
          <w:webHidden/>
        </w:rPr>
        <w:fldChar w:fldCharType="begin"/>
      </w:r>
      <w:r>
        <w:rPr>
          <w:noProof/>
          <w:webHidden/>
        </w:rPr>
        <w:instrText xml:space="preserve"> PAGEREF _Toc498678422 \h </w:instrText>
      </w:r>
      <w:r>
        <w:rPr>
          <w:noProof/>
          <w:webHidden/>
        </w:rPr>
      </w:r>
      <w:r>
        <w:rPr>
          <w:noProof/>
          <w:webHidden/>
        </w:rPr>
        <w:fldChar w:fldCharType="separate"/>
      </w:r>
      <w:r>
        <w:rPr>
          <w:noProof/>
          <w:webHidden/>
        </w:rPr>
        <w:t>27</w:t>
      </w:r>
      <w:r>
        <w:rPr>
          <w:noProof/>
          <w:webHidden/>
        </w:rPr>
        <w:fldChar w:fldCharType="end"/>
      </w:r>
      <w:r w:rsidRPr="005F7B62">
        <w:rPr>
          <w:rStyle w:val="af"/>
          <w:noProof/>
        </w:rPr>
        <w:fldChar w:fldCharType="end"/>
      </w:r>
    </w:p>
    <w:p w14:paraId="74599172" w14:textId="34520614" w:rsidR="006939F1" w:rsidRDefault="006939F1">
      <w:pPr>
        <w:pStyle w:val="2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"_Toc498678423"</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 xml:space="preserve">4.3 </w:t>
      </w:r>
      <w:r w:rsidRPr="005F7B62">
        <w:rPr>
          <w:rStyle w:val="af"/>
          <w:rFonts w:hint="eastAsia"/>
          <w:noProof/>
        </w:rPr>
        <w:t>自动售货机云平台系统</w:t>
      </w:r>
      <w:ins w:id="92" w:author="Miley Ren" w:date="2017-11-17T11:09:00Z">
        <w:r w:rsidR="008652A6">
          <w:rPr>
            <w:rStyle w:val="af"/>
            <w:rFonts w:hint="eastAsia"/>
            <w:noProof/>
          </w:rPr>
          <w:t>的</w:t>
        </w:r>
      </w:ins>
      <w:r w:rsidRPr="005F7B62">
        <w:rPr>
          <w:rStyle w:val="af"/>
          <w:rFonts w:hint="eastAsia"/>
          <w:noProof/>
        </w:rPr>
        <w:t>数据</w:t>
      </w:r>
      <w:ins w:id="93" w:author="Miley Ren" w:date="2017-11-17T11:09:00Z">
        <w:r w:rsidR="009D5744">
          <w:rPr>
            <w:rStyle w:val="af"/>
            <w:rFonts w:hint="eastAsia"/>
            <w:noProof/>
          </w:rPr>
          <w:t>库</w:t>
        </w:r>
      </w:ins>
      <w:del w:id="94" w:author="Miley Ren" w:date="2017-11-17T11:09:00Z">
        <w:r w:rsidRPr="005F7B62" w:rsidDel="009D5744">
          <w:rPr>
            <w:rStyle w:val="af"/>
            <w:rFonts w:hint="eastAsia"/>
            <w:noProof/>
          </w:rPr>
          <w:delText>架构</w:delText>
        </w:r>
      </w:del>
      <w:r w:rsidRPr="005F7B62">
        <w:rPr>
          <w:rStyle w:val="af"/>
          <w:rFonts w:hint="eastAsia"/>
          <w:noProof/>
        </w:rPr>
        <w:t>设计</w:t>
      </w:r>
      <w:r>
        <w:rPr>
          <w:noProof/>
          <w:webHidden/>
        </w:rPr>
        <w:tab/>
      </w:r>
      <w:r>
        <w:rPr>
          <w:noProof/>
          <w:webHidden/>
        </w:rPr>
        <w:fldChar w:fldCharType="begin"/>
      </w:r>
      <w:r>
        <w:rPr>
          <w:noProof/>
          <w:webHidden/>
        </w:rPr>
        <w:instrText xml:space="preserve"> PAGEREF _Toc498678423 \h </w:instrText>
      </w:r>
      <w:r>
        <w:rPr>
          <w:noProof/>
          <w:webHidden/>
        </w:rPr>
      </w:r>
      <w:r>
        <w:rPr>
          <w:noProof/>
          <w:webHidden/>
        </w:rPr>
        <w:fldChar w:fldCharType="separate"/>
      </w:r>
      <w:r>
        <w:rPr>
          <w:noProof/>
          <w:webHidden/>
        </w:rPr>
        <w:t>29</w:t>
      </w:r>
      <w:r>
        <w:rPr>
          <w:noProof/>
          <w:webHidden/>
        </w:rPr>
        <w:fldChar w:fldCharType="end"/>
      </w:r>
      <w:r w:rsidRPr="005F7B62">
        <w:rPr>
          <w:rStyle w:val="af"/>
          <w:noProof/>
        </w:rPr>
        <w:fldChar w:fldCharType="end"/>
      </w:r>
    </w:p>
    <w:p w14:paraId="2B2DB581" w14:textId="77777777" w:rsidR="006939F1" w:rsidRDefault="006939F1">
      <w:pPr>
        <w:pStyle w:val="30"/>
        <w:tabs>
          <w:tab w:val="right" w:leader="dot" w:pos="8296"/>
        </w:tabs>
        <w:rPr>
          <w:rFonts w:asciiTheme="minorHAnsi" w:hAnsiTheme="minorHAnsi" w:cstheme="minorBidi"/>
          <w:noProof/>
          <w:kern w:val="2"/>
          <w:sz w:val="21"/>
        </w:rPr>
      </w:pPr>
      <w:hyperlink w:anchor="_Toc498678424" w:history="1">
        <w:r w:rsidRPr="005F7B62">
          <w:rPr>
            <w:rStyle w:val="af"/>
            <w:noProof/>
          </w:rPr>
          <w:t>4.3.1</w:t>
        </w:r>
        <w:r w:rsidRPr="005F7B62">
          <w:rPr>
            <w:rStyle w:val="af"/>
            <w:rFonts w:hint="eastAsia"/>
            <w:noProof/>
          </w:rPr>
          <w:t>多租户数据模型的选择和实现难点</w:t>
        </w:r>
        <w:r>
          <w:rPr>
            <w:noProof/>
            <w:webHidden/>
          </w:rPr>
          <w:tab/>
        </w:r>
        <w:r>
          <w:rPr>
            <w:noProof/>
            <w:webHidden/>
          </w:rPr>
          <w:fldChar w:fldCharType="begin"/>
        </w:r>
        <w:r>
          <w:rPr>
            <w:noProof/>
            <w:webHidden/>
          </w:rPr>
          <w:instrText xml:space="preserve"> PAGEREF _Toc498678424 \h </w:instrText>
        </w:r>
        <w:r>
          <w:rPr>
            <w:noProof/>
            <w:webHidden/>
          </w:rPr>
        </w:r>
        <w:r>
          <w:rPr>
            <w:noProof/>
            <w:webHidden/>
          </w:rPr>
          <w:fldChar w:fldCharType="separate"/>
        </w:r>
        <w:r>
          <w:rPr>
            <w:noProof/>
            <w:webHidden/>
          </w:rPr>
          <w:t>29</w:t>
        </w:r>
        <w:r>
          <w:rPr>
            <w:noProof/>
            <w:webHidden/>
          </w:rPr>
          <w:fldChar w:fldCharType="end"/>
        </w:r>
      </w:hyperlink>
    </w:p>
    <w:p w14:paraId="1398EFB5" w14:textId="671FC708" w:rsidR="006939F1" w:rsidRDefault="006939F1">
      <w:pPr>
        <w:pStyle w:val="3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"_Toc498678425"</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4.3.2</w:t>
      </w:r>
      <w:r w:rsidRPr="005F7B62">
        <w:rPr>
          <w:rStyle w:val="af"/>
          <w:rFonts w:hint="eastAsia"/>
          <w:noProof/>
        </w:rPr>
        <w:t>多租户数据模型的关键技术实现方法</w:t>
      </w:r>
      <w:ins w:id="95" w:author="Miley Ren" w:date="2017-11-17T11:21:00Z">
        <w:r w:rsidR="008D39C7">
          <w:rPr>
            <w:rStyle w:val="af"/>
            <w:rFonts w:hint="eastAsia"/>
            <w:noProof/>
          </w:rPr>
          <w:t>简略讲一下，详细实现挡在第五章</w:t>
        </w:r>
      </w:ins>
      <w:r>
        <w:rPr>
          <w:noProof/>
          <w:webHidden/>
        </w:rPr>
        <w:tab/>
      </w:r>
      <w:r>
        <w:rPr>
          <w:noProof/>
          <w:webHidden/>
        </w:rPr>
        <w:fldChar w:fldCharType="begin"/>
      </w:r>
      <w:r>
        <w:rPr>
          <w:noProof/>
          <w:webHidden/>
        </w:rPr>
        <w:instrText xml:space="preserve"> PAGEREF _Toc498678425 \h </w:instrText>
      </w:r>
      <w:r>
        <w:rPr>
          <w:noProof/>
          <w:webHidden/>
        </w:rPr>
      </w:r>
      <w:r>
        <w:rPr>
          <w:noProof/>
          <w:webHidden/>
        </w:rPr>
        <w:fldChar w:fldCharType="separate"/>
      </w:r>
      <w:r>
        <w:rPr>
          <w:noProof/>
          <w:webHidden/>
        </w:rPr>
        <w:t>30</w:t>
      </w:r>
      <w:r>
        <w:rPr>
          <w:noProof/>
          <w:webHidden/>
        </w:rPr>
        <w:fldChar w:fldCharType="end"/>
      </w:r>
      <w:r w:rsidRPr="005F7B62">
        <w:rPr>
          <w:rStyle w:val="af"/>
          <w:noProof/>
        </w:rPr>
        <w:fldChar w:fldCharType="end"/>
      </w:r>
    </w:p>
    <w:p w14:paraId="6D309E0F" w14:textId="77777777" w:rsidR="006939F1" w:rsidRDefault="006939F1">
      <w:pPr>
        <w:pStyle w:val="30"/>
        <w:tabs>
          <w:tab w:val="right" w:leader="dot" w:pos="8296"/>
        </w:tabs>
        <w:rPr>
          <w:rFonts w:asciiTheme="minorHAnsi" w:hAnsiTheme="minorHAnsi" w:cstheme="minorBidi"/>
          <w:noProof/>
          <w:kern w:val="2"/>
          <w:sz w:val="21"/>
        </w:rPr>
      </w:pPr>
      <w:hyperlink w:anchor="_Toc498678426" w:history="1">
        <w:r w:rsidRPr="005F7B62">
          <w:rPr>
            <w:rStyle w:val="af"/>
            <w:noProof/>
          </w:rPr>
          <w:t xml:space="preserve">4.3.3 </w:t>
        </w:r>
        <w:r w:rsidRPr="005F7B62">
          <w:rPr>
            <w:rStyle w:val="af"/>
            <w:rFonts w:hint="eastAsia"/>
            <w:noProof/>
          </w:rPr>
          <w:t>数据库的概念结构设计和逻辑结构设计</w:t>
        </w:r>
        <w:r>
          <w:rPr>
            <w:noProof/>
            <w:webHidden/>
          </w:rPr>
          <w:tab/>
        </w:r>
        <w:r>
          <w:rPr>
            <w:noProof/>
            <w:webHidden/>
          </w:rPr>
          <w:fldChar w:fldCharType="begin"/>
        </w:r>
        <w:r>
          <w:rPr>
            <w:noProof/>
            <w:webHidden/>
          </w:rPr>
          <w:instrText xml:space="preserve"> PAGEREF _Toc498678426 \h </w:instrText>
        </w:r>
        <w:r>
          <w:rPr>
            <w:noProof/>
            <w:webHidden/>
          </w:rPr>
        </w:r>
        <w:r>
          <w:rPr>
            <w:noProof/>
            <w:webHidden/>
          </w:rPr>
          <w:fldChar w:fldCharType="separate"/>
        </w:r>
        <w:r>
          <w:rPr>
            <w:noProof/>
            <w:webHidden/>
          </w:rPr>
          <w:t>34</w:t>
        </w:r>
        <w:r>
          <w:rPr>
            <w:noProof/>
            <w:webHidden/>
          </w:rPr>
          <w:fldChar w:fldCharType="end"/>
        </w:r>
      </w:hyperlink>
    </w:p>
    <w:p w14:paraId="7D2CA533" w14:textId="77777777" w:rsidR="006939F1" w:rsidRDefault="006939F1">
      <w:pPr>
        <w:pStyle w:val="20"/>
        <w:tabs>
          <w:tab w:val="right" w:leader="dot" w:pos="8296"/>
        </w:tabs>
        <w:rPr>
          <w:rFonts w:asciiTheme="minorHAnsi" w:hAnsiTheme="minorHAnsi" w:cstheme="minorBidi"/>
          <w:noProof/>
          <w:kern w:val="2"/>
          <w:sz w:val="21"/>
        </w:rPr>
      </w:pPr>
      <w:hyperlink w:anchor="_Toc498678427" w:history="1">
        <w:r w:rsidRPr="005F7B62">
          <w:rPr>
            <w:rStyle w:val="af"/>
            <w:noProof/>
          </w:rPr>
          <w:t xml:space="preserve">4.4 </w:t>
        </w:r>
        <w:r w:rsidRPr="005F7B62">
          <w:rPr>
            <w:rStyle w:val="af"/>
            <w:rFonts w:hint="eastAsia"/>
            <w:noProof/>
          </w:rPr>
          <w:t>本章小结</w:t>
        </w:r>
        <w:r>
          <w:rPr>
            <w:noProof/>
            <w:webHidden/>
          </w:rPr>
          <w:tab/>
        </w:r>
        <w:r>
          <w:rPr>
            <w:noProof/>
            <w:webHidden/>
          </w:rPr>
          <w:fldChar w:fldCharType="begin"/>
        </w:r>
        <w:r>
          <w:rPr>
            <w:noProof/>
            <w:webHidden/>
          </w:rPr>
          <w:instrText xml:space="preserve"> PAGEREF _Toc498678427 \h </w:instrText>
        </w:r>
        <w:r>
          <w:rPr>
            <w:noProof/>
            <w:webHidden/>
          </w:rPr>
        </w:r>
        <w:r>
          <w:rPr>
            <w:noProof/>
            <w:webHidden/>
          </w:rPr>
          <w:fldChar w:fldCharType="separate"/>
        </w:r>
        <w:r>
          <w:rPr>
            <w:noProof/>
            <w:webHidden/>
          </w:rPr>
          <w:t>37</w:t>
        </w:r>
        <w:r>
          <w:rPr>
            <w:noProof/>
            <w:webHidden/>
          </w:rPr>
          <w:fldChar w:fldCharType="end"/>
        </w:r>
      </w:hyperlink>
    </w:p>
    <w:p w14:paraId="34CA8A31" w14:textId="4877D99E" w:rsidR="006939F1" w:rsidRDefault="006939F1">
      <w:pPr>
        <w:pStyle w:val="11"/>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"_Toc498678428"</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rFonts w:hint="eastAsia"/>
          <w:noProof/>
        </w:rPr>
        <w:t>第</w:t>
      </w:r>
      <w:r w:rsidRPr="005F7B62">
        <w:rPr>
          <w:rStyle w:val="af"/>
          <w:noProof/>
        </w:rPr>
        <w:t>5</w:t>
      </w:r>
      <w:r w:rsidRPr="005F7B62">
        <w:rPr>
          <w:rStyle w:val="af"/>
          <w:rFonts w:hint="eastAsia"/>
          <w:noProof/>
        </w:rPr>
        <w:t>章</w:t>
      </w:r>
      <w:r w:rsidRPr="005F7B62">
        <w:rPr>
          <w:rStyle w:val="af"/>
          <w:noProof/>
        </w:rPr>
        <w:t xml:space="preserve"> </w:t>
      </w:r>
      <w:r w:rsidRPr="005F7B62">
        <w:rPr>
          <w:rStyle w:val="af"/>
          <w:rFonts w:hint="eastAsia"/>
          <w:noProof/>
        </w:rPr>
        <w:t>自动售货机云平台系统的实现</w:t>
      </w:r>
      <w:del w:id="96" w:author="Miley Ren" w:date="2017-11-17T11:19:00Z">
        <w:r w:rsidRPr="005F7B62" w:rsidDel="004330C5">
          <w:rPr>
            <w:rStyle w:val="af"/>
            <w:rFonts w:hint="eastAsia"/>
            <w:noProof/>
          </w:rPr>
          <w:delText>与测试</w:delText>
        </w:r>
      </w:del>
      <w:ins w:id="97" w:author="Miley Ren" w:date="2017-11-17T11:18:00Z">
        <w:r w:rsidR="004330C5">
          <w:rPr>
            <w:rStyle w:val="af"/>
            <w:rFonts w:hint="eastAsia"/>
            <w:noProof/>
          </w:rPr>
          <w:t>关键技术的</w:t>
        </w:r>
      </w:ins>
      <w:ins w:id="98" w:author="Miley Ren" w:date="2017-11-17T11:19:00Z">
        <w:r w:rsidR="004330C5">
          <w:rPr>
            <w:rStyle w:val="af"/>
            <w:rFonts w:hint="eastAsia"/>
            <w:noProof/>
          </w:rPr>
          <w:t>实现（多租户、串口、</w:t>
        </w:r>
        <w:r w:rsidR="001F5EE2">
          <w:rPr>
            <w:rStyle w:val="af"/>
            <w:rFonts w:hint="eastAsia"/>
            <w:noProof/>
          </w:rPr>
          <w:t>自动更新</w:t>
        </w:r>
      </w:ins>
      <w:ins w:id="99" w:author="Miley Ren" w:date="2017-11-17T11:21:00Z">
        <w:r w:rsidR="00106575">
          <w:rPr>
            <w:rStyle w:val="af"/>
            <w:rFonts w:hint="eastAsia"/>
            <w:noProof/>
          </w:rPr>
          <w:t>，自动重启</w:t>
        </w:r>
      </w:ins>
      <w:ins w:id="100" w:author="Miley Ren" w:date="2017-11-17T11:19:00Z">
        <w:r w:rsidR="004330C5">
          <w:rPr>
            <w:rStyle w:val="af"/>
            <w:rFonts w:hint="eastAsia"/>
            <w:noProof/>
          </w:rPr>
          <w:t>）</w:t>
        </w:r>
      </w:ins>
      <w:r w:rsidR="004330C5">
        <w:rPr>
          <w:noProof/>
          <w:webHidden/>
        </w:rPr>
        <w:tab/>
      </w:r>
      <w:r>
        <w:rPr>
          <w:noProof/>
          <w:webHidden/>
        </w:rPr>
        <w:fldChar w:fldCharType="begin"/>
      </w:r>
      <w:r>
        <w:rPr>
          <w:noProof/>
          <w:webHidden/>
        </w:rPr>
        <w:instrText xml:space="preserve"> PAGEREF _Toc498678428 \h </w:instrText>
      </w:r>
      <w:r>
        <w:rPr>
          <w:noProof/>
          <w:webHidden/>
        </w:rPr>
      </w:r>
      <w:r>
        <w:rPr>
          <w:noProof/>
          <w:webHidden/>
        </w:rPr>
        <w:fldChar w:fldCharType="separate"/>
      </w:r>
      <w:r>
        <w:rPr>
          <w:noProof/>
          <w:webHidden/>
        </w:rPr>
        <w:t>38</w:t>
      </w:r>
      <w:r>
        <w:rPr>
          <w:noProof/>
          <w:webHidden/>
        </w:rPr>
        <w:fldChar w:fldCharType="end"/>
      </w:r>
      <w:r w:rsidRPr="005F7B62">
        <w:rPr>
          <w:rStyle w:val="af"/>
          <w:noProof/>
        </w:rPr>
        <w:fldChar w:fldCharType="end"/>
      </w:r>
    </w:p>
    <w:p w14:paraId="59244C98" w14:textId="3A7C7478" w:rsidR="006939F1" w:rsidRDefault="006939F1">
      <w:pPr>
        <w:pStyle w:val="2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"_Toc498678429"</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 xml:space="preserve">5.1 </w:t>
      </w:r>
      <w:r w:rsidRPr="005F7B62">
        <w:rPr>
          <w:rStyle w:val="af"/>
          <w:rFonts w:hint="eastAsia"/>
          <w:noProof/>
        </w:rPr>
        <w:t>系统开发环境和开发工具</w:t>
      </w:r>
      <w:del w:id="101" w:author="Miley Ren" w:date="2017-11-17T11:12:00Z">
        <w:r w:rsidRPr="005F7B62" w:rsidDel="0046343E">
          <w:rPr>
            <w:rStyle w:val="af"/>
            <w:rFonts w:hint="eastAsia"/>
            <w:noProof/>
          </w:rPr>
          <w:delText>介绍</w:delText>
        </w:r>
      </w:del>
      <w:ins w:id="102" w:author="Miley Ren" w:date="2017-11-17T11:20:00Z">
        <w:r w:rsidR="00D22358">
          <w:rPr>
            <w:rStyle w:val="af"/>
            <w:rFonts w:hint="eastAsia"/>
            <w:noProof/>
          </w:rPr>
          <w:t>5.2</w:t>
        </w:r>
        <w:r w:rsidR="00D22358">
          <w:rPr>
            <w:rStyle w:val="af"/>
            <w:noProof/>
          </w:rPr>
          <w:t xml:space="preserve"> </w:t>
        </w:r>
        <w:r w:rsidR="00D22358">
          <w:rPr>
            <w:rStyle w:val="af"/>
            <w:rFonts w:hint="eastAsia"/>
            <w:noProof/>
          </w:rPr>
          <w:t>关键技术和难点的实现</w:t>
        </w:r>
      </w:ins>
      <w:ins w:id="103" w:author="Miley Ren" w:date="2017-11-17T11:22:00Z">
        <w:r w:rsidR="001F158B">
          <w:rPr>
            <w:rStyle w:val="af"/>
            <w:rFonts w:hint="eastAsia"/>
            <w:noProof/>
          </w:rPr>
          <w:t>（关键技术贴代码，常规功能贴图）</w:t>
        </w:r>
      </w:ins>
      <w:r>
        <w:rPr>
          <w:noProof/>
          <w:webHidden/>
        </w:rPr>
        <w:tab/>
      </w:r>
      <w:r>
        <w:rPr>
          <w:noProof/>
          <w:webHidden/>
        </w:rPr>
        <w:fldChar w:fldCharType="begin"/>
      </w:r>
      <w:r>
        <w:rPr>
          <w:noProof/>
          <w:webHidden/>
        </w:rPr>
        <w:instrText xml:space="preserve"> PAGEREF _Toc498678429 \h </w:instrText>
      </w:r>
      <w:r>
        <w:rPr>
          <w:noProof/>
          <w:webHidden/>
        </w:rPr>
      </w:r>
      <w:r>
        <w:rPr>
          <w:noProof/>
          <w:webHidden/>
        </w:rPr>
        <w:fldChar w:fldCharType="separate"/>
      </w:r>
      <w:r>
        <w:rPr>
          <w:noProof/>
          <w:webHidden/>
        </w:rPr>
        <w:t>38</w:t>
      </w:r>
      <w:r>
        <w:rPr>
          <w:noProof/>
          <w:webHidden/>
        </w:rPr>
        <w:fldChar w:fldCharType="end"/>
      </w:r>
      <w:r w:rsidRPr="005F7B62">
        <w:rPr>
          <w:rStyle w:val="af"/>
          <w:noProof/>
        </w:rPr>
        <w:fldChar w:fldCharType="end"/>
      </w:r>
    </w:p>
    <w:p w14:paraId="609B5868" w14:textId="77777777" w:rsidR="006939F1" w:rsidRDefault="006939F1">
      <w:pPr>
        <w:pStyle w:val="20"/>
        <w:tabs>
          <w:tab w:val="right" w:leader="dot" w:pos="8296"/>
        </w:tabs>
        <w:rPr>
          <w:rFonts w:asciiTheme="minorHAnsi" w:hAnsiTheme="minorHAnsi" w:cstheme="minorBidi"/>
          <w:noProof/>
          <w:kern w:val="2"/>
          <w:sz w:val="21"/>
        </w:rPr>
      </w:pPr>
      <w:hyperlink w:anchor="_Toc498678430" w:history="1">
        <w:r w:rsidRPr="005F7B62">
          <w:rPr>
            <w:rStyle w:val="af"/>
            <w:noProof/>
          </w:rPr>
          <w:t xml:space="preserve">5.2 </w:t>
        </w:r>
        <w:r w:rsidRPr="005F7B62">
          <w:rPr>
            <w:rStyle w:val="af"/>
            <w:rFonts w:hint="eastAsia"/>
            <w:noProof/>
          </w:rPr>
          <w:t>自动售货机云平台系统的主要功能实现</w:t>
        </w:r>
        <w:r>
          <w:rPr>
            <w:noProof/>
            <w:webHidden/>
          </w:rPr>
          <w:tab/>
        </w:r>
        <w:r>
          <w:rPr>
            <w:noProof/>
            <w:webHidden/>
          </w:rPr>
          <w:fldChar w:fldCharType="begin"/>
        </w:r>
        <w:r>
          <w:rPr>
            <w:noProof/>
            <w:webHidden/>
          </w:rPr>
          <w:instrText xml:space="preserve"> PAGEREF _Toc498678430 \h </w:instrText>
        </w:r>
        <w:r>
          <w:rPr>
            <w:noProof/>
            <w:webHidden/>
          </w:rPr>
        </w:r>
        <w:r>
          <w:rPr>
            <w:noProof/>
            <w:webHidden/>
          </w:rPr>
          <w:fldChar w:fldCharType="separate"/>
        </w:r>
        <w:r>
          <w:rPr>
            <w:noProof/>
            <w:webHidden/>
          </w:rPr>
          <w:t>38</w:t>
        </w:r>
        <w:r>
          <w:rPr>
            <w:noProof/>
            <w:webHidden/>
          </w:rPr>
          <w:fldChar w:fldCharType="end"/>
        </w:r>
      </w:hyperlink>
    </w:p>
    <w:p w14:paraId="429B6AEB" w14:textId="2C28DC75" w:rsidR="006939F1" w:rsidRDefault="006939F1">
      <w:pPr>
        <w:pStyle w:val="3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"_Toc498678431"</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 xml:space="preserve">5.1.1 </w:t>
      </w:r>
      <w:r w:rsidRPr="005F7B62">
        <w:rPr>
          <w:rStyle w:val="af"/>
          <w:rFonts w:hint="eastAsia"/>
          <w:noProof/>
        </w:rPr>
        <w:t>云平台租户</w:t>
      </w:r>
      <w:ins w:id="104" w:author="Miley Ren" w:date="2017-11-17T11:14:00Z">
        <w:r w:rsidR="002014B0">
          <w:rPr>
            <w:rStyle w:val="af"/>
            <w:rFonts w:hint="eastAsia"/>
            <w:noProof/>
          </w:rPr>
          <w:t>的</w:t>
        </w:r>
      </w:ins>
      <w:r w:rsidRPr="005F7B62">
        <w:rPr>
          <w:rStyle w:val="af"/>
          <w:rFonts w:hint="eastAsia"/>
          <w:noProof/>
        </w:rPr>
        <w:t>注册</w:t>
      </w:r>
      <w:del w:id="105" w:author="Miley Ren" w:date="2017-11-17T11:13:00Z">
        <w:r w:rsidRPr="005F7B62" w:rsidDel="00BE3CD7">
          <w:rPr>
            <w:rStyle w:val="af"/>
            <w:rFonts w:hint="eastAsia"/>
            <w:noProof/>
          </w:rPr>
          <w:delText>功能的实现</w:delText>
        </w:r>
      </w:del>
      <w:r>
        <w:rPr>
          <w:noProof/>
          <w:webHidden/>
        </w:rPr>
        <w:tab/>
      </w:r>
      <w:r>
        <w:rPr>
          <w:noProof/>
          <w:webHidden/>
        </w:rPr>
        <w:fldChar w:fldCharType="begin"/>
      </w:r>
      <w:r>
        <w:rPr>
          <w:noProof/>
          <w:webHidden/>
        </w:rPr>
        <w:instrText xml:space="preserve"> PAGEREF _Toc498678431 \h </w:instrText>
      </w:r>
      <w:r>
        <w:rPr>
          <w:noProof/>
          <w:webHidden/>
        </w:rPr>
      </w:r>
      <w:r>
        <w:rPr>
          <w:noProof/>
          <w:webHidden/>
        </w:rPr>
        <w:fldChar w:fldCharType="separate"/>
      </w:r>
      <w:r>
        <w:rPr>
          <w:noProof/>
          <w:webHidden/>
        </w:rPr>
        <w:t>38</w:t>
      </w:r>
      <w:r>
        <w:rPr>
          <w:noProof/>
          <w:webHidden/>
        </w:rPr>
        <w:fldChar w:fldCharType="end"/>
      </w:r>
      <w:r w:rsidRPr="005F7B62">
        <w:rPr>
          <w:rStyle w:val="af"/>
          <w:noProof/>
        </w:rPr>
        <w:fldChar w:fldCharType="end"/>
      </w:r>
    </w:p>
    <w:p w14:paraId="5F618ABE" w14:textId="0A510934" w:rsidR="006939F1" w:rsidRDefault="006939F1">
      <w:pPr>
        <w:pStyle w:val="3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"_Toc498678432"</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 xml:space="preserve">5.1.2 </w:t>
      </w:r>
      <w:r w:rsidRPr="005F7B62">
        <w:rPr>
          <w:rStyle w:val="af"/>
          <w:rFonts w:hint="eastAsia"/>
          <w:noProof/>
        </w:rPr>
        <w:t>用户角色与用户权限</w:t>
      </w:r>
      <w:del w:id="106" w:author="Miley Ren" w:date="2017-11-17T11:14:00Z">
        <w:r w:rsidRPr="005F7B62" w:rsidDel="00304A5B">
          <w:rPr>
            <w:rStyle w:val="af"/>
            <w:rFonts w:hint="eastAsia"/>
            <w:noProof/>
          </w:rPr>
          <w:delText>模块</w:delText>
        </w:r>
      </w:del>
      <w:del w:id="107" w:author="Miley Ren" w:date="2017-11-17T11:13:00Z">
        <w:r w:rsidRPr="005F7B62" w:rsidDel="00BE3CD7">
          <w:rPr>
            <w:rStyle w:val="af"/>
            <w:rFonts w:hint="eastAsia"/>
            <w:noProof/>
          </w:rPr>
          <w:delText>的实现</w:delText>
        </w:r>
      </w:del>
      <w:r>
        <w:rPr>
          <w:noProof/>
          <w:webHidden/>
        </w:rPr>
        <w:tab/>
      </w:r>
      <w:r>
        <w:rPr>
          <w:noProof/>
          <w:webHidden/>
        </w:rPr>
        <w:fldChar w:fldCharType="begin"/>
      </w:r>
      <w:r>
        <w:rPr>
          <w:noProof/>
          <w:webHidden/>
        </w:rPr>
        <w:instrText xml:space="preserve"> PAGEREF _Toc498678432 \h </w:instrText>
      </w:r>
      <w:r>
        <w:rPr>
          <w:noProof/>
          <w:webHidden/>
        </w:rPr>
      </w:r>
      <w:r>
        <w:rPr>
          <w:noProof/>
          <w:webHidden/>
        </w:rPr>
        <w:fldChar w:fldCharType="separate"/>
      </w:r>
      <w:r>
        <w:rPr>
          <w:noProof/>
          <w:webHidden/>
        </w:rPr>
        <w:t>40</w:t>
      </w:r>
      <w:r>
        <w:rPr>
          <w:noProof/>
          <w:webHidden/>
        </w:rPr>
        <w:fldChar w:fldCharType="end"/>
      </w:r>
      <w:r w:rsidRPr="005F7B62">
        <w:rPr>
          <w:rStyle w:val="af"/>
          <w:noProof/>
        </w:rPr>
        <w:fldChar w:fldCharType="end"/>
      </w:r>
    </w:p>
    <w:p w14:paraId="3C147EE7" w14:textId="1FF0458C" w:rsidR="006939F1" w:rsidRDefault="006939F1">
      <w:pPr>
        <w:pStyle w:val="3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"_Toc498678433"</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 xml:space="preserve">5.1.3 </w:t>
      </w:r>
      <w:r w:rsidRPr="005F7B62">
        <w:rPr>
          <w:rStyle w:val="af"/>
          <w:rFonts w:hint="eastAsia"/>
          <w:noProof/>
        </w:rPr>
        <w:t>用户身份验证安全方案</w:t>
      </w:r>
      <w:del w:id="108" w:author="Miley Ren" w:date="2017-11-17T11:13:00Z">
        <w:r w:rsidRPr="005F7B62" w:rsidDel="00BE3CD7">
          <w:rPr>
            <w:rStyle w:val="af"/>
            <w:rFonts w:hint="eastAsia"/>
            <w:noProof/>
          </w:rPr>
          <w:delText>的实现</w:delText>
        </w:r>
      </w:del>
      <w:r>
        <w:rPr>
          <w:noProof/>
          <w:webHidden/>
        </w:rPr>
        <w:tab/>
      </w:r>
      <w:r>
        <w:rPr>
          <w:noProof/>
          <w:webHidden/>
        </w:rPr>
        <w:fldChar w:fldCharType="begin"/>
      </w:r>
      <w:r>
        <w:rPr>
          <w:noProof/>
          <w:webHidden/>
        </w:rPr>
        <w:instrText xml:space="preserve"> PAGEREF _Toc498678433 \h </w:instrText>
      </w:r>
      <w:r>
        <w:rPr>
          <w:noProof/>
          <w:webHidden/>
        </w:rPr>
      </w:r>
      <w:r>
        <w:rPr>
          <w:noProof/>
          <w:webHidden/>
        </w:rPr>
        <w:fldChar w:fldCharType="separate"/>
      </w:r>
      <w:r>
        <w:rPr>
          <w:noProof/>
          <w:webHidden/>
        </w:rPr>
        <w:t>42</w:t>
      </w:r>
      <w:r>
        <w:rPr>
          <w:noProof/>
          <w:webHidden/>
        </w:rPr>
        <w:fldChar w:fldCharType="end"/>
      </w:r>
      <w:r w:rsidRPr="005F7B62">
        <w:rPr>
          <w:rStyle w:val="af"/>
          <w:noProof/>
        </w:rPr>
        <w:fldChar w:fldCharType="end"/>
      </w:r>
    </w:p>
    <w:p w14:paraId="795542A0" w14:textId="77777777" w:rsidR="006939F1" w:rsidRDefault="006939F1">
      <w:pPr>
        <w:pStyle w:val="3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"_Toc498678434"</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 xml:space="preserve">5.1.4 </w:t>
      </w:r>
      <w:r w:rsidRPr="005F7B62">
        <w:rPr>
          <w:rStyle w:val="af"/>
          <w:rFonts w:hint="eastAsia"/>
          <w:noProof/>
        </w:rPr>
        <w:t>自动售货机厂商功能</w:t>
      </w:r>
      <w:del w:id="109" w:author="Miley Ren" w:date="2017-11-17T11:13:00Z">
        <w:r w:rsidRPr="005F7B62" w:rsidDel="00BE3CD7">
          <w:rPr>
            <w:rStyle w:val="af"/>
            <w:rFonts w:hint="eastAsia"/>
            <w:noProof/>
          </w:rPr>
          <w:delText>的实现</w:delText>
        </w:r>
      </w:del>
      <w:r>
        <w:rPr>
          <w:noProof/>
          <w:webHidden/>
        </w:rPr>
        <w:tab/>
      </w:r>
      <w:r>
        <w:rPr>
          <w:noProof/>
          <w:webHidden/>
        </w:rPr>
        <w:fldChar w:fldCharType="begin"/>
      </w:r>
      <w:r>
        <w:rPr>
          <w:noProof/>
          <w:webHidden/>
        </w:rPr>
        <w:instrText xml:space="preserve"> PAGEREF _Toc498678434 \h </w:instrText>
      </w:r>
      <w:r>
        <w:rPr>
          <w:noProof/>
          <w:webHidden/>
        </w:rPr>
      </w:r>
      <w:r>
        <w:rPr>
          <w:noProof/>
          <w:webHidden/>
        </w:rPr>
        <w:fldChar w:fldCharType="separate"/>
      </w:r>
      <w:r>
        <w:rPr>
          <w:noProof/>
          <w:webHidden/>
        </w:rPr>
        <w:t>42</w:t>
      </w:r>
      <w:r>
        <w:rPr>
          <w:noProof/>
          <w:webHidden/>
        </w:rPr>
        <w:fldChar w:fldCharType="end"/>
      </w:r>
      <w:r w:rsidRPr="005F7B62">
        <w:rPr>
          <w:rStyle w:val="af"/>
          <w:noProof/>
        </w:rPr>
        <w:fldChar w:fldCharType="end"/>
      </w:r>
    </w:p>
    <w:p w14:paraId="56E9E4BE" w14:textId="1A9CE141" w:rsidR="006939F1" w:rsidRDefault="006939F1">
      <w:pPr>
        <w:pStyle w:val="3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"_Toc498678435"</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 xml:space="preserve">5.1.4 </w:t>
      </w:r>
      <w:r w:rsidRPr="005F7B62">
        <w:rPr>
          <w:rStyle w:val="af"/>
          <w:rFonts w:hint="eastAsia"/>
          <w:noProof/>
        </w:rPr>
        <w:t>自动售货机运营商功能</w:t>
      </w:r>
      <w:del w:id="110" w:author="Miley Ren" w:date="2017-11-17T11:13:00Z">
        <w:r w:rsidRPr="005F7B62" w:rsidDel="00BE3CD7">
          <w:rPr>
            <w:rStyle w:val="af"/>
            <w:rFonts w:hint="eastAsia"/>
            <w:noProof/>
          </w:rPr>
          <w:delText>的实</w:delText>
        </w:r>
        <w:r w:rsidRPr="005F7B62" w:rsidDel="00BE3CD7">
          <w:rPr>
            <w:rStyle w:val="af"/>
            <w:rFonts w:hint="eastAsia"/>
            <w:noProof/>
          </w:rPr>
          <w:delText>现</w:delText>
        </w:r>
      </w:del>
      <w:del w:id="111" w:author="Miley Ren" w:date="2017-11-17T11:15:00Z">
        <w:r w:rsidRPr="005F7B62" w:rsidDel="006343E1">
          <w:rPr>
            <w:rStyle w:val="af"/>
            <w:rFonts w:hint="eastAsia"/>
            <w:noProof/>
          </w:rPr>
          <w:delText>（主要讲运营商的实现）</w:delText>
        </w:r>
      </w:del>
      <w:r>
        <w:rPr>
          <w:noProof/>
          <w:webHidden/>
        </w:rPr>
        <w:tab/>
      </w:r>
      <w:r>
        <w:rPr>
          <w:noProof/>
          <w:webHidden/>
        </w:rPr>
        <w:fldChar w:fldCharType="begin"/>
      </w:r>
      <w:r>
        <w:rPr>
          <w:noProof/>
          <w:webHidden/>
        </w:rPr>
        <w:instrText xml:space="preserve"> PAGEREF _Toc498678435 \h </w:instrText>
      </w:r>
      <w:r>
        <w:rPr>
          <w:noProof/>
          <w:webHidden/>
        </w:rPr>
      </w:r>
      <w:r>
        <w:rPr>
          <w:noProof/>
          <w:webHidden/>
        </w:rPr>
        <w:fldChar w:fldCharType="separate"/>
      </w:r>
      <w:r>
        <w:rPr>
          <w:noProof/>
          <w:webHidden/>
        </w:rPr>
        <w:t>43</w:t>
      </w:r>
      <w:r>
        <w:rPr>
          <w:noProof/>
          <w:webHidden/>
        </w:rPr>
        <w:fldChar w:fldCharType="end"/>
      </w:r>
      <w:r w:rsidRPr="005F7B62">
        <w:rPr>
          <w:rStyle w:val="af"/>
          <w:noProof/>
        </w:rPr>
        <w:fldChar w:fldCharType="end"/>
      </w:r>
    </w:p>
    <w:p w14:paraId="65F92729" w14:textId="73A7FDEA" w:rsidR="006939F1" w:rsidRDefault="006939F1">
      <w:pPr>
        <w:pStyle w:val="2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"_Toc498678436"</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 xml:space="preserve">5.3 </w:t>
      </w:r>
      <w:r w:rsidRPr="005F7B62">
        <w:rPr>
          <w:rStyle w:val="af"/>
          <w:rFonts w:hint="eastAsia"/>
          <w:noProof/>
        </w:rPr>
        <w:t>自动售货机终端系统</w:t>
      </w:r>
      <w:ins w:id="112" w:author="Miley Ren" w:date="2017-11-17T11:15:00Z">
        <w:r w:rsidR="00B42DFD">
          <w:rPr>
            <w:rStyle w:val="af"/>
            <w:rFonts w:hint="eastAsia"/>
            <w:noProof/>
          </w:rPr>
          <w:t>的实现</w:t>
        </w:r>
      </w:ins>
      <w:del w:id="113" w:author="Miley Ren" w:date="2017-11-17T11:13:00Z">
        <w:r w:rsidRPr="005F7B62" w:rsidDel="00BE3CD7">
          <w:rPr>
            <w:rStyle w:val="af"/>
            <w:rFonts w:hint="eastAsia"/>
            <w:noProof/>
          </w:rPr>
          <w:delText>的实现</w:delText>
        </w:r>
      </w:del>
      <w:r>
        <w:rPr>
          <w:noProof/>
          <w:webHidden/>
        </w:rPr>
        <w:tab/>
      </w:r>
      <w:r>
        <w:rPr>
          <w:noProof/>
          <w:webHidden/>
        </w:rPr>
        <w:fldChar w:fldCharType="begin"/>
      </w:r>
      <w:r>
        <w:rPr>
          <w:noProof/>
          <w:webHidden/>
        </w:rPr>
        <w:instrText xml:space="preserve"> PAGEREF _Toc498678436 \h </w:instrText>
      </w:r>
      <w:r>
        <w:rPr>
          <w:noProof/>
          <w:webHidden/>
        </w:rPr>
      </w:r>
      <w:r>
        <w:rPr>
          <w:noProof/>
          <w:webHidden/>
        </w:rPr>
        <w:fldChar w:fldCharType="separate"/>
      </w:r>
      <w:r>
        <w:rPr>
          <w:noProof/>
          <w:webHidden/>
        </w:rPr>
        <w:t>47</w:t>
      </w:r>
      <w:r>
        <w:rPr>
          <w:noProof/>
          <w:webHidden/>
        </w:rPr>
        <w:fldChar w:fldCharType="end"/>
      </w:r>
      <w:r w:rsidRPr="005F7B62">
        <w:rPr>
          <w:rStyle w:val="af"/>
          <w:noProof/>
        </w:rPr>
        <w:fldChar w:fldCharType="end"/>
      </w:r>
    </w:p>
    <w:p w14:paraId="22603D71" w14:textId="608E5443" w:rsidR="006939F1" w:rsidRDefault="006939F1">
      <w:pPr>
        <w:pStyle w:val="3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"_Toc498678437"</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5.3.1 Android</w:t>
      </w:r>
      <w:r w:rsidRPr="005F7B62">
        <w:rPr>
          <w:rStyle w:val="af"/>
          <w:rFonts w:hint="eastAsia"/>
          <w:noProof/>
        </w:rPr>
        <w:t>终端数据传输加密</w:t>
      </w:r>
      <w:del w:id="114" w:author="Miley Ren" w:date="2017-11-17T11:14:00Z">
        <w:r w:rsidRPr="005F7B62" w:rsidDel="00BE3CD7">
          <w:rPr>
            <w:rStyle w:val="af"/>
            <w:rFonts w:hint="eastAsia"/>
            <w:noProof/>
          </w:rPr>
          <w:delText>实现</w:delText>
        </w:r>
      </w:del>
      <w:r>
        <w:rPr>
          <w:noProof/>
          <w:webHidden/>
        </w:rPr>
        <w:tab/>
      </w:r>
      <w:r>
        <w:rPr>
          <w:noProof/>
          <w:webHidden/>
        </w:rPr>
        <w:fldChar w:fldCharType="begin"/>
      </w:r>
      <w:r>
        <w:rPr>
          <w:noProof/>
          <w:webHidden/>
        </w:rPr>
        <w:instrText xml:space="preserve"> PAGEREF _Toc498678437 \h </w:instrText>
      </w:r>
      <w:r>
        <w:rPr>
          <w:noProof/>
          <w:webHidden/>
        </w:rPr>
      </w:r>
      <w:r>
        <w:rPr>
          <w:noProof/>
          <w:webHidden/>
        </w:rPr>
        <w:fldChar w:fldCharType="separate"/>
      </w:r>
      <w:r>
        <w:rPr>
          <w:noProof/>
          <w:webHidden/>
        </w:rPr>
        <w:t>47</w:t>
      </w:r>
      <w:r>
        <w:rPr>
          <w:noProof/>
          <w:webHidden/>
        </w:rPr>
        <w:fldChar w:fldCharType="end"/>
      </w:r>
      <w:r w:rsidRPr="005F7B62">
        <w:rPr>
          <w:rStyle w:val="af"/>
          <w:noProof/>
        </w:rPr>
        <w:fldChar w:fldCharType="end"/>
      </w:r>
    </w:p>
    <w:p w14:paraId="6121E0F4" w14:textId="5C3B43DC" w:rsidR="006939F1" w:rsidRDefault="006939F1">
      <w:pPr>
        <w:pStyle w:val="3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"_Toc498678438"</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 xml:space="preserve">5.3.2 </w:t>
      </w:r>
      <w:del w:id="115" w:author="Miley Ren" w:date="2017-11-17T15:31:00Z">
        <w:r w:rsidRPr="005F7B62" w:rsidDel="00025561">
          <w:rPr>
            <w:rStyle w:val="af"/>
            <w:rFonts w:hint="eastAsia"/>
            <w:noProof/>
          </w:rPr>
          <w:delText>操作员</w:delText>
        </w:r>
        <w:r w:rsidRPr="005F7B62" w:rsidDel="00025561">
          <w:rPr>
            <w:rStyle w:val="af"/>
            <w:noProof/>
          </w:rPr>
          <w:delText>APP</w:delText>
        </w:r>
      </w:del>
      <w:ins w:id="116" w:author="Miley Ren" w:date="2017-11-17T15:31:00Z">
        <w:r w:rsidR="00025561">
          <w:rPr>
            <w:rStyle w:val="af"/>
            <w:rFonts w:hint="eastAsia"/>
            <w:noProof/>
          </w:rPr>
          <w:t>营业员</w:t>
        </w:r>
        <w:r w:rsidR="00025561">
          <w:rPr>
            <w:rStyle w:val="af"/>
            <w:rFonts w:hint="eastAsia"/>
            <w:noProof/>
          </w:rPr>
          <w:t>APP</w:t>
        </w:r>
      </w:ins>
      <w:del w:id="117" w:author="Miley Ren" w:date="2017-11-17T11:15:00Z">
        <w:r w:rsidRPr="005F7B62" w:rsidDel="00BD7C38">
          <w:rPr>
            <w:rStyle w:val="af"/>
            <w:rFonts w:hint="eastAsia"/>
            <w:noProof/>
          </w:rPr>
          <w:delText>功能</w:delText>
        </w:r>
      </w:del>
      <w:del w:id="118" w:author="Miley Ren" w:date="2017-11-17T11:14:00Z">
        <w:r w:rsidRPr="005F7B62" w:rsidDel="00BE3CD7">
          <w:rPr>
            <w:rStyle w:val="af"/>
            <w:rFonts w:hint="eastAsia"/>
            <w:noProof/>
          </w:rPr>
          <w:delText>的实现</w:delText>
        </w:r>
      </w:del>
      <w:r>
        <w:rPr>
          <w:noProof/>
          <w:webHidden/>
        </w:rPr>
        <w:tab/>
      </w:r>
      <w:r>
        <w:rPr>
          <w:noProof/>
          <w:webHidden/>
        </w:rPr>
        <w:fldChar w:fldCharType="begin"/>
      </w:r>
      <w:r>
        <w:rPr>
          <w:noProof/>
          <w:webHidden/>
        </w:rPr>
        <w:instrText xml:space="preserve"> PAGEREF _Toc498678438 \h </w:instrText>
      </w:r>
      <w:r>
        <w:rPr>
          <w:noProof/>
          <w:webHidden/>
        </w:rPr>
      </w:r>
      <w:r>
        <w:rPr>
          <w:noProof/>
          <w:webHidden/>
        </w:rPr>
        <w:fldChar w:fldCharType="separate"/>
      </w:r>
      <w:r>
        <w:rPr>
          <w:noProof/>
          <w:webHidden/>
        </w:rPr>
        <w:t>48</w:t>
      </w:r>
      <w:r>
        <w:rPr>
          <w:noProof/>
          <w:webHidden/>
        </w:rPr>
        <w:fldChar w:fldCharType="end"/>
      </w:r>
      <w:r w:rsidRPr="005F7B62">
        <w:rPr>
          <w:rStyle w:val="af"/>
          <w:noProof/>
        </w:rPr>
        <w:fldChar w:fldCharType="end"/>
      </w:r>
    </w:p>
    <w:p w14:paraId="6BBFE6BA" w14:textId="503917CD" w:rsidR="006939F1" w:rsidRDefault="006939F1">
      <w:pPr>
        <w:pStyle w:val="3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"_Toc498678439"</w:instrText>
      </w:r>
      <w:r w:rsidRPr="005F7B62">
        <w:rPr>
          <w:rStyle w:val="af"/>
          <w:noProof/>
        </w:rPr>
        <w:instrText xml:space="preserve"> </w:instrText>
      </w:r>
      <w:r w:rsidRPr="005F7B62">
        <w:rPr>
          <w:rStyle w:val="af"/>
          <w:noProof/>
        </w:rPr>
      </w:r>
      <w:r w:rsidRPr="005F7B62">
        <w:rPr>
          <w:rStyle w:val="af"/>
          <w:noProof/>
        </w:rPr>
        <w:fldChar w:fldCharType="separate"/>
      </w:r>
      <w:r w:rsidRPr="005F7B62">
        <w:rPr>
          <w:rStyle w:val="af"/>
          <w:noProof/>
        </w:rPr>
        <w:t xml:space="preserve">5.3.3 </w:t>
      </w:r>
      <w:r w:rsidRPr="005F7B62">
        <w:rPr>
          <w:rStyle w:val="af"/>
          <w:rFonts w:hint="eastAsia"/>
          <w:noProof/>
        </w:rPr>
        <w:t>自动售货机终端售货</w:t>
      </w:r>
      <w:r w:rsidRPr="005F7B62">
        <w:rPr>
          <w:rStyle w:val="af"/>
          <w:noProof/>
        </w:rPr>
        <w:t>APP</w:t>
      </w:r>
      <w:del w:id="119" w:author="Miley Ren" w:date="2017-11-17T11:15:00Z">
        <w:r w:rsidRPr="005F7B62" w:rsidDel="00BD7C38">
          <w:rPr>
            <w:rStyle w:val="af"/>
            <w:rFonts w:hint="eastAsia"/>
            <w:noProof/>
          </w:rPr>
          <w:delText>功能</w:delText>
        </w:r>
      </w:del>
      <w:del w:id="120" w:author="Miley Ren" w:date="2017-11-17T11:14:00Z">
        <w:r w:rsidRPr="005F7B62" w:rsidDel="00BE3CD7">
          <w:rPr>
            <w:rStyle w:val="af"/>
            <w:rFonts w:hint="eastAsia"/>
            <w:noProof/>
          </w:rPr>
          <w:delText>的实现</w:delText>
        </w:r>
      </w:del>
      <w:r>
        <w:rPr>
          <w:noProof/>
          <w:webHidden/>
        </w:rPr>
        <w:tab/>
      </w:r>
      <w:r>
        <w:rPr>
          <w:noProof/>
          <w:webHidden/>
        </w:rPr>
        <w:fldChar w:fldCharType="begin"/>
      </w:r>
      <w:r>
        <w:rPr>
          <w:noProof/>
          <w:webHidden/>
        </w:rPr>
        <w:instrText xml:space="preserve"> PAGEREF _Toc498678439 \h </w:instrText>
      </w:r>
      <w:r>
        <w:rPr>
          <w:noProof/>
          <w:webHidden/>
        </w:rPr>
      </w:r>
      <w:r>
        <w:rPr>
          <w:noProof/>
          <w:webHidden/>
        </w:rPr>
        <w:fldChar w:fldCharType="separate"/>
      </w:r>
      <w:r>
        <w:rPr>
          <w:noProof/>
          <w:webHidden/>
        </w:rPr>
        <w:t>50</w:t>
      </w:r>
      <w:r>
        <w:rPr>
          <w:noProof/>
          <w:webHidden/>
        </w:rPr>
        <w:fldChar w:fldCharType="end"/>
      </w:r>
      <w:r w:rsidRPr="005F7B62">
        <w:rPr>
          <w:rStyle w:val="af"/>
          <w:noProof/>
        </w:rPr>
        <w:fldChar w:fldCharType="end"/>
      </w:r>
    </w:p>
    <w:p w14:paraId="3C03519A" w14:textId="74E6D0D1" w:rsidR="006939F1" w:rsidRDefault="006939F1">
      <w:pPr>
        <w:pStyle w:val="20"/>
        <w:tabs>
          <w:tab w:val="right" w:leader="dot" w:pos="8296"/>
        </w:tabs>
        <w:rPr>
          <w:rFonts w:asciiTheme="minorHAnsi" w:hAnsiTheme="minorHAnsi" w:cstheme="minorBidi"/>
          <w:noProof/>
          <w:kern w:val="2"/>
          <w:sz w:val="21"/>
        </w:rPr>
      </w:pPr>
      <w:r w:rsidRPr="005F7B62">
        <w:rPr>
          <w:rStyle w:val="af"/>
          <w:noProof/>
        </w:rPr>
        <w:fldChar w:fldCharType="begin"/>
      </w:r>
      <w:r w:rsidRPr="005F7B62">
        <w:rPr>
          <w:rStyle w:val="af"/>
          <w:noProof/>
        </w:rPr>
        <w:instrText xml:space="preserve"> </w:instrText>
      </w:r>
      <w:r>
        <w:rPr>
          <w:noProof/>
        </w:rPr>
        <w:instrText>HYPERLINK \l "_Toc498678440"</w:instrText>
      </w:r>
      <w:r w:rsidRPr="005F7B62">
        <w:rPr>
          <w:rStyle w:val="af"/>
          <w:noProof/>
        </w:rPr>
        <w:instrText xml:space="preserve"> </w:instrText>
      </w:r>
      <w:r w:rsidRPr="005F7B62">
        <w:rPr>
          <w:rStyle w:val="af"/>
          <w:noProof/>
        </w:rPr>
      </w:r>
      <w:r w:rsidRPr="005F7B62">
        <w:rPr>
          <w:rStyle w:val="af"/>
          <w:noProof/>
        </w:rPr>
        <w:fldChar w:fldCharType="separate"/>
      </w:r>
      <w:del w:id="121" w:author="Miley Ren" w:date="2017-11-17T11:20:00Z">
        <w:r w:rsidRPr="005F7B62" w:rsidDel="00CC460B">
          <w:rPr>
            <w:rStyle w:val="af"/>
            <w:noProof/>
          </w:rPr>
          <w:delText xml:space="preserve">5.4 </w:delText>
        </w:r>
      </w:del>
      <w:del w:id="122" w:author="Miley Ren" w:date="2017-11-17T11:12:00Z">
        <w:r w:rsidRPr="005F7B62" w:rsidDel="00DA6058">
          <w:rPr>
            <w:rStyle w:val="af"/>
            <w:rFonts w:hint="eastAsia"/>
            <w:noProof/>
          </w:rPr>
          <w:delText>本章小结</w:delText>
        </w:r>
      </w:del>
      <w:r>
        <w:rPr>
          <w:noProof/>
          <w:webHidden/>
        </w:rPr>
        <w:tab/>
      </w:r>
      <w:r>
        <w:rPr>
          <w:noProof/>
          <w:webHidden/>
        </w:rPr>
        <w:fldChar w:fldCharType="begin"/>
      </w:r>
      <w:r>
        <w:rPr>
          <w:noProof/>
          <w:webHidden/>
        </w:rPr>
        <w:instrText xml:space="preserve"> PAGEREF _Toc498678440 \h </w:instrText>
      </w:r>
      <w:r>
        <w:rPr>
          <w:noProof/>
          <w:webHidden/>
        </w:rPr>
      </w:r>
      <w:r>
        <w:rPr>
          <w:noProof/>
          <w:webHidden/>
        </w:rPr>
        <w:fldChar w:fldCharType="separate"/>
      </w:r>
      <w:r>
        <w:rPr>
          <w:noProof/>
          <w:webHidden/>
        </w:rPr>
        <w:t>59</w:t>
      </w:r>
      <w:r>
        <w:rPr>
          <w:noProof/>
          <w:webHidden/>
        </w:rPr>
        <w:fldChar w:fldCharType="end"/>
      </w:r>
      <w:r w:rsidRPr="005F7B62">
        <w:rPr>
          <w:rStyle w:val="af"/>
          <w:noProof/>
        </w:rPr>
        <w:fldChar w:fldCharType="end"/>
      </w:r>
    </w:p>
    <w:p w14:paraId="665E474D" w14:textId="77777777" w:rsidR="006939F1" w:rsidRDefault="006939F1">
      <w:pPr>
        <w:pStyle w:val="11"/>
        <w:rPr>
          <w:rFonts w:asciiTheme="minorHAnsi" w:hAnsiTheme="minorHAnsi" w:cstheme="minorBidi"/>
          <w:noProof/>
          <w:kern w:val="2"/>
          <w:sz w:val="21"/>
        </w:rPr>
      </w:pPr>
      <w:hyperlink w:anchor="_Toc498678441" w:history="1">
        <w:r w:rsidRPr="005F7B62">
          <w:rPr>
            <w:rStyle w:val="af"/>
            <w:rFonts w:hint="eastAsia"/>
            <w:noProof/>
          </w:rPr>
          <w:t>第</w:t>
        </w:r>
        <w:r w:rsidRPr="005F7B62">
          <w:rPr>
            <w:rStyle w:val="af"/>
            <w:noProof/>
          </w:rPr>
          <w:t>6</w:t>
        </w:r>
        <w:r w:rsidRPr="005F7B62">
          <w:rPr>
            <w:rStyle w:val="af"/>
            <w:rFonts w:hint="eastAsia"/>
            <w:noProof/>
          </w:rPr>
          <w:t>章</w:t>
        </w:r>
        <w:r w:rsidRPr="005F7B62">
          <w:rPr>
            <w:rStyle w:val="af"/>
            <w:noProof/>
          </w:rPr>
          <w:t xml:space="preserve"> </w:t>
        </w:r>
        <w:r w:rsidRPr="005F7B62">
          <w:rPr>
            <w:rStyle w:val="af"/>
            <w:rFonts w:hint="eastAsia"/>
            <w:noProof/>
          </w:rPr>
          <w:t>总结与展望</w:t>
        </w:r>
        <w:r>
          <w:rPr>
            <w:noProof/>
            <w:webHidden/>
          </w:rPr>
          <w:tab/>
        </w:r>
        <w:r>
          <w:rPr>
            <w:noProof/>
            <w:webHidden/>
          </w:rPr>
          <w:fldChar w:fldCharType="begin"/>
        </w:r>
        <w:r>
          <w:rPr>
            <w:noProof/>
            <w:webHidden/>
          </w:rPr>
          <w:instrText xml:space="preserve"> PAGEREF _Toc498678441 \h </w:instrText>
        </w:r>
        <w:r>
          <w:rPr>
            <w:noProof/>
            <w:webHidden/>
          </w:rPr>
        </w:r>
        <w:r>
          <w:rPr>
            <w:noProof/>
            <w:webHidden/>
          </w:rPr>
          <w:fldChar w:fldCharType="separate"/>
        </w:r>
        <w:r>
          <w:rPr>
            <w:noProof/>
            <w:webHidden/>
          </w:rPr>
          <w:t>60</w:t>
        </w:r>
        <w:r>
          <w:rPr>
            <w:noProof/>
            <w:webHidden/>
          </w:rPr>
          <w:fldChar w:fldCharType="end"/>
        </w:r>
      </w:hyperlink>
    </w:p>
    <w:p w14:paraId="49E24451" w14:textId="77777777" w:rsidR="006939F1" w:rsidRDefault="006939F1">
      <w:pPr>
        <w:pStyle w:val="11"/>
        <w:rPr>
          <w:rFonts w:asciiTheme="minorHAnsi" w:hAnsiTheme="minorHAnsi" w:cstheme="minorBidi"/>
          <w:noProof/>
          <w:kern w:val="2"/>
          <w:sz w:val="21"/>
        </w:rPr>
      </w:pPr>
      <w:hyperlink w:anchor="_Toc498678442" w:history="1">
        <w:r w:rsidRPr="005F7B62">
          <w:rPr>
            <w:rStyle w:val="af"/>
            <w:rFonts w:hint="eastAsia"/>
            <w:noProof/>
          </w:rPr>
          <w:t>致谢</w:t>
        </w:r>
        <w:r>
          <w:rPr>
            <w:noProof/>
            <w:webHidden/>
          </w:rPr>
          <w:tab/>
        </w:r>
        <w:r>
          <w:rPr>
            <w:noProof/>
            <w:webHidden/>
          </w:rPr>
          <w:fldChar w:fldCharType="begin"/>
        </w:r>
        <w:r>
          <w:rPr>
            <w:noProof/>
            <w:webHidden/>
          </w:rPr>
          <w:instrText xml:space="preserve"> PAGEREF _Toc498678442 \h </w:instrText>
        </w:r>
        <w:r>
          <w:rPr>
            <w:noProof/>
            <w:webHidden/>
          </w:rPr>
        </w:r>
        <w:r>
          <w:rPr>
            <w:noProof/>
            <w:webHidden/>
          </w:rPr>
          <w:fldChar w:fldCharType="separate"/>
        </w:r>
        <w:r>
          <w:rPr>
            <w:noProof/>
            <w:webHidden/>
          </w:rPr>
          <w:t>62</w:t>
        </w:r>
        <w:r>
          <w:rPr>
            <w:noProof/>
            <w:webHidden/>
          </w:rPr>
          <w:fldChar w:fldCharType="end"/>
        </w:r>
      </w:hyperlink>
    </w:p>
    <w:p w14:paraId="0863AE1F" w14:textId="77777777" w:rsidR="006939F1" w:rsidRDefault="006939F1">
      <w:pPr>
        <w:pStyle w:val="11"/>
        <w:rPr>
          <w:rFonts w:asciiTheme="minorHAnsi" w:hAnsiTheme="minorHAnsi" w:cstheme="minorBidi"/>
          <w:noProof/>
          <w:kern w:val="2"/>
          <w:sz w:val="21"/>
        </w:rPr>
      </w:pPr>
      <w:hyperlink w:anchor="_Toc498678443" w:history="1">
        <w:r w:rsidRPr="005F7B62">
          <w:rPr>
            <w:rStyle w:val="af"/>
            <w:rFonts w:hint="eastAsia"/>
            <w:noProof/>
          </w:rPr>
          <w:t>参考文献</w:t>
        </w:r>
        <w:r>
          <w:rPr>
            <w:noProof/>
            <w:webHidden/>
          </w:rPr>
          <w:tab/>
        </w:r>
        <w:r>
          <w:rPr>
            <w:noProof/>
            <w:webHidden/>
          </w:rPr>
          <w:fldChar w:fldCharType="begin"/>
        </w:r>
        <w:r>
          <w:rPr>
            <w:noProof/>
            <w:webHidden/>
          </w:rPr>
          <w:instrText xml:space="preserve"> PAGEREF _Toc498678443 \h </w:instrText>
        </w:r>
        <w:r>
          <w:rPr>
            <w:noProof/>
            <w:webHidden/>
          </w:rPr>
        </w:r>
        <w:r>
          <w:rPr>
            <w:noProof/>
            <w:webHidden/>
          </w:rPr>
          <w:fldChar w:fldCharType="separate"/>
        </w:r>
        <w:r>
          <w:rPr>
            <w:noProof/>
            <w:webHidden/>
          </w:rPr>
          <w:t>63</w:t>
        </w:r>
        <w:r>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3"/>
          <w:footerReference w:type="default" r:id="rId24"/>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123" w:name="_Toc492673747"/>
      <w:bookmarkStart w:id="124" w:name="_Toc498678395"/>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23"/>
      <w:bookmarkEnd w:id="124"/>
    </w:p>
    <w:p w14:paraId="1DC1AA1F" w14:textId="6D0EDCE4" w:rsidR="00A35743" w:rsidRPr="00636514" w:rsidRDefault="00073140" w:rsidP="007341F7">
      <w:pPr>
        <w:pStyle w:val="2"/>
      </w:pPr>
      <w:bookmarkStart w:id="125" w:name="_Toc492673748"/>
      <w:bookmarkStart w:id="126" w:name="_Toc498678396"/>
      <w:r w:rsidRPr="00636514">
        <w:t>1.1</w:t>
      </w:r>
      <w:r w:rsidR="00810CCE">
        <w:t xml:space="preserve"> </w:t>
      </w:r>
      <w:r w:rsidR="001675F8" w:rsidRPr="001675F8">
        <w:rPr>
          <w:rFonts w:hint="eastAsia"/>
          <w:lang w:eastAsia="zh-CN"/>
        </w:rPr>
        <w:t>自动售货机的行业概况</w:t>
      </w:r>
      <w:bookmarkEnd w:id="125"/>
      <w:bookmarkEnd w:id="126"/>
    </w:p>
    <w:p w14:paraId="5A6E1DAB" w14:textId="19456037"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11195D">
        <w:rPr>
          <w:rFonts w:hint="eastAsia"/>
        </w:rPr>
        <w:t>国外</w:t>
      </w:r>
      <w:r w:rsidR="007D5957" w:rsidRPr="00636514">
        <w:rPr>
          <w:rFonts w:hint="eastAsia"/>
        </w:rPr>
        <w:t>发达</w:t>
      </w:r>
      <w:r w:rsidR="0011195D">
        <w:rPr>
          <w:rFonts w:hint="eastAsia"/>
        </w:rPr>
        <w:t>国家和</w:t>
      </w:r>
      <w:r w:rsidR="007D5957" w:rsidRPr="00636514">
        <w:rPr>
          <w:rFonts w:hint="eastAsia"/>
        </w:rPr>
        <w:t>地区</w:t>
      </w:r>
      <w:r w:rsidR="00D94175" w:rsidRPr="00636514">
        <w:t>发展起来，其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4E11C9">
        <w:rPr>
          <w:rStyle w:val="af9"/>
        </w:rPr>
        <w:t>[</w:t>
      </w:r>
      <w:r w:rsidR="004E11C9">
        <w:rPr>
          <w:rStyle w:val="af9"/>
        </w:rPr>
        <w:endnoteReference w:id="2"/>
      </w:r>
      <w:r w:rsidR="004E11C9">
        <w:rPr>
          <w:rStyle w:val="af9"/>
        </w:rPr>
        <w:t>]</w:t>
      </w:r>
      <w:r w:rsidR="00E924F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665BE1">
        <w:rPr>
          <w:rFonts w:hint="eastAsia"/>
        </w:rPr>
        <w:t>售货机机型有</w:t>
      </w:r>
      <w:r w:rsidR="00665BE1">
        <w:rPr>
          <w:rFonts w:hint="eastAsia"/>
        </w:rPr>
        <w:t>2000</w:t>
      </w:r>
      <w:r w:rsidR="00665BE1">
        <w:rPr>
          <w:rFonts w:hint="eastAsia"/>
        </w:rPr>
        <w:t>多种，</w:t>
      </w:r>
      <w:r w:rsidR="00B96EAE">
        <w:rPr>
          <w:rFonts w:hint="eastAsia"/>
        </w:rPr>
        <w:t>通过售货机出售的商品</w:t>
      </w:r>
      <w:r w:rsidR="00D61DF1">
        <w:rPr>
          <w:rFonts w:hint="eastAsia"/>
        </w:rPr>
        <w:t>达</w:t>
      </w:r>
      <w:r w:rsidR="00B96EAE">
        <w:rPr>
          <w:rFonts w:hint="eastAsia"/>
        </w:rPr>
        <w:t>6000</w:t>
      </w:r>
      <w:r w:rsidR="00B96EAE">
        <w:rPr>
          <w:rFonts w:hint="eastAsia"/>
        </w:rPr>
        <w:t>余种</w:t>
      </w:r>
      <w:r w:rsidR="00BA7BE4">
        <w:rPr>
          <w:rFonts w:hint="eastAsia"/>
        </w:rPr>
        <w:t>。</w:t>
      </w:r>
      <w:r w:rsidR="003333F2">
        <w:rPr>
          <w:rFonts w:hint="eastAsia"/>
        </w:rPr>
        <w:t>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。在中国，即使是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4E6A5326"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1C303A">
        <w:rPr>
          <w:rFonts w:hint="eastAsia"/>
        </w:rPr>
        <w:t>首先，</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FC296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8166FC">
        <w:rPr>
          <w:rFonts w:hint="eastAsia"/>
        </w:rPr>
        <w:t>，这</w:t>
      </w:r>
      <w:r w:rsidR="005F6167">
        <w:rPr>
          <w:rFonts w:hint="eastAsia"/>
        </w:rPr>
        <w:t>些因素</w:t>
      </w:r>
      <w:r w:rsidR="00791AFC">
        <w:rPr>
          <w:rFonts w:hint="eastAsia"/>
        </w:rPr>
        <w:t>对于自动售货机的发展毫无优势</w:t>
      </w:r>
      <w:r w:rsidR="00B11F12">
        <w:rPr>
          <w:rFonts w:hint="eastAsia"/>
        </w:rPr>
        <w:t>可言</w:t>
      </w:r>
      <w:r w:rsidR="00791AFC">
        <w:rPr>
          <w:rFonts w:hint="eastAsia"/>
        </w:rPr>
        <w:t>。</w:t>
      </w:r>
      <w:r w:rsidR="001C303A">
        <w:rPr>
          <w:rFonts w:hint="eastAsia"/>
        </w:rPr>
        <w:t>然后，</w:t>
      </w:r>
      <w:r w:rsidR="006210AC">
        <w:rPr>
          <w:rFonts w:hint="eastAsia"/>
        </w:rPr>
        <w:t>人均硬币保有量较低，而自动售货机需使用硬币进行交易</w:t>
      </w:r>
      <w:r w:rsidR="0074077F">
        <w:rPr>
          <w:rFonts w:hint="eastAsia"/>
        </w:rPr>
        <w:t>。</w:t>
      </w:r>
      <w:r w:rsidR="001C303A">
        <w:rPr>
          <w:rFonts w:hint="eastAsia"/>
        </w:rPr>
        <w:t>最后</w:t>
      </w:r>
      <w:r w:rsidR="00E5355E">
        <w:rPr>
          <w:rFonts w:hint="eastAsia"/>
        </w:rPr>
        <w:t>，</w:t>
      </w:r>
      <w:r w:rsidR="00791AFC">
        <w:rPr>
          <w:rFonts w:hint="eastAsia"/>
        </w:rPr>
        <w:t>自动售货机</w:t>
      </w:r>
      <w:r w:rsidR="00C178D5">
        <w:rPr>
          <w:rFonts w:hint="eastAsia"/>
        </w:rPr>
        <w:t>成本价格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49B819F3" w14:textId="691530FE" w:rsidR="00AB1035" w:rsidRDefault="00BF173E" w:rsidP="00246D41">
      <w:pPr>
        <w:ind w:firstLine="480"/>
      </w:pPr>
      <w:r>
        <w:t>随着</w:t>
      </w:r>
      <w:r w:rsidR="00734EFB">
        <w:t>国内产业结构从劳动密集型向技术密集型逐渐转变</w:t>
      </w:r>
      <w:r w:rsidR="00705FE8">
        <w:rPr>
          <w:rFonts w:hint="eastAsia"/>
        </w:rPr>
        <w:t>、</w:t>
      </w:r>
      <w:r w:rsidR="00031212">
        <w:rPr>
          <w:rFonts w:hint="eastAsia"/>
        </w:rPr>
        <w:t>人力成本和商铺租赁成本的上升，</w:t>
      </w:r>
      <w:r w:rsidR="00705FE8">
        <w:rPr>
          <w:rFonts w:hint="eastAsia"/>
        </w:rPr>
        <w:t>以及人们消费观念的转变，</w:t>
      </w:r>
      <w:r w:rsidR="00F90FF2">
        <w:rPr>
          <w:rFonts w:hint="eastAsia"/>
        </w:rPr>
        <w:t>自动售货机行业</w:t>
      </w:r>
      <w:r w:rsidR="007711E3">
        <w:rPr>
          <w:rFonts w:hint="eastAsia"/>
        </w:rPr>
        <w:t>产业规模</w:t>
      </w:r>
      <w:r w:rsidR="007B7622">
        <w:rPr>
          <w:rFonts w:hint="eastAsia"/>
        </w:rPr>
        <w:t>不断</w:t>
      </w:r>
      <w:r w:rsidR="007711E3">
        <w:rPr>
          <w:rFonts w:hint="eastAsia"/>
        </w:rPr>
        <w:t>扩大，</w:t>
      </w:r>
      <w:r w:rsidR="00853F6F">
        <w:rPr>
          <w:rFonts w:hint="eastAsia"/>
        </w:rPr>
        <w:t>国内自动售货机行业得到发展的良机。</w:t>
      </w:r>
      <w:r w:rsidR="00EE06F7">
        <w:rPr>
          <w:rFonts w:hint="eastAsia"/>
        </w:rPr>
        <w:t>国内市场对售货机信息化管理</w:t>
      </w:r>
      <w:r w:rsidR="00543184">
        <w:rPr>
          <w:rFonts w:hint="eastAsia"/>
        </w:rPr>
        <w:t>有着</w:t>
      </w:r>
      <w:r w:rsidR="00EE06F7">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EE06F7">
        <w:rPr>
          <w:rFonts w:hint="eastAsia"/>
        </w:rPr>
        <w:t>与</w:t>
      </w:r>
      <w:r w:rsidR="00F85AE0">
        <w:rPr>
          <w:rFonts w:hint="eastAsia"/>
        </w:rPr>
        <w:t>日本、欧美等</w:t>
      </w:r>
      <w:r w:rsidR="00CB01DB">
        <w:rPr>
          <w:rFonts w:hint="eastAsia"/>
        </w:rPr>
        <w:t>国家</w:t>
      </w:r>
      <w:r w:rsidR="00F85AE0">
        <w:rPr>
          <w:rFonts w:hint="eastAsia"/>
        </w:rPr>
        <w:t>仍存在较大差距，</w:t>
      </w:r>
      <w:r w:rsidR="00B33BC6">
        <w:rPr>
          <w:rFonts w:hint="eastAsia"/>
        </w:rPr>
        <w:t>目前</w:t>
      </w:r>
      <w:r w:rsidR="005B1BEF">
        <w:rPr>
          <w:rFonts w:hint="eastAsia"/>
        </w:rPr>
        <w:t>主要面临以下几个问题：</w:t>
      </w:r>
    </w:p>
    <w:p w14:paraId="3DE8D1C4" w14:textId="54E3F5B7" w:rsidR="0085765F" w:rsidRDefault="004E53F8" w:rsidP="00246D41">
      <w:pPr>
        <w:ind w:firstLine="480"/>
      </w:pPr>
      <w:r>
        <w:rPr>
          <w:rFonts w:hint="eastAsia"/>
        </w:rPr>
        <w:t>1</w:t>
      </w:r>
      <w:r>
        <w:rPr>
          <w:rFonts w:hint="eastAsia"/>
        </w:rPr>
        <w:t>）</w:t>
      </w:r>
      <w:r w:rsidR="00D20931">
        <w:rPr>
          <w:rFonts w:hint="eastAsia"/>
        </w:rPr>
        <w:t>自动</w:t>
      </w:r>
      <w:r w:rsidR="009701F7">
        <w:rPr>
          <w:rFonts w:hint="eastAsia"/>
        </w:rPr>
        <w:t>售货机</w:t>
      </w:r>
      <w:r w:rsidR="00845D3C">
        <w:rPr>
          <w:rFonts w:hint="eastAsia"/>
        </w:rPr>
        <w:t>运营</w:t>
      </w:r>
      <w:r w:rsidR="009C3052">
        <w:rPr>
          <w:rFonts w:hint="eastAsia"/>
        </w:rPr>
        <w:t>商</w:t>
      </w:r>
      <w:r w:rsidR="00DC3AD4">
        <w:rPr>
          <w:rFonts w:hint="eastAsia"/>
        </w:rPr>
        <w:t>多</w:t>
      </w:r>
      <w:r w:rsidR="009701F7">
        <w:rPr>
          <w:rFonts w:hint="eastAsia"/>
        </w:rPr>
        <w:t>为</w:t>
      </w:r>
      <w:r>
        <w:rPr>
          <w:rFonts w:hint="eastAsia"/>
        </w:rPr>
        <w:t>传统的人工</w:t>
      </w:r>
      <w:r w:rsidR="00924727">
        <w:rPr>
          <w:rFonts w:hint="eastAsia"/>
        </w:rPr>
        <w:t>管理</w:t>
      </w:r>
      <w:r>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E36447">
        <w:t>很难对分散式的售货机进行高效管理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2AA98908" w14:textId="09817D04" w:rsidR="0085765F" w:rsidRDefault="00C55C08" w:rsidP="00246D41">
      <w:pPr>
        <w:ind w:firstLine="480"/>
      </w:pPr>
      <w:r>
        <w:rPr>
          <w:rFonts w:hint="eastAsia"/>
        </w:rPr>
        <w:t>2</w:t>
      </w:r>
      <w:r w:rsidR="003076EE">
        <w:rPr>
          <w:rFonts w:hint="eastAsia"/>
        </w:rPr>
        <w:t>）</w:t>
      </w:r>
      <w:r w:rsidR="00AA52B1">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rsidR="00AA52B1">
        <w:t>成为</w:t>
      </w:r>
      <w:r w:rsidR="0057360D">
        <w:rPr>
          <w:rFonts w:hint="eastAsia"/>
        </w:rPr>
        <w:t>消费的主力军，</w:t>
      </w:r>
      <w:r w:rsidR="0057360D" w:rsidRPr="00636514">
        <w:rPr>
          <w:rFonts w:hint="eastAsia"/>
        </w:rPr>
        <w:t>微信、支付宝、银联等移动支付</w:t>
      </w:r>
      <w:r w:rsidR="0057360D">
        <w:rPr>
          <w:rStyle w:val="af9"/>
        </w:rPr>
        <w:t>[</w:t>
      </w:r>
      <w:r w:rsidR="0057360D">
        <w:rPr>
          <w:rStyle w:val="af9"/>
        </w:rPr>
        <w:endnoteReference w:id="5"/>
      </w:r>
      <w:r w:rsidR="0057360D">
        <w:rPr>
          <w:rStyle w:val="af9"/>
        </w:rPr>
        <w:t>]</w:t>
      </w:r>
      <w:r w:rsidR="0057360D">
        <w:rPr>
          <w:rFonts w:hint="eastAsia"/>
        </w:rPr>
        <w:t>兴起，</w:t>
      </w:r>
      <w:r w:rsidR="007805FD">
        <w:rPr>
          <w:rFonts w:hint="eastAsia"/>
        </w:rPr>
        <w:t>消费者消费观念逐渐改变，无币式消费已成主要消</w:t>
      </w:r>
      <w:r w:rsidR="007805FD">
        <w:rPr>
          <w:rFonts w:hint="eastAsia"/>
        </w:rPr>
        <w:lastRenderedPageBreak/>
        <w:t>费模式</w:t>
      </w:r>
      <w:r w:rsidR="00C93618">
        <w:rPr>
          <w:rFonts w:hint="eastAsia"/>
          <w:vertAlign w:val="superscript"/>
        </w:rPr>
        <w:t>[</w:t>
      </w:r>
      <w:r w:rsidR="00FA4C5E">
        <w:rPr>
          <w:rStyle w:val="af9"/>
        </w:rPr>
        <w:endnoteReference w:id="6"/>
      </w:r>
      <w:r w:rsidR="00C93618">
        <w:rPr>
          <w:vertAlign w:val="superscript"/>
        </w:rPr>
        <w:t>]</w:t>
      </w:r>
      <w:r w:rsidR="007805FD">
        <w:rPr>
          <w:rFonts w:hint="eastAsia"/>
        </w:rPr>
        <w:t>。</w:t>
      </w:r>
      <w:r w:rsidR="00AA2CEC">
        <w:rPr>
          <w:rFonts w:hint="eastAsia"/>
        </w:rPr>
        <w:t>单</w:t>
      </w:r>
      <w:r>
        <w:rPr>
          <w:rFonts w:hint="eastAsia"/>
        </w:rPr>
        <w:t>一的</w:t>
      </w:r>
      <w:r w:rsidR="00F45877">
        <w:rPr>
          <w:rFonts w:hint="eastAsia"/>
        </w:rPr>
        <w:t>投币</w:t>
      </w:r>
      <w:r>
        <w:rPr>
          <w:rFonts w:hint="eastAsia"/>
        </w:rPr>
        <w:t>支付模式导致了</w:t>
      </w:r>
      <w:r w:rsidR="00A71835">
        <w:rPr>
          <w:rFonts w:hint="eastAsia"/>
        </w:rPr>
        <w:t>新生代消费者</w:t>
      </w:r>
      <w:r>
        <w:rPr>
          <w:rFonts w:hint="eastAsia"/>
        </w:rPr>
        <w:t>的流失，</w:t>
      </w:r>
      <w:r w:rsidR="00276AFE">
        <w:rPr>
          <w:rFonts w:hint="eastAsia"/>
        </w:rPr>
        <w:t>已跟不上无现金支付的潮流，</w:t>
      </w:r>
      <w:r>
        <w:rPr>
          <w:rFonts w:hint="eastAsia"/>
        </w:rPr>
        <w:t>同时</w:t>
      </w:r>
      <w:r w:rsidR="005701E1">
        <w:rPr>
          <w:rFonts w:hint="eastAsia"/>
        </w:rPr>
        <w:t>也</w:t>
      </w:r>
      <w:r>
        <w:rPr>
          <w:rFonts w:hint="eastAsia"/>
        </w:rPr>
        <w:t>增加了</w:t>
      </w:r>
      <w:r w:rsidR="005701E1">
        <w:rPr>
          <w:rFonts w:hint="eastAsia"/>
        </w:rPr>
        <w:t>商家</w:t>
      </w:r>
      <w:r>
        <w:rPr>
          <w:rFonts w:hint="eastAsia"/>
        </w:rPr>
        <w:t>清点</w:t>
      </w:r>
      <w:r w:rsidR="00F216A3">
        <w:rPr>
          <w:rFonts w:hint="eastAsia"/>
        </w:rPr>
        <w:t>金额</w:t>
      </w:r>
      <w:r>
        <w:rPr>
          <w:rFonts w:hint="eastAsia"/>
        </w:rPr>
        <w:t>的麻烦。</w:t>
      </w:r>
    </w:p>
    <w:p w14:paraId="6DE65280" w14:textId="66798A73" w:rsidR="00B72072" w:rsidRDefault="00B72072" w:rsidP="00246D41">
      <w:pPr>
        <w:ind w:firstLine="480"/>
        <w:rPr>
          <w:rFonts w:hint="eastAsia"/>
        </w:rPr>
      </w:pPr>
      <w:r>
        <w:rPr>
          <w:rFonts w:hint="eastAsia"/>
        </w:rPr>
        <w:t>3</w:t>
      </w:r>
      <w:r>
        <w:rPr>
          <w:rFonts w:hint="eastAsia"/>
        </w:rPr>
        <w:t>）</w:t>
      </w:r>
      <w:r w:rsidR="006A1468">
        <w:rPr>
          <w:rFonts w:hint="eastAsia"/>
        </w:rPr>
        <w:t>传统自动售货机扩展性较差，</w:t>
      </w:r>
      <w:r w:rsidR="00F10D8C">
        <w:rPr>
          <w:rFonts w:hint="eastAsia"/>
        </w:rPr>
        <w:t>无法在</w:t>
      </w:r>
      <w:r w:rsidR="00B74767">
        <w:rPr>
          <w:rFonts w:hint="eastAsia"/>
        </w:rPr>
        <w:t>自动售货机</w:t>
      </w:r>
      <w:r w:rsidR="00F10D8C">
        <w:rPr>
          <w:rFonts w:hint="eastAsia"/>
        </w:rPr>
        <w:t>终端</w:t>
      </w:r>
      <w:r w:rsidR="0090571B">
        <w:rPr>
          <w:rFonts w:hint="eastAsia"/>
        </w:rPr>
        <w:t>提供电子广告等增值服务。</w:t>
      </w:r>
    </w:p>
    <w:p w14:paraId="0DF15038" w14:textId="40C31019" w:rsidR="00401282" w:rsidRDefault="00803CEE" w:rsidP="00541972">
      <w:pPr>
        <w:ind w:firstLine="480"/>
      </w:pPr>
      <w:r>
        <w:rPr>
          <w:rFonts w:hint="eastAsia"/>
        </w:rPr>
        <w:t>4</w:t>
      </w:r>
      <w:r w:rsidR="000E67FD">
        <w:rPr>
          <w:rFonts w:hint="eastAsia"/>
        </w:rPr>
        <w:t>）</w:t>
      </w:r>
      <w:r w:rsidR="0002501A">
        <w:rPr>
          <w:rFonts w:hint="eastAsia"/>
        </w:rPr>
        <w:t>大型售货机厂商实现了信息化</w:t>
      </w:r>
      <w:r w:rsidR="00401282">
        <w:rPr>
          <w:rFonts w:hint="eastAsia"/>
        </w:rPr>
        <w:t>的管理平台和售货机终端</w:t>
      </w:r>
      <w:r w:rsidR="00381633">
        <w:rPr>
          <w:rFonts w:hint="eastAsia"/>
        </w:rPr>
        <w:t>，</w:t>
      </w:r>
      <w:r w:rsidR="0002501A">
        <w:rPr>
          <w:rFonts w:hint="eastAsia"/>
        </w:rPr>
        <w:t>但</w:t>
      </w:r>
      <w:r w:rsidR="00DC4D9F">
        <w:rPr>
          <w:rFonts w:hint="eastAsia"/>
        </w:rPr>
        <w:t>信息化成本较高</w:t>
      </w:r>
      <w:bookmarkStart w:id="127" w:name="_Toc492673749"/>
      <w:r w:rsidR="00AB1035">
        <w:rPr>
          <w:rFonts w:hint="eastAsia"/>
        </w:rPr>
        <w:t>，</w:t>
      </w:r>
      <w:r w:rsidR="00265E21">
        <w:rPr>
          <w:rFonts w:hint="eastAsia"/>
        </w:rPr>
        <w:t>所占比例较大</w:t>
      </w:r>
      <w:r w:rsidR="009163E8">
        <w:rPr>
          <w:rFonts w:hint="eastAsia"/>
        </w:rPr>
        <w:t>的</w:t>
      </w:r>
      <w:r w:rsidR="009163E8">
        <w:t>中小型运营商技术落后</w:t>
      </w:r>
      <w:r w:rsidR="009163E8">
        <w:rPr>
          <w:rFonts w:hint="eastAsia"/>
          <w:vertAlign w:val="superscript"/>
        </w:rPr>
        <w:t>[</w:t>
      </w:r>
      <w:r w:rsidR="009163E8">
        <w:rPr>
          <w:rStyle w:val="af9"/>
        </w:rPr>
        <w:endnoteReference w:id="7"/>
      </w:r>
      <w:r w:rsidR="009163E8">
        <w:rPr>
          <w:vertAlign w:val="superscript"/>
        </w:rPr>
        <w:t>]</w:t>
      </w:r>
      <w:r w:rsidR="009163E8">
        <w:rPr>
          <w:rFonts w:hint="eastAsia"/>
        </w:rPr>
        <w:t>，</w:t>
      </w:r>
      <w:r w:rsidR="00AB1035">
        <w:rPr>
          <w:rFonts w:hint="eastAsia"/>
        </w:rPr>
        <w:t>并无足够的财力物力</w:t>
      </w:r>
      <w:r w:rsidR="00A0566B">
        <w:rPr>
          <w:rFonts w:hint="eastAsia"/>
        </w:rPr>
        <w:t>负担</w:t>
      </w:r>
      <w:r w:rsidR="0044769B">
        <w:rPr>
          <w:rFonts w:hint="eastAsia"/>
        </w:rPr>
        <w:t>信息化软件的开发</w:t>
      </w:r>
      <w:r w:rsidR="00A454CA">
        <w:rPr>
          <w:rFonts w:hint="eastAsia"/>
        </w:rPr>
        <w:t>，影响了售货机行业的</w:t>
      </w:r>
      <w:r w:rsidR="008C6897">
        <w:rPr>
          <w:rFonts w:hint="eastAsia"/>
        </w:rPr>
        <w:t>发展</w:t>
      </w:r>
      <w:r w:rsidR="00401282">
        <w:rPr>
          <w:rFonts w:hint="eastAsia"/>
        </w:rPr>
        <w:t>。</w:t>
      </w:r>
    </w:p>
    <w:p w14:paraId="67434425" w14:textId="6E3CFED3" w:rsidR="00F06F4B" w:rsidRPr="00636514" w:rsidRDefault="00401282" w:rsidP="00246D41">
      <w:pPr>
        <w:pStyle w:val="2"/>
      </w:pPr>
      <w:bookmarkStart w:id="128" w:name="_Toc498678397"/>
      <w:r w:rsidRPr="00636514">
        <w:rPr>
          <w:rFonts w:hint="eastAsia"/>
        </w:rPr>
        <w:t>1.2</w:t>
      </w:r>
      <w:r w:rsidR="00810CCE">
        <w:t xml:space="preserve"> </w:t>
      </w:r>
      <w:r w:rsidR="00401290" w:rsidRPr="00401290">
        <w:rPr>
          <w:rFonts w:hint="eastAsia"/>
          <w:lang w:eastAsia="zh-CN"/>
        </w:rPr>
        <w:t>自动售货机的发展现状</w:t>
      </w:r>
      <w:bookmarkEnd w:id="127"/>
      <w:bookmarkEnd w:id="128"/>
    </w:p>
    <w:p w14:paraId="76917FCA" w14:textId="0A39E264" w:rsidR="004736B8" w:rsidRDefault="00323D48" w:rsidP="00140C5E">
      <w:pPr>
        <w:ind w:firstLine="480"/>
      </w:pPr>
      <w:r>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ED606E">
        <w:rPr>
          <w:rFonts w:hint="eastAsia"/>
        </w:rPr>
        <w:t>售货机</w:t>
      </w:r>
      <w:r w:rsidR="00411E32">
        <w:rPr>
          <w:rFonts w:hint="eastAsia"/>
        </w:rPr>
        <w:t>运营商与多家大型饮料</w:t>
      </w:r>
      <w:r w:rsidR="00411E32">
        <w:t>商</w:t>
      </w:r>
      <w:r w:rsidR="00411E32">
        <w:rPr>
          <w:rFonts w:hint="eastAsia"/>
        </w:rPr>
        <w:t>、食品商合作，具有大量的融资和开发运营的经验。</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，以实现售货机的远程监控</w:t>
      </w:r>
      <w:r w:rsidR="00BA4090">
        <w:rPr>
          <w:rFonts w:hint="eastAsia"/>
        </w:rPr>
        <w:t>。</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6E9BE789" w14:textId="77777777" w:rsidR="00113C7A" w:rsidRDefault="008A25E0" w:rsidP="00044234">
      <w:pPr>
        <w:ind w:firstLine="480"/>
      </w:pPr>
      <w:r>
        <w:rPr>
          <w:rFonts w:hint="eastAsia"/>
        </w:rPr>
        <w:t>得益于</w:t>
      </w:r>
      <w:r>
        <w:rPr>
          <w:rFonts w:hint="eastAsia"/>
        </w:rPr>
        <w:t>IT</w:t>
      </w:r>
      <w:r>
        <w:rPr>
          <w:rFonts w:hint="eastAsia"/>
        </w:rPr>
        <w:t>技术的成熟，很多企业借助</w:t>
      </w:r>
      <w:r>
        <w:rPr>
          <w:rFonts w:hint="eastAsia"/>
        </w:rPr>
        <w:t>IT</w:t>
      </w:r>
      <w:r>
        <w:rPr>
          <w:rFonts w:hint="eastAsia"/>
        </w:rPr>
        <w:t>技术实现低成本的信息化系统。</w:t>
      </w:r>
      <w:r w:rsidR="00044234">
        <w:rPr>
          <w:rFonts w:hint="eastAsia"/>
        </w:rPr>
        <w:t>国内少数大型售货机商家将自动售货机与互联网相结合，提供自动售货机软件层面的后台管理系统、监控系统和自动售货机销售终端等。一方面，使用无线网络、提供显示屏供用户选货和播放电子广告，并实时更新存货信息，及时补货</w:t>
      </w:r>
      <w:r w:rsidR="00044234">
        <w:rPr>
          <w:rFonts w:hint="eastAsia"/>
          <w:vertAlign w:val="superscript"/>
        </w:rPr>
        <w:t>[</w:t>
      </w:r>
      <w:r w:rsidR="00044234">
        <w:rPr>
          <w:rStyle w:val="af9"/>
        </w:rPr>
        <w:endnoteReference w:id="11"/>
      </w:r>
      <w:r w:rsidR="00044234">
        <w:rPr>
          <w:vertAlign w:val="superscript"/>
        </w:rPr>
        <w:t>]</w:t>
      </w:r>
      <w:r w:rsidR="00044234">
        <w:rPr>
          <w:rFonts w:hint="eastAsia"/>
        </w:rPr>
        <w:t>；另一方面，提供支付宝、微信、银联等多动能移动支付方式。</w:t>
      </w:r>
      <w:r w:rsidR="0079050A">
        <w:rPr>
          <w:rFonts w:hint="eastAsia"/>
        </w:rPr>
        <w:t>这种信息化的发展趋势，不但适应了当下人们的消费习惯，而且拓展了自动售货机的应用领域，降低了运营和管理的成本。</w:t>
      </w:r>
    </w:p>
    <w:p w14:paraId="2C989484" w14:textId="6E0E6495" w:rsidR="00213306" w:rsidRDefault="00207C52" w:rsidP="00044234">
      <w:pPr>
        <w:ind w:firstLine="480"/>
      </w:pPr>
      <w:r>
        <w:rPr>
          <w:rFonts w:hint="eastAsia"/>
        </w:rPr>
        <w:t>目前，</w:t>
      </w:r>
      <w:r w:rsidR="00A231A2">
        <w:rPr>
          <w:rFonts w:hint="eastAsia"/>
        </w:rPr>
        <w:t>新型联网管理的自动售货机信息化种类</w:t>
      </w:r>
      <w:r w:rsidR="00D6487B">
        <w:rPr>
          <w:rFonts w:hint="eastAsia"/>
        </w:rPr>
        <w:t>不断</w:t>
      </w:r>
      <w:r w:rsidR="00F969E2">
        <w:rPr>
          <w:rFonts w:hint="eastAsia"/>
        </w:rPr>
        <w:t>拓宽</w:t>
      </w:r>
      <w:r w:rsidR="00A231A2">
        <w:rPr>
          <w:rFonts w:hint="eastAsia"/>
        </w:rPr>
        <w:t>：提供多样的支付方式，如支付宝支付、银联支付、声波支付等；提供电子广告，在终端显示屏播放电子广告和视频；提供智能语音，通过语音和售货机进行交互；提供趣味游戏，在终端设置互动游戏，通过游戏分值换购商品等。联网的自动售货机不断拓展增</w:t>
      </w:r>
      <w:r w:rsidR="00A231A2">
        <w:rPr>
          <w:rFonts w:hint="eastAsia"/>
        </w:rPr>
        <w:lastRenderedPageBreak/>
        <w:t>值</w:t>
      </w:r>
      <w:r w:rsidR="00A231A2" w:rsidRPr="002D4F69">
        <w:rPr>
          <w:rFonts w:hint="eastAsia"/>
        </w:rPr>
        <w:t>业务，</w:t>
      </w:r>
      <w:r w:rsidR="00806705">
        <w:rPr>
          <w:rFonts w:hint="eastAsia"/>
        </w:rPr>
        <w:t>以国内首屈一指的自动售货机商家友宝为例</w:t>
      </w:r>
      <w:r w:rsidR="00491C94">
        <w:rPr>
          <w:rFonts w:hint="eastAsia"/>
          <w:vertAlign w:val="superscript"/>
        </w:rPr>
        <w:t>[</w:t>
      </w:r>
      <w:r w:rsidR="00806705">
        <w:rPr>
          <w:rStyle w:val="af9"/>
        </w:rPr>
        <w:endnoteReference w:id="12"/>
      </w:r>
      <w:r w:rsidR="00491C94">
        <w:rPr>
          <w:vertAlign w:val="superscript"/>
        </w:rPr>
        <w:t>]</w:t>
      </w:r>
      <w:r w:rsidR="00806705">
        <w:rPr>
          <w:rFonts w:hint="eastAsia"/>
        </w:rPr>
        <w:t>，</w:t>
      </w:r>
      <w:r w:rsidR="00A231A2">
        <w:rPr>
          <w:rFonts w:hint="eastAsia"/>
        </w:rPr>
        <w:t>在自动售货机单个页面中，每月就有</w:t>
      </w:r>
      <w:r w:rsidR="00A231A2">
        <w:rPr>
          <w:rFonts w:hint="eastAsia"/>
        </w:rPr>
        <w:t>300</w:t>
      </w:r>
      <w:r w:rsidR="00A231A2">
        <w:rPr>
          <w:rFonts w:hint="eastAsia"/>
        </w:rPr>
        <w:t>万元的广告收入，这无疑是一笔很可观的</w:t>
      </w:r>
      <w:r w:rsidR="00384C1E">
        <w:rPr>
          <w:rFonts w:hint="eastAsia"/>
        </w:rPr>
        <w:t>收益</w:t>
      </w:r>
      <w:r w:rsidR="00A231A2">
        <w:rPr>
          <w:rFonts w:hint="eastAsia"/>
        </w:rPr>
        <w:t>。</w:t>
      </w:r>
    </w:p>
    <w:p w14:paraId="06FE6116" w14:textId="01015336" w:rsidR="003C174F" w:rsidRPr="002A1A84" w:rsidRDefault="002E1109" w:rsidP="00044234">
      <w:pPr>
        <w:ind w:firstLine="480"/>
      </w:pPr>
      <w:r>
        <w:rPr>
          <w:rFonts w:hint="eastAsia"/>
        </w:rPr>
        <w:t xml:space="preserve">  </w:t>
      </w:r>
      <w:r w:rsidR="008A2ACE">
        <w:rPr>
          <w:rFonts w:hint="eastAsia"/>
        </w:rPr>
        <w:t>国内大型</w:t>
      </w:r>
      <w:r w:rsidR="00240092">
        <w:rPr>
          <w:rFonts w:hint="eastAsia"/>
        </w:rPr>
        <w:t>自动售货机商家，如友宝、大连富士山冰等都加入了</w:t>
      </w:r>
      <w:r w:rsidR="00933563">
        <w:rPr>
          <w:rFonts w:hint="eastAsia"/>
        </w:rPr>
        <w:t>信息化的阵营</w:t>
      </w:r>
      <w:r w:rsidR="00240092">
        <w:rPr>
          <w:rFonts w:hint="eastAsia"/>
        </w:rPr>
        <w:t>，并且取得了不俗的成果</w:t>
      </w:r>
      <w:r w:rsidR="00E600C8">
        <w:rPr>
          <w:rFonts w:hint="eastAsia"/>
        </w:rPr>
        <w:t>。</w:t>
      </w:r>
      <w:r w:rsidR="00881E8C">
        <w:rPr>
          <w:rFonts w:hint="eastAsia"/>
        </w:rPr>
        <w:t>提供信息化的管理机制、智能化的销售终端和便捷的移动支付，已成为影响自动售货机行业发展的关键因素。</w:t>
      </w:r>
      <w:r>
        <w:rPr>
          <w:rFonts w:hint="eastAsia"/>
        </w:rPr>
        <w:t>但是，自动售货机信息化系统在我国的应用还不够广泛，</w:t>
      </w:r>
      <w:r w:rsidR="00113C7A">
        <w:rPr>
          <w:rFonts w:hint="eastAsia"/>
        </w:rPr>
        <w:t>研发和更换新款自动售货机依然价格不菲，</w:t>
      </w:r>
      <w:r w:rsidR="006B6DB2">
        <w:rPr>
          <w:rFonts w:hint="eastAsia"/>
        </w:rPr>
        <w:t>而国内运营商大多为中小型企业，根本无力承担</w:t>
      </w:r>
      <w:r w:rsidR="00113C7A">
        <w:rPr>
          <w:rFonts w:hint="eastAsia"/>
        </w:rPr>
        <w:t>。</w:t>
      </w:r>
      <w:r w:rsidR="0064106B">
        <w:rPr>
          <w:rFonts w:hint="eastAsia"/>
        </w:rPr>
        <w:t>因此</w:t>
      </w:r>
      <w:r w:rsidR="0009164D">
        <w:rPr>
          <w:rFonts w:hint="eastAsia"/>
        </w:rPr>
        <w:t>，</w:t>
      </w:r>
      <w:r w:rsidR="0064106B">
        <w:rPr>
          <w:rFonts w:hint="eastAsia"/>
        </w:rPr>
        <w:t>如何改造当前传统售货机</w:t>
      </w:r>
      <w:r w:rsidR="00E01978">
        <w:rPr>
          <w:rFonts w:hint="eastAsia"/>
        </w:rPr>
        <w:t>、</w:t>
      </w:r>
      <w:r w:rsidR="0064106B">
        <w:rPr>
          <w:rFonts w:hint="eastAsia"/>
        </w:rPr>
        <w:t>帮助</w:t>
      </w:r>
      <w:r w:rsidR="002B72E4">
        <w:rPr>
          <w:rFonts w:hint="eastAsia"/>
        </w:rPr>
        <w:t>中小型</w:t>
      </w:r>
      <w:r w:rsidR="0064106B">
        <w:rPr>
          <w:rFonts w:hint="eastAsia"/>
        </w:rPr>
        <w:t>运营商实现自动售货机管理信息化</w:t>
      </w:r>
      <w:r w:rsidR="006004AF">
        <w:rPr>
          <w:rFonts w:hint="eastAsia"/>
        </w:rPr>
        <w:t>、减少资源浪费、增加</w:t>
      </w:r>
      <w:r w:rsidR="00E13CC6">
        <w:rPr>
          <w:rFonts w:hint="eastAsia"/>
        </w:rPr>
        <w:t>商家行业竞争力</w:t>
      </w:r>
      <w:r w:rsidR="0064106B">
        <w:rPr>
          <w:rFonts w:hint="eastAsia"/>
        </w:rPr>
        <w:t>成为一个急需解决的问题。</w:t>
      </w:r>
    </w:p>
    <w:p w14:paraId="290DAB65" w14:textId="18212675" w:rsidR="00F06F4B" w:rsidRPr="00636514" w:rsidRDefault="00F06F4B" w:rsidP="007341F7">
      <w:pPr>
        <w:pStyle w:val="2"/>
      </w:pPr>
      <w:bookmarkStart w:id="132" w:name="_Toc492673750"/>
      <w:bookmarkStart w:id="133" w:name="_Toc498678398"/>
      <w:r w:rsidRPr="00636514">
        <w:rPr>
          <w:rFonts w:hint="eastAsia"/>
        </w:rPr>
        <w:t>1</w:t>
      </w:r>
      <w:r w:rsidR="00557471">
        <w:t>.3</w:t>
      </w:r>
      <w:r w:rsidR="00810CCE">
        <w:t xml:space="preserve"> </w:t>
      </w:r>
      <w:bookmarkEnd w:id="132"/>
      <w:bookmarkEnd w:id="133"/>
      <w:r w:rsidR="00810CCE">
        <w:rPr>
          <w:rFonts w:hint="eastAsia"/>
          <w:lang w:eastAsia="zh-CN"/>
        </w:rPr>
        <w:t>课题研究的目标</w:t>
      </w:r>
      <w:r w:rsidR="00E2456F">
        <w:rPr>
          <w:rFonts w:hint="eastAsia"/>
          <w:lang w:eastAsia="zh-CN"/>
        </w:rPr>
        <w:t>和</w:t>
      </w:r>
      <w:r w:rsidR="002E1E0A">
        <w:rPr>
          <w:rFonts w:hint="eastAsia"/>
          <w:lang w:eastAsia="zh-CN"/>
        </w:rPr>
        <w:t>意义</w:t>
      </w:r>
    </w:p>
    <w:p w14:paraId="410FC35B" w14:textId="249ED432" w:rsidR="00504E62" w:rsidRDefault="002041C1" w:rsidP="009B100E">
      <w:pPr>
        <w:ind w:firstLine="480"/>
      </w:pPr>
      <w:r>
        <w:rPr>
          <w:rFonts w:hint="eastAsia"/>
        </w:rPr>
        <w:t>目前我国的自动售货机运营商多数为中小型企业，</w:t>
      </w:r>
      <w:r w:rsidR="00064734">
        <w:rPr>
          <w:rFonts w:hint="eastAsia"/>
        </w:rPr>
        <w:t>其</w:t>
      </w:r>
      <w:r w:rsidR="00064734">
        <w:rPr>
          <w:rFonts w:hint="eastAsia"/>
        </w:rPr>
        <w:t>信息化程度低、管理手段落后、人工成本高</w:t>
      </w:r>
      <w:r w:rsidR="0016622A">
        <w:rPr>
          <w:rFonts w:hint="eastAsia"/>
        </w:rPr>
        <w:t>。</w:t>
      </w:r>
      <w:r w:rsidR="00432933">
        <w:rPr>
          <w:rFonts w:hint="eastAsia"/>
        </w:rPr>
        <w:t>自动售货机销售终端无法联网管理</w:t>
      </w:r>
      <w:r w:rsidR="00064734">
        <w:rPr>
          <w:rFonts w:hint="eastAsia"/>
        </w:rPr>
        <w:t>、支付方式单</w:t>
      </w:r>
      <w:r w:rsidR="00A07318">
        <w:rPr>
          <w:rFonts w:hint="eastAsia"/>
        </w:rPr>
        <w:t>一</w:t>
      </w:r>
      <w:r w:rsidR="00503CB0">
        <w:rPr>
          <w:rFonts w:hint="eastAsia"/>
        </w:rPr>
        <w:t>、</w:t>
      </w:r>
      <w:r w:rsidR="0098278B">
        <w:rPr>
          <w:rFonts w:hint="eastAsia"/>
        </w:rPr>
        <w:t>功能老旧</w:t>
      </w:r>
      <w:r w:rsidR="00503CB0">
        <w:rPr>
          <w:rFonts w:hint="eastAsia"/>
        </w:rPr>
        <w:t>、</w:t>
      </w:r>
      <w:r w:rsidR="0098278B">
        <w:rPr>
          <w:rFonts w:hint="eastAsia"/>
        </w:rPr>
        <w:t>难以</w:t>
      </w:r>
      <w:r w:rsidR="00432933">
        <w:rPr>
          <w:rFonts w:hint="eastAsia"/>
        </w:rPr>
        <w:t>在此基础上</w:t>
      </w:r>
      <w:r w:rsidR="0098278B">
        <w:rPr>
          <w:rFonts w:hint="eastAsia"/>
        </w:rPr>
        <w:t>进行</w:t>
      </w:r>
      <w:r w:rsidR="0016622A">
        <w:rPr>
          <w:rFonts w:hint="eastAsia"/>
        </w:rPr>
        <w:t>增值</w:t>
      </w:r>
      <w:r w:rsidR="0098278B">
        <w:rPr>
          <w:rFonts w:hint="eastAsia"/>
        </w:rPr>
        <w:t>功能的拓展</w:t>
      </w:r>
      <w:r w:rsidR="00A6253E">
        <w:rPr>
          <w:rFonts w:hint="eastAsia"/>
        </w:rPr>
        <w:t>。以上</w:t>
      </w:r>
      <w:r w:rsidR="008B0CB4">
        <w:rPr>
          <w:rFonts w:hint="eastAsia"/>
        </w:rPr>
        <w:t>因素</w:t>
      </w:r>
      <w:r w:rsidR="00BD1941">
        <w:rPr>
          <w:rFonts w:hint="eastAsia"/>
        </w:rPr>
        <w:t>极大地限制了国内自动售货机业务的推广</w:t>
      </w:r>
      <w:r w:rsidR="00A07318">
        <w:rPr>
          <w:rFonts w:hint="eastAsia"/>
        </w:rPr>
        <w:t>。</w:t>
      </w:r>
      <w:r w:rsidR="0065003D">
        <w:rPr>
          <w:rFonts w:hint="eastAsia"/>
        </w:rPr>
        <w:t>基于</w:t>
      </w:r>
      <w:r w:rsidR="00AF7D0C">
        <w:rPr>
          <w:rFonts w:hint="eastAsia"/>
        </w:rPr>
        <w:t>国内中小型企业不具备独立承担开发和运维联网自动售货机的能力，或者更换新型售货机的财力等一系列问题</w:t>
      </w:r>
      <w:r w:rsidR="0065003D">
        <w:rPr>
          <w:rFonts w:hint="eastAsia"/>
        </w:rPr>
        <w:t>，</w:t>
      </w:r>
      <w:r w:rsidR="0064746D">
        <w:rPr>
          <w:rFonts w:hint="eastAsia"/>
        </w:rPr>
        <w:t>本文提出了</w:t>
      </w:r>
      <w:r w:rsidR="00086D88">
        <w:rPr>
          <w:rFonts w:hint="eastAsia"/>
        </w:rPr>
        <w:t>通过外接</w:t>
      </w:r>
      <w:r w:rsidR="00086D88">
        <w:rPr>
          <w:rFonts w:hint="eastAsia"/>
        </w:rPr>
        <w:t>Android</w:t>
      </w:r>
      <w:r w:rsidR="00086D88">
        <w:rPr>
          <w:rFonts w:hint="eastAsia"/>
        </w:rPr>
        <w:t>设备</w:t>
      </w:r>
      <w:r w:rsidR="0064746D">
        <w:rPr>
          <w:rFonts w:hint="eastAsia"/>
        </w:rPr>
        <w:t>改造传统自动</w:t>
      </w:r>
      <w:r w:rsidR="00086D88">
        <w:rPr>
          <w:rFonts w:hint="eastAsia"/>
        </w:rPr>
        <w:t>售货机</w:t>
      </w:r>
      <w:r w:rsidR="001434FA">
        <w:rPr>
          <w:rFonts w:hint="eastAsia"/>
        </w:rPr>
        <w:t>，</w:t>
      </w:r>
      <w:r w:rsidR="0064746D">
        <w:rPr>
          <w:rFonts w:hint="eastAsia"/>
        </w:rPr>
        <w:t>并实现可</w:t>
      </w:r>
      <w:r w:rsidR="00FD76DB">
        <w:rPr>
          <w:rFonts w:hint="eastAsia"/>
        </w:rPr>
        <w:t>共享</w:t>
      </w:r>
      <w:r w:rsidR="0064746D">
        <w:rPr>
          <w:rFonts w:hint="eastAsia"/>
        </w:rPr>
        <w:t>云平台的</w:t>
      </w:r>
      <w:r w:rsidR="00FD76DB">
        <w:rPr>
          <w:rFonts w:hint="eastAsia"/>
        </w:rPr>
        <w:t>信息化</w:t>
      </w:r>
      <w:r w:rsidR="0064746D">
        <w:rPr>
          <w:rFonts w:hint="eastAsia"/>
        </w:rPr>
        <w:t>设计方案。</w:t>
      </w:r>
    </w:p>
    <w:p w14:paraId="316894F1" w14:textId="300CB8DA" w:rsidR="009B100E" w:rsidRDefault="00064734" w:rsidP="009B100E">
      <w:pPr>
        <w:ind w:firstLine="480"/>
      </w:pPr>
      <w:r>
        <w:rPr>
          <w:rFonts w:hint="eastAsia"/>
        </w:rPr>
        <w:t>本课题的</w:t>
      </w:r>
      <w:r w:rsidR="003331D1">
        <w:rPr>
          <w:rFonts w:hint="eastAsia"/>
        </w:rPr>
        <w:t>目的</w:t>
      </w:r>
      <w:r>
        <w:rPr>
          <w:rFonts w:hint="eastAsia"/>
        </w:rPr>
        <w:t>是设计一个自动售货机云平台系统</w:t>
      </w:r>
      <w:r w:rsidR="00CC08AA">
        <w:rPr>
          <w:rFonts w:hint="eastAsia"/>
        </w:rPr>
        <w:t>（以下简称</w:t>
      </w:r>
      <w:r w:rsidR="00DB0D4B">
        <w:rPr>
          <w:rFonts w:hint="eastAsia"/>
        </w:rPr>
        <w:t>“</w:t>
      </w:r>
      <w:r w:rsidR="00DB0D4B">
        <w:rPr>
          <w:rFonts w:hint="eastAsia"/>
        </w:rPr>
        <w:t>VM</w:t>
      </w:r>
      <w:r w:rsidR="00DB0D4B">
        <w:t>C</w:t>
      </w:r>
      <w:r w:rsidR="00206918">
        <w:rPr>
          <w:rFonts w:hint="eastAsia"/>
        </w:rPr>
        <w:t>loud</w:t>
      </w:r>
      <w:r w:rsidR="00DB0D4B">
        <w:t>Platform</w:t>
      </w:r>
      <w:r w:rsidR="00DB0D4B">
        <w:rPr>
          <w:rFonts w:hint="eastAsia"/>
        </w:rPr>
        <w:t>系统</w:t>
      </w:r>
      <w:r w:rsidR="00DB0D4B">
        <w:t>”</w:t>
      </w:r>
      <w:r w:rsidR="00CC08AA">
        <w:rPr>
          <w:rFonts w:hint="eastAsia"/>
        </w:rPr>
        <w:t>）</w:t>
      </w:r>
      <w:r>
        <w:rPr>
          <w:rFonts w:hint="eastAsia"/>
        </w:rPr>
        <w:t>，</w:t>
      </w:r>
      <w:r w:rsidR="00324023">
        <w:rPr>
          <w:rFonts w:hint="eastAsia"/>
        </w:rPr>
        <w:t>该平台系统还包括相应的终端软件</w:t>
      </w:r>
      <w:r w:rsidR="001A3EF1">
        <w:rPr>
          <w:rFonts w:hint="eastAsia"/>
        </w:rPr>
        <w:t>，</w:t>
      </w:r>
      <w:r w:rsidR="00E261CC">
        <w:rPr>
          <w:rFonts w:hint="eastAsia"/>
        </w:rPr>
        <w:t>分别是</w:t>
      </w:r>
      <w:r w:rsidR="00910D33">
        <w:rPr>
          <w:rFonts w:hint="eastAsia"/>
        </w:rPr>
        <w:t>自动售货机终端的售货</w:t>
      </w:r>
      <w:r w:rsidR="00910D33">
        <w:rPr>
          <w:rFonts w:hint="eastAsia"/>
        </w:rPr>
        <w:t>APP</w:t>
      </w:r>
      <w:r w:rsidR="00910D33">
        <w:rPr>
          <w:rFonts w:hint="eastAsia"/>
        </w:rPr>
        <w:t>（以下简称“</w:t>
      </w:r>
      <w:r w:rsidR="00910D33">
        <w:rPr>
          <w:rFonts w:hint="eastAsia"/>
        </w:rPr>
        <w:t>V</w:t>
      </w:r>
      <w:r w:rsidR="00910D33">
        <w:t>MS</w:t>
      </w:r>
      <w:r w:rsidR="004A713B">
        <w:rPr>
          <w:rFonts w:hint="eastAsia"/>
        </w:rPr>
        <w:t>ale</w:t>
      </w:r>
      <w:r w:rsidR="00910D33">
        <w:t xml:space="preserve"> A</w:t>
      </w:r>
      <w:r w:rsidR="00D560DC">
        <w:t>PP</w:t>
      </w:r>
      <w:r w:rsidR="00910D33">
        <w:rPr>
          <w:rFonts w:hint="eastAsia"/>
        </w:rPr>
        <w:t>”）</w:t>
      </w:r>
      <w:r w:rsidR="004A713B">
        <w:rPr>
          <w:rFonts w:hint="eastAsia"/>
        </w:rPr>
        <w:t>和自动售货机运营商营业员使用的</w:t>
      </w:r>
      <w:r w:rsidR="002A5038">
        <w:rPr>
          <w:rFonts w:hint="eastAsia"/>
        </w:rPr>
        <w:t>售货机</w:t>
      </w:r>
      <w:r w:rsidR="004A713B">
        <w:rPr>
          <w:rFonts w:hint="eastAsia"/>
        </w:rPr>
        <w:t>运营管理</w:t>
      </w:r>
      <w:r w:rsidR="004A713B">
        <w:rPr>
          <w:rFonts w:hint="eastAsia"/>
        </w:rPr>
        <w:t>APP</w:t>
      </w:r>
      <w:r w:rsidR="004A713B">
        <w:rPr>
          <w:rFonts w:hint="eastAsia"/>
        </w:rPr>
        <w:t>（</w:t>
      </w:r>
      <w:r w:rsidR="0009699C">
        <w:rPr>
          <w:rFonts w:hint="eastAsia"/>
        </w:rPr>
        <w:t>以下简称</w:t>
      </w:r>
      <w:r w:rsidR="001B2887">
        <w:rPr>
          <w:rFonts w:hint="eastAsia"/>
        </w:rPr>
        <w:t>“</w:t>
      </w:r>
      <w:r w:rsidR="00542696">
        <w:rPr>
          <w:rFonts w:hint="eastAsia"/>
        </w:rPr>
        <w:t>VM</w:t>
      </w:r>
      <w:r w:rsidR="0044441B">
        <w:rPr>
          <w:rFonts w:hint="eastAsia"/>
        </w:rPr>
        <w:t>Manage</w:t>
      </w:r>
      <w:r w:rsidR="00542696">
        <w:t xml:space="preserve"> </w:t>
      </w:r>
      <w:r w:rsidR="0044441B">
        <w:t>APP</w:t>
      </w:r>
      <w:r w:rsidR="001B2887">
        <w:rPr>
          <w:rFonts w:hint="eastAsia"/>
        </w:rPr>
        <w:t>”</w:t>
      </w:r>
      <w:r w:rsidR="004A713B">
        <w:rPr>
          <w:rFonts w:hint="eastAsia"/>
        </w:rPr>
        <w:t>）</w:t>
      </w:r>
      <w:r w:rsidR="008A70BA">
        <w:rPr>
          <w:rFonts w:hint="eastAsia"/>
        </w:rPr>
        <w:t>。</w:t>
      </w:r>
      <w:r>
        <w:rPr>
          <w:rFonts w:hint="eastAsia"/>
        </w:rPr>
        <w:t>旨在</w:t>
      </w:r>
      <w:r w:rsidR="001C68EF">
        <w:rPr>
          <w:rFonts w:hint="eastAsia"/>
        </w:rPr>
        <w:t>以较低的成本帮助自动售货机中小型企业实现信息化管理和智能化的售货机终端</w:t>
      </w:r>
      <w:r w:rsidR="00054A9F">
        <w:rPr>
          <w:rFonts w:hint="eastAsia"/>
        </w:rPr>
        <w:t>，增强</w:t>
      </w:r>
      <w:r w:rsidR="008C721E">
        <w:rPr>
          <w:rFonts w:hint="eastAsia"/>
        </w:rPr>
        <w:t>自动售货机商家</w:t>
      </w:r>
      <w:r w:rsidR="00624BCB">
        <w:rPr>
          <w:rFonts w:hint="eastAsia"/>
        </w:rPr>
        <w:t>在行业内</w:t>
      </w:r>
      <w:r w:rsidR="00054A9F">
        <w:rPr>
          <w:rFonts w:hint="eastAsia"/>
        </w:rPr>
        <w:t>的竞争力。</w:t>
      </w:r>
    </w:p>
    <w:p w14:paraId="7DB016FE" w14:textId="7A1C28DA" w:rsidR="0085427D" w:rsidRDefault="00566A1D" w:rsidP="004B4808">
      <w:pPr>
        <w:ind w:firstLine="480"/>
      </w:pPr>
      <w:r>
        <w:rPr>
          <w:rFonts w:hint="eastAsia"/>
        </w:rPr>
        <w:t>VM</w:t>
      </w:r>
      <w:r>
        <w:t>C</w:t>
      </w:r>
      <w:r>
        <w:rPr>
          <w:rFonts w:hint="eastAsia"/>
        </w:rPr>
        <w:t>loud</w:t>
      </w:r>
      <w:r>
        <w:t>Platform</w:t>
      </w:r>
      <w:r>
        <w:rPr>
          <w:rFonts w:hint="eastAsia"/>
        </w:rPr>
        <w:t>系统</w:t>
      </w:r>
      <w:r w:rsidR="00B11031">
        <w:rPr>
          <w:rFonts w:hint="eastAsia"/>
        </w:rPr>
        <w:t>由自动售货机厂商</w:t>
      </w:r>
      <w:r>
        <w:rPr>
          <w:rFonts w:hint="eastAsia"/>
        </w:rPr>
        <w:t>进行管理，</w:t>
      </w:r>
      <w:r w:rsidR="008910B0">
        <w:rPr>
          <w:rFonts w:hint="eastAsia"/>
        </w:rPr>
        <w:t>将普通</w:t>
      </w:r>
      <w:r w:rsidR="008910B0">
        <w:rPr>
          <w:rFonts w:hint="eastAsia"/>
        </w:rPr>
        <w:t>web</w:t>
      </w:r>
      <w:r w:rsidR="00B5495B">
        <w:rPr>
          <w:rFonts w:hint="eastAsia"/>
        </w:rPr>
        <w:t>应用升级为共享应用。</w:t>
      </w:r>
      <w:r w:rsidR="00857C58">
        <w:rPr>
          <w:rFonts w:hint="eastAsia"/>
        </w:rPr>
        <w:t>运营商</w:t>
      </w:r>
      <w:r w:rsidR="00857C58" w:rsidRPr="00636514">
        <w:rPr>
          <w:rFonts w:hint="eastAsia"/>
        </w:rPr>
        <w:t>将功能实现完全托付给</w:t>
      </w:r>
      <w:r w:rsidR="00857C58">
        <w:t>厂商</w:t>
      </w:r>
      <w:r w:rsidR="00857C58" w:rsidRPr="00636514">
        <w:rPr>
          <w:rFonts w:hint="eastAsia"/>
        </w:rPr>
        <w:t>，不需要考虑软件的开发、维护和升级，</w:t>
      </w:r>
      <w:r w:rsidR="00E70FF2">
        <w:rPr>
          <w:rFonts w:hint="eastAsia"/>
        </w:rPr>
        <w:t>为</w:t>
      </w:r>
      <w:r w:rsidR="00251E72">
        <w:rPr>
          <w:rFonts w:hint="eastAsia"/>
        </w:rPr>
        <w:t>多个</w:t>
      </w:r>
      <w:r w:rsidR="00E70FF2">
        <w:rPr>
          <w:rFonts w:hint="eastAsia"/>
        </w:rPr>
        <w:t>中小型运营商提供低</w:t>
      </w:r>
      <w:r w:rsidR="00282073">
        <w:rPr>
          <w:rFonts w:hint="eastAsia"/>
        </w:rPr>
        <w:t>价</w:t>
      </w:r>
      <w:r w:rsidR="00E70FF2">
        <w:rPr>
          <w:rFonts w:hint="eastAsia"/>
        </w:rPr>
        <w:t>的管理</w:t>
      </w:r>
      <w:r w:rsidR="00376385">
        <w:rPr>
          <w:rFonts w:hint="eastAsia"/>
        </w:rPr>
        <w:t>服务</w:t>
      </w:r>
      <w:r w:rsidR="009D6260">
        <w:rPr>
          <w:rFonts w:hint="eastAsia"/>
        </w:rPr>
        <w:t>，从整体上</w:t>
      </w:r>
      <w:r w:rsidR="009D6260">
        <w:t>减少</w:t>
      </w:r>
      <w:r w:rsidR="009D6260" w:rsidRPr="00636514">
        <w:rPr>
          <w:rFonts w:hint="eastAsia"/>
        </w:rPr>
        <w:t>软件开发和软件维护的成本</w:t>
      </w:r>
      <w:r w:rsidR="00D6127F">
        <w:rPr>
          <w:rFonts w:hint="eastAsia"/>
        </w:rPr>
        <w:t>。</w:t>
      </w:r>
      <w:r w:rsidR="00877590">
        <w:rPr>
          <w:rFonts w:hint="eastAsia"/>
        </w:rPr>
        <w:t>VM</w:t>
      </w:r>
      <w:r w:rsidR="00877590">
        <w:t>C</w:t>
      </w:r>
      <w:r w:rsidR="00877590">
        <w:rPr>
          <w:rFonts w:hint="eastAsia"/>
        </w:rPr>
        <w:t>loud</w:t>
      </w:r>
      <w:r w:rsidR="00877590">
        <w:t>Platform</w:t>
      </w:r>
      <w:r w:rsidR="00C67356">
        <w:rPr>
          <w:rFonts w:hint="eastAsia"/>
        </w:rPr>
        <w:t>系统为运营商提供用户管理、售货机管理、商品</w:t>
      </w:r>
      <w:r w:rsidR="00C67356">
        <w:rPr>
          <w:rFonts w:hint="eastAsia"/>
        </w:rPr>
        <w:lastRenderedPageBreak/>
        <w:t>管理、货道管理和订单管理等功能，去支持自动售货机终端的运营工作，从而提高员工的办事效率、</w:t>
      </w:r>
      <w:r w:rsidR="009F03F2">
        <w:rPr>
          <w:rFonts w:hint="eastAsia"/>
        </w:rPr>
        <w:t>减少人员的浪费、</w:t>
      </w:r>
      <w:r w:rsidR="00C67356">
        <w:rPr>
          <w:rFonts w:hint="eastAsia"/>
        </w:rPr>
        <w:t>降低出错率。</w:t>
      </w:r>
      <w:r w:rsidR="001F2649">
        <w:rPr>
          <w:rFonts w:hint="eastAsia"/>
        </w:rPr>
        <w:t>V</w:t>
      </w:r>
      <w:r w:rsidR="001F2649">
        <w:t>MS</w:t>
      </w:r>
      <w:r w:rsidR="001F2649">
        <w:rPr>
          <w:rFonts w:hint="eastAsia"/>
        </w:rPr>
        <w:t>ale</w:t>
      </w:r>
      <w:r w:rsidR="001F2649">
        <w:t xml:space="preserve"> APP</w:t>
      </w:r>
      <w:r w:rsidR="00786BB2">
        <w:rPr>
          <w:rFonts w:hint="eastAsia"/>
        </w:rPr>
        <w:t>实现售货机的</w:t>
      </w:r>
      <w:r w:rsidR="0011706C">
        <w:rPr>
          <w:rFonts w:hint="eastAsia"/>
        </w:rPr>
        <w:t>日常售货</w:t>
      </w:r>
      <w:r w:rsidR="00786BB2">
        <w:rPr>
          <w:rFonts w:hint="eastAsia"/>
        </w:rPr>
        <w:t>、</w:t>
      </w:r>
      <w:r w:rsidR="00607753">
        <w:rPr>
          <w:rFonts w:hint="eastAsia"/>
        </w:rPr>
        <w:t>提供多元移动支付功能、电子广告播放</w:t>
      </w:r>
      <w:r w:rsidR="00592468">
        <w:rPr>
          <w:rFonts w:hint="eastAsia"/>
        </w:rPr>
        <w:t>和</w:t>
      </w:r>
      <w:r w:rsidR="00607753">
        <w:rPr>
          <w:rFonts w:hint="eastAsia"/>
        </w:rPr>
        <w:t>系统</w:t>
      </w:r>
      <w:r w:rsidR="00592468">
        <w:rPr>
          <w:rFonts w:hint="eastAsia"/>
        </w:rPr>
        <w:t>的</w:t>
      </w:r>
      <w:r w:rsidR="0011706C">
        <w:rPr>
          <w:rFonts w:hint="eastAsia"/>
        </w:rPr>
        <w:t>实时监控</w:t>
      </w:r>
      <w:r w:rsidR="00786BB2">
        <w:rPr>
          <w:rFonts w:hint="eastAsia"/>
        </w:rPr>
        <w:t>，并</w:t>
      </w:r>
      <w:r w:rsidR="00607753">
        <w:rPr>
          <w:rFonts w:hint="eastAsia"/>
        </w:rPr>
        <w:t>将终端信息进行</w:t>
      </w:r>
      <w:r w:rsidR="00786BB2">
        <w:rPr>
          <w:rFonts w:hint="eastAsia"/>
        </w:rPr>
        <w:t>封装和发送</w:t>
      </w:r>
      <w:r w:rsidR="0011706C">
        <w:rPr>
          <w:rFonts w:hint="eastAsia"/>
        </w:rPr>
        <w:t>。</w:t>
      </w:r>
      <w:r w:rsidR="00C53A5C">
        <w:rPr>
          <w:rFonts w:hint="eastAsia"/>
        </w:rPr>
        <w:t>VMManage</w:t>
      </w:r>
      <w:r w:rsidR="00C53A5C">
        <w:t xml:space="preserve"> A</w:t>
      </w:r>
      <w:r w:rsidR="00C53A5C">
        <w:rPr>
          <w:rFonts w:hint="eastAsia"/>
        </w:rPr>
        <w:t>PP</w:t>
      </w:r>
      <w:r w:rsidR="00273F49">
        <w:rPr>
          <w:rFonts w:hint="eastAsia"/>
        </w:rPr>
        <w:t>实现自动售货机营业员在上货现场进行售货机信息的实时更新</w:t>
      </w:r>
      <w:r w:rsidR="004B4808">
        <w:rPr>
          <w:rFonts w:hint="eastAsia"/>
        </w:rPr>
        <w:t>，提高营业员的工作效率</w:t>
      </w:r>
      <w:r w:rsidR="00273F49">
        <w:rPr>
          <w:rFonts w:hint="eastAsia"/>
        </w:rPr>
        <w:t>。</w:t>
      </w:r>
    </w:p>
    <w:p w14:paraId="02C80C6E" w14:textId="33B7C1CC" w:rsidR="00F06F4B" w:rsidRPr="00636514" w:rsidRDefault="00F06F4B" w:rsidP="007341F7">
      <w:pPr>
        <w:pStyle w:val="2"/>
      </w:pPr>
      <w:bookmarkStart w:id="134" w:name="_Toc492673751"/>
      <w:bookmarkStart w:id="135" w:name="_Toc498678399"/>
      <w:r w:rsidRPr="00636514">
        <w:rPr>
          <w:rFonts w:hint="eastAsia"/>
        </w:rPr>
        <w:t>1.4</w:t>
      </w:r>
      <w:commentRangeStart w:id="136"/>
      <w:r w:rsidRPr="00636514">
        <w:t xml:space="preserve"> </w:t>
      </w:r>
      <w:bookmarkEnd w:id="134"/>
      <w:r w:rsidR="00301A6F">
        <w:rPr>
          <w:rFonts w:hint="eastAsia"/>
          <w:lang w:eastAsia="zh-CN"/>
        </w:rPr>
        <w:t>论文的组织结构</w:t>
      </w:r>
      <w:commentRangeEnd w:id="136"/>
      <w:r w:rsidR="00B802AD">
        <w:rPr>
          <w:rStyle w:val="aa"/>
          <w:rFonts w:ascii="Times New Roman" w:eastAsiaTheme="minorEastAsia" w:hAnsi="Times New Roman"/>
          <w:b w:val="0"/>
          <w:bCs w:val="0"/>
        </w:rPr>
        <w:commentReference w:id="136"/>
      </w:r>
      <w:bookmarkEnd w:id="135"/>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10ACE56A"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C30A37">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行业中小型运营商</w:t>
      </w:r>
      <w:r w:rsidR="00C30A37">
        <w:rPr>
          <w:rFonts w:hint="eastAsia"/>
        </w:rPr>
        <w:t>面临的问题</w:t>
      </w:r>
      <w:r w:rsidR="00185D00">
        <w:rPr>
          <w:rFonts w:hint="eastAsia"/>
        </w:rPr>
        <w:t>，提出实现基于</w:t>
      </w:r>
      <w:r w:rsidR="00185D00">
        <w:rPr>
          <w:rFonts w:hint="eastAsia"/>
        </w:rPr>
        <w:t>SaaS</w:t>
      </w:r>
      <w:r w:rsidR="00925150">
        <w:rPr>
          <w:rFonts w:hint="eastAsia"/>
        </w:rPr>
        <w:t>的</w:t>
      </w:r>
      <w:r w:rsidR="00F01280">
        <w:rPr>
          <w:rFonts w:hint="eastAsia"/>
        </w:rPr>
        <w:t>VM</w:t>
      </w:r>
      <w:r w:rsidR="00F01280">
        <w:t>C</w:t>
      </w:r>
      <w:r w:rsidR="00F01280">
        <w:rPr>
          <w:rFonts w:hint="eastAsia"/>
        </w:rPr>
        <w:t>loud</w:t>
      </w:r>
      <w:r w:rsidR="00F01280">
        <w:t>Platform</w:t>
      </w:r>
      <w:r w:rsidR="00F01280">
        <w:rPr>
          <w:rFonts w:hint="eastAsia"/>
        </w:rPr>
        <w:t>系统</w:t>
      </w:r>
      <w:r w:rsidR="00185D00">
        <w:rPr>
          <w:rFonts w:hint="eastAsia"/>
        </w:rPr>
        <w:t>和基于</w:t>
      </w:r>
      <w:r w:rsidR="00185D00">
        <w:rPr>
          <w:rFonts w:hint="eastAsia"/>
        </w:rPr>
        <w:t>4G</w:t>
      </w:r>
      <w:r w:rsidR="00185D00">
        <w:rPr>
          <w:rFonts w:hint="eastAsia"/>
        </w:rPr>
        <w:t>网络的</w:t>
      </w:r>
      <w:r w:rsidR="009D171D">
        <w:rPr>
          <w:rFonts w:hint="eastAsia"/>
        </w:rPr>
        <w:t>V</w:t>
      </w:r>
      <w:r w:rsidR="009D171D">
        <w:t>MS</w:t>
      </w:r>
      <w:r w:rsidR="009D171D">
        <w:rPr>
          <w:rFonts w:hint="eastAsia"/>
        </w:rPr>
        <w:t>ale</w:t>
      </w:r>
      <w:r w:rsidR="009D171D">
        <w:t xml:space="preserve"> APP</w:t>
      </w:r>
      <w:r w:rsidR="009D171D">
        <w:rPr>
          <w:rFonts w:hint="eastAsia"/>
        </w:rPr>
        <w:t>和</w:t>
      </w:r>
      <w:r w:rsidR="009D171D">
        <w:rPr>
          <w:rFonts w:hint="eastAsia"/>
        </w:rPr>
        <w:t>VMManage</w:t>
      </w:r>
      <w:r w:rsidR="009D171D">
        <w:t xml:space="preserve"> APP</w:t>
      </w:r>
      <w:r w:rsidR="00185D00">
        <w:rPr>
          <w:rFonts w:hint="eastAsia"/>
        </w:rPr>
        <w:t>，并对主要研究任务进行了阐述。</w:t>
      </w:r>
    </w:p>
    <w:p w14:paraId="4CC04A36" w14:textId="3E4364B9" w:rsidR="00F06F4B" w:rsidRPr="00636514" w:rsidRDefault="00393607" w:rsidP="00393607">
      <w:pPr>
        <w:ind w:firstLineChars="0" w:firstLine="420"/>
      </w:pPr>
      <w:r>
        <w:t>第</w:t>
      </w:r>
      <w:r>
        <w:t>2</w:t>
      </w:r>
      <w:r>
        <w:t>章</w:t>
      </w:r>
      <w:r>
        <w:rPr>
          <w:rFonts w:hint="eastAsia"/>
        </w:rPr>
        <w:t>：</w:t>
      </w:r>
      <w:r w:rsidR="00367372">
        <w:rPr>
          <w:rFonts w:hint="eastAsia"/>
        </w:rPr>
        <w:t>系统研究相关技术分析</w:t>
      </w:r>
      <w:r w:rsidR="00F06F4B" w:rsidRPr="00636514">
        <w:rPr>
          <w:rFonts w:hint="eastAsia"/>
        </w:rPr>
        <w:t>。主要介绍了</w:t>
      </w:r>
      <w:r w:rsidR="00426B03">
        <w:rPr>
          <w:rFonts w:hint="eastAsia"/>
        </w:rPr>
        <w:t>系统开发涉及的</w:t>
      </w:r>
      <w:r w:rsidR="00F06F4B" w:rsidRPr="00636514">
        <w:rPr>
          <w:rFonts w:hint="eastAsia"/>
        </w:rPr>
        <w:t>J2EE</w:t>
      </w:r>
      <w:r w:rsidR="00F06F4B" w:rsidRPr="00636514">
        <w:rPr>
          <w:rFonts w:hint="eastAsia"/>
        </w:rPr>
        <w:t>体系结构、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F06F4B" w:rsidRPr="00636514">
        <w:rPr>
          <w:rFonts w:hint="eastAsia"/>
        </w:rPr>
        <w:t>Android</w:t>
      </w:r>
      <w:r w:rsidR="00F06F4B" w:rsidRPr="00636514">
        <w:rPr>
          <w:rFonts w:hint="eastAsia"/>
        </w:rPr>
        <w:t>和其他相关技术。</w:t>
      </w:r>
    </w:p>
    <w:p w14:paraId="07EBE1B2" w14:textId="307DFF00" w:rsidR="00F06F4B" w:rsidRPr="00636514" w:rsidRDefault="00393607" w:rsidP="00393607">
      <w:pPr>
        <w:ind w:firstLineChars="0" w:firstLine="420"/>
      </w:pPr>
      <w:r>
        <w:t>第</w:t>
      </w:r>
      <w:r>
        <w:rPr>
          <w:rFonts w:hint="eastAsia"/>
        </w:rPr>
        <w:t>3</w:t>
      </w:r>
      <w:r>
        <w:rPr>
          <w:rFonts w:hint="eastAsia"/>
        </w:rPr>
        <w:t>章：</w:t>
      </w:r>
      <w:r w:rsidR="0077231F">
        <w:rPr>
          <w:rFonts w:hint="eastAsia"/>
        </w:rPr>
        <w:t>VMCloudPlatform</w:t>
      </w:r>
      <w:r w:rsidR="0077231F">
        <w:rPr>
          <w:rFonts w:hint="eastAsia"/>
        </w:rPr>
        <w:t>系统</w:t>
      </w:r>
      <w:r w:rsidR="00367372">
        <w:rPr>
          <w:rFonts w:hint="eastAsia"/>
        </w:rPr>
        <w:t>的</w:t>
      </w:r>
      <w:r w:rsidR="00F06F4B" w:rsidRPr="00636514">
        <w:t>需求分析</w:t>
      </w:r>
      <w:r w:rsidR="00F06F4B" w:rsidRPr="00636514">
        <w:rPr>
          <w:rFonts w:hint="eastAsia"/>
        </w:rPr>
        <w:t>。</w:t>
      </w:r>
      <w:r w:rsidR="00F06F4B" w:rsidRPr="00636514">
        <w:t>主要介绍</w:t>
      </w:r>
      <w:r w:rsidR="0077231F">
        <w:rPr>
          <w:rFonts w:hint="eastAsia"/>
        </w:rPr>
        <w:t>VMCloudPlatform</w:t>
      </w:r>
      <w:r w:rsidR="0077231F">
        <w:rPr>
          <w:rFonts w:hint="eastAsia"/>
        </w:rPr>
        <w:t>系统</w:t>
      </w:r>
      <w:r w:rsidR="00F06F4B" w:rsidRPr="00636514">
        <w:t>的需求分析</w:t>
      </w:r>
      <w:r w:rsidR="00F06F4B" w:rsidRPr="00636514">
        <w:rPr>
          <w:rFonts w:hint="eastAsia"/>
        </w:rPr>
        <w:t>和用例图。从两个方面</w:t>
      </w:r>
      <w:r w:rsidR="00D942AB">
        <w:t>介绍</w:t>
      </w:r>
      <w:r w:rsidR="00F06F4B" w:rsidRPr="00636514">
        <w:rPr>
          <w:rFonts w:hint="eastAsia"/>
        </w:rPr>
        <w:t>，一个为</w:t>
      </w:r>
      <w:r w:rsidR="00A4367D">
        <w:rPr>
          <w:rFonts w:hint="eastAsia"/>
        </w:rPr>
        <w:t>VM</w:t>
      </w:r>
      <w:r w:rsidR="00A4367D">
        <w:t>C</w:t>
      </w:r>
      <w:r w:rsidR="00A4367D">
        <w:rPr>
          <w:rFonts w:hint="eastAsia"/>
        </w:rPr>
        <w:t>loud</w:t>
      </w:r>
      <w:r w:rsidR="00A4367D">
        <w:t>Platform</w:t>
      </w:r>
      <w:r w:rsidR="00A4367D">
        <w:rPr>
          <w:rFonts w:hint="eastAsia"/>
        </w:rPr>
        <w:t>系统</w:t>
      </w:r>
      <w:r w:rsidR="00FE7033">
        <w:rPr>
          <w:rFonts w:hint="eastAsia"/>
        </w:rPr>
        <w:t>管理</w:t>
      </w:r>
      <w:r w:rsidR="00F7208C">
        <w:rPr>
          <w:rFonts w:hint="eastAsia"/>
        </w:rPr>
        <w:t>后台</w:t>
      </w:r>
      <w:r w:rsidR="00F06F4B" w:rsidRPr="00636514">
        <w:rPr>
          <w:rFonts w:hint="eastAsia"/>
        </w:rPr>
        <w:t>，一个为</w:t>
      </w:r>
      <w:r w:rsidR="006E5564">
        <w:rPr>
          <w:rFonts w:hint="eastAsia"/>
        </w:rPr>
        <w:t>与之</w:t>
      </w:r>
      <w:r w:rsidR="001E6D0D">
        <w:rPr>
          <w:rFonts w:hint="eastAsia"/>
        </w:rPr>
        <w:t>对应的</w:t>
      </w:r>
      <w:r w:rsidR="00F06F4B" w:rsidRPr="00636514">
        <w:rPr>
          <w:rFonts w:hint="eastAsia"/>
        </w:rPr>
        <w:t>Android</w:t>
      </w:r>
      <w:r w:rsidR="00797F4F">
        <w:rPr>
          <w:rFonts w:hint="eastAsia"/>
        </w:rPr>
        <w:t>终</w:t>
      </w:r>
      <w:r w:rsidR="00F06F4B" w:rsidRPr="00636514">
        <w:rPr>
          <w:rFonts w:hint="eastAsia"/>
        </w:rPr>
        <w:t>端。</w:t>
      </w:r>
    </w:p>
    <w:p w14:paraId="7F3E289A" w14:textId="2EF34B4A" w:rsidR="00F06F4B" w:rsidRPr="00636514" w:rsidRDefault="00393607" w:rsidP="00393607">
      <w:pPr>
        <w:ind w:firstLineChars="0" w:firstLine="420"/>
      </w:pPr>
      <w:r>
        <w:t>第</w:t>
      </w:r>
      <w:r>
        <w:rPr>
          <w:rFonts w:hint="eastAsia"/>
        </w:rPr>
        <w:t>4</w:t>
      </w:r>
      <w:r>
        <w:rPr>
          <w:rFonts w:hint="eastAsia"/>
        </w:rPr>
        <w:t>章：</w:t>
      </w:r>
      <w:r w:rsidR="0077231F">
        <w:rPr>
          <w:rFonts w:hint="eastAsia"/>
        </w:rPr>
        <w:t>VMCloudPlatform</w:t>
      </w:r>
      <w:r w:rsidR="0077231F">
        <w:rPr>
          <w:rFonts w:hint="eastAsia"/>
        </w:rPr>
        <w:t>系统</w:t>
      </w:r>
      <w:r w:rsidR="00367372">
        <w:rPr>
          <w:rFonts w:hint="eastAsia"/>
        </w:rPr>
        <w:t>的</w:t>
      </w:r>
      <w:r w:rsidR="00640BF6">
        <w:rPr>
          <w:rFonts w:hint="eastAsia"/>
        </w:rPr>
        <w:t>系统</w:t>
      </w:r>
      <w:r w:rsidR="00F06F4B" w:rsidRPr="00636514">
        <w:rPr>
          <w:rFonts w:hint="eastAsia"/>
        </w:rPr>
        <w:t>设计。主要介绍</w:t>
      </w:r>
      <w:r w:rsidR="00E248AB">
        <w:rPr>
          <w:rFonts w:hint="eastAsia"/>
        </w:rPr>
        <w:t>自动售货机的网络结构、</w:t>
      </w:r>
      <w:r w:rsidR="00F06F4B" w:rsidRPr="00636514">
        <w:rPr>
          <w:rFonts w:hint="eastAsia"/>
        </w:rPr>
        <w:t>系统的</w:t>
      </w:r>
      <w:r w:rsidR="00F06F4B">
        <w:t>总体架构</w:t>
      </w:r>
      <w:r w:rsidR="00F06F4B" w:rsidRPr="00636514">
        <w:rPr>
          <w:rFonts w:hint="eastAsia"/>
        </w:rPr>
        <w:t>、</w:t>
      </w:r>
      <w:r w:rsidR="00E248AB">
        <w:rPr>
          <w:rFonts w:hint="eastAsia"/>
        </w:rPr>
        <w:t>软件的体系架构</w:t>
      </w:r>
      <w:r w:rsidR="00F06F4B" w:rsidRPr="00636514">
        <w:rPr>
          <w:rFonts w:hint="eastAsia"/>
        </w:rPr>
        <w:t>和数据库设计</w:t>
      </w:r>
      <w:r w:rsidR="00847F3A">
        <w:rPr>
          <w:rFonts w:hint="eastAsia"/>
        </w:rPr>
        <w:t>等</w:t>
      </w:r>
      <w:r w:rsidR="00F06F4B" w:rsidRPr="00636514">
        <w:rPr>
          <w:rFonts w:hint="eastAsia"/>
        </w:rPr>
        <w:t>，并且设计出数据库</w:t>
      </w:r>
      <w:r w:rsidR="00F06F4B" w:rsidRPr="00636514">
        <w:rPr>
          <w:rFonts w:hint="eastAsia"/>
        </w:rPr>
        <w:t>E-R</w:t>
      </w:r>
      <w:r w:rsidR="00F06F4B" w:rsidRPr="00636514">
        <w:rPr>
          <w:rFonts w:hint="eastAsia"/>
        </w:rPr>
        <w:t>图。</w:t>
      </w:r>
    </w:p>
    <w:p w14:paraId="07A7C970" w14:textId="30F302F5" w:rsidR="00B75350" w:rsidRDefault="00393607" w:rsidP="00E4397E">
      <w:pPr>
        <w:ind w:firstLineChars="0" w:firstLine="420"/>
      </w:pPr>
      <w:r>
        <w:t>第</w:t>
      </w:r>
      <w:r>
        <w:rPr>
          <w:rFonts w:hint="eastAsia"/>
        </w:rPr>
        <w:t>5</w:t>
      </w:r>
      <w:r>
        <w:rPr>
          <w:rFonts w:hint="eastAsia"/>
        </w:rPr>
        <w:t>章：</w:t>
      </w:r>
      <w:r w:rsidR="00402EB2">
        <w:rPr>
          <w:rFonts w:hint="eastAsia"/>
        </w:rPr>
        <w:t>VMCloudPlatform</w:t>
      </w:r>
      <w:r w:rsidR="00402EB2">
        <w:rPr>
          <w:rFonts w:hint="eastAsia"/>
        </w:rPr>
        <w:t>系统</w:t>
      </w:r>
      <w:r w:rsidR="00E40F0F">
        <w:rPr>
          <w:rFonts w:hint="eastAsia"/>
        </w:rPr>
        <w:t>的实现</w:t>
      </w:r>
      <w:r w:rsidR="00F06F4B" w:rsidRPr="00636514">
        <w:rPr>
          <w:rFonts w:hint="eastAsia"/>
        </w:rPr>
        <w:t>。主要介绍了租户模块的分析和实现、系统权限的设计和实现、厂商模块和运营商模块的分析实现，并做出相应的时序图。</w:t>
      </w:r>
      <w:r w:rsidR="00E4397E">
        <w:rPr>
          <w:rFonts w:hint="eastAsia"/>
        </w:rPr>
        <w:t>介绍</w:t>
      </w:r>
      <w:r w:rsidR="001C7DF0">
        <w:rPr>
          <w:rFonts w:hint="eastAsia"/>
        </w:rPr>
        <w:t>与之对应的</w:t>
      </w:r>
      <w:r w:rsidR="00D25412">
        <w:rPr>
          <w:rFonts w:hint="eastAsia"/>
        </w:rPr>
        <w:t>VMManage</w:t>
      </w:r>
      <w:r w:rsidR="00D25412">
        <w:t xml:space="preserve"> APP</w:t>
      </w:r>
      <w:r w:rsidR="001C7DF0">
        <w:rPr>
          <w:rFonts w:hint="eastAsia"/>
        </w:rPr>
        <w:t>和</w:t>
      </w:r>
      <w:r w:rsidR="00D25412">
        <w:rPr>
          <w:rFonts w:hint="eastAsia"/>
        </w:rPr>
        <w:t>V</w:t>
      </w:r>
      <w:r w:rsidR="00D25412">
        <w:t>MS</w:t>
      </w:r>
      <w:r w:rsidR="00D25412">
        <w:rPr>
          <w:rFonts w:hint="eastAsia"/>
        </w:rPr>
        <w:t>ale</w:t>
      </w:r>
      <w:r w:rsidR="00D25412">
        <w:t xml:space="preserve"> APP</w:t>
      </w:r>
      <w:r w:rsidR="00F06F4B" w:rsidRPr="00636514">
        <w:rPr>
          <w:rFonts w:hint="eastAsia"/>
        </w:rPr>
        <w:t>的各个模块功能和实现，做出对应的时序图。</w:t>
      </w:r>
    </w:p>
    <w:p w14:paraId="0672BC33" w14:textId="33E07409" w:rsidR="00F06F4B" w:rsidRPr="00636514" w:rsidRDefault="00393607" w:rsidP="00B75350">
      <w:pPr>
        <w:ind w:firstLineChars="0" w:firstLine="420"/>
      </w:pPr>
      <w:r>
        <w:t>第</w:t>
      </w:r>
      <w:r w:rsidR="001C7DF0">
        <w:rPr>
          <w:rFonts w:hint="eastAsia"/>
        </w:rPr>
        <w:t>6</w:t>
      </w:r>
      <w:r>
        <w:rPr>
          <w:rFonts w:hint="eastAsia"/>
        </w:rPr>
        <w:t>章：</w:t>
      </w:r>
      <w:r w:rsidR="00F06F4B" w:rsidRPr="00636514">
        <w:t>总结与展望</w:t>
      </w:r>
      <w:r w:rsidR="00F06F4B" w:rsidRPr="00636514">
        <w:rPr>
          <w:rFonts w:hint="eastAsia"/>
        </w:rPr>
        <w:t>。</w:t>
      </w:r>
      <w:r w:rsidR="00F06F4B">
        <w:t>总结</w:t>
      </w:r>
      <w:r w:rsidR="004174EF">
        <w:rPr>
          <w:rFonts w:hint="eastAsia"/>
        </w:rPr>
        <w:t>VMCloudPlatform</w:t>
      </w:r>
      <w:r w:rsidR="004174EF">
        <w:rPr>
          <w:rFonts w:hint="eastAsia"/>
        </w:rPr>
        <w:t>系统</w:t>
      </w:r>
      <w:r w:rsidR="00F06F4B" w:rsidRPr="00636514">
        <w:t>的功能和</w:t>
      </w:r>
      <w:r w:rsidR="00340744">
        <w:rPr>
          <w:rFonts w:hint="eastAsia"/>
        </w:rPr>
        <w:t>实现</w:t>
      </w:r>
      <w:r w:rsidR="00F06F4B" w:rsidRPr="00636514">
        <w:t>方法</w:t>
      </w:r>
      <w:r w:rsidR="00F06F4B" w:rsidRPr="00636514">
        <w:rPr>
          <w:rFonts w:hint="eastAsia"/>
        </w:rPr>
        <w:t>，并提出进一步的展望。</w:t>
      </w:r>
    </w:p>
    <w:p w14:paraId="7AAAB695" w14:textId="5E378378" w:rsidR="00F06F4B" w:rsidRPr="00636514" w:rsidRDefault="00F06F4B" w:rsidP="006C24CD">
      <w:pPr>
        <w:pStyle w:val="1"/>
        <w:ind w:left="240"/>
      </w:pPr>
      <w:r w:rsidRPr="00636514">
        <w:br w:type="page"/>
      </w:r>
      <w:bookmarkStart w:id="137" w:name="_Toc492673752"/>
      <w:bookmarkStart w:id="138" w:name="_Toc498678400"/>
      <w:r w:rsidRPr="00636514">
        <w:lastRenderedPageBreak/>
        <w:t>第</w:t>
      </w:r>
      <w:r w:rsidRPr="00636514">
        <w:t>2</w:t>
      </w:r>
      <w:r w:rsidRPr="00636514">
        <w:t>章</w:t>
      </w:r>
      <w:r w:rsidRPr="00636514">
        <w:rPr>
          <w:rFonts w:hint="eastAsia"/>
          <w:lang w:eastAsia="zh-CN"/>
        </w:rPr>
        <w:t xml:space="preserve"> </w:t>
      </w:r>
      <w:r w:rsidR="002D193F">
        <w:rPr>
          <w:rFonts w:hint="eastAsia"/>
          <w:lang w:eastAsia="zh-CN"/>
        </w:rPr>
        <w:t>系统</w:t>
      </w:r>
      <w:r w:rsidR="007301FB">
        <w:rPr>
          <w:rFonts w:hint="eastAsia"/>
          <w:lang w:eastAsia="zh-CN"/>
        </w:rPr>
        <w:t>研究</w:t>
      </w:r>
      <w:r w:rsidRPr="00636514">
        <w:rPr>
          <w:rFonts w:hint="eastAsia"/>
        </w:rPr>
        <w:t>相关技术</w:t>
      </w:r>
      <w:bookmarkEnd w:id="137"/>
      <w:r w:rsidR="00A64972">
        <w:rPr>
          <w:rFonts w:hint="eastAsia"/>
        </w:rPr>
        <w:t>分析</w:t>
      </w:r>
      <w:bookmarkEnd w:id="138"/>
    </w:p>
    <w:p w14:paraId="022B6BF7" w14:textId="77777777" w:rsidR="00F06F4B" w:rsidRDefault="00F06F4B"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3FEBD49A" w14:textId="2F431A77" w:rsidR="00AE56E4" w:rsidRDefault="002A0C4C" w:rsidP="00701619">
      <w:pPr>
        <w:pStyle w:val="2"/>
      </w:pPr>
      <w:bookmarkStart w:id="139" w:name="_Toc498678401"/>
      <w:r>
        <w:t xml:space="preserve">2.1 </w:t>
      </w:r>
      <w:r w:rsidR="00340C54">
        <w:rPr>
          <w:rFonts w:hint="eastAsia"/>
          <w:lang w:eastAsia="zh-CN"/>
        </w:rPr>
        <w:t>云计算</w:t>
      </w:r>
      <w:r w:rsidR="00025561">
        <w:rPr>
          <w:rFonts w:hint="eastAsia"/>
          <w:lang w:eastAsia="zh-CN"/>
        </w:rPr>
        <w:t>技术</w:t>
      </w:r>
      <w:r w:rsidR="00340C54">
        <w:t>和</w:t>
      </w:r>
      <w:r w:rsidR="00F06F4B" w:rsidRPr="002A0C4C">
        <w:rPr>
          <w:rFonts w:hint="eastAsia"/>
        </w:rPr>
        <w:t>SaaS</w:t>
      </w:r>
      <w:r w:rsidR="00F06F4B" w:rsidRPr="002A0C4C">
        <w:rPr>
          <w:rFonts w:hint="eastAsia"/>
        </w:rPr>
        <w:t>服务</w:t>
      </w:r>
      <w:bookmarkEnd w:id="139"/>
    </w:p>
    <w:p w14:paraId="00C9DB9D" w14:textId="0D6C25D6" w:rsidR="003B3EFC" w:rsidRDefault="003B3EFC" w:rsidP="003B3EFC">
      <w:pPr>
        <w:pStyle w:val="3"/>
        <w:rPr>
          <w:color w:val="auto"/>
          <w:lang w:eastAsia="zh-CN"/>
        </w:rPr>
      </w:pPr>
      <w:bookmarkStart w:id="140" w:name="_Toc498678402"/>
      <w:r w:rsidRPr="003B3EFC">
        <w:rPr>
          <w:rFonts w:hint="eastAsia"/>
          <w:color w:val="auto"/>
        </w:rPr>
        <w:t>2.1.1</w:t>
      </w:r>
      <w:r w:rsidR="00CA1F37">
        <w:rPr>
          <w:color w:val="auto"/>
        </w:rPr>
        <w:t xml:space="preserve"> </w:t>
      </w:r>
      <w:r w:rsidR="00DC4DD7" w:rsidRPr="00DC4DD7">
        <w:rPr>
          <w:rFonts w:hint="eastAsia"/>
          <w:color w:val="auto"/>
        </w:rPr>
        <w:t>云计算技术和</w:t>
      </w:r>
      <w:r w:rsidR="00DC4DD7" w:rsidRPr="00DC4DD7">
        <w:rPr>
          <w:color w:val="auto"/>
        </w:rPr>
        <w:t>SaaS</w:t>
      </w:r>
      <w:r w:rsidR="00DC4DD7" w:rsidRPr="00DC4DD7">
        <w:rPr>
          <w:rFonts w:hint="eastAsia"/>
          <w:color w:val="auto"/>
        </w:rPr>
        <w:t>服务的概述</w:t>
      </w:r>
      <w:bookmarkEnd w:id="140"/>
    </w:p>
    <w:p w14:paraId="3986291C" w14:textId="2DE3FD87" w:rsidR="001039EB" w:rsidRDefault="001039EB" w:rsidP="00CC1689">
      <w:pPr>
        <w:ind w:firstLine="480"/>
        <w:rPr>
          <w:lang w:val="x-none" w:eastAsia="x-none"/>
        </w:rPr>
      </w:pPr>
      <w:r>
        <w:rPr>
          <w:rFonts w:hint="eastAsia"/>
          <w:lang w:val="x-none"/>
        </w:rPr>
        <w:t>（</w:t>
      </w:r>
      <w:r w:rsidR="003103C9">
        <w:rPr>
          <w:rFonts w:hint="eastAsia"/>
          <w:lang w:val="x-none"/>
        </w:rPr>
        <w:t>1</w:t>
      </w:r>
      <w:r w:rsidR="003103C9">
        <w:rPr>
          <w:rFonts w:hint="eastAsia"/>
          <w:lang w:val="x-none"/>
        </w:rPr>
        <w:t>）</w:t>
      </w:r>
      <w:r>
        <w:rPr>
          <w:rFonts w:hint="eastAsia"/>
          <w:lang w:val="x-none"/>
        </w:rPr>
        <w:t>云计算技术</w:t>
      </w:r>
      <w:r w:rsidR="006139CD">
        <w:rPr>
          <w:rFonts w:hint="eastAsia"/>
          <w:lang w:val="x-none"/>
        </w:rPr>
        <w:t>的基本概念</w:t>
      </w:r>
    </w:p>
    <w:p w14:paraId="362115C4" w14:textId="05E0CC1F" w:rsidR="007F7B3B" w:rsidRDefault="00CC1689" w:rsidP="007F7B3B">
      <w:pPr>
        <w:ind w:firstLine="480"/>
      </w:pPr>
      <w:r>
        <w:rPr>
          <w:lang w:val="x-none" w:eastAsia="x-none"/>
        </w:rPr>
        <w:t>云计算</w:t>
      </w:r>
      <w:r w:rsidR="007F7B3B">
        <w:rPr>
          <w:rFonts w:hint="eastAsia"/>
        </w:rPr>
        <w:t>（</w:t>
      </w:r>
      <w:r w:rsidR="007F7B3B" w:rsidRPr="00716FE7">
        <w:t>Cloud Computin</w:t>
      </w:r>
      <w:r w:rsidR="007F7B3B">
        <w:t>g</w:t>
      </w:r>
      <w:r w:rsidR="007F7B3B">
        <w:rPr>
          <w:rFonts w:hint="eastAsia"/>
        </w:rPr>
        <w:t>）</w:t>
      </w:r>
      <w:r>
        <w:rPr>
          <w:lang w:val="x-none" w:eastAsia="x-none"/>
        </w:rPr>
        <w:t>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w:t>
      </w:r>
      <w:r w:rsidR="00094315">
        <w:rPr>
          <w:rFonts w:hint="eastAsia"/>
          <w:lang w:val="x-none"/>
        </w:rPr>
        <w:t>涉及到</w:t>
      </w:r>
      <w:r w:rsidR="00593D43">
        <w:rPr>
          <w:rFonts w:hint="eastAsia"/>
          <w:lang w:val="x-none"/>
        </w:rPr>
        <w:t>并行计算、分布式计算和网格计算等相关技术</w:t>
      </w:r>
      <w:r w:rsidR="00E32DB5">
        <w:rPr>
          <w:rFonts w:hint="eastAsia"/>
          <w:lang w:val="x-none"/>
        </w:rPr>
        <w:t>，是对内部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3"/>
      </w:r>
      <w:r w:rsidR="00565088">
        <w:rPr>
          <w:vertAlign w:val="superscript"/>
          <w:lang w:val="x-none"/>
        </w:rPr>
        <w:t>]</w:t>
      </w:r>
      <w:r w:rsidR="00E32DB5">
        <w:rPr>
          <w:rFonts w:hint="eastAsia"/>
          <w:lang w:val="x-none"/>
        </w:rPr>
        <w:t>。</w:t>
      </w:r>
      <w:r w:rsidR="006637DE">
        <w:rPr>
          <w:rFonts w:hint="eastAsia"/>
          <w:lang w:val="x-none"/>
        </w:rPr>
        <w:t>它</w:t>
      </w:r>
      <w:r w:rsidR="007F7B3B">
        <w:rPr>
          <w:rFonts w:hint="eastAsia"/>
        </w:rPr>
        <w:t>通过网络获取计算机资源，为用户提供弹性伸缩、按需使用的云服务</w:t>
      </w:r>
      <w:r w:rsidR="007F7B3B">
        <w:rPr>
          <w:rFonts w:hint="eastAsia"/>
          <w:vertAlign w:val="superscript"/>
        </w:rPr>
        <w:t>[</w:t>
      </w:r>
      <w:r w:rsidR="007F7B3B">
        <w:rPr>
          <w:rStyle w:val="af9"/>
        </w:rPr>
        <w:endnoteReference w:id="14"/>
      </w:r>
      <w:r w:rsidR="007F7B3B">
        <w:rPr>
          <w:vertAlign w:val="superscript"/>
        </w:rPr>
        <w:t>]</w:t>
      </w:r>
      <w:r w:rsidR="007F7B3B">
        <w:rPr>
          <w:rFonts w:hint="eastAsia"/>
        </w:rPr>
        <w:t>。</w:t>
      </w:r>
    </w:p>
    <w:p w14:paraId="3C3855E4" w14:textId="477E7BD7" w:rsidR="00CC1689" w:rsidRPr="00E115B8" w:rsidRDefault="00723D9B" w:rsidP="00CC1689">
      <w:pPr>
        <w:ind w:firstLine="480"/>
        <w:rPr>
          <w:lang w:val="x-none"/>
        </w:rPr>
      </w:pPr>
      <w:r>
        <w:rPr>
          <w:rFonts w:hint="eastAsia"/>
          <w:lang w:val="x-none"/>
        </w:rPr>
        <w:t>目前较为主流的云计算技术有</w:t>
      </w:r>
      <w:r>
        <w:rPr>
          <w:rFonts w:hint="eastAsia"/>
          <w:lang w:val="x-none"/>
        </w:rPr>
        <w:t>SaaS</w:t>
      </w:r>
      <w:r>
        <w:rPr>
          <w:rFonts w:hint="eastAsia"/>
          <w:lang w:val="x-none"/>
        </w:rPr>
        <w:t>（</w:t>
      </w:r>
      <w:r w:rsidRPr="00723D9B">
        <w:rPr>
          <w:color w:val="000000"/>
          <w:szCs w:val="24"/>
        </w:rPr>
        <w:t>Software-as-a-Service</w:t>
      </w:r>
      <w:r>
        <w:rPr>
          <w:rFonts w:hint="eastAsia"/>
          <w:lang w:val="x-none"/>
        </w:rPr>
        <w:t>）、</w:t>
      </w:r>
      <w:r>
        <w:rPr>
          <w:rFonts w:hint="eastAsia"/>
          <w:lang w:val="x-none"/>
        </w:rPr>
        <w:t>PaaS</w:t>
      </w:r>
      <w:r>
        <w:rPr>
          <w:rFonts w:hint="eastAsia"/>
          <w:lang w:val="x-none"/>
        </w:rPr>
        <w:t>（</w:t>
      </w:r>
      <w:r w:rsidRPr="00723D9B">
        <w:rPr>
          <w:color w:val="000000"/>
          <w:szCs w:val="24"/>
        </w:rPr>
        <w:t>Platform-as-a-Service</w:t>
      </w:r>
      <w:r>
        <w:rPr>
          <w:rFonts w:hint="eastAsia"/>
          <w:lang w:val="x-none"/>
        </w:rPr>
        <w:t>）</w:t>
      </w:r>
      <w:r>
        <w:rPr>
          <w:lang w:val="x-none"/>
        </w:rPr>
        <w:t>和</w:t>
      </w:r>
      <w:r>
        <w:rPr>
          <w:rFonts w:hint="eastAsia"/>
          <w:lang w:val="x-none"/>
        </w:rPr>
        <w:t>IaaS</w:t>
      </w:r>
      <w:r>
        <w:rPr>
          <w:rFonts w:hint="eastAsia"/>
          <w:lang w:val="x-none"/>
        </w:rPr>
        <w:t>（</w:t>
      </w:r>
      <w:r w:rsidRPr="00723D9B">
        <w:rPr>
          <w:color w:val="000000"/>
          <w:szCs w:val="24"/>
        </w:rPr>
        <w:t>Infrastructure-as-a-Service</w:t>
      </w:r>
      <w:r>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D76D35">
        <w:rPr>
          <w:rFonts w:hint="eastAsia"/>
          <w:lang w:val="x-none"/>
        </w:rPr>
        <w:t>。</w:t>
      </w:r>
      <w:r w:rsidR="004664E0">
        <w:rPr>
          <w:rFonts w:hint="eastAsia"/>
        </w:rPr>
        <w:t>SaaS</w:t>
      </w:r>
      <w:r w:rsidR="004664E0">
        <w:rPr>
          <w:rFonts w:hint="eastAsia"/>
        </w:rPr>
        <w:t>为当前较为流行的云计算技术之一，软件开发者可将软件系统部署在第三方平台上，供多个租户进行租用，从而有效降低企业的信息化成本和时间进程</w:t>
      </w:r>
      <w:r w:rsidR="003154AC">
        <w:rPr>
          <w:rFonts w:hint="eastAsia"/>
        </w:rPr>
        <w:t>，</w:t>
      </w:r>
      <w:r w:rsidR="00E115B8">
        <w:rPr>
          <w:rFonts w:hint="eastAsia"/>
          <w:lang w:val="x-none"/>
        </w:rPr>
        <w:t>本文使用</w:t>
      </w:r>
      <w:r w:rsidR="00E115B8">
        <w:rPr>
          <w:rFonts w:hint="eastAsia"/>
          <w:lang w:val="x-none"/>
        </w:rPr>
        <w:t>SaaS</w:t>
      </w:r>
      <w:r w:rsidR="00E115B8">
        <w:rPr>
          <w:rFonts w:hint="eastAsia"/>
          <w:lang w:val="x-none"/>
        </w:rPr>
        <w:t>服务的思想进行系统的</w:t>
      </w:r>
      <w:r w:rsidR="00D71D22">
        <w:rPr>
          <w:rFonts w:hint="eastAsia"/>
          <w:lang w:val="x-none"/>
        </w:rPr>
        <w:t>设计</w:t>
      </w:r>
      <w:r w:rsidR="00E115B8">
        <w:rPr>
          <w:rFonts w:hint="eastAsia"/>
          <w:lang w:val="x-none"/>
        </w:rPr>
        <w:t>和实现。</w:t>
      </w:r>
    </w:p>
    <w:p w14:paraId="28E36F71" w14:textId="723D960F" w:rsidR="00125F5C" w:rsidRPr="00125F5C" w:rsidRDefault="00125F5C" w:rsidP="00125F5C">
      <w:pPr>
        <w:ind w:firstLine="480"/>
        <w:rPr>
          <w:lang w:val="x-none"/>
        </w:rPr>
      </w:pPr>
      <w:r>
        <w:rPr>
          <w:rFonts w:hint="eastAsia"/>
          <w:lang w:val="x-none"/>
        </w:rPr>
        <w:t>（</w:t>
      </w:r>
      <w:r w:rsidR="006139CD">
        <w:rPr>
          <w:lang w:val="x-none"/>
        </w:rPr>
        <w:t>2</w:t>
      </w:r>
      <w:r>
        <w:rPr>
          <w:rFonts w:hint="eastAsia"/>
          <w:lang w:val="x-none"/>
        </w:rPr>
        <w:t>）多租户技术</w:t>
      </w:r>
      <w:r w:rsidR="008A1BF5">
        <w:rPr>
          <w:rFonts w:hint="eastAsia"/>
          <w:lang w:val="x-none"/>
        </w:rPr>
        <w:t>和数据隔离分析</w:t>
      </w:r>
    </w:p>
    <w:p w14:paraId="24906F6F" w14:textId="7159B177"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5"/>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软件服务提供了开发思路和技术支持。</w:t>
      </w:r>
      <w:r w:rsidR="0080530C">
        <w:rPr>
          <w:rFonts w:hint="eastAsia"/>
        </w:rPr>
        <w:t>多租户是</w:t>
      </w:r>
      <w:r w:rsidR="0080530C">
        <w:rPr>
          <w:rFonts w:hint="eastAsia"/>
        </w:rPr>
        <w:t>SaaS</w:t>
      </w:r>
      <w:r w:rsidR="0080530C">
        <w:rPr>
          <w:rFonts w:hint="eastAsia"/>
        </w:rPr>
        <w:t>服务和传统软件本质的区别，核心是解决数据隔离问题。传统软件针对一</w:t>
      </w:r>
      <w:r w:rsidR="007151A2">
        <w:rPr>
          <w:rFonts w:hint="eastAsia"/>
        </w:rPr>
        <w:t>个</w:t>
      </w:r>
      <w:r w:rsidR="0080530C">
        <w:rPr>
          <w:rFonts w:hint="eastAsia"/>
        </w:rPr>
        <w:t>类</w:t>
      </w:r>
      <w:r w:rsidR="007151A2">
        <w:rPr>
          <w:rFonts w:hint="eastAsia"/>
        </w:rPr>
        <w:t>型的用户进行开发</w:t>
      </w:r>
      <w:r w:rsidR="0080530C">
        <w:rPr>
          <w:rFonts w:hint="eastAsia"/>
        </w:rPr>
        <w:t>，不存在用户</w:t>
      </w:r>
      <w:r w:rsidR="0080530C">
        <w:rPr>
          <w:rFonts w:hint="eastAsia"/>
        </w:rPr>
        <w:lastRenderedPageBreak/>
        <w:t>间数据混乱的问题，而</w:t>
      </w:r>
      <w:r w:rsidR="0080530C">
        <w:rPr>
          <w:rFonts w:hint="eastAsia"/>
        </w:rPr>
        <w:t>SaaS</w:t>
      </w:r>
      <w:r w:rsidR="0080530C">
        <w:rPr>
          <w:rFonts w:hint="eastAsia"/>
        </w:rPr>
        <w:t>模式必须对各使用者进行数据的隔离来区分租户间的</w:t>
      </w:r>
      <w:r w:rsidR="007151A2">
        <w:rPr>
          <w:rFonts w:hint="eastAsia"/>
        </w:rPr>
        <w:t>数据信息</w:t>
      </w:r>
      <w:r w:rsidR="004E11C9">
        <w:rPr>
          <w:rStyle w:val="af9"/>
        </w:rPr>
        <w:t>[</w:t>
      </w:r>
      <w:r w:rsidR="004E11C9" w:rsidRPr="00636514">
        <w:rPr>
          <w:rStyle w:val="af9"/>
        </w:rPr>
        <w:endnoteReference w:id="16"/>
      </w:r>
      <w:r w:rsidR="004E11C9">
        <w:rPr>
          <w:rStyle w:val="af9"/>
        </w:rPr>
        <w:t>]</w:t>
      </w:r>
      <w:r w:rsidRPr="0098515E">
        <w:rPr>
          <w:rFonts w:hint="eastAsia"/>
        </w:rPr>
        <w:t>。</w:t>
      </w:r>
    </w:p>
    <w:p w14:paraId="4C22AD7E" w14:textId="333BD286" w:rsidR="00F06F4B" w:rsidRDefault="00F06F4B" w:rsidP="000C7694">
      <w:pPr>
        <w:ind w:firstLine="480"/>
      </w:pPr>
      <w:r w:rsidRPr="00636514">
        <w:t>多租户架构在数据隔离</w:t>
      </w:r>
      <w:r w:rsidR="00C50AC7">
        <w:rPr>
          <w:rFonts w:hint="eastAsia"/>
        </w:rPr>
        <w:t>方面有</w:t>
      </w:r>
      <w:r w:rsidRPr="00636514">
        <w:rPr>
          <w:rFonts w:hint="eastAsia"/>
        </w:rPr>
        <w:t>三种设</w:t>
      </w:r>
      <w:r w:rsidRPr="00636514">
        <w:t>计</w:t>
      </w:r>
      <w:r w:rsidR="00C50AC7">
        <w:t>模式</w:t>
      </w:r>
      <w:r w:rsidRPr="00636514">
        <w:rPr>
          <w:rFonts w:hint="eastAsia"/>
        </w:rPr>
        <w:t>：</w:t>
      </w:r>
      <w:r w:rsidRPr="00636514">
        <w:t>独立数据库</w:t>
      </w:r>
      <w:r w:rsidRPr="00636514">
        <w:rPr>
          <w:rFonts w:hint="eastAsia"/>
        </w:rPr>
        <w:t>、</w:t>
      </w:r>
      <w:r w:rsidRPr="00636514">
        <w:t>共享数据库</w:t>
      </w:r>
      <w:r w:rsidR="00951719">
        <w:rPr>
          <w:rFonts w:hint="eastAsia"/>
        </w:rPr>
        <w:t>，单独模式</w:t>
      </w:r>
      <w:r w:rsidRPr="00636514">
        <w:rPr>
          <w:rFonts w:hint="eastAsia"/>
        </w:rPr>
        <w:t>、</w:t>
      </w:r>
      <w:r w:rsidRPr="00636514">
        <w:t>共享数据库</w:t>
      </w:r>
      <w:r>
        <w:rPr>
          <w:rFonts w:hint="eastAsia"/>
        </w:rPr>
        <w:t>，</w:t>
      </w:r>
      <w:r w:rsidR="00951719">
        <w:t>共享</w:t>
      </w:r>
      <w:r>
        <w:t>模</w:t>
      </w:r>
      <w:r w:rsidR="00951719">
        <w:t>式</w:t>
      </w:r>
      <w:r w:rsidR="004E11C9">
        <w:rPr>
          <w:rStyle w:val="af9"/>
        </w:rPr>
        <w:t>[</w:t>
      </w:r>
      <w:r w:rsidR="004E11C9" w:rsidRPr="00636514">
        <w:rPr>
          <w:rStyle w:val="af9"/>
        </w:rPr>
        <w:endnoteReference w:id="17"/>
      </w:r>
      <w:r w:rsidR="004E11C9">
        <w:rPr>
          <w:rStyle w:val="af9"/>
        </w:rPr>
        <w:t>]</w:t>
      </w:r>
      <w:r w:rsidRPr="0098515E">
        <w:rPr>
          <w:rFonts w:hint="eastAsia"/>
        </w:rPr>
        <w:t>。</w:t>
      </w:r>
    </w:p>
    <w:p w14:paraId="56FB51F0" w14:textId="21EE7F8D" w:rsidR="00AE3165" w:rsidRPr="007B15B1" w:rsidRDefault="00AE3165" w:rsidP="00907144">
      <w:pPr>
        <w:pStyle w:val="afc"/>
      </w:pPr>
      <w:r>
        <w:rPr>
          <w:rFonts w:hint="eastAsia"/>
        </w:rPr>
        <w:t>表</w:t>
      </w:r>
      <w:r>
        <w:rPr>
          <w:rFonts w:hint="eastAsia"/>
        </w:rPr>
        <w:t>2</w:t>
      </w:r>
      <w:r>
        <w:rPr>
          <w:rFonts w:hint="eastAsia"/>
          <w:lang w:eastAsia="zh-CN"/>
        </w:rPr>
        <w:t>-1</w:t>
      </w:r>
      <w:r w:rsidRPr="007B15B1">
        <w:t xml:space="preserve">  </w:t>
      </w:r>
      <w:r>
        <w:rPr>
          <w:rFonts w:hint="eastAsia"/>
        </w:rPr>
        <w:t>多租户隔离级别</w:t>
      </w:r>
    </w:p>
    <w:tbl>
      <w:tblPr>
        <w:tblStyle w:val="a9"/>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49"/>
        <w:gridCol w:w="1503"/>
        <w:gridCol w:w="2778"/>
        <w:gridCol w:w="2776"/>
      </w:tblGrid>
      <w:tr w:rsidR="001509EE" w14:paraId="2093871B" w14:textId="77777777" w:rsidTr="00B038B4">
        <w:trPr>
          <w:jc w:val="center"/>
        </w:trPr>
        <w:tc>
          <w:tcPr>
            <w:tcW w:w="752" w:type="pct"/>
            <w:tcBorders>
              <w:bottom w:val="single" w:sz="4" w:space="0" w:color="auto"/>
            </w:tcBorders>
          </w:tcPr>
          <w:p w14:paraId="4612644B" w14:textId="48B93931" w:rsidR="009902ED" w:rsidRPr="00A55CB5" w:rsidRDefault="009902ED" w:rsidP="002964E2">
            <w:pPr>
              <w:pStyle w:val="afc"/>
            </w:pPr>
          </w:p>
        </w:tc>
        <w:tc>
          <w:tcPr>
            <w:tcW w:w="905" w:type="pct"/>
            <w:tcBorders>
              <w:bottom w:val="single" w:sz="4" w:space="0" w:color="auto"/>
            </w:tcBorders>
          </w:tcPr>
          <w:p w14:paraId="4A9E7281" w14:textId="04D3DEA0" w:rsidR="009902ED" w:rsidRPr="00A55CB5" w:rsidRDefault="001509EE" w:rsidP="002964E2">
            <w:pPr>
              <w:pStyle w:val="afc"/>
            </w:pPr>
            <w:r w:rsidRPr="00A55CB5">
              <w:rPr>
                <w:rFonts w:hint="eastAsia"/>
              </w:rPr>
              <w:t>独立数据库</w:t>
            </w:r>
          </w:p>
        </w:tc>
        <w:tc>
          <w:tcPr>
            <w:tcW w:w="1672" w:type="pct"/>
            <w:tcBorders>
              <w:bottom w:val="single" w:sz="4" w:space="0" w:color="auto"/>
            </w:tcBorders>
          </w:tcPr>
          <w:p w14:paraId="3B9B8FDD" w14:textId="57A4B12D" w:rsidR="009902ED" w:rsidRPr="00A55CB5" w:rsidRDefault="001509EE" w:rsidP="002964E2">
            <w:pPr>
              <w:pStyle w:val="afc"/>
            </w:pPr>
            <w:r w:rsidRPr="00A55CB5">
              <w:t>共享数据库</w:t>
            </w:r>
            <w:r w:rsidRPr="00A55CB5">
              <w:rPr>
                <w:rFonts w:hint="eastAsia"/>
              </w:rPr>
              <w:t>，</w:t>
            </w:r>
            <w:r w:rsidR="000033D9" w:rsidRPr="00A55CB5">
              <w:rPr>
                <w:rFonts w:hint="eastAsia"/>
              </w:rPr>
              <w:t>单独模式</w:t>
            </w:r>
          </w:p>
        </w:tc>
        <w:tc>
          <w:tcPr>
            <w:tcW w:w="1671" w:type="pct"/>
            <w:tcBorders>
              <w:bottom w:val="single" w:sz="4" w:space="0" w:color="auto"/>
            </w:tcBorders>
          </w:tcPr>
          <w:p w14:paraId="59EAD252" w14:textId="569411E8" w:rsidR="009902ED" w:rsidRPr="00A55CB5" w:rsidRDefault="001509EE" w:rsidP="002964E2">
            <w:pPr>
              <w:pStyle w:val="afc"/>
            </w:pPr>
            <w:r w:rsidRPr="00A55CB5">
              <w:t>共享数据库</w:t>
            </w:r>
            <w:r w:rsidRPr="00A55CB5">
              <w:rPr>
                <w:rFonts w:hint="eastAsia"/>
              </w:rPr>
              <w:t>，</w:t>
            </w:r>
            <w:r w:rsidRPr="00A55CB5">
              <w:t>共享</w:t>
            </w:r>
            <w:r w:rsidR="000033D9" w:rsidRPr="00A55CB5">
              <w:t>模式</w:t>
            </w:r>
          </w:p>
        </w:tc>
      </w:tr>
      <w:tr w:rsidR="001509EE" w14:paraId="56998B52" w14:textId="77777777" w:rsidTr="00B038B4">
        <w:trPr>
          <w:jc w:val="center"/>
        </w:trPr>
        <w:tc>
          <w:tcPr>
            <w:tcW w:w="752" w:type="pct"/>
            <w:tcBorders>
              <w:bottom w:val="nil"/>
            </w:tcBorders>
          </w:tcPr>
          <w:p w14:paraId="56B2DF30" w14:textId="668395E7" w:rsidR="009902ED" w:rsidRDefault="001509EE" w:rsidP="002964E2">
            <w:pPr>
              <w:pStyle w:val="afc"/>
            </w:pPr>
            <w:r>
              <w:rPr>
                <w:rFonts w:hint="eastAsia"/>
              </w:rPr>
              <w:t>隔离级别</w:t>
            </w:r>
          </w:p>
        </w:tc>
        <w:tc>
          <w:tcPr>
            <w:tcW w:w="905" w:type="pct"/>
            <w:tcBorders>
              <w:bottom w:val="nil"/>
            </w:tcBorders>
          </w:tcPr>
          <w:p w14:paraId="2729201C" w14:textId="4D114E99" w:rsidR="009902ED" w:rsidRDefault="001509EE" w:rsidP="002964E2">
            <w:pPr>
              <w:pStyle w:val="afc"/>
            </w:pPr>
            <w:r>
              <w:rPr>
                <w:rFonts w:hint="eastAsia"/>
              </w:rPr>
              <w:t>高</w:t>
            </w:r>
          </w:p>
        </w:tc>
        <w:tc>
          <w:tcPr>
            <w:tcW w:w="1672" w:type="pct"/>
            <w:tcBorders>
              <w:bottom w:val="nil"/>
            </w:tcBorders>
          </w:tcPr>
          <w:p w14:paraId="6FC1ACAF" w14:textId="2A2D3724" w:rsidR="009902ED" w:rsidRDefault="001509EE" w:rsidP="002964E2">
            <w:pPr>
              <w:pStyle w:val="afc"/>
            </w:pPr>
            <w:r>
              <w:rPr>
                <w:rFonts w:hint="eastAsia"/>
              </w:rPr>
              <w:t>中</w:t>
            </w:r>
          </w:p>
        </w:tc>
        <w:tc>
          <w:tcPr>
            <w:tcW w:w="1671" w:type="pct"/>
            <w:tcBorders>
              <w:bottom w:val="nil"/>
            </w:tcBorders>
          </w:tcPr>
          <w:p w14:paraId="740A9F98" w14:textId="4B5C2F0A" w:rsidR="009902ED" w:rsidRDefault="001509EE" w:rsidP="002964E2">
            <w:pPr>
              <w:pStyle w:val="afc"/>
            </w:pPr>
            <w:r>
              <w:rPr>
                <w:rFonts w:hint="eastAsia"/>
              </w:rPr>
              <w:t>低</w:t>
            </w:r>
          </w:p>
        </w:tc>
      </w:tr>
      <w:tr w:rsidR="001509EE" w14:paraId="37FC653C" w14:textId="77777777" w:rsidTr="00B038B4">
        <w:trPr>
          <w:jc w:val="center"/>
        </w:trPr>
        <w:tc>
          <w:tcPr>
            <w:tcW w:w="752" w:type="pct"/>
            <w:tcBorders>
              <w:top w:val="nil"/>
              <w:bottom w:val="nil"/>
            </w:tcBorders>
          </w:tcPr>
          <w:p w14:paraId="5B82A16E" w14:textId="744E2ADC" w:rsidR="009902ED" w:rsidRDefault="001509EE" w:rsidP="002964E2">
            <w:pPr>
              <w:pStyle w:val="afc"/>
            </w:pPr>
            <w:r>
              <w:rPr>
                <w:rFonts w:hint="eastAsia"/>
              </w:rPr>
              <w:t>共享级别</w:t>
            </w:r>
          </w:p>
        </w:tc>
        <w:tc>
          <w:tcPr>
            <w:tcW w:w="905" w:type="pct"/>
            <w:tcBorders>
              <w:top w:val="nil"/>
              <w:bottom w:val="nil"/>
            </w:tcBorders>
          </w:tcPr>
          <w:p w14:paraId="3D77CE3B" w14:textId="63FFB19E" w:rsidR="009902ED" w:rsidRDefault="001509EE" w:rsidP="002964E2">
            <w:pPr>
              <w:pStyle w:val="afc"/>
            </w:pPr>
            <w:r>
              <w:rPr>
                <w:rFonts w:hint="eastAsia"/>
              </w:rPr>
              <w:t>低</w:t>
            </w:r>
          </w:p>
        </w:tc>
        <w:tc>
          <w:tcPr>
            <w:tcW w:w="1672" w:type="pct"/>
            <w:tcBorders>
              <w:top w:val="nil"/>
              <w:bottom w:val="nil"/>
            </w:tcBorders>
          </w:tcPr>
          <w:p w14:paraId="382F7C09" w14:textId="3686BEC9" w:rsidR="009902ED" w:rsidRDefault="001509EE" w:rsidP="002964E2">
            <w:pPr>
              <w:pStyle w:val="afc"/>
            </w:pPr>
            <w:r>
              <w:rPr>
                <w:rFonts w:hint="eastAsia"/>
              </w:rPr>
              <w:t>中</w:t>
            </w:r>
          </w:p>
        </w:tc>
        <w:tc>
          <w:tcPr>
            <w:tcW w:w="1671" w:type="pct"/>
            <w:tcBorders>
              <w:top w:val="nil"/>
              <w:bottom w:val="nil"/>
            </w:tcBorders>
          </w:tcPr>
          <w:p w14:paraId="10B62D81" w14:textId="330E6901" w:rsidR="009902ED" w:rsidRDefault="001509EE" w:rsidP="002964E2">
            <w:pPr>
              <w:pStyle w:val="afc"/>
            </w:pPr>
            <w:r>
              <w:rPr>
                <w:rFonts w:hint="eastAsia"/>
              </w:rPr>
              <w:t>高</w:t>
            </w:r>
          </w:p>
        </w:tc>
      </w:tr>
      <w:tr w:rsidR="00362817" w14:paraId="6D07F5E0" w14:textId="77777777" w:rsidTr="00B038B4">
        <w:trPr>
          <w:jc w:val="center"/>
        </w:trPr>
        <w:tc>
          <w:tcPr>
            <w:tcW w:w="752" w:type="pct"/>
            <w:tcBorders>
              <w:top w:val="nil"/>
              <w:bottom w:val="nil"/>
            </w:tcBorders>
          </w:tcPr>
          <w:p w14:paraId="3E073A4C" w14:textId="65708C95" w:rsidR="00362817" w:rsidRDefault="00362817" w:rsidP="002964E2">
            <w:pPr>
              <w:pStyle w:val="afc"/>
            </w:pPr>
            <w:r>
              <w:rPr>
                <w:rFonts w:hint="eastAsia"/>
              </w:rPr>
              <w:t>安全性</w:t>
            </w:r>
          </w:p>
        </w:tc>
        <w:tc>
          <w:tcPr>
            <w:tcW w:w="905" w:type="pct"/>
            <w:tcBorders>
              <w:top w:val="nil"/>
              <w:bottom w:val="nil"/>
            </w:tcBorders>
          </w:tcPr>
          <w:p w14:paraId="3654457C" w14:textId="29CE13DC" w:rsidR="00362817" w:rsidRDefault="00362817" w:rsidP="002964E2">
            <w:pPr>
              <w:pStyle w:val="afc"/>
            </w:pPr>
            <w:r>
              <w:rPr>
                <w:rFonts w:hint="eastAsia"/>
              </w:rPr>
              <w:t>高</w:t>
            </w:r>
          </w:p>
        </w:tc>
        <w:tc>
          <w:tcPr>
            <w:tcW w:w="1672" w:type="pct"/>
            <w:tcBorders>
              <w:top w:val="nil"/>
              <w:bottom w:val="nil"/>
            </w:tcBorders>
          </w:tcPr>
          <w:p w14:paraId="59FA71A6" w14:textId="61DCAFB1" w:rsidR="00362817" w:rsidRDefault="00362817" w:rsidP="002964E2">
            <w:pPr>
              <w:pStyle w:val="afc"/>
            </w:pPr>
            <w:r>
              <w:rPr>
                <w:rFonts w:hint="eastAsia"/>
              </w:rPr>
              <w:t>中</w:t>
            </w:r>
          </w:p>
        </w:tc>
        <w:tc>
          <w:tcPr>
            <w:tcW w:w="1671" w:type="pct"/>
            <w:tcBorders>
              <w:top w:val="nil"/>
              <w:bottom w:val="nil"/>
            </w:tcBorders>
          </w:tcPr>
          <w:p w14:paraId="77E6D1B5" w14:textId="6A4D1228" w:rsidR="00362817" w:rsidRDefault="00362817" w:rsidP="002964E2">
            <w:pPr>
              <w:pStyle w:val="afc"/>
            </w:pPr>
            <w:r>
              <w:rPr>
                <w:rFonts w:hint="eastAsia"/>
              </w:rPr>
              <w:t>低</w:t>
            </w:r>
          </w:p>
        </w:tc>
      </w:tr>
      <w:tr w:rsidR="001509EE" w14:paraId="33DD1CD2" w14:textId="77777777" w:rsidTr="00B038B4">
        <w:trPr>
          <w:jc w:val="center"/>
        </w:trPr>
        <w:tc>
          <w:tcPr>
            <w:tcW w:w="752" w:type="pct"/>
            <w:tcBorders>
              <w:top w:val="nil"/>
              <w:bottom w:val="nil"/>
            </w:tcBorders>
          </w:tcPr>
          <w:p w14:paraId="06BBBC66" w14:textId="60F07D47" w:rsidR="001509EE" w:rsidRDefault="001509EE" w:rsidP="002964E2">
            <w:pPr>
              <w:pStyle w:val="afc"/>
            </w:pPr>
            <w:r>
              <w:rPr>
                <w:rFonts w:hint="eastAsia"/>
              </w:rPr>
              <w:t>成本</w:t>
            </w:r>
          </w:p>
        </w:tc>
        <w:tc>
          <w:tcPr>
            <w:tcW w:w="905" w:type="pct"/>
            <w:tcBorders>
              <w:top w:val="nil"/>
              <w:bottom w:val="nil"/>
            </w:tcBorders>
          </w:tcPr>
          <w:p w14:paraId="6B374B00" w14:textId="589C1088" w:rsidR="001509EE" w:rsidRDefault="001509EE" w:rsidP="002964E2">
            <w:pPr>
              <w:pStyle w:val="afc"/>
            </w:pPr>
            <w:r>
              <w:rPr>
                <w:rFonts w:hint="eastAsia"/>
              </w:rPr>
              <w:t>高</w:t>
            </w:r>
          </w:p>
        </w:tc>
        <w:tc>
          <w:tcPr>
            <w:tcW w:w="1672" w:type="pct"/>
            <w:tcBorders>
              <w:top w:val="nil"/>
              <w:bottom w:val="nil"/>
            </w:tcBorders>
          </w:tcPr>
          <w:p w14:paraId="434536CF" w14:textId="596BA3A1" w:rsidR="001509EE" w:rsidRDefault="001509EE" w:rsidP="002964E2">
            <w:pPr>
              <w:pStyle w:val="afc"/>
            </w:pPr>
            <w:r>
              <w:rPr>
                <w:rFonts w:hint="eastAsia"/>
              </w:rPr>
              <w:t>中</w:t>
            </w:r>
          </w:p>
        </w:tc>
        <w:tc>
          <w:tcPr>
            <w:tcW w:w="1671" w:type="pct"/>
            <w:tcBorders>
              <w:top w:val="nil"/>
              <w:bottom w:val="nil"/>
            </w:tcBorders>
          </w:tcPr>
          <w:p w14:paraId="51548E1F" w14:textId="0EA6445B" w:rsidR="001509EE" w:rsidRDefault="001509EE" w:rsidP="002964E2">
            <w:pPr>
              <w:pStyle w:val="afc"/>
            </w:pPr>
            <w:r>
              <w:rPr>
                <w:rFonts w:hint="eastAsia"/>
              </w:rPr>
              <w:t>低</w:t>
            </w:r>
          </w:p>
        </w:tc>
      </w:tr>
      <w:tr w:rsidR="00681550" w14:paraId="31930265" w14:textId="77777777" w:rsidTr="00B038B4">
        <w:trPr>
          <w:jc w:val="center"/>
        </w:trPr>
        <w:tc>
          <w:tcPr>
            <w:tcW w:w="752" w:type="pct"/>
            <w:tcBorders>
              <w:top w:val="nil"/>
            </w:tcBorders>
          </w:tcPr>
          <w:p w14:paraId="3E3A8249" w14:textId="6FCFA080" w:rsidR="00681550" w:rsidRDefault="00681550" w:rsidP="002964E2">
            <w:pPr>
              <w:pStyle w:val="afc"/>
            </w:pPr>
            <w:r>
              <w:rPr>
                <w:rFonts w:hint="eastAsia"/>
              </w:rPr>
              <w:t>可配置性</w:t>
            </w:r>
          </w:p>
        </w:tc>
        <w:tc>
          <w:tcPr>
            <w:tcW w:w="905" w:type="pct"/>
            <w:tcBorders>
              <w:top w:val="nil"/>
            </w:tcBorders>
          </w:tcPr>
          <w:p w14:paraId="65A4FED0" w14:textId="2BCDF301" w:rsidR="00681550" w:rsidRDefault="00DF3E1F" w:rsidP="002964E2">
            <w:pPr>
              <w:pStyle w:val="afc"/>
            </w:pPr>
            <w:r>
              <w:rPr>
                <w:rFonts w:hint="eastAsia"/>
              </w:rPr>
              <w:t>高</w:t>
            </w:r>
          </w:p>
        </w:tc>
        <w:tc>
          <w:tcPr>
            <w:tcW w:w="1672" w:type="pct"/>
            <w:tcBorders>
              <w:top w:val="nil"/>
            </w:tcBorders>
          </w:tcPr>
          <w:p w14:paraId="05D058AB" w14:textId="2C47A9CD" w:rsidR="00681550" w:rsidRDefault="00681550" w:rsidP="002964E2">
            <w:pPr>
              <w:pStyle w:val="afc"/>
            </w:pPr>
            <w:r>
              <w:rPr>
                <w:rFonts w:hint="eastAsia"/>
              </w:rPr>
              <w:t>中</w:t>
            </w:r>
          </w:p>
        </w:tc>
        <w:tc>
          <w:tcPr>
            <w:tcW w:w="1671" w:type="pct"/>
            <w:tcBorders>
              <w:top w:val="nil"/>
            </w:tcBorders>
          </w:tcPr>
          <w:p w14:paraId="24E64933" w14:textId="5449F0A4" w:rsidR="00681550" w:rsidRDefault="00681550" w:rsidP="002964E2">
            <w:pPr>
              <w:pStyle w:val="afc"/>
            </w:pPr>
            <w:r>
              <w:rPr>
                <w:rFonts w:hint="eastAsia"/>
              </w:rPr>
              <w:t>低</w:t>
            </w:r>
          </w:p>
        </w:tc>
      </w:tr>
    </w:tbl>
    <w:p w14:paraId="67FD1D29" w14:textId="3C608140" w:rsidR="00F06F4B" w:rsidRPr="00636514" w:rsidRDefault="00F06F4B" w:rsidP="000C7694">
      <w:pPr>
        <w:ind w:firstLine="480"/>
      </w:pPr>
      <w:r w:rsidRPr="00636514">
        <w:t>独立数据库为每个</w:t>
      </w:r>
      <w:r w:rsidRPr="00636514">
        <w:rPr>
          <w:rFonts w:hint="eastAsia"/>
        </w:rPr>
        <w:t>租户</w:t>
      </w:r>
      <w:r w:rsidRPr="00636514">
        <w:t>创建一个数据库</w:t>
      </w:r>
      <w:r w:rsidRPr="00636514">
        <w:rPr>
          <w:rFonts w:hint="eastAsia"/>
        </w:rPr>
        <w:t>，这种模式的数据实现方式</w:t>
      </w:r>
      <w:r w:rsidR="00AC40CA">
        <w:rPr>
          <w:rFonts w:hint="eastAsia"/>
        </w:rPr>
        <w:t>具有</w:t>
      </w:r>
      <w:r w:rsidRPr="00636514">
        <w:t>最</w:t>
      </w:r>
      <w:r w:rsidR="00AC40CA">
        <w:rPr>
          <w:rFonts w:hint="eastAsia"/>
        </w:rPr>
        <w:t>高的安全性、隔离性和</w:t>
      </w:r>
      <w:r w:rsidRPr="00636514">
        <w:rPr>
          <w:rFonts w:hint="eastAsia"/>
        </w:rPr>
        <w:t>成本。</w:t>
      </w:r>
      <w:r>
        <w:rPr>
          <w:rFonts w:hint="eastAsia"/>
        </w:rPr>
        <w:t>各个租户相当于传统的多用户模式，并未真正实现多租户的理念。</w:t>
      </w:r>
    </w:p>
    <w:p w14:paraId="74548ABA" w14:textId="3B393F95" w:rsidR="00F06F4B" w:rsidRPr="00636514" w:rsidRDefault="00F06F4B" w:rsidP="000C7694">
      <w:pPr>
        <w:ind w:firstLine="480"/>
      </w:pPr>
      <w:r w:rsidRPr="00636514">
        <w:t>共享数据库</w:t>
      </w:r>
      <w:r w:rsidR="00A17824">
        <w:rPr>
          <w:rFonts w:hint="eastAsia"/>
        </w:rPr>
        <w:t>、</w:t>
      </w:r>
      <w:r w:rsidR="00922129">
        <w:rPr>
          <w:rFonts w:hint="eastAsia"/>
        </w:rPr>
        <w:t>单独模式</w:t>
      </w:r>
      <w:r w:rsidR="00907144">
        <w:rPr>
          <w:rFonts w:hint="eastAsia"/>
        </w:rPr>
        <w:t>中</w:t>
      </w:r>
      <w:r w:rsidRPr="00636514">
        <w:rPr>
          <w:rFonts w:hint="eastAsia"/>
        </w:rPr>
        <w:t>多个租户共享同一个数据库，使用</w:t>
      </w:r>
      <w:r w:rsidRPr="00636514">
        <w:rPr>
          <w:rFonts w:hint="eastAsia"/>
        </w:rPr>
        <w:t>Schema</w:t>
      </w:r>
      <w:r w:rsidR="00CA1F46">
        <w:rPr>
          <w:rFonts w:hint="eastAsia"/>
        </w:rPr>
        <w:t>进行隔离，</w:t>
      </w:r>
      <w:r>
        <w:rPr>
          <w:rFonts w:hint="eastAsia"/>
        </w:rPr>
        <w:t>因数据库表的限制，仅适合租户较少的应用。</w:t>
      </w:r>
    </w:p>
    <w:p w14:paraId="1182BF73" w14:textId="4E40BFE1" w:rsidR="00F06F4B" w:rsidRDefault="00F06F4B" w:rsidP="00F32C18">
      <w:pPr>
        <w:ind w:firstLine="480"/>
      </w:pPr>
      <w:r>
        <w:rPr>
          <w:rFonts w:hint="eastAsia"/>
        </w:rPr>
        <w:t>共享数据库，共享模式</w:t>
      </w:r>
      <w:r w:rsidR="00CA1F46">
        <w:rPr>
          <w:rFonts w:hint="eastAsia"/>
        </w:rPr>
        <w:t>中</w:t>
      </w:r>
      <w:r>
        <w:rPr>
          <w:rFonts w:hint="eastAsia"/>
        </w:rPr>
        <w:t>租户共用同一个数据库，</w:t>
      </w:r>
      <w:r w:rsidR="00CA1F46">
        <w:rPr>
          <w:rFonts w:hint="eastAsia"/>
        </w:rPr>
        <w:t>所有租户放在同一个数据库中，其安全性和隔离性最低，</w:t>
      </w:r>
      <w:r w:rsidRPr="00636514">
        <w:rPr>
          <w:rFonts w:hint="eastAsia"/>
        </w:rPr>
        <w:t>共享性最高</w:t>
      </w:r>
      <w:r>
        <w:rPr>
          <w:rFonts w:hint="eastAsia"/>
        </w:rPr>
        <w:t>，</w:t>
      </w:r>
      <w:r w:rsidR="00F32C18">
        <w:rPr>
          <w:rFonts w:hint="eastAsia"/>
        </w:rPr>
        <w:t>需重点考虑数据的安全性和隔离性</w:t>
      </w:r>
      <w:r w:rsidR="003374C3">
        <w:rPr>
          <w:rFonts w:hint="eastAsia"/>
        </w:rPr>
        <w:t>。</w:t>
      </w:r>
      <w:r w:rsidRPr="00636514">
        <w:rPr>
          <w:rFonts w:hint="eastAsia"/>
        </w:rPr>
        <w:t>当系统需</w:t>
      </w:r>
      <w:r w:rsidR="00471D14">
        <w:rPr>
          <w:rFonts w:hint="eastAsia"/>
        </w:rPr>
        <w:t>要支持的租户越来越多时，共享数据库低成本、高效的特性就显现出来了。</w:t>
      </w:r>
    </w:p>
    <w:p w14:paraId="039FCC6A" w14:textId="430A94B1" w:rsidR="00292DF6" w:rsidRDefault="00292DF6" w:rsidP="00F32C18">
      <w:pPr>
        <w:ind w:firstLine="480"/>
      </w:pPr>
      <w:r>
        <w:rPr>
          <w:rFonts w:hint="eastAsia"/>
        </w:rPr>
        <w:t>（</w:t>
      </w:r>
      <w:r w:rsidR="00E338AF">
        <w:t>3</w:t>
      </w:r>
      <w:r>
        <w:rPr>
          <w:rFonts w:hint="eastAsia"/>
        </w:rPr>
        <w:t>）</w:t>
      </w:r>
      <w:r>
        <w:rPr>
          <w:rFonts w:hint="eastAsia"/>
        </w:rPr>
        <w:t>SaaS</w:t>
      </w:r>
      <w:r>
        <w:rPr>
          <w:rFonts w:hint="eastAsia"/>
        </w:rPr>
        <w:t>服务的基本概念</w:t>
      </w:r>
    </w:p>
    <w:p w14:paraId="3A3F28E7" w14:textId="5FBC6E48"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8"/>
      </w:r>
      <w:r w:rsidR="00003558">
        <w:rPr>
          <w:vertAlign w:val="superscript"/>
        </w:rPr>
        <w:t>~</w:t>
      </w:r>
      <w:r w:rsidR="000B146B">
        <w:rPr>
          <w:rStyle w:val="af9"/>
        </w:rPr>
        <w:endnoteReference w:id="19"/>
      </w:r>
      <w:r w:rsidR="004E11C9">
        <w:rPr>
          <w:rStyle w:val="af9"/>
        </w:rPr>
        <w:t>]</w:t>
      </w:r>
      <w:r w:rsidR="007A161D">
        <w:rPr>
          <w:rFonts w:hint="eastAsia"/>
        </w:rPr>
        <w:t>。</w:t>
      </w:r>
      <w:r w:rsidR="001C196B">
        <w:rPr>
          <w:rFonts w:hint="eastAsia"/>
        </w:rPr>
        <w:t>其主要特征体现在应用代码所处的位置和部署、存取代码的方式</w:t>
      </w:r>
      <w:r w:rsidR="009C0592">
        <w:rPr>
          <w:rFonts w:hint="eastAsia"/>
        </w:rPr>
        <w:t>，将传统一次性买断模式转换为集中软件租用模式，从而将软件商业模式从产品供需转</w:t>
      </w:r>
      <w:r w:rsidR="008424EF">
        <w:rPr>
          <w:rFonts w:hint="eastAsia"/>
        </w:rPr>
        <w:t>为</w:t>
      </w:r>
      <w:r w:rsidR="009C0592">
        <w:rPr>
          <w:rFonts w:hint="eastAsia"/>
        </w:rPr>
        <w:t>服务供需模式。</w:t>
      </w:r>
    </w:p>
    <w:p w14:paraId="38EDEA4D" w14:textId="77089D15" w:rsidR="00F06F4B" w:rsidRDefault="00F06F4B" w:rsidP="005308A1">
      <w:pPr>
        <w:ind w:firstLine="480"/>
      </w:pPr>
      <w:r w:rsidRPr="00636514">
        <w:rPr>
          <w:rFonts w:hint="eastAsia"/>
        </w:rPr>
        <w:t>SaaS</w:t>
      </w:r>
      <w:r w:rsidRPr="00636514">
        <w:rPr>
          <w:rFonts w:hint="eastAsia"/>
        </w:rPr>
        <w:t>软件提供商提供服务器、软件服务和共享数据库，</w:t>
      </w:r>
      <w:r w:rsidR="009C1A6F">
        <w:rPr>
          <w:rFonts w:hint="eastAsia"/>
        </w:rPr>
        <w:t>并</w:t>
      </w:r>
      <w:r w:rsidRPr="00636514">
        <w:rPr>
          <w:rFonts w:hint="eastAsia"/>
        </w:rPr>
        <w:t>负责平台的开发、测试，最终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lastRenderedPageBreak/>
        <w:t>提供商</w:t>
      </w:r>
      <w:r w:rsidRPr="00636514">
        <w:rPr>
          <w:rFonts w:hint="eastAsia"/>
        </w:rPr>
        <w:t>购买</w:t>
      </w:r>
      <w:r w:rsidRPr="00636514">
        <w:t>软件服务</w:t>
      </w:r>
      <w:r w:rsidRPr="00636514">
        <w:rPr>
          <w:rFonts w:hint="eastAsia"/>
        </w:rPr>
        <w:t>。共享的软件服务将单个用户进行软件开发和运维的成本分摊到各个租户的租金中，让软件开发费用变得低廉。这种模式非常适用于软件技术部门不完善的中小型企业，是其实现信息化的捷径。</w:t>
      </w:r>
    </w:p>
    <w:p w14:paraId="66B7B205" w14:textId="5D8BDCA0" w:rsidR="00693FB5" w:rsidRPr="00AD0376" w:rsidRDefault="00693FB5" w:rsidP="00693FB5">
      <w:pPr>
        <w:pStyle w:val="3"/>
        <w:rPr>
          <w:color w:val="auto"/>
        </w:rPr>
      </w:pPr>
      <w:bookmarkStart w:id="141" w:name="_Toc492673755"/>
      <w:bookmarkStart w:id="142" w:name="_Toc498678403"/>
      <w:r>
        <w:rPr>
          <w:color w:val="auto"/>
        </w:rPr>
        <w:t>2.1.</w:t>
      </w:r>
      <w:r w:rsidR="002C5061">
        <w:rPr>
          <w:color w:val="auto"/>
        </w:rPr>
        <w:t>2</w:t>
      </w:r>
      <w:r>
        <w:rPr>
          <w:color w:val="auto"/>
        </w:rPr>
        <w:t xml:space="preserve"> </w:t>
      </w:r>
      <w:r w:rsidR="00D54A1A" w:rsidRPr="00D54A1A">
        <w:rPr>
          <w:color w:val="auto"/>
        </w:rPr>
        <w:t>SaaS</w:t>
      </w:r>
      <w:r w:rsidR="00D54A1A" w:rsidRPr="00D54A1A">
        <w:rPr>
          <w:rFonts w:hint="eastAsia"/>
          <w:color w:val="auto"/>
        </w:rPr>
        <w:t>服务的成熟度模型及优势</w:t>
      </w:r>
      <w:bookmarkEnd w:id="141"/>
      <w:bookmarkEnd w:id="142"/>
    </w:p>
    <w:p w14:paraId="63ECDC0A" w14:textId="2FA0D12F" w:rsidR="002C1ECA" w:rsidRDefault="002C1ECA" w:rsidP="002C1ECA">
      <w:pPr>
        <w:ind w:firstLine="480"/>
      </w:pPr>
      <w:r>
        <w:rPr>
          <w:rFonts w:hint="eastAsia"/>
        </w:rPr>
        <w:t>（</w:t>
      </w:r>
      <w:r>
        <w:rPr>
          <w:rFonts w:hint="eastAsia"/>
        </w:rPr>
        <w:t>1</w:t>
      </w:r>
      <w:r>
        <w:rPr>
          <w:rFonts w:hint="eastAsia"/>
        </w:rPr>
        <w:t>）</w:t>
      </w:r>
      <w:r>
        <w:rPr>
          <w:rFonts w:hint="eastAsia"/>
        </w:rPr>
        <w:t>SaaS</w:t>
      </w:r>
      <w:r>
        <w:t>服务的成熟度模型</w:t>
      </w:r>
    </w:p>
    <w:p w14:paraId="277BB6F3" w14:textId="77777777" w:rsidR="00AA55D7" w:rsidRDefault="00AA55D7" w:rsidP="00AA55D7">
      <w:pPr>
        <w:ind w:firstLine="480"/>
      </w:pPr>
      <w:r w:rsidRPr="002147D2">
        <w:rPr>
          <w:noProof/>
        </w:rPr>
        <w:drawing>
          <wp:anchor distT="0" distB="0" distL="114300" distR="114300" simplePos="0" relativeHeight="251874304" behindDoc="0" locked="0" layoutInCell="1" allowOverlap="1" wp14:anchorId="717B8E26" wp14:editId="4B39033D">
            <wp:simplePos x="0" y="0"/>
            <wp:positionH relativeFrom="column">
              <wp:posOffset>939800</wp:posOffset>
            </wp:positionH>
            <wp:positionV relativeFrom="paragraph">
              <wp:posOffset>678318</wp:posOffset>
            </wp:positionV>
            <wp:extent cx="3895725" cy="3577590"/>
            <wp:effectExtent l="0" t="0" r="9525"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as成熟度模型.png"/>
                    <pic:cNvPicPr/>
                  </pic:nvPicPr>
                  <pic:blipFill rotWithShape="1">
                    <a:blip r:embed="rId25">
                      <a:extLst>
                        <a:ext uri="{28A0092B-C50C-407E-A947-70E740481C1C}">
                          <a14:useLocalDpi xmlns:a14="http://schemas.microsoft.com/office/drawing/2010/main" val="0"/>
                        </a:ext>
                      </a:extLst>
                    </a:blip>
                    <a:srcRect t="2099" b="3408"/>
                    <a:stretch/>
                  </pic:blipFill>
                  <pic:spPr bwMode="auto">
                    <a:xfrm>
                      <a:off x="0" y="0"/>
                      <a:ext cx="3895725" cy="3577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1FE">
        <w:rPr>
          <w:rFonts w:hint="eastAsia"/>
        </w:rPr>
        <w:t>SaaS</w:t>
      </w:r>
      <w:r w:rsidR="006151FE">
        <w:rPr>
          <w:rFonts w:hint="eastAsia"/>
        </w:rPr>
        <w:t>模式具有“软件即服务”的理念，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0"/>
      </w:r>
      <w:r w:rsidR="00CD23F6">
        <w:rPr>
          <w:vertAlign w:val="superscript"/>
        </w:rPr>
        <w:t>]</w:t>
      </w:r>
      <w:r w:rsidR="00F021C3">
        <w:rPr>
          <w:rFonts w:hint="eastAsia"/>
        </w:rPr>
        <w:t>，如图</w:t>
      </w:r>
      <w:r w:rsidR="00F021C3">
        <w:rPr>
          <w:rFonts w:hint="eastAsia"/>
        </w:rPr>
        <w:t>2-</w:t>
      </w:r>
      <w:r w:rsidR="00F021C3">
        <w:t>1</w:t>
      </w:r>
      <w:r w:rsidR="00F021C3">
        <w:t>所示</w:t>
      </w:r>
      <w:r w:rsidR="00F021C3">
        <w:rPr>
          <w:rFonts w:hint="eastAsia"/>
        </w:rPr>
        <w:t>：</w:t>
      </w:r>
    </w:p>
    <w:p w14:paraId="7ABE121C" w14:textId="5026498A" w:rsidR="00AA55D7" w:rsidRPr="002147D2" w:rsidRDefault="00AA55D7" w:rsidP="00AA55D7">
      <w:pPr>
        <w:pStyle w:val="aff0"/>
      </w:pPr>
      <w:r w:rsidRPr="002147D2">
        <w:rPr>
          <w:rFonts w:hint="eastAsia"/>
        </w:rPr>
        <w:t>图</w:t>
      </w:r>
      <w:r w:rsidRPr="002147D2">
        <w:rPr>
          <w:rFonts w:hint="eastAsia"/>
        </w:rPr>
        <w:t>2-</w:t>
      </w:r>
      <w:r w:rsidRPr="002147D2">
        <w:t>1</w:t>
      </w:r>
      <w:r>
        <w:t xml:space="preserve"> </w:t>
      </w:r>
      <w:r w:rsidRPr="002147D2">
        <w:t>SaaS</w:t>
      </w:r>
      <w:r w:rsidRPr="002147D2">
        <w:t>成熟度模型</w:t>
      </w:r>
    </w:p>
    <w:p w14:paraId="2559F678" w14:textId="4C6380AC" w:rsidR="00E41E5A" w:rsidRDefault="00E41E5A" w:rsidP="00E41E5A">
      <w:pPr>
        <w:pStyle w:val="afe"/>
        <w:numPr>
          <w:ilvl w:val="0"/>
          <w:numId w:val="39"/>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E41E5A">
      <w:pPr>
        <w:pStyle w:val="afe"/>
        <w:numPr>
          <w:ilvl w:val="0"/>
          <w:numId w:val="39"/>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客户运行具有相同代码的实例，根据每个客户的不同信息进行系统配置，</w:t>
      </w:r>
      <w:r w:rsidR="001E5D39">
        <w:rPr>
          <w:rFonts w:hint="eastAsia"/>
        </w:rPr>
        <w:t>通过一次开发，多次部署，</w:t>
      </w:r>
      <w:r w:rsidR="00F02BFD">
        <w:rPr>
          <w:rFonts w:hint="eastAsia"/>
        </w:rPr>
        <w:t>实现软件的扩展性，降低开发成本</w:t>
      </w:r>
      <w:r w:rsidR="005962A7">
        <w:rPr>
          <w:rFonts w:hint="eastAsia"/>
        </w:rPr>
        <w:t>。所有客户使用一套软件，当代码库</w:t>
      </w:r>
      <w:r w:rsidR="005962A7">
        <w:rPr>
          <w:rFonts w:hint="eastAsia"/>
        </w:rPr>
        <w:lastRenderedPageBreak/>
        <w:t>进行修改时，将作用于每一个客户。</w:t>
      </w:r>
    </w:p>
    <w:p w14:paraId="70663C69" w14:textId="5106CF9F" w:rsidR="00B312C3" w:rsidRDefault="00B312C3" w:rsidP="00E41E5A">
      <w:pPr>
        <w:pStyle w:val="afe"/>
        <w:numPr>
          <w:ilvl w:val="0"/>
          <w:numId w:val="39"/>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的进一步优化，从实际技术层面实现</w:t>
      </w:r>
      <w:r w:rsidR="000A5BB2">
        <w:rPr>
          <w:rFonts w:hint="eastAsia"/>
        </w:rPr>
        <w:t>SaaS</w:t>
      </w:r>
      <w:r w:rsidR="000A5BB2">
        <w:rPr>
          <w:rFonts w:hint="eastAsia"/>
        </w:rPr>
        <w:t>模式</w:t>
      </w:r>
      <w:r w:rsidR="0013111F">
        <w:rPr>
          <w:rFonts w:hint="eastAsia"/>
        </w:rPr>
        <w:t>。</w:t>
      </w:r>
      <w:r w:rsidR="00ED6564">
        <w:rPr>
          <w:rFonts w:hint="eastAsia"/>
        </w:rPr>
        <w:t>软件系统仅通过一次开发，一次部署，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其资源利用率大大超过第</w:t>
      </w:r>
      <w:r w:rsidR="00ED6564">
        <w:rPr>
          <w:rFonts w:hint="eastAsia"/>
        </w:rPr>
        <w:t>2</w:t>
      </w:r>
      <w:r w:rsidR="00ED6564">
        <w:rPr>
          <w:rFonts w:hint="eastAsia"/>
        </w:rPr>
        <w:t>级别。同时在该级别使用多租户的概念，对各个客户进行数据隔离，通过授权保证其数据的安全性。</w:t>
      </w:r>
    </w:p>
    <w:p w14:paraId="4549BCE4" w14:textId="4D6EEF79" w:rsidR="00ED6564" w:rsidRDefault="00ED6564" w:rsidP="00E41E5A">
      <w:pPr>
        <w:pStyle w:val="afe"/>
        <w:numPr>
          <w:ilvl w:val="0"/>
          <w:numId w:val="39"/>
        </w:numPr>
        <w:ind w:firstLineChars="0"/>
      </w:pPr>
      <w:r>
        <w:t>成熟度模型</w:t>
      </w:r>
      <w:r>
        <w:rPr>
          <w:rFonts w:hint="eastAsia"/>
        </w:rPr>
        <w:t>4</w:t>
      </w:r>
      <w:r>
        <w:rPr>
          <w:rFonts w:hint="eastAsia"/>
        </w:rPr>
        <w:t>：是</w:t>
      </w:r>
      <w:r>
        <w:rPr>
          <w:rFonts w:hint="eastAsia"/>
        </w:rPr>
        <w:t>SaaS</w:t>
      </w:r>
      <w:r>
        <w:rPr>
          <w:rFonts w:hint="eastAsia"/>
        </w:rPr>
        <w:t>应用的最高成熟度级别，所有客户运行相同的实例，通过中间的客户负载平衡器将客户分配到各个运行的实例上，来分摊大量的访问</w:t>
      </w:r>
      <w:r w:rsidR="00C81748">
        <w:rPr>
          <w:rFonts w:hint="eastAsia"/>
        </w:rPr>
        <w:t>，</w:t>
      </w:r>
      <w:r w:rsidR="00C81748">
        <w:rPr>
          <w:rFonts w:hint="eastAsia"/>
        </w:rPr>
        <w:t>SaaS</w:t>
      </w:r>
      <w:r w:rsidR="00C81748">
        <w:rPr>
          <w:rFonts w:hint="eastAsia"/>
        </w:rPr>
        <w:t>应用的最理想级别</w:t>
      </w:r>
      <w:r>
        <w:rPr>
          <w:rFonts w:hint="eastAsia"/>
        </w:rPr>
        <w:t>。</w:t>
      </w:r>
    </w:p>
    <w:p w14:paraId="5C6FB55F" w14:textId="1836D31B" w:rsidR="00C81748" w:rsidRDefault="00C81748" w:rsidP="00062A03">
      <w:pPr>
        <w:ind w:firstLine="480"/>
      </w:pPr>
      <w:r>
        <w:rPr>
          <w:rFonts w:hint="eastAsia"/>
        </w:rPr>
        <w:t>从技术层面讲，只有当成熟度模型</w:t>
      </w:r>
      <w:r w:rsidR="00062A03">
        <w:rPr>
          <w:rFonts w:hint="eastAsia"/>
        </w:rPr>
        <w:t>达到级别</w:t>
      </w:r>
      <w:r w:rsidR="00062A03">
        <w:rPr>
          <w:rFonts w:hint="eastAsia"/>
        </w:rPr>
        <w:t>3</w:t>
      </w:r>
      <w:r w:rsidR="00062A03">
        <w:rPr>
          <w:rFonts w:hint="eastAsia"/>
        </w:rPr>
        <w:t>以上时才真正实现了</w:t>
      </w:r>
      <w:r w:rsidR="00062A03">
        <w:rPr>
          <w:rFonts w:hint="eastAsia"/>
        </w:rPr>
        <w:t>SaaS</w:t>
      </w:r>
      <w:r w:rsidR="00062A03">
        <w:rPr>
          <w:rFonts w:hint="eastAsia"/>
        </w:rPr>
        <w:t>模式。通过以上分析，成熟度模型</w:t>
      </w:r>
      <w:r w:rsidR="00062A03">
        <w:rPr>
          <w:rFonts w:hint="eastAsia"/>
        </w:rPr>
        <w:t>4</w:t>
      </w:r>
      <w:r w:rsidR="00062A03">
        <w:rPr>
          <w:rFonts w:hint="eastAsia"/>
        </w:rPr>
        <w:t>是</w:t>
      </w:r>
      <w:r w:rsidR="00062A03">
        <w:rPr>
          <w:rFonts w:hint="eastAsia"/>
        </w:rPr>
        <w:t>SaaS</w:t>
      </w:r>
      <w:r w:rsidR="00062A03">
        <w:rPr>
          <w:rFonts w:hint="eastAsia"/>
        </w:rPr>
        <w:t>服务最理想的架构模型，但在实际的应用开发中，对于</w:t>
      </w:r>
      <w:r w:rsidR="00062A03">
        <w:rPr>
          <w:rFonts w:hint="eastAsia"/>
        </w:rPr>
        <w:t>SaaS</w:t>
      </w:r>
      <w:r w:rsidR="00062A03">
        <w:rPr>
          <w:rFonts w:hint="eastAsia"/>
        </w:rPr>
        <w:t>成熟度模型的选择往往根据客户的实际</w:t>
      </w:r>
      <w:r w:rsidR="00986123">
        <w:rPr>
          <w:rFonts w:hint="eastAsia"/>
        </w:rPr>
        <w:t>需求</w:t>
      </w:r>
      <w:r w:rsidR="001F026B">
        <w:rPr>
          <w:rFonts w:hint="eastAsia"/>
        </w:rPr>
        <w:t>和</w:t>
      </w:r>
      <w:r w:rsidR="00986123">
        <w:rPr>
          <w:rFonts w:hint="eastAsia"/>
        </w:rPr>
        <w:t>能力等多方面的因素</w:t>
      </w:r>
      <w:r w:rsidR="00BA523F">
        <w:rPr>
          <w:rFonts w:hint="eastAsia"/>
        </w:rPr>
        <w:t>进行开发</w:t>
      </w:r>
      <w:r w:rsidR="001F026B">
        <w:rPr>
          <w:rFonts w:hint="eastAsia"/>
        </w:rPr>
        <w:t>。</w:t>
      </w:r>
    </w:p>
    <w:p w14:paraId="4785BC8F" w14:textId="23A38C9D" w:rsidR="002C1ECA" w:rsidRPr="00062A03" w:rsidRDefault="002C1ECA" w:rsidP="00062A03">
      <w:pPr>
        <w:ind w:firstLine="480"/>
      </w:pPr>
      <w:r>
        <w:rPr>
          <w:rFonts w:hint="eastAsia"/>
        </w:rPr>
        <w:t>（</w:t>
      </w:r>
      <w:r>
        <w:rPr>
          <w:rFonts w:hint="eastAsia"/>
        </w:rPr>
        <w:t>2</w:t>
      </w:r>
      <w:r>
        <w:rPr>
          <w:rFonts w:hint="eastAsia"/>
        </w:rPr>
        <w:t>）</w:t>
      </w:r>
      <w:r>
        <w:rPr>
          <w:rFonts w:hint="eastAsia"/>
        </w:rPr>
        <w:t>SaaS</w:t>
      </w:r>
      <w:r>
        <w:rPr>
          <w:rFonts w:hint="eastAsia"/>
        </w:rPr>
        <w:t>服务的优势分析</w:t>
      </w:r>
    </w:p>
    <w:p w14:paraId="023FF6CA" w14:textId="21765FB6" w:rsidR="00F06F4B" w:rsidRDefault="006D0D64" w:rsidP="00F907EF">
      <w:pPr>
        <w:ind w:firstLine="480"/>
      </w:pPr>
      <w:r>
        <w:rPr>
          <w:rFonts w:hint="eastAsia"/>
          <w:noProof/>
        </w:rPr>
        <w:drawing>
          <wp:anchor distT="0" distB="0" distL="114300" distR="114300" simplePos="0" relativeHeight="251847680" behindDoc="0" locked="0" layoutInCell="1" allowOverlap="1" wp14:anchorId="3D9516AD" wp14:editId="433530C4">
            <wp:simplePos x="0" y="0"/>
            <wp:positionH relativeFrom="column">
              <wp:posOffset>254000</wp:posOffset>
            </wp:positionH>
            <wp:positionV relativeFrom="paragraph">
              <wp:posOffset>1917700</wp:posOffset>
            </wp:positionV>
            <wp:extent cx="4805045" cy="2374265"/>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6">
                      <a:extLst>
                        <a:ext uri="{28A0092B-C50C-407E-A947-70E740481C1C}">
                          <a14:useLocalDpi xmlns:a14="http://schemas.microsoft.com/office/drawing/2010/main" val="0"/>
                        </a:ext>
                      </a:extLst>
                    </a:blip>
                    <a:srcRect t="10997" b="5104"/>
                    <a:stretch/>
                  </pic:blipFill>
                  <pic:spPr bwMode="auto">
                    <a:xfrm>
                      <a:off x="0" y="0"/>
                      <a:ext cx="4805045" cy="237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sidR="00EF4A84">
        <w:rPr>
          <w:rFonts w:hint="eastAsia"/>
        </w:rPr>
        <w:t>中小型企业应用</w:t>
      </w:r>
      <w:r w:rsidR="00EF4A84">
        <w:rPr>
          <w:rFonts w:hint="eastAsia"/>
        </w:rPr>
        <w:t>SaaS</w:t>
      </w:r>
      <w:r w:rsidR="00EF4A84">
        <w:rPr>
          <w:rFonts w:hint="eastAsia"/>
        </w:rPr>
        <w:t>可以解除或减少基础设施和软件的购买，</w:t>
      </w:r>
      <w:r w:rsidR="00F06F4B">
        <w:rPr>
          <w:rFonts w:hint="eastAsia"/>
        </w:rPr>
        <w:t>SaaS</w:t>
      </w:r>
      <w:r w:rsidR="00EF4A84">
        <w:rPr>
          <w:rFonts w:hint="eastAsia"/>
        </w:rPr>
        <w:t>提供商将软件服务部署到提供商的硬件设备上，租户</w:t>
      </w:r>
      <w:r w:rsidR="00F06F4B">
        <w:rPr>
          <w:rFonts w:hint="eastAsia"/>
        </w:rPr>
        <w:t>只需通过互联网访问系统，每个</w:t>
      </w:r>
      <w:r w:rsidR="00EF4A84">
        <w:rPr>
          <w:rFonts w:hint="eastAsia"/>
        </w:rPr>
        <w:t>租户</w:t>
      </w:r>
      <w:r w:rsidR="00F06F4B">
        <w:rPr>
          <w:rFonts w:hint="eastAsia"/>
        </w:rPr>
        <w:t>都节省了硬件设施的消耗，潜在的资源节省超出了传统软件的很多倍</w:t>
      </w:r>
      <w:r w:rsidR="00527EC9">
        <w:rPr>
          <w:rFonts w:hint="eastAsia"/>
          <w:vertAlign w:val="superscript"/>
        </w:rPr>
        <w:t>[</w:t>
      </w:r>
      <w:r w:rsidR="00527EC9">
        <w:rPr>
          <w:rStyle w:val="af9"/>
        </w:rPr>
        <w:endnoteReference w:id="21"/>
      </w:r>
      <w:r w:rsidR="00527EC9">
        <w:rPr>
          <w:vertAlign w:val="superscript"/>
        </w:rPr>
        <w:t>]</w:t>
      </w:r>
      <w:r w:rsidR="00F06F4B">
        <w:rPr>
          <w:rFonts w:hint="eastAsia"/>
        </w:rPr>
        <w:t>。在这种情况下，</w:t>
      </w:r>
      <w:r w:rsidR="00F06F4B">
        <w:t>基于</w:t>
      </w:r>
      <w:r w:rsidR="00F06F4B">
        <w:rPr>
          <w:rFonts w:hint="eastAsia"/>
        </w:rPr>
        <w:t>S</w:t>
      </w:r>
      <w:r w:rsidR="00F06F4B">
        <w:t>aaS</w:t>
      </w:r>
      <w:r w:rsidR="00F06F4B">
        <w:t>服务进行开发</w:t>
      </w:r>
      <w:r w:rsidR="00F410F0">
        <w:rPr>
          <w:rFonts w:hint="eastAsia"/>
        </w:rPr>
        <w:t>，</w:t>
      </w:r>
      <w:r w:rsidR="00F410F0">
        <w:t>使用低价高质量的服务吸引客户</w:t>
      </w:r>
      <w:r w:rsidR="00F410F0">
        <w:rPr>
          <w:rFonts w:hint="eastAsia"/>
        </w:rPr>
        <w:t>，</w:t>
      </w:r>
      <w:r w:rsidR="00F410F0">
        <w:t>将拥有极大</w:t>
      </w:r>
      <w:r w:rsidR="00F06F4B">
        <w:t>的竞争优势</w:t>
      </w:r>
      <w:r w:rsidR="00C15291">
        <w:rPr>
          <w:rFonts w:hint="eastAsia"/>
        </w:rPr>
        <w:t>，</w:t>
      </w:r>
      <w:r w:rsidR="00F06F4B" w:rsidRPr="00636514">
        <w:t>传统软件与</w:t>
      </w:r>
      <w:r w:rsidR="00F06F4B" w:rsidRPr="00636514">
        <w:rPr>
          <w:rFonts w:hint="eastAsia"/>
        </w:rPr>
        <w:t>SaaS</w:t>
      </w:r>
      <w:r w:rsidR="00F06F4B" w:rsidRPr="00636514">
        <w:rPr>
          <w:rFonts w:hint="eastAsia"/>
        </w:rPr>
        <w:t>软件的</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76F0F30" w:rsidR="00B13F42" w:rsidRPr="00B13F42" w:rsidRDefault="00B13F42" w:rsidP="00B13F42">
      <w:pPr>
        <w:pStyle w:val="aff0"/>
      </w:pPr>
      <w:r w:rsidRPr="00B13F42">
        <w:rPr>
          <w:rFonts w:hint="eastAsia"/>
        </w:rPr>
        <w:lastRenderedPageBreak/>
        <w:t>图</w:t>
      </w:r>
      <w:r w:rsidRPr="00B13F42">
        <w:rPr>
          <w:rFonts w:hint="eastAsia"/>
        </w:rPr>
        <w:t>2-</w:t>
      </w:r>
      <w:r>
        <w:t>2</w:t>
      </w:r>
      <w:r w:rsidRPr="00B13F42">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35B7D0B6" w:rsidR="009E265B" w:rsidRDefault="005A175C" w:rsidP="00F907EF">
      <w:pPr>
        <w:ind w:firstLine="480"/>
      </w:pPr>
      <w:r>
        <w:t>本文主要的研究目标为中小型售货机运营商</w:t>
      </w:r>
      <w:r>
        <w:rPr>
          <w:rFonts w:hint="eastAsia"/>
        </w:rPr>
        <w:t>，对于</w:t>
      </w:r>
      <w:r w:rsidR="00EF4A84">
        <w:t>中小型企业</w:t>
      </w:r>
      <w:r>
        <w:t>而言</w:t>
      </w:r>
      <w:r>
        <w:rPr>
          <w:rFonts w:hint="eastAsia"/>
        </w:rPr>
        <w:t>，</w:t>
      </w:r>
      <w:r>
        <w:t>选用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83CE2B5" w:rsidR="009E265B" w:rsidRDefault="00F15802" w:rsidP="009E265B">
      <w:pPr>
        <w:pStyle w:val="afe"/>
        <w:numPr>
          <w:ilvl w:val="0"/>
          <w:numId w:val="43"/>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Pr>
          <w:rFonts w:hint="eastAsia"/>
        </w:rPr>
        <w:t>；</w:t>
      </w:r>
    </w:p>
    <w:p w14:paraId="3B3F1C72" w14:textId="20A3F6D0" w:rsidR="009E265B" w:rsidRDefault="005505FB" w:rsidP="009E265B">
      <w:pPr>
        <w:pStyle w:val="afe"/>
        <w:numPr>
          <w:ilvl w:val="0"/>
          <w:numId w:val="43"/>
        </w:numPr>
        <w:ind w:firstLineChars="0"/>
      </w:pPr>
      <w:r>
        <w:rPr>
          <w:rFonts w:hint="eastAsia"/>
        </w:rPr>
        <w:t>所有权转移：</w:t>
      </w:r>
      <w:r w:rsidR="003F064C">
        <w:rPr>
          <w:rFonts w:hint="eastAsia"/>
        </w:rPr>
        <w:t>软件的所有权将从用户转向软件的提供商</w:t>
      </w:r>
      <w:r w:rsidR="00332BF6">
        <w:rPr>
          <w:rFonts w:hint="eastAsia"/>
        </w:rPr>
        <w:t>，软件实施过程较快，不需租户做任何操作</w:t>
      </w:r>
      <w:r w:rsidR="003F064C">
        <w:rPr>
          <w:rFonts w:hint="eastAsia"/>
        </w:rPr>
        <w:t>；</w:t>
      </w:r>
    </w:p>
    <w:p w14:paraId="18511740" w14:textId="3ED547B4" w:rsidR="009E265B" w:rsidRDefault="005D6F24" w:rsidP="009E265B">
      <w:pPr>
        <w:pStyle w:val="afe"/>
        <w:numPr>
          <w:ilvl w:val="0"/>
          <w:numId w:val="43"/>
        </w:numPr>
        <w:ind w:firstLineChars="0"/>
      </w:pPr>
      <w:r>
        <w:rPr>
          <w:rFonts w:hint="eastAsia"/>
        </w:rPr>
        <w:t>软件开发</w:t>
      </w:r>
      <w:r w:rsidR="006D69E4">
        <w:rPr>
          <w:rFonts w:hint="eastAsia"/>
        </w:rPr>
        <w:t>和</w:t>
      </w:r>
      <w:r w:rsidR="0030322A">
        <w:rPr>
          <w:rFonts w:hint="eastAsia"/>
        </w:rPr>
        <w:t>维护</w:t>
      </w:r>
      <w:r>
        <w:rPr>
          <w:rFonts w:hint="eastAsia"/>
        </w:rPr>
        <w:t>职能：</w:t>
      </w:r>
      <w:r w:rsidR="003F064C">
        <w:rPr>
          <w:rFonts w:hint="eastAsia"/>
        </w:rPr>
        <w:t>软件的基础设施</w:t>
      </w:r>
      <w:r w:rsidR="00FE0B2D">
        <w:rPr>
          <w:rFonts w:hint="eastAsia"/>
        </w:rPr>
        <w:t>和维护由用户转向软件提供商，包括系统的开发，硬件设施和技术服务</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FE0B2D">
        <w:rPr>
          <w:rFonts w:hint="eastAsia"/>
        </w:rPr>
        <w:t>；</w:t>
      </w:r>
    </w:p>
    <w:p w14:paraId="18D12CE8" w14:textId="5E515A96" w:rsidR="009E265B" w:rsidRDefault="006D69E4" w:rsidP="009E265B">
      <w:pPr>
        <w:pStyle w:val="afe"/>
        <w:numPr>
          <w:ilvl w:val="0"/>
          <w:numId w:val="43"/>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FE0B2D">
        <w:rPr>
          <w:rFonts w:hint="eastAsia"/>
        </w:rPr>
        <w:t>；</w:t>
      </w:r>
    </w:p>
    <w:p w14:paraId="0F870761" w14:textId="5DA5E21E" w:rsidR="009E265B" w:rsidRDefault="006D69E4" w:rsidP="009E265B">
      <w:pPr>
        <w:pStyle w:val="afe"/>
        <w:numPr>
          <w:ilvl w:val="0"/>
          <w:numId w:val="43"/>
        </w:numPr>
        <w:ind w:firstLineChars="0"/>
      </w:pPr>
      <w:r>
        <w:rPr>
          <w:rFonts w:hint="eastAsia"/>
        </w:rPr>
        <w:t>资金投入：</w:t>
      </w:r>
      <w:r w:rsidR="00646B7A">
        <w:rPr>
          <w:rFonts w:hint="eastAsia"/>
        </w:rPr>
        <w:t>租户资金投入较少，不需要投入大笔资金一次性买入，只需</w:t>
      </w:r>
      <w:r w:rsidR="00FE0B2D">
        <w:rPr>
          <w:rFonts w:hint="eastAsia"/>
        </w:rPr>
        <w:t>按需租用，按需付费</w:t>
      </w:r>
      <w:r w:rsidR="00DB026E">
        <w:rPr>
          <w:rFonts w:hint="eastAsia"/>
        </w:rPr>
        <w:t>，价格低廉；</w:t>
      </w:r>
    </w:p>
    <w:p w14:paraId="4E2B654C" w14:textId="23E64797" w:rsidR="003F064C" w:rsidRDefault="006D69E4" w:rsidP="009E265B">
      <w:pPr>
        <w:pStyle w:val="afe"/>
        <w:numPr>
          <w:ilvl w:val="0"/>
          <w:numId w:val="43"/>
        </w:numPr>
        <w:ind w:firstLineChars="0"/>
      </w:pPr>
      <w:r>
        <w:rPr>
          <w:rFonts w:hint="eastAsia"/>
        </w:rPr>
        <w:t>适应类型：</w:t>
      </w:r>
      <w:r w:rsidR="00270087">
        <w:rPr>
          <w:rFonts w:hint="eastAsia"/>
        </w:rPr>
        <w:t>传统软件提供商难以为中小型规模企业提供低廉的服务，</w:t>
      </w:r>
      <w:r w:rsidR="00270087">
        <w:rPr>
          <w:rFonts w:hint="eastAsia"/>
        </w:rPr>
        <w:t>SaaS</w:t>
      </w:r>
      <w:r w:rsidR="00270087">
        <w:rPr>
          <w:rFonts w:hint="eastAsia"/>
        </w:rPr>
        <w:t>服务</w:t>
      </w:r>
      <w:r w:rsidR="006A72D1">
        <w:rPr>
          <w:rFonts w:hint="eastAsia"/>
        </w:rPr>
        <w:t>有效消除</w:t>
      </w:r>
      <w:r w:rsidR="00270087">
        <w:rPr>
          <w:rFonts w:hint="eastAsia"/>
        </w:rPr>
        <w:t>租户的成本</w:t>
      </w:r>
      <w:r w:rsidR="00E645B1" w:rsidRPr="009E265B">
        <w:rPr>
          <w:rFonts w:hint="eastAsia"/>
          <w:vertAlign w:val="superscript"/>
        </w:rPr>
        <w:t>[</w:t>
      </w:r>
      <w:r w:rsidR="003A5F94">
        <w:rPr>
          <w:rStyle w:val="af9"/>
        </w:rPr>
        <w:endnoteReference w:id="22"/>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143" w:name="_Toc492673756"/>
      <w:bookmarkStart w:id="144" w:name="_Toc498678404"/>
      <w:r w:rsidRPr="005270D9">
        <w:rPr>
          <w:rFonts w:hint="eastAsia"/>
        </w:rPr>
        <w:t>2.2</w:t>
      </w:r>
      <w:r w:rsidRPr="00636514">
        <w:t xml:space="preserve"> </w:t>
      </w:r>
      <w:bookmarkEnd w:id="143"/>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144"/>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7955DE4A" w:rsidR="00F06F4B" w:rsidRPr="00A70DE5" w:rsidRDefault="00834ACA" w:rsidP="00834ACA">
      <w:pPr>
        <w:ind w:firstLine="480"/>
      </w:pPr>
      <w:bookmarkStart w:id="145" w:name="_Toc492673757"/>
      <w:r>
        <w:rPr>
          <w:rFonts w:hint="eastAsia"/>
        </w:rPr>
        <w:t>（</w:t>
      </w:r>
      <w:r>
        <w:rPr>
          <w:rFonts w:hint="eastAsia"/>
        </w:rPr>
        <w:t>1</w:t>
      </w:r>
      <w:r>
        <w:rPr>
          <w:rFonts w:hint="eastAsia"/>
        </w:rPr>
        <w:t>）</w:t>
      </w:r>
      <w:r w:rsidR="00F06F4B" w:rsidRPr="00A70DE5">
        <w:t>Spring</w:t>
      </w:r>
      <w:r w:rsidR="00F06F4B" w:rsidRPr="00A70DE5">
        <w:t>框架和</w:t>
      </w:r>
      <w:r w:rsidR="00F06F4B" w:rsidRPr="00A70DE5">
        <w:rPr>
          <w:rFonts w:hint="eastAsia"/>
        </w:rPr>
        <w:t>SpringMVC</w:t>
      </w:r>
      <w:bookmarkEnd w:id="145"/>
      <w:r w:rsidR="001A115A">
        <w:rPr>
          <w:rFonts w:hint="eastAsia"/>
        </w:rPr>
        <w:t>的选择</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w:t>
      </w:r>
      <w:r w:rsidRPr="00636514">
        <w:rPr>
          <w:rFonts w:hint="eastAsia"/>
        </w:rPr>
        <w:lastRenderedPageBreak/>
        <w:t>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19F67AE3" w:rsidR="00F51CC7" w:rsidRDefault="002147D2" w:rsidP="00F907EF">
      <w:pPr>
        <w:ind w:firstLine="480"/>
      </w:pPr>
      <w:r>
        <w:rPr>
          <w:rFonts w:hint="eastAsia"/>
          <w:noProof/>
        </w:rPr>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F51CC7" w:rsidRPr="00636514">
        <w:rPr>
          <w:rFonts w:hint="eastAsia"/>
        </w:rPr>
        <w:t>包括持久层、业务层和展示层的所有支持。</w:t>
      </w:r>
      <w:r w:rsidR="00F51CC7" w:rsidRPr="00636514">
        <w:rPr>
          <w:rFonts w:hint="eastAsia"/>
        </w:rPr>
        <w:t>Spring</w:t>
      </w:r>
      <w:r w:rsidR="00F51CC7" w:rsidRPr="00636514">
        <w:rPr>
          <w:rFonts w:hint="eastAsia"/>
        </w:rPr>
        <w:t>的核心容器有四个，包括</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的基础架构并提供框架的基础功能。</w:t>
      </w:r>
      <w:r w:rsidR="00F51CC7" w:rsidRPr="005270D9">
        <w:rPr>
          <w:rFonts w:hint="eastAsia"/>
        </w:rPr>
        <w:t>Spring</w:t>
      </w:r>
      <w:r w:rsidR="00F51CC7" w:rsidRPr="00636514">
        <w:rPr>
          <w:rFonts w:hint="eastAsia"/>
        </w:rPr>
        <w:t>构建在核心容器上，其主要分布如图</w:t>
      </w:r>
      <w:r w:rsidR="00F51CC7" w:rsidRPr="00636514">
        <w:rPr>
          <w:rFonts w:hint="eastAsia"/>
        </w:rPr>
        <w:t>2-</w:t>
      </w:r>
      <w:r>
        <w:t>3</w:t>
      </w:r>
      <w:r w:rsidR="00F51CC7" w:rsidRPr="00636514">
        <w:rPr>
          <w:rFonts w:hint="eastAsia"/>
        </w:rPr>
        <w:t>所示</w:t>
      </w:r>
      <w:r w:rsidR="00F51CC7">
        <w:rPr>
          <w:rFonts w:hint="eastAsia"/>
        </w:rPr>
        <w:t>。</w:t>
      </w:r>
    </w:p>
    <w:p w14:paraId="5CE7B2F3" w14:textId="77777777" w:rsidR="002147D2" w:rsidRDefault="002147D2" w:rsidP="002147D2">
      <w:pPr>
        <w:pStyle w:val="aff0"/>
      </w:pPr>
      <w:r>
        <w:rPr>
          <w:rFonts w:hint="eastAsia"/>
        </w:rPr>
        <w:t>图</w:t>
      </w:r>
      <w:r>
        <w:rPr>
          <w:rFonts w:hint="eastAsia"/>
        </w:rPr>
        <w:t>2-</w:t>
      </w:r>
      <w:r>
        <w:t>3 S</w:t>
      </w:r>
      <w:r>
        <w:rPr>
          <w:rFonts w:hint="eastAsia"/>
        </w:rPr>
        <w:t>pring</w:t>
      </w:r>
      <w:r>
        <w:rPr>
          <w:rFonts w:hint="eastAsia"/>
        </w:rPr>
        <w:t>框架组件图</w:t>
      </w:r>
      <w:r>
        <w:rPr>
          <w:rStyle w:val="af9"/>
        </w:rPr>
        <w:t>[</w:t>
      </w:r>
      <w:r>
        <w:rPr>
          <w:rStyle w:val="af9"/>
        </w:rPr>
        <w:endnoteReference w:id="24"/>
      </w:r>
      <w:r>
        <w:rPr>
          <w:rStyle w:val="af9"/>
        </w:rPr>
        <w:t>]</w:t>
      </w:r>
    </w:p>
    <w:p w14:paraId="5AA57C8A" w14:textId="44FC312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004E11C9">
        <w:rPr>
          <w:rStyle w:val="af9"/>
        </w:rPr>
        <w:t>[</w:t>
      </w:r>
      <w:r w:rsidR="004E11C9" w:rsidRPr="00636514">
        <w:rPr>
          <w:rStyle w:val="af9"/>
        </w:rPr>
        <w:endnoteReference w:id="25"/>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lastRenderedPageBreak/>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26"/>
      </w:r>
      <w:r w:rsidR="004E11C9">
        <w:rPr>
          <w:rStyle w:val="af9"/>
        </w:rPr>
        <w:t>]</w:t>
      </w:r>
      <w:r w:rsidRPr="005270D9">
        <w:rPr>
          <w:rFonts w:hint="eastAsia"/>
        </w:rPr>
        <w:t>。</w:t>
      </w:r>
    </w:p>
    <w:p w14:paraId="65D64BEE" w14:textId="5AB81C10" w:rsidR="00F06F4B" w:rsidRPr="00636514" w:rsidRDefault="00685D0A" w:rsidP="00776FC2">
      <w:pPr>
        <w:ind w:firstLine="480"/>
      </w:pPr>
      <w:r>
        <w:rPr>
          <w:noProof/>
        </w:rPr>
        <w:drawing>
          <wp:anchor distT="0" distB="0" distL="114300" distR="114300" simplePos="0" relativeHeight="251838464" behindDoc="0" locked="0" layoutInCell="1" allowOverlap="1" wp14:anchorId="5E2DB382" wp14:editId="7C0C7A6B">
            <wp:simplePos x="0" y="0"/>
            <wp:positionH relativeFrom="column">
              <wp:posOffset>514350</wp:posOffset>
            </wp:positionH>
            <wp:positionV relativeFrom="paragraph">
              <wp:posOffset>2308225</wp:posOffset>
            </wp:positionV>
            <wp:extent cx="4424045" cy="2314575"/>
            <wp:effectExtent l="0" t="0" r="0" b="9525"/>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4045" cy="2314575"/>
                    </a:xfrm>
                    <a:prstGeom prst="rect">
                      <a:avLst/>
                    </a:prstGeom>
                  </pic:spPr>
                </pic:pic>
              </a:graphicData>
            </a:graphic>
            <wp14:sizeRelH relativeFrom="margin">
              <wp14:pctWidth>0</wp14:pctWidth>
            </wp14:sizeRelH>
            <wp14:sizeRelV relativeFrom="margin">
              <wp14:pctHeight>0</wp14:pctHeight>
            </wp14:sizeRelV>
          </wp:anchor>
        </w:drawing>
      </w:r>
      <w:r w:rsidR="007B15B1" w:rsidRPr="00636514">
        <w:rPr>
          <w:rFonts w:hint="eastAsia"/>
        </w:rPr>
        <w:t>SpringMVC</w:t>
      </w:r>
      <w:r w:rsidR="007B15B1" w:rsidRPr="00636514">
        <w:rPr>
          <w:rFonts w:hint="eastAsia"/>
        </w:rPr>
        <w:t>是一种基于</w:t>
      </w:r>
      <w:r w:rsidR="007B15B1" w:rsidRPr="00636514">
        <w:rPr>
          <w:rFonts w:hint="eastAsia"/>
        </w:rPr>
        <w:t>MVC</w:t>
      </w:r>
      <w:r w:rsidR="007B15B1" w:rsidRPr="00636514">
        <w:rPr>
          <w:rFonts w:hint="eastAsia"/>
        </w:rPr>
        <w:t>三层模式的</w:t>
      </w:r>
      <w:r w:rsidR="007B15B1" w:rsidRPr="00636514">
        <w:rPr>
          <w:rFonts w:hint="eastAsia"/>
        </w:rPr>
        <w:t>web</w:t>
      </w:r>
      <w:r w:rsidR="007B15B1" w:rsidRPr="00636514">
        <w:rPr>
          <w:rFonts w:hint="eastAsia"/>
        </w:rPr>
        <w:t>框架</w:t>
      </w:r>
      <w:r w:rsidR="002E3737">
        <w:rPr>
          <w:rFonts w:hint="eastAsia"/>
        </w:rPr>
        <w:t>，</w:t>
      </w:r>
      <w:r w:rsidR="007B15B1" w:rsidRPr="00636514">
        <w:rPr>
          <w:rFonts w:hint="eastAsia"/>
        </w:rPr>
        <w:t>SpringMVC</w:t>
      </w:r>
      <w:r w:rsidR="007B15B1" w:rsidRPr="00636514">
        <w:rPr>
          <w:rFonts w:hint="eastAsia"/>
        </w:rPr>
        <w:t>围绕</w:t>
      </w:r>
      <w:r w:rsidR="007B15B1" w:rsidRPr="00636514">
        <w:rPr>
          <w:rFonts w:hint="eastAsia"/>
        </w:rPr>
        <w:t>DispatcherServlet</w:t>
      </w:r>
      <w:r w:rsidR="007B15B1">
        <w:rPr>
          <w:rFonts w:hint="eastAsia"/>
        </w:rPr>
        <w:t>展开，它负责将请求发送到相应的后台处理程序。</w:t>
      </w:r>
      <w:r w:rsidR="007B15B1" w:rsidRPr="00636514">
        <w:rPr>
          <w:rFonts w:hint="eastAsia"/>
        </w:rPr>
        <w:t>SpringMVC</w:t>
      </w:r>
      <w:r w:rsidR="007B15B1" w:rsidRPr="00636514">
        <w:t>使用注解的方式实现方法的注入</w:t>
      </w:r>
      <w:r w:rsidR="007B15B1" w:rsidRPr="00636514">
        <w:rPr>
          <w:rFonts w:hint="eastAsia"/>
        </w:rPr>
        <w:t>，不需要手动创建对象，同时能够实现数据的请求转发，尽量减少了</w:t>
      </w:r>
      <w:r w:rsidR="007B15B1" w:rsidRPr="00636514">
        <w:rPr>
          <w:rFonts w:hint="eastAsia"/>
        </w:rPr>
        <w:t>xml</w:t>
      </w:r>
      <w:r w:rsidR="007B15B1" w:rsidRPr="00636514">
        <w:rPr>
          <w:rFonts w:hint="eastAsia"/>
        </w:rPr>
        <w:t>配置文件的使用。</w:t>
      </w:r>
      <w:r w:rsidR="007B15B1" w:rsidRPr="00636514">
        <w:t>@Controller</w:t>
      </w:r>
      <w:r w:rsidR="007B15B1" w:rsidRPr="00636514">
        <w:rPr>
          <w:rFonts w:hint="eastAsia"/>
        </w:rPr>
        <w:t>注解</w:t>
      </w:r>
      <w:r w:rsidR="007B15B1" w:rsidRPr="00636514">
        <w:t>将</w:t>
      </w:r>
      <w:r w:rsidR="007B15B1" w:rsidRPr="00636514">
        <w:rPr>
          <w:rFonts w:hint="eastAsia"/>
        </w:rPr>
        <w:t>POJO</w:t>
      </w:r>
      <w:r w:rsidR="007B15B1" w:rsidRPr="00636514">
        <w:rPr>
          <w:rFonts w:hint="eastAsia"/>
        </w:rPr>
        <w:t>类作为请求转发和处理的</w:t>
      </w:r>
      <w:r w:rsidR="007B15B1" w:rsidRPr="00636514">
        <w:rPr>
          <w:rFonts w:hint="eastAsia"/>
        </w:rPr>
        <w:t>Action</w:t>
      </w:r>
      <w:r w:rsidR="007B15B1" w:rsidRPr="00636514">
        <w:t>类</w:t>
      </w:r>
      <w:r w:rsidR="007B15B1" w:rsidRPr="00636514">
        <w:rPr>
          <w:rFonts w:hint="eastAsia"/>
        </w:rPr>
        <w:t>，</w:t>
      </w:r>
      <w:r w:rsidR="007B15B1" w:rsidRPr="00636514" w:rsidDel="00F95BCB">
        <w:rPr>
          <w:rFonts w:hint="eastAsia"/>
        </w:rPr>
        <w:t xml:space="preserve"> </w:t>
      </w:r>
      <w:r w:rsidR="007B15B1" w:rsidRPr="00636514">
        <w:t>@RequestMapping</w:t>
      </w:r>
      <w:r w:rsidR="007B15B1" w:rsidRPr="00636514">
        <w:t>注解实现</w:t>
      </w:r>
      <w:r w:rsidR="00A33FB8">
        <w:t>了</w:t>
      </w:r>
      <w:r w:rsidR="007B15B1" w:rsidRPr="00636514">
        <w:t>类似于</w:t>
      </w:r>
      <w:r w:rsidR="007B15B1" w:rsidRPr="00636514">
        <w:rPr>
          <w:rFonts w:hint="eastAsia"/>
        </w:rPr>
        <w:t>REST</w:t>
      </w:r>
      <w:r w:rsidR="007B15B1" w:rsidRPr="00636514">
        <w:rPr>
          <w:rFonts w:hint="eastAsia"/>
        </w:rPr>
        <w:t>格式的的</w:t>
      </w:r>
      <w:r w:rsidR="007B15B1" w:rsidRPr="00636514">
        <w:rPr>
          <w:rFonts w:hint="eastAsia"/>
        </w:rPr>
        <w:t>URL</w:t>
      </w:r>
      <w:r w:rsidR="007B15B1" w:rsidRPr="00636514">
        <w:rPr>
          <w:rFonts w:hint="eastAsia"/>
        </w:rPr>
        <w:t>请求</w:t>
      </w:r>
      <w:r w:rsidR="007B15B1">
        <w:rPr>
          <w:rFonts w:hint="eastAsia"/>
        </w:rPr>
        <w:t>，这也是</w:t>
      </w:r>
      <w:r w:rsidR="007B15B1" w:rsidRPr="00636514">
        <w:rPr>
          <w:rFonts w:hint="eastAsia"/>
        </w:rPr>
        <w:t>SpringMVC</w:t>
      </w:r>
      <w:r w:rsidR="007B15B1" w:rsidRPr="00636514">
        <w:t>区别与其他框架的优势之一</w:t>
      </w:r>
      <w:r w:rsidR="007B15B1" w:rsidRPr="00636514">
        <w:rPr>
          <w:rFonts w:hint="eastAsia"/>
        </w:rPr>
        <w:t>。</w:t>
      </w:r>
      <w:r w:rsidR="007B15B1" w:rsidRPr="00636514">
        <w:rPr>
          <w:rFonts w:hint="eastAsia"/>
        </w:rPr>
        <w:t>SpringMVC</w:t>
      </w:r>
      <w:r w:rsidR="007B15B1" w:rsidRPr="00636514">
        <w:rPr>
          <w:rFonts w:hint="eastAsia"/>
        </w:rPr>
        <w:t>集成了</w:t>
      </w:r>
      <w:r w:rsidR="007B15B1" w:rsidRPr="00636514">
        <w:rPr>
          <w:rFonts w:hint="eastAsia"/>
        </w:rPr>
        <w:t>Spring</w:t>
      </w:r>
      <w:r w:rsidR="007B15B1" w:rsidRPr="00636514">
        <w:rPr>
          <w:rFonts w:hint="eastAsia"/>
        </w:rPr>
        <w:t>的优点，将企业级</w:t>
      </w:r>
      <w:r w:rsidR="007B15B1" w:rsidRPr="00636514">
        <w:rPr>
          <w:rFonts w:hint="eastAsia"/>
        </w:rPr>
        <w:t>web</w:t>
      </w:r>
      <w:r w:rsidR="007B15B1" w:rsidRPr="00636514">
        <w:rPr>
          <w:rFonts w:hint="eastAsia"/>
        </w:rPr>
        <w:t>开发变得更加简洁</w:t>
      </w:r>
      <w:r w:rsidR="007B15B1">
        <w:rPr>
          <w:rFonts w:hint="eastAsia"/>
        </w:rPr>
        <w:t>。</w:t>
      </w:r>
    </w:p>
    <w:p w14:paraId="119A767E" w14:textId="002614E3" w:rsidR="00F06F4B" w:rsidRDefault="00F06F4B" w:rsidP="00F22391">
      <w:pPr>
        <w:pStyle w:val="aff0"/>
      </w:pPr>
      <w:r>
        <w:rPr>
          <w:rFonts w:hint="eastAsia"/>
        </w:rPr>
        <w:t>图</w:t>
      </w:r>
      <w:r>
        <w:rPr>
          <w:rFonts w:hint="eastAsia"/>
        </w:rPr>
        <w:t>2-</w:t>
      </w:r>
      <w:r w:rsidR="008C71E7">
        <w:t>4</w:t>
      </w:r>
      <w:r>
        <w:t xml:space="preserve">  SpringMVC</w:t>
      </w:r>
      <w:r>
        <w:rPr>
          <w:rFonts w:hint="eastAsia"/>
        </w:rPr>
        <w:t>框架模型图</w:t>
      </w:r>
      <w:r w:rsidR="004E11C9">
        <w:rPr>
          <w:rStyle w:val="af9"/>
        </w:rPr>
        <w:t>[</w:t>
      </w:r>
      <w:r w:rsidR="004E11C9">
        <w:rPr>
          <w:rStyle w:val="af9"/>
        </w:rPr>
        <w:endnoteReference w:id="27"/>
      </w:r>
      <w:r w:rsidR="004E11C9">
        <w:rPr>
          <w:rStyle w:val="af9"/>
        </w:rPr>
        <w:t>]</w:t>
      </w:r>
    </w:p>
    <w:p w14:paraId="5B47C217" w14:textId="2C94ABF0" w:rsidR="000C65C4" w:rsidRPr="00210766" w:rsidRDefault="00834ACA" w:rsidP="00834ACA">
      <w:pPr>
        <w:ind w:firstLine="480"/>
      </w:pPr>
      <w:bookmarkStart w:id="146" w:name="_Toc492673758"/>
      <w:r>
        <w:rPr>
          <w:rFonts w:hint="eastAsia"/>
        </w:rPr>
        <w:t>（</w:t>
      </w:r>
      <w:r>
        <w:rPr>
          <w:rFonts w:hint="eastAsia"/>
        </w:rPr>
        <w:t>2</w:t>
      </w:r>
      <w:r>
        <w:rPr>
          <w:rFonts w:hint="eastAsia"/>
        </w:rPr>
        <w:t>）</w:t>
      </w:r>
      <w:r w:rsidR="000C65C4" w:rsidRPr="00210766">
        <w:rPr>
          <w:rFonts w:hint="eastAsia"/>
        </w:rPr>
        <w:t>数据持久层框架</w:t>
      </w:r>
      <w:bookmarkEnd w:id="146"/>
      <w:r w:rsidR="000C65C4" w:rsidRPr="00210766">
        <w:rPr>
          <w:rFonts w:hint="eastAsia"/>
        </w:rPr>
        <w:t>对比</w:t>
      </w:r>
      <w:r w:rsidR="000C65C4">
        <w:rPr>
          <w:rFonts w:hint="eastAsia"/>
        </w:rPr>
        <w:t>及</w:t>
      </w:r>
      <w:r w:rsidR="000C65C4" w:rsidRPr="00210766">
        <w:rPr>
          <w:rFonts w:hint="eastAsia"/>
        </w:rPr>
        <w:t>选择</w:t>
      </w:r>
    </w:p>
    <w:p w14:paraId="1C7EC09F" w14:textId="2AFDE7A1" w:rsidR="00F06F4B" w:rsidRDefault="00E97D62" w:rsidP="0071128C">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5</w:t>
      </w:r>
      <w:r w:rsidRPr="00636514">
        <w:rPr>
          <w:rFonts w:hint="eastAsia"/>
        </w:rPr>
        <w:t>所示</w:t>
      </w:r>
      <w:r>
        <w:rPr>
          <w:rFonts w:hint="eastAsia"/>
        </w:rPr>
        <w:t>。</w:t>
      </w:r>
    </w:p>
    <w:p w14:paraId="73198FA3" w14:textId="4819D45C" w:rsidR="00F06F4B" w:rsidRDefault="00EB2545" w:rsidP="00515C17">
      <w:pPr>
        <w:ind w:firstLine="480"/>
      </w:pPr>
      <w:r w:rsidRPr="00636514">
        <w:rPr>
          <w:rFonts w:hint="eastAsia"/>
        </w:rPr>
        <w:t>MyBatis</w:t>
      </w:r>
      <w:r w:rsidRPr="00636514">
        <w:rPr>
          <w:rFonts w:hint="eastAsia"/>
        </w:rPr>
        <w:t>框架可分为三层：接口层、数据处理层、基础支撑层。接口层提供</w:t>
      </w:r>
      <w:r w:rsidRPr="00636514">
        <w:rPr>
          <w:rFonts w:hint="eastAsia"/>
        </w:rPr>
        <w:lastRenderedPageBreak/>
        <w:t>和数据库的交互方式，根据简单的</w:t>
      </w:r>
      <w:r w:rsidRPr="00636514">
        <w:rPr>
          <w:rFonts w:hint="eastAsia"/>
        </w:rPr>
        <w:t>API</w:t>
      </w:r>
      <w:r w:rsidRPr="00636514">
        <w:t>对数据库实现增删改查操作</w:t>
      </w:r>
      <w:r w:rsidRPr="00636514">
        <w:rPr>
          <w:rFonts w:hint="eastAsia"/>
        </w:rPr>
        <w:t>，使用</w:t>
      </w:r>
      <w:r w:rsidRPr="00636514">
        <w:rPr>
          <w:rFonts w:hint="eastAsia"/>
        </w:rPr>
        <w:t>Mapper</w:t>
      </w:r>
      <w:r w:rsidRPr="00636514">
        <w:rPr>
          <w:rFonts w:hint="eastAsia"/>
        </w:rPr>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00552694">
        <w:rPr>
          <w:rFonts w:hint="eastAsia"/>
          <w:noProof/>
        </w:rPr>
        <w:drawing>
          <wp:anchor distT="0" distB="0" distL="114300" distR="114300" simplePos="0" relativeHeight="251839488" behindDoc="0" locked="0" layoutInCell="1" allowOverlap="1" wp14:anchorId="44F88EDE" wp14:editId="660F9443">
            <wp:simplePos x="0" y="0"/>
            <wp:positionH relativeFrom="column">
              <wp:posOffset>88900</wp:posOffset>
            </wp:positionH>
            <wp:positionV relativeFrom="paragraph">
              <wp:posOffset>1922780</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Pr>
          <w:rStyle w:val="af9"/>
        </w:rPr>
        <w:t>[</w:t>
      </w:r>
      <w:r w:rsidRPr="00636514">
        <w:rPr>
          <w:rStyle w:val="af9"/>
        </w:rPr>
        <w:endnoteReference w:id="28"/>
      </w:r>
      <w:r>
        <w:rPr>
          <w:rStyle w:val="af9"/>
        </w:rPr>
        <w:t>]</w:t>
      </w:r>
      <w:r w:rsidR="00F06F4B" w:rsidRPr="005270D9">
        <w:rPr>
          <w:rFonts w:hint="eastAsia"/>
        </w:rPr>
        <w:t>。</w:t>
      </w:r>
    </w:p>
    <w:p w14:paraId="641E213C" w14:textId="1AFF62E5" w:rsidR="0043757C" w:rsidRPr="00636514" w:rsidRDefault="0043757C" w:rsidP="0043757C">
      <w:pPr>
        <w:pStyle w:val="aff0"/>
      </w:pPr>
      <w:r w:rsidRPr="00611FB8">
        <w:rPr>
          <w:rFonts w:hint="eastAsia"/>
        </w:rPr>
        <w:t>图</w:t>
      </w:r>
      <w:r w:rsidRPr="00611FB8">
        <w:rPr>
          <w:rFonts w:hint="eastAsia"/>
        </w:rPr>
        <w:t>2-</w:t>
      </w:r>
      <w:r>
        <w:t>5</w:t>
      </w:r>
      <w:r w:rsidRPr="00611FB8">
        <w:t xml:space="preserve">  M</w:t>
      </w:r>
      <w:r w:rsidRPr="00611FB8">
        <w:rPr>
          <w:rFonts w:hint="eastAsia"/>
        </w:rPr>
        <w:t>yBatis</w:t>
      </w:r>
      <w:r w:rsidRPr="00611FB8">
        <w:rPr>
          <w:rFonts w:hint="eastAsia"/>
        </w:rPr>
        <w:t>架构图</w:t>
      </w:r>
      <w:r>
        <w:rPr>
          <w:rStyle w:val="af9"/>
        </w:rPr>
        <w:t>[</w:t>
      </w:r>
      <w:r>
        <w:rPr>
          <w:rStyle w:val="af9"/>
        </w:rPr>
        <w:endnoteReference w:id="29"/>
      </w:r>
      <w:r>
        <w:rPr>
          <w:rStyle w:val="af9"/>
        </w:rPr>
        <w:t>]</w:t>
      </w:r>
    </w:p>
    <w:p w14:paraId="0BC4F3C0" w14:textId="11E01815"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021290D6"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AD581F">
      <w:pPr>
        <w:pStyle w:val="afe"/>
        <w:numPr>
          <w:ilvl w:val="0"/>
          <w:numId w:val="18"/>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0C44472A" w:rsidR="00F06F4B" w:rsidRPr="00636514" w:rsidRDefault="00F06F4B" w:rsidP="001D1262">
      <w:pPr>
        <w:ind w:firstLine="480"/>
      </w:pPr>
      <w:r>
        <w:lastRenderedPageBreak/>
        <w:t>根据以上</w:t>
      </w:r>
      <w:r w:rsidR="00AC7C0B">
        <w:t>对比</w:t>
      </w:r>
      <w:r>
        <w:t>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30"/>
      </w:r>
      <w:r w:rsidR="004E11C9">
        <w:rPr>
          <w:rStyle w:val="af9"/>
        </w:rPr>
        <w:t>]</w:t>
      </w:r>
      <w:r w:rsidRPr="005270D9">
        <w:rPr>
          <w:rFonts w:hint="eastAsia"/>
        </w:rPr>
        <w:t>。</w:t>
      </w:r>
    </w:p>
    <w:p w14:paraId="13757BA0" w14:textId="4373B383" w:rsidR="00F06F4B" w:rsidRPr="00636514" w:rsidRDefault="00F06F4B" w:rsidP="007341F7">
      <w:pPr>
        <w:pStyle w:val="2"/>
      </w:pPr>
      <w:bookmarkStart w:id="147" w:name="_Toc492673760"/>
      <w:bookmarkStart w:id="148" w:name="_Toc498678405"/>
      <w:r w:rsidRPr="00636514">
        <w:rPr>
          <w:rFonts w:hint="eastAsia"/>
        </w:rPr>
        <w:t>2.3</w:t>
      </w:r>
      <w:r w:rsidRPr="00636514">
        <w:t xml:space="preserve"> Android</w:t>
      </w:r>
      <w:bookmarkEnd w:id="147"/>
      <w:r>
        <w:rPr>
          <w:rFonts w:hint="eastAsia"/>
          <w:lang w:eastAsia="zh-CN"/>
        </w:rPr>
        <w:t>应用</w:t>
      </w:r>
      <w:r w:rsidR="00F021C3">
        <w:rPr>
          <w:rFonts w:hint="eastAsia"/>
          <w:lang w:eastAsia="zh-CN"/>
        </w:rPr>
        <w:t>技术</w:t>
      </w:r>
      <w:bookmarkEnd w:id="148"/>
    </w:p>
    <w:p w14:paraId="3A683389" w14:textId="4AB76D0B"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31"/>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，不需任何配置就可以使用</w:t>
      </w:r>
      <w:r w:rsidR="006A4D71">
        <w:rPr>
          <w:rFonts w:hint="eastAsia"/>
        </w:rPr>
        <w:t>代码</w:t>
      </w:r>
      <w:r w:rsidRPr="00636514">
        <w:t>打印</w:t>
      </w:r>
      <w:r w:rsidR="00FD48F2">
        <w:t>日志</w:t>
      </w:r>
      <w:r w:rsidRPr="00636514">
        <w:rPr>
          <w:rFonts w:hint="eastAsia"/>
        </w:rPr>
        <w:t>。</w:t>
      </w:r>
    </w:p>
    <w:p w14:paraId="63837BBC" w14:textId="1B860815" w:rsidR="009B60B7" w:rsidRDefault="009B60B7" w:rsidP="00BE78EC">
      <w:pPr>
        <w:ind w:firstLine="480"/>
      </w:pP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9"/>
        </w:rPr>
        <w:t>[</w:t>
      </w:r>
      <w:r w:rsidRPr="00636514">
        <w:rPr>
          <w:rStyle w:val="af9"/>
        </w:rPr>
        <w:endnoteReference w:id="32"/>
      </w:r>
      <w:r>
        <w:rPr>
          <w:rStyle w:val="af9"/>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w:t>
      </w:r>
      <w:r w:rsidR="006A7BB8">
        <w:rPr>
          <w:rFonts w:hint="eastAsia"/>
        </w:rPr>
        <w:t>的应用都要安装在这一层，如系统自带的联系人、日历，还有自定义</w:t>
      </w:r>
      <w:r w:rsidRPr="00636514">
        <w:rPr>
          <w:rFonts w:hint="eastAsia"/>
        </w:rPr>
        <w:t>开发的应用等</w:t>
      </w:r>
      <w:r>
        <w:rPr>
          <w:rFonts w:hint="eastAsia"/>
        </w:rPr>
        <w:t>。</w:t>
      </w:r>
    </w:p>
    <w:p w14:paraId="031AE2AA" w14:textId="3A64081E"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0" w:tgtFrame="_blank" w:history="1">
        <w:r w:rsidRPr="00636514">
          <w:t>Content Provider</w:t>
        </w:r>
      </w:hyperlink>
      <w:r w:rsidRPr="005270D9">
        <w:rPr>
          <w:rFonts w:hint="eastAsia"/>
        </w:rPr>
        <w:t>）</w:t>
      </w:r>
      <w:r w:rsidR="004E11C9">
        <w:rPr>
          <w:rStyle w:val="af9"/>
        </w:rPr>
        <w:t>[</w:t>
      </w:r>
      <w:r w:rsidR="004E11C9" w:rsidRPr="00636514">
        <w:rPr>
          <w:rStyle w:val="af9"/>
        </w:rPr>
        <w:endnoteReference w:id="33"/>
      </w:r>
      <w:r w:rsidR="004E11C9">
        <w:rPr>
          <w:rStyle w:val="af9"/>
        </w:rPr>
        <w:t>]</w:t>
      </w:r>
      <w:r w:rsidRPr="005270D9">
        <w:rPr>
          <w:rFonts w:hint="eastAsia"/>
        </w:rPr>
        <w:t>。</w:t>
      </w:r>
    </w:p>
    <w:p w14:paraId="3869EE62" w14:textId="2C02B3E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3288FB4E" w:rsidR="00F06F4B" w:rsidRPr="00707599" w:rsidRDefault="00742FB1" w:rsidP="00C37F4E">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Pr>
          <w:rStyle w:val="af9"/>
        </w:rPr>
        <w:t>[</w:t>
      </w:r>
      <w:r w:rsidRPr="00636514">
        <w:rPr>
          <w:rStyle w:val="af9"/>
        </w:rPr>
        <w:endnoteReference w:id="34"/>
      </w:r>
      <w:r>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Pr>
          <w:rFonts w:hint="eastAsia"/>
        </w:rPr>
        <w:t>()</w:t>
      </w:r>
      <w:r>
        <w:rPr>
          <w:rFonts w:hint="eastAsia"/>
        </w:rPr>
        <w:t>。</w:t>
      </w:r>
      <w:r w:rsidRPr="00636514">
        <w:rPr>
          <w:rFonts w:hint="eastAsia"/>
        </w:rPr>
        <w:t>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lastRenderedPageBreak/>
        <w:t>才会中止运行。</w:t>
      </w:r>
      <w:r w:rsidRPr="00636514">
        <w:rPr>
          <w:rFonts w:hint="eastAsia"/>
        </w:rPr>
        <w:t>Service</w:t>
      </w:r>
      <w:r w:rsidRPr="00636514">
        <w:rPr>
          <w:rFonts w:hint="eastAsia"/>
        </w:rPr>
        <w:t>可以应用在多个场景，如后台运行的音乐播放器，后台地</w:t>
      </w:r>
      <w:r w:rsidR="00552694">
        <w:rPr>
          <w:rFonts w:hint="eastAsia"/>
          <w:noProof/>
        </w:rPr>
        <w:drawing>
          <wp:anchor distT="0" distB="0" distL="114300" distR="114300" simplePos="0" relativeHeight="251840512" behindDoc="0" locked="0" layoutInCell="1" allowOverlap="1" wp14:anchorId="0E20CFEC" wp14:editId="13B639F7">
            <wp:simplePos x="0" y="0"/>
            <wp:positionH relativeFrom="column">
              <wp:posOffset>35560</wp:posOffset>
            </wp:positionH>
            <wp:positionV relativeFrom="paragraph">
              <wp:posOffset>668655</wp:posOffset>
            </wp:positionV>
            <wp:extent cx="5219700" cy="4356735"/>
            <wp:effectExtent l="0" t="0" r="0" b="5715"/>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1">
                      <a:extLst>
                        <a:ext uri="{28A0092B-C50C-407E-A947-70E740481C1C}">
                          <a14:useLocalDpi xmlns:a14="http://schemas.microsoft.com/office/drawing/2010/main" val="0"/>
                        </a:ext>
                      </a:extLst>
                    </a:blip>
                    <a:srcRect l="1760" t="1294" r="1795"/>
                    <a:stretch/>
                  </pic:blipFill>
                  <pic:spPr bwMode="auto">
                    <a:xfrm>
                      <a:off x="0" y="0"/>
                      <a:ext cx="5219700" cy="4356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图导航等</w:t>
      </w:r>
      <w:r w:rsidR="00F06F4B" w:rsidRPr="00636514">
        <w:rPr>
          <w:rFonts w:hint="eastAsia"/>
        </w:rPr>
        <w:t>。</w:t>
      </w:r>
    </w:p>
    <w:p w14:paraId="5B76BB14" w14:textId="42F2A4E2" w:rsidR="00ED1CBB" w:rsidRPr="00636514" w:rsidRDefault="00ED1CBB" w:rsidP="00ED1CBB">
      <w:pPr>
        <w:pStyle w:val="aff0"/>
      </w:pPr>
      <w:r>
        <w:rPr>
          <w:rFonts w:hint="eastAsia"/>
        </w:rPr>
        <w:t>图</w:t>
      </w:r>
      <w:r>
        <w:rPr>
          <w:rFonts w:hint="eastAsia"/>
        </w:rPr>
        <w:t>2-</w:t>
      </w:r>
      <w:r>
        <w:t>6 Android</w:t>
      </w:r>
      <w:r>
        <w:rPr>
          <w:rFonts w:hint="eastAsia"/>
        </w:rPr>
        <w:t>系统体系结构</w:t>
      </w:r>
      <w:r>
        <w:rPr>
          <w:rStyle w:val="af9"/>
        </w:rPr>
        <w:t>[</w:t>
      </w:r>
      <w:r>
        <w:rPr>
          <w:rStyle w:val="af9"/>
        </w:rPr>
        <w:endnoteReference w:id="35"/>
      </w:r>
      <w:r>
        <w:rPr>
          <w:rStyle w:val="af9"/>
        </w:rPr>
        <w:t>]</w:t>
      </w:r>
    </w:p>
    <w:p w14:paraId="1F01F498" w14:textId="3C169BA2"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Default="00746B6A" w:rsidP="007B3BD3">
      <w:pPr>
        <w:ind w:firstLine="480"/>
      </w:pPr>
      <w:hyperlink r:id="rId32"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36"/>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62B2EA3D" w14:textId="38758C1C" w:rsidR="003E0132" w:rsidRPr="000F47E9" w:rsidRDefault="00DB682A" w:rsidP="00DB682A">
      <w:pPr>
        <w:pStyle w:val="2"/>
      </w:pPr>
      <w:bookmarkStart w:id="149" w:name="_Toc498678406"/>
      <w:r>
        <w:lastRenderedPageBreak/>
        <w:t xml:space="preserve">2.4 </w:t>
      </w:r>
      <w:r w:rsidR="00643519">
        <w:rPr>
          <w:rFonts w:hint="eastAsia"/>
        </w:rPr>
        <w:t>4G</w:t>
      </w:r>
      <w:r w:rsidR="003E0132">
        <w:rPr>
          <w:rFonts w:hint="eastAsia"/>
          <w:lang w:eastAsia="zh-CN"/>
        </w:rPr>
        <w:t>无线通信</w:t>
      </w:r>
      <w:bookmarkEnd w:id="149"/>
    </w:p>
    <w:p w14:paraId="45B3C79E" w14:textId="77777777" w:rsidR="003114D6" w:rsidRDefault="003114D6" w:rsidP="003114D6">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w:t>
      </w:r>
      <w:r>
        <w:rPr>
          <w:rFonts w:hint="eastAsia"/>
          <w:vertAlign w:val="superscript"/>
        </w:rPr>
        <w:t>[</w:t>
      </w:r>
      <w:r>
        <w:rPr>
          <w:rStyle w:val="af9"/>
        </w:rPr>
        <w:endnoteReference w:id="37"/>
      </w:r>
      <w:r>
        <w:rPr>
          <w:vertAlign w:val="superscript"/>
        </w:rPr>
        <w:t>]</w:t>
      </w:r>
      <w:r>
        <w:rPr>
          <w:rFonts w:hint="eastAsia"/>
        </w:rPr>
        <w:t>。它建立在无线通信网络之上，用户可以在任何时间和地点使用</w:t>
      </w:r>
      <w:r>
        <w:rPr>
          <w:rFonts w:hint="eastAsia"/>
        </w:rPr>
        <w:t>4G</w:t>
      </w:r>
      <w:r>
        <w:rPr>
          <w:rFonts w:hint="eastAsia"/>
        </w:rPr>
        <w:t>网络，快速高效的传输音频、视频和图片等网络信息，在高速环境下，能以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38"/>
      </w:r>
      <w:r>
        <w:rPr>
          <w:vertAlign w:val="superscript"/>
        </w:rPr>
        <w:t>]</w:t>
      </w:r>
      <w:r>
        <w:rPr>
          <w:rFonts w:hint="eastAsia"/>
        </w:rPr>
        <w:t>，能够增强设备的交互性。</w:t>
      </w:r>
    </w:p>
    <w:p w14:paraId="0AB08971" w14:textId="5E414778" w:rsidR="00EA2065" w:rsidRDefault="0047267B" w:rsidP="003E0132">
      <w:pPr>
        <w:ind w:firstLine="480"/>
      </w:pPr>
      <w:r>
        <w:rPr>
          <w:rFonts w:hint="eastAsia"/>
        </w:rPr>
        <w:t>传统</w:t>
      </w:r>
      <w:r w:rsidR="00702C02">
        <w:rPr>
          <w:rFonts w:hint="eastAsia"/>
        </w:rPr>
        <w:t>自动售货机</w:t>
      </w:r>
      <w:r w:rsidR="00E038AD">
        <w:rPr>
          <w:rFonts w:hint="eastAsia"/>
        </w:rPr>
        <w:t>远程通信</w:t>
      </w:r>
      <w:r w:rsidR="00EA2065">
        <w:rPr>
          <w:rFonts w:hint="eastAsia"/>
        </w:rPr>
        <w:t>有人工管理、有线监控和无线网络监控三种方式</w:t>
      </w:r>
      <w:r w:rsidR="00EA2065">
        <w:rPr>
          <w:rFonts w:hint="eastAsia"/>
          <w:vertAlign w:val="superscript"/>
        </w:rPr>
        <w:t>[</w:t>
      </w:r>
      <w:r w:rsidR="00EA2065">
        <w:rPr>
          <w:rStyle w:val="af9"/>
        </w:rPr>
        <w:endnoteReference w:id="39"/>
      </w:r>
      <w:r w:rsidR="00EA2065">
        <w:rPr>
          <w:vertAlign w:val="superscript"/>
        </w:rPr>
        <w:t>]</w:t>
      </w:r>
      <w:r w:rsidR="00EA2065">
        <w:rPr>
          <w:rFonts w:hint="eastAsia"/>
        </w:rPr>
        <w:t>。人工管理主要靠手工摘录和对售货点逐一巡视的方式获取自动售货机终端信息，雇佣成本高、效率低、可靠性差；有线监控方式通过电话线、</w:t>
      </w:r>
      <w:r w:rsidR="00EA2065">
        <w:rPr>
          <w:rFonts w:hint="eastAsia"/>
        </w:rPr>
        <w:t>ADS</w:t>
      </w:r>
      <w:r w:rsidR="00EA2065">
        <w:t>L</w:t>
      </w:r>
      <w:r w:rsidR="00EA2065">
        <w:t>或</w:t>
      </w:r>
      <w:r w:rsidR="00EA2065">
        <w:rPr>
          <w:rFonts w:hint="eastAsia"/>
        </w:rPr>
        <w:t>485</w:t>
      </w:r>
      <w:r w:rsidR="00EA2065">
        <w:rPr>
          <w:rFonts w:hint="eastAsia"/>
        </w:rPr>
        <w:t>总线将售货机连成一个相对集中的售货机群</w:t>
      </w:r>
      <w:r w:rsidR="0007185C">
        <w:rPr>
          <w:rFonts w:hint="eastAsia"/>
        </w:rPr>
        <w:t>，管理范围较小</w:t>
      </w:r>
      <w:r w:rsidR="009E3E3D">
        <w:rPr>
          <w:rFonts w:hint="eastAsia"/>
        </w:rPr>
        <w:t>、</w:t>
      </w:r>
      <w:r w:rsidR="0007185C">
        <w:rPr>
          <w:rFonts w:hint="eastAsia"/>
        </w:rPr>
        <w:t>布线成本高</w:t>
      </w:r>
      <w:r w:rsidR="00EA2065">
        <w:rPr>
          <w:rFonts w:hint="eastAsia"/>
        </w:rPr>
        <w:t>；无线监控方式</w:t>
      </w:r>
      <w:r w:rsidR="005A2527">
        <w:rPr>
          <w:rFonts w:hint="eastAsia"/>
        </w:rPr>
        <w:t>多</w:t>
      </w:r>
      <w:r w:rsidR="009E4CBD">
        <w:rPr>
          <w:rFonts w:hint="eastAsia"/>
        </w:rPr>
        <w:t>通过</w:t>
      </w:r>
      <w:r w:rsidR="00FD629A">
        <w:rPr>
          <w:rFonts w:hint="eastAsia"/>
        </w:rPr>
        <w:t>G</w:t>
      </w:r>
      <w:r w:rsidR="00FD629A">
        <w:t>SM</w:t>
      </w:r>
      <w:r w:rsidR="00FD629A">
        <w:rPr>
          <w:rFonts w:hint="eastAsia"/>
        </w:rPr>
        <w:t>或者</w:t>
      </w:r>
      <w:r w:rsidR="00FD629A">
        <w:rPr>
          <w:rFonts w:hint="eastAsia"/>
        </w:rPr>
        <w:t>GPRS</w:t>
      </w:r>
      <w:r w:rsidR="00FD629A">
        <w:rPr>
          <w:rFonts w:hint="eastAsia"/>
        </w:rPr>
        <w:t>技术</w:t>
      </w:r>
      <w:r w:rsidR="00EA2065">
        <w:rPr>
          <w:rFonts w:hint="eastAsia"/>
        </w:rPr>
        <w:t>利用无线网络接入互联网，</w:t>
      </w:r>
      <w:r w:rsidR="005A2527">
        <w:rPr>
          <w:rFonts w:hint="eastAsia"/>
        </w:rPr>
        <w:t xml:space="preserve"> </w:t>
      </w:r>
      <w:r w:rsidR="00E63350">
        <w:rPr>
          <w:rFonts w:hint="eastAsia"/>
        </w:rPr>
        <w:t>这种</w:t>
      </w:r>
      <w:r w:rsidR="0048024D">
        <w:rPr>
          <w:rFonts w:hint="eastAsia"/>
        </w:rPr>
        <w:t>传输成本较高，传输量小。</w:t>
      </w:r>
    </w:p>
    <w:p w14:paraId="5A54E2E7" w14:textId="77777777" w:rsidR="005D2507" w:rsidRDefault="00FD4480" w:rsidP="005D2507">
      <w:pPr>
        <w:ind w:firstLine="480"/>
      </w:pPr>
      <w:r>
        <w:rPr>
          <w:rFonts w:hint="eastAsia"/>
        </w:rPr>
        <w:t>无线传输方式还可通过</w:t>
      </w:r>
      <w:r>
        <w:rPr>
          <w:rFonts w:hint="eastAsia"/>
        </w:rPr>
        <w:t>3</w:t>
      </w:r>
      <w:r>
        <w:t>G</w:t>
      </w:r>
      <w:r>
        <w:rPr>
          <w:rFonts w:hint="eastAsia"/>
        </w:rPr>
        <w:t>或者</w:t>
      </w:r>
      <w:r>
        <w:rPr>
          <w:rFonts w:hint="eastAsia"/>
        </w:rPr>
        <w:t>4</w:t>
      </w:r>
      <w:r>
        <w:t>G</w:t>
      </w:r>
      <w:r>
        <w:rPr>
          <w:rFonts w:hint="eastAsia"/>
        </w:rPr>
        <w:t>网络技术进行实现，</w:t>
      </w:r>
      <w:r w:rsidR="00CB5805">
        <w:rPr>
          <w:rFonts w:hint="eastAsia"/>
        </w:rPr>
        <w:t>目前</w:t>
      </w:r>
      <w:r w:rsidR="00CB5805">
        <w:rPr>
          <w:rFonts w:hint="eastAsia"/>
        </w:rPr>
        <w:t>4G</w:t>
      </w:r>
      <w:r w:rsidR="00CB5805">
        <w:rPr>
          <w:rFonts w:hint="eastAsia"/>
        </w:rPr>
        <w:t>网络</w:t>
      </w:r>
      <w:r w:rsidR="006467C5">
        <w:rPr>
          <w:rFonts w:hint="eastAsia"/>
        </w:rPr>
        <w:t>技术</w:t>
      </w:r>
      <w:r w:rsidR="00CB5805">
        <w:rPr>
          <w:rFonts w:hint="eastAsia"/>
        </w:rPr>
        <w:t>发展成熟</w:t>
      </w:r>
      <w:r w:rsidR="006467C5">
        <w:rPr>
          <w:rFonts w:hint="eastAsia"/>
        </w:rPr>
        <w:t>、数据传输速度快、与物联网技术结合紧密，本文将将通过在自动售货机终端上的</w:t>
      </w:r>
      <w:r w:rsidR="006467C5">
        <w:rPr>
          <w:rFonts w:hint="eastAsia"/>
        </w:rPr>
        <w:t>Android</w:t>
      </w:r>
      <w:r w:rsidR="006467C5">
        <w:rPr>
          <w:rFonts w:hint="eastAsia"/>
        </w:rPr>
        <w:t>设备中使用</w:t>
      </w:r>
      <w:r w:rsidR="006467C5">
        <w:rPr>
          <w:rFonts w:hint="eastAsia"/>
        </w:rPr>
        <w:t>4G</w:t>
      </w:r>
      <w:r w:rsidR="006467C5">
        <w:rPr>
          <w:rFonts w:hint="eastAsia"/>
        </w:rPr>
        <w:t>无线通信技术，</w:t>
      </w:r>
      <w:r w:rsidR="00FE0B46">
        <w:rPr>
          <w:rFonts w:hint="eastAsia"/>
        </w:rPr>
        <w:t>将孤立的售货机网络连接起来，对各个销售网点进行实时监控，将售货机故障、缺货等信息及时传送到后台系统</w:t>
      </w:r>
      <w:r w:rsidR="00FE0B46">
        <w:rPr>
          <w:rFonts w:hint="eastAsia"/>
          <w:vertAlign w:val="superscript"/>
        </w:rPr>
        <w:t>[</w:t>
      </w:r>
      <w:r w:rsidR="00FE0B46">
        <w:rPr>
          <w:rStyle w:val="af9"/>
        </w:rPr>
        <w:endnoteReference w:id="40"/>
      </w:r>
      <w:r w:rsidR="00FE0B46">
        <w:rPr>
          <w:vertAlign w:val="superscript"/>
        </w:rPr>
        <w:t>~</w:t>
      </w:r>
      <w:r w:rsidR="00FE0B46">
        <w:rPr>
          <w:rStyle w:val="af9"/>
        </w:rPr>
        <w:endnoteReference w:id="41"/>
      </w:r>
      <w:r w:rsidR="00FE0B46">
        <w:rPr>
          <w:vertAlign w:val="superscript"/>
        </w:rPr>
        <w:t>]</w:t>
      </w:r>
      <w:r w:rsidR="00FE0B46">
        <w:rPr>
          <w:rFonts w:hint="eastAsia"/>
        </w:rPr>
        <w:t>。</w:t>
      </w:r>
    </w:p>
    <w:p w14:paraId="7E1DAD9C" w14:textId="1DCFD6CE" w:rsidR="00D54A1A" w:rsidRPr="00B66652" w:rsidRDefault="00D54A1A" w:rsidP="00326A95">
      <w:pPr>
        <w:pStyle w:val="2"/>
        <w:rPr>
          <w:rFonts w:hint="eastAsia"/>
          <w:color w:val="FF0000"/>
          <w:rPrChange w:id="154" w:author="Miley Ren" w:date="2017-11-17T20:32:00Z">
            <w:rPr>
              <w:rFonts w:hint="eastAsia"/>
            </w:rPr>
          </w:rPrChange>
        </w:rPr>
      </w:pPr>
      <w:r w:rsidRPr="00B66652">
        <w:rPr>
          <w:color w:val="FF0000"/>
          <w:rPrChange w:id="155" w:author="Miley Ren" w:date="2017-11-17T20:32:00Z">
            <w:rPr/>
          </w:rPrChange>
        </w:rPr>
        <w:t>2.5</w:t>
      </w:r>
      <w:commentRangeStart w:id="156"/>
      <w:r w:rsidRPr="00B66652">
        <w:rPr>
          <w:color w:val="FF0000"/>
          <w:rPrChange w:id="157" w:author="Miley Ren" w:date="2017-11-17T20:32:00Z">
            <w:rPr/>
          </w:rPrChange>
        </w:rPr>
        <w:t xml:space="preserve"> </w:t>
      </w:r>
      <w:r w:rsidRPr="00B66652">
        <w:rPr>
          <w:rFonts w:hint="eastAsia"/>
          <w:color w:val="FF0000"/>
          <w:rPrChange w:id="158" w:author="Miley Ren" w:date="2017-11-17T20:32:00Z">
            <w:rPr>
              <w:rFonts w:hint="eastAsia"/>
            </w:rPr>
          </w:rPrChange>
        </w:rPr>
        <w:t>Android</w:t>
      </w:r>
      <w:r w:rsidRPr="00B66652">
        <w:rPr>
          <w:rFonts w:hint="eastAsia"/>
          <w:color w:val="FF0000"/>
          <w:rPrChange w:id="159" w:author="Miley Ren" w:date="2017-11-17T20:32:00Z">
            <w:rPr>
              <w:rFonts w:hint="eastAsia"/>
            </w:rPr>
          </w:rPrChange>
        </w:rPr>
        <w:t>串口通信</w:t>
      </w:r>
      <w:commentRangeEnd w:id="156"/>
      <w:r w:rsidR="007B227E" w:rsidRPr="00B66652">
        <w:rPr>
          <w:rStyle w:val="aa"/>
          <w:rFonts w:ascii="Times New Roman" w:eastAsiaTheme="minorEastAsia" w:hAnsi="Times New Roman"/>
          <w:b w:val="0"/>
          <w:bCs w:val="0"/>
          <w:color w:val="FF0000"/>
          <w:rPrChange w:id="160" w:author="Miley Ren" w:date="2017-11-17T20:32:00Z">
            <w:rPr>
              <w:rStyle w:val="aa"/>
              <w:rFonts w:ascii="Times New Roman" w:eastAsiaTheme="minorEastAsia" w:hAnsi="Times New Roman"/>
              <w:b w:val="0"/>
              <w:bCs w:val="0"/>
            </w:rPr>
          </w:rPrChange>
        </w:rPr>
        <w:commentReference w:id="156"/>
      </w:r>
      <w:ins w:id="161" w:author="Miley Ren" w:date="2017-11-17T20:33:00Z">
        <w:r w:rsidR="00A11125">
          <w:rPr>
            <w:rFonts w:hint="eastAsia"/>
            <w:color w:val="FF0000"/>
            <w:lang w:eastAsia="zh-CN"/>
          </w:rPr>
          <w:t>（</w:t>
        </w:r>
        <w:r w:rsidR="00391219">
          <w:rPr>
            <w:rFonts w:hint="eastAsia"/>
            <w:color w:val="FF0000"/>
            <w:lang w:eastAsia="zh-CN"/>
          </w:rPr>
          <w:t>写串口和</w:t>
        </w:r>
        <w:r w:rsidR="00391219">
          <w:rPr>
            <w:rFonts w:hint="eastAsia"/>
            <w:color w:val="FF0000"/>
            <w:lang w:eastAsia="zh-CN"/>
          </w:rPr>
          <w:t>Android</w:t>
        </w:r>
        <w:r w:rsidR="00391219">
          <w:rPr>
            <w:color w:val="FF0000"/>
            <w:lang w:eastAsia="zh-CN"/>
          </w:rPr>
          <w:t xml:space="preserve"> P</w:t>
        </w:r>
        <w:r w:rsidR="00391219">
          <w:rPr>
            <w:rFonts w:hint="eastAsia"/>
            <w:color w:val="FF0000"/>
            <w:lang w:eastAsia="zh-CN"/>
          </w:rPr>
          <w:t>ad</w:t>
        </w:r>
        <w:r w:rsidR="00391219">
          <w:rPr>
            <w:rFonts w:hint="eastAsia"/>
            <w:color w:val="FF0000"/>
            <w:lang w:eastAsia="zh-CN"/>
          </w:rPr>
          <w:t>的交互</w:t>
        </w:r>
        <w:r w:rsidR="00A11125">
          <w:rPr>
            <w:rFonts w:hint="eastAsia"/>
            <w:color w:val="FF0000"/>
            <w:lang w:eastAsia="zh-CN"/>
          </w:rPr>
          <w:t>）</w:t>
        </w:r>
      </w:ins>
    </w:p>
    <w:p w14:paraId="4877A4D3" w14:textId="65277A6F" w:rsidR="00554207" w:rsidRDefault="002A536B" w:rsidP="00554207">
      <w:pPr>
        <w:ind w:firstLine="480"/>
      </w:pPr>
      <w:r>
        <w:rPr>
          <w:rFonts w:hint="eastAsia"/>
        </w:rPr>
        <w:t>串口通信技术是计算机和</w:t>
      </w:r>
      <w:r w:rsidR="0024738B">
        <w:rPr>
          <w:rFonts w:hint="eastAsia"/>
        </w:rPr>
        <w:t>与其</w:t>
      </w:r>
      <w:r>
        <w:rPr>
          <w:rFonts w:hint="eastAsia"/>
        </w:rPr>
        <w:t>相连的设备之间的一种通信方式，仅通过一根传输数据线和信号线</w:t>
      </w:r>
      <w:r w:rsidR="004B1BF8">
        <w:rPr>
          <w:rFonts w:hint="eastAsia"/>
        </w:rPr>
        <w:t>来</w:t>
      </w:r>
      <w:r>
        <w:rPr>
          <w:rFonts w:hint="eastAsia"/>
        </w:rPr>
        <w:t>实现传输过程</w:t>
      </w:r>
      <w:r w:rsidR="00507CE3">
        <w:rPr>
          <w:rFonts w:hint="eastAsia"/>
          <w:vertAlign w:val="superscript"/>
        </w:rPr>
        <w:t>[</w:t>
      </w:r>
      <w:r>
        <w:rPr>
          <w:rStyle w:val="af9"/>
        </w:rPr>
        <w:endnoteReference w:id="42"/>
      </w:r>
      <w:r w:rsidR="00507CE3">
        <w:rPr>
          <w:vertAlign w:val="superscript"/>
        </w:rPr>
        <w:t>]</w:t>
      </w:r>
      <w:r w:rsidR="00675A42">
        <w:rPr>
          <w:rFonts w:hint="eastAsia"/>
        </w:rPr>
        <w:t>。</w:t>
      </w:r>
      <w:r w:rsidR="00C7429D">
        <w:rPr>
          <w:rFonts w:hint="eastAsia"/>
        </w:rPr>
        <w:t>串口通信中有几个重要参数：波特率、数据位、停止位、奇偶校验等信息，在串口通信的过程中，每个串口指令都必须按照这些参数进行配置使用</w:t>
      </w:r>
      <w:r w:rsidR="008F668B">
        <w:rPr>
          <w:rFonts w:hint="eastAsia"/>
        </w:rPr>
        <w:t>。本文自动售货机机器和外接设备之间使用串口线进行连接，通过串口指令的收发实现</w:t>
      </w:r>
      <w:r w:rsidR="00D32B93">
        <w:rPr>
          <w:rFonts w:hint="eastAsia"/>
        </w:rPr>
        <w:t>和售货机主控板的交互</w:t>
      </w:r>
      <w:r w:rsidR="008F668B">
        <w:rPr>
          <w:rFonts w:hint="eastAsia"/>
        </w:rPr>
        <w:t>。</w:t>
      </w:r>
    </w:p>
    <w:p w14:paraId="13A7C3C0" w14:textId="0837D56F" w:rsidR="00F06F4B" w:rsidRPr="00636514" w:rsidRDefault="00F06F4B" w:rsidP="00170B15">
      <w:pPr>
        <w:pStyle w:val="1"/>
        <w:ind w:leftChars="0" w:left="240"/>
      </w:pPr>
      <w:r w:rsidRPr="00636514">
        <w:br w:type="page"/>
      </w:r>
      <w:bookmarkStart w:id="162" w:name="_Toc492673761"/>
      <w:bookmarkStart w:id="163" w:name="_Toc498678408"/>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CA4E07">
        <w:rPr>
          <w:rFonts w:hint="eastAsia"/>
        </w:rPr>
        <w:t>VM</w:t>
      </w:r>
      <w:r w:rsidR="00CA4E07">
        <w:t>C</w:t>
      </w:r>
      <w:r w:rsidR="00CA4E07">
        <w:rPr>
          <w:rFonts w:hint="eastAsia"/>
          <w:lang w:eastAsia="zh-CN"/>
        </w:rPr>
        <w:t>loud</w:t>
      </w:r>
      <w:r w:rsidR="00CA4E07">
        <w:t>Platform</w:t>
      </w:r>
      <w:r w:rsidR="00CA4E07">
        <w:rPr>
          <w:rFonts w:hint="eastAsia"/>
        </w:rPr>
        <w:t>系统</w:t>
      </w:r>
      <w:r w:rsidR="0074302B">
        <w:rPr>
          <w:rFonts w:hint="eastAsia"/>
          <w:lang w:eastAsia="zh-CN"/>
        </w:rPr>
        <w:t>的</w:t>
      </w:r>
      <w:r w:rsidRPr="00636514">
        <w:t>需求分析</w:t>
      </w:r>
      <w:bookmarkEnd w:id="162"/>
      <w:bookmarkEnd w:id="163"/>
    </w:p>
    <w:p w14:paraId="260D4D15" w14:textId="2033B755"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w:t>
      </w:r>
      <w:del w:id="164" w:author="Miley Ren" w:date="2017-11-17T20:33:00Z">
        <w:r w:rsidRPr="00636514" w:rsidDel="0077231F">
          <w:rPr>
            <w:rFonts w:hint="eastAsia"/>
          </w:rPr>
          <w:delText>自动售货机云平台系统</w:delText>
        </w:r>
      </w:del>
      <w:ins w:id="165" w:author="Miley Ren" w:date="2017-11-17T20:33:00Z">
        <w:r w:rsidR="0077231F">
          <w:rPr>
            <w:rFonts w:hint="eastAsia"/>
          </w:rPr>
          <w:t>VMCloudPlatform</w:t>
        </w:r>
        <w:r w:rsidR="0077231F">
          <w:rPr>
            <w:rFonts w:hint="eastAsia"/>
          </w:rPr>
          <w:t>系统</w:t>
        </w:r>
      </w:ins>
      <w:r w:rsidRPr="00636514">
        <w:rPr>
          <w:rFonts w:hint="eastAsia"/>
        </w:rPr>
        <w:t>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sidR="00941DB1">
        <w:rPr>
          <w:rFonts w:hint="eastAsia"/>
        </w:rPr>
        <w:t>厂商</w:t>
      </w:r>
      <w:r w:rsidR="00532170">
        <w:rPr>
          <w:rFonts w:hint="eastAsia"/>
        </w:rPr>
        <w:t>模块</w:t>
      </w:r>
      <w:r w:rsidRPr="00636514">
        <w:rPr>
          <w:rFonts w:hint="eastAsia"/>
        </w:rPr>
        <w:t>和运营商</w:t>
      </w:r>
      <w:r>
        <w:rPr>
          <w:rFonts w:hint="eastAsia"/>
        </w:rPr>
        <w:t>模块</w:t>
      </w:r>
      <w:r w:rsidR="0069223E">
        <w:t>两</w:t>
      </w:r>
      <w:r w:rsidRPr="00636514">
        <w:rPr>
          <w:rFonts w:hint="eastAsia"/>
        </w:rPr>
        <w:t>个</w:t>
      </w:r>
      <w:r>
        <w:rPr>
          <w:rFonts w:hint="eastAsia"/>
        </w:rPr>
        <w:t>部分，</w:t>
      </w:r>
      <w:r w:rsidRPr="00636514">
        <w:rPr>
          <w:rFonts w:hint="eastAsia"/>
        </w:rPr>
        <w:t>终端包括</w:t>
      </w:r>
      <w:r w:rsidR="00025561">
        <w:rPr>
          <w:rFonts w:hint="eastAsia"/>
        </w:rPr>
        <w:t>营业员</w:t>
      </w:r>
      <w:r w:rsidR="00025561">
        <w:rPr>
          <w:rFonts w:hint="eastAsia"/>
        </w:rPr>
        <w:t>APP</w:t>
      </w:r>
      <w:r w:rsidR="001747B3" w:rsidRPr="00636514">
        <w:rPr>
          <w:rFonts w:hint="eastAsia"/>
        </w:rPr>
        <w:t>自动售货机</w:t>
      </w:r>
      <w:r w:rsidR="001747B3">
        <w:rPr>
          <w:rFonts w:hint="eastAsia"/>
        </w:rPr>
        <w:t>售货</w:t>
      </w:r>
      <w:r w:rsidR="001747B3">
        <w:rPr>
          <w:rFonts w:hint="eastAsia"/>
        </w:rPr>
        <w:t>APP</w:t>
      </w:r>
      <w:r w:rsidR="001747B3" w:rsidRPr="00636514">
        <w:rPr>
          <w:rFonts w:hint="eastAsia"/>
        </w:rPr>
        <w:t>两个</w:t>
      </w:r>
      <w:r w:rsidR="001747B3">
        <w:rPr>
          <w:rFonts w:hint="eastAsia"/>
        </w:rPr>
        <w:t>部分</w:t>
      </w:r>
      <w:r w:rsidRPr="00636514">
        <w:rPr>
          <w:rFonts w:hint="eastAsia"/>
        </w:rPr>
        <w:t>。本章将从</w:t>
      </w:r>
      <w:r w:rsidRPr="00636514">
        <w:t>云平台系统和终端系统</w:t>
      </w:r>
      <w:r>
        <w:t>两个方面</w:t>
      </w:r>
      <w:r w:rsidRPr="00636514">
        <w:rPr>
          <w:rFonts w:hint="eastAsia"/>
        </w:rPr>
        <w:t>进行需求分析。</w:t>
      </w:r>
    </w:p>
    <w:p w14:paraId="6752D82C" w14:textId="084E61EA" w:rsidR="00F06F4B" w:rsidRPr="00636514" w:rsidRDefault="00F06F4B" w:rsidP="002A4EFF">
      <w:pPr>
        <w:pStyle w:val="2"/>
        <w:ind w:firstLineChars="100" w:firstLine="281"/>
      </w:pPr>
      <w:bookmarkStart w:id="166" w:name="_Toc492673762"/>
      <w:bookmarkStart w:id="167" w:name="_Toc498678409"/>
      <w:r w:rsidRPr="00636514">
        <w:rPr>
          <w:rFonts w:hint="eastAsia"/>
        </w:rPr>
        <w:t xml:space="preserve">3.1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5F6EC1" w:rsidRPr="005F6EC1">
        <w:rPr>
          <w:rFonts w:hint="eastAsia"/>
        </w:rPr>
        <w:t>的总体目标</w:t>
      </w:r>
      <w:bookmarkEnd w:id="166"/>
      <w:bookmarkEnd w:id="167"/>
    </w:p>
    <w:p w14:paraId="6774B235" w14:textId="6C595D1D" w:rsidR="002D7FA6" w:rsidRDefault="00F06F4B" w:rsidP="00191468">
      <w:pPr>
        <w:ind w:firstLine="480"/>
      </w:pPr>
      <w:r>
        <w:rPr>
          <w:rFonts w:hint="eastAsia"/>
        </w:rPr>
        <w:t>本系统</w:t>
      </w:r>
      <w:r w:rsidR="008D6EC2">
        <w:rPr>
          <w:rFonts w:hint="eastAsia"/>
        </w:rPr>
        <w:t>基于</w:t>
      </w:r>
      <w:r w:rsidR="008D6EC2">
        <w:rPr>
          <w:rFonts w:hint="eastAsia"/>
        </w:rPr>
        <w:t>SaaS</w:t>
      </w:r>
      <w:r w:rsidR="008D6EC2">
        <w:rPr>
          <w:rFonts w:hint="eastAsia"/>
        </w:rPr>
        <w:t>服务和多租户的思想，</w:t>
      </w:r>
      <w:r w:rsidRPr="00636514">
        <w:rPr>
          <w:rFonts w:hint="eastAsia"/>
        </w:rPr>
        <w:t>使用</w:t>
      </w:r>
      <w:r w:rsidRPr="00636514">
        <w:rPr>
          <w:rFonts w:hint="eastAsia"/>
        </w:rPr>
        <w:t>SSM</w:t>
      </w:r>
      <w:r w:rsidRPr="00636514">
        <w:rPr>
          <w:rFonts w:hint="eastAsia"/>
        </w:rPr>
        <w:t>框架设计</w:t>
      </w:r>
      <w:r w:rsidR="00AE7EB2">
        <w:rPr>
          <w:rFonts w:hint="eastAsia"/>
        </w:rPr>
        <w:t>并</w:t>
      </w:r>
      <w:r w:rsidRPr="00636514">
        <w:rPr>
          <w:rFonts w:hint="eastAsia"/>
        </w:rPr>
        <w:t>实现一套能够供多</w:t>
      </w:r>
      <w:r>
        <w:rPr>
          <w:rFonts w:hint="eastAsia"/>
        </w:rPr>
        <w:t>个</w:t>
      </w:r>
      <w:r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sidR="008D6EC2">
        <w:rPr>
          <w:rFonts w:hint="eastAsia"/>
        </w:rPr>
        <w:t>基于</w:t>
      </w:r>
      <w:r w:rsidR="008D6EC2">
        <w:rPr>
          <w:rFonts w:hint="eastAsia"/>
        </w:rPr>
        <w:t>Android</w:t>
      </w:r>
      <w:r w:rsidR="008D6EC2">
        <w:rPr>
          <w:rFonts w:hint="eastAsia"/>
        </w:rPr>
        <w:t>实现自动售货机的</w:t>
      </w:r>
      <w:r w:rsidR="00E22FFA">
        <w:rPr>
          <w:rFonts w:hint="eastAsia"/>
        </w:rPr>
        <w:t>售货</w:t>
      </w:r>
      <w:r w:rsidR="00E22FFA">
        <w:rPr>
          <w:rFonts w:hint="eastAsia"/>
        </w:rPr>
        <w:t>APP</w:t>
      </w:r>
      <w:r w:rsidR="008D6EC2">
        <w:rPr>
          <w:rFonts w:hint="eastAsia"/>
        </w:rPr>
        <w:t>和</w:t>
      </w:r>
      <w:r w:rsidR="00025561">
        <w:rPr>
          <w:rFonts w:hint="eastAsia"/>
        </w:rPr>
        <w:t>营业员</w:t>
      </w:r>
      <w:r w:rsidR="00251F50" w:rsidRPr="00636514">
        <w:rPr>
          <w:rFonts w:hint="eastAsia"/>
        </w:rPr>
        <w:t>（售货机上货员工）</w:t>
      </w:r>
      <w:r w:rsidR="00E22FFA">
        <w:rPr>
          <w:rFonts w:hint="eastAsia"/>
        </w:rPr>
        <w:t>APP</w:t>
      </w:r>
      <w:r w:rsidR="008D6EC2">
        <w:rPr>
          <w:rFonts w:hint="eastAsia"/>
        </w:rPr>
        <w:t>，</w:t>
      </w:r>
      <w:r w:rsidR="00034C3E">
        <w:rPr>
          <w:rFonts w:hint="eastAsia"/>
        </w:rPr>
        <w:t>通过</w:t>
      </w:r>
      <w:r w:rsidR="00034C3E">
        <w:rPr>
          <w:rFonts w:hint="eastAsia"/>
        </w:rPr>
        <w:t>4G</w:t>
      </w:r>
      <w:r w:rsidR="00034C3E">
        <w:rPr>
          <w:rFonts w:hint="eastAsia"/>
        </w:rPr>
        <w:t>无线网络通信实现</w:t>
      </w:r>
      <w:r w:rsidR="00E22FFA">
        <w:rPr>
          <w:rFonts w:hint="eastAsia"/>
        </w:rPr>
        <w:t>售货</w:t>
      </w:r>
      <w:r w:rsidR="00E22FFA">
        <w:rPr>
          <w:rFonts w:hint="eastAsia"/>
        </w:rPr>
        <w:t>APP</w:t>
      </w:r>
      <w:r w:rsidR="00E22FFA">
        <w:rPr>
          <w:rFonts w:hint="eastAsia"/>
        </w:rPr>
        <w:t>中的</w:t>
      </w:r>
      <w:r w:rsidR="00034C3E">
        <w:rPr>
          <w:rFonts w:hint="eastAsia"/>
        </w:rPr>
        <w:t>移动支付功能和后台系统对售货机的监控功能</w:t>
      </w:r>
      <w:r w:rsidRPr="00636514">
        <w:rPr>
          <w:rFonts w:hint="eastAsia"/>
        </w:rPr>
        <w:t>。</w:t>
      </w:r>
    </w:p>
    <w:p w14:paraId="274C1E41" w14:textId="5CA6A349" w:rsidR="00191468" w:rsidRDefault="000A47AD" w:rsidP="00191468">
      <w:pPr>
        <w:ind w:firstLine="480"/>
      </w:pPr>
      <w:r>
        <w:rPr>
          <w:rFonts w:hint="eastAsia"/>
        </w:rPr>
        <w:t>系统完成应达成一下目标：</w:t>
      </w:r>
      <w:r w:rsidR="00CF5DDD">
        <w:rPr>
          <w:rFonts w:hint="eastAsia"/>
        </w:rPr>
        <w:t>系统设计</w:t>
      </w:r>
      <w:r w:rsidR="00B649D3">
        <w:rPr>
          <w:rFonts w:hint="eastAsia"/>
        </w:rPr>
        <w:t>应</w:t>
      </w:r>
      <w:r w:rsidR="00CF5DDD">
        <w:rPr>
          <w:rFonts w:hint="eastAsia"/>
        </w:rPr>
        <w:t>满足租户的全部功能需求和非功能需求，确保租户使用系统进行</w:t>
      </w:r>
      <w:r w:rsidR="007F562B">
        <w:rPr>
          <w:rFonts w:hint="eastAsia"/>
        </w:rPr>
        <w:t>正常的日常管理，这是系统验收的首要标准；系统模块应具有通用性和</w:t>
      </w:r>
      <w:r w:rsidR="00CF5DDD">
        <w:rPr>
          <w:rFonts w:hint="eastAsia"/>
        </w:rPr>
        <w:t>重用性，能够适应各个售货机运营商商家进行使用；系统平台应可扩展、可维护，</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070600">
        <w:rPr>
          <w:rFonts w:hint="eastAsia"/>
        </w:rPr>
        <w:t>更新；</w:t>
      </w:r>
      <w:r w:rsidR="00D93BDD">
        <w:rPr>
          <w:rFonts w:hint="eastAsia"/>
        </w:rPr>
        <w:t>终端系统应具有可移植性和容错性，应在不同</w:t>
      </w:r>
      <w:r w:rsidR="001D43AD">
        <w:rPr>
          <w:rFonts w:hint="eastAsia"/>
        </w:rPr>
        <w:t>版本</w:t>
      </w:r>
      <w:r w:rsidR="00D93BDD">
        <w:rPr>
          <w:rFonts w:hint="eastAsia"/>
        </w:rPr>
        <w:t>的</w:t>
      </w:r>
      <w:r w:rsidR="00D93BDD">
        <w:rPr>
          <w:rFonts w:hint="eastAsia"/>
        </w:rPr>
        <w:t>Android</w:t>
      </w:r>
      <w:r w:rsidR="00D93BDD">
        <w:rPr>
          <w:rFonts w:hint="eastAsia"/>
        </w:rPr>
        <w:t>外接设备上稳定运行，当异常退出时，能够</w:t>
      </w:r>
      <w:r w:rsidR="006553DA">
        <w:rPr>
          <w:rFonts w:hint="eastAsia"/>
        </w:rPr>
        <w:t>进行</w:t>
      </w:r>
      <w:r w:rsidR="00D93BDD">
        <w:rPr>
          <w:rFonts w:hint="eastAsia"/>
        </w:rPr>
        <w:t>自我处理机制，这是售货机终端销售系统应该具备的容错性</w:t>
      </w:r>
      <w:r w:rsidR="00195272">
        <w:rPr>
          <w:rFonts w:hint="eastAsia"/>
        </w:rPr>
        <w:t>功能</w:t>
      </w:r>
      <w:r w:rsidR="00D93BDD">
        <w:rPr>
          <w:rFonts w:hint="eastAsia"/>
        </w:rPr>
        <w:t>。</w:t>
      </w:r>
    </w:p>
    <w:p w14:paraId="4A3036C6" w14:textId="01FA969C" w:rsidR="005450A4" w:rsidRDefault="00641462" w:rsidP="005450A4">
      <w:pPr>
        <w:ind w:firstLine="480"/>
      </w:pPr>
      <w:del w:id="168" w:author="Miley Ren" w:date="2017-11-17T20:33:00Z">
        <w:r w:rsidDel="0077231F">
          <w:rPr>
            <w:rFonts w:hint="eastAsia"/>
          </w:rPr>
          <w:delText>自动售货机云平台</w:delText>
        </w:r>
        <w:r w:rsidR="009C0115" w:rsidDel="0077231F">
          <w:rPr>
            <w:rFonts w:hint="eastAsia"/>
          </w:rPr>
          <w:delText>系统</w:delText>
        </w:r>
      </w:del>
      <w:ins w:id="169" w:author="Miley Ren" w:date="2017-11-17T20:33:00Z">
        <w:r w:rsidR="0077231F">
          <w:rPr>
            <w:rFonts w:hint="eastAsia"/>
          </w:rPr>
          <w:t>VMCloudPlatform</w:t>
        </w:r>
        <w:r w:rsidR="0077231F">
          <w:rPr>
            <w:rFonts w:hint="eastAsia"/>
          </w:rPr>
          <w:t>系统</w:t>
        </w:r>
      </w:ins>
      <w:r w:rsidR="007155B5">
        <w:rPr>
          <w:rFonts w:hint="eastAsia"/>
        </w:rPr>
        <w:t>的具体目标如下</w:t>
      </w:r>
      <w:r w:rsidR="009C0115">
        <w:rPr>
          <w:rFonts w:hint="eastAsia"/>
        </w:rPr>
        <w:t>：</w:t>
      </w:r>
      <w:r w:rsidR="00E76A8E">
        <w:t>1</w:t>
      </w:r>
      <w:r w:rsidR="00E76A8E">
        <w:rPr>
          <w:rFonts w:hint="eastAsia"/>
        </w:rPr>
        <w:t>）基于</w:t>
      </w:r>
      <w:r w:rsidR="00E76A8E">
        <w:rPr>
          <w:rFonts w:hint="eastAsia"/>
        </w:rPr>
        <w:t>SaaS</w:t>
      </w:r>
      <w:r w:rsidR="00E76A8E">
        <w:t>服务进行开发</w:t>
      </w:r>
      <w:r w:rsidR="00E76A8E">
        <w:rPr>
          <w:rFonts w:hint="eastAsia"/>
        </w:rPr>
        <w:t>，</w:t>
      </w:r>
      <w:r w:rsidR="00E76A8E">
        <w:t>实现多租户共享平台</w:t>
      </w:r>
      <w:r w:rsidR="00E76A8E">
        <w:rPr>
          <w:rFonts w:hint="eastAsia"/>
        </w:rPr>
        <w:t>，降低企业的信息化成本</w:t>
      </w:r>
      <w:r w:rsidR="0067007D">
        <w:rPr>
          <w:rFonts w:hint="eastAsia"/>
        </w:rPr>
        <w:t>以及缩短信息化周期</w:t>
      </w:r>
      <w:r w:rsidR="00E76A8E">
        <w:rPr>
          <w:rFonts w:hint="eastAsia"/>
        </w:rPr>
        <w:t>，</w:t>
      </w:r>
      <w:r w:rsidR="00E76A8E">
        <w:t>解决中小型企业的信息化问题</w:t>
      </w:r>
      <w:r w:rsidR="00E76A8E">
        <w:rPr>
          <w:rFonts w:hint="eastAsia"/>
        </w:rPr>
        <w:t>。</w:t>
      </w:r>
      <w:r w:rsidR="00E76A8E">
        <w:t>2</w:t>
      </w:r>
      <w:r w:rsidR="009C0115">
        <w:rPr>
          <w:rFonts w:hint="eastAsia"/>
        </w:rPr>
        <w:t>）</w:t>
      </w:r>
      <w:r w:rsidR="00717BD5">
        <w:rPr>
          <w:rFonts w:hint="eastAsia"/>
        </w:rPr>
        <w:t>改造老旧售货机，</w:t>
      </w:r>
      <w:r w:rsidR="005450A4">
        <w:rPr>
          <w:rFonts w:hint="eastAsia"/>
        </w:rPr>
        <w:t>使用外接</w:t>
      </w:r>
      <w:r w:rsidR="005450A4">
        <w:rPr>
          <w:rFonts w:hint="eastAsia"/>
        </w:rPr>
        <w:t>Android</w:t>
      </w:r>
      <w:r w:rsidR="005450A4">
        <w:rPr>
          <w:rFonts w:hint="eastAsia"/>
        </w:rPr>
        <w:t>设备和主控板的通信，</w:t>
      </w:r>
      <w:r w:rsidR="002209C9">
        <w:rPr>
          <w:rFonts w:hint="eastAsia"/>
        </w:rPr>
        <w:t>实现</w:t>
      </w:r>
      <w:r w:rsidR="00042221">
        <w:rPr>
          <w:rFonts w:hint="eastAsia"/>
        </w:rPr>
        <w:t>终端的选货和销售</w:t>
      </w:r>
      <w:r w:rsidR="00F30B19">
        <w:rPr>
          <w:rFonts w:hint="eastAsia"/>
        </w:rPr>
        <w:t>。</w:t>
      </w:r>
      <w:r w:rsidR="00503FE4">
        <w:rPr>
          <w:rFonts w:hint="eastAsia"/>
        </w:rPr>
        <w:t>终端</w:t>
      </w:r>
      <w:r w:rsidR="00503FE4">
        <w:rPr>
          <w:rFonts w:hint="eastAsia"/>
        </w:rPr>
        <w:t>APP</w:t>
      </w:r>
      <w:r w:rsidR="005450A4">
        <w:rPr>
          <w:rFonts w:hint="eastAsia"/>
        </w:rPr>
        <w:t>封装</w:t>
      </w:r>
      <w:r w:rsidR="00CF3767">
        <w:rPr>
          <w:rFonts w:hint="eastAsia"/>
        </w:rPr>
        <w:t>售货</w:t>
      </w:r>
      <w:r w:rsidR="005450A4">
        <w:rPr>
          <w:rFonts w:hint="eastAsia"/>
        </w:rPr>
        <w:t>信息</w:t>
      </w:r>
      <w:r w:rsidR="00D21683">
        <w:rPr>
          <w:rFonts w:hint="eastAsia"/>
        </w:rPr>
        <w:t>通过</w:t>
      </w:r>
      <w:r w:rsidR="00D21683">
        <w:rPr>
          <w:rFonts w:hint="eastAsia"/>
        </w:rPr>
        <w:t>4G</w:t>
      </w:r>
      <w:r w:rsidR="00D21683">
        <w:rPr>
          <w:rFonts w:hint="eastAsia"/>
        </w:rPr>
        <w:t>网络</w:t>
      </w:r>
      <w:r w:rsidR="005450A4">
        <w:rPr>
          <w:rFonts w:hint="eastAsia"/>
        </w:rPr>
        <w:t>传送给</w:t>
      </w:r>
      <w:r w:rsidR="00492848">
        <w:rPr>
          <w:rFonts w:hint="eastAsia"/>
        </w:rPr>
        <w:t>管理系统</w:t>
      </w:r>
      <w:r w:rsidR="005450A4">
        <w:rPr>
          <w:rFonts w:hint="eastAsia"/>
        </w:rPr>
        <w:t>，管理员从后台管理系统对售货机信息监控</w:t>
      </w:r>
      <w:r w:rsidR="003263C1">
        <w:rPr>
          <w:rFonts w:hint="eastAsia"/>
        </w:rPr>
        <w:t>。</w:t>
      </w:r>
      <w:r w:rsidR="00E76A8E">
        <w:rPr>
          <w:rFonts w:hint="eastAsia"/>
        </w:rPr>
        <w:t>3</w:t>
      </w:r>
      <w:r w:rsidR="00E76A8E">
        <w:rPr>
          <w:rFonts w:hint="eastAsia"/>
        </w:rPr>
        <w:t>）使用</w:t>
      </w:r>
      <w:r w:rsidR="00E76A8E">
        <w:rPr>
          <w:rFonts w:hint="eastAsia"/>
        </w:rPr>
        <w:t>4G</w:t>
      </w:r>
      <w:r w:rsidR="00E76A8E">
        <w:rPr>
          <w:rFonts w:hint="eastAsia"/>
        </w:rPr>
        <w:t>网络，将分散在各个场地的自动售货机联网，实时更新</w:t>
      </w:r>
      <w:r w:rsidR="00180139">
        <w:rPr>
          <w:rFonts w:hint="eastAsia"/>
        </w:rPr>
        <w:t>售货机内库存，后台系统对此进行监控获取缺货信息，保证对售货机及时补货。</w:t>
      </w:r>
      <w:r w:rsidR="00A27978">
        <w:rPr>
          <w:rFonts w:hint="eastAsia"/>
        </w:rPr>
        <w:t>4</w:t>
      </w:r>
      <w:r w:rsidR="00A27978">
        <w:rPr>
          <w:rFonts w:hint="eastAsia"/>
        </w:rPr>
        <w:t>）实现支付宝、微信和银</w:t>
      </w:r>
      <w:r w:rsidR="00A27978">
        <w:rPr>
          <w:rFonts w:hint="eastAsia"/>
        </w:rPr>
        <w:lastRenderedPageBreak/>
        <w:t>联的移动支付功能，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p>
    <w:p w14:paraId="27BA4785" w14:textId="2B367B42" w:rsidR="00F06F4B" w:rsidRPr="00636514" w:rsidRDefault="00F06F4B" w:rsidP="006C1A62">
      <w:pPr>
        <w:pStyle w:val="2"/>
      </w:pPr>
      <w:bookmarkStart w:id="170" w:name="_Toc498678412"/>
      <w:r w:rsidRPr="00636514">
        <w:rPr>
          <w:rFonts w:hint="eastAsia"/>
        </w:rPr>
        <w:t>3.</w:t>
      </w:r>
      <w:r w:rsidR="00BA09C8">
        <w:t>2</w:t>
      </w:r>
      <w:r w:rsidRPr="00636514">
        <w:rPr>
          <w:rFonts w:hint="eastAsia"/>
        </w:rPr>
        <w:t xml:space="preserve">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8334D4">
        <w:rPr>
          <w:rFonts w:hint="eastAsia"/>
        </w:rPr>
        <w:t>需求分析</w:t>
      </w:r>
      <w:bookmarkEnd w:id="170"/>
    </w:p>
    <w:p w14:paraId="33C555DD" w14:textId="5220C316" w:rsidR="003322EE" w:rsidRDefault="00F06F4B" w:rsidP="003322EE">
      <w:pPr>
        <w:ind w:firstLine="480"/>
      </w:pPr>
      <w:r w:rsidRPr="00636514">
        <w:rPr>
          <w:rFonts w:hint="eastAsia"/>
        </w:rPr>
        <w:t>SaaS</w:t>
      </w:r>
      <w:r w:rsidRPr="00636514">
        <w:rPr>
          <w:rFonts w:hint="eastAsia"/>
        </w:rPr>
        <w:t>云平台</w:t>
      </w:r>
      <w:r w:rsidR="005B4847">
        <w:rPr>
          <w:rFonts w:hint="eastAsia"/>
        </w:rPr>
        <w:t>系统</w:t>
      </w:r>
      <w:r>
        <w:rPr>
          <w:rFonts w:hint="eastAsia"/>
        </w:rPr>
        <w:t>供</w:t>
      </w:r>
      <w:r w:rsidR="00A433C0">
        <w:rPr>
          <w:rFonts w:hint="eastAsia"/>
        </w:rPr>
        <w:t>两</w:t>
      </w:r>
      <w:r>
        <w:rPr>
          <w:rFonts w:hint="eastAsia"/>
        </w:rPr>
        <w:t>种类型的</w:t>
      </w:r>
      <w:r>
        <w:t>租</w:t>
      </w:r>
      <w:r>
        <w:rPr>
          <w:rFonts w:hint="eastAsia"/>
        </w:rPr>
        <w:t>户使用</w:t>
      </w:r>
      <w:r w:rsidRPr="00636514">
        <w:rPr>
          <w:rFonts w:hint="eastAsia"/>
        </w:rPr>
        <w:t>，分别是</w:t>
      </w:r>
      <w:r w:rsidR="009B0F58">
        <w:rPr>
          <w:rFonts w:hint="eastAsia"/>
        </w:rPr>
        <w:t>自动售货机厂商和</w:t>
      </w:r>
      <w:r w:rsidRPr="00636514">
        <w:rPr>
          <w:rFonts w:hint="eastAsia"/>
        </w:rPr>
        <w:t>自动售货机运营商</w:t>
      </w:r>
      <w:r w:rsidR="00162500">
        <w:rPr>
          <w:rFonts w:hint="eastAsia"/>
        </w:rPr>
        <w:t>，</w:t>
      </w:r>
      <w:r>
        <w:rPr>
          <w:rFonts w:hint="eastAsia"/>
        </w:rPr>
        <w:t>厂商为软件</w:t>
      </w:r>
      <w:r w:rsidR="00FB35A9">
        <w:rPr>
          <w:rFonts w:hint="eastAsia"/>
        </w:rPr>
        <w:t>平台</w:t>
      </w:r>
      <w:r w:rsidR="00DF4916">
        <w:rPr>
          <w:rFonts w:hint="eastAsia"/>
        </w:rPr>
        <w:t>的</w:t>
      </w:r>
      <w:r>
        <w:rPr>
          <w:rFonts w:hint="eastAsia"/>
        </w:rPr>
        <w:t>提供</w:t>
      </w:r>
      <w:r w:rsidR="00245AD0">
        <w:rPr>
          <w:rFonts w:hint="eastAsia"/>
        </w:rPr>
        <w:t>者</w:t>
      </w:r>
      <w:r>
        <w:rPr>
          <w:rFonts w:hint="eastAsia"/>
        </w:rPr>
        <w:t>，运营商为平台的主要租户</w:t>
      </w:r>
      <w:r w:rsidR="00162500">
        <w:rPr>
          <w:rFonts w:hint="eastAsia"/>
        </w:rPr>
        <w:t>。</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Pr="00636514">
        <w:rPr>
          <w:rFonts w:hint="eastAsia"/>
        </w:rPr>
        <w:t>进行系统</w:t>
      </w:r>
      <w:r w:rsidR="006B40C6">
        <w:rPr>
          <w:rFonts w:hint="eastAsia"/>
        </w:rPr>
        <w:t>的</w:t>
      </w:r>
      <w:r w:rsidRPr="00636514">
        <w:rPr>
          <w:rFonts w:hint="eastAsia"/>
        </w:rPr>
        <w:t>权限管理、用户管理、租赁管理、定价管理</w:t>
      </w:r>
      <w:r w:rsidR="00F179FC">
        <w:rPr>
          <w:rFonts w:hint="eastAsia"/>
        </w:rPr>
        <w:t>、</w:t>
      </w:r>
      <w:r w:rsidR="00674E4A">
        <w:rPr>
          <w:rFonts w:hint="eastAsia"/>
        </w:rPr>
        <w:t>售货机管理和</w:t>
      </w:r>
      <w:r w:rsidR="00F179FC" w:rsidRPr="00636514">
        <w:rPr>
          <w:rFonts w:hint="eastAsia"/>
        </w:rPr>
        <w:t>货道管理</w:t>
      </w:r>
      <w:r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025561">
        <w:t>营业员</w:t>
      </w:r>
      <w:r w:rsidR="00445298">
        <w:rPr>
          <w:rFonts w:hint="eastAsia"/>
        </w:rPr>
        <w:t>、</w:t>
      </w:r>
      <w:r w:rsidR="00445298">
        <w:t>库存管理员和财务管理员</w:t>
      </w:r>
      <w:r w:rsidR="00445298">
        <w:rPr>
          <w:rFonts w:hint="eastAsia"/>
        </w:rPr>
        <w:t>，</w:t>
      </w:r>
      <w:r w:rsidRPr="00636514">
        <w:rPr>
          <w:rFonts w:hint="eastAsia"/>
        </w:rPr>
        <w:t>进行</w:t>
      </w:r>
      <w:r w:rsidR="00EF792C" w:rsidRPr="00636514">
        <w:rPr>
          <w:rFonts w:hint="eastAsia"/>
        </w:rPr>
        <w:t>用户管理</w:t>
      </w:r>
      <w:r w:rsidR="00EF792C">
        <w:rPr>
          <w:rFonts w:hint="eastAsia"/>
        </w:rPr>
        <w:t>、</w:t>
      </w:r>
      <w:r w:rsidRPr="00636514">
        <w:rPr>
          <w:rFonts w:hint="eastAsia"/>
        </w:rPr>
        <w:t>售货机</w:t>
      </w:r>
      <w:r w:rsidR="00EF792C">
        <w:rPr>
          <w:rFonts w:hint="eastAsia"/>
        </w:rPr>
        <w:t>管理</w:t>
      </w:r>
      <w:r w:rsidRPr="00636514">
        <w:rPr>
          <w:rFonts w:hint="eastAsia"/>
        </w:rPr>
        <w:t>、</w:t>
      </w:r>
      <w:r w:rsidR="00EF792C" w:rsidRPr="00636514">
        <w:rPr>
          <w:rFonts w:hint="eastAsia"/>
        </w:rPr>
        <w:t>货道管理</w:t>
      </w:r>
      <w:r w:rsidR="00EF792C">
        <w:rPr>
          <w:rFonts w:hint="eastAsia"/>
        </w:rPr>
        <w:t>、</w:t>
      </w:r>
      <w:r w:rsidR="00EF792C" w:rsidRPr="00636514">
        <w:rPr>
          <w:rFonts w:hint="eastAsia"/>
        </w:rPr>
        <w:t>商品管理</w:t>
      </w:r>
      <w:r w:rsidR="009336E7">
        <w:rPr>
          <w:rFonts w:hint="eastAsia"/>
        </w:rPr>
        <w:t>和</w:t>
      </w:r>
      <w:r w:rsidRPr="00636514">
        <w:rPr>
          <w:rFonts w:hint="eastAsia"/>
        </w:rPr>
        <w:t>售货机维护</w:t>
      </w:r>
      <w:r w:rsidR="004563F2">
        <w:rPr>
          <w:rFonts w:hint="eastAsia"/>
        </w:rPr>
        <w:t>等</w:t>
      </w:r>
      <w:r w:rsidR="00100C6D">
        <w:rPr>
          <w:rFonts w:hint="eastAsia"/>
        </w:rPr>
        <w:t>。</w:t>
      </w:r>
      <w:r w:rsidR="00544F1C">
        <w:rPr>
          <w:rFonts w:hint="eastAsia"/>
        </w:rPr>
        <w:t>系统为</w:t>
      </w:r>
      <w:r w:rsidRPr="00636514">
        <w:rPr>
          <w:rFonts w:hint="eastAsia"/>
        </w:rPr>
        <w:t>每个管理员</w:t>
      </w:r>
      <w:r w:rsidR="00544F1C">
        <w:rPr>
          <w:rFonts w:hint="eastAsia"/>
        </w:rPr>
        <w:t>授权</w:t>
      </w:r>
      <w:r w:rsidRPr="00636514">
        <w:rPr>
          <w:rFonts w:hint="eastAsia"/>
        </w:rPr>
        <w:t>，</w:t>
      </w:r>
      <w:r w:rsidR="0014554E">
        <w:rPr>
          <w:rFonts w:hint="eastAsia"/>
        </w:rPr>
        <w:t>控制不同模块的管理</w:t>
      </w:r>
      <w:r w:rsidR="00FD4227">
        <w:rPr>
          <w:rFonts w:hint="eastAsia"/>
        </w:rPr>
        <w:t>权限</w:t>
      </w:r>
      <w:r w:rsidRPr="00636514">
        <w:rPr>
          <w:rFonts w:hint="eastAsia"/>
        </w:rPr>
        <w:t>。系统</w:t>
      </w:r>
      <w:r w:rsidR="0080778E">
        <w:rPr>
          <w:rFonts w:hint="eastAsia"/>
        </w:rPr>
        <w:t>对自动售货机终端进行实时监控，</w:t>
      </w:r>
      <w:r w:rsidR="003B4503">
        <w:rPr>
          <w:rFonts w:hint="eastAsia"/>
        </w:rPr>
        <w:t>及时获取售货机销售状况，</w:t>
      </w:r>
      <w:r w:rsidR="00355012">
        <w:rPr>
          <w:rFonts w:hint="eastAsia"/>
        </w:rPr>
        <w:t>保证</w:t>
      </w:r>
      <w:r w:rsidR="0080778E">
        <w:rPr>
          <w:rFonts w:hint="eastAsia"/>
        </w:rPr>
        <w:t>售货机终端正常显示</w:t>
      </w:r>
      <w:r w:rsidR="00D80362">
        <w:rPr>
          <w:rFonts w:hint="eastAsia"/>
        </w:rPr>
        <w:t>货道</w:t>
      </w:r>
      <w:r w:rsidR="003B4503">
        <w:rPr>
          <w:rFonts w:hint="eastAsia"/>
        </w:rPr>
        <w:t>库存</w:t>
      </w:r>
      <w:r w:rsidR="0080778E">
        <w:rPr>
          <w:rFonts w:hint="eastAsia"/>
        </w:rPr>
        <w:t>。</w:t>
      </w:r>
    </w:p>
    <w:p w14:paraId="00AC417F" w14:textId="3A54E9DA" w:rsidR="00F06F4B" w:rsidRPr="00636514" w:rsidRDefault="00E21A4C" w:rsidP="00E21A4C">
      <w:pPr>
        <w:ind w:left="480" w:firstLineChars="0" w:firstLine="0"/>
      </w:pPr>
      <w:r>
        <w:rPr>
          <w:rFonts w:hint="eastAsia"/>
        </w:rPr>
        <w:t>（</w:t>
      </w:r>
      <w:r>
        <w:rPr>
          <w:rFonts w:hint="eastAsia"/>
        </w:rPr>
        <w:t>1</w:t>
      </w:r>
      <w:r>
        <w:rPr>
          <w:rFonts w:hint="eastAsia"/>
        </w:rPr>
        <w:t>）</w:t>
      </w:r>
      <w:r w:rsidR="00847A12">
        <w:rPr>
          <w:rFonts w:hint="eastAsia"/>
        </w:rPr>
        <w:t>厂商模块</w:t>
      </w:r>
      <w:r w:rsidR="00920386">
        <w:rPr>
          <w:rFonts w:hint="eastAsia"/>
        </w:rPr>
        <w:t>的</w:t>
      </w:r>
      <w:r w:rsidR="00D32734">
        <w:rPr>
          <w:rFonts w:hint="eastAsia"/>
        </w:rPr>
        <w:t>功能</w:t>
      </w:r>
      <w:r w:rsidR="00920386">
        <w:rPr>
          <w:rFonts w:hint="eastAsia"/>
        </w:rPr>
        <w:t>分析</w:t>
      </w:r>
    </w:p>
    <w:p w14:paraId="6B595D08" w14:textId="17134676" w:rsidR="00F06F4B" w:rsidRDefault="003E5C92" w:rsidP="00051DA1">
      <w:pPr>
        <w:ind w:firstLine="480"/>
      </w:pPr>
      <w:r>
        <w:rPr>
          <w:rFonts w:hint="eastAsia"/>
          <w:noProof/>
        </w:rPr>
        <w:drawing>
          <wp:anchor distT="0" distB="0" distL="114300" distR="114300" simplePos="0" relativeHeight="251869184" behindDoc="0" locked="0" layoutInCell="1" allowOverlap="1" wp14:anchorId="074A162F" wp14:editId="69B20428">
            <wp:simplePos x="0" y="0"/>
            <wp:positionH relativeFrom="column">
              <wp:posOffset>-143510</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3">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0BEE">
        <w:rPr>
          <w:rFonts w:hint="eastAsia"/>
        </w:rPr>
        <w:t>自动</w:t>
      </w:r>
      <w:r w:rsidR="00F06F4B" w:rsidRPr="00636514">
        <w:rPr>
          <w:rFonts w:hint="eastAsia"/>
        </w:rPr>
        <w:t>售货机云平台</w:t>
      </w:r>
      <w:r w:rsidR="00A90BEE">
        <w:rPr>
          <w:rFonts w:hint="eastAsia"/>
        </w:rPr>
        <w:t>的开发和搭建</w:t>
      </w:r>
      <w:r w:rsidR="00977282">
        <w:rPr>
          <w:rFonts w:hint="eastAsia"/>
        </w:rPr>
        <w:t>工作</w:t>
      </w:r>
      <w:r w:rsidR="00C37865">
        <w:rPr>
          <w:rFonts w:hint="eastAsia"/>
        </w:rPr>
        <w:t>由厂商负责</w:t>
      </w:r>
      <w:r w:rsidR="00F06F4B" w:rsidRPr="00636514">
        <w:rPr>
          <w:rFonts w:hint="eastAsia"/>
        </w:rPr>
        <w:t>，</w:t>
      </w:r>
      <w:r w:rsidR="00BE4C9B">
        <w:rPr>
          <w:rFonts w:hint="eastAsia"/>
        </w:rPr>
        <w:t>供</w:t>
      </w:r>
      <w:r w:rsidR="00A24DAC">
        <w:rPr>
          <w:rFonts w:hint="eastAsia"/>
        </w:rPr>
        <w:t>自动售货机</w:t>
      </w:r>
      <w:r w:rsidR="00BE4C9B">
        <w:rPr>
          <w:rFonts w:hint="eastAsia"/>
        </w:rPr>
        <w:t>运营商使用，</w:t>
      </w:r>
      <w:r w:rsidR="00A24DAC">
        <w:rPr>
          <w:rFonts w:hint="eastAsia"/>
        </w:rPr>
        <w:t>运营商</w:t>
      </w:r>
      <w:r w:rsidR="00F06F4B" w:rsidRPr="00636514">
        <w:rPr>
          <w:rFonts w:hint="eastAsia"/>
        </w:rPr>
        <w:t>通过</w:t>
      </w:r>
      <w:r w:rsidR="00F06F4B" w:rsidRPr="00636514">
        <w:rPr>
          <w:rFonts w:hint="eastAsia"/>
        </w:rPr>
        <w:t>web</w:t>
      </w:r>
      <w:r w:rsidR="00F06F4B" w:rsidRPr="00636514">
        <w:rPr>
          <w:rFonts w:hint="eastAsia"/>
        </w:rPr>
        <w:t>页面进行系统的租用。</w:t>
      </w:r>
      <w:r w:rsidR="00637477">
        <w:rPr>
          <w:rFonts w:hint="eastAsia"/>
        </w:rPr>
        <w:t>其中，</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p>
    <w:p w14:paraId="289B6529" w14:textId="41CBEFC4" w:rsidR="00F06F4B" w:rsidRPr="00636514" w:rsidRDefault="00F06F4B" w:rsidP="00F22391">
      <w:pPr>
        <w:pStyle w:val="aff0"/>
      </w:pPr>
      <w:r>
        <w:rPr>
          <w:rFonts w:hint="eastAsia"/>
        </w:rPr>
        <w:t>图</w:t>
      </w:r>
      <w:r>
        <w:rPr>
          <w:rFonts w:hint="eastAsia"/>
        </w:rPr>
        <w:t>3-1</w:t>
      </w:r>
      <w:r>
        <w:t xml:space="preserve">  </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6F8A1B2F" w:rsidR="00F06B93" w:rsidRDefault="005E5FDF" w:rsidP="00AC5CF9">
      <w:pPr>
        <w:ind w:firstLine="480"/>
      </w:pPr>
      <w:r w:rsidRPr="00636514">
        <w:rPr>
          <w:rFonts w:hint="eastAsia"/>
        </w:rPr>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，厂商管理员</w:t>
      </w:r>
      <w:r w:rsidR="00DD32AD">
        <w:rPr>
          <w:rFonts w:hint="eastAsia"/>
        </w:rPr>
        <w:t>是</w:t>
      </w:r>
      <w:r w:rsidR="00D67D83">
        <w:rPr>
          <w:rFonts w:hint="eastAsia"/>
        </w:rPr>
        <w:t>平台</w:t>
      </w:r>
      <w:r w:rsidR="00DD32AD">
        <w:rPr>
          <w:rFonts w:hint="eastAsia"/>
        </w:rPr>
        <w:t>的</w:t>
      </w:r>
      <w:r w:rsidR="00D67D83">
        <w:rPr>
          <w:rFonts w:hint="eastAsia"/>
        </w:rPr>
        <w:t>管理者</w:t>
      </w:r>
      <w:r w:rsidR="00702464">
        <w:rPr>
          <w:rFonts w:hint="eastAsia"/>
        </w:rPr>
        <w:t>，系统初始厂商管理员的账号和密码</w:t>
      </w:r>
      <w:r w:rsidR="00515DA2">
        <w:rPr>
          <w:rFonts w:hint="eastAsia"/>
        </w:rPr>
        <w:t>。</w:t>
      </w:r>
    </w:p>
    <w:p w14:paraId="01D626CD" w14:textId="77777777" w:rsidR="00AC5CF9" w:rsidRDefault="00F06F4B" w:rsidP="00AC5CF9">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w:t>
      </w:r>
      <w:r w:rsidRPr="00636514">
        <w:rPr>
          <w:rFonts w:hint="eastAsia"/>
        </w:rPr>
        <w:lastRenderedPageBreak/>
        <w:t>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500DFC55" w14:textId="77777777" w:rsidR="00AC5CF9" w:rsidRDefault="00E06A72" w:rsidP="00AC5CF9">
      <w:pPr>
        <w:ind w:firstLine="480"/>
      </w:pPr>
      <w:r w:rsidRPr="00041A47">
        <w:t>用户管理</w:t>
      </w:r>
      <w:r w:rsidR="001C5057">
        <w:rPr>
          <w:rFonts w:hint="eastAsia"/>
        </w:rPr>
        <w:t>：用户信息的管理，系统管理员添加、修改、查询和删除用户信息。</w:t>
      </w:r>
    </w:p>
    <w:p w14:paraId="08A13F96" w14:textId="76A4A161" w:rsidR="007A2784" w:rsidRDefault="00F06F4B" w:rsidP="00AC5CF9">
      <w:pPr>
        <w:ind w:firstLine="480"/>
      </w:pPr>
      <w:r w:rsidRPr="00636514">
        <w:rPr>
          <w:rFonts w:hint="eastAsia"/>
        </w:rPr>
        <w:t>租金管理：</w:t>
      </w:r>
      <w:r w:rsidR="007A2784">
        <w:rPr>
          <w:rFonts w:hint="eastAsia"/>
        </w:rPr>
        <w:t>系统管理员定制该</w:t>
      </w:r>
      <w:r w:rsidR="007A2784">
        <w:rPr>
          <w:rFonts w:hint="eastAsia"/>
        </w:rPr>
        <w:t>SaaS</w:t>
      </w:r>
      <w:r w:rsidR="007A2784">
        <w:rPr>
          <w:rFonts w:hint="eastAsia"/>
        </w:rPr>
        <w:t>云平台的租金规则，</w:t>
      </w:r>
      <w:r w:rsidRPr="00636514">
        <w:rPr>
          <w:rFonts w:hint="eastAsia"/>
        </w:rPr>
        <w:t>用户</w:t>
      </w:r>
      <w:r w:rsidR="007A2784">
        <w:rPr>
          <w:rFonts w:hint="eastAsia"/>
        </w:rPr>
        <w:t>首次使用可免费试用</w:t>
      </w:r>
      <w:r w:rsidR="007A2784">
        <w:rPr>
          <w:rFonts w:hint="eastAsia"/>
        </w:rPr>
        <w:t>30</w:t>
      </w:r>
      <w:r w:rsidR="007A2784">
        <w:rPr>
          <w:rFonts w:hint="eastAsia"/>
        </w:rPr>
        <w:t>天</w:t>
      </w:r>
      <w:r w:rsidR="00487E1D">
        <w:rPr>
          <w:rFonts w:hint="eastAsia"/>
        </w:rPr>
        <w:t>。租金租期时限可得不同档次的折扣优惠。</w:t>
      </w:r>
    </w:p>
    <w:p w14:paraId="0A4C39DD" w14:textId="021D4261" w:rsidR="00BC7183" w:rsidRPr="00636514" w:rsidRDefault="005B0B2E" w:rsidP="007A2784">
      <w:pPr>
        <w:ind w:firstLineChars="0" w:firstLine="42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497F36C2" w:rsidR="00BC7183" w:rsidRPr="00636514" w:rsidRDefault="00BC7183" w:rsidP="00FF2C49">
      <w:pPr>
        <w:ind w:firstLineChars="0" w:firstLine="420"/>
      </w:pPr>
      <w:r w:rsidRPr="00636514">
        <w:t>类型管理</w:t>
      </w:r>
      <w:r w:rsidR="00FF2C49">
        <w:rPr>
          <w:rFonts w:hint="eastAsia"/>
        </w:rPr>
        <w:t>：厂商管理员对售货机基本类型进行定义，查询、更新和删除，将售货机信息和类型信息进行关联。</w:t>
      </w:r>
    </w:p>
    <w:p w14:paraId="3374EE26" w14:textId="29B4AA82" w:rsidR="00BC7183" w:rsidRPr="00636514" w:rsidRDefault="00BC7183" w:rsidP="0054040F">
      <w:pPr>
        <w:ind w:firstLineChars="0" w:firstLine="420"/>
      </w:pPr>
      <w:r w:rsidRPr="00636514">
        <w:t>售货机管理</w:t>
      </w:r>
      <w:r w:rsidRPr="00636514">
        <w:rPr>
          <w:rFonts w:hint="eastAsia"/>
        </w:rPr>
        <w:t>：</w:t>
      </w:r>
      <w:r w:rsidR="0054040F">
        <w:rPr>
          <w:rFonts w:hint="eastAsia"/>
        </w:rPr>
        <w:t>厂商管理员对厂商端售货机进行添加、修改、删除</w:t>
      </w:r>
      <w:r w:rsidR="00D067CF">
        <w:rPr>
          <w:rFonts w:hint="eastAsia"/>
        </w:rPr>
        <w:t>管理，初始化售货机</w:t>
      </w:r>
      <w:r w:rsidR="00A3769E">
        <w:rPr>
          <w:rFonts w:hint="eastAsia"/>
        </w:rPr>
        <w:t>基本</w:t>
      </w:r>
      <w:r w:rsidR="00D067CF">
        <w:rPr>
          <w:rFonts w:hint="eastAsia"/>
        </w:rPr>
        <w:t>信息和售货机类型</w:t>
      </w:r>
      <w:r w:rsidR="0003169C">
        <w:rPr>
          <w:rFonts w:hint="eastAsia"/>
        </w:rPr>
        <w:t>，将售货机已分配给运营商</w:t>
      </w:r>
      <w:r w:rsidR="0054040F">
        <w:rPr>
          <w:rFonts w:hint="eastAsia"/>
        </w:rPr>
        <w:t>。</w:t>
      </w:r>
    </w:p>
    <w:p w14:paraId="488E452D" w14:textId="524ACF90" w:rsidR="00F06F4B" w:rsidRPr="00636514" w:rsidRDefault="00E21A4C" w:rsidP="00E21A4C">
      <w:pPr>
        <w:ind w:left="480" w:firstLineChars="0" w:firstLine="0"/>
      </w:pPr>
      <w:r>
        <w:rPr>
          <w:rFonts w:hint="eastAsia"/>
        </w:rPr>
        <w:t>（</w:t>
      </w:r>
      <w:r>
        <w:rPr>
          <w:rFonts w:hint="eastAsia"/>
        </w:rPr>
        <w:t>2</w:t>
      </w:r>
      <w:r>
        <w:rPr>
          <w:rFonts w:hint="eastAsia"/>
        </w:rPr>
        <w:t>）</w:t>
      </w:r>
      <w:r w:rsidR="00F06F4B" w:rsidRPr="00636514">
        <w:rPr>
          <w:rFonts w:hint="eastAsia"/>
        </w:rPr>
        <w:t>运营商</w:t>
      </w:r>
      <w:r w:rsidR="00BC4D69">
        <w:t>模</w:t>
      </w:r>
      <w:r w:rsidR="007B675E">
        <w:t>的</w:t>
      </w:r>
      <w:r w:rsidR="00BC4D69">
        <w:t>块</w:t>
      </w:r>
      <w:r w:rsidR="00640D06">
        <w:t>功</w:t>
      </w:r>
      <w:r w:rsidR="007B675E">
        <w:t>分析</w:t>
      </w:r>
    </w:p>
    <w:p w14:paraId="1500A478" w14:textId="6642B1C5" w:rsidR="00F06F4B" w:rsidRDefault="00F06F4B" w:rsidP="00CD032E">
      <w:pPr>
        <w:ind w:firstLine="480"/>
      </w:pPr>
      <w:r>
        <w:rPr>
          <w:rFonts w:hint="eastAsia"/>
          <w:noProof/>
        </w:rPr>
        <w:drawing>
          <wp:anchor distT="0" distB="0" distL="114300" distR="114300" simplePos="0" relativeHeight="251848704" behindDoc="0" locked="0" layoutInCell="1" allowOverlap="1" wp14:anchorId="3ECEF528" wp14:editId="352226BC">
            <wp:simplePos x="0" y="0"/>
            <wp:positionH relativeFrom="column">
              <wp:posOffset>-21590</wp:posOffset>
            </wp:positionH>
            <wp:positionV relativeFrom="paragraph">
              <wp:posOffset>1005205</wp:posOffset>
            </wp:positionV>
            <wp:extent cx="5351145" cy="2872105"/>
            <wp:effectExtent l="0" t="0" r="0" b="444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4">
                      <a:extLst>
                        <a:ext uri="{28A0092B-C50C-407E-A947-70E740481C1C}">
                          <a14:useLocalDpi xmlns:a14="http://schemas.microsoft.com/office/drawing/2010/main" val="0"/>
                        </a:ext>
                      </a:extLst>
                    </a:blip>
                    <a:srcRect t="6009" b="4814"/>
                    <a:stretch/>
                  </pic:blipFill>
                  <pic:spPr bwMode="auto">
                    <a:xfrm>
                      <a:off x="0" y="0"/>
                      <a:ext cx="5351145" cy="2872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w:t>
      </w:r>
      <w:r w:rsidR="001A3F79">
        <w:rPr>
          <w:rFonts w:hint="eastAsia"/>
        </w:rPr>
        <w:t>目标用户</w:t>
      </w:r>
      <w:r w:rsidR="0022104A">
        <w:rPr>
          <w:rFonts w:hint="eastAsia"/>
        </w:rPr>
        <w:t>，软件租用成功后运营商管理员可添加下级管理员并配置用户权限。运营商内部和和其他运营商相互隔离，</w:t>
      </w:r>
      <w:r w:rsidR="00887CE5">
        <w:rPr>
          <w:rFonts w:hint="eastAsia"/>
        </w:rPr>
        <w:t>分别</w:t>
      </w:r>
      <w:r w:rsidRPr="00636514">
        <w:rPr>
          <w:rFonts w:hint="eastAsia"/>
        </w:rPr>
        <w:t>管理</w:t>
      </w:r>
      <w:r w:rsidR="0022104A">
        <w:rPr>
          <w:rFonts w:hint="eastAsia"/>
        </w:rPr>
        <w:t>运营商</w:t>
      </w:r>
      <w:r w:rsidR="007A3E6A">
        <w:rPr>
          <w:rFonts w:hint="eastAsia"/>
        </w:rPr>
        <w:t>各自</w:t>
      </w:r>
      <w:r w:rsidR="00CC54EB">
        <w:rPr>
          <w:rFonts w:hint="eastAsia"/>
        </w:rPr>
        <w:t>的</w:t>
      </w:r>
      <w:r w:rsidRPr="00636514">
        <w:rPr>
          <w:rFonts w:hint="eastAsia"/>
        </w:rPr>
        <w:t>租户系统。</w:t>
      </w:r>
    </w:p>
    <w:p w14:paraId="54B25042" w14:textId="7801E971" w:rsidR="00F06F4B" w:rsidRPr="005270D9" w:rsidRDefault="00F06F4B" w:rsidP="005A23D3">
      <w:pPr>
        <w:pStyle w:val="aff0"/>
      </w:pPr>
      <w:r>
        <w:rPr>
          <w:rFonts w:hint="eastAsia"/>
        </w:rPr>
        <w:t>图</w:t>
      </w:r>
      <w:r>
        <w:rPr>
          <w:rFonts w:hint="eastAsia"/>
        </w:rPr>
        <w:t>3-2</w:t>
      </w:r>
      <w:r>
        <w:t xml:space="preserve">  </w:t>
      </w:r>
      <w:r>
        <w:rPr>
          <w:rFonts w:hint="eastAsia"/>
        </w:rPr>
        <w:t>运营商系统用例图</w:t>
      </w:r>
    </w:p>
    <w:p w14:paraId="750FACF0" w14:textId="1DD87522" w:rsidR="009502C8" w:rsidRDefault="00F06F4B" w:rsidP="009502C8">
      <w:pPr>
        <w:ind w:firstLineChars="0" w:firstLine="420"/>
      </w:pPr>
      <w:r w:rsidRPr="00636514">
        <w:t>平台租用</w:t>
      </w:r>
      <w:r w:rsidRPr="00636514">
        <w:rPr>
          <w:rFonts w:hint="eastAsia"/>
        </w:rPr>
        <w:t>：</w:t>
      </w:r>
      <w:r w:rsidR="009502C8">
        <w:rPr>
          <w:rFonts w:hint="eastAsia"/>
        </w:rPr>
        <w:t>运营商通过</w:t>
      </w:r>
      <w:r w:rsidR="009502C8">
        <w:rPr>
          <w:rFonts w:hint="eastAsia"/>
        </w:rPr>
        <w:t>web</w:t>
      </w:r>
      <w:r w:rsidR="009502C8">
        <w:rPr>
          <w:rFonts w:hint="eastAsia"/>
        </w:rPr>
        <w:t>访问入口进行</w:t>
      </w:r>
      <w:r w:rsidR="000A0127">
        <w:rPr>
          <w:rFonts w:hint="eastAsia"/>
        </w:rPr>
        <w:t>平台的租用</w:t>
      </w:r>
      <w:r w:rsidR="009502C8">
        <w:rPr>
          <w:rFonts w:hint="eastAsia"/>
        </w:rPr>
        <w:t>和管理员的初始化，运营商首次使用可免费试用</w:t>
      </w:r>
      <w:r w:rsidR="009502C8">
        <w:rPr>
          <w:rFonts w:hint="eastAsia"/>
        </w:rPr>
        <w:t>30</w:t>
      </w:r>
      <w:r w:rsidR="009502C8">
        <w:rPr>
          <w:rFonts w:hint="eastAsia"/>
        </w:rPr>
        <w:t>天</w:t>
      </w:r>
      <w:r w:rsidR="00DD3E92">
        <w:rPr>
          <w:rFonts w:hint="eastAsia"/>
        </w:rPr>
        <w:t>。</w:t>
      </w:r>
      <w:r w:rsidR="009502C8">
        <w:rPr>
          <w:rFonts w:hint="eastAsia"/>
        </w:rPr>
        <w:t>平台租用成功后，系统记录租用的开始、截止日期。</w:t>
      </w:r>
      <w:r w:rsidR="00034941">
        <w:rPr>
          <w:rFonts w:hint="eastAsia"/>
        </w:rPr>
        <w:t>系统具有可重用性，租用到期可进行续费。</w:t>
      </w:r>
    </w:p>
    <w:p w14:paraId="62C39AF0" w14:textId="00FE491D" w:rsidR="00CE5B00" w:rsidRDefault="00F06F4B" w:rsidP="00CE5B00">
      <w:pPr>
        <w:ind w:firstLineChars="0" w:firstLine="420"/>
      </w:pPr>
      <w:r w:rsidRPr="00636514">
        <w:lastRenderedPageBreak/>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系统管理员和用户组管理员可对用户进行基本的增删改查操作</w:t>
      </w:r>
      <w:r w:rsidR="00145279">
        <w:rPr>
          <w:rFonts w:hint="eastAsia"/>
        </w:rPr>
        <w:t>。</w:t>
      </w:r>
      <w:r w:rsidRPr="00636514">
        <w:rPr>
          <w:rFonts w:hint="eastAsia"/>
        </w:rPr>
        <w:t>管理员创建用户组，为每个用户组分配一个组管理员，组管理员对组内成员进行管理。此外，普通</w:t>
      </w:r>
      <w:r w:rsidR="00025561">
        <w:rPr>
          <w:rFonts w:hint="eastAsia"/>
        </w:rPr>
        <w:t>营业员</w:t>
      </w:r>
      <w:r w:rsidRPr="00636514">
        <w:rPr>
          <w:rFonts w:hint="eastAsia"/>
        </w:rPr>
        <w:t>不具有用户管理的权限。</w:t>
      </w:r>
    </w:p>
    <w:p w14:paraId="7ADFA2CA" w14:textId="6F70F5D8" w:rsidR="00F06F4B" w:rsidRPr="00636514" w:rsidRDefault="00F06F4B" w:rsidP="007546B2">
      <w:pPr>
        <w:ind w:firstLineChars="0" w:firstLine="42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006E1F3C">
        <w:rPr>
          <w:rFonts w:hint="eastAsia"/>
        </w:rPr>
        <w:t>、货道管理四个部分。管理员</w:t>
      </w:r>
      <w:r w:rsidRPr="00636514">
        <w:rPr>
          <w:rFonts w:hint="eastAsia"/>
        </w:rPr>
        <w:t>对售货机进行基本的增删</w:t>
      </w:r>
      <w:r>
        <w:t>改</w:t>
      </w:r>
      <w:r w:rsidRPr="00636514">
        <w:rPr>
          <w:rFonts w:hint="eastAsia"/>
        </w:rPr>
        <w:t>查操作，并将机器分配给</w:t>
      </w:r>
      <w:r w:rsidR="00025561">
        <w:rPr>
          <w:rFonts w:hint="eastAsia"/>
        </w:rPr>
        <w:t>营业员</w:t>
      </w:r>
      <w:r w:rsidRPr="00636514">
        <w:rPr>
          <w:rFonts w:hint="eastAsia"/>
        </w:rPr>
        <w:t>。</w:t>
      </w:r>
      <w:r w:rsidRPr="00636514">
        <w:t>对售货机组进行</w:t>
      </w:r>
      <w:r w:rsidRPr="00636514">
        <w:rPr>
          <w:rFonts w:hint="eastAsia"/>
        </w:rPr>
        <w:t>基本增删改查操作，</w:t>
      </w:r>
      <w:r w:rsidR="00AA6DFC">
        <w:rPr>
          <w:rFonts w:hint="eastAsia"/>
        </w:rPr>
        <w:t>分配机器组</w:t>
      </w:r>
      <w:r w:rsidR="0039348D">
        <w:rPr>
          <w:rFonts w:hint="eastAsia"/>
        </w:rPr>
        <w:t>给</w:t>
      </w:r>
      <w:r w:rsidR="00025561">
        <w:rPr>
          <w:rFonts w:hint="eastAsia"/>
        </w:rPr>
        <w:t>营业员</w:t>
      </w:r>
      <w:r>
        <w:rPr>
          <w:rFonts w:hint="eastAsia"/>
        </w:rPr>
        <w:t>。</w:t>
      </w:r>
      <w:r w:rsidRPr="00636514">
        <w:t>管</w:t>
      </w:r>
      <w:r w:rsidR="00AA6DFC">
        <w:t>理员添加售货机</w:t>
      </w:r>
      <w:r w:rsidR="00912EA4">
        <w:t>同时</w:t>
      </w:r>
      <w:r w:rsidRPr="00636514">
        <w:t>完善货道信息</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77777777" w:rsidR="006E1F3C" w:rsidRDefault="00F06F4B" w:rsidP="007D03E7">
      <w:pPr>
        <w:ind w:firstLineChars="0" w:firstLine="42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5B944332" w:rsidR="00F06F4B" w:rsidRPr="00636514" w:rsidRDefault="00F06F4B" w:rsidP="006E1F3C">
      <w:pPr>
        <w:ind w:firstLineChars="0" w:firstLine="420"/>
      </w:pPr>
      <w:r w:rsidRPr="00636514">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w:t>
      </w:r>
      <w:r w:rsidR="00025561">
        <w:rPr>
          <w:rFonts w:hint="eastAsia"/>
        </w:rPr>
        <w:t>营业员</w:t>
      </w:r>
      <w:r w:rsidRPr="00636514">
        <w:rPr>
          <w:rFonts w:hint="eastAsia"/>
        </w:rPr>
        <w:t>填写调拨单，请求分配商品；仓库管理员查看调拨单，查看出库信息。</w:t>
      </w:r>
    </w:p>
    <w:p w14:paraId="269248C9" w14:textId="385D0DC9" w:rsidR="00F06F4B" w:rsidRPr="00636514" w:rsidRDefault="00F06F4B" w:rsidP="007820ED">
      <w:pPr>
        <w:ind w:firstLineChars="0" w:firstLine="420"/>
      </w:pPr>
      <w:r w:rsidRPr="00636514">
        <w:t>订单</w:t>
      </w:r>
      <w:r w:rsidR="003D00E7">
        <w:rPr>
          <w:rFonts w:hint="eastAsia"/>
        </w:rPr>
        <w:t>/</w:t>
      </w:r>
      <w:r w:rsidRPr="00636514">
        <w:t>财务管理</w:t>
      </w:r>
      <w:r w:rsidR="007820ED">
        <w:rPr>
          <w:rFonts w:hint="eastAsia"/>
        </w:rPr>
        <w:t>：</w:t>
      </w:r>
      <w:r w:rsidR="00AA1B4A" w:rsidRPr="00636514">
        <w:t>自动售货机</w:t>
      </w:r>
      <w:r w:rsidR="00AA1B4A">
        <w:rPr>
          <w:rFonts w:hint="eastAsia"/>
        </w:rPr>
        <w:t>售货</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就将订单信息进行封装，保存到</w:t>
      </w:r>
      <w:r w:rsidRPr="00636514">
        <w:t>后台数据库中</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6223467C" w14:textId="44E817F8" w:rsidR="00F06F4B" w:rsidRPr="00636514" w:rsidRDefault="00F06F4B" w:rsidP="00171D1D">
      <w:pPr>
        <w:pStyle w:val="2"/>
        <w:rPr>
          <w:lang w:eastAsia="zh-CN"/>
        </w:rPr>
      </w:pPr>
      <w:bookmarkStart w:id="171" w:name="_Toc498678413"/>
      <w:r w:rsidRPr="00636514">
        <w:rPr>
          <w:rFonts w:hint="eastAsia"/>
        </w:rPr>
        <w:t>3.</w:t>
      </w:r>
      <w:r w:rsidR="00BA09C8">
        <w:rPr>
          <w:lang w:eastAsia="zh-CN"/>
        </w:rPr>
        <w:t>2</w:t>
      </w:r>
      <w:r w:rsidR="00442DED">
        <w:rPr>
          <w:rFonts w:hint="eastAsia"/>
        </w:rPr>
        <w:t xml:space="preserve"> </w:t>
      </w:r>
      <w:r w:rsidRPr="00636514">
        <w:rPr>
          <w:rFonts w:hint="eastAsia"/>
        </w:rPr>
        <w:t>Android</w:t>
      </w:r>
      <w:r w:rsidRPr="00636514">
        <w:rPr>
          <w:rFonts w:hint="eastAsia"/>
        </w:rPr>
        <w:t>终端</w:t>
      </w:r>
      <w:r w:rsidR="007967DF">
        <w:rPr>
          <w:rFonts w:hint="eastAsia"/>
          <w:lang w:eastAsia="zh-CN"/>
        </w:rPr>
        <w:t>应用</w:t>
      </w:r>
      <w:r w:rsidR="008334D4">
        <w:rPr>
          <w:rFonts w:hint="eastAsia"/>
          <w:lang w:eastAsia="zh-CN"/>
        </w:rPr>
        <w:t>需求分析</w:t>
      </w:r>
      <w:bookmarkEnd w:id="171"/>
    </w:p>
    <w:p w14:paraId="7E53F48F" w14:textId="75164C22" w:rsidR="00F06F4B" w:rsidRPr="00636514" w:rsidRDefault="00B616EF" w:rsidP="00444366">
      <w:pPr>
        <w:ind w:firstLine="480"/>
        <w:jc w:val="left"/>
      </w:pPr>
      <w:r>
        <w:rPr>
          <w:rFonts w:hint="eastAsia"/>
          <w:lang w:val="x-none"/>
        </w:rPr>
        <w:t>与该平台系统配套的</w:t>
      </w:r>
      <w:r w:rsidR="00F06F4B" w:rsidRPr="00636514">
        <w:rPr>
          <w:rFonts w:hint="eastAsia"/>
        </w:rPr>
        <w:t>Android</w:t>
      </w:r>
      <w:r w:rsidR="00F06F4B" w:rsidRPr="00636514">
        <w:rPr>
          <w:rFonts w:hint="eastAsia"/>
        </w:rPr>
        <w:t>终端</w:t>
      </w:r>
      <w:r w:rsidR="00507ED8">
        <w:rPr>
          <w:rFonts w:hint="eastAsia"/>
        </w:rPr>
        <w:t>应用</w:t>
      </w:r>
      <w:r>
        <w:rPr>
          <w:rFonts w:hint="eastAsia"/>
        </w:rPr>
        <w:t>有两个</w:t>
      </w:r>
      <w:r w:rsidR="00F06F4B" w:rsidRPr="00636514">
        <w:rPr>
          <w:rFonts w:hint="eastAsia"/>
        </w:rPr>
        <w:t>，分别是</w:t>
      </w:r>
      <w:r w:rsidR="00025561">
        <w:rPr>
          <w:rFonts w:hint="eastAsia"/>
        </w:rPr>
        <w:t>运营商营业员</w:t>
      </w:r>
      <w:r w:rsidR="00025561">
        <w:rPr>
          <w:rFonts w:hint="eastAsia"/>
        </w:rPr>
        <w:t>APP</w:t>
      </w:r>
      <w:r w:rsidR="00F06F4B" w:rsidRPr="00636514">
        <w:rPr>
          <w:rFonts w:hint="eastAsia"/>
        </w:rPr>
        <w:t>和自动售货机售货</w:t>
      </w:r>
      <w:r w:rsidR="007B36EA">
        <w:rPr>
          <w:rFonts w:hint="eastAsia"/>
        </w:rPr>
        <w:t>APP</w:t>
      </w:r>
      <w:r w:rsidR="00F06F4B" w:rsidRPr="00636514">
        <w:rPr>
          <w:rFonts w:hint="eastAsia"/>
        </w:rPr>
        <w:t>，</w:t>
      </w:r>
      <w:r w:rsidR="002C1F67">
        <w:rPr>
          <w:rFonts w:hint="eastAsia"/>
        </w:rPr>
        <w:t>云平台系统后台应用为其提供交互的接口</w:t>
      </w:r>
      <w:r w:rsidR="00F06F4B" w:rsidRPr="00636514">
        <w:rPr>
          <w:rFonts w:hint="eastAsia"/>
        </w:rPr>
        <w:t>，数据</w:t>
      </w:r>
      <w:r w:rsidR="00B970E4">
        <w:rPr>
          <w:rFonts w:hint="eastAsia"/>
        </w:rPr>
        <w:t>通过网络</w:t>
      </w:r>
      <w:r w:rsidR="00D037A7">
        <w:rPr>
          <w:rFonts w:hint="eastAsia"/>
        </w:rPr>
        <w:t>与后台系统</w:t>
      </w:r>
      <w:r w:rsidR="00F06F4B" w:rsidRPr="00636514">
        <w:t>交互</w:t>
      </w:r>
      <w:r w:rsidR="00F06F4B" w:rsidRPr="00636514">
        <w:rPr>
          <w:rFonts w:hint="eastAsia"/>
        </w:rPr>
        <w:t>。</w:t>
      </w:r>
    </w:p>
    <w:p w14:paraId="75DA1944" w14:textId="34C66CAB" w:rsidR="00F06F4B" w:rsidRDefault="00025561" w:rsidP="00AD581F">
      <w:pPr>
        <w:numPr>
          <w:ilvl w:val="0"/>
          <w:numId w:val="12"/>
        </w:numPr>
        <w:ind w:firstLineChars="0"/>
      </w:pPr>
      <w:r>
        <w:rPr>
          <w:rFonts w:hint="eastAsia"/>
        </w:rPr>
        <w:t>营业员</w:t>
      </w:r>
      <w:r>
        <w:rPr>
          <w:rFonts w:hint="eastAsia"/>
        </w:rPr>
        <w:t>APP</w:t>
      </w:r>
      <w:r w:rsidR="00856DEB">
        <w:rPr>
          <w:rFonts w:hint="eastAsia"/>
        </w:rPr>
        <w:t>功能分析</w:t>
      </w:r>
    </w:p>
    <w:p w14:paraId="796E47E4" w14:textId="2CB751ED" w:rsidR="00280566" w:rsidRDefault="00025561" w:rsidP="00041A47">
      <w:pPr>
        <w:ind w:firstLine="480"/>
      </w:pPr>
      <w:r>
        <w:rPr>
          <w:rFonts w:hint="eastAsia"/>
        </w:rPr>
        <w:t>营业员</w:t>
      </w:r>
      <w:r>
        <w:rPr>
          <w:rFonts w:hint="eastAsia"/>
        </w:rPr>
        <w:t>APP</w:t>
      </w:r>
      <w:r w:rsidR="004F3208" w:rsidRPr="00636514">
        <w:rPr>
          <w:rFonts w:hint="eastAsia"/>
        </w:rPr>
        <w:t>是为自动售货机运营商</w:t>
      </w:r>
      <w:r w:rsidR="004F3208">
        <w:rPr>
          <w:rFonts w:hint="eastAsia"/>
        </w:rPr>
        <w:t>上货操作员</w:t>
      </w:r>
      <w:r w:rsidR="004F3208" w:rsidRPr="00636514">
        <w:rPr>
          <w:rFonts w:hint="eastAsia"/>
        </w:rPr>
        <w:t>开发的一套移动端应用，</w:t>
      </w:r>
      <w:r w:rsidR="004F3208">
        <w:rPr>
          <w:rFonts w:hint="eastAsia"/>
        </w:rPr>
        <w:t>能够取代传统的人工抄记的管理模式，实现移动端更新售货机数据和</w:t>
      </w:r>
      <w:r w:rsidR="004F3208" w:rsidRPr="00636514">
        <w:rPr>
          <w:rFonts w:hint="eastAsia"/>
        </w:rPr>
        <w:t>货物的统计</w:t>
      </w:r>
      <w:r w:rsidR="004F3208">
        <w:rPr>
          <w:rFonts w:hint="eastAsia"/>
        </w:rPr>
        <w:t>。操作员通过</w:t>
      </w:r>
      <w:r w:rsidR="004F3208">
        <w:rPr>
          <w:rFonts w:hint="eastAsia"/>
        </w:rPr>
        <w:t>APP</w:t>
      </w:r>
      <w:r w:rsidR="004F3208">
        <w:rPr>
          <w:rFonts w:hint="eastAsia"/>
        </w:rPr>
        <w:t>进行</w:t>
      </w:r>
      <w:r w:rsidR="004F3208" w:rsidRPr="00636514">
        <w:rPr>
          <w:rFonts w:hint="eastAsia"/>
        </w:rPr>
        <w:t>机器列表</w:t>
      </w:r>
      <w:r w:rsidR="004F3208">
        <w:rPr>
          <w:rFonts w:hint="eastAsia"/>
        </w:rPr>
        <w:t>查看、货道存货量更新</w:t>
      </w:r>
      <w:r w:rsidR="004F3208" w:rsidRPr="00636514">
        <w:rPr>
          <w:rFonts w:hint="eastAsia"/>
        </w:rPr>
        <w:t>、</w:t>
      </w:r>
      <w:r w:rsidR="004F3208">
        <w:rPr>
          <w:rFonts w:hint="eastAsia"/>
        </w:rPr>
        <w:t>查看个人信息、查看个</w:t>
      </w:r>
      <w:r w:rsidR="004F3208">
        <w:rPr>
          <w:rFonts w:hint="eastAsia"/>
          <w:noProof/>
        </w:rPr>
        <w:lastRenderedPageBreak/>
        <w:drawing>
          <wp:anchor distT="0" distB="0" distL="114300" distR="114300" simplePos="0" relativeHeight="251870208" behindDoc="0" locked="0" layoutInCell="1" allowOverlap="1" wp14:anchorId="1F59B464" wp14:editId="45B4CFA5">
            <wp:simplePos x="0" y="0"/>
            <wp:positionH relativeFrom="column">
              <wp:posOffset>38100</wp:posOffset>
            </wp:positionH>
            <wp:positionV relativeFrom="paragraph">
              <wp:posOffset>678887</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5">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3208">
        <w:rPr>
          <w:rFonts w:hint="eastAsia"/>
        </w:rPr>
        <w:t>人库存</w:t>
      </w:r>
      <w:r w:rsidR="004F3208" w:rsidRPr="00636514">
        <w:rPr>
          <w:rFonts w:hint="eastAsia"/>
        </w:rPr>
        <w:t>和检测更新等</w:t>
      </w:r>
      <w:r w:rsidR="004F3208">
        <w:rPr>
          <w:rFonts w:hint="eastAsia"/>
        </w:rPr>
        <w:t>操作</w:t>
      </w:r>
      <w:r w:rsidR="00280566" w:rsidRPr="00636514">
        <w:rPr>
          <w:rFonts w:hint="eastAsia"/>
        </w:rPr>
        <w:t>。</w:t>
      </w:r>
    </w:p>
    <w:p w14:paraId="1BD716EB" w14:textId="2A9A0ACF" w:rsidR="00F06F4B" w:rsidRPr="00636514" w:rsidRDefault="00F06F4B" w:rsidP="007F083A">
      <w:pPr>
        <w:pStyle w:val="aff0"/>
      </w:pPr>
      <w:r>
        <w:rPr>
          <w:rFonts w:hint="eastAsia"/>
        </w:rPr>
        <w:t>图</w:t>
      </w:r>
      <w:r>
        <w:rPr>
          <w:rFonts w:hint="eastAsia"/>
        </w:rPr>
        <w:t>3-</w:t>
      </w:r>
      <w:r w:rsidR="003E5C92">
        <w:t xml:space="preserve">3  </w:t>
      </w:r>
      <w:r w:rsidR="00025561">
        <w:t>运营商营业员</w:t>
      </w:r>
      <w:r w:rsidR="00025561">
        <w:t>APP</w:t>
      </w:r>
      <w:r w:rsidR="00A22E6B">
        <w:t>用例图</w:t>
      </w:r>
    </w:p>
    <w:p w14:paraId="61A48546" w14:textId="216E8405" w:rsidR="00F06F4B" w:rsidRPr="00636514" w:rsidRDefault="00F06F4B" w:rsidP="00326BF6">
      <w:pPr>
        <w:ind w:firstLine="480"/>
      </w:pPr>
      <w:r w:rsidRPr="00636514">
        <w:t>用户登录</w:t>
      </w:r>
      <w:r w:rsidRPr="00636514">
        <w:rPr>
          <w:rFonts w:hint="eastAsia"/>
        </w:rPr>
        <w:t>：</w:t>
      </w:r>
      <w:r w:rsidR="007B0524">
        <w:rPr>
          <w:rFonts w:hint="eastAsia"/>
        </w:rPr>
        <w:t>供</w:t>
      </w:r>
      <w:r w:rsidRPr="00636514">
        <w:rPr>
          <w:rFonts w:hint="eastAsia"/>
        </w:rPr>
        <w:t>操作员及其上级用户</w:t>
      </w:r>
      <w:r w:rsidR="004F5E6D">
        <w:rPr>
          <w:rFonts w:hint="eastAsia"/>
        </w:rPr>
        <w:t>使用</w:t>
      </w:r>
      <w:r w:rsidR="00FD5B89">
        <w:rPr>
          <w:rFonts w:hint="eastAsia"/>
        </w:rPr>
        <w:t>，</w:t>
      </w:r>
      <w:r w:rsidRPr="00636514">
        <w:rPr>
          <w:rFonts w:hint="eastAsia"/>
        </w:rPr>
        <w:t>用户输入商家编号、用户名和密码，客户端将信息发送到服务端，</w:t>
      </w:r>
      <w:r w:rsidR="00DA7EB4">
        <w:rPr>
          <w:rFonts w:hint="eastAsia"/>
        </w:rPr>
        <w:t>验证通过后登陆成功</w:t>
      </w:r>
      <w:r w:rsidRPr="00636514">
        <w:rPr>
          <w:rFonts w:hint="eastAsia"/>
        </w:rPr>
        <w:t>。</w:t>
      </w:r>
    </w:p>
    <w:p w14:paraId="49963A2A" w14:textId="2719BFD3" w:rsidR="00F06F4B" w:rsidRPr="00636514" w:rsidRDefault="00F06F4B" w:rsidP="00957025">
      <w:pPr>
        <w:ind w:firstLine="480"/>
      </w:pPr>
      <w:r w:rsidRPr="00636514">
        <w:t>售货机查询</w:t>
      </w:r>
      <w:r w:rsidRPr="00636514">
        <w:rPr>
          <w:rFonts w:hint="eastAsia"/>
        </w:rPr>
        <w:t>：</w:t>
      </w:r>
      <w:r w:rsidR="007B0524">
        <w:rPr>
          <w:rFonts w:hint="eastAsia"/>
        </w:rPr>
        <w:t>提供售货机详情的查看，当前货道列表的查看</w:t>
      </w:r>
      <w:r w:rsidR="00957025">
        <w:rPr>
          <w:rFonts w:hint="eastAsia"/>
        </w:rPr>
        <w:t>和货道库存量、销售商品、销售价格等的查看。</w:t>
      </w:r>
    </w:p>
    <w:p w14:paraId="2FBD77BF" w14:textId="55A6BC75" w:rsidR="00F06F4B" w:rsidRPr="00636514" w:rsidRDefault="001E02CC" w:rsidP="007B0524">
      <w:pPr>
        <w:ind w:firstLine="480"/>
      </w:pPr>
      <w:r>
        <w:t>货道</w:t>
      </w:r>
      <w:r w:rsidR="00010F97">
        <w:t>库存</w:t>
      </w:r>
      <w:r>
        <w:t>更新</w:t>
      </w:r>
      <w:r w:rsidR="00F06F4B" w:rsidRPr="00636514">
        <w:rPr>
          <w:rFonts w:hint="eastAsia"/>
        </w:rPr>
        <w:t>：</w:t>
      </w:r>
      <w:r w:rsidR="002A583C">
        <w:t>操作员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更新当前售货机对应货道的加货量和现存量</w:t>
      </w:r>
      <w:r w:rsidR="00F06F4B" w:rsidRPr="00636514">
        <w:rPr>
          <w:rFonts w:hint="eastAsia"/>
        </w:rPr>
        <w:t>。</w:t>
      </w:r>
    </w:p>
    <w:p w14:paraId="469A482A" w14:textId="60530005" w:rsidR="00F06F4B" w:rsidRPr="00636514" w:rsidRDefault="00F06F4B" w:rsidP="007B0524">
      <w:pPr>
        <w:ind w:firstLine="480"/>
      </w:pPr>
      <w:r w:rsidRPr="00636514">
        <w:rPr>
          <w:rFonts w:hint="eastAsia"/>
        </w:rPr>
        <w:t>版本更新：</w:t>
      </w:r>
      <w:r w:rsidR="0093502D">
        <w:rPr>
          <w:rFonts w:hint="eastAsia"/>
        </w:rPr>
        <w:t>终端系统</w:t>
      </w:r>
      <w:r w:rsidR="00832CAA">
        <w:rPr>
          <w:rFonts w:hint="eastAsia"/>
        </w:rPr>
        <w:t>开发</w:t>
      </w:r>
      <w:r w:rsidRPr="00636514">
        <w:rPr>
          <w:rFonts w:hint="eastAsia"/>
        </w:rPr>
        <w:t>完成</w:t>
      </w:r>
      <w:r w:rsidR="002C1479">
        <w:rPr>
          <w:rFonts w:hint="eastAsia"/>
        </w:rPr>
        <w:t>后将最新</w:t>
      </w:r>
      <w:r w:rsidR="002C1479">
        <w:rPr>
          <w:rFonts w:hint="eastAsia"/>
        </w:rPr>
        <w:t>APK</w:t>
      </w:r>
      <w:r w:rsidR="002C1479">
        <w:rPr>
          <w:rFonts w:hint="eastAsia"/>
        </w:rPr>
        <w:t>包和版本信息文件存储在</w:t>
      </w:r>
      <w:r w:rsidRPr="00636514">
        <w:rPr>
          <w:rFonts w:hint="eastAsia"/>
        </w:rPr>
        <w:t>文件服务器上。</w:t>
      </w:r>
      <w:r w:rsidR="00025561">
        <w:rPr>
          <w:rFonts w:hint="eastAsia"/>
        </w:rPr>
        <w:t>营业员</w:t>
      </w:r>
      <w:r w:rsidR="00025561">
        <w:rPr>
          <w:rFonts w:hint="eastAsia"/>
        </w:rPr>
        <w:t>APP</w:t>
      </w:r>
      <w:r w:rsidR="002C1479">
        <w:rPr>
          <w:rFonts w:hint="eastAsia"/>
        </w:rPr>
        <w:t>提供版本更新按钮，</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48CAF5C4" w:rsidR="00F06F4B" w:rsidRPr="00636514" w:rsidRDefault="00414419" w:rsidP="00AD581F">
      <w:pPr>
        <w:numPr>
          <w:ilvl w:val="0"/>
          <w:numId w:val="12"/>
        </w:numPr>
        <w:ind w:firstLineChars="0"/>
      </w:pPr>
      <w:r>
        <w:t>售货</w:t>
      </w:r>
      <w:r>
        <w:rPr>
          <w:rFonts w:hint="eastAsia"/>
        </w:rPr>
        <w:t>APP</w:t>
      </w:r>
      <w:r w:rsidR="007B75D1">
        <w:rPr>
          <w:rFonts w:hint="eastAsia"/>
        </w:rPr>
        <w:t>功能分析</w:t>
      </w:r>
      <w:r w:rsidR="00F06F4B" w:rsidRPr="00636514">
        <w:rPr>
          <w:rFonts w:hint="eastAsia"/>
        </w:rPr>
        <w:t xml:space="preserve"> </w:t>
      </w:r>
    </w:p>
    <w:p w14:paraId="57C79E80" w14:textId="19C402AC" w:rsidR="00F06F4B" w:rsidRDefault="00414419" w:rsidP="00856000">
      <w:pPr>
        <w:ind w:firstLine="480"/>
      </w:pPr>
      <w:r>
        <w:t>售货</w:t>
      </w:r>
      <w:r>
        <w:rPr>
          <w:rFonts w:hint="eastAsia"/>
        </w:rPr>
        <w:t>APP</w:t>
      </w:r>
      <w:r w:rsidR="00F06F4B" w:rsidRPr="00636514">
        <w:t>为消费者提供</w:t>
      </w:r>
      <w:r w:rsidR="003303F3">
        <w:rPr>
          <w:rFonts w:hint="eastAsia"/>
        </w:rPr>
        <w:t>选货和交易的终端应用，同时将分散的售货机进行联网，和后台系统进行及时交互</w:t>
      </w:r>
      <w:r w:rsidR="00F06F4B" w:rsidRPr="00636514">
        <w:rPr>
          <w:rFonts w:hint="eastAsia"/>
        </w:rPr>
        <w:t>。</w:t>
      </w:r>
    </w:p>
    <w:p w14:paraId="7FEC984C" w14:textId="77777777" w:rsidR="00990C85" w:rsidRDefault="00A3787F" w:rsidP="00990C85">
      <w:pPr>
        <w:ind w:firstLineChars="0" w:firstLine="420"/>
      </w:pPr>
      <w:r>
        <w:rPr>
          <w:rFonts w:hint="eastAsia"/>
        </w:rPr>
        <w:t>电子广告</w:t>
      </w:r>
      <w:r w:rsidR="00F06F4B" w:rsidRPr="005270D9">
        <w:rPr>
          <w:rFonts w:hint="eastAsia"/>
        </w:rPr>
        <w:t>：</w:t>
      </w:r>
      <w:r w:rsidR="00A0797F">
        <w:rPr>
          <w:rFonts w:hint="eastAsia"/>
        </w:rPr>
        <w:t>无人操作时</w:t>
      </w:r>
      <w:r w:rsidR="00C41452">
        <w:rPr>
          <w:rFonts w:hint="eastAsia"/>
        </w:rPr>
        <w:t>播放</w:t>
      </w:r>
      <w:r w:rsidR="008D0FAA">
        <w:rPr>
          <w:rFonts w:hint="eastAsia"/>
        </w:rPr>
        <w:t>商家</w:t>
      </w:r>
      <w:r w:rsidR="00C41452">
        <w:rPr>
          <w:rFonts w:hint="eastAsia"/>
        </w:rPr>
        <w:t>提供的广告</w:t>
      </w:r>
      <w:r w:rsidR="00097C0D">
        <w:rPr>
          <w:rFonts w:hint="eastAsia"/>
        </w:rPr>
        <w:t>。</w:t>
      </w:r>
    </w:p>
    <w:p w14:paraId="7B1F9BF4" w14:textId="15D7F658" w:rsidR="00990C85" w:rsidRDefault="00010F97" w:rsidP="00990C85">
      <w:pPr>
        <w:ind w:firstLineChars="0" w:firstLine="420"/>
      </w:pPr>
      <w:r w:rsidRPr="00636514">
        <w:t>货</w:t>
      </w:r>
      <w:r>
        <w:t>道监控</w:t>
      </w:r>
      <w:r w:rsidRPr="00636514">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rsidR="00990C85">
        <w:t>在页面中网格形式显示</w:t>
      </w:r>
      <w:r w:rsidR="00990C85">
        <w:rPr>
          <w:rFonts w:hint="eastAsia"/>
        </w:rPr>
        <w:t>。</w:t>
      </w:r>
    </w:p>
    <w:p w14:paraId="5BEACCF4" w14:textId="1C2F51A5" w:rsidR="00B95136" w:rsidRPr="00B95136" w:rsidRDefault="00B918B6" w:rsidP="00990C85">
      <w:pPr>
        <w:pStyle w:val="aff0"/>
      </w:pPr>
      <w:r>
        <w:rPr>
          <w:noProof/>
        </w:rPr>
        <w:lastRenderedPageBreak/>
        <w:drawing>
          <wp:anchor distT="0" distB="0" distL="114300" distR="114300" simplePos="0" relativeHeight="251852800" behindDoc="0" locked="0" layoutInCell="1" allowOverlap="1" wp14:anchorId="63D7982E" wp14:editId="122B24CC">
            <wp:simplePos x="0" y="0"/>
            <wp:positionH relativeFrom="column">
              <wp:posOffset>1673225</wp:posOffset>
            </wp:positionH>
            <wp:positionV relativeFrom="paragraph">
              <wp:posOffset>300</wp:posOffset>
            </wp:positionV>
            <wp:extent cx="2162175" cy="177736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6">
                      <a:extLst>
                        <a:ext uri="{28A0092B-C50C-407E-A947-70E740481C1C}">
                          <a14:useLocalDpi xmlns:a14="http://schemas.microsoft.com/office/drawing/2010/main" val="0"/>
                        </a:ext>
                      </a:extLst>
                    </a:blip>
                    <a:srcRect t="12819" b="8999"/>
                    <a:stretch/>
                  </pic:blipFill>
                  <pic:spPr bwMode="auto">
                    <a:xfrm>
                      <a:off x="0" y="0"/>
                      <a:ext cx="2162175" cy="1777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5136" w:rsidRPr="00B95136">
        <w:rPr>
          <w:rFonts w:hint="eastAsia"/>
        </w:rPr>
        <w:t>图</w:t>
      </w:r>
      <w:r w:rsidR="00B95136" w:rsidRPr="00B95136">
        <w:rPr>
          <w:rFonts w:hint="eastAsia"/>
        </w:rPr>
        <w:t>3-</w:t>
      </w:r>
      <w:r w:rsidR="00B95136" w:rsidRPr="00B95136">
        <w:t xml:space="preserve">4  </w:t>
      </w:r>
      <w:r w:rsidR="00B95136" w:rsidRPr="00B95136">
        <w:t>自动售货机售货</w:t>
      </w:r>
      <w:r w:rsidR="00B95136" w:rsidRPr="00B95136">
        <w:rPr>
          <w:rFonts w:hint="eastAsia"/>
        </w:rPr>
        <w:t>APP</w:t>
      </w:r>
      <w:r w:rsidR="00B95136" w:rsidRPr="00B95136">
        <w:t>用例图</w:t>
      </w:r>
    </w:p>
    <w:p w14:paraId="6F23E4B2" w14:textId="3EDF061A" w:rsidR="00F06F4B" w:rsidRPr="00636514" w:rsidRDefault="00CE1345" w:rsidP="00CE1345">
      <w:pPr>
        <w:ind w:firstLine="480"/>
      </w:pPr>
      <w:r>
        <w:rPr>
          <w:rFonts w:hint="eastAsia"/>
        </w:rPr>
        <w:t>选货交易</w:t>
      </w:r>
      <w:r w:rsidR="00F06F4B" w:rsidRPr="00636514">
        <w:rPr>
          <w:rFonts w:hint="eastAsia"/>
        </w:rPr>
        <w:t>：</w:t>
      </w:r>
      <w:r>
        <w:rPr>
          <w:rFonts w:hint="eastAsia"/>
        </w:rPr>
        <w:t>在显示屏中展示选货页面，并提供支付宝、微信和银联的移动支付方式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36334C4E" w14:textId="0D44F0FA" w:rsidR="00F06F4B" w:rsidRPr="00636514" w:rsidRDefault="00F06F4B" w:rsidP="00010F97">
      <w:pPr>
        <w:ind w:firstLine="480"/>
      </w:pPr>
      <w:r w:rsidRPr="00636514">
        <w:t>赠品服务</w:t>
      </w:r>
      <w:r w:rsidRPr="00636514">
        <w:rPr>
          <w:rFonts w:hint="eastAsia"/>
        </w:rPr>
        <w:t>：</w:t>
      </w:r>
      <w:r w:rsidR="00C46186">
        <w:rPr>
          <w:rFonts w:hint="eastAsia"/>
        </w:rPr>
        <w:t>支付赠送商品后系统产生一个赠品码，输入赠品码</w:t>
      </w:r>
      <w:r w:rsidRPr="00636514">
        <w:rPr>
          <w:rFonts w:hint="eastAsia"/>
        </w:rPr>
        <w:t>在任意一台售货机</w:t>
      </w:r>
      <w:r w:rsidR="00C46186">
        <w:rPr>
          <w:rFonts w:hint="eastAsia"/>
        </w:rPr>
        <w:t>换</w:t>
      </w:r>
      <w:r w:rsidRPr="00636514">
        <w:rPr>
          <w:rFonts w:hint="eastAsia"/>
        </w:rPr>
        <w:t>赠同等价位的商品。</w:t>
      </w:r>
    </w:p>
    <w:p w14:paraId="1A2E3520" w14:textId="79B8CD96" w:rsidR="001F5981" w:rsidRDefault="00F06F4B" w:rsidP="001F5981">
      <w:pPr>
        <w:ind w:firstLine="480"/>
      </w:pPr>
      <w:r w:rsidRPr="00636514">
        <w:rPr>
          <w:rFonts w:hint="eastAsia"/>
        </w:rPr>
        <w:t>版本更新：</w:t>
      </w:r>
      <w:r w:rsidR="00484B0C">
        <w:rPr>
          <w:rFonts w:hint="eastAsia"/>
        </w:rPr>
        <w:t>定期</w:t>
      </w:r>
      <w:r w:rsidRPr="00636514">
        <w:rPr>
          <w:rFonts w:hint="eastAsia"/>
        </w:rPr>
        <w:t>检测</w:t>
      </w:r>
      <w:r w:rsidR="00484B0C">
        <w:rPr>
          <w:rFonts w:hint="eastAsia"/>
        </w:rPr>
        <w:t>文件</w:t>
      </w:r>
      <w:r w:rsidRPr="00636514">
        <w:rPr>
          <w:rFonts w:hint="eastAsia"/>
        </w:rPr>
        <w:t>服务器</w:t>
      </w:r>
      <w:r w:rsidR="00484B0C">
        <w:t>上</w:t>
      </w:r>
      <w:r w:rsidRPr="00636514">
        <w:t>APK</w:t>
      </w:r>
      <w:r w:rsidR="0077483F">
        <w:t>版本</w:t>
      </w:r>
      <w:r w:rsidR="0077483F">
        <w:rPr>
          <w:rFonts w:hint="eastAsia"/>
        </w:rPr>
        <w:t>，</w:t>
      </w:r>
      <w:r w:rsidR="0077483F">
        <w:t>自动下载和</w:t>
      </w:r>
      <w:r w:rsidRPr="00636514">
        <w:rPr>
          <w:rFonts w:hint="eastAsia"/>
        </w:rPr>
        <w:t>静默安装</w:t>
      </w:r>
      <w:r w:rsidR="001638BC">
        <w:rPr>
          <w:rFonts w:hint="eastAsia"/>
        </w:rPr>
        <w:t>售货</w:t>
      </w:r>
      <w:r w:rsidR="001638BC">
        <w:rPr>
          <w:rFonts w:hint="eastAsia"/>
        </w:rPr>
        <w:t>APP</w:t>
      </w:r>
      <w:r w:rsidR="006B688F">
        <w:rPr>
          <w:rFonts w:hint="eastAsia"/>
        </w:rPr>
        <w:t>并</w:t>
      </w:r>
      <w:r w:rsidRPr="00636514">
        <w:rPr>
          <w:rFonts w:hint="eastAsia"/>
        </w:rPr>
        <w:t>重启。</w:t>
      </w:r>
    </w:p>
    <w:p w14:paraId="4950F84C" w14:textId="6B46840F" w:rsidR="00F06F4B" w:rsidRPr="00EB1881" w:rsidRDefault="00F06F4B" w:rsidP="00964AD1">
      <w:pPr>
        <w:pStyle w:val="1"/>
        <w:ind w:left="240"/>
      </w:pPr>
      <w:bookmarkStart w:id="172" w:name="_Toc492673775"/>
      <w:r w:rsidRPr="00636514">
        <w:rPr>
          <w:lang w:val="en-US" w:eastAsia="zh-CN"/>
        </w:rPr>
        <w:br w:type="page"/>
      </w:r>
      <w:bookmarkStart w:id="173" w:name="_Toc498678415"/>
      <w:r w:rsidRPr="005270D9">
        <w:rPr>
          <w:rFonts w:hint="eastAsia"/>
          <w:lang w:eastAsia="zh-CN"/>
        </w:rPr>
        <w:lastRenderedPageBreak/>
        <w:t>第</w:t>
      </w:r>
      <w:r w:rsidRPr="00636514">
        <w:rPr>
          <w:rFonts w:hint="eastAsia"/>
          <w:lang w:eastAsia="zh-CN"/>
        </w:rPr>
        <w:t>4</w:t>
      </w:r>
      <w:r w:rsidRPr="00636514">
        <w:rPr>
          <w:rFonts w:hint="eastAsia"/>
          <w:lang w:eastAsia="zh-CN"/>
        </w:rPr>
        <w:t>章</w:t>
      </w:r>
      <w:r w:rsidRPr="00636514">
        <w:rPr>
          <w:rFonts w:hint="eastAsia"/>
          <w:lang w:eastAsia="zh-CN"/>
        </w:rPr>
        <w:t xml:space="preserve"> </w:t>
      </w:r>
      <w:r w:rsidR="00DA3A8F">
        <w:rPr>
          <w:rFonts w:hint="eastAsia"/>
        </w:rPr>
        <w:t>VM</w:t>
      </w:r>
      <w:r w:rsidR="00DA3A8F">
        <w:t>C</w:t>
      </w:r>
      <w:r w:rsidR="00DA3A8F">
        <w:rPr>
          <w:rFonts w:hint="eastAsia"/>
          <w:lang w:eastAsia="zh-CN"/>
        </w:rPr>
        <w:t>loud</w:t>
      </w:r>
      <w:r w:rsidR="00DA3A8F">
        <w:t>Platform</w:t>
      </w:r>
      <w:r w:rsidR="00DA3A8F">
        <w:rPr>
          <w:rFonts w:hint="eastAsia"/>
        </w:rPr>
        <w:t>系统</w:t>
      </w:r>
      <w:commentRangeStart w:id="174"/>
      <w:r w:rsidR="00EB1881">
        <w:rPr>
          <w:rFonts w:hint="eastAsia"/>
          <w:lang w:eastAsia="zh-CN"/>
        </w:rPr>
        <w:t>的</w:t>
      </w:r>
      <w:r w:rsidRPr="00636514">
        <w:rPr>
          <w:rFonts w:hint="eastAsia"/>
          <w:lang w:eastAsia="zh-CN"/>
        </w:rPr>
        <w:t>设计</w:t>
      </w:r>
      <w:commentRangeEnd w:id="174"/>
      <w:r w:rsidR="002972DA" w:rsidRPr="00E25867">
        <w:rPr>
          <w:lang w:eastAsia="zh-CN"/>
        </w:rPr>
        <w:commentReference w:id="174"/>
      </w:r>
      <w:bookmarkEnd w:id="173"/>
    </w:p>
    <w:p w14:paraId="14B06434" w14:textId="58689081" w:rsidR="00F06F4B" w:rsidRDefault="00F06F4B" w:rsidP="00E25867">
      <w:pPr>
        <w:pStyle w:val="2"/>
      </w:pPr>
      <w:bookmarkStart w:id="175" w:name="_Toc498678416"/>
      <w:r>
        <w:rPr>
          <w:rFonts w:hint="eastAsia"/>
        </w:rPr>
        <w:t xml:space="preserve">4.1 </w:t>
      </w:r>
      <w:r w:rsidR="00694A0A">
        <w:rPr>
          <w:rFonts w:hint="eastAsia"/>
        </w:rPr>
        <w:t>VM</w:t>
      </w:r>
      <w:r w:rsidR="00694A0A">
        <w:t>C</w:t>
      </w:r>
      <w:r w:rsidR="00694A0A">
        <w:rPr>
          <w:rFonts w:hint="eastAsia"/>
          <w:lang w:eastAsia="zh-CN"/>
        </w:rPr>
        <w:t>loud</w:t>
      </w:r>
      <w:r w:rsidR="00694A0A">
        <w:t>Platform</w:t>
      </w:r>
      <w:r w:rsidR="00694A0A">
        <w:rPr>
          <w:rFonts w:hint="eastAsia"/>
        </w:rPr>
        <w:t>系统</w:t>
      </w:r>
      <w:commentRangeStart w:id="176"/>
      <w:r w:rsidR="00EC575E">
        <w:rPr>
          <w:rFonts w:hint="eastAsia"/>
        </w:rPr>
        <w:t>的</w:t>
      </w:r>
      <w:r w:rsidR="00C831D7">
        <w:rPr>
          <w:rFonts w:hint="eastAsia"/>
        </w:rPr>
        <w:t>技术</w:t>
      </w:r>
      <w:r>
        <w:rPr>
          <w:rFonts w:hint="eastAsia"/>
        </w:rPr>
        <w:t>架构</w:t>
      </w:r>
      <w:r w:rsidR="00534A1F">
        <w:rPr>
          <w:rFonts w:hint="eastAsia"/>
        </w:rPr>
        <w:t>设计</w:t>
      </w:r>
      <w:commentRangeEnd w:id="176"/>
      <w:r w:rsidR="00CA4211">
        <w:rPr>
          <w:rStyle w:val="aa"/>
          <w:rFonts w:ascii="Times New Roman" w:eastAsiaTheme="minorEastAsia" w:hAnsi="Times New Roman"/>
          <w:b w:val="0"/>
          <w:bCs w:val="0"/>
        </w:rPr>
        <w:commentReference w:id="176"/>
      </w:r>
      <w:bookmarkEnd w:id="175"/>
    </w:p>
    <w:p w14:paraId="68AFD57F" w14:textId="1117BFF7" w:rsidR="001F412F" w:rsidRDefault="00673441" w:rsidP="00673441">
      <w:pPr>
        <w:pStyle w:val="3"/>
      </w:pPr>
      <w:bookmarkStart w:id="177" w:name="_Toc498678417"/>
      <w:r>
        <w:rPr>
          <w:rFonts w:hint="eastAsia"/>
          <w:lang w:eastAsia="zh-CN"/>
        </w:rPr>
        <w:t xml:space="preserve">4.1.1 </w:t>
      </w:r>
      <w:r w:rsidR="00154B90" w:rsidRPr="00673441">
        <w:rPr>
          <w:rFonts w:hint="eastAsia"/>
        </w:rPr>
        <w:t>自动售货机</w:t>
      </w:r>
      <w:r w:rsidR="00D552AF">
        <w:rPr>
          <w:rFonts w:hint="eastAsia"/>
        </w:rPr>
        <w:t>的</w:t>
      </w:r>
      <w:r w:rsidR="00293B75" w:rsidRPr="00673441">
        <w:rPr>
          <w:rFonts w:hint="eastAsia"/>
        </w:rPr>
        <w:t>网络</w:t>
      </w:r>
      <w:bookmarkEnd w:id="177"/>
      <w:r w:rsidR="00963DF5">
        <w:rPr>
          <w:rFonts w:hint="eastAsia"/>
          <w:lang w:eastAsia="zh-CN"/>
        </w:rPr>
        <w:t>架构</w:t>
      </w:r>
    </w:p>
    <w:p w14:paraId="19D70344" w14:textId="77777777" w:rsidR="00CB6C0A" w:rsidRDefault="00746B6A" w:rsidP="00807724">
      <w:pPr>
        <w:ind w:firstLine="480"/>
        <w:rPr>
          <w:ins w:id="178" w:author="Miley Ren" w:date="2017-11-17T11:36:00Z"/>
        </w:rPr>
      </w:pPr>
      <w:r>
        <w:rPr>
          <w:noProof/>
        </w:rPr>
        <w:object w:dxaOrig="1440" w:dyaOrig="1440" w14:anchorId="41FAA6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4.05pt;margin-top:80.2pt;width:415.1pt;height:295.5pt;z-index:251876352;mso-position-horizontal-relative:text;mso-position-vertical-relative:text;mso-width-relative:page;mso-height-relative:page">
            <v:imagedata r:id="rId37" o:title=""/>
            <w10:wrap type="topAndBottom"/>
          </v:shape>
          <o:OLEObject Type="Embed" ProgID="Visio.Drawing.15" ShapeID="_x0000_s1033" DrawAspect="Content" ObjectID="_1572463160" r:id="rId38"/>
        </w:object>
      </w:r>
      <w:r w:rsidR="00175A65">
        <w:t>自动售货机云平台管理系统和终端系统网络</w:t>
      </w:r>
      <w:r w:rsidR="00EE2019">
        <w:rPr>
          <w:rFonts w:hint="eastAsia"/>
        </w:rPr>
        <w:t>结构</w:t>
      </w:r>
      <w:r w:rsidR="00175A65">
        <w:t>图如图</w:t>
      </w:r>
      <w:r w:rsidR="00175A65">
        <w:rPr>
          <w:rFonts w:hint="eastAsia"/>
        </w:rPr>
        <w:t>4</w:t>
      </w:r>
      <w:r w:rsidR="00175A65">
        <w:t>-1</w:t>
      </w:r>
      <w:r w:rsidR="00175A65">
        <w:rPr>
          <w:rFonts w:hint="eastAsia"/>
        </w:rPr>
        <w:t>，</w:t>
      </w:r>
      <w:r w:rsidR="008B5E6B">
        <w:rPr>
          <w:rFonts w:hint="eastAsia"/>
        </w:rPr>
        <w:t>系统由</w:t>
      </w:r>
      <w:r w:rsidR="00676970">
        <w:rPr>
          <w:rFonts w:hint="eastAsia"/>
        </w:rPr>
        <w:t>自动售货机</w:t>
      </w:r>
      <w:r w:rsidR="00676970">
        <w:t>销售终端、自动售货机运营商终端</w:t>
      </w:r>
      <w:r w:rsidR="00676970">
        <w:rPr>
          <w:rFonts w:hint="eastAsia"/>
        </w:rPr>
        <w:t>、</w:t>
      </w:r>
      <w:r w:rsidR="00676970">
        <w:t>自动售货机</w:t>
      </w:r>
      <w:r w:rsidR="00676970">
        <w:rPr>
          <w:rFonts w:hint="eastAsia"/>
        </w:rPr>
        <w:t>云管理平台</w:t>
      </w:r>
      <w:r w:rsidR="00676970">
        <w:t>和无线网络四个部分组成。</w:t>
      </w:r>
      <w:ins w:id="179" w:author="Miley Ren" w:date="2017-11-17T11:24:00Z">
        <w:r w:rsidR="006A7263">
          <w:rPr>
            <w:rFonts w:hint="eastAsia"/>
          </w:rPr>
          <w:t>图</w:t>
        </w:r>
        <w:r w:rsidR="006A7263">
          <w:rPr>
            <w:rFonts w:hint="eastAsia"/>
          </w:rPr>
          <w:t xml:space="preserve"> </w:t>
        </w:r>
        <w:r w:rsidR="006A7263">
          <w:rPr>
            <w:rFonts w:hint="eastAsia"/>
          </w:rPr>
          <w:t>运营商营业员</w:t>
        </w:r>
      </w:ins>
      <w:ins w:id="180" w:author="Miley Ren" w:date="2017-11-17T11:25:00Z">
        <w:r w:rsidR="00601FF2">
          <w:rPr>
            <w:rFonts w:hint="eastAsia"/>
          </w:rPr>
          <w:t>（都改成营业员）</w:t>
        </w:r>
      </w:ins>
      <w:ins w:id="181" w:author="Miley Ren" w:date="2017-11-17T11:24:00Z">
        <w:r w:rsidR="006A7263">
          <w:rPr>
            <w:rFonts w:hint="eastAsia"/>
          </w:rPr>
          <w:t>、</w:t>
        </w:r>
      </w:ins>
      <w:ins w:id="182" w:author="Miley Ren" w:date="2017-11-17T11:25:00Z">
        <w:r w:rsidR="008034B3">
          <w:rPr>
            <w:rFonts w:hint="eastAsia"/>
          </w:rPr>
          <w:t>4</w:t>
        </w:r>
        <w:r w:rsidR="008034B3">
          <w:t>G</w:t>
        </w:r>
        <w:r w:rsidR="008034B3">
          <w:rPr>
            <w:rFonts w:hint="eastAsia"/>
          </w:rPr>
          <w:t>网络连接方式不对</w:t>
        </w:r>
      </w:ins>
      <w:ins w:id="183" w:author="Miley Ren" w:date="2017-11-17T11:26:00Z">
        <w:r w:rsidR="00BD4A9A">
          <w:rPr>
            <w:rFonts w:hint="eastAsia"/>
          </w:rPr>
          <w:t>，</w:t>
        </w:r>
      </w:ins>
      <w:ins w:id="184" w:author="Miley Ren" w:date="2017-11-17T11:28:00Z">
        <w:r w:rsidR="00E4109B">
          <w:rPr>
            <w:rFonts w:hint="eastAsia"/>
          </w:rPr>
          <w:t>支付的网络连接</w:t>
        </w:r>
      </w:ins>
      <w:ins w:id="185" w:author="Miley Ren" w:date="2017-11-17T11:31:00Z">
        <w:r w:rsidR="00AB0471">
          <w:rPr>
            <w:rFonts w:hint="eastAsia"/>
          </w:rPr>
          <w:t>，服务画成</w:t>
        </w:r>
      </w:ins>
      <w:ins w:id="186" w:author="Miley Ren" w:date="2017-11-17T11:35:00Z">
        <w:r w:rsidR="0022371D">
          <w:rPr>
            <w:rFonts w:hint="eastAsia"/>
          </w:rPr>
          <w:t>三</w:t>
        </w:r>
      </w:ins>
      <w:ins w:id="187" w:author="Miley Ren" w:date="2017-11-17T11:31:00Z">
        <w:r w:rsidR="009010DF">
          <w:rPr>
            <w:rFonts w:hint="eastAsia"/>
          </w:rPr>
          <w:t>台，数据库服务器、应用服务器、文件服务器</w:t>
        </w:r>
      </w:ins>
      <w:ins w:id="188" w:author="Miley Ren" w:date="2017-11-17T11:34:00Z">
        <w:r w:rsidR="00115E7B">
          <w:rPr>
            <w:rFonts w:hint="eastAsia"/>
          </w:rPr>
          <w:t>，怎么连的画清楚。</w:t>
        </w:r>
        <w:r w:rsidR="00D71753">
          <w:rPr>
            <w:rFonts w:hint="eastAsia"/>
          </w:rPr>
          <w:t>防火墙要有，</w:t>
        </w:r>
      </w:ins>
      <w:ins w:id="189" w:author="Miley Ren" w:date="2017-11-17T11:35:00Z">
        <w:r w:rsidR="00AC2BD6">
          <w:rPr>
            <w:rFonts w:hint="eastAsia"/>
          </w:rPr>
          <w:t>路由器</w:t>
        </w:r>
        <w:r w:rsidR="00A92F55">
          <w:rPr>
            <w:rFonts w:hint="eastAsia"/>
          </w:rPr>
          <w:t>要有，交换机要有</w:t>
        </w:r>
        <w:r w:rsidR="00AC2BD6">
          <w:rPr>
            <w:rFonts w:hint="eastAsia"/>
          </w:rPr>
          <w:t>，</w:t>
        </w:r>
      </w:ins>
      <w:ins w:id="190" w:author="Miley Ren" w:date="2017-11-17T11:34:00Z">
        <w:r w:rsidR="00D71753">
          <w:rPr>
            <w:rFonts w:hint="eastAsia"/>
          </w:rPr>
          <w:t>通信网关可以没有，</w:t>
        </w:r>
        <w:r w:rsidR="00281E18">
          <w:rPr>
            <w:rFonts w:hint="eastAsia"/>
          </w:rPr>
          <w:t>（去参考</w:t>
        </w:r>
      </w:ins>
      <w:ins w:id="191" w:author="Miley Ren" w:date="2017-11-17T11:35:00Z">
        <w:r w:rsidR="00D46285">
          <w:rPr>
            <w:rFonts w:hint="eastAsia"/>
          </w:rPr>
          <w:t>，宝山区，医院和社区的拓扑结构</w:t>
        </w:r>
      </w:ins>
      <w:ins w:id="192" w:author="Miley Ren" w:date="2017-11-17T11:34:00Z">
        <w:r w:rsidR="00281E18">
          <w:rPr>
            <w:rFonts w:hint="eastAsia"/>
          </w:rPr>
          <w:t>）</w:t>
        </w:r>
      </w:ins>
      <w:ins w:id="193" w:author="Miley Ren" w:date="2017-11-17T11:33:00Z">
        <w:r w:rsidR="00864AAB">
          <w:rPr>
            <w:rFonts w:hint="eastAsia"/>
          </w:rPr>
          <w:t>是有管理功能的</w:t>
        </w:r>
      </w:ins>
      <w:ins w:id="194" w:author="Miley Ren" w:date="2017-11-17T11:32:00Z">
        <w:r w:rsidR="00A63B87">
          <w:rPr>
            <w:rFonts w:hint="eastAsia"/>
          </w:rPr>
          <w:t>。每次有不同的版本，比如华师大版本和人民广场的版本不一样</w:t>
        </w:r>
      </w:ins>
      <w:ins w:id="195" w:author="Miley Ren" w:date="2017-11-17T11:33:00Z">
        <w:r w:rsidR="007961E9">
          <w:rPr>
            <w:rFonts w:hint="eastAsia"/>
          </w:rPr>
          <w:t>，程序是不一样的</w:t>
        </w:r>
      </w:ins>
      <w:ins w:id="196" w:author="Miley Ren" w:date="2017-11-17T11:36:00Z">
        <w:r w:rsidR="00690AAB">
          <w:rPr>
            <w:rFonts w:hint="eastAsia"/>
          </w:rPr>
          <w:t>。</w:t>
        </w:r>
      </w:ins>
    </w:p>
    <w:p w14:paraId="31A92AB5" w14:textId="198414F1" w:rsidR="00807724" w:rsidRDefault="00690AAB" w:rsidP="00807724">
      <w:pPr>
        <w:ind w:firstLine="480"/>
        <w:rPr>
          <w:ins w:id="197" w:author="Miley Ren" w:date="2017-11-17T11:37:00Z"/>
        </w:rPr>
      </w:pPr>
      <w:ins w:id="198" w:author="Miley Ren" w:date="2017-11-17T11:36:00Z">
        <w:r>
          <w:rPr>
            <w:rFonts w:hint="eastAsia"/>
          </w:rPr>
          <w:t>布局合理一点</w:t>
        </w:r>
        <w:r w:rsidR="004B7C08">
          <w:rPr>
            <w:rFonts w:hint="eastAsia"/>
          </w:rPr>
          <w:t>。</w:t>
        </w:r>
      </w:ins>
    </w:p>
    <w:p w14:paraId="15215A5E" w14:textId="30B7271E" w:rsidR="000975AC" w:rsidRDefault="000975AC" w:rsidP="00807724">
      <w:pPr>
        <w:ind w:firstLine="480"/>
        <w:rPr>
          <w:ins w:id="199" w:author="Miley Ren" w:date="2017-11-17T11:37:00Z"/>
        </w:rPr>
      </w:pPr>
      <w:ins w:id="200" w:author="Miley Ren" w:date="2017-11-17T11:37:00Z">
        <w:r>
          <w:rPr>
            <w:rFonts w:hint="eastAsia"/>
          </w:rPr>
          <w:t>系统管理终端</w:t>
        </w:r>
        <w:r>
          <w:rPr>
            <w:rFonts w:hint="eastAsia"/>
          </w:rPr>
          <w:t xml:space="preserve"> </w:t>
        </w:r>
        <w:r>
          <w:t>–</w:t>
        </w:r>
        <w:r w:rsidR="00E44B96">
          <w:rPr>
            <w:rFonts w:hint="eastAsia"/>
          </w:rPr>
          <w:t>&gt;</w:t>
        </w:r>
        <w:r>
          <w:rPr>
            <w:rFonts w:hint="eastAsia"/>
          </w:rPr>
          <w:t>云平台管理终端应用</w:t>
        </w:r>
      </w:ins>
    </w:p>
    <w:p w14:paraId="39BB0C8F" w14:textId="17D68F41" w:rsidR="000975AC" w:rsidRDefault="000975AC" w:rsidP="00807724">
      <w:pPr>
        <w:ind w:firstLine="480"/>
        <w:rPr>
          <w:ins w:id="201" w:author="Miley Ren" w:date="2017-11-17T11:37:00Z"/>
        </w:rPr>
      </w:pPr>
      <w:ins w:id="202" w:author="Miley Ren" w:date="2017-11-17T11:37:00Z">
        <w:r>
          <w:rPr>
            <w:rFonts w:hint="eastAsia"/>
          </w:rPr>
          <w:t>租户用户</w:t>
        </w:r>
        <w:r>
          <w:rPr>
            <w:rFonts w:hint="eastAsia"/>
          </w:rPr>
          <w:t>-</w:t>
        </w:r>
      </w:ins>
      <w:ins w:id="203" w:author="Miley Ren" w:date="2017-11-17T11:41:00Z">
        <w:r w:rsidR="002A097C">
          <w:t>b</w:t>
        </w:r>
      </w:ins>
      <w:ins w:id="204" w:author="Miley Ren" w:date="2017-11-17T11:37:00Z">
        <w:r>
          <w:rPr>
            <w:rFonts w:hint="eastAsia"/>
          </w:rPr>
          <w:t>&gt;</w:t>
        </w:r>
        <w:r>
          <w:rPr>
            <w:rFonts w:hint="eastAsia"/>
          </w:rPr>
          <w:t>运营商管理员</w:t>
        </w:r>
      </w:ins>
    </w:p>
    <w:p w14:paraId="18D6B10A" w14:textId="507A0860" w:rsidR="000975AC" w:rsidRDefault="000975AC" w:rsidP="00807724">
      <w:pPr>
        <w:ind w:firstLine="480"/>
        <w:rPr>
          <w:ins w:id="205" w:author="Miley Ren" w:date="2017-11-17T11:38:00Z"/>
        </w:rPr>
      </w:pPr>
      <w:ins w:id="206" w:author="Miley Ren" w:date="2017-11-17T11:37:00Z">
        <w:r>
          <w:rPr>
            <w:rFonts w:hint="eastAsia"/>
          </w:rPr>
          <w:lastRenderedPageBreak/>
          <w:t>系统</w:t>
        </w:r>
      </w:ins>
      <w:ins w:id="207" w:author="Miley Ren" w:date="2017-11-17T11:38:00Z">
        <w:r>
          <w:rPr>
            <w:rFonts w:hint="eastAsia"/>
          </w:rPr>
          <w:t>用户</w:t>
        </w:r>
      </w:ins>
      <w:ins w:id="208" w:author="Miley Ren" w:date="2017-11-17T11:37:00Z">
        <w:r>
          <w:rPr>
            <w:rFonts w:hint="eastAsia"/>
          </w:rPr>
          <w:t>-&gt;</w:t>
        </w:r>
      </w:ins>
      <w:ins w:id="209" w:author="Miley Ren" w:date="2017-11-17T11:38:00Z">
        <w:r>
          <w:rPr>
            <w:rFonts w:hint="eastAsia"/>
          </w:rPr>
          <w:t>厂商管理员</w:t>
        </w:r>
      </w:ins>
    </w:p>
    <w:p w14:paraId="74A01FFE" w14:textId="2DBDA151" w:rsidR="000975AC" w:rsidRDefault="00106119" w:rsidP="00807724">
      <w:pPr>
        <w:ind w:firstLine="480"/>
        <w:rPr>
          <w:ins w:id="210" w:author="Miley Ren" w:date="2017-11-17T11:39:00Z"/>
        </w:rPr>
      </w:pPr>
      <w:ins w:id="211" w:author="Miley Ren" w:date="2017-11-17T11:39:00Z">
        <w:r>
          <w:rPr>
            <w:rFonts w:hint="eastAsia"/>
          </w:rPr>
          <w:t>和</w:t>
        </w:r>
        <w:r w:rsidR="00F31089">
          <w:rPr>
            <w:rFonts w:hint="eastAsia"/>
          </w:rPr>
          <w:t>平台系统管理员</w:t>
        </w:r>
      </w:ins>
    </w:p>
    <w:p w14:paraId="5546E90A" w14:textId="77467E73" w:rsidR="009C5C3D" w:rsidRPr="000975AC" w:rsidRDefault="009C5C3D" w:rsidP="00807724">
      <w:pPr>
        <w:ind w:firstLine="480"/>
        <w:rPr>
          <w:rFonts w:hint="eastAsia"/>
        </w:rPr>
      </w:pPr>
      <w:ins w:id="212" w:author="Miley Ren" w:date="2017-11-17T11:39:00Z">
        <w:r>
          <w:rPr>
            <w:rFonts w:hint="eastAsia"/>
          </w:rPr>
          <w:t>PC</w:t>
        </w:r>
        <w:r>
          <w:rPr>
            <w:rFonts w:hint="eastAsia"/>
          </w:rPr>
          <w:t>管理终端不在</w:t>
        </w:r>
      </w:ins>
      <w:ins w:id="213" w:author="Miley Ren" w:date="2017-11-17T11:40:00Z">
        <w:r>
          <w:rPr>
            <w:rFonts w:hint="eastAsia"/>
          </w:rPr>
          <w:t>再区分</w:t>
        </w:r>
      </w:ins>
    </w:p>
    <w:p w14:paraId="278A6634" w14:textId="3FE00ED5" w:rsidR="00EE2019" w:rsidRDefault="00EE2019" w:rsidP="00807724">
      <w:pPr>
        <w:pStyle w:val="aff0"/>
      </w:pPr>
      <w:r>
        <w:rPr>
          <w:rFonts w:hint="eastAsia"/>
        </w:rPr>
        <w:t>图</w:t>
      </w:r>
      <w:r>
        <w:rPr>
          <w:rFonts w:hint="eastAsia"/>
        </w:rPr>
        <w:t>4</w:t>
      </w:r>
      <w:r>
        <w:t xml:space="preserve">-1 </w:t>
      </w:r>
      <w:r>
        <w:rPr>
          <w:rFonts w:hint="eastAsia"/>
        </w:rPr>
        <w:t>自动售货</w:t>
      </w:r>
      <w:r>
        <w:rPr>
          <w:rFonts w:hint="eastAsia"/>
        </w:rPr>
        <w:t>机</w:t>
      </w:r>
      <w:r>
        <w:t>网络</w:t>
      </w:r>
      <w:r w:rsidR="00774E46">
        <w:rPr>
          <w:rFonts w:hint="eastAsia"/>
        </w:rPr>
        <w:t>拓扑</w:t>
      </w:r>
      <w:r>
        <w:t>结</w:t>
      </w:r>
      <w:r>
        <w:t>构图</w:t>
      </w:r>
    </w:p>
    <w:p w14:paraId="065C1644" w14:textId="2C308A3D" w:rsidR="00B94EC6" w:rsidRDefault="00B94EC6" w:rsidP="00B94EC6">
      <w:pPr>
        <w:ind w:firstLine="480"/>
      </w:pPr>
      <w:r>
        <w:rPr>
          <w:rFonts w:hint="eastAsia"/>
        </w:rPr>
        <w:t>本文中自动售货机</w:t>
      </w:r>
      <w:r>
        <w:t>销售终端</w:t>
      </w:r>
      <w:r w:rsidR="007F6213">
        <w:t>使用</w:t>
      </w:r>
      <w:r w:rsidR="007F6213">
        <w:rPr>
          <w:rFonts w:hint="eastAsia"/>
        </w:rPr>
        <w:t>4</w:t>
      </w:r>
      <w:r>
        <w:rPr>
          <w:rFonts w:hint="eastAsia"/>
        </w:rPr>
        <w:t>G</w:t>
      </w:r>
      <w:r>
        <w:rPr>
          <w:rFonts w:hint="eastAsia"/>
        </w:rPr>
        <w:t>网络</w:t>
      </w:r>
      <w:r>
        <w:t>实现无线</w:t>
      </w:r>
      <w:r>
        <w:rPr>
          <w:rFonts w:hint="eastAsia"/>
        </w:rPr>
        <w:t>监控</w:t>
      </w:r>
      <w:r>
        <w:t>功能</w:t>
      </w:r>
      <w:r w:rsidR="007F6213">
        <w:rPr>
          <w:rFonts w:hint="eastAsia"/>
        </w:rPr>
        <w:t>，</w:t>
      </w:r>
      <w:r w:rsidR="007F6213">
        <w:t>完成售货机的正常销售活动</w:t>
      </w:r>
      <w:r w:rsidR="007F6213">
        <w:rPr>
          <w:rFonts w:hint="eastAsia"/>
        </w:rPr>
        <w:t>。</w:t>
      </w:r>
      <w:r w:rsidR="0075715A">
        <w:t>消费者通过</w:t>
      </w:r>
      <w:r w:rsidR="0075715A">
        <w:rPr>
          <w:rFonts w:hint="eastAsia"/>
        </w:rPr>
        <w:t>4G</w:t>
      </w:r>
      <w:r w:rsidR="0075715A">
        <w:rPr>
          <w:rFonts w:hint="eastAsia"/>
        </w:rPr>
        <w:t>网络进行选货并进行移动支付，</w:t>
      </w:r>
      <w:r w:rsidR="002E10E3">
        <w:rPr>
          <w:rFonts w:hint="eastAsia"/>
        </w:rPr>
        <w:t>销售</w:t>
      </w:r>
      <w:r w:rsidR="0075715A">
        <w:rPr>
          <w:rFonts w:hint="eastAsia"/>
        </w:rPr>
        <w:t>信息</w:t>
      </w:r>
      <w:r w:rsidR="007D4856">
        <w:rPr>
          <w:rFonts w:hint="eastAsia"/>
        </w:rPr>
        <w:t>使用</w:t>
      </w:r>
      <w:r w:rsidR="007D4856">
        <w:rPr>
          <w:rFonts w:hint="eastAsia"/>
        </w:rPr>
        <w:t>4G</w:t>
      </w:r>
      <w:r w:rsidR="007D4856">
        <w:rPr>
          <w:rFonts w:hint="eastAsia"/>
        </w:rPr>
        <w:t>模块</w:t>
      </w:r>
      <w:r w:rsidR="00EA2065">
        <w:rPr>
          <w:rFonts w:hint="eastAsia"/>
        </w:rPr>
        <w:t>进行编码，将数据发送给通信网关。数据</w:t>
      </w:r>
      <w:r w:rsidR="00060B84">
        <w:rPr>
          <w:rFonts w:hint="eastAsia"/>
        </w:rPr>
        <w:t>验证通过后</w:t>
      </w:r>
      <w:r w:rsidR="007D4895">
        <w:rPr>
          <w:rFonts w:hint="eastAsia"/>
        </w:rPr>
        <w:t>，</w:t>
      </w:r>
      <w:r w:rsidR="00903DA7">
        <w:rPr>
          <w:rFonts w:hint="eastAsia"/>
        </w:rPr>
        <w:t>将信息保存到</w:t>
      </w:r>
      <w:r w:rsidR="00060B84">
        <w:rPr>
          <w:rFonts w:hint="eastAsia"/>
        </w:rPr>
        <w:t>后台数据库中</w:t>
      </w:r>
      <w:r w:rsidR="003A55B7">
        <w:rPr>
          <w:rFonts w:hint="eastAsia"/>
        </w:rPr>
        <w:t>，</w:t>
      </w:r>
      <w:r w:rsidR="00903DA7">
        <w:rPr>
          <w:rFonts w:hint="eastAsia"/>
        </w:rPr>
        <w:t>同时在自动售货机终端数据库中进行保存，</w:t>
      </w:r>
      <w:r w:rsidR="007A7733">
        <w:rPr>
          <w:rFonts w:hint="eastAsia"/>
        </w:rPr>
        <w:t>并标记发送状态，以便于实现数据的失败重传。</w:t>
      </w:r>
      <w:r w:rsidR="008D6F16">
        <w:rPr>
          <w:rFonts w:hint="eastAsia"/>
        </w:rPr>
        <w:t>后</w:t>
      </w:r>
      <w:r w:rsidR="002737C6">
        <w:rPr>
          <w:rFonts w:hint="eastAsia"/>
        </w:rPr>
        <w:t>台</w:t>
      </w:r>
      <w:r w:rsidR="008D6F16">
        <w:rPr>
          <w:rFonts w:hint="eastAsia"/>
        </w:rPr>
        <w:t>数据更新成功后</w:t>
      </w:r>
      <w:r w:rsidR="002737C6">
        <w:rPr>
          <w:rFonts w:hint="eastAsia"/>
        </w:rPr>
        <w:t>发送一个确认信号给终端系统</w:t>
      </w:r>
      <w:r w:rsidR="001C0D38">
        <w:rPr>
          <w:rFonts w:hint="eastAsia"/>
        </w:rPr>
        <w:t>进行反馈</w:t>
      </w:r>
      <w:r w:rsidR="003F7A9D">
        <w:rPr>
          <w:rFonts w:hint="eastAsia"/>
          <w:vertAlign w:val="superscript"/>
        </w:rPr>
        <w:t>[</w:t>
      </w:r>
      <w:r w:rsidR="008A6523">
        <w:rPr>
          <w:rStyle w:val="af9"/>
        </w:rPr>
        <w:endnoteReference w:id="43"/>
      </w:r>
      <w:r w:rsidR="003F7A9D">
        <w:rPr>
          <w:vertAlign w:val="superscript"/>
        </w:rPr>
        <w:t>]</w:t>
      </w:r>
      <w:r w:rsidR="0006551C">
        <w:rPr>
          <w:rFonts w:hint="eastAsia"/>
        </w:rPr>
        <w:t>，</w:t>
      </w:r>
      <w:r w:rsidR="0083508B">
        <w:rPr>
          <w:rFonts w:hint="eastAsia"/>
        </w:rPr>
        <w:t>表示</w:t>
      </w:r>
      <w:r w:rsidR="0006551C">
        <w:rPr>
          <w:rFonts w:hint="eastAsia"/>
        </w:rPr>
        <w:t>已正确接收数据，和终端系统交互成功。</w:t>
      </w:r>
    </w:p>
    <w:p w14:paraId="66B7EA86" w14:textId="56731246" w:rsidR="00A644B4" w:rsidRDefault="00A644B4" w:rsidP="00B94EC6">
      <w:pPr>
        <w:ind w:firstLine="480"/>
      </w:pPr>
      <w:r>
        <w:t>自动售货机运营商可在</w:t>
      </w:r>
      <w:r>
        <w:rPr>
          <w:rFonts w:hint="eastAsia"/>
        </w:rPr>
        <w:t>P</w:t>
      </w:r>
      <w:r>
        <w:t>C</w:t>
      </w:r>
      <w:r>
        <w:t>管理终端通过</w:t>
      </w:r>
      <w:r>
        <w:rPr>
          <w:rFonts w:hint="eastAsia"/>
        </w:rPr>
        <w:t>Internet</w:t>
      </w:r>
      <w:r>
        <w:rPr>
          <w:rFonts w:hint="eastAsia"/>
        </w:rPr>
        <w:t>进行系统的使用，查询各个网点自动售货机内库存、历史信息、订单信息，对其进行全面监控，在需要补货时直接定位到售货机的所处位置集中补货。</w:t>
      </w:r>
    </w:p>
    <w:p w14:paraId="1E25E4AF" w14:textId="3E95F2FB" w:rsidR="00673441" w:rsidRDefault="00673441" w:rsidP="009B205A">
      <w:pPr>
        <w:pStyle w:val="3"/>
        <w:rPr>
          <w:lang w:eastAsia="zh-CN"/>
        </w:rPr>
      </w:pPr>
      <w:bookmarkStart w:id="214" w:name="_Toc498678419"/>
      <w:r>
        <w:rPr>
          <w:rFonts w:hint="eastAsia"/>
          <w:lang w:eastAsia="zh-CN"/>
        </w:rPr>
        <w:t>4.1.</w:t>
      </w:r>
      <w:r w:rsidR="00234E1B">
        <w:rPr>
          <w:rFonts w:hint="eastAsia"/>
          <w:lang w:eastAsia="zh-CN"/>
        </w:rPr>
        <w:t>2</w:t>
      </w:r>
      <w:r>
        <w:rPr>
          <w:rFonts w:hint="eastAsia"/>
          <w:lang w:eastAsia="zh-CN"/>
        </w:rPr>
        <w:t xml:space="preserve"> </w:t>
      </w:r>
      <w:r w:rsidR="00F0191C">
        <w:rPr>
          <w:rFonts w:hint="eastAsia"/>
        </w:rPr>
        <w:t>VM</w:t>
      </w:r>
      <w:r w:rsidR="00F0191C">
        <w:t>C</w:t>
      </w:r>
      <w:r w:rsidR="00F0191C">
        <w:rPr>
          <w:rFonts w:hint="eastAsia"/>
          <w:lang w:eastAsia="zh-CN"/>
        </w:rPr>
        <w:t>loud</w:t>
      </w:r>
      <w:r w:rsidR="00F0191C">
        <w:t>Platform</w:t>
      </w:r>
      <w:r w:rsidR="00F0191C">
        <w:rPr>
          <w:rFonts w:hint="eastAsia"/>
        </w:rPr>
        <w:t>系统</w:t>
      </w:r>
      <w:r w:rsidR="00E8188E">
        <w:rPr>
          <w:rFonts w:hint="eastAsia"/>
          <w:lang w:eastAsia="zh-CN"/>
        </w:rPr>
        <w:t>的</w:t>
      </w:r>
      <w:r w:rsidR="009408D4">
        <w:rPr>
          <w:rFonts w:hint="eastAsia"/>
          <w:lang w:eastAsia="zh-CN"/>
        </w:rPr>
        <w:t>软件体系架构</w:t>
      </w:r>
      <w:bookmarkEnd w:id="214"/>
    </w:p>
    <w:p w14:paraId="1182A88B" w14:textId="0D17121F" w:rsidR="00C8549B" w:rsidRDefault="00C8549B" w:rsidP="00027685">
      <w:pPr>
        <w:ind w:firstLine="480"/>
        <w:rPr>
          <w:lang w:val="x-none"/>
        </w:rPr>
      </w:pPr>
      <w:r>
        <w:rPr>
          <w:rFonts w:hint="eastAsia"/>
          <w:lang w:val="x-none"/>
        </w:rPr>
        <w:t>（</w:t>
      </w:r>
      <w:r>
        <w:rPr>
          <w:rFonts w:hint="eastAsia"/>
          <w:lang w:val="x-none"/>
        </w:rPr>
        <w:t>1</w:t>
      </w:r>
      <w:r>
        <w:rPr>
          <w:rFonts w:hint="eastAsia"/>
          <w:lang w:val="x-none"/>
        </w:rPr>
        <w:t>）</w:t>
      </w:r>
      <w:r>
        <w:rPr>
          <w:lang w:val="x-none"/>
        </w:rPr>
        <w:t>传统软件体系架构</w:t>
      </w:r>
    </w:p>
    <w:p w14:paraId="313705F4" w14:textId="4E6C2A9B" w:rsidR="00027685" w:rsidRDefault="00746B6A" w:rsidP="00027685">
      <w:pPr>
        <w:ind w:firstLine="480"/>
        <w:rPr>
          <w:lang w:val="x-none"/>
        </w:rPr>
      </w:pPr>
      <w:r>
        <w:rPr>
          <w:noProof/>
        </w:rPr>
        <w:object w:dxaOrig="1440" w:dyaOrig="1440" w14:anchorId="49F97F99">
          <v:shape id="_x0000_s1038" type="#_x0000_t75" style="position:absolute;left:0;text-align:left;margin-left:109.7pt;margin-top:53.15pt;width:221.7pt;height:228.3pt;z-index:251878400;mso-position-horizontal-relative:text;mso-position-vertical-relative:text;mso-width-relative:page;mso-height-relative:page">
            <v:imagedata r:id="rId39" o:title=""/>
            <w10:wrap type="topAndBottom"/>
          </v:shape>
          <o:OLEObject Type="Embed" ProgID="Visio.Drawing.15" ShapeID="_x0000_s1038" DrawAspect="Content" ObjectID="_1572463161" r:id="rId40"/>
        </w:object>
      </w:r>
      <w:r w:rsidR="00006882">
        <w:rPr>
          <w:rFonts w:hint="eastAsia"/>
          <w:lang w:val="x-none"/>
        </w:rPr>
        <w:t>传统软件体系架构多采用分层开发的设计思想，</w:t>
      </w:r>
      <w:r w:rsidR="001126AE">
        <w:rPr>
          <w:rFonts w:hint="eastAsia"/>
          <w:lang w:val="x-none"/>
        </w:rPr>
        <w:t>一个健壮的</w:t>
      </w:r>
      <w:r w:rsidR="00560CA4">
        <w:rPr>
          <w:rFonts w:hint="eastAsia"/>
          <w:lang w:val="x-none"/>
        </w:rPr>
        <w:t>系统</w:t>
      </w:r>
      <w:r w:rsidR="001126AE">
        <w:rPr>
          <w:rFonts w:hint="eastAsia"/>
          <w:lang w:val="x-none"/>
        </w:rPr>
        <w:t>分层</w:t>
      </w:r>
      <w:r w:rsidR="005E5C07">
        <w:rPr>
          <w:rFonts w:hint="eastAsia"/>
          <w:lang w:val="x-none"/>
        </w:rPr>
        <w:t>包括配置层、数据层、业务逻辑层、表示层</w:t>
      </w:r>
      <w:r w:rsidR="00910614">
        <w:rPr>
          <w:rFonts w:hint="eastAsia"/>
          <w:lang w:val="x-none"/>
        </w:rPr>
        <w:t>，如图</w:t>
      </w:r>
      <w:r w:rsidR="00910614">
        <w:rPr>
          <w:rFonts w:hint="eastAsia"/>
          <w:lang w:val="x-none"/>
        </w:rPr>
        <w:t>4-</w:t>
      </w:r>
      <w:r w:rsidR="006174A0">
        <w:rPr>
          <w:lang w:val="x-none"/>
        </w:rPr>
        <w:t>3</w:t>
      </w:r>
      <w:r w:rsidR="00910614">
        <w:rPr>
          <w:lang w:val="x-none"/>
        </w:rPr>
        <w:t>所示</w:t>
      </w:r>
      <w:r w:rsidR="00910614">
        <w:rPr>
          <w:rFonts w:hint="eastAsia"/>
          <w:lang w:val="x-none"/>
        </w:rPr>
        <w:t>。</w:t>
      </w:r>
    </w:p>
    <w:p w14:paraId="16FB3D13" w14:textId="1180A9D0" w:rsidR="00027685" w:rsidRDefault="00027685" w:rsidP="00027685">
      <w:pPr>
        <w:pStyle w:val="aff0"/>
      </w:pPr>
      <w:r>
        <w:rPr>
          <w:rFonts w:hint="eastAsia"/>
        </w:rPr>
        <w:lastRenderedPageBreak/>
        <w:t>图</w:t>
      </w:r>
      <w:r>
        <w:rPr>
          <w:rFonts w:hint="eastAsia"/>
        </w:rPr>
        <w:t>4</w:t>
      </w:r>
      <w:r>
        <w:t>-</w:t>
      </w:r>
      <w:r w:rsidR="006174A0">
        <w:t>3</w:t>
      </w:r>
      <w:r>
        <w:t xml:space="preserve"> </w:t>
      </w:r>
      <w:r>
        <w:rPr>
          <w:rFonts w:hint="eastAsia"/>
        </w:rPr>
        <w:t>传统</w:t>
      </w:r>
      <w:r>
        <w:t>软件体系架构</w:t>
      </w:r>
    </w:p>
    <w:p w14:paraId="6D122799" w14:textId="59FC315A" w:rsidR="00D149CD" w:rsidRDefault="00D149CD" w:rsidP="00D149CD">
      <w:pPr>
        <w:ind w:firstLine="480"/>
      </w:pPr>
      <w:r>
        <w:rPr>
          <w:rFonts w:hint="eastAsia"/>
        </w:rPr>
        <w:t>传统</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框架进行业务逻辑开发，包括配置层、数据访问层、业务逻辑层和表示层</w:t>
      </w:r>
      <w:r>
        <w:rPr>
          <w:rStyle w:val="af9"/>
        </w:rPr>
        <w:t>[</w:t>
      </w:r>
      <w:r>
        <w:rPr>
          <w:rStyle w:val="af9"/>
        </w:rPr>
        <w:endnoteReference w:id="44"/>
      </w:r>
      <w:r>
        <w:rPr>
          <w:rStyle w:val="af9"/>
        </w:rPr>
        <w:t>]</w:t>
      </w:r>
      <w:r>
        <w:rPr>
          <w:rFonts w:hint="eastAsia"/>
        </w:rPr>
        <w:t>；</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Pr>
          <w:rFonts w:hint="eastAsia"/>
        </w:rPr>
        <w:t>；使用</w:t>
      </w:r>
      <w:r>
        <w:rPr>
          <w:rFonts w:hint="eastAsia"/>
        </w:rPr>
        <w:t>GitHub</w:t>
      </w:r>
      <w:r>
        <w:rPr>
          <w:rFonts w:hint="eastAsia"/>
        </w:rPr>
        <w:t>进行代码的管理</w:t>
      </w:r>
      <w:r w:rsidR="006B5FCF">
        <w:rPr>
          <w:rFonts w:hint="eastAsia"/>
        </w:rPr>
        <w:t>。</w:t>
      </w:r>
    </w:p>
    <w:p w14:paraId="035CFE17" w14:textId="77777777" w:rsidR="00CB28C6" w:rsidRDefault="00CB28C6" w:rsidP="00663480">
      <w:pPr>
        <w:ind w:firstLine="480"/>
      </w:pPr>
      <w:r>
        <w:rPr>
          <w:rFonts w:hint="eastAsia"/>
        </w:rPr>
        <w:t>1</w:t>
      </w:r>
      <w:r>
        <w:rPr>
          <w:rFonts w:hint="eastAsia"/>
        </w:rPr>
        <w:t>）</w:t>
      </w:r>
      <w:r w:rsidR="005407B4">
        <w:t>数据库</w:t>
      </w:r>
      <w:r w:rsidR="005407B4">
        <w:rPr>
          <w:rFonts w:hint="eastAsia"/>
        </w:rPr>
        <w:t>层：位于最底层，主要任务是存放管理系统中用户的基本信息和的日常数据资源。</w:t>
      </w:r>
    </w:p>
    <w:p w14:paraId="53E941C9" w14:textId="00288A3B" w:rsidR="003C6DC6" w:rsidRDefault="00363E01" w:rsidP="00663480">
      <w:pPr>
        <w:ind w:firstLineChars="0" w:firstLine="420"/>
      </w:pPr>
      <w:r>
        <w:rPr>
          <w:rFonts w:hint="eastAsia"/>
        </w:rPr>
        <w:t>2</w:t>
      </w:r>
      <w:r w:rsidR="00CB28C6" w:rsidRPr="00842785">
        <w:rPr>
          <w:rFonts w:hint="eastAsia"/>
        </w:rPr>
        <w:t>）</w:t>
      </w:r>
      <w:r w:rsidR="005407B4" w:rsidRPr="00842785">
        <w:rPr>
          <w:rFonts w:hint="eastAsia"/>
        </w:rPr>
        <w:t>数据访问层：</w:t>
      </w:r>
      <w:r w:rsidR="00842785">
        <w:rPr>
          <w:rFonts w:hint="eastAsia"/>
        </w:rPr>
        <w:t>位于业务逻辑和数据库之间</w:t>
      </w:r>
      <w:r w:rsidR="005407B4" w:rsidRPr="00842785">
        <w:rPr>
          <w:rFonts w:hint="eastAsia"/>
        </w:rPr>
        <w:t>，</w:t>
      </w:r>
      <w:r w:rsidR="00842785">
        <w:rPr>
          <w:rFonts w:hint="eastAsia"/>
        </w:rPr>
        <w:t>用于访问和更新数据</w:t>
      </w:r>
      <w:r w:rsidR="005407B4" w:rsidRPr="00842785">
        <w:rPr>
          <w:rFonts w:hint="eastAsia"/>
        </w:rPr>
        <w:t>，并为上层</w:t>
      </w:r>
      <w:r w:rsidR="005407B4" w:rsidRPr="00842785">
        <w:rPr>
          <w:rFonts w:hint="eastAsia"/>
        </w:rPr>
        <w:t>Service</w:t>
      </w:r>
      <w:r w:rsidR="005407B4" w:rsidRPr="00842785">
        <w:rPr>
          <w:rFonts w:hint="eastAsia"/>
        </w:rPr>
        <w:t>提供调用接口</w:t>
      </w:r>
      <w:r w:rsidR="00842785">
        <w:rPr>
          <w:rFonts w:hint="eastAsia"/>
        </w:rPr>
        <w:t>。</w:t>
      </w:r>
    </w:p>
    <w:p w14:paraId="55948C1E" w14:textId="6EF34831" w:rsidR="005407B4" w:rsidRDefault="00363E01" w:rsidP="00663480">
      <w:pPr>
        <w:ind w:firstLineChars="0" w:firstLine="420"/>
      </w:pPr>
      <w:r>
        <w:t>3</w:t>
      </w:r>
      <w:r w:rsidR="003C6DC6">
        <w:rPr>
          <w:rFonts w:hint="eastAsia"/>
        </w:rPr>
        <w:t>）</w:t>
      </w:r>
      <w:r w:rsidR="005407B4">
        <w:t>业务逻辑层</w:t>
      </w:r>
      <w:r w:rsidR="003C6DC6">
        <w:rPr>
          <w:rFonts w:hint="eastAsia"/>
        </w:rPr>
        <w:t>：</w:t>
      </w:r>
      <w:r w:rsidR="005407B4">
        <w:t>系统的核心部分</w:t>
      </w:r>
      <w:r w:rsidR="005407B4">
        <w:rPr>
          <w:rFonts w:hint="eastAsia"/>
        </w:rPr>
        <w:t>，</w:t>
      </w:r>
      <w:r w:rsidR="00DB6C1C">
        <w:rPr>
          <w:rFonts w:hint="eastAsia"/>
        </w:rPr>
        <w:t>是业务逻辑的具体实现，用于接收控制层的请求</w:t>
      </w:r>
      <w:r w:rsidR="005407B4">
        <w:rPr>
          <w:rFonts w:hint="eastAsia"/>
        </w:rPr>
        <w:t>。</w:t>
      </w:r>
      <w:r w:rsidR="00DB6C1C">
        <w:rPr>
          <w:rFonts w:hint="eastAsia"/>
        </w:rPr>
        <w:t>主要定义各个数据模块的操作规则和统一接口，封装业务逻辑，方便系统的解耦，提高代码的利用率。</w:t>
      </w:r>
    </w:p>
    <w:p w14:paraId="554135C8" w14:textId="373BC90E" w:rsidR="007C20BD" w:rsidRDefault="00363E01" w:rsidP="00663480">
      <w:pPr>
        <w:ind w:firstLineChars="0" w:firstLine="420"/>
      </w:pPr>
      <w:r>
        <w:t>4</w:t>
      </w:r>
      <w:r w:rsidR="007C20BD">
        <w:rPr>
          <w:rFonts w:hint="eastAsia"/>
        </w:rPr>
        <w:t>）</w:t>
      </w:r>
      <w:r w:rsidR="00DB6C1C">
        <w:rPr>
          <w:rFonts w:hint="eastAsia"/>
        </w:rPr>
        <w:t>控制层</w:t>
      </w:r>
      <w:r w:rsidR="007C20BD">
        <w:rPr>
          <w:rFonts w:hint="eastAsia"/>
        </w:rPr>
        <w:t>：用户请求的接收或转发，是表示层和业务逻辑层交互的桥梁。用于接收表示层或客户端的请求，并进行相应的处理和转发。</w:t>
      </w:r>
    </w:p>
    <w:p w14:paraId="1F5424AA" w14:textId="56937E67" w:rsidR="005407B4" w:rsidRDefault="00363E01" w:rsidP="00663480">
      <w:pPr>
        <w:ind w:firstLineChars="0" w:firstLine="420"/>
      </w:pPr>
      <w:r>
        <w:t>5</w:t>
      </w:r>
      <w:r w:rsidR="007C20BD">
        <w:rPr>
          <w:rFonts w:hint="eastAsia"/>
        </w:rPr>
        <w:t>）表</w:t>
      </w:r>
      <w:r w:rsidR="005407B4" w:rsidRPr="00636514">
        <w:rPr>
          <w:rFonts w:hint="eastAsia"/>
        </w:rPr>
        <w:t>示层</w:t>
      </w:r>
      <w:r w:rsidR="005407B4">
        <w:rPr>
          <w:rFonts w:hint="eastAsia"/>
        </w:rPr>
        <w:t>：负责前台页面的展示，</w:t>
      </w:r>
      <w:r w:rsidR="00663480">
        <w:rPr>
          <w:rFonts w:hint="eastAsia"/>
        </w:rPr>
        <w:t>将客户端请求转发到控制层，将控制层返回数据反馈给客户端，进行渲染，</w:t>
      </w:r>
      <w:r w:rsidR="005407B4">
        <w:rPr>
          <w:rFonts w:hint="eastAsia"/>
        </w:rPr>
        <w:t>与</w:t>
      </w:r>
      <w:r w:rsidR="005407B4">
        <w:rPr>
          <w:rFonts w:hint="eastAsia"/>
        </w:rPr>
        <w:t>Controller</w:t>
      </w:r>
      <w:r w:rsidR="007C20BD">
        <w:rPr>
          <w:rFonts w:hint="eastAsia"/>
        </w:rPr>
        <w:t>层结合紧密，两者结合进行协作工作</w:t>
      </w:r>
      <w:r w:rsidR="005407B4">
        <w:rPr>
          <w:rFonts w:hint="eastAsia"/>
        </w:rPr>
        <w:t>。</w:t>
      </w:r>
    </w:p>
    <w:p w14:paraId="60E1D3DF" w14:textId="03E0FAC6" w:rsidR="00E77B22" w:rsidRDefault="00BC5C4D" w:rsidP="00D75982">
      <w:pPr>
        <w:ind w:firstLine="480"/>
      </w:pPr>
      <w:r>
        <w:rPr>
          <w:rFonts w:hint="eastAsia"/>
        </w:rPr>
        <w:t>（</w:t>
      </w:r>
      <w:r>
        <w:rPr>
          <w:rFonts w:hint="eastAsia"/>
        </w:rPr>
        <w:t>2</w:t>
      </w:r>
      <w:r>
        <w:rPr>
          <w:rFonts w:hint="eastAsia"/>
        </w:rPr>
        <w:t>）</w:t>
      </w:r>
      <w:r w:rsidR="000D20F8">
        <w:rPr>
          <w:rFonts w:hint="eastAsia"/>
        </w:rPr>
        <w:t>改进的</w:t>
      </w:r>
      <w:r>
        <w:rPr>
          <w:rFonts w:hint="eastAsia"/>
        </w:rPr>
        <w:t>SaaS</w:t>
      </w:r>
      <w:r>
        <w:t>软件体系架构</w:t>
      </w:r>
    </w:p>
    <w:p w14:paraId="2468188D" w14:textId="4ACEAB8A" w:rsidR="00E77B22" w:rsidRDefault="00014169" w:rsidP="00014169">
      <w:pPr>
        <w:ind w:firstLine="480"/>
      </w:pPr>
      <w:r>
        <w:rPr>
          <w:rFonts w:hint="eastAsia"/>
        </w:rPr>
        <w:t>采用分层思想进行系统开发能够使软件开发过程耦合性降低、可维护性增强。</w:t>
      </w:r>
      <w:del w:id="215" w:author="Miley Ren" w:date="2017-11-17T20:33:00Z">
        <w:r w:rsidDel="0077231F">
          <w:rPr>
            <w:rFonts w:hint="eastAsia"/>
          </w:rPr>
          <w:delText>自动售货机云平台系统</w:delText>
        </w:r>
      </w:del>
      <w:ins w:id="216" w:author="Miley Ren" w:date="2017-11-17T20:33:00Z">
        <w:r w:rsidR="0077231F">
          <w:rPr>
            <w:rFonts w:hint="eastAsia"/>
          </w:rPr>
          <w:t>VMCloudPlatform</w:t>
        </w:r>
        <w:r w:rsidR="0077231F">
          <w:rPr>
            <w:rFonts w:hint="eastAsia"/>
          </w:rPr>
          <w:t>系统</w:t>
        </w:r>
      </w:ins>
      <w:r>
        <w:rPr>
          <w:rFonts w:hint="eastAsia"/>
        </w:rPr>
        <w:t>将传统的分层体系架构和</w:t>
      </w:r>
      <w:r>
        <w:rPr>
          <w:rFonts w:hint="eastAsia"/>
        </w:rPr>
        <w:t>SaaS</w:t>
      </w:r>
      <w:r>
        <w:rPr>
          <w:rFonts w:hint="eastAsia"/>
        </w:rPr>
        <w:t>服务相结合，开发支持多租户的软件服务平台</w:t>
      </w:r>
      <w:r w:rsidR="00AD3726">
        <w:rPr>
          <w:rFonts w:hint="eastAsia"/>
        </w:rPr>
        <w:t>，使其</w:t>
      </w:r>
      <w:r w:rsidR="00213119">
        <w:rPr>
          <w:rFonts w:hint="eastAsia"/>
        </w:rPr>
        <w:t>满足多重租赁、易扩展的要求</w:t>
      </w:r>
      <w:r>
        <w:rPr>
          <w:rFonts w:hint="eastAsia"/>
        </w:rPr>
        <w:t>。</w:t>
      </w:r>
    </w:p>
    <w:p w14:paraId="4352D057" w14:textId="1856877C" w:rsidR="0082455A" w:rsidRDefault="00746B6A" w:rsidP="00014169">
      <w:pPr>
        <w:ind w:firstLine="480"/>
      </w:pPr>
      <w:r>
        <w:rPr>
          <w:noProof/>
        </w:rPr>
        <w:lastRenderedPageBreak/>
        <w:object w:dxaOrig="1440" w:dyaOrig="1440" w14:anchorId="40D74B66">
          <v:shape id="_x0000_s1042" type="#_x0000_t75" style="position:absolute;left:0;text-align:left;margin-left:106.6pt;margin-top:125.55pt;width:258.75pt;height:260.5pt;z-index:251880448;mso-position-horizontal-relative:text;mso-position-vertical-relative:text;mso-width-relative:page;mso-height-relative:page">
            <v:imagedata r:id="rId41" o:title=""/>
            <w10:wrap type="topAndBottom"/>
          </v:shape>
          <o:OLEObject Type="Embed" ProgID="Visio.Drawing.15" ShapeID="_x0000_s1042" DrawAspect="Content" ObjectID="_1572463162" r:id="rId42"/>
        </w:object>
      </w:r>
      <w:r w:rsidR="0082455A">
        <w:t>根据</w:t>
      </w:r>
      <w:r w:rsidR="0082455A">
        <w:rPr>
          <w:rFonts w:hint="eastAsia"/>
        </w:rPr>
        <w:t>2.1.3</w:t>
      </w:r>
      <w:r w:rsidR="0082455A">
        <w:rPr>
          <w:rFonts w:hint="eastAsia"/>
        </w:rPr>
        <w:t>中介绍，</w:t>
      </w:r>
      <w:r w:rsidR="00C80BF1">
        <w:rPr>
          <w:rFonts w:hint="eastAsia"/>
        </w:rPr>
        <w:t>SaaS</w:t>
      </w:r>
      <w:r w:rsidR="00C80BF1">
        <w:rPr>
          <w:rFonts w:hint="eastAsia"/>
        </w:rPr>
        <w:t>成熟度模型分为四级，达到</w:t>
      </w:r>
      <w:r w:rsidR="00444B9F">
        <w:t>成熟度模型</w:t>
      </w:r>
      <w:r w:rsidR="00444B9F">
        <w:rPr>
          <w:rFonts w:hint="eastAsia"/>
        </w:rPr>
        <w:t>3</w:t>
      </w:r>
      <w:r w:rsidR="00C80BF1">
        <w:rPr>
          <w:rFonts w:hint="eastAsia"/>
        </w:rPr>
        <w:t>及以上</w:t>
      </w:r>
      <w:r w:rsidR="00BC1914">
        <w:rPr>
          <w:rFonts w:hint="eastAsia"/>
        </w:rPr>
        <w:t>级别</w:t>
      </w:r>
      <w:r w:rsidR="00C80BF1">
        <w:rPr>
          <w:rFonts w:hint="eastAsia"/>
        </w:rPr>
        <w:t>才真正实现了</w:t>
      </w:r>
      <w:r w:rsidR="00C80BF1">
        <w:rPr>
          <w:rFonts w:hint="eastAsia"/>
        </w:rPr>
        <w:t>SaaS</w:t>
      </w:r>
      <w:r w:rsidR="00C80BF1">
        <w:rPr>
          <w:rFonts w:hint="eastAsia"/>
        </w:rPr>
        <w:t>模式</w:t>
      </w:r>
      <w:r w:rsidR="00BC1914">
        <w:rPr>
          <w:rFonts w:hint="eastAsia"/>
        </w:rPr>
        <w:t>，其中最理想的成熟度模型为第</w:t>
      </w:r>
      <w:r w:rsidR="00BC1914">
        <w:rPr>
          <w:rFonts w:hint="eastAsia"/>
        </w:rPr>
        <w:t>4</w:t>
      </w:r>
      <w:r w:rsidR="00BC1914">
        <w:rPr>
          <w:rFonts w:hint="eastAsia"/>
        </w:rPr>
        <w:t>级</w:t>
      </w:r>
      <w:r w:rsidR="00C80BF1">
        <w:rPr>
          <w:rFonts w:hint="eastAsia"/>
        </w:rPr>
        <w:t>。</w:t>
      </w:r>
      <w:r w:rsidR="009504A4">
        <w:rPr>
          <w:rFonts w:hint="eastAsia"/>
        </w:rPr>
        <w:t>但是</w:t>
      </w:r>
      <w:r w:rsidR="009504A4">
        <w:rPr>
          <w:rFonts w:hint="eastAsia"/>
        </w:rPr>
        <w:t>SaaS</w:t>
      </w:r>
      <w:r w:rsidR="009504A4">
        <w:rPr>
          <w:rFonts w:hint="eastAsia"/>
        </w:rPr>
        <w:t>成熟度模型的选则要</w:t>
      </w:r>
      <w:r w:rsidR="00217135">
        <w:rPr>
          <w:rFonts w:hint="eastAsia"/>
        </w:rPr>
        <w:t>根据</w:t>
      </w:r>
      <w:r w:rsidR="005F07BF">
        <w:rPr>
          <w:rFonts w:hint="eastAsia"/>
        </w:rPr>
        <w:t>系统</w:t>
      </w:r>
      <w:r w:rsidR="00217135">
        <w:rPr>
          <w:rFonts w:hint="eastAsia"/>
        </w:rPr>
        <w:t>设计的目的</w:t>
      </w:r>
      <w:r w:rsidR="00024C58">
        <w:rPr>
          <w:rFonts w:hint="eastAsia"/>
        </w:rPr>
        <w:t>、</w:t>
      </w:r>
      <w:r w:rsidR="00217135">
        <w:rPr>
          <w:rFonts w:hint="eastAsia"/>
        </w:rPr>
        <w:t>主要</w:t>
      </w:r>
      <w:r w:rsidR="00231E8E">
        <w:rPr>
          <w:rFonts w:hint="eastAsia"/>
        </w:rPr>
        <w:t>用户</w:t>
      </w:r>
      <w:r w:rsidR="00217135">
        <w:rPr>
          <w:rFonts w:hint="eastAsia"/>
        </w:rPr>
        <w:t>群体</w:t>
      </w:r>
      <w:r w:rsidR="00024C58">
        <w:rPr>
          <w:rFonts w:hint="eastAsia"/>
        </w:rPr>
        <w:t>、用户真正需求</w:t>
      </w:r>
      <w:r w:rsidR="00EE63BA">
        <w:rPr>
          <w:rFonts w:hint="eastAsia"/>
        </w:rPr>
        <w:t>和</w:t>
      </w:r>
      <w:r w:rsidR="00DB0847">
        <w:rPr>
          <w:rFonts w:hint="eastAsia"/>
        </w:rPr>
        <w:t>开发</w:t>
      </w:r>
      <w:r w:rsidR="00EE63BA">
        <w:rPr>
          <w:rFonts w:hint="eastAsia"/>
        </w:rPr>
        <w:t>成本</w:t>
      </w:r>
      <w:r w:rsidR="009504A4">
        <w:rPr>
          <w:rFonts w:hint="eastAsia"/>
        </w:rPr>
        <w:t>等诸多因素进行分析，而不是直接采用最高级别的设计模式。本文</w:t>
      </w:r>
      <w:r w:rsidR="00110DF9">
        <w:rPr>
          <w:rFonts w:hint="eastAsia"/>
        </w:rPr>
        <w:t>所采用的是</w:t>
      </w:r>
      <w:r w:rsidR="00110DF9">
        <w:rPr>
          <w:rFonts w:hint="eastAsia"/>
        </w:rPr>
        <w:t>SaaS</w:t>
      </w:r>
      <w:r w:rsidR="00110DF9">
        <w:rPr>
          <w:rFonts w:hint="eastAsia"/>
        </w:rPr>
        <w:t>的第</w:t>
      </w:r>
      <w:r w:rsidR="00110DF9">
        <w:rPr>
          <w:rFonts w:hint="eastAsia"/>
        </w:rPr>
        <w:t>3</w:t>
      </w:r>
      <w:r w:rsidR="00110DF9">
        <w:rPr>
          <w:rFonts w:hint="eastAsia"/>
        </w:rPr>
        <w:t>级成熟度模型</w:t>
      </w:r>
      <w:r w:rsidR="0066511E">
        <w:rPr>
          <w:rFonts w:hint="eastAsia"/>
        </w:rPr>
        <w:t>，</w:t>
      </w:r>
      <w:r w:rsidR="00296EF8">
        <w:rPr>
          <w:rFonts w:hint="eastAsia"/>
        </w:rPr>
        <w:t>如图</w:t>
      </w:r>
      <w:r w:rsidR="00296EF8">
        <w:rPr>
          <w:rFonts w:hint="eastAsia"/>
        </w:rPr>
        <w:t>4-</w:t>
      </w:r>
      <w:r w:rsidR="006174A0">
        <w:t>4</w:t>
      </w:r>
      <w:r w:rsidR="00296EF8">
        <w:t>所示</w:t>
      </w:r>
      <w:r w:rsidR="00296EF8">
        <w:rPr>
          <w:rFonts w:hint="eastAsia"/>
        </w:rPr>
        <w:t>。</w:t>
      </w:r>
    </w:p>
    <w:p w14:paraId="2E9594C5" w14:textId="53109319" w:rsidR="006134A7" w:rsidRDefault="006134A7" w:rsidP="00BA5C35">
      <w:pPr>
        <w:pStyle w:val="aff0"/>
      </w:pPr>
      <w:r w:rsidRPr="00BA5C35">
        <w:t>图</w:t>
      </w:r>
      <w:r w:rsidRPr="00BA5C35">
        <w:rPr>
          <w:rFonts w:hint="eastAsia"/>
        </w:rPr>
        <w:t>4-</w:t>
      </w:r>
      <w:r w:rsidR="006174A0">
        <w:t>4</w:t>
      </w:r>
      <w:r w:rsidRPr="00BA5C35">
        <w:t xml:space="preserve"> SaaS</w:t>
      </w:r>
      <w:r w:rsidRPr="00BA5C35">
        <w:t>模式体系架构</w:t>
      </w:r>
    </w:p>
    <w:p w14:paraId="2DDB8CF1" w14:textId="26F85501" w:rsidR="003D1C87" w:rsidRDefault="004858AE" w:rsidP="003D1C87">
      <w:pPr>
        <w:ind w:firstLine="480"/>
      </w:pPr>
      <w:r>
        <w:rPr>
          <w:rFonts w:hint="eastAsia"/>
        </w:rPr>
        <w:t>与传统软件分层架构相比，</w:t>
      </w:r>
      <w:r w:rsidR="00F90726">
        <w:rPr>
          <w:rFonts w:hint="eastAsia"/>
        </w:rPr>
        <w:t>SaaS</w:t>
      </w:r>
      <w:r w:rsidR="00F90726">
        <w:rPr>
          <w:rFonts w:hint="eastAsia"/>
        </w:rPr>
        <w:t>体系分层架构在表示层和控制层之间添加</w:t>
      </w:r>
      <w:r w:rsidR="00787E58">
        <w:rPr>
          <w:rFonts w:hint="eastAsia"/>
        </w:rPr>
        <w:t>了配置管理层，在数据访问层和</w:t>
      </w:r>
      <w:r w:rsidR="00787E58">
        <w:t>数据库之间添加</w:t>
      </w:r>
      <w:r w:rsidR="00787E58">
        <w:rPr>
          <w:rFonts w:hint="eastAsia"/>
        </w:rPr>
        <w:t>数据模式</w:t>
      </w:r>
      <w:r w:rsidR="00500F85">
        <w:rPr>
          <w:rFonts w:hint="eastAsia"/>
        </w:rPr>
        <w:t>选择层</w:t>
      </w:r>
      <w:r w:rsidR="008B1875">
        <w:rPr>
          <w:rFonts w:hint="eastAsia"/>
          <w:vertAlign w:val="superscript"/>
        </w:rPr>
        <w:t>[</w:t>
      </w:r>
      <w:r w:rsidR="008B1875">
        <w:rPr>
          <w:rStyle w:val="af9"/>
        </w:rPr>
        <w:endnoteReference w:id="45"/>
      </w:r>
      <w:r w:rsidR="008B1875">
        <w:rPr>
          <w:vertAlign w:val="superscript"/>
        </w:rPr>
        <w:t>]</w:t>
      </w:r>
      <w:r w:rsidR="00500F85">
        <w:rPr>
          <w:rFonts w:hint="eastAsia"/>
        </w:rPr>
        <w:t>。</w:t>
      </w:r>
      <w:r w:rsidR="009A4491">
        <w:rPr>
          <w:rFonts w:hint="eastAsia"/>
        </w:rPr>
        <w:t>配置管理层为租户提供个性化的配置管理功能，</w:t>
      </w:r>
      <w:r w:rsidR="00451436">
        <w:rPr>
          <w:rFonts w:hint="eastAsia"/>
        </w:rPr>
        <w:t>通过预留扩展字段</w:t>
      </w:r>
      <w:r w:rsidR="002B157B">
        <w:rPr>
          <w:rFonts w:hint="eastAsia"/>
        </w:rPr>
        <w:t>实现在单个应用实例中的功能控制，</w:t>
      </w:r>
      <w:r w:rsidR="00451436">
        <w:rPr>
          <w:rFonts w:hint="eastAsia"/>
        </w:rPr>
        <w:t>有效减少传统数据库资源的浪费和数据表的冗杂</w:t>
      </w:r>
      <w:r w:rsidR="009B3A12">
        <w:rPr>
          <w:rFonts w:hint="eastAsia"/>
        </w:rPr>
        <w:t>。</w:t>
      </w:r>
      <w:r w:rsidR="00CC5D15">
        <w:rPr>
          <w:rFonts w:hint="eastAsia"/>
        </w:rPr>
        <w:t>传统软件系统由用户一次性买入，软件开发商获取用户的详细需求，针对用户进行软件的定制化开发，开发具有一定的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623A2E">
        <w:rPr>
          <w:rFonts w:hint="eastAsia"/>
        </w:rPr>
        <w:t>，所以系统具有一定的灵活性和可配置性。</w:t>
      </w:r>
      <w:r w:rsidR="00257E1B">
        <w:rPr>
          <w:rFonts w:hint="eastAsia"/>
        </w:rPr>
        <w:t>数据模式选择层主要为支持不同共享数据库的类型，增强共享系统的扩展性、减少代码的大幅修改</w:t>
      </w:r>
      <w:r w:rsidR="005A45A9">
        <w:rPr>
          <w:rFonts w:hint="eastAsia"/>
        </w:rPr>
        <w:t>，降低开发的维护成本。</w:t>
      </w:r>
    </w:p>
    <w:p w14:paraId="174C38B6" w14:textId="47DDA631" w:rsidR="00234E1B" w:rsidRDefault="00234E1B" w:rsidP="00234E1B">
      <w:pPr>
        <w:pStyle w:val="3"/>
        <w:rPr>
          <w:lang w:eastAsia="zh-CN"/>
        </w:rPr>
      </w:pPr>
      <w:bookmarkStart w:id="217" w:name="_Toc498678418"/>
      <w:r>
        <w:rPr>
          <w:rFonts w:hint="eastAsia"/>
        </w:rPr>
        <w:lastRenderedPageBreak/>
        <w:t>4.1.</w:t>
      </w:r>
      <w:r>
        <w:rPr>
          <w:rFonts w:hint="eastAsia"/>
          <w:lang w:eastAsia="zh-CN"/>
        </w:rPr>
        <w:t>3</w:t>
      </w:r>
      <w:r>
        <w:rPr>
          <w:rFonts w:hint="eastAsia"/>
        </w:rPr>
        <w:t xml:space="preserve"> </w:t>
      </w:r>
      <w:r>
        <w:rPr>
          <w:rFonts w:hint="eastAsia"/>
        </w:rPr>
        <w:t>自动售货机终端的</w:t>
      </w:r>
      <w:r w:rsidR="00DE3F01">
        <w:rPr>
          <w:rFonts w:hint="eastAsia"/>
          <w:lang w:eastAsia="zh-CN"/>
        </w:rPr>
        <w:t>结构</w:t>
      </w:r>
      <w:r>
        <w:rPr>
          <w:rFonts w:hint="eastAsia"/>
          <w:lang w:eastAsia="zh-CN"/>
        </w:rPr>
        <w:t>设计</w:t>
      </w:r>
      <w:bookmarkEnd w:id="217"/>
      <w:r w:rsidR="002022D7">
        <w:rPr>
          <w:rFonts w:hint="eastAsia"/>
          <w:lang w:eastAsia="zh-CN"/>
        </w:rPr>
        <w:t>和关键技术</w:t>
      </w:r>
    </w:p>
    <w:p w14:paraId="62284EE5" w14:textId="2A8BB1D7" w:rsidR="00234E1B" w:rsidRDefault="00234E1B" w:rsidP="00234E1B">
      <w:pPr>
        <w:ind w:firstLine="480"/>
        <w:rPr>
          <w:lang w:val="x-none"/>
        </w:rPr>
      </w:pPr>
      <w:r>
        <w:rPr>
          <w:noProof/>
        </w:rPr>
        <w:object w:dxaOrig="1440" w:dyaOrig="1440" w14:anchorId="79ADF01C">
          <v:shape id="_x0000_s1057" type="#_x0000_t75" style="position:absolute;left:0;text-align:left;margin-left:56.5pt;margin-top:156.2pt;width:305.55pt;height:162.5pt;z-index:251907072;mso-position-horizontal-relative:text;mso-position-vertical-relative:text;mso-width-relative:page;mso-height-relative:page">
            <v:imagedata r:id="rId43" o:title=""/>
            <w10:wrap type="topAndBottom"/>
          </v:shape>
          <o:OLEObject Type="Embed" ProgID="Visio.Drawing.15" ShapeID="_x0000_s1057" DrawAspect="Content" ObjectID="_1572463163" r:id="rId44"/>
        </w:object>
      </w:r>
      <w:r>
        <w:rPr>
          <w:lang w:val="x-none"/>
        </w:rPr>
        <w:t>本文自动售货机终端的通信实现主要涉及了串口通信</w:t>
      </w:r>
      <w:r>
        <w:rPr>
          <w:rFonts w:hint="eastAsia"/>
          <w:lang w:val="x-none"/>
        </w:rPr>
        <w:t>、</w:t>
      </w:r>
      <w:r>
        <w:rPr>
          <w:lang w:val="x-none"/>
        </w:rPr>
        <w:t>无线通信</w:t>
      </w:r>
      <w:r>
        <w:rPr>
          <w:rFonts w:hint="eastAsia"/>
          <w:lang w:val="x-none"/>
        </w:rPr>
        <w:t>。系统对老式无</w:t>
      </w:r>
      <w:r>
        <w:rPr>
          <w:rFonts w:hint="eastAsia"/>
          <w:lang w:val="x-none"/>
        </w:rPr>
        <w:t>L</w:t>
      </w:r>
      <w:r>
        <w:rPr>
          <w:lang w:val="x-none"/>
        </w:rPr>
        <w:t>ED</w:t>
      </w:r>
      <w:r>
        <w:rPr>
          <w:lang w:val="x-none"/>
        </w:rPr>
        <w:t>显示器的售货机进行改进</w:t>
      </w:r>
      <w:r>
        <w:rPr>
          <w:rFonts w:hint="eastAsia"/>
          <w:lang w:val="x-none"/>
        </w:rPr>
        <w:t>，</w:t>
      </w:r>
      <w:r>
        <w:rPr>
          <w:lang w:val="x-none"/>
        </w:rPr>
        <w:t>在原来的售货机终端上通过串口线外接连接自动售货机</w:t>
      </w:r>
      <w:r>
        <w:rPr>
          <w:rFonts w:hint="eastAsia"/>
          <w:lang w:val="x-none"/>
        </w:rPr>
        <w:t>。</w:t>
      </w:r>
      <w:r>
        <w:rPr>
          <w:lang w:val="x-none"/>
        </w:rPr>
        <w:t>自动售货机终端的设计重点是</w:t>
      </w:r>
      <w:r>
        <w:rPr>
          <w:rFonts w:hint="eastAsia"/>
          <w:lang w:val="x-none"/>
        </w:rPr>
        <w:t>Android</w:t>
      </w:r>
      <w:r>
        <w:rPr>
          <w:rFonts w:hint="eastAsia"/>
          <w:lang w:val="x-none"/>
        </w:rPr>
        <w:t>设备和自动售货机通过串口消息的收发实现通信，控制售货机的出货工作。同时通过</w:t>
      </w:r>
      <w:r>
        <w:rPr>
          <w:rFonts w:hint="eastAsia"/>
          <w:lang w:val="x-none"/>
        </w:rPr>
        <w:t>4G</w:t>
      </w:r>
      <w:r>
        <w:rPr>
          <w:rFonts w:hint="eastAsia"/>
          <w:lang w:val="x-none"/>
        </w:rPr>
        <w:t>网络将售货机的销售情况和余货量等信息传送到售货机后台管理平台，实现后台对终端的</w:t>
      </w:r>
      <w:r w:rsidR="009F2254">
        <w:rPr>
          <w:rFonts w:hint="eastAsia"/>
          <w:lang w:val="x-none"/>
        </w:rPr>
        <w:t>实时管理功能</w:t>
      </w:r>
      <w:r>
        <w:rPr>
          <w:rFonts w:hint="eastAsia"/>
          <w:lang w:val="x-none"/>
        </w:rPr>
        <w:t>。</w:t>
      </w:r>
      <w:r w:rsidR="0046666E">
        <w:rPr>
          <w:rFonts w:hint="eastAsia"/>
        </w:rPr>
        <w:t>VM</w:t>
      </w:r>
      <w:r w:rsidR="0046666E">
        <w:t>C</w:t>
      </w:r>
      <w:r w:rsidR="0046666E">
        <w:rPr>
          <w:rFonts w:hint="eastAsia"/>
        </w:rPr>
        <w:t>loud</w:t>
      </w:r>
      <w:r w:rsidR="0046666E">
        <w:t>Platform</w:t>
      </w:r>
      <w:r w:rsidR="0046666E">
        <w:rPr>
          <w:rFonts w:hint="eastAsia"/>
        </w:rPr>
        <w:t>系统</w:t>
      </w:r>
      <w:r>
        <w:rPr>
          <w:lang w:val="x-none"/>
        </w:rPr>
        <w:t>后台</w:t>
      </w:r>
      <w:r>
        <w:rPr>
          <w:rFonts w:hint="eastAsia"/>
          <w:lang w:val="x-none"/>
        </w:rPr>
        <w:t>服务</w:t>
      </w:r>
      <w:r>
        <w:rPr>
          <w:lang w:val="x-none"/>
        </w:rPr>
        <w:t>器与终端之间的结构图如图</w:t>
      </w:r>
      <w:r>
        <w:rPr>
          <w:rFonts w:hint="eastAsia"/>
          <w:lang w:val="x-none"/>
        </w:rPr>
        <w:t>4-</w:t>
      </w:r>
      <w:r>
        <w:rPr>
          <w:lang w:val="x-none"/>
        </w:rPr>
        <w:t>2</w:t>
      </w:r>
      <w:r>
        <w:rPr>
          <w:lang w:val="x-none"/>
        </w:rPr>
        <w:t>所示。</w:t>
      </w:r>
    </w:p>
    <w:p w14:paraId="3F678A8C" w14:textId="1665949F" w:rsidR="00234E1B" w:rsidRDefault="00234E1B" w:rsidP="00234E1B">
      <w:pPr>
        <w:pStyle w:val="aff0"/>
      </w:pPr>
      <w:r>
        <w:rPr>
          <w:rFonts w:hint="eastAsia"/>
        </w:rPr>
        <w:t>图</w:t>
      </w:r>
      <w:r>
        <w:rPr>
          <w:rFonts w:hint="eastAsia"/>
        </w:rPr>
        <w:t>4-</w:t>
      </w:r>
      <w:r>
        <w:t xml:space="preserve">2 </w:t>
      </w:r>
      <w:r>
        <w:t>自动售货机终端系统结构图</w:t>
      </w:r>
    </w:p>
    <w:p w14:paraId="023AF128" w14:textId="77777777" w:rsidR="00234E1B" w:rsidRDefault="00234E1B" w:rsidP="00234E1B">
      <w:pPr>
        <w:ind w:firstLine="480"/>
      </w:pPr>
      <w:r>
        <w:rPr>
          <w:rFonts w:hint="eastAsia"/>
        </w:rPr>
        <w:t>自动售货机终端外接</w:t>
      </w:r>
      <w:r>
        <w:rPr>
          <w:rFonts w:hint="eastAsia"/>
        </w:rPr>
        <w:t>Android</w:t>
      </w:r>
      <w:r>
        <w:rPr>
          <w:rFonts w:hint="eastAsia"/>
        </w:rPr>
        <w:t>设备，使用</w:t>
      </w:r>
      <w:r>
        <w:rPr>
          <w:rFonts w:hint="eastAsia"/>
        </w:rPr>
        <w:t>USB</w:t>
      </w:r>
      <w:r>
        <w:rPr>
          <w:rFonts w:hint="eastAsia"/>
        </w:rPr>
        <w:t>连接线和售货机相连。二者交互过程中，提供界面显示的功能，</w:t>
      </w:r>
      <w:r>
        <w:rPr>
          <w:rFonts w:hint="eastAsia"/>
        </w:rPr>
        <w:t>Android</w:t>
      </w:r>
      <w:r>
        <w:rPr>
          <w:rFonts w:hint="eastAsia"/>
        </w:rPr>
        <w:t>应用将串口指令进行封装后发送，主控板接收到串口指令后进行解析，根据不同指令完成对售货机的控制操作，并将操作结果返回。每进行一次通信，</w:t>
      </w:r>
      <w:r>
        <w:rPr>
          <w:rFonts w:hint="eastAsia"/>
        </w:rPr>
        <w:t>Android</w:t>
      </w:r>
      <w:r>
        <w:rPr>
          <w:rFonts w:hint="eastAsia"/>
        </w:rPr>
        <w:t>应用通过</w:t>
      </w:r>
      <w:r>
        <w:rPr>
          <w:rFonts w:hint="eastAsia"/>
        </w:rPr>
        <w:t>4G</w:t>
      </w:r>
      <w:r>
        <w:rPr>
          <w:rFonts w:hint="eastAsia"/>
        </w:rPr>
        <w:t>网络将交易信息发送网自动售货机后台服务器，并在数据库中存储。运营商在后台系统中可主动查询售货机终端库存量和销售状况等。</w:t>
      </w:r>
    </w:p>
    <w:p w14:paraId="6CA641FC" w14:textId="1320BF03" w:rsidR="00237F96" w:rsidRPr="005958BB" w:rsidRDefault="0046666E" w:rsidP="00234E1B">
      <w:pPr>
        <w:ind w:firstLine="480"/>
        <w:rPr>
          <w:rFonts w:hint="eastAsia"/>
        </w:rPr>
      </w:pPr>
      <w:r>
        <w:rPr>
          <w:rFonts w:hint="eastAsia"/>
        </w:rPr>
        <w:t>在自动售货机</w:t>
      </w:r>
      <w:r w:rsidR="00237F96">
        <w:rPr>
          <w:rFonts w:hint="eastAsia"/>
        </w:rPr>
        <w:t>终端</w:t>
      </w:r>
      <w:r w:rsidR="00BA0894">
        <w:rPr>
          <w:rFonts w:hint="eastAsia"/>
        </w:rPr>
        <w:t>设计的过程中</w:t>
      </w:r>
      <w:r w:rsidR="00E36B81">
        <w:rPr>
          <w:rFonts w:hint="eastAsia"/>
        </w:rPr>
        <w:t>面临</w:t>
      </w:r>
      <w:r w:rsidR="00BA0894">
        <w:rPr>
          <w:rFonts w:hint="eastAsia"/>
        </w:rPr>
        <w:t>三个方面的问题</w:t>
      </w:r>
      <w:r w:rsidR="00E36B81">
        <w:rPr>
          <w:rFonts w:hint="eastAsia"/>
        </w:rPr>
        <w:t>。</w:t>
      </w:r>
      <w:r w:rsidR="00BA0894">
        <w:rPr>
          <w:rFonts w:hint="eastAsia"/>
        </w:rPr>
        <w:t>首先，售货机终端使用外</w:t>
      </w:r>
      <w:r w:rsidR="0027470B">
        <w:rPr>
          <w:rFonts w:hint="eastAsia"/>
        </w:rPr>
        <w:t>接</w:t>
      </w:r>
      <w:r w:rsidR="00BA0894">
        <w:rPr>
          <w:rFonts w:hint="eastAsia"/>
        </w:rPr>
        <w:t>Android</w:t>
      </w:r>
      <w:r w:rsidR="00BA0894">
        <w:rPr>
          <w:rFonts w:hint="eastAsia"/>
        </w:rPr>
        <w:t>设备的方式</w:t>
      </w:r>
      <w:r w:rsidR="00E27C82">
        <w:rPr>
          <w:rFonts w:hint="eastAsia"/>
        </w:rPr>
        <w:t>进行改造</w:t>
      </w:r>
      <w:r w:rsidR="00BA0894">
        <w:rPr>
          <w:rFonts w:hint="eastAsia"/>
        </w:rPr>
        <w:t>，</w:t>
      </w:r>
      <w:r w:rsidR="006605B7">
        <w:rPr>
          <w:rFonts w:hint="eastAsia"/>
        </w:rPr>
        <w:t>需</w:t>
      </w:r>
      <w:r w:rsidR="00685F35">
        <w:rPr>
          <w:rFonts w:hint="eastAsia"/>
        </w:rPr>
        <w:t>要考虑</w:t>
      </w:r>
      <w:r w:rsidR="00685F35">
        <w:rPr>
          <w:rFonts w:hint="eastAsia"/>
        </w:rPr>
        <w:t>Android</w:t>
      </w:r>
      <w:r w:rsidR="00685F35">
        <w:rPr>
          <w:rFonts w:hint="eastAsia"/>
        </w:rPr>
        <w:t>设备和自动售货机的串口通信功能，以及</w:t>
      </w:r>
      <w:r w:rsidR="00685F35">
        <w:rPr>
          <w:rFonts w:hint="eastAsia"/>
        </w:rPr>
        <w:t>Android</w:t>
      </w:r>
      <w:r w:rsidR="00685F35">
        <w:rPr>
          <w:rFonts w:hint="eastAsia"/>
        </w:rPr>
        <w:t>设备的供电问题；然后，自动售货机终端的</w:t>
      </w:r>
      <w:r w:rsidR="00685F35">
        <w:rPr>
          <w:rFonts w:hint="eastAsia"/>
        </w:rPr>
        <w:t>Android</w:t>
      </w:r>
      <w:r w:rsidR="00685F35">
        <w:rPr>
          <w:rFonts w:hint="eastAsia"/>
        </w:rPr>
        <w:t>设备放置在各个售货机网点，难免因为消费者使用不当发生故障</w:t>
      </w:r>
      <w:r w:rsidR="002D7F98">
        <w:rPr>
          <w:rFonts w:hint="eastAsia"/>
        </w:rPr>
        <w:t>，</w:t>
      </w:r>
      <w:r w:rsidR="00084B43">
        <w:rPr>
          <w:rFonts w:hint="eastAsia"/>
        </w:rPr>
        <w:t>造成软件的</w:t>
      </w:r>
      <w:r w:rsidR="00685F35">
        <w:rPr>
          <w:rFonts w:hint="eastAsia"/>
        </w:rPr>
        <w:t>闪退，影响自动售货机的正常工作</w:t>
      </w:r>
      <w:r w:rsidR="007403CE">
        <w:rPr>
          <w:rFonts w:hint="eastAsia"/>
        </w:rPr>
        <w:t>；最后，</w:t>
      </w:r>
      <w:r w:rsidR="008F036A">
        <w:rPr>
          <w:rFonts w:hint="eastAsia"/>
        </w:rPr>
        <w:t>V</w:t>
      </w:r>
      <w:r w:rsidR="008F036A">
        <w:t>MS</w:t>
      </w:r>
      <w:r w:rsidR="008F036A">
        <w:rPr>
          <w:rFonts w:hint="eastAsia"/>
        </w:rPr>
        <w:t>ale</w:t>
      </w:r>
      <w:r w:rsidR="008F036A">
        <w:t xml:space="preserve"> APP</w:t>
      </w:r>
      <w:r w:rsidR="008F036A">
        <w:rPr>
          <w:rFonts w:hint="eastAsia"/>
        </w:rPr>
        <w:t>根据自动售货机的销售情况和当前</w:t>
      </w:r>
      <w:r w:rsidR="001F79E6">
        <w:rPr>
          <w:rFonts w:hint="eastAsia"/>
        </w:rPr>
        <w:t>技术</w:t>
      </w:r>
      <w:r w:rsidR="008F036A">
        <w:rPr>
          <w:rFonts w:hint="eastAsia"/>
        </w:rPr>
        <w:t>发展的趋势不断更新，</w:t>
      </w:r>
      <w:r w:rsidR="00474EFD">
        <w:rPr>
          <w:rFonts w:hint="eastAsia"/>
        </w:rPr>
        <w:t>需要对</w:t>
      </w:r>
      <w:r w:rsidR="008F036A">
        <w:rPr>
          <w:rFonts w:hint="eastAsia"/>
        </w:rPr>
        <w:t>零散分布的自动售货机终端</w:t>
      </w:r>
      <w:r w:rsidR="00474EFD">
        <w:rPr>
          <w:rFonts w:hint="eastAsia"/>
        </w:rPr>
        <w:t>进行软件</w:t>
      </w:r>
      <w:r w:rsidR="00474EFD">
        <w:rPr>
          <w:rFonts w:hint="eastAsia"/>
        </w:rPr>
        <w:lastRenderedPageBreak/>
        <w:t>系统的更新。</w:t>
      </w:r>
      <w:r w:rsidR="008C1796">
        <w:rPr>
          <w:rFonts w:hint="eastAsia"/>
        </w:rPr>
        <w:t>综上所述，</w:t>
      </w:r>
      <w:r w:rsidR="008C1796">
        <w:rPr>
          <w:rFonts w:hint="eastAsia"/>
        </w:rPr>
        <w:t>V</w:t>
      </w:r>
      <w:r w:rsidR="008C1796">
        <w:t>MS</w:t>
      </w:r>
      <w:r w:rsidR="008C1796">
        <w:rPr>
          <w:rFonts w:hint="eastAsia"/>
        </w:rPr>
        <w:t>ale</w:t>
      </w:r>
      <w:r w:rsidR="008C1796">
        <w:t xml:space="preserve"> APP</w:t>
      </w:r>
      <w:r w:rsidR="008C1796">
        <w:rPr>
          <w:rFonts w:hint="eastAsia"/>
        </w:rPr>
        <w:t>涉及的关键技术如下：</w:t>
      </w:r>
      <w:r w:rsidR="001B6EEE">
        <w:rPr>
          <w:rFonts w:hint="eastAsia"/>
        </w:rPr>
        <w:t>自动售货机终端</w:t>
      </w:r>
      <w:r w:rsidR="001B6EEE">
        <w:rPr>
          <w:rFonts w:hint="eastAsia"/>
        </w:rPr>
        <w:t>Android</w:t>
      </w:r>
      <w:r w:rsidR="001B6EEE">
        <w:rPr>
          <w:rFonts w:hint="eastAsia"/>
        </w:rPr>
        <w:t>设备和售货机的串口通信；终端应用异常退出后的自动重启；</w:t>
      </w:r>
      <w:r w:rsidR="001B6EEE">
        <w:rPr>
          <w:rFonts w:hint="eastAsia"/>
        </w:rPr>
        <w:t>V</w:t>
      </w:r>
      <w:r w:rsidR="001B6EEE">
        <w:t>MS</w:t>
      </w:r>
      <w:r w:rsidR="001B6EEE">
        <w:rPr>
          <w:rFonts w:hint="eastAsia"/>
        </w:rPr>
        <w:t>ale</w:t>
      </w:r>
      <w:r w:rsidR="001B6EEE">
        <w:t xml:space="preserve"> APP</w:t>
      </w:r>
      <w:r w:rsidR="001B6EEE">
        <w:rPr>
          <w:rFonts w:hint="eastAsia"/>
        </w:rPr>
        <w:t>更新时，在自动售货机终端进行自动更新。</w:t>
      </w:r>
    </w:p>
    <w:p w14:paraId="355B2EBF" w14:textId="24172F5B" w:rsidR="00566FEA" w:rsidRDefault="00566FEA" w:rsidP="00566FEA">
      <w:pPr>
        <w:pStyle w:val="2"/>
        <w:rPr>
          <w:lang w:eastAsia="zh-CN"/>
        </w:rPr>
      </w:pPr>
      <w:bookmarkStart w:id="218" w:name="_Toc498678420"/>
      <w:r>
        <w:rPr>
          <w:rFonts w:hint="eastAsia"/>
          <w:lang w:eastAsia="zh-CN"/>
        </w:rPr>
        <w:t xml:space="preserve">4.2 </w:t>
      </w:r>
      <w:r w:rsidR="00ED2054">
        <w:rPr>
          <w:rFonts w:hint="eastAsia"/>
        </w:rPr>
        <w:t>VM</w:t>
      </w:r>
      <w:r w:rsidR="00ED2054">
        <w:t>C</w:t>
      </w:r>
      <w:r w:rsidR="00ED2054">
        <w:rPr>
          <w:rFonts w:hint="eastAsia"/>
          <w:lang w:eastAsia="zh-CN"/>
        </w:rPr>
        <w:t>loud</w:t>
      </w:r>
      <w:r w:rsidR="00ED2054">
        <w:t>Platform</w:t>
      </w:r>
      <w:r w:rsidR="00ED2054">
        <w:rPr>
          <w:rFonts w:hint="eastAsia"/>
        </w:rPr>
        <w:t>系统</w:t>
      </w:r>
      <w:r>
        <w:rPr>
          <w:rFonts w:hint="eastAsia"/>
          <w:lang w:eastAsia="zh-CN"/>
        </w:rPr>
        <w:t>的</w:t>
      </w:r>
      <w:bookmarkEnd w:id="218"/>
      <w:r w:rsidR="00E05F16">
        <w:rPr>
          <w:rFonts w:hint="eastAsia"/>
          <w:lang w:eastAsia="zh-CN"/>
        </w:rPr>
        <w:t>逻辑架构</w:t>
      </w:r>
    </w:p>
    <w:p w14:paraId="49152A87" w14:textId="64379D97" w:rsidR="00AD27E7" w:rsidRDefault="00AD27E7" w:rsidP="00AD27E7">
      <w:pPr>
        <w:pStyle w:val="3"/>
      </w:pPr>
      <w:bookmarkStart w:id="219" w:name="_Toc498678422"/>
      <w:r>
        <w:rPr>
          <w:rFonts w:hint="eastAsia"/>
          <w:lang w:eastAsia="zh-CN"/>
        </w:rPr>
        <w:t>4.</w:t>
      </w:r>
      <w:r>
        <w:rPr>
          <w:lang w:eastAsia="zh-CN"/>
        </w:rPr>
        <w:t>2</w:t>
      </w:r>
      <w:r>
        <w:rPr>
          <w:rFonts w:hint="eastAsia"/>
          <w:lang w:eastAsia="zh-CN"/>
        </w:rPr>
        <w:t>.</w:t>
      </w:r>
      <w:r w:rsidR="00EA67FD">
        <w:rPr>
          <w:rFonts w:hint="eastAsia"/>
          <w:lang w:eastAsia="zh-CN"/>
        </w:rPr>
        <w:t>1</w:t>
      </w:r>
      <w:r>
        <w:rPr>
          <w:rFonts w:hint="eastAsia"/>
          <w:lang w:eastAsia="zh-CN"/>
        </w:rPr>
        <w:t xml:space="preserve"> </w:t>
      </w:r>
      <w:r w:rsidR="00ED2054">
        <w:rPr>
          <w:rFonts w:hint="eastAsia"/>
        </w:rPr>
        <w:t>VM</w:t>
      </w:r>
      <w:r w:rsidR="00ED2054">
        <w:t>C</w:t>
      </w:r>
      <w:r w:rsidR="00ED2054">
        <w:rPr>
          <w:rFonts w:hint="eastAsia"/>
          <w:lang w:eastAsia="zh-CN"/>
        </w:rPr>
        <w:t>loud</w:t>
      </w:r>
      <w:r w:rsidR="00ED2054">
        <w:t>Platform</w:t>
      </w:r>
      <w:r w:rsidR="00ED2054">
        <w:rPr>
          <w:rFonts w:hint="eastAsia"/>
        </w:rPr>
        <w:t>系统</w:t>
      </w:r>
      <w:r>
        <w:rPr>
          <w:rFonts w:hint="eastAsia"/>
        </w:rPr>
        <w:t>的</w:t>
      </w:r>
      <w:r>
        <w:rPr>
          <w:rFonts w:hint="eastAsia"/>
          <w:lang w:eastAsia="zh-CN"/>
        </w:rPr>
        <w:t>功能</w:t>
      </w:r>
      <w:r>
        <w:t>架构</w:t>
      </w:r>
      <w:bookmarkEnd w:id="219"/>
    </w:p>
    <w:p w14:paraId="4C0D638B" w14:textId="5B3CD67D" w:rsidR="00AD27E7" w:rsidRDefault="00AD27E7" w:rsidP="00AD27E7">
      <w:pPr>
        <w:ind w:firstLine="480"/>
      </w:pPr>
      <w:r>
        <w:rPr>
          <w:rFonts w:hint="eastAsia"/>
        </w:rPr>
        <w:t>在分析了系统的技术架构和逻辑架构后，本文给出了</w:t>
      </w:r>
      <w:r w:rsidR="0077231F">
        <w:rPr>
          <w:rFonts w:hint="eastAsia"/>
        </w:rPr>
        <w:t>VMCloudPlatform</w:t>
      </w:r>
      <w:r w:rsidR="0077231F">
        <w:rPr>
          <w:rFonts w:hint="eastAsia"/>
        </w:rPr>
        <w:t>系统</w:t>
      </w:r>
      <w:r>
        <w:rPr>
          <w:rFonts w:hint="eastAsia"/>
        </w:rPr>
        <w:t>的功能架构。如图</w:t>
      </w:r>
      <w:r>
        <w:rPr>
          <w:rFonts w:hint="eastAsia"/>
        </w:rPr>
        <w:t>4-</w:t>
      </w:r>
      <w:r>
        <w:t>6</w:t>
      </w:r>
      <w:r>
        <w:t>所示</w:t>
      </w:r>
      <w:r>
        <w:rPr>
          <w:rFonts w:hint="eastAsia"/>
        </w:rPr>
        <w:t>，为</w:t>
      </w:r>
      <w:r w:rsidR="0077231F">
        <w:rPr>
          <w:rFonts w:hint="eastAsia"/>
        </w:rPr>
        <w:t>VMCloudPlatform</w:t>
      </w:r>
      <w:r w:rsidR="0077231F">
        <w:rPr>
          <w:rFonts w:hint="eastAsia"/>
        </w:rPr>
        <w:t>系统</w:t>
      </w:r>
      <w:r>
        <w:rPr>
          <w:rFonts w:hint="eastAsia"/>
        </w:rPr>
        <w:t>的功能组织结构图，图中描述了系统的功能模块和组织结构，为方面获取系统的主要功能，该图对于细小的功能模块并未穷尽列出。</w:t>
      </w:r>
    </w:p>
    <w:p w14:paraId="38B0B7EB" w14:textId="77777777" w:rsidR="00AD27E7" w:rsidRDefault="00AD27E7" w:rsidP="00AD27E7">
      <w:pPr>
        <w:ind w:firstLine="480"/>
      </w:pPr>
      <w:r>
        <w:rPr>
          <w:rFonts w:hint="eastAsia"/>
        </w:rPr>
        <w:t>自动售货机云管理平台</w:t>
      </w:r>
      <w:r w:rsidRPr="00636514">
        <w:rPr>
          <w:rFonts w:hint="eastAsia"/>
        </w:rPr>
        <w:t>分为</w:t>
      </w:r>
      <w:r>
        <w:rPr>
          <w:rFonts w:hint="eastAsia"/>
        </w:rPr>
        <w:t>两</w:t>
      </w:r>
      <w:r w:rsidRPr="00636514">
        <w:t>个模块</w:t>
      </w:r>
      <w:r>
        <w:rPr>
          <w:rFonts w:hint="eastAsia"/>
        </w:rPr>
        <w:t>，分别是</w:t>
      </w:r>
      <w:r w:rsidRPr="00636514">
        <w:rPr>
          <w:rFonts w:hint="eastAsia"/>
        </w:rPr>
        <w:t>厂商模块</w:t>
      </w:r>
      <w:r>
        <w:rPr>
          <w:rFonts w:hint="eastAsia"/>
        </w:rPr>
        <w:t>和</w:t>
      </w:r>
      <w:r w:rsidRPr="00636514">
        <w:rPr>
          <w:rFonts w:hint="eastAsia"/>
        </w:rPr>
        <w:t>运营商模块</w:t>
      </w:r>
      <w:r>
        <w:rPr>
          <w:rFonts w:hint="eastAsia"/>
        </w:rPr>
        <w:t>。</w:t>
      </w:r>
      <w:r>
        <w:t>各模块实现的功能如下</w:t>
      </w:r>
      <w:r>
        <w:rPr>
          <w:rFonts w:hint="eastAsia"/>
        </w:rPr>
        <w:t>：</w:t>
      </w:r>
    </w:p>
    <w:p w14:paraId="6E8C85D7" w14:textId="77777777" w:rsidR="00AD27E7" w:rsidRDefault="00AD27E7" w:rsidP="00AD27E7">
      <w:pPr>
        <w:ind w:firstLine="480"/>
      </w:pPr>
      <w:r>
        <w:t>1</w:t>
      </w:r>
      <w:r>
        <w:rPr>
          <w:rFonts w:hint="eastAsia"/>
        </w:rPr>
        <w:t>）厂商</w:t>
      </w:r>
      <w:r>
        <w:t>模块是</w:t>
      </w:r>
      <w:r w:rsidRPr="00636514">
        <w:rPr>
          <w:rFonts w:hint="eastAsia"/>
        </w:rPr>
        <w:t>系统的整体设计和基础模块，主要进行初始化、预定义和管理的功能</w:t>
      </w:r>
      <w:r>
        <w:rPr>
          <w:rFonts w:hint="eastAsia"/>
        </w:rPr>
        <w:t>，同时还</w:t>
      </w:r>
      <w:r>
        <w:t>提供了</w:t>
      </w:r>
      <w:r>
        <w:rPr>
          <w:rFonts w:hint="eastAsia"/>
        </w:rPr>
        <w:t>厂商</w:t>
      </w:r>
      <w:r>
        <w:t>内部</w:t>
      </w:r>
      <w:r>
        <w:rPr>
          <w:rFonts w:hint="eastAsia"/>
        </w:rPr>
        <w:t>运营所需</w:t>
      </w:r>
      <w:r>
        <w:t>的管理功能</w:t>
      </w:r>
      <w:r>
        <w:rPr>
          <w:rFonts w:hint="eastAsia"/>
        </w:rPr>
        <w:t>。该模块</w:t>
      </w:r>
      <w:r>
        <w:t>包括系统的用户管理</w:t>
      </w:r>
      <w:r>
        <w:rPr>
          <w:rFonts w:hint="eastAsia"/>
        </w:rPr>
        <w:t>、</w:t>
      </w:r>
      <w:r>
        <w:t>租金信息管理</w:t>
      </w:r>
      <w:r>
        <w:rPr>
          <w:rFonts w:hint="eastAsia"/>
        </w:rPr>
        <w:t>、</w:t>
      </w:r>
      <w:r>
        <w:t>权限管理</w:t>
      </w:r>
      <w:r>
        <w:rPr>
          <w:rFonts w:hint="eastAsia"/>
        </w:rPr>
        <w:t>、角色管理、租户管理、</w:t>
      </w:r>
      <w:r>
        <w:t>售货机管理</w:t>
      </w:r>
      <w:r>
        <w:rPr>
          <w:rFonts w:hint="eastAsia"/>
        </w:rPr>
        <w:t>、类型管理、订单管理和运营商管理等基本功能。租户管理是对使用系统的租户的基本信息进行存储和查询，使用数据库视图过滤、数据加密等方式避免各个租户间数据操作的影响，使各个租户之间数据相互隔离，保证租户间的数据安全。角色管理是通过定义用户的权限，设定角色和权限之间的对应关系实现用户的多角色功能。</w:t>
      </w:r>
    </w:p>
    <w:p w14:paraId="1FF77049" w14:textId="186AC38C" w:rsidR="00AD27E7" w:rsidRDefault="00AD27E7" w:rsidP="00AD27E7">
      <w:pPr>
        <w:ind w:firstLineChars="0" w:firstLine="420"/>
      </w:pPr>
      <w:r>
        <w:rPr>
          <w:noProof/>
        </w:rPr>
        <w:lastRenderedPageBreak/>
        <w:object w:dxaOrig="1440" w:dyaOrig="1440" w14:anchorId="09E8A383">
          <v:shape id="_x0000_s1058" type="#_x0000_t75" style="position:absolute;left:0;text-align:left;margin-left:2.55pt;margin-top:158.7pt;width:414.75pt;height:274.5pt;z-index:251909120;mso-position-horizontal-relative:text;mso-position-vertical-relative:text;mso-width-relative:page;mso-height-relative:page">
            <v:imagedata r:id="rId45" o:title=""/>
            <w10:wrap type="topAndBottom"/>
          </v:shape>
          <o:OLEObject Type="Embed" ProgID="Visio.Drawing.15" ShapeID="_x0000_s1058" DrawAspect="Content" ObjectID="_1572463164" r:id="rId46"/>
        </w:object>
      </w:r>
      <w:r>
        <w:rPr>
          <w:rFonts w:hint="eastAsia"/>
        </w:rPr>
        <w:t>2</w:t>
      </w:r>
      <w:r>
        <w:rPr>
          <w:rFonts w:hint="eastAsia"/>
        </w:rPr>
        <w:t>）</w:t>
      </w:r>
      <w:r w:rsidRPr="00636514">
        <w:rPr>
          <w:rFonts w:hint="eastAsia"/>
        </w:rPr>
        <w:t>运营商模块为系统的主要模块之一，</w:t>
      </w:r>
      <w:r>
        <w:rPr>
          <w:rFonts w:hint="eastAsia"/>
        </w:rPr>
        <w:t>是该平台租户的主要功能模块，供运营商使用</w:t>
      </w:r>
      <w:r w:rsidRPr="00636514">
        <w:rPr>
          <w:rFonts w:hint="eastAsia"/>
        </w:rPr>
        <w:t>。</w:t>
      </w:r>
      <w:r>
        <w:t>主要包括用户管理</w:t>
      </w:r>
      <w:r>
        <w:rPr>
          <w:rFonts w:hint="eastAsia"/>
        </w:rPr>
        <w:t>、售货机管理、货道管理、订单管理、商品管理、库存管理等基本功能。其中用终端监控模块的功能是保持自动售货机终端货道库存和管理云平台后端数据库中信息保持一致，及时获取售货机终端的销售信息。管理员可主动获取缺货信息，查询缺货售货机的</w:t>
      </w:r>
      <w:r>
        <w:rPr>
          <w:rFonts w:hint="eastAsia"/>
        </w:rPr>
        <w:t>ID</w:t>
      </w:r>
      <w:r>
        <w:rPr>
          <w:rFonts w:hint="eastAsia"/>
        </w:rPr>
        <w:t>、地理位置等，通过</w:t>
      </w:r>
      <w:r w:rsidR="00025561">
        <w:rPr>
          <w:rFonts w:hint="eastAsia"/>
        </w:rPr>
        <w:t>营业员</w:t>
      </w:r>
      <w:r>
        <w:rPr>
          <w:rFonts w:hint="eastAsia"/>
        </w:rPr>
        <w:t>进行及时补货。</w:t>
      </w:r>
    </w:p>
    <w:p w14:paraId="472DFF3B" w14:textId="4CA4674A" w:rsidR="00AD27E7" w:rsidRPr="00566FEA" w:rsidRDefault="00AD27E7" w:rsidP="00AD27E7">
      <w:pPr>
        <w:pStyle w:val="aff0"/>
        <w:rPr>
          <w:rFonts w:hint="eastAsia"/>
        </w:rPr>
      </w:pPr>
      <w:r w:rsidRPr="00AD616B">
        <w:t>图</w:t>
      </w:r>
      <w:r w:rsidRPr="00041A47">
        <w:rPr>
          <w:rFonts w:hint="eastAsia"/>
        </w:rPr>
        <w:t>4-</w:t>
      </w:r>
      <w:r>
        <w:t>6</w:t>
      </w:r>
      <w:r w:rsidRPr="00041A47">
        <w:t xml:space="preserve">  </w:t>
      </w:r>
      <w:r w:rsidRPr="00041A47">
        <w:t>售货机云平台功能结构图</w:t>
      </w:r>
    </w:p>
    <w:p w14:paraId="5C1A49A9" w14:textId="20C4E6C8" w:rsidR="00816019" w:rsidRDefault="00673441" w:rsidP="00816019">
      <w:pPr>
        <w:pStyle w:val="3"/>
      </w:pPr>
      <w:bookmarkStart w:id="220" w:name="_Toc498678421"/>
      <w:r>
        <w:rPr>
          <w:rFonts w:hint="eastAsia"/>
          <w:lang w:eastAsia="zh-CN"/>
        </w:rPr>
        <w:t>4.</w:t>
      </w:r>
      <w:r w:rsidR="00CE1B95">
        <w:rPr>
          <w:lang w:eastAsia="zh-CN"/>
        </w:rPr>
        <w:t>2.</w:t>
      </w:r>
      <w:r w:rsidR="00EA67FD">
        <w:rPr>
          <w:rFonts w:hint="eastAsia"/>
          <w:lang w:eastAsia="zh-CN"/>
        </w:rPr>
        <w:t>2</w:t>
      </w:r>
      <w:r w:rsidR="003300A7">
        <w:rPr>
          <w:lang w:eastAsia="zh-CN"/>
        </w:rPr>
        <w:t xml:space="preserve"> </w:t>
      </w:r>
      <w:r w:rsidR="00ED2054">
        <w:rPr>
          <w:rFonts w:hint="eastAsia"/>
        </w:rPr>
        <w:t>VM</w:t>
      </w:r>
      <w:r w:rsidR="00ED2054">
        <w:t>C</w:t>
      </w:r>
      <w:r w:rsidR="00ED2054">
        <w:rPr>
          <w:rFonts w:hint="eastAsia"/>
          <w:lang w:eastAsia="zh-CN"/>
        </w:rPr>
        <w:t>loud</w:t>
      </w:r>
      <w:r w:rsidR="00ED2054">
        <w:t>Platform</w:t>
      </w:r>
      <w:r w:rsidR="00ED2054">
        <w:rPr>
          <w:rFonts w:hint="eastAsia"/>
        </w:rPr>
        <w:t>系统</w:t>
      </w:r>
      <w:r w:rsidR="00816019">
        <w:rPr>
          <w:rFonts w:hint="eastAsia"/>
        </w:rPr>
        <w:t>的</w:t>
      </w:r>
      <w:r w:rsidR="00761B59">
        <w:rPr>
          <w:rFonts w:hint="eastAsia"/>
          <w:lang w:eastAsia="zh-CN"/>
        </w:rPr>
        <w:t>逻辑</w:t>
      </w:r>
      <w:bookmarkEnd w:id="220"/>
      <w:r w:rsidR="004950BE">
        <w:rPr>
          <w:rFonts w:hint="eastAsia"/>
          <w:lang w:eastAsia="zh-CN"/>
        </w:rPr>
        <w:t>分层</w:t>
      </w:r>
    </w:p>
    <w:p w14:paraId="296D8CE8" w14:textId="7DE2BE10" w:rsidR="00F06F4B" w:rsidRDefault="00F06F4B" w:rsidP="009448BF">
      <w:pPr>
        <w:ind w:firstLine="480"/>
      </w:pPr>
      <w:commentRangeStart w:id="221"/>
      <w:r>
        <w:rPr>
          <w:rFonts w:hint="eastAsia"/>
        </w:rPr>
        <w:t>基于</w:t>
      </w:r>
      <w:commentRangeEnd w:id="221"/>
      <w:r w:rsidR="00DF7E1D">
        <w:rPr>
          <w:rStyle w:val="aa"/>
          <w:lang w:val="x-none" w:eastAsia="x-none"/>
        </w:rPr>
        <w:commentReference w:id="221"/>
      </w:r>
      <w:r>
        <w:rPr>
          <w:rFonts w:hint="eastAsia"/>
        </w:rPr>
        <w:t>SaaS</w:t>
      </w:r>
      <w:r>
        <w:rPr>
          <w:rFonts w:hint="eastAsia"/>
        </w:rPr>
        <w:t>的</w:t>
      </w:r>
      <w:r w:rsidR="00B47377">
        <w:rPr>
          <w:rFonts w:hint="eastAsia"/>
        </w:rPr>
        <w:t>自动</w:t>
      </w:r>
      <w:r>
        <w:rPr>
          <w:rFonts w:hint="eastAsia"/>
        </w:rPr>
        <w:t>售货机云平台</w:t>
      </w:r>
      <w:r>
        <w:t>底层使用多租户的数据模型</w:t>
      </w:r>
      <w:r>
        <w:rPr>
          <w:rFonts w:hint="eastAsia"/>
        </w:rPr>
        <w:t>，</w:t>
      </w:r>
      <w:r>
        <w:t>结合</w:t>
      </w:r>
      <w:r>
        <w:rPr>
          <w:rFonts w:hint="eastAsia"/>
        </w:rPr>
        <w:t>SaaS</w:t>
      </w:r>
      <w:r>
        <w:rPr>
          <w:rFonts w:hint="eastAsia"/>
        </w:rPr>
        <w:t>服务的</w:t>
      </w:r>
      <w:r>
        <w:t>思想</w:t>
      </w:r>
      <w:r>
        <w:rPr>
          <w:rFonts w:hint="eastAsia"/>
        </w:rPr>
        <w:t>进行数据库的设计</w:t>
      </w:r>
      <w:r w:rsidR="009C71F0">
        <w:rPr>
          <w:rFonts w:hint="eastAsia"/>
        </w:rPr>
        <w:t>，</w:t>
      </w:r>
      <w:r w:rsidR="00641BE5">
        <w:rPr>
          <w:rFonts w:hint="eastAsia"/>
        </w:rPr>
        <w:t>是</w:t>
      </w:r>
      <w:r w:rsidR="009C71F0">
        <w:rPr>
          <w:rFonts w:hint="eastAsia"/>
        </w:rPr>
        <w:t>一个单实例的</w:t>
      </w:r>
      <w:r w:rsidR="00641BE5">
        <w:rPr>
          <w:rFonts w:hint="eastAsia"/>
        </w:rPr>
        <w:t>数据模型</w:t>
      </w:r>
      <w:r>
        <w:rPr>
          <w:rFonts w:hint="eastAsia"/>
        </w:rPr>
        <w:t>。</w:t>
      </w:r>
      <w:r w:rsidR="00CB31C2">
        <w:rPr>
          <w:rFonts w:hint="eastAsia"/>
        </w:rPr>
        <w:t>系统使用多个租户进行注册和模拟多租户的功能</w:t>
      </w:r>
      <w:r w:rsidR="005E177D">
        <w:rPr>
          <w:rFonts w:hint="eastAsia"/>
        </w:rPr>
        <w:t>实现</w:t>
      </w:r>
      <w:r w:rsidR="00CB31C2">
        <w:rPr>
          <w:rFonts w:hint="eastAsia"/>
        </w:rPr>
        <w:t>，租户登录时</w:t>
      </w:r>
      <w:r>
        <w:rPr>
          <w:rFonts w:hint="eastAsia"/>
        </w:rPr>
        <w:t>根据登录表单信息进行</w:t>
      </w:r>
      <w:r w:rsidR="001428A5">
        <w:rPr>
          <w:rFonts w:hint="eastAsia"/>
        </w:rPr>
        <w:t>租户的</w:t>
      </w:r>
      <w:r>
        <w:rPr>
          <w:rFonts w:hint="eastAsia"/>
        </w:rPr>
        <w:t>角色和权限判定，</w:t>
      </w:r>
      <w:r w:rsidR="00EB4FA1">
        <w:rPr>
          <w:rFonts w:hint="eastAsia"/>
        </w:rPr>
        <w:t>进入相应的租户空间。</w:t>
      </w:r>
      <w:r w:rsidR="00C73D9B">
        <w:rPr>
          <w:rFonts w:hint="eastAsia"/>
        </w:rPr>
        <w:t>平台系统</w:t>
      </w:r>
      <w:r w:rsidR="00A21EEC">
        <w:rPr>
          <w:rFonts w:hint="eastAsia"/>
        </w:rPr>
        <w:t>通过</w:t>
      </w:r>
      <w:r w:rsidR="00A21EEC">
        <w:rPr>
          <w:rFonts w:hint="eastAsia"/>
        </w:rPr>
        <w:t>web</w:t>
      </w:r>
      <w:r w:rsidR="00A21EEC">
        <w:rPr>
          <w:rFonts w:hint="eastAsia"/>
        </w:rPr>
        <w:t>浏览器</w:t>
      </w:r>
      <w:r w:rsidR="00C73D9B">
        <w:rPr>
          <w:rFonts w:hint="eastAsia"/>
        </w:rPr>
        <w:t>为系统管理员、租户和自动售货机终端提供访问权限</w:t>
      </w:r>
      <w:r w:rsidR="00B96B91">
        <w:rPr>
          <w:rFonts w:hint="eastAsia"/>
        </w:rPr>
        <w:t>，终端系统使用</w:t>
      </w:r>
      <w:r w:rsidR="00B96B91">
        <w:rPr>
          <w:rFonts w:hint="eastAsia"/>
        </w:rPr>
        <w:t>4G</w:t>
      </w:r>
      <w:r w:rsidR="00B96B91">
        <w:rPr>
          <w:rFonts w:hint="eastAsia"/>
        </w:rPr>
        <w:t>网络发送数据，调用平台系统控制层接口</w:t>
      </w:r>
      <w:r w:rsidR="003C54F8">
        <w:rPr>
          <w:rFonts w:hint="eastAsia"/>
        </w:rPr>
        <w:t>，和后台系统进行交互</w:t>
      </w:r>
      <w:r w:rsidR="00B96B91">
        <w:rPr>
          <w:rFonts w:hint="eastAsia"/>
        </w:rPr>
        <w:t>。</w:t>
      </w:r>
      <w:r>
        <w:t>系统</w:t>
      </w:r>
      <w:r>
        <w:rPr>
          <w:rFonts w:hint="eastAsia"/>
        </w:rPr>
        <w:t>总体逻辑架构图如图</w:t>
      </w:r>
      <w:r>
        <w:rPr>
          <w:rFonts w:hint="eastAsia"/>
        </w:rPr>
        <w:t>4-</w:t>
      </w:r>
      <w:r w:rsidR="006174A0">
        <w:t>5</w:t>
      </w:r>
      <w:r w:rsidR="00D26B9E">
        <w:rPr>
          <w:rFonts w:hint="eastAsia"/>
        </w:rPr>
        <w:t>，</w:t>
      </w:r>
      <w:r w:rsidR="00D26B9E">
        <w:t>主要通过改图对系统的整体业务逻辑进行简单的介绍</w:t>
      </w:r>
      <w:r w:rsidR="00D26B9E">
        <w:rPr>
          <w:rFonts w:hint="eastAsia"/>
        </w:rPr>
        <w:t>，</w:t>
      </w:r>
    </w:p>
    <w:p w14:paraId="7248B254" w14:textId="3DBFDE28" w:rsidR="00303E76" w:rsidRDefault="00303E76" w:rsidP="00303E76">
      <w:pPr>
        <w:ind w:firstLine="480"/>
      </w:pPr>
      <w:r>
        <w:rPr>
          <w:rFonts w:hint="eastAsia"/>
        </w:rPr>
        <w:lastRenderedPageBreak/>
        <w:t>整个平台系统分为多层：最底层为基础设备层和</w:t>
      </w:r>
      <w:r w:rsidR="00AE51D2">
        <w:rPr>
          <w:rFonts w:hint="eastAsia"/>
        </w:rPr>
        <w:t>业务逻辑层</w:t>
      </w:r>
      <w:r w:rsidR="000C1183">
        <w:rPr>
          <w:rFonts w:hint="eastAsia"/>
        </w:rPr>
        <w:t>，</w:t>
      </w:r>
      <w:r>
        <w:rPr>
          <w:rFonts w:hint="eastAsia"/>
        </w:rPr>
        <w:t>包括系统的硬件、网络和系统配</w:t>
      </w:r>
      <w:r w:rsidR="004F3AA7">
        <w:rPr>
          <w:rFonts w:hint="eastAsia"/>
        </w:rPr>
        <w:t>置。平台的业务模块分为两类，一类是系统业务、另一类是功能业务。</w:t>
      </w:r>
      <w:r w:rsidR="00094BFB">
        <w:rPr>
          <w:rFonts w:hint="eastAsia"/>
        </w:rPr>
        <w:t>其中</w:t>
      </w:r>
      <w:r w:rsidR="000C1183">
        <w:rPr>
          <w:rFonts w:hint="eastAsia"/>
        </w:rPr>
        <w:t>权限管理、平台租金管理是系统业务模块，为所有用户共用</w:t>
      </w:r>
      <w:r>
        <w:rPr>
          <w:rFonts w:hint="eastAsia"/>
        </w:rPr>
        <w:t>，整个运营商模块都依托该层次的功能进行实现；厂商</w:t>
      </w:r>
      <w:r w:rsidR="00094BFB">
        <w:rPr>
          <w:rFonts w:hint="eastAsia"/>
        </w:rPr>
        <w:t>业务服务、</w:t>
      </w:r>
      <w:r>
        <w:rPr>
          <w:rFonts w:hint="eastAsia"/>
        </w:rPr>
        <w:t>运营商</w:t>
      </w:r>
      <w:r w:rsidR="00094BFB">
        <w:rPr>
          <w:rFonts w:hint="eastAsia"/>
        </w:rPr>
        <w:t>业务</w:t>
      </w:r>
      <w:r>
        <w:rPr>
          <w:rFonts w:hint="eastAsia"/>
        </w:rPr>
        <w:t>服务</w:t>
      </w:r>
      <w:r w:rsidR="00094BFB">
        <w:rPr>
          <w:rFonts w:hint="eastAsia"/>
        </w:rPr>
        <w:t>和数据服务为功能业务，</w:t>
      </w:r>
      <w:r w:rsidR="00680275">
        <w:rPr>
          <w:rFonts w:hint="eastAsia"/>
        </w:rPr>
        <w:t>分别管理厂商、</w:t>
      </w:r>
      <w:r>
        <w:rPr>
          <w:rFonts w:hint="eastAsia"/>
        </w:rPr>
        <w:t>运营商的日常运营工作</w:t>
      </w:r>
      <w:r w:rsidR="00680275">
        <w:rPr>
          <w:rFonts w:hint="eastAsia"/>
        </w:rPr>
        <w:t>和系统的公共</w:t>
      </w:r>
      <w:r w:rsidR="004F235A">
        <w:rPr>
          <w:rFonts w:hint="eastAsia"/>
        </w:rPr>
        <w:t>数据维护</w:t>
      </w:r>
      <w:r w:rsidR="00AE53A2">
        <w:rPr>
          <w:rFonts w:hint="eastAsia"/>
        </w:rPr>
        <w:t>；平台上层为权限控制入口，供平台</w:t>
      </w:r>
      <w:r w:rsidR="009B5BEA">
        <w:rPr>
          <w:rFonts w:hint="eastAsia"/>
        </w:rPr>
        <w:t>使用者进入</w:t>
      </w:r>
      <w:r>
        <w:rPr>
          <w:rFonts w:hint="eastAsia"/>
        </w:rPr>
        <w:t>，平台系</w:t>
      </w:r>
      <w:r w:rsidR="00BC33CD">
        <w:rPr>
          <w:rFonts w:hint="eastAsia"/>
        </w:rPr>
        <w:t>统供一家厂商和多家运营商使用，运营商是概念上的租户，通过</w:t>
      </w:r>
      <w:r w:rsidR="00BC33CD">
        <w:rPr>
          <w:rFonts w:hint="eastAsia"/>
        </w:rPr>
        <w:t>web</w:t>
      </w:r>
      <w:r w:rsidR="000F2E8E">
        <w:rPr>
          <w:rFonts w:hint="eastAsia"/>
        </w:rPr>
        <w:t>浏览器使用</w:t>
      </w:r>
      <w:r>
        <w:rPr>
          <w:rFonts w:hint="eastAsia"/>
        </w:rPr>
        <w:t>系统</w:t>
      </w:r>
      <w:r>
        <w:rPr>
          <w:rStyle w:val="af9"/>
        </w:rPr>
        <w:t>[</w:t>
      </w:r>
      <w:r>
        <w:rPr>
          <w:rStyle w:val="af9"/>
        </w:rPr>
        <w:endnoteReference w:id="46"/>
      </w:r>
      <w:r>
        <w:rPr>
          <w:rStyle w:val="af9"/>
        </w:rPr>
        <w:t>]</w:t>
      </w:r>
      <w:r>
        <w:rPr>
          <w:rFonts w:hint="eastAsia"/>
        </w:rPr>
        <w:t>。</w:t>
      </w:r>
    </w:p>
    <w:p w14:paraId="683CE8CC" w14:textId="095D2662" w:rsidR="00F06F4B" w:rsidRDefault="00621E23" w:rsidP="00F22391">
      <w:pPr>
        <w:pStyle w:val="aff0"/>
      </w:pPr>
      <w:r>
        <w:rPr>
          <w:noProof/>
        </w:rPr>
        <w:drawing>
          <wp:anchor distT="0" distB="0" distL="114300" distR="114300" simplePos="0" relativeHeight="251881472" behindDoc="0" locked="0" layoutInCell="1" allowOverlap="1" wp14:anchorId="053E0C28" wp14:editId="137C8605">
            <wp:simplePos x="0" y="0"/>
            <wp:positionH relativeFrom="column">
              <wp:posOffset>-21566</wp:posOffset>
            </wp:positionH>
            <wp:positionV relativeFrom="paragraph">
              <wp:posOffset>346</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47">
                      <a:extLst>
                        <a:ext uri="{28A0092B-C50C-407E-A947-70E740481C1C}">
                          <a14:useLocalDpi xmlns:a14="http://schemas.microsoft.com/office/drawing/2010/main" val="0"/>
                        </a:ext>
                      </a:extLst>
                    </a:blip>
                    <a:srcRect l="3926" t="5252" r="2509" b="2566"/>
                    <a:stretch/>
                  </pic:blipFill>
                  <pic:spPr bwMode="auto">
                    <a:xfrm>
                      <a:off x="0" y="0"/>
                      <a:ext cx="5272049" cy="50139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t>图</w:t>
      </w:r>
      <w:r w:rsidR="00F06F4B">
        <w:rPr>
          <w:rFonts w:hint="eastAsia"/>
        </w:rPr>
        <w:t>4-</w:t>
      </w:r>
      <w:r w:rsidR="006174A0">
        <w:t>5</w:t>
      </w:r>
      <w:r w:rsidR="00F06F4B">
        <w:t xml:space="preserve"> </w:t>
      </w:r>
      <w:r w:rsidR="00F06F4B">
        <w:t>平台总体逻辑架构</w:t>
      </w:r>
    </w:p>
    <w:p w14:paraId="4799BE2E" w14:textId="12806339" w:rsidR="00E4631E" w:rsidRPr="00E4631E" w:rsidRDefault="00E4631E" w:rsidP="00E4631E">
      <w:pPr>
        <w:pStyle w:val="2"/>
      </w:pPr>
      <w:bookmarkStart w:id="222" w:name="_Toc492673770"/>
      <w:bookmarkStart w:id="223" w:name="_Toc498678423"/>
      <w:r w:rsidRPr="00E4631E">
        <w:rPr>
          <w:rFonts w:hint="eastAsia"/>
        </w:rPr>
        <w:lastRenderedPageBreak/>
        <w:t>4.</w:t>
      </w:r>
      <w:r w:rsidRPr="00E4631E">
        <w:t>3</w:t>
      </w:r>
      <w:r w:rsidRPr="00E4631E">
        <w:rPr>
          <w:rFonts w:hint="eastAsia"/>
        </w:rPr>
        <w:t xml:space="preserve"> </w:t>
      </w:r>
      <w:r w:rsidR="00F7356A">
        <w:rPr>
          <w:rFonts w:hint="eastAsia"/>
        </w:rPr>
        <w:t>VM</w:t>
      </w:r>
      <w:r w:rsidR="00F7356A">
        <w:t>C</w:t>
      </w:r>
      <w:r w:rsidR="00F7356A">
        <w:rPr>
          <w:rFonts w:hint="eastAsia"/>
          <w:lang w:eastAsia="zh-CN"/>
        </w:rPr>
        <w:t>loud</w:t>
      </w:r>
      <w:r w:rsidR="00F7356A">
        <w:t>Platform</w:t>
      </w:r>
      <w:r w:rsidR="00F7356A">
        <w:rPr>
          <w:rFonts w:hint="eastAsia"/>
        </w:rPr>
        <w:t>系统</w:t>
      </w:r>
      <w:r w:rsidR="00971F14">
        <w:rPr>
          <w:rFonts w:hint="eastAsia"/>
          <w:lang w:eastAsia="zh-CN"/>
        </w:rPr>
        <w:t>的</w:t>
      </w:r>
      <w:r w:rsidR="00971F14">
        <w:rPr>
          <w:rFonts w:hint="eastAsia"/>
        </w:rPr>
        <w:t>数据</w:t>
      </w:r>
      <w:r w:rsidR="00971F14">
        <w:rPr>
          <w:rFonts w:hint="eastAsia"/>
          <w:lang w:eastAsia="zh-CN"/>
        </w:rPr>
        <w:t>库</w:t>
      </w:r>
      <w:r w:rsidRPr="00E4631E">
        <w:rPr>
          <w:rFonts w:hint="eastAsia"/>
        </w:rPr>
        <w:t>设计</w:t>
      </w:r>
      <w:bookmarkEnd w:id="222"/>
      <w:bookmarkEnd w:id="223"/>
    </w:p>
    <w:p w14:paraId="3FF5DABB" w14:textId="3561C3AA" w:rsidR="00E4631E" w:rsidRDefault="00E4631E" w:rsidP="00E4631E">
      <w:pPr>
        <w:pStyle w:val="3"/>
        <w:rPr>
          <w:lang w:eastAsia="zh-CN"/>
        </w:rPr>
      </w:pPr>
      <w:bookmarkStart w:id="224" w:name="_Toc498678424"/>
      <w:r>
        <w:rPr>
          <w:rFonts w:hint="eastAsia"/>
          <w:lang w:eastAsia="zh-CN"/>
        </w:rPr>
        <w:t>4.3.1</w:t>
      </w:r>
      <w:r w:rsidR="00981090">
        <w:rPr>
          <w:lang w:eastAsia="zh-CN"/>
        </w:rPr>
        <w:t xml:space="preserve"> </w:t>
      </w:r>
      <w:r>
        <w:rPr>
          <w:rFonts w:hint="eastAsia"/>
          <w:lang w:eastAsia="zh-CN"/>
        </w:rPr>
        <w:t>多租户数据模型的选择和</w:t>
      </w:r>
      <w:bookmarkEnd w:id="224"/>
      <w:r w:rsidR="00A107B4">
        <w:rPr>
          <w:rFonts w:hint="eastAsia"/>
          <w:lang w:eastAsia="zh-CN"/>
        </w:rPr>
        <w:t>实现难点</w:t>
      </w:r>
    </w:p>
    <w:p w14:paraId="65A1F751" w14:textId="77777777" w:rsidR="00AF5E35" w:rsidRDefault="00E21058" w:rsidP="00A523E7">
      <w:pPr>
        <w:ind w:firstLine="480"/>
        <w:rPr>
          <w:lang w:val="x-none"/>
        </w:rPr>
      </w:pPr>
      <w:r>
        <w:rPr>
          <w:rFonts w:hint="eastAsia"/>
          <w:lang w:val="x-none"/>
        </w:rPr>
        <w:t>传统软件根据用户</w:t>
      </w:r>
      <w:r w:rsidR="0045604D">
        <w:rPr>
          <w:rFonts w:hint="eastAsia"/>
          <w:lang w:val="x-none"/>
        </w:rPr>
        <w:t>的实际需求进行定制，</w:t>
      </w:r>
      <w:r w:rsidR="00D71BFF">
        <w:rPr>
          <w:rFonts w:hint="eastAsia"/>
          <w:lang w:val="x-none"/>
        </w:rPr>
        <w:t>只针对一个用户开发，</w:t>
      </w:r>
      <w:r w:rsidR="0045604D">
        <w:rPr>
          <w:rFonts w:hint="eastAsia"/>
          <w:lang w:val="x-none"/>
        </w:rPr>
        <w:t>数据结构简单</w:t>
      </w:r>
      <w:r w:rsidR="00927D4E">
        <w:rPr>
          <w:rFonts w:hint="eastAsia"/>
          <w:lang w:val="x-none"/>
        </w:rPr>
        <w:t>，不会出现用户数据结构的混乱</w:t>
      </w:r>
      <w:r w:rsidR="0045604D">
        <w:rPr>
          <w:rFonts w:hint="eastAsia"/>
          <w:lang w:val="x-none"/>
        </w:rPr>
        <w:t>。</w:t>
      </w:r>
      <w:r w:rsidR="00D71BFF">
        <w:rPr>
          <w:rFonts w:hint="eastAsia"/>
          <w:lang w:val="x-none"/>
        </w:rPr>
        <w:t>基于</w:t>
      </w:r>
      <w:r w:rsidR="00D71BFF">
        <w:rPr>
          <w:rFonts w:hint="eastAsia"/>
          <w:lang w:val="x-none"/>
        </w:rPr>
        <w:t>SaaS</w:t>
      </w:r>
      <w:r w:rsidR="00D71BFF">
        <w:rPr>
          <w:rFonts w:hint="eastAsia"/>
          <w:lang w:val="x-none"/>
        </w:rPr>
        <w:t>的多租户平台针对多个租户，在每个表中</w:t>
      </w:r>
      <w:r w:rsidR="00DD0756">
        <w:rPr>
          <w:rFonts w:hint="eastAsia"/>
          <w:lang w:val="x-none"/>
        </w:rPr>
        <w:t>使用</w:t>
      </w:r>
      <w:r w:rsidR="00D71BFF">
        <w:rPr>
          <w:rFonts w:hint="eastAsia"/>
          <w:lang w:val="x-none"/>
        </w:rPr>
        <w:t>租户</w:t>
      </w:r>
      <w:r w:rsidR="00D71BFF">
        <w:rPr>
          <w:rFonts w:hint="eastAsia"/>
          <w:lang w:val="x-none"/>
        </w:rPr>
        <w:t>ID</w:t>
      </w:r>
      <w:r w:rsidR="00D71BFF">
        <w:rPr>
          <w:rFonts w:hint="eastAsia"/>
          <w:lang w:val="x-none"/>
        </w:rPr>
        <w:t>进行数据的隔离</w:t>
      </w:r>
      <w:r w:rsidR="006E0FEC">
        <w:rPr>
          <w:rFonts w:hint="eastAsia"/>
          <w:lang w:val="x-none"/>
        </w:rPr>
        <w:t>，</w:t>
      </w:r>
      <w:r w:rsidR="00DD0756">
        <w:rPr>
          <w:rFonts w:hint="eastAsia"/>
          <w:lang w:val="x-none"/>
        </w:rPr>
        <w:t>区分</w:t>
      </w:r>
      <w:r w:rsidR="00626A62">
        <w:rPr>
          <w:rFonts w:hint="eastAsia"/>
          <w:lang w:val="x-none"/>
        </w:rPr>
        <w:t>不同</w:t>
      </w:r>
      <w:r w:rsidR="00DD0756">
        <w:rPr>
          <w:rFonts w:hint="eastAsia"/>
          <w:lang w:val="x-none"/>
        </w:rPr>
        <w:t>租户</w:t>
      </w:r>
      <w:r w:rsidR="005013DE">
        <w:rPr>
          <w:rFonts w:hint="eastAsia"/>
          <w:lang w:val="x-none"/>
        </w:rPr>
        <w:t>的</w:t>
      </w:r>
      <w:r w:rsidR="00DD0756">
        <w:rPr>
          <w:rFonts w:hint="eastAsia"/>
          <w:lang w:val="x-none"/>
        </w:rPr>
        <w:t>数据信息，</w:t>
      </w:r>
      <w:r w:rsidR="006E0FEC">
        <w:rPr>
          <w:rFonts w:hint="eastAsia"/>
          <w:lang w:val="x-none"/>
        </w:rPr>
        <w:t>从而保证租户的数据安全</w:t>
      </w:r>
      <w:r w:rsidR="00D71BFF">
        <w:rPr>
          <w:rFonts w:hint="eastAsia"/>
          <w:lang w:val="x-none"/>
        </w:rPr>
        <w:t>。</w:t>
      </w:r>
    </w:p>
    <w:p w14:paraId="55F903EE" w14:textId="32AE5CF6" w:rsidR="00AF5E35" w:rsidRDefault="00AF5E35" w:rsidP="00A523E7">
      <w:pPr>
        <w:ind w:firstLine="480"/>
        <w:rPr>
          <w:lang w:val="x-none"/>
        </w:rPr>
      </w:pPr>
      <w:r>
        <w:rPr>
          <w:rFonts w:hint="eastAsia"/>
          <w:lang w:val="x-none"/>
        </w:rPr>
        <w:t>（</w:t>
      </w:r>
      <w:r>
        <w:rPr>
          <w:rFonts w:hint="eastAsia"/>
          <w:lang w:val="x-none"/>
        </w:rPr>
        <w:t>1</w:t>
      </w:r>
      <w:r>
        <w:rPr>
          <w:rFonts w:hint="eastAsia"/>
          <w:lang w:val="x-none"/>
        </w:rPr>
        <w:t>）多租户数据模型的选择</w:t>
      </w:r>
    </w:p>
    <w:p w14:paraId="7ADC6085" w14:textId="0A2B2384" w:rsidR="00437C36" w:rsidRDefault="00A523E7" w:rsidP="00437C36">
      <w:pPr>
        <w:ind w:firstLine="480"/>
        <w:rPr>
          <w:lang w:val="x-none"/>
        </w:rPr>
      </w:pPr>
      <w:r>
        <w:rPr>
          <w:lang w:val="x-none"/>
        </w:rPr>
        <w:t>根据</w:t>
      </w:r>
      <w:r>
        <w:rPr>
          <w:rFonts w:hint="eastAsia"/>
          <w:lang w:val="x-none"/>
        </w:rPr>
        <w:t>2.1.1</w:t>
      </w:r>
      <w:r>
        <w:rPr>
          <w:rFonts w:hint="eastAsia"/>
          <w:lang w:val="x-none"/>
        </w:rPr>
        <w:t>第二小节</w:t>
      </w:r>
      <w:r w:rsidR="005F3B76">
        <w:rPr>
          <w:rFonts w:hint="eastAsia"/>
          <w:lang w:val="x-none"/>
        </w:rPr>
        <w:t>对</w:t>
      </w:r>
      <w:r>
        <w:rPr>
          <w:rFonts w:hint="eastAsia"/>
          <w:lang w:val="x-none"/>
        </w:rPr>
        <w:t>多租户技术和数据隔离分析可知，多租户有三种隔离级别，</w:t>
      </w:r>
      <w:r w:rsidR="000C2C06">
        <w:rPr>
          <w:rFonts w:hint="eastAsia"/>
          <w:lang w:val="x-none"/>
        </w:rPr>
        <w:t>分别是</w:t>
      </w:r>
      <w:r w:rsidR="00FB41DA">
        <w:rPr>
          <w:rFonts w:hint="eastAsia"/>
          <w:lang w:val="x-none"/>
        </w:rPr>
        <w:t>独立数据库、共享数据库单独模式、共享数据库共享模式</w:t>
      </w:r>
      <w:r w:rsidR="00990DC7">
        <w:rPr>
          <w:rFonts w:hint="eastAsia"/>
          <w:lang w:val="x-none"/>
        </w:rPr>
        <w:t>。</w:t>
      </w:r>
      <w:r w:rsidR="00660649">
        <w:rPr>
          <w:rFonts w:hint="eastAsia"/>
          <w:lang w:val="x-none"/>
        </w:rPr>
        <w:t>表</w:t>
      </w:r>
      <w:r w:rsidR="00A00226">
        <w:rPr>
          <w:rFonts w:hint="eastAsia"/>
          <w:lang w:val="x-none"/>
        </w:rPr>
        <w:t>2-</w:t>
      </w:r>
      <w:r w:rsidR="00A00226">
        <w:rPr>
          <w:lang w:val="x-none"/>
        </w:rPr>
        <w:t>1</w:t>
      </w:r>
      <w:r w:rsidR="00A00226">
        <w:rPr>
          <w:lang w:val="x-none"/>
        </w:rPr>
        <w:t>清晰的表述了这三种隔离级别的隔离性</w:t>
      </w:r>
      <w:r w:rsidR="00A00226">
        <w:rPr>
          <w:rFonts w:hint="eastAsia"/>
          <w:lang w:val="x-none"/>
        </w:rPr>
        <w:t>、</w:t>
      </w:r>
      <w:r w:rsidR="00A00226">
        <w:rPr>
          <w:lang w:val="x-none"/>
        </w:rPr>
        <w:t>安全性</w:t>
      </w:r>
      <w:r w:rsidR="00A00226">
        <w:rPr>
          <w:rFonts w:hint="eastAsia"/>
          <w:lang w:val="x-none"/>
        </w:rPr>
        <w:t>、</w:t>
      </w:r>
      <w:r w:rsidR="00A00226">
        <w:rPr>
          <w:lang w:val="x-none"/>
        </w:rPr>
        <w:t>成本</w:t>
      </w:r>
      <w:r w:rsidR="007D64CA">
        <w:rPr>
          <w:rFonts w:hint="eastAsia"/>
          <w:lang w:val="x-none"/>
        </w:rPr>
        <w:t>和</w:t>
      </w:r>
      <w:r w:rsidR="00A00226">
        <w:rPr>
          <w:lang w:val="x-none"/>
        </w:rPr>
        <w:t>可配置性等性能的对比</w:t>
      </w:r>
      <w:r w:rsidR="00A00226">
        <w:rPr>
          <w:rFonts w:hint="eastAsia"/>
          <w:lang w:val="x-none"/>
        </w:rPr>
        <w:t>。</w:t>
      </w:r>
      <w:r w:rsidR="00990DC7">
        <w:rPr>
          <w:rFonts w:hint="eastAsia"/>
          <w:lang w:val="x-none"/>
        </w:rPr>
        <w:t>从表中可以看出，独立数据库</w:t>
      </w:r>
      <w:r w:rsidR="00D42111">
        <w:rPr>
          <w:rFonts w:hint="eastAsia"/>
          <w:lang w:val="x-none"/>
        </w:rPr>
        <w:t>中</w:t>
      </w:r>
      <w:r w:rsidR="00990DC7">
        <w:rPr>
          <w:rFonts w:hint="eastAsia"/>
          <w:lang w:val="x-none"/>
        </w:rPr>
        <w:t>每个租户都有单独的数据库</w:t>
      </w:r>
      <w:r w:rsidR="00021117">
        <w:rPr>
          <w:rFonts w:hint="eastAsia"/>
          <w:lang w:val="x-none"/>
        </w:rPr>
        <w:t>，</w:t>
      </w:r>
      <w:r w:rsidR="00990DC7">
        <w:rPr>
          <w:rFonts w:hint="eastAsia"/>
          <w:lang w:val="x-none"/>
        </w:rPr>
        <w:t>可以根据用户的特性进行个性化配置，是最理想化多租户隔离级别</w:t>
      </w:r>
      <w:r w:rsidR="00021117">
        <w:rPr>
          <w:rFonts w:hint="eastAsia"/>
          <w:lang w:val="x-none"/>
        </w:rPr>
        <w:t>。</w:t>
      </w:r>
      <w:r w:rsidR="00990DC7">
        <w:rPr>
          <w:rFonts w:hint="eastAsia"/>
          <w:lang w:val="x-none"/>
        </w:rPr>
        <w:t>共享数据库共享模式所有租户共用一个数据库甚至是一张表结构，</w:t>
      </w:r>
      <w:r w:rsidR="00101550">
        <w:rPr>
          <w:rFonts w:hint="eastAsia"/>
          <w:lang w:val="x-none"/>
        </w:rPr>
        <w:t>是共享性最高的多租户隔离级别。</w:t>
      </w:r>
      <w:r w:rsidR="00D34E3A">
        <w:rPr>
          <w:rFonts w:hint="eastAsia"/>
          <w:lang w:val="x-none"/>
        </w:rPr>
        <w:t>本文设计的</w:t>
      </w:r>
      <w:r w:rsidR="008166BD">
        <w:rPr>
          <w:rFonts w:hint="eastAsia"/>
          <w:lang w:val="x-none"/>
        </w:rPr>
        <w:t>平台系统</w:t>
      </w:r>
      <w:r w:rsidR="00D34E3A">
        <w:rPr>
          <w:rFonts w:hint="eastAsia"/>
          <w:lang w:val="x-none"/>
        </w:rPr>
        <w:t>主要针对中小型企业，对于最小化</w:t>
      </w:r>
      <w:r w:rsidR="00740D1A">
        <w:rPr>
          <w:rFonts w:hint="eastAsia"/>
          <w:lang w:val="x-none"/>
        </w:rPr>
        <w:t>成本</w:t>
      </w:r>
      <w:r w:rsidR="00D34E3A">
        <w:rPr>
          <w:rFonts w:hint="eastAsia"/>
          <w:lang w:val="x-none"/>
        </w:rPr>
        <w:t>的信息平台构建有着迫切的需求</w:t>
      </w:r>
      <w:r w:rsidR="002A7EBA">
        <w:rPr>
          <w:rFonts w:hint="eastAsia"/>
          <w:lang w:val="x-none"/>
        </w:rPr>
        <w:t>，因此选用共享数据库共享模式作为数据库的多租户开发模型</w:t>
      </w:r>
      <w:r w:rsidR="00021117">
        <w:rPr>
          <w:rFonts w:hint="eastAsia"/>
          <w:lang w:val="x-none"/>
        </w:rPr>
        <w:t>。</w:t>
      </w:r>
      <w:r w:rsidR="00CD2C0B">
        <w:rPr>
          <w:rFonts w:hint="eastAsia"/>
          <w:lang w:val="x-none"/>
        </w:rPr>
        <w:t>该</w:t>
      </w:r>
      <w:r w:rsidR="004A2616">
        <w:rPr>
          <w:rFonts w:hint="eastAsia"/>
          <w:lang w:val="x-none"/>
        </w:rPr>
        <w:t>模式能够最大限度的提高数据库的利用率，具有最低的硬件成本和系统维护的成本，</w:t>
      </w:r>
      <w:r w:rsidR="00833F87">
        <w:rPr>
          <w:rFonts w:hint="eastAsia"/>
          <w:lang w:val="x-none"/>
        </w:rPr>
        <w:t>当租户数量足够多时</w:t>
      </w:r>
      <w:r w:rsidR="00E51DC3">
        <w:rPr>
          <w:rFonts w:hint="eastAsia"/>
          <w:lang w:val="x-none"/>
        </w:rPr>
        <w:t>，其</w:t>
      </w:r>
      <w:r w:rsidR="002E50CC">
        <w:rPr>
          <w:rFonts w:hint="eastAsia"/>
          <w:lang w:val="x-none"/>
        </w:rPr>
        <w:t>优势</w:t>
      </w:r>
      <w:r w:rsidR="009D59B4">
        <w:rPr>
          <w:rFonts w:hint="eastAsia"/>
          <w:lang w:val="x-none"/>
        </w:rPr>
        <w:t>愈加得以</w:t>
      </w:r>
      <w:r w:rsidR="000B6F52">
        <w:rPr>
          <w:rFonts w:hint="eastAsia"/>
          <w:lang w:val="x-none"/>
        </w:rPr>
        <w:t>体现</w:t>
      </w:r>
      <w:r w:rsidR="002E50CC">
        <w:rPr>
          <w:rFonts w:hint="eastAsia"/>
          <w:lang w:val="x-none"/>
        </w:rPr>
        <w:t>。</w:t>
      </w:r>
    </w:p>
    <w:p w14:paraId="2959AA07" w14:textId="2B9C5CF6" w:rsidR="00DD583F" w:rsidRDefault="00DD583F" w:rsidP="00DD583F">
      <w:pPr>
        <w:pStyle w:val="afc"/>
      </w:pPr>
      <w:r>
        <w:t>表</w:t>
      </w:r>
      <w:r>
        <w:rPr>
          <w:rFonts w:hint="eastAsia"/>
        </w:rPr>
        <w:t>4</w:t>
      </w:r>
      <w:r>
        <w:rPr>
          <w:rFonts w:hint="eastAsia"/>
          <w:lang w:eastAsia="zh-CN"/>
        </w:rPr>
        <w:t>-</w:t>
      </w:r>
      <w:r>
        <w:t xml:space="preserve">1 </w:t>
      </w:r>
      <w:r>
        <w:t>多租户业务表示例</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873"/>
        <w:gridCol w:w="2379"/>
        <w:gridCol w:w="2208"/>
        <w:gridCol w:w="1846"/>
      </w:tblGrid>
      <w:tr w:rsidR="00DD583F" w14:paraId="3613C100" w14:textId="77777777" w:rsidTr="0045087D">
        <w:tc>
          <w:tcPr>
            <w:tcW w:w="1128" w:type="pct"/>
            <w:tcBorders>
              <w:bottom w:val="single" w:sz="4" w:space="0" w:color="auto"/>
            </w:tcBorders>
          </w:tcPr>
          <w:p w14:paraId="456F7928" w14:textId="4368AAE2" w:rsidR="00DD583F" w:rsidRPr="00D32F9D" w:rsidRDefault="00DD583F" w:rsidP="009E40EB">
            <w:pPr>
              <w:pStyle w:val="afc"/>
            </w:pPr>
            <w:r w:rsidRPr="00D32F9D">
              <w:rPr>
                <w:rFonts w:hint="eastAsia"/>
              </w:rPr>
              <w:t>USER</w:t>
            </w:r>
            <w:r w:rsidRPr="00D32F9D">
              <w:t>_</w:t>
            </w:r>
            <w:r w:rsidRPr="00D32F9D">
              <w:rPr>
                <w:rFonts w:hint="eastAsia"/>
              </w:rPr>
              <w:t>ID</w:t>
            </w:r>
          </w:p>
        </w:tc>
        <w:tc>
          <w:tcPr>
            <w:tcW w:w="1432" w:type="pct"/>
            <w:tcBorders>
              <w:bottom w:val="single" w:sz="4" w:space="0" w:color="auto"/>
            </w:tcBorders>
          </w:tcPr>
          <w:p w14:paraId="6087D144" w14:textId="217082EF" w:rsidR="00DD583F" w:rsidRPr="00D32F9D" w:rsidRDefault="00DD583F" w:rsidP="009E40EB">
            <w:pPr>
              <w:pStyle w:val="afc"/>
            </w:pPr>
            <w:r w:rsidRPr="00D32F9D">
              <w:rPr>
                <w:rFonts w:hint="eastAsia"/>
              </w:rPr>
              <w:t>USER_NAME</w:t>
            </w:r>
          </w:p>
        </w:tc>
        <w:tc>
          <w:tcPr>
            <w:tcW w:w="1329" w:type="pct"/>
            <w:tcBorders>
              <w:bottom w:val="single" w:sz="4" w:space="0" w:color="auto"/>
            </w:tcBorders>
          </w:tcPr>
          <w:p w14:paraId="55740075" w14:textId="745BD4B3" w:rsidR="00DD583F" w:rsidRPr="00D32F9D" w:rsidRDefault="00DD583F" w:rsidP="009E40EB">
            <w:pPr>
              <w:pStyle w:val="afc"/>
            </w:pPr>
            <w:r w:rsidRPr="00D32F9D">
              <w:rPr>
                <w:rFonts w:hint="eastAsia"/>
              </w:rPr>
              <w:t>USER_PASS</w:t>
            </w:r>
          </w:p>
        </w:tc>
        <w:tc>
          <w:tcPr>
            <w:tcW w:w="1111" w:type="pct"/>
            <w:tcBorders>
              <w:bottom w:val="single" w:sz="4" w:space="0" w:color="auto"/>
            </w:tcBorders>
          </w:tcPr>
          <w:p w14:paraId="5E4271C7" w14:textId="01FBDAFB" w:rsidR="00DD583F" w:rsidRPr="00D32F9D" w:rsidRDefault="00DD583F" w:rsidP="009E40EB">
            <w:pPr>
              <w:pStyle w:val="afc"/>
            </w:pPr>
            <w:r w:rsidRPr="00D32F9D">
              <w:rPr>
                <w:rFonts w:hint="eastAsia"/>
              </w:rPr>
              <w:t>FIRM_ID</w:t>
            </w:r>
          </w:p>
        </w:tc>
      </w:tr>
      <w:tr w:rsidR="00DD583F" w14:paraId="12A0C2A9" w14:textId="77777777" w:rsidTr="0045087D">
        <w:tc>
          <w:tcPr>
            <w:tcW w:w="1128" w:type="pct"/>
            <w:tcBorders>
              <w:bottom w:val="nil"/>
            </w:tcBorders>
          </w:tcPr>
          <w:p w14:paraId="2EDFF172" w14:textId="360C7DB7" w:rsidR="00DD583F" w:rsidRDefault="00DD583F" w:rsidP="009E40EB">
            <w:pPr>
              <w:pStyle w:val="afc"/>
            </w:pPr>
            <w:r>
              <w:rPr>
                <w:rFonts w:hint="eastAsia"/>
              </w:rPr>
              <w:t>001</w:t>
            </w:r>
          </w:p>
        </w:tc>
        <w:tc>
          <w:tcPr>
            <w:tcW w:w="1432" w:type="pct"/>
            <w:tcBorders>
              <w:bottom w:val="nil"/>
            </w:tcBorders>
          </w:tcPr>
          <w:p w14:paraId="603E7116" w14:textId="674DEEAE" w:rsidR="00DD583F" w:rsidRDefault="00DD583F" w:rsidP="009E40EB">
            <w:pPr>
              <w:pStyle w:val="afc"/>
            </w:pPr>
            <w:r>
              <w:t>Z</w:t>
            </w:r>
            <w:r>
              <w:rPr>
                <w:rFonts w:hint="eastAsia"/>
              </w:rPr>
              <w:t>hangSan</w:t>
            </w:r>
          </w:p>
        </w:tc>
        <w:tc>
          <w:tcPr>
            <w:tcW w:w="1329" w:type="pct"/>
            <w:tcBorders>
              <w:bottom w:val="nil"/>
            </w:tcBorders>
          </w:tcPr>
          <w:p w14:paraId="56854E8E" w14:textId="53B66FC0" w:rsidR="00DD583F" w:rsidRDefault="00DD583F" w:rsidP="009E40EB">
            <w:pPr>
              <w:pStyle w:val="afc"/>
            </w:pPr>
            <w:r>
              <w:rPr>
                <w:rFonts w:hint="eastAsia"/>
              </w:rPr>
              <w:t>123456</w:t>
            </w:r>
          </w:p>
        </w:tc>
        <w:tc>
          <w:tcPr>
            <w:tcW w:w="1111" w:type="pct"/>
            <w:tcBorders>
              <w:bottom w:val="nil"/>
            </w:tcBorders>
          </w:tcPr>
          <w:p w14:paraId="53237733" w14:textId="18E9F5E3" w:rsidR="00DD583F" w:rsidRDefault="00DD583F" w:rsidP="009E40EB">
            <w:pPr>
              <w:pStyle w:val="afc"/>
            </w:pPr>
            <w:r>
              <w:rPr>
                <w:rFonts w:hint="eastAsia"/>
              </w:rPr>
              <w:t>00101</w:t>
            </w:r>
          </w:p>
        </w:tc>
      </w:tr>
      <w:tr w:rsidR="00DD583F" w14:paraId="11B5016E" w14:textId="77777777" w:rsidTr="0045087D">
        <w:tc>
          <w:tcPr>
            <w:tcW w:w="1128" w:type="pct"/>
            <w:tcBorders>
              <w:top w:val="nil"/>
            </w:tcBorders>
          </w:tcPr>
          <w:p w14:paraId="3C588CC9" w14:textId="0360B3A0" w:rsidR="00DD583F" w:rsidRDefault="00DD583F" w:rsidP="009E40EB">
            <w:pPr>
              <w:pStyle w:val="afc"/>
            </w:pPr>
            <w:r>
              <w:rPr>
                <w:rFonts w:hint="eastAsia"/>
              </w:rPr>
              <w:t>002</w:t>
            </w:r>
          </w:p>
        </w:tc>
        <w:tc>
          <w:tcPr>
            <w:tcW w:w="1432" w:type="pct"/>
            <w:tcBorders>
              <w:top w:val="nil"/>
            </w:tcBorders>
          </w:tcPr>
          <w:p w14:paraId="2C1DC81F" w14:textId="782F7C69" w:rsidR="00DD583F" w:rsidRDefault="00DD583F" w:rsidP="009E40EB">
            <w:pPr>
              <w:pStyle w:val="afc"/>
            </w:pPr>
            <w:r>
              <w:rPr>
                <w:rFonts w:hint="eastAsia"/>
              </w:rPr>
              <w:t>LiSi</w:t>
            </w:r>
          </w:p>
        </w:tc>
        <w:tc>
          <w:tcPr>
            <w:tcW w:w="1329" w:type="pct"/>
            <w:tcBorders>
              <w:top w:val="nil"/>
            </w:tcBorders>
          </w:tcPr>
          <w:p w14:paraId="0D932395" w14:textId="50C4B4CA" w:rsidR="00DD583F" w:rsidRDefault="00DD583F" w:rsidP="009E40EB">
            <w:pPr>
              <w:pStyle w:val="afc"/>
            </w:pPr>
            <w:r>
              <w:rPr>
                <w:rFonts w:hint="eastAsia"/>
              </w:rPr>
              <w:t>123456</w:t>
            </w:r>
          </w:p>
        </w:tc>
        <w:tc>
          <w:tcPr>
            <w:tcW w:w="1111" w:type="pct"/>
            <w:tcBorders>
              <w:top w:val="nil"/>
            </w:tcBorders>
          </w:tcPr>
          <w:p w14:paraId="60C8C832" w14:textId="628AD6D6" w:rsidR="00DD583F" w:rsidRDefault="00DD583F" w:rsidP="009E40EB">
            <w:pPr>
              <w:pStyle w:val="afc"/>
            </w:pPr>
            <w:r>
              <w:rPr>
                <w:rFonts w:hint="eastAsia"/>
              </w:rPr>
              <w:t>00102</w:t>
            </w:r>
          </w:p>
        </w:tc>
      </w:tr>
    </w:tbl>
    <w:p w14:paraId="7DDCDA65" w14:textId="35A0590A" w:rsidR="00FF1C97" w:rsidRPr="00E83E31" w:rsidRDefault="00E83E31" w:rsidP="00E83E31">
      <w:pPr>
        <w:ind w:firstLine="480"/>
        <w:rPr>
          <w:lang w:val="x-none"/>
        </w:rPr>
      </w:pPr>
      <w:r>
        <w:rPr>
          <w:rFonts w:hint="eastAsia"/>
          <w:lang w:val="x-none"/>
        </w:rPr>
        <w:t>（</w:t>
      </w:r>
      <w:r>
        <w:rPr>
          <w:rFonts w:hint="eastAsia"/>
          <w:lang w:val="x-none"/>
        </w:rPr>
        <w:t>2</w:t>
      </w:r>
      <w:r>
        <w:rPr>
          <w:rFonts w:hint="eastAsia"/>
          <w:lang w:val="x-none"/>
        </w:rPr>
        <w:t>）</w:t>
      </w:r>
      <w:r w:rsidR="00CF45E1" w:rsidRPr="00E83E31">
        <w:rPr>
          <w:rFonts w:hint="eastAsia"/>
          <w:lang w:val="x-none"/>
        </w:rPr>
        <w:t>多租户数据模型的</w:t>
      </w:r>
      <w:r w:rsidR="008A4AAF" w:rsidRPr="00E83E31">
        <w:rPr>
          <w:rFonts w:hint="eastAsia"/>
          <w:lang w:val="x-none"/>
        </w:rPr>
        <w:t>实现难点</w:t>
      </w:r>
    </w:p>
    <w:p w14:paraId="271210D1" w14:textId="706DA1A9" w:rsidR="00E83E31" w:rsidRDefault="0010675B" w:rsidP="0010675B">
      <w:pPr>
        <w:ind w:firstLine="480"/>
      </w:pPr>
      <w:r>
        <w:rPr>
          <w:rFonts w:hint="eastAsia"/>
        </w:rPr>
        <w:t>共享数据库共享模式除拥有较高的共享性和较低的开发成本外，还需承担一定的风险。</w:t>
      </w:r>
      <w:r w:rsidR="009B6627">
        <w:rPr>
          <w:rFonts w:hint="eastAsia"/>
        </w:rPr>
        <w:t>其实现难点主要表现在以下几个方面</w:t>
      </w:r>
      <w:r w:rsidR="000A0AA7">
        <w:rPr>
          <w:rFonts w:hint="eastAsia"/>
        </w:rPr>
        <w:t>：</w:t>
      </w:r>
    </w:p>
    <w:p w14:paraId="794B1291" w14:textId="77777777" w:rsidR="00F95108" w:rsidRDefault="00F95108" w:rsidP="00F95108">
      <w:pPr>
        <w:ind w:firstLine="480"/>
      </w:pPr>
      <w:r>
        <w:rPr>
          <w:rFonts w:hint="eastAsia"/>
        </w:rPr>
        <w:t>数据扩展性：不同的租户在使用系统有不同的数据扩展需求，传统数据扩展方式在多租户模式下易造成数据资源的浪费，与系统的开发初衷相悖，需要服务</w:t>
      </w:r>
      <w:r>
        <w:rPr>
          <w:rFonts w:hint="eastAsia"/>
        </w:rPr>
        <w:t>SaaS</w:t>
      </w:r>
      <w:r>
        <w:rPr>
          <w:rFonts w:hint="eastAsia"/>
        </w:rPr>
        <w:t>多租户的数据扩展技术。</w:t>
      </w:r>
    </w:p>
    <w:p w14:paraId="5779BD96" w14:textId="09558DB0" w:rsidR="00832F21" w:rsidRDefault="00832F21" w:rsidP="0010675B">
      <w:pPr>
        <w:ind w:firstLine="480"/>
      </w:pPr>
      <w:r>
        <w:lastRenderedPageBreak/>
        <w:t>可配置性</w:t>
      </w:r>
      <w:r>
        <w:rPr>
          <w:rFonts w:hint="eastAsia"/>
        </w:rPr>
        <w:t>：</w:t>
      </w:r>
      <w:r w:rsidR="007A0898">
        <w:rPr>
          <w:rFonts w:hint="eastAsia"/>
        </w:rPr>
        <w:t>传统实现方式或者独立数据库的隔离模式能够个性化的定制系统的需求，</w:t>
      </w:r>
      <w:r w:rsidR="008E5482">
        <w:rPr>
          <w:rFonts w:hint="eastAsia"/>
        </w:rPr>
        <w:t>而</w:t>
      </w:r>
      <w:r w:rsidR="008E5482">
        <w:rPr>
          <w:rFonts w:hint="eastAsia"/>
        </w:rPr>
        <w:t>SaaS</w:t>
      </w:r>
      <w:r w:rsidR="008E5482">
        <w:rPr>
          <w:rFonts w:hint="eastAsia"/>
        </w:rPr>
        <w:t>作为一种共享服务强调的是按需付费，因此对于系统的可配置性就有了一定的要求。</w:t>
      </w:r>
    </w:p>
    <w:p w14:paraId="03007EAE" w14:textId="710A9024" w:rsidR="00DD1AF2" w:rsidRDefault="00DD1AF2" w:rsidP="00DD1AF2">
      <w:pPr>
        <w:ind w:firstLine="480"/>
      </w:pPr>
      <w:r>
        <w:rPr>
          <w:rFonts w:hint="eastAsia"/>
        </w:rPr>
        <w:t>数据的安全性：共享数据库中所有租户的信息都保存在一张表中，且租户对于数据没有管理权限，因此需在数据的安全控制上进行设计，以确保租户的信息不被泄露，保证租户在使用系统的过程中不会访问到其他租户的信息。</w:t>
      </w:r>
    </w:p>
    <w:p w14:paraId="0BB7E5B7" w14:textId="7C8BC3A0" w:rsidR="004F7A1B" w:rsidRDefault="004F7A1B" w:rsidP="00356787">
      <w:pPr>
        <w:pStyle w:val="3"/>
      </w:pPr>
      <w:bookmarkStart w:id="225" w:name="_Toc498678426"/>
      <w:r w:rsidRPr="00356787">
        <w:rPr>
          <w:rFonts w:hint="eastAsia"/>
        </w:rPr>
        <w:t>4.3.</w:t>
      </w:r>
      <w:r w:rsidR="00453C9E">
        <w:rPr>
          <w:rFonts w:hint="eastAsia"/>
          <w:lang w:eastAsia="zh-CN"/>
        </w:rPr>
        <w:t>2</w:t>
      </w:r>
      <w:r w:rsidRPr="00356787">
        <w:rPr>
          <w:rFonts w:hint="eastAsia"/>
        </w:rPr>
        <w:t xml:space="preserve"> </w:t>
      </w:r>
      <w:r w:rsidR="00866843">
        <w:rPr>
          <w:rFonts w:hint="eastAsia"/>
        </w:rPr>
        <w:t>数据库的概念结构设计和</w:t>
      </w:r>
      <w:r w:rsidRPr="00356787">
        <w:rPr>
          <w:rFonts w:hint="eastAsia"/>
        </w:rPr>
        <w:t>逻辑结构设计</w:t>
      </w:r>
      <w:bookmarkEnd w:id="225"/>
    </w:p>
    <w:p w14:paraId="4A07C4BE" w14:textId="297C0BC1" w:rsidR="00F06F4B" w:rsidRDefault="004B36DA" w:rsidP="00A853E1">
      <w:pPr>
        <w:ind w:firstLineChars="0" w:firstLine="480"/>
      </w:pPr>
      <w:bookmarkStart w:id="226" w:name="_Toc492673772"/>
      <w:r>
        <w:rPr>
          <w:rFonts w:hint="eastAsia"/>
        </w:rPr>
        <w:t>（</w:t>
      </w:r>
      <w:r>
        <w:rPr>
          <w:rFonts w:hint="eastAsia"/>
        </w:rPr>
        <w:t>1</w:t>
      </w:r>
      <w:r>
        <w:rPr>
          <w:rFonts w:hint="eastAsia"/>
        </w:rPr>
        <w:t>）</w:t>
      </w:r>
      <w:r w:rsidRPr="00636514">
        <w:rPr>
          <w:rFonts w:hint="eastAsia"/>
        </w:rPr>
        <w:t>数据库概念结构设计</w:t>
      </w:r>
      <w:bookmarkEnd w:id="226"/>
    </w:p>
    <w:p w14:paraId="02909934" w14:textId="176A4262"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w:t>
      </w:r>
      <w:r w:rsidR="0077231F">
        <w:rPr>
          <w:rFonts w:hint="eastAsia"/>
        </w:rPr>
        <w:t>VMCloudPlatform</w:t>
      </w:r>
      <w:r w:rsidR="0077231F">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w:t>
      </w:r>
      <w:r w:rsidR="006174A0">
        <w:t>9</w:t>
      </w:r>
      <w:r w:rsidRPr="00636514">
        <w:rPr>
          <w:rFonts w:hint="eastAsia"/>
        </w:rPr>
        <w:t>。</w:t>
      </w:r>
    </w:p>
    <w:p w14:paraId="7D4C563F" w14:textId="2BE20399" w:rsidR="008D534A" w:rsidRPr="00636514" w:rsidRDefault="0060363B" w:rsidP="00A853E1">
      <w:pPr>
        <w:ind w:firstLineChars="0"/>
      </w:pPr>
      <w:bookmarkStart w:id="227" w:name="_Toc492673773"/>
      <w:r>
        <w:rPr>
          <w:rFonts w:hint="eastAsia"/>
        </w:rPr>
        <w:t>（</w:t>
      </w:r>
      <w:r>
        <w:rPr>
          <w:rFonts w:hint="eastAsia"/>
        </w:rPr>
        <w:t>2</w:t>
      </w:r>
      <w:r>
        <w:rPr>
          <w:rFonts w:hint="eastAsia"/>
        </w:rPr>
        <w:t>）</w:t>
      </w:r>
      <w:r w:rsidR="008D534A" w:rsidRPr="00636514">
        <w:rPr>
          <w:rFonts w:hint="eastAsia"/>
        </w:rPr>
        <w:t>数据库逻辑结构设计</w:t>
      </w:r>
      <w:bookmarkEnd w:id="227"/>
      <w:r w:rsidR="008D534A" w:rsidRPr="00636514">
        <w:rPr>
          <w:rFonts w:hint="eastAsia"/>
        </w:rPr>
        <w:t xml:space="preserve"> </w:t>
      </w:r>
    </w:p>
    <w:p w14:paraId="7495AE30" w14:textId="462C858D" w:rsidR="008D534A" w:rsidRDefault="008D534A" w:rsidP="008D534A">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w:t>
      </w:r>
      <w:r w:rsidR="00460D78">
        <w:rPr>
          <w:rFonts w:hint="eastAsia"/>
        </w:rPr>
        <w:t>功能</w:t>
      </w:r>
      <w:r w:rsidR="00460D78">
        <w:rPr>
          <w:rFonts w:hint="eastAsia"/>
        </w:rPr>
        <w:t>Id</w:t>
      </w:r>
      <w:r w:rsidR="00460D78">
        <w:rPr>
          <w:rFonts w:hint="eastAsia"/>
        </w:rPr>
        <w:t>，</w:t>
      </w:r>
      <w:r w:rsidRPr="00636514">
        <w:rPr>
          <w:rFonts w:hint="eastAsia"/>
        </w:rPr>
        <w:t>商家名，类型，描述，状态，开始时间，到期时间，租用台数，已用台数，</w:t>
      </w:r>
      <w:r>
        <w:rPr>
          <w:rFonts w:hint="eastAsia"/>
        </w:rPr>
        <w:t>已</w:t>
      </w:r>
      <w:r w:rsidRPr="00636514">
        <w:rPr>
          <w:rFonts w:hint="eastAsia"/>
        </w:rPr>
        <w:t>试用，操作人，操作时间）</w:t>
      </w:r>
    </w:p>
    <w:p w14:paraId="77315018" w14:textId="08AF96FD" w:rsidR="000632C9" w:rsidRDefault="000632C9" w:rsidP="008D534A">
      <w:pPr>
        <w:numPr>
          <w:ilvl w:val="1"/>
          <w:numId w:val="6"/>
        </w:numPr>
        <w:ind w:firstLineChars="0"/>
      </w:pPr>
      <w:r>
        <w:t>扩展表</w:t>
      </w:r>
      <w:r w:rsidR="00CC5DC3">
        <w:rPr>
          <w:rFonts w:hint="eastAsia"/>
        </w:rPr>
        <w:t>（数据</w:t>
      </w:r>
      <w:r w:rsidR="00CC5DC3">
        <w:rPr>
          <w:rFonts w:hint="eastAsia"/>
        </w:rPr>
        <w:t>I</w:t>
      </w:r>
      <w:r w:rsidR="00CC5DC3">
        <w:t>d</w:t>
      </w:r>
      <w:r w:rsidR="00CC5DC3">
        <w:rPr>
          <w:rFonts w:hint="eastAsia"/>
        </w:rPr>
        <w:t>，基本表表名，配置表</w:t>
      </w:r>
      <w:r w:rsidR="00CC5DC3">
        <w:rPr>
          <w:rFonts w:hint="eastAsia"/>
        </w:rPr>
        <w:t>Id</w:t>
      </w:r>
      <w:r w:rsidR="00CC5DC3">
        <w:rPr>
          <w:rFonts w:hint="eastAsia"/>
        </w:rPr>
        <w:t>，</w:t>
      </w:r>
      <w:r w:rsidR="00CC5DC3">
        <w:t>扩展字段值</w:t>
      </w:r>
      <w:r w:rsidR="00CC5DC3">
        <w:rPr>
          <w:rFonts w:hint="eastAsia"/>
        </w:rPr>
        <w:t>）</w:t>
      </w:r>
    </w:p>
    <w:p w14:paraId="6C4677E4" w14:textId="59D2E0A9" w:rsidR="00FC382A" w:rsidRPr="00FC382A" w:rsidRDefault="00FC382A" w:rsidP="00FC382A">
      <w:pPr>
        <w:pStyle w:val="aff0"/>
      </w:pPr>
      <w:r w:rsidRPr="00FC382A">
        <w:rPr>
          <w:rFonts w:hint="eastAsia"/>
          <w:noProof/>
        </w:rPr>
        <w:lastRenderedPageBreak/>
        <w:drawing>
          <wp:anchor distT="0" distB="0" distL="114300" distR="114300" simplePos="0" relativeHeight="251844608" behindDoc="0" locked="0" layoutInCell="1" allowOverlap="1" wp14:anchorId="06E88DE2" wp14:editId="4A01271B">
            <wp:simplePos x="0" y="0"/>
            <wp:positionH relativeFrom="column">
              <wp:posOffset>19051</wp:posOffset>
            </wp:positionH>
            <wp:positionV relativeFrom="paragraph">
              <wp:posOffset>441</wp:posOffset>
            </wp:positionV>
            <wp:extent cx="5276850" cy="509861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48">
                      <a:extLst>
                        <a:ext uri="{28A0092B-C50C-407E-A947-70E740481C1C}">
                          <a14:useLocalDpi xmlns:a14="http://schemas.microsoft.com/office/drawing/2010/main" val="0"/>
                        </a:ext>
                      </a:extLst>
                    </a:blip>
                    <a:srcRect l="4617" t="5054" r="2133"/>
                    <a:stretch/>
                  </pic:blipFill>
                  <pic:spPr bwMode="auto">
                    <a:xfrm>
                      <a:off x="0" y="0"/>
                      <a:ext cx="5278301" cy="51000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382A">
        <w:rPr>
          <w:rFonts w:hint="eastAsia"/>
        </w:rPr>
        <w:t>图</w:t>
      </w:r>
      <w:r w:rsidRPr="00FC382A">
        <w:rPr>
          <w:rFonts w:hint="eastAsia"/>
        </w:rPr>
        <w:t>4-</w:t>
      </w:r>
      <w:r w:rsidR="006174A0">
        <w:t>9</w:t>
      </w:r>
      <w:r w:rsidRPr="00FC382A">
        <w:t xml:space="preserve">  </w:t>
      </w:r>
      <w:r w:rsidRPr="00FC382A">
        <w:t>售货机云平台系统的</w:t>
      </w:r>
      <w:r w:rsidRPr="00FC382A">
        <w:rPr>
          <w:rFonts w:hint="eastAsia"/>
        </w:rPr>
        <w:t>E-R</w:t>
      </w:r>
      <w:r w:rsidRPr="00FC382A">
        <w:rPr>
          <w:rFonts w:hint="eastAsia"/>
        </w:rPr>
        <w:t>图</w:t>
      </w:r>
    </w:p>
    <w:p w14:paraId="1621A561" w14:textId="154B45D4" w:rsidR="000632C9" w:rsidRDefault="0065562B" w:rsidP="008D534A">
      <w:pPr>
        <w:numPr>
          <w:ilvl w:val="1"/>
          <w:numId w:val="6"/>
        </w:numPr>
        <w:ind w:firstLineChars="0"/>
      </w:pPr>
      <w:r>
        <w:t>扩展表</w:t>
      </w:r>
      <w:r w:rsidR="000632C9">
        <w:t>配置表</w:t>
      </w:r>
      <w:r w:rsidR="00CC5DC3">
        <w:rPr>
          <w:rFonts w:hint="eastAsia"/>
        </w:rPr>
        <w:t>（</w:t>
      </w:r>
      <w:r w:rsidR="00CC5DC3" w:rsidRPr="00CC5DC3">
        <w:rPr>
          <w:rFonts w:hint="eastAsia"/>
          <w:u w:val="single"/>
        </w:rPr>
        <w:t>配置表</w:t>
      </w:r>
      <w:r w:rsidR="00CC5DC3" w:rsidRPr="00CC5DC3">
        <w:rPr>
          <w:rFonts w:hint="eastAsia"/>
          <w:u w:val="single"/>
        </w:rPr>
        <w:t>Id</w:t>
      </w:r>
      <w:r w:rsidR="00CC5DC3">
        <w:rPr>
          <w:rFonts w:hint="eastAsia"/>
        </w:rPr>
        <w:t>，</w:t>
      </w:r>
      <w:r w:rsidR="00CC5DC3">
        <w:t>租户编号</w:t>
      </w:r>
      <w:r w:rsidR="00CC5DC3">
        <w:rPr>
          <w:rFonts w:hint="eastAsia"/>
        </w:rPr>
        <w:t>，基本表</w:t>
      </w:r>
      <w:r w:rsidR="00CC5DC3">
        <w:t>表名</w:t>
      </w:r>
      <w:r w:rsidR="00CC5DC3">
        <w:rPr>
          <w:rFonts w:hint="eastAsia"/>
        </w:rPr>
        <w:t>，</w:t>
      </w:r>
      <w:r w:rsidR="00CC5DC3">
        <w:t>扩展字段类型</w:t>
      </w:r>
      <w:r w:rsidR="00CC5DC3">
        <w:rPr>
          <w:rFonts w:hint="eastAsia"/>
        </w:rPr>
        <w:t>，</w:t>
      </w:r>
      <w:r w:rsidR="00CC5DC3">
        <w:t>扩展字段名</w:t>
      </w:r>
      <w:r w:rsidR="00CC5DC3">
        <w:rPr>
          <w:rFonts w:hint="eastAsia"/>
        </w:rPr>
        <w:t>）</w:t>
      </w:r>
    </w:p>
    <w:p w14:paraId="305705EF" w14:textId="29ADA290" w:rsidR="00BD7152" w:rsidRDefault="00BD7152" w:rsidP="008D534A">
      <w:pPr>
        <w:numPr>
          <w:ilvl w:val="1"/>
          <w:numId w:val="6"/>
        </w:numPr>
        <w:ind w:firstLineChars="0"/>
      </w:pPr>
      <w:r>
        <w:t>功能表</w:t>
      </w:r>
      <w:r w:rsidR="00CC5DC3">
        <w:rPr>
          <w:rFonts w:hint="eastAsia"/>
        </w:rPr>
        <w:t>（功能</w:t>
      </w:r>
      <w:r w:rsidR="00CC5DC3">
        <w:rPr>
          <w:rFonts w:hint="eastAsia"/>
        </w:rPr>
        <w:t>Id</w:t>
      </w:r>
      <w:r w:rsidR="00CC5DC3">
        <w:rPr>
          <w:rFonts w:hint="eastAsia"/>
        </w:rPr>
        <w:t>，基本</w:t>
      </w:r>
      <w:r w:rsidR="00CC5DC3">
        <w:t>模块</w:t>
      </w:r>
      <w:r w:rsidR="00CC5DC3">
        <w:rPr>
          <w:rFonts w:hint="eastAsia"/>
        </w:rPr>
        <w:t>Id</w:t>
      </w:r>
      <w:r w:rsidR="00CC5DC3">
        <w:rPr>
          <w:rFonts w:hint="eastAsia"/>
        </w:rPr>
        <w:t>）</w:t>
      </w:r>
    </w:p>
    <w:p w14:paraId="64B7330E" w14:textId="4C3CB529" w:rsidR="00BD7152" w:rsidRDefault="00BD7152" w:rsidP="008D534A">
      <w:pPr>
        <w:numPr>
          <w:ilvl w:val="1"/>
          <w:numId w:val="6"/>
        </w:numPr>
        <w:ind w:firstLineChars="0"/>
      </w:pPr>
      <w:r>
        <w:t>基本模块表</w:t>
      </w:r>
      <w:r w:rsidR="00CC5DC3">
        <w:rPr>
          <w:rFonts w:hint="eastAsia"/>
        </w:rPr>
        <w:t>（</w:t>
      </w:r>
      <w:r w:rsidR="00CC5DC3" w:rsidRPr="00CC5DC3">
        <w:rPr>
          <w:rFonts w:hint="eastAsia"/>
          <w:u w:val="single"/>
        </w:rPr>
        <w:t>基本模块</w:t>
      </w:r>
      <w:r w:rsidR="00CC5DC3" w:rsidRPr="00CC5DC3">
        <w:rPr>
          <w:rFonts w:hint="eastAsia"/>
          <w:u w:val="single"/>
        </w:rPr>
        <w:t>Id</w:t>
      </w:r>
      <w:r w:rsidR="00CC5DC3">
        <w:rPr>
          <w:rFonts w:hint="eastAsia"/>
        </w:rPr>
        <w:t>，模块名称，模块描述）</w:t>
      </w:r>
    </w:p>
    <w:p w14:paraId="72027E84" w14:textId="4C31E65E" w:rsidR="00BD7152" w:rsidRPr="00636514" w:rsidRDefault="00BD7152" w:rsidP="008D534A">
      <w:pPr>
        <w:numPr>
          <w:ilvl w:val="1"/>
          <w:numId w:val="6"/>
        </w:numPr>
        <w:ind w:firstLineChars="0"/>
      </w:pPr>
      <w:r>
        <w:t>租户功能表</w:t>
      </w:r>
      <w:r w:rsidR="00CC5DC3">
        <w:rPr>
          <w:rFonts w:hint="eastAsia"/>
        </w:rPr>
        <w:t>（租户编号，基本模块</w:t>
      </w:r>
      <w:r w:rsidR="00CC5DC3">
        <w:rPr>
          <w:rFonts w:hint="eastAsia"/>
        </w:rPr>
        <w:t>Id</w:t>
      </w:r>
      <w:r w:rsidR="00CC5DC3">
        <w:rPr>
          <w:rFonts w:hint="eastAsia"/>
        </w:rPr>
        <w:t>）</w:t>
      </w:r>
    </w:p>
    <w:p w14:paraId="2D4858A8" w14:textId="0E73D7C2" w:rsidR="008D534A" w:rsidRPr="00636514" w:rsidRDefault="008D534A" w:rsidP="008D534A">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4400D4E3" w:rsidR="008D534A" w:rsidRPr="00636514" w:rsidRDefault="008D534A" w:rsidP="008D534A">
      <w:pPr>
        <w:numPr>
          <w:ilvl w:val="1"/>
          <w:numId w:val="6"/>
        </w:numPr>
        <w:ind w:firstLineChars="0"/>
      </w:pPr>
      <w:r w:rsidRPr="00636514">
        <w:t>售货机租金</w:t>
      </w:r>
      <w:r w:rsidRPr="00636514">
        <w:rPr>
          <w:rFonts w:hint="eastAsia"/>
        </w:rPr>
        <w:t>（每台价格）</w:t>
      </w:r>
    </w:p>
    <w:p w14:paraId="388E2661" w14:textId="594E3CE3" w:rsidR="008D534A" w:rsidRPr="00636514" w:rsidRDefault="008D534A" w:rsidP="008D534A">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rsidR="00272472">
        <w:t>到期</w:t>
      </w:r>
      <w:r w:rsidRPr="00636514">
        <w:rPr>
          <w:rFonts w:hint="eastAsia"/>
        </w:rPr>
        <w:t>时间）</w:t>
      </w:r>
    </w:p>
    <w:p w14:paraId="147E8B47" w14:textId="2D0A3120" w:rsidR="008D534A" w:rsidRPr="00636514" w:rsidRDefault="008D534A" w:rsidP="008D534A">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554C9638" w:rsidR="008D534A" w:rsidRPr="00636514" w:rsidRDefault="008D534A" w:rsidP="008D534A">
      <w:pPr>
        <w:numPr>
          <w:ilvl w:val="1"/>
          <w:numId w:val="6"/>
        </w:numPr>
        <w:ind w:firstLineChars="0"/>
      </w:pPr>
      <w:r w:rsidRPr="00636514">
        <w:lastRenderedPageBreak/>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3C421E91" w:rsidR="008D534A" w:rsidRDefault="008D534A" w:rsidP="008D534A">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647F1129" w:rsidR="00586C84" w:rsidRPr="00636514" w:rsidRDefault="00586C84" w:rsidP="00586C84">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52DC8A21" w:rsidR="00F06F4B" w:rsidRPr="00636514" w:rsidRDefault="00F06F4B"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00025561">
        <w:t>营业员</w:t>
      </w:r>
      <w:r w:rsidRPr="00636514">
        <w:rPr>
          <w:rFonts w:hint="eastAsia"/>
        </w:rPr>
        <w:t>Id</w:t>
      </w:r>
      <w:r w:rsidRPr="00636514">
        <w:rPr>
          <w:rFonts w:hint="eastAsia"/>
        </w:rPr>
        <w:t>，操作时间）</w:t>
      </w:r>
    </w:p>
    <w:p w14:paraId="569DF695" w14:textId="77777777" w:rsidR="00F06F4B" w:rsidRPr="00636514" w:rsidRDefault="00F06F4B"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lastRenderedPageBreak/>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1ABFDA2" w:rsidR="00F06F4B" w:rsidRPr="00636514" w:rsidRDefault="00F06F4B"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w:t>
      </w:r>
      <w:r w:rsidR="00025561">
        <w:rPr>
          <w:rFonts w:hint="eastAsia"/>
        </w:rPr>
        <w:t>营业员</w:t>
      </w:r>
      <w:r w:rsidRPr="00636514">
        <w:rPr>
          <w:rFonts w:hint="eastAsia"/>
        </w:rPr>
        <w:t>，运营商</w:t>
      </w:r>
      <w:r w:rsidRPr="00636514">
        <w:rPr>
          <w:rFonts w:hint="eastAsia"/>
        </w:rPr>
        <w:t>Id</w:t>
      </w:r>
      <w:r w:rsidRPr="00636514">
        <w:rPr>
          <w:rFonts w:hint="eastAsia"/>
        </w:rPr>
        <w:t>，上缴时间）</w:t>
      </w:r>
    </w:p>
    <w:p w14:paraId="47F66B99" w14:textId="6CE303C0" w:rsidR="00F06F4B" w:rsidRPr="00636514" w:rsidRDefault="00F06F4B" w:rsidP="006C24CD">
      <w:pPr>
        <w:pStyle w:val="1"/>
        <w:ind w:left="240"/>
      </w:pPr>
      <w:r w:rsidRPr="00636514">
        <w:rPr>
          <w:lang w:eastAsia="zh-CN"/>
        </w:rPr>
        <w:br w:type="page"/>
      </w:r>
      <w:bookmarkStart w:id="228" w:name="_Toc498678428"/>
      <w:commentRangeStart w:id="229"/>
      <w:r w:rsidRPr="00636514">
        <w:rPr>
          <w:rFonts w:hint="eastAsia"/>
        </w:rPr>
        <w:lastRenderedPageBreak/>
        <w:t>第</w:t>
      </w:r>
      <w:commentRangeEnd w:id="229"/>
      <w:r w:rsidR="00DF7E1D">
        <w:rPr>
          <w:rStyle w:val="aa"/>
          <w:rFonts w:eastAsiaTheme="minorEastAsia"/>
          <w:b w:val="0"/>
          <w:bCs w:val="0"/>
          <w:kern w:val="2"/>
        </w:rPr>
        <w:commentReference w:id="229"/>
      </w:r>
      <w:r w:rsidRPr="00636514">
        <w:rPr>
          <w:rFonts w:hint="eastAsia"/>
        </w:rPr>
        <w:t>5</w:t>
      </w:r>
      <w:r w:rsidRPr="00636514">
        <w:rPr>
          <w:rFonts w:hint="eastAsia"/>
        </w:rPr>
        <w:t>章</w:t>
      </w:r>
      <w:r w:rsidR="00E003AB">
        <w:rPr>
          <w:rFonts w:hint="eastAsia"/>
          <w:lang w:eastAsia="zh-CN"/>
        </w:rPr>
        <w:t xml:space="preserve"> </w:t>
      </w:r>
      <w:r w:rsidR="005A6D63">
        <w:rPr>
          <w:rFonts w:hint="eastAsia"/>
        </w:rPr>
        <w:t>VM</w:t>
      </w:r>
      <w:r w:rsidR="005A6D63">
        <w:t>C</w:t>
      </w:r>
      <w:r w:rsidR="005A6D63">
        <w:rPr>
          <w:rFonts w:hint="eastAsia"/>
          <w:lang w:eastAsia="zh-CN"/>
        </w:rPr>
        <w:t>loud</w:t>
      </w:r>
      <w:r w:rsidR="005A6D63">
        <w:t>Platform</w:t>
      </w:r>
      <w:r w:rsidR="005A6D63">
        <w:rPr>
          <w:rFonts w:hint="eastAsia"/>
        </w:rPr>
        <w:t>系统</w:t>
      </w:r>
      <w:r w:rsidRPr="00636514">
        <w:rPr>
          <w:rFonts w:hint="eastAsia"/>
        </w:rPr>
        <w:t>的实现</w:t>
      </w:r>
      <w:bookmarkEnd w:id="172"/>
      <w:bookmarkEnd w:id="228"/>
    </w:p>
    <w:p w14:paraId="538AA8D1" w14:textId="78343619" w:rsidR="00F06F4B" w:rsidRDefault="00F06F4B"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w:t>
      </w:r>
      <w:r w:rsidR="00400B47">
        <w:rPr>
          <w:rFonts w:hint="eastAsia"/>
        </w:rPr>
        <w:t>和售货机终端系统</w:t>
      </w:r>
      <w:r w:rsidRPr="00636514">
        <w:rPr>
          <w:rFonts w:hint="eastAsia"/>
        </w:rPr>
        <w:t>的设计与实现</w:t>
      </w:r>
      <w:r w:rsidR="007401DD">
        <w:rPr>
          <w:rFonts w:hint="eastAsia"/>
        </w:rPr>
        <w:t>。</w:t>
      </w:r>
    </w:p>
    <w:p w14:paraId="5DDC2B00" w14:textId="3313E921" w:rsidR="00E62888" w:rsidRDefault="00E62888" w:rsidP="00E62888">
      <w:pPr>
        <w:pStyle w:val="2"/>
      </w:pPr>
      <w:bookmarkStart w:id="230" w:name="_Toc498678429"/>
      <w:r>
        <w:rPr>
          <w:rFonts w:hint="eastAsia"/>
        </w:rPr>
        <w:t>5</w:t>
      </w:r>
      <w:r>
        <w:t xml:space="preserve">.1 </w:t>
      </w:r>
      <w:r>
        <w:t>系统开发环境和开发工具</w:t>
      </w:r>
      <w:bookmarkEnd w:id="230"/>
    </w:p>
    <w:p w14:paraId="060C54F9" w14:textId="1C5A276C" w:rsidR="00962971" w:rsidRDefault="00B91F79" w:rsidP="00962971">
      <w:pPr>
        <w:ind w:firstLine="480"/>
      </w:pPr>
      <w:r>
        <w:rPr>
          <w:rFonts w:hint="eastAsia"/>
        </w:rPr>
        <w:t>系统的整体设计流程基于软件工程的</w:t>
      </w:r>
      <w:r w:rsidR="00104DAC">
        <w:rPr>
          <w:rFonts w:hint="eastAsia"/>
        </w:rPr>
        <w:t>设计思路，</w:t>
      </w:r>
      <w:r w:rsidR="00962971">
        <w:rPr>
          <w:rFonts w:hint="eastAsia"/>
        </w:rPr>
        <w:t>云平台管理系统基于</w:t>
      </w:r>
      <w:r w:rsidR="00962971">
        <w:rPr>
          <w:rFonts w:hint="eastAsia"/>
        </w:rPr>
        <w:t>SaaS</w:t>
      </w:r>
      <w:r w:rsidR="00962971">
        <w:rPr>
          <w:rFonts w:hint="eastAsia"/>
        </w:rPr>
        <w:t>软件即服务和多租户技术的思想，</w:t>
      </w:r>
      <w:r w:rsidR="00962971" w:rsidRPr="00636514">
        <w:rPr>
          <w:rFonts w:hint="eastAsia"/>
        </w:rPr>
        <w:t>使用</w:t>
      </w:r>
      <w:r w:rsidR="00962971" w:rsidRPr="00636514">
        <w:rPr>
          <w:rFonts w:hint="eastAsia"/>
        </w:rPr>
        <w:t>SSM</w:t>
      </w:r>
      <w:r w:rsidR="00962971" w:rsidRPr="00636514">
        <w:rPr>
          <w:rFonts w:hint="eastAsia"/>
        </w:rPr>
        <w:t>（</w:t>
      </w:r>
      <w:r w:rsidR="00962971" w:rsidRPr="00636514">
        <w:rPr>
          <w:rFonts w:hint="eastAsia"/>
        </w:rPr>
        <w:t>Spring</w:t>
      </w:r>
      <w:r w:rsidR="00962971" w:rsidRPr="00636514">
        <w:t>+SpringMVC+Mybatis</w:t>
      </w:r>
      <w:r w:rsidR="00962971" w:rsidRPr="00636514">
        <w:rPr>
          <w:rFonts w:hint="eastAsia"/>
        </w:rPr>
        <w:t>）框架和</w:t>
      </w:r>
      <w:r w:rsidR="00962971" w:rsidRPr="00636514">
        <w:rPr>
          <w:rFonts w:hint="eastAsia"/>
        </w:rPr>
        <w:t>Maven</w:t>
      </w:r>
      <w:r w:rsidR="00962971">
        <w:rPr>
          <w:rFonts w:hint="eastAsia"/>
        </w:rPr>
        <w:t>进行开发，</w:t>
      </w:r>
      <w:r w:rsidR="00962971" w:rsidRPr="00636514">
        <w:rPr>
          <w:rFonts w:hint="eastAsia"/>
        </w:rPr>
        <w:t>并</w:t>
      </w:r>
      <w:r w:rsidR="00962971" w:rsidRPr="00636514">
        <w:t>使用</w:t>
      </w:r>
      <w:r w:rsidR="00962971" w:rsidRPr="00636514">
        <w:rPr>
          <w:rFonts w:hint="eastAsia"/>
        </w:rPr>
        <w:t>MySQL</w:t>
      </w:r>
      <w:r w:rsidR="00962971" w:rsidRPr="00636514">
        <w:t>数据库和多租户的思想进行数据库的开发和存储</w:t>
      </w:r>
      <w:r w:rsidR="00962971">
        <w:rPr>
          <w:rFonts w:hint="eastAsia"/>
        </w:rPr>
        <w:t>，</w:t>
      </w:r>
      <w:r w:rsidR="00962971" w:rsidRPr="00636514">
        <w:rPr>
          <w:rFonts w:hint="eastAsia"/>
        </w:rPr>
        <w:t>实现了自动售货机厂商和运营商平台的管理模块。</w:t>
      </w:r>
      <w:r w:rsidR="00962971">
        <w:rPr>
          <w:rFonts w:hint="eastAsia"/>
        </w:rPr>
        <w:t>售货机终端系统基于</w:t>
      </w:r>
      <w:r w:rsidR="00962971">
        <w:rPr>
          <w:rFonts w:hint="eastAsia"/>
        </w:rPr>
        <w:t>Android</w:t>
      </w:r>
      <w:r w:rsidR="00962971">
        <w:rPr>
          <w:rFonts w:hint="eastAsia"/>
        </w:rPr>
        <w:t>进行开发，实现</w:t>
      </w:r>
      <w:r w:rsidR="00962971">
        <w:rPr>
          <w:rFonts w:hint="eastAsia"/>
        </w:rPr>
        <w:t>4G</w:t>
      </w:r>
      <w:r w:rsidR="00962971">
        <w:rPr>
          <w:rFonts w:hint="eastAsia"/>
        </w:rPr>
        <w:t>网络通信和</w:t>
      </w:r>
      <w:r w:rsidR="000C4CB1">
        <w:rPr>
          <w:rFonts w:hint="eastAsia"/>
        </w:rPr>
        <w:t>Android</w:t>
      </w:r>
      <w:r w:rsidR="00962971">
        <w:rPr>
          <w:rFonts w:hint="eastAsia"/>
        </w:rPr>
        <w:t>串口通信功能。</w:t>
      </w:r>
    </w:p>
    <w:p w14:paraId="2EDDD118" w14:textId="5CBBCACF" w:rsidR="00747F1C" w:rsidRDefault="00172198" w:rsidP="00172198">
      <w:pPr>
        <w:pStyle w:val="afc"/>
      </w:pPr>
      <w:r>
        <w:rPr>
          <w:rFonts w:hint="eastAsia"/>
        </w:rPr>
        <w:t>表</w:t>
      </w:r>
      <w:r>
        <w:rPr>
          <w:rFonts w:hint="eastAsia"/>
        </w:rPr>
        <w:t>5</w:t>
      </w:r>
      <w:r>
        <w:rPr>
          <w:rFonts w:hint="eastAsia"/>
          <w:lang w:eastAsia="zh-CN"/>
        </w:rPr>
        <w:t>-</w:t>
      </w:r>
      <w:r>
        <w:t xml:space="preserve">1 </w:t>
      </w:r>
      <w:r>
        <w:t>开发环境及工具</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172198" w14:paraId="27F822E8" w14:textId="77777777" w:rsidTr="0045087D">
        <w:tc>
          <w:tcPr>
            <w:tcW w:w="4148" w:type="dxa"/>
            <w:tcBorders>
              <w:bottom w:val="single" w:sz="4" w:space="0" w:color="auto"/>
            </w:tcBorders>
          </w:tcPr>
          <w:p w14:paraId="527FA8B0" w14:textId="525ABA23" w:rsidR="00172198" w:rsidRPr="00172198" w:rsidRDefault="00172198" w:rsidP="00172198">
            <w:pPr>
              <w:pStyle w:val="afc"/>
            </w:pPr>
            <w:r w:rsidRPr="00172198">
              <w:rPr>
                <w:rFonts w:hint="eastAsia"/>
              </w:rPr>
              <w:t>开发环境</w:t>
            </w:r>
          </w:p>
        </w:tc>
        <w:tc>
          <w:tcPr>
            <w:tcW w:w="4148" w:type="dxa"/>
            <w:tcBorders>
              <w:bottom w:val="single" w:sz="4" w:space="0" w:color="auto"/>
            </w:tcBorders>
          </w:tcPr>
          <w:p w14:paraId="067740A8" w14:textId="2B5F2C20" w:rsidR="00172198" w:rsidRDefault="00172198" w:rsidP="00172198">
            <w:pPr>
              <w:pStyle w:val="afc"/>
            </w:pPr>
            <w:r>
              <w:rPr>
                <w:rFonts w:hint="eastAsia"/>
              </w:rPr>
              <w:t>工具及版本</w:t>
            </w:r>
          </w:p>
        </w:tc>
      </w:tr>
      <w:tr w:rsidR="00172198" w14:paraId="441B74B4" w14:textId="77777777" w:rsidTr="0045087D">
        <w:tc>
          <w:tcPr>
            <w:tcW w:w="4148" w:type="dxa"/>
            <w:tcBorders>
              <w:bottom w:val="nil"/>
            </w:tcBorders>
          </w:tcPr>
          <w:p w14:paraId="755FE8C2" w14:textId="0C04A2B9" w:rsidR="00172198" w:rsidRPr="00172198" w:rsidRDefault="00172198" w:rsidP="00172198">
            <w:pPr>
              <w:pStyle w:val="afc"/>
            </w:pPr>
            <w:r w:rsidRPr="00172198">
              <w:rPr>
                <w:rFonts w:hint="eastAsia"/>
              </w:rPr>
              <w:t>操作系统</w:t>
            </w:r>
          </w:p>
        </w:tc>
        <w:tc>
          <w:tcPr>
            <w:tcW w:w="4148" w:type="dxa"/>
            <w:tcBorders>
              <w:bottom w:val="nil"/>
            </w:tcBorders>
          </w:tcPr>
          <w:p w14:paraId="7B714971" w14:textId="3C49B18C" w:rsidR="00172198" w:rsidRDefault="00172198" w:rsidP="00172198">
            <w:pPr>
              <w:pStyle w:val="afc"/>
            </w:pPr>
            <w:r>
              <w:t>W</w:t>
            </w:r>
            <w:r>
              <w:rPr>
                <w:rFonts w:hint="eastAsia"/>
              </w:rPr>
              <w:t>indows</w:t>
            </w:r>
            <w:r>
              <w:t>10</w:t>
            </w:r>
            <w:r w:rsidR="00AB1C7F">
              <w:rPr>
                <w:rFonts w:hint="eastAsia"/>
                <w:lang w:eastAsia="zh-CN"/>
              </w:rPr>
              <w:t>、</w:t>
            </w:r>
            <w:r w:rsidR="00AB1C7F">
              <w:t>Android</w:t>
            </w:r>
          </w:p>
        </w:tc>
      </w:tr>
      <w:tr w:rsidR="00172198" w14:paraId="42EC0734" w14:textId="77777777" w:rsidTr="007643BB">
        <w:tc>
          <w:tcPr>
            <w:tcW w:w="4148" w:type="dxa"/>
            <w:tcBorders>
              <w:top w:val="nil"/>
              <w:bottom w:val="nil"/>
            </w:tcBorders>
          </w:tcPr>
          <w:p w14:paraId="76F5AFB4" w14:textId="73DD2A42" w:rsidR="00172198" w:rsidRPr="00172198" w:rsidRDefault="00172198" w:rsidP="00172198">
            <w:pPr>
              <w:pStyle w:val="afc"/>
            </w:pPr>
            <w:r w:rsidRPr="00172198">
              <w:t>数据库</w:t>
            </w:r>
          </w:p>
        </w:tc>
        <w:tc>
          <w:tcPr>
            <w:tcW w:w="4148" w:type="dxa"/>
            <w:tcBorders>
              <w:top w:val="nil"/>
              <w:bottom w:val="nil"/>
            </w:tcBorders>
          </w:tcPr>
          <w:p w14:paraId="4A62949C" w14:textId="5033EB22" w:rsidR="00172198" w:rsidRDefault="00172198" w:rsidP="0039011C">
            <w:pPr>
              <w:pStyle w:val="afc"/>
              <w:rPr>
                <w:lang w:eastAsia="zh-CN"/>
              </w:rPr>
            </w:pPr>
            <w:r>
              <w:rPr>
                <w:rFonts w:hint="eastAsia"/>
                <w:lang w:eastAsia="zh-CN"/>
              </w:rPr>
              <w:t>MySQL</w:t>
            </w:r>
            <w:r w:rsidR="007643BB">
              <w:rPr>
                <w:lang w:eastAsia="zh-CN"/>
              </w:rPr>
              <w:t>5</w:t>
            </w:r>
            <w:r w:rsidR="007643BB">
              <w:rPr>
                <w:rFonts w:hint="eastAsia"/>
                <w:lang w:eastAsia="zh-CN"/>
              </w:rPr>
              <w:t>.5</w:t>
            </w:r>
            <w:r w:rsidR="001C65CC">
              <w:rPr>
                <w:rFonts w:hint="eastAsia"/>
                <w:lang w:eastAsia="zh-CN"/>
              </w:rPr>
              <w:t>、</w:t>
            </w:r>
            <w:r w:rsidR="001C65CC">
              <w:rPr>
                <w:rFonts w:hint="eastAsia"/>
                <w:lang w:eastAsia="zh-CN"/>
              </w:rPr>
              <w:t>S</w:t>
            </w:r>
            <w:r w:rsidR="00D24AC8">
              <w:rPr>
                <w:lang w:eastAsia="zh-CN"/>
              </w:rPr>
              <w:t>QL</w:t>
            </w:r>
            <w:r w:rsidR="001C65CC">
              <w:rPr>
                <w:rFonts w:hint="eastAsia"/>
                <w:lang w:eastAsia="zh-CN"/>
              </w:rPr>
              <w:t>ite</w:t>
            </w:r>
          </w:p>
        </w:tc>
      </w:tr>
      <w:tr w:rsidR="007643BB" w14:paraId="3EDF159C" w14:textId="77777777" w:rsidTr="007643BB">
        <w:tc>
          <w:tcPr>
            <w:tcW w:w="4148" w:type="dxa"/>
            <w:tcBorders>
              <w:top w:val="nil"/>
              <w:bottom w:val="nil"/>
            </w:tcBorders>
          </w:tcPr>
          <w:p w14:paraId="159116C7" w14:textId="68ED9B63" w:rsidR="007643BB" w:rsidRPr="00172198" w:rsidRDefault="007643BB" w:rsidP="00172198">
            <w:pPr>
              <w:pStyle w:val="afc"/>
              <w:rPr>
                <w:lang w:eastAsia="zh-CN"/>
              </w:rPr>
            </w:pPr>
            <w:r>
              <w:rPr>
                <w:rFonts w:hint="eastAsia"/>
                <w:lang w:eastAsia="zh-CN"/>
              </w:rPr>
              <w:t>服务器</w:t>
            </w:r>
          </w:p>
        </w:tc>
        <w:tc>
          <w:tcPr>
            <w:tcW w:w="4148" w:type="dxa"/>
            <w:tcBorders>
              <w:top w:val="nil"/>
              <w:bottom w:val="nil"/>
            </w:tcBorders>
          </w:tcPr>
          <w:p w14:paraId="7A237F7F" w14:textId="66197CEF" w:rsidR="007643BB" w:rsidRDefault="007643BB" w:rsidP="00172198">
            <w:pPr>
              <w:pStyle w:val="afc"/>
              <w:rPr>
                <w:lang w:eastAsia="zh-CN"/>
              </w:rPr>
            </w:pPr>
            <w:r>
              <w:rPr>
                <w:rFonts w:hint="eastAsia"/>
                <w:lang w:eastAsia="zh-CN"/>
              </w:rPr>
              <w:t>Tomcat</w:t>
            </w:r>
            <w:r>
              <w:rPr>
                <w:lang w:eastAsia="zh-CN"/>
              </w:rPr>
              <w:t>7.0.73</w:t>
            </w:r>
          </w:p>
        </w:tc>
      </w:tr>
      <w:tr w:rsidR="007643BB" w14:paraId="2AA06398" w14:textId="77777777" w:rsidTr="007643BB">
        <w:tc>
          <w:tcPr>
            <w:tcW w:w="4148" w:type="dxa"/>
            <w:tcBorders>
              <w:top w:val="nil"/>
              <w:bottom w:val="nil"/>
            </w:tcBorders>
          </w:tcPr>
          <w:p w14:paraId="1C7ABA5E" w14:textId="7ADAB7EF" w:rsidR="007643BB" w:rsidRDefault="007643BB" w:rsidP="00172198">
            <w:pPr>
              <w:pStyle w:val="afc"/>
              <w:rPr>
                <w:lang w:eastAsia="zh-CN"/>
              </w:rPr>
            </w:pPr>
            <w:r>
              <w:rPr>
                <w:rFonts w:hint="eastAsia"/>
                <w:lang w:eastAsia="zh-CN"/>
              </w:rPr>
              <w:t>浏览器</w:t>
            </w:r>
          </w:p>
        </w:tc>
        <w:tc>
          <w:tcPr>
            <w:tcW w:w="4148" w:type="dxa"/>
            <w:tcBorders>
              <w:top w:val="nil"/>
              <w:bottom w:val="nil"/>
            </w:tcBorders>
          </w:tcPr>
          <w:p w14:paraId="2B4C5688" w14:textId="1DE8D3C0" w:rsidR="007643BB" w:rsidRDefault="007643BB" w:rsidP="00172198">
            <w:pPr>
              <w:pStyle w:val="afc"/>
              <w:rPr>
                <w:lang w:eastAsia="zh-CN"/>
              </w:rPr>
            </w:pPr>
            <w:r>
              <w:rPr>
                <w:rFonts w:hint="eastAsia"/>
                <w:lang w:eastAsia="zh-CN"/>
              </w:rPr>
              <w:t>Google</w:t>
            </w:r>
            <w:r>
              <w:rPr>
                <w:rFonts w:hint="eastAsia"/>
                <w:lang w:eastAsia="zh-CN"/>
              </w:rPr>
              <w:t>、</w:t>
            </w:r>
            <w:r>
              <w:rPr>
                <w:rFonts w:hint="eastAsia"/>
                <w:lang w:eastAsia="zh-CN"/>
              </w:rPr>
              <w:t>Firefox</w:t>
            </w:r>
            <w:r w:rsidR="000E1887">
              <w:rPr>
                <w:rFonts w:hint="eastAsia"/>
                <w:lang w:eastAsia="zh-CN"/>
              </w:rPr>
              <w:t>、</w:t>
            </w:r>
            <w:r w:rsidR="000E1887">
              <w:rPr>
                <w:rFonts w:hint="eastAsia"/>
                <w:lang w:eastAsia="zh-CN"/>
              </w:rPr>
              <w:t>IE</w:t>
            </w:r>
            <w:r w:rsidR="000E1887">
              <w:rPr>
                <w:lang w:eastAsia="zh-CN"/>
              </w:rPr>
              <w:t xml:space="preserve"> </w:t>
            </w:r>
            <w:r w:rsidR="000E1887">
              <w:rPr>
                <w:rFonts w:hint="eastAsia"/>
                <w:lang w:eastAsia="zh-CN"/>
              </w:rPr>
              <w:t>9</w:t>
            </w:r>
          </w:p>
        </w:tc>
      </w:tr>
      <w:tr w:rsidR="007643BB" w14:paraId="6AD06C95" w14:textId="77777777" w:rsidTr="007643BB">
        <w:tc>
          <w:tcPr>
            <w:tcW w:w="4148" w:type="dxa"/>
            <w:tcBorders>
              <w:top w:val="nil"/>
              <w:bottom w:val="nil"/>
            </w:tcBorders>
          </w:tcPr>
          <w:p w14:paraId="65FE3765" w14:textId="01FC75C7" w:rsidR="007643BB" w:rsidRDefault="007643BB" w:rsidP="00172198">
            <w:pPr>
              <w:pStyle w:val="afc"/>
              <w:rPr>
                <w:lang w:eastAsia="zh-CN"/>
              </w:rPr>
            </w:pPr>
            <w:r>
              <w:rPr>
                <w:rFonts w:hint="eastAsia"/>
                <w:lang w:eastAsia="zh-CN"/>
              </w:rPr>
              <w:t>运行时环境</w:t>
            </w:r>
          </w:p>
        </w:tc>
        <w:tc>
          <w:tcPr>
            <w:tcW w:w="4148" w:type="dxa"/>
            <w:tcBorders>
              <w:top w:val="nil"/>
              <w:bottom w:val="nil"/>
            </w:tcBorders>
          </w:tcPr>
          <w:p w14:paraId="64A00AEF" w14:textId="4D3F014C" w:rsidR="007643BB" w:rsidRDefault="007643BB" w:rsidP="00172198">
            <w:pPr>
              <w:pStyle w:val="afc"/>
              <w:rPr>
                <w:lang w:eastAsia="zh-CN"/>
              </w:rPr>
            </w:pPr>
            <w:r>
              <w:rPr>
                <w:rFonts w:hint="eastAsia"/>
                <w:lang w:eastAsia="zh-CN"/>
              </w:rPr>
              <w:t>JDK1.8</w:t>
            </w:r>
          </w:p>
        </w:tc>
      </w:tr>
      <w:tr w:rsidR="008C7D61" w14:paraId="6B91D6A7" w14:textId="77777777" w:rsidTr="007643BB">
        <w:tc>
          <w:tcPr>
            <w:tcW w:w="4148" w:type="dxa"/>
            <w:tcBorders>
              <w:top w:val="nil"/>
              <w:bottom w:val="nil"/>
            </w:tcBorders>
          </w:tcPr>
          <w:p w14:paraId="064C1D51" w14:textId="66253EFB" w:rsidR="008C7D61" w:rsidRDefault="008C7D61" w:rsidP="00172198">
            <w:pPr>
              <w:pStyle w:val="afc"/>
              <w:rPr>
                <w:rFonts w:hint="eastAsia"/>
                <w:lang w:eastAsia="zh-CN"/>
              </w:rPr>
            </w:pPr>
            <w:r>
              <w:rPr>
                <w:rFonts w:hint="eastAsia"/>
                <w:lang w:eastAsia="zh-CN"/>
              </w:rPr>
              <w:t>开发语言</w:t>
            </w:r>
          </w:p>
        </w:tc>
        <w:tc>
          <w:tcPr>
            <w:tcW w:w="4148" w:type="dxa"/>
            <w:tcBorders>
              <w:top w:val="nil"/>
              <w:bottom w:val="nil"/>
            </w:tcBorders>
          </w:tcPr>
          <w:p w14:paraId="310D7016" w14:textId="244B4C3D" w:rsidR="008C7D61" w:rsidRDefault="008C7D61" w:rsidP="00172198">
            <w:pPr>
              <w:pStyle w:val="afc"/>
              <w:rPr>
                <w:rFonts w:hint="eastAsia"/>
                <w:lang w:eastAsia="zh-CN"/>
              </w:rPr>
            </w:pPr>
            <w:r>
              <w:rPr>
                <w:rFonts w:hint="eastAsia"/>
                <w:lang w:eastAsia="zh-CN"/>
              </w:rPr>
              <w:t>Java</w:t>
            </w:r>
            <w:r>
              <w:rPr>
                <w:rFonts w:hint="eastAsia"/>
                <w:lang w:eastAsia="zh-CN"/>
              </w:rPr>
              <w:t>、</w:t>
            </w:r>
            <w:r>
              <w:rPr>
                <w:rFonts w:hint="eastAsia"/>
                <w:lang w:eastAsia="zh-CN"/>
              </w:rPr>
              <w:t>Android</w:t>
            </w:r>
          </w:p>
        </w:tc>
      </w:tr>
      <w:tr w:rsidR="007643BB" w14:paraId="17F4BF48" w14:textId="77777777" w:rsidTr="001D397F">
        <w:tc>
          <w:tcPr>
            <w:tcW w:w="4148" w:type="dxa"/>
            <w:tcBorders>
              <w:top w:val="nil"/>
              <w:bottom w:val="nil"/>
            </w:tcBorders>
          </w:tcPr>
          <w:p w14:paraId="78C0DEF1" w14:textId="72BB7DC0" w:rsidR="007643BB" w:rsidRDefault="007643BB" w:rsidP="00172198">
            <w:pPr>
              <w:pStyle w:val="afc"/>
              <w:rPr>
                <w:lang w:eastAsia="zh-CN"/>
              </w:rPr>
            </w:pPr>
            <w:r>
              <w:rPr>
                <w:rFonts w:hint="eastAsia"/>
                <w:lang w:eastAsia="zh-CN"/>
              </w:rPr>
              <w:t>集成开发环境</w:t>
            </w:r>
          </w:p>
        </w:tc>
        <w:tc>
          <w:tcPr>
            <w:tcW w:w="4148" w:type="dxa"/>
            <w:tcBorders>
              <w:top w:val="nil"/>
              <w:bottom w:val="nil"/>
            </w:tcBorders>
          </w:tcPr>
          <w:p w14:paraId="1A35AB2E" w14:textId="2FC2BF7A" w:rsidR="007643BB" w:rsidRDefault="007643BB" w:rsidP="003C06A3">
            <w:pPr>
              <w:pStyle w:val="afc"/>
              <w:rPr>
                <w:lang w:eastAsia="zh-CN"/>
              </w:rPr>
            </w:pPr>
            <w:r>
              <w:rPr>
                <w:rFonts w:hint="eastAsia"/>
                <w:lang w:eastAsia="zh-CN"/>
              </w:rPr>
              <w:t>Spring</w:t>
            </w:r>
            <w:r>
              <w:rPr>
                <w:lang w:eastAsia="zh-CN"/>
              </w:rPr>
              <w:t xml:space="preserve"> Tool Suite</w:t>
            </w:r>
            <w:r>
              <w:rPr>
                <w:rFonts w:hint="eastAsia"/>
                <w:lang w:eastAsia="zh-CN"/>
              </w:rPr>
              <w:t>、</w:t>
            </w:r>
            <w:r w:rsidR="008C7D61">
              <w:rPr>
                <w:rFonts w:hint="eastAsia"/>
                <w:lang w:eastAsia="zh-CN"/>
              </w:rPr>
              <w:t>Android Studio</w:t>
            </w:r>
          </w:p>
        </w:tc>
      </w:tr>
      <w:tr w:rsidR="003C06A3" w14:paraId="44345B9E" w14:textId="77777777" w:rsidTr="001D397F">
        <w:tc>
          <w:tcPr>
            <w:tcW w:w="4148" w:type="dxa"/>
            <w:tcBorders>
              <w:top w:val="nil"/>
              <w:bottom w:val="nil"/>
            </w:tcBorders>
          </w:tcPr>
          <w:p w14:paraId="69001800" w14:textId="28051D10" w:rsidR="003C06A3" w:rsidRDefault="002B4029" w:rsidP="002B4029">
            <w:pPr>
              <w:pStyle w:val="afc"/>
              <w:rPr>
                <w:rFonts w:hint="eastAsia"/>
                <w:lang w:eastAsia="zh-CN"/>
              </w:rPr>
            </w:pPr>
            <w:r>
              <w:rPr>
                <w:rFonts w:hint="eastAsia"/>
                <w:lang w:eastAsia="zh-CN"/>
              </w:rPr>
              <w:t>项目管理工具</w:t>
            </w:r>
          </w:p>
        </w:tc>
        <w:tc>
          <w:tcPr>
            <w:tcW w:w="4148" w:type="dxa"/>
            <w:tcBorders>
              <w:top w:val="nil"/>
              <w:bottom w:val="nil"/>
            </w:tcBorders>
          </w:tcPr>
          <w:p w14:paraId="43A5A193" w14:textId="5A28C0C9" w:rsidR="003C06A3" w:rsidRDefault="003C06A3" w:rsidP="00172198">
            <w:pPr>
              <w:pStyle w:val="afc"/>
              <w:rPr>
                <w:rFonts w:hint="eastAsia"/>
                <w:lang w:eastAsia="zh-CN"/>
              </w:rPr>
            </w:pPr>
            <w:r>
              <w:rPr>
                <w:rFonts w:hint="eastAsia"/>
                <w:lang w:eastAsia="zh-CN"/>
              </w:rPr>
              <w:t>Maven</w:t>
            </w:r>
            <w:r>
              <w:rPr>
                <w:lang w:eastAsia="zh-CN"/>
              </w:rPr>
              <w:t>3.3.9</w:t>
            </w:r>
          </w:p>
        </w:tc>
      </w:tr>
      <w:tr w:rsidR="001D397F" w14:paraId="457F8EDA" w14:textId="77777777" w:rsidTr="00034B79">
        <w:tc>
          <w:tcPr>
            <w:tcW w:w="4148" w:type="dxa"/>
            <w:tcBorders>
              <w:top w:val="nil"/>
              <w:bottom w:val="nil"/>
            </w:tcBorders>
          </w:tcPr>
          <w:p w14:paraId="4D7BC3D3" w14:textId="010FE266" w:rsidR="001D397F" w:rsidRDefault="00EA7EBD" w:rsidP="00172198">
            <w:pPr>
              <w:pStyle w:val="afc"/>
              <w:rPr>
                <w:lang w:eastAsia="zh-CN"/>
              </w:rPr>
            </w:pPr>
            <w:r>
              <w:rPr>
                <w:rFonts w:hint="eastAsia"/>
                <w:lang w:eastAsia="zh-CN"/>
              </w:rPr>
              <w:t>代码管理</w:t>
            </w:r>
          </w:p>
        </w:tc>
        <w:tc>
          <w:tcPr>
            <w:tcW w:w="4148" w:type="dxa"/>
            <w:tcBorders>
              <w:top w:val="nil"/>
              <w:bottom w:val="nil"/>
            </w:tcBorders>
          </w:tcPr>
          <w:p w14:paraId="20144AA0" w14:textId="77777777" w:rsidR="001D397F" w:rsidRDefault="001D397F" w:rsidP="00172198">
            <w:pPr>
              <w:pStyle w:val="afc"/>
              <w:rPr>
                <w:lang w:eastAsia="zh-CN"/>
              </w:rPr>
            </w:pPr>
            <w:r>
              <w:rPr>
                <w:rFonts w:hint="eastAsia"/>
                <w:lang w:eastAsia="zh-CN"/>
              </w:rPr>
              <w:t>Git</w:t>
            </w:r>
            <w:r>
              <w:rPr>
                <w:lang w:eastAsia="zh-CN"/>
              </w:rPr>
              <w:t>Hub</w:t>
            </w:r>
          </w:p>
        </w:tc>
      </w:tr>
      <w:tr w:rsidR="00034B79" w14:paraId="4CF34F79" w14:textId="77777777" w:rsidTr="0045087D">
        <w:tc>
          <w:tcPr>
            <w:tcW w:w="4148" w:type="dxa"/>
            <w:tcBorders>
              <w:top w:val="nil"/>
            </w:tcBorders>
          </w:tcPr>
          <w:p w14:paraId="7532A9AF" w14:textId="71B34844" w:rsidR="00034B79" w:rsidRDefault="00034B79" w:rsidP="00172198">
            <w:pPr>
              <w:pStyle w:val="afc"/>
              <w:rPr>
                <w:rFonts w:hint="eastAsia"/>
                <w:lang w:eastAsia="zh-CN"/>
              </w:rPr>
            </w:pPr>
            <w:r>
              <w:rPr>
                <w:rFonts w:hint="eastAsia"/>
                <w:lang w:eastAsia="zh-CN"/>
              </w:rPr>
              <w:t>UML</w:t>
            </w:r>
            <w:r w:rsidR="007A5A83">
              <w:rPr>
                <w:rFonts w:hint="eastAsia"/>
                <w:lang w:eastAsia="zh-CN"/>
              </w:rPr>
              <w:t>系统建模</w:t>
            </w:r>
          </w:p>
        </w:tc>
        <w:tc>
          <w:tcPr>
            <w:tcW w:w="4148" w:type="dxa"/>
            <w:tcBorders>
              <w:top w:val="nil"/>
            </w:tcBorders>
          </w:tcPr>
          <w:p w14:paraId="33A49BA1" w14:textId="26E495C4" w:rsidR="00034B79" w:rsidRDefault="00935465" w:rsidP="00172198">
            <w:pPr>
              <w:pStyle w:val="afc"/>
              <w:rPr>
                <w:rFonts w:hint="eastAsia"/>
                <w:lang w:eastAsia="zh-CN"/>
              </w:rPr>
            </w:pPr>
            <w:r>
              <w:rPr>
                <w:rFonts w:hint="eastAsia"/>
                <w:lang w:eastAsia="zh-CN"/>
              </w:rPr>
              <w:t>Microsoft</w:t>
            </w:r>
            <w:r>
              <w:rPr>
                <w:lang w:eastAsia="zh-CN"/>
              </w:rPr>
              <w:t xml:space="preserve"> Visio 2013</w:t>
            </w:r>
          </w:p>
        </w:tc>
      </w:tr>
    </w:tbl>
    <w:p w14:paraId="3F80B547" w14:textId="77777777" w:rsidR="00F46AF6" w:rsidRDefault="009E3291" w:rsidP="006A5955">
      <w:pPr>
        <w:pStyle w:val="2"/>
      </w:pPr>
      <w:bookmarkStart w:id="231" w:name="_Toc498678430"/>
      <w:r w:rsidRPr="009E3291">
        <w:rPr>
          <w:rFonts w:hint="eastAsia"/>
        </w:rPr>
        <w:t>5.2</w:t>
      </w:r>
      <w:r w:rsidRPr="009E3291">
        <w:t xml:space="preserve"> </w:t>
      </w:r>
      <w:r w:rsidRPr="009E3291">
        <w:rPr>
          <w:rFonts w:hint="eastAsia"/>
        </w:rPr>
        <w:t>关键技术和难点的实现（关键技术贴代码，常规功能贴图）</w:t>
      </w:r>
    </w:p>
    <w:p w14:paraId="17C1F60A" w14:textId="118881CB" w:rsidR="00683B7D" w:rsidRDefault="0092490D" w:rsidP="00683B7D">
      <w:pPr>
        <w:pStyle w:val="3"/>
      </w:pPr>
      <w:r w:rsidRPr="00D27124">
        <w:rPr>
          <w:rFonts w:hint="eastAsia"/>
        </w:rPr>
        <w:t>5.2.1</w:t>
      </w:r>
      <w:r w:rsidR="00130A8C">
        <w:t xml:space="preserve"> </w:t>
      </w:r>
      <w:r w:rsidR="00683B7D" w:rsidRPr="00130A8C">
        <w:rPr>
          <w:rFonts w:hint="eastAsia"/>
        </w:rPr>
        <w:t>多租户数据模型的关键技术</w:t>
      </w:r>
      <w:r w:rsidR="00966F70">
        <w:rPr>
          <w:rFonts w:hint="eastAsia"/>
          <w:lang w:eastAsia="zh-CN"/>
        </w:rPr>
        <w:t>的</w:t>
      </w:r>
      <w:r w:rsidR="00683B7D" w:rsidRPr="00130A8C">
        <w:rPr>
          <w:rFonts w:hint="eastAsia"/>
        </w:rPr>
        <w:t>实现方法</w:t>
      </w:r>
    </w:p>
    <w:p w14:paraId="05F8CB1C" w14:textId="77777777" w:rsidR="00D12C76" w:rsidRDefault="00D12C76" w:rsidP="00D12C76">
      <w:pPr>
        <w:ind w:firstLine="480"/>
      </w:pPr>
      <w:r>
        <w:rPr>
          <w:rFonts w:hint="eastAsia"/>
        </w:rPr>
        <w:t>（</w:t>
      </w:r>
      <w:r>
        <w:rPr>
          <w:rFonts w:hint="eastAsia"/>
        </w:rPr>
        <w:t>1</w:t>
      </w:r>
      <w:r>
        <w:rPr>
          <w:rFonts w:hint="eastAsia"/>
        </w:rPr>
        <w:t>）数据的扩展性实现</w:t>
      </w:r>
    </w:p>
    <w:p w14:paraId="34949942" w14:textId="77777777" w:rsidR="00D12C76" w:rsidRDefault="00D12C76" w:rsidP="00D12C76">
      <w:pPr>
        <w:ind w:firstLineChars="0" w:firstLine="420"/>
      </w:pPr>
      <w:r>
        <w:t>多租户平台系统中</w:t>
      </w:r>
      <w:r>
        <w:rPr>
          <w:rFonts w:hint="eastAsia"/>
        </w:rPr>
        <w:t>，</w:t>
      </w:r>
      <w:r>
        <w:t>每个租户对于信息的存储内容会有差异性需求</w:t>
      </w:r>
      <w:r>
        <w:rPr>
          <w:rFonts w:hint="eastAsia"/>
        </w:rPr>
        <w:t>，</w:t>
      </w:r>
      <w:r>
        <w:t>可通过数据库的扩展技术实现</w:t>
      </w:r>
      <w:r>
        <w:rPr>
          <w:rFonts w:hint="eastAsia"/>
        </w:rPr>
        <w:t>，在满足租户需求的同时不会影响其他租户的使用</w:t>
      </w:r>
      <w:r>
        <w:rPr>
          <w:rFonts w:hint="eastAsia"/>
          <w:vertAlign w:val="superscript"/>
        </w:rPr>
        <w:t>[</w:t>
      </w:r>
      <w:r>
        <w:rPr>
          <w:rStyle w:val="af9"/>
        </w:rPr>
        <w:endnoteReference w:id="47"/>
      </w:r>
      <w:r>
        <w:rPr>
          <w:vertAlign w:val="superscript"/>
        </w:rPr>
        <w:t>]</w:t>
      </w:r>
      <w:r>
        <w:rPr>
          <w:rFonts w:hint="eastAsia"/>
        </w:rPr>
        <w:t>。</w:t>
      </w:r>
    </w:p>
    <w:p w14:paraId="43C859A2" w14:textId="31E80604" w:rsidR="00D12C76" w:rsidRDefault="00D12C76" w:rsidP="00D12C76">
      <w:pPr>
        <w:ind w:firstLineChars="0" w:firstLine="420"/>
      </w:pPr>
      <w:r>
        <w:rPr>
          <w:rFonts w:hint="eastAsia"/>
        </w:rPr>
        <w:t>普通软件模式中采用扩展字段的方式在数据库业务表中实现数据的扩展，如</w:t>
      </w:r>
      <w:r>
        <w:rPr>
          <w:rFonts w:hint="eastAsia"/>
        </w:rPr>
        <w:lastRenderedPageBreak/>
        <w:t>表</w:t>
      </w:r>
      <w:r w:rsidR="009F2E5A">
        <w:rPr>
          <w:rFonts w:hint="eastAsia"/>
        </w:rPr>
        <w:t>5</w:t>
      </w:r>
      <w:r>
        <w:rPr>
          <w:rFonts w:hint="eastAsia"/>
        </w:rPr>
        <w:t>-</w:t>
      </w:r>
      <w:r>
        <w:t>2</w:t>
      </w:r>
      <w:r>
        <w:t>所示</w:t>
      </w:r>
      <w:r>
        <w:rPr>
          <w:rFonts w:hint="eastAsia"/>
        </w:rPr>
        <w:t>。这种扩展方式实现简单，在传统应用中较为常见，但是在多租户实现环境中极易造成数据资源的浪费，导致基本业务表数据列急剧增加，严重破坏了表结构。比如，极端情况下，每个租户都有一个扩展字段，而这一字段对于其他用户毫无意义。</w:t>
      </w:r>
    </w:p>
    <w:p w14:paraId="782381D3" w14:textId="2D3B9980" w:rsidR="00D12C76" w:rsidRDefault="00D12C76" w:rsidP="00D12C76">
      <w:pPr>
        <w:pStyle w:val="afc"/>
      </w:pPr>
      <w:r>
        <w:t>表</w:t>
      </w:r>
      <w:r w:rsidR="009F2E5A">
        <w:rPr>
          <w:rFonts w:hint="eastAsia"/>
          <w:lang w:eastAsia="zh-CN"/>
        </w:rPr>
        <w:t>5</w:t>
      </w:r>
      <w:r>
        <w:rPr>
          <w:rFonts w:hint="eastAsia"/>
          <w:lang w:eastAsia="zh-CN"/>
        </w:rPr>
        <w:t>-</w:t>
      </w:r>
      <w:r>
        <w:t xml:space="preserve">2 </w:t>
      </w:r>
      <w:r>
        <w:t>扩展表字段实例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16"/>
        <w:gridCol w:w="1177"/>
        <w:gridCol w:w="1736"/>
        <w:gridCol w:w="858"/>
        <w:gridCol w:w="1326"/>
        <w:gridCol w:w="583"/>
        <w:gridCol w:w="1310"/>
      </w:tblGrid>
      <w:tr w:rsidR="00D12C76" w14:paraId="2BF78BFE" w14:textId="77777777" w:rsidTr="00813C71">
        <w:tc>
          <w:tcPr>
            <w:tcW w:w="1316" w:type="dxa"/>
            <w:tcBorders>
              <w:bottom w:val="single" w:sz="4" w:space="0" w:color="auto"/>
            </w:tcBorders>
          </w:tcPr>
          <w:p w14:paraId="05388407" w14:textId="77777777" w:rsidR="00D12C76" w:rsidRDefault="00D12C76" w:rsidP="00813C71">
            <w:pPr>
              <w:pStyle w:val="afc"/>
            </w:pPr>
            <w:r>
              <w:rPr>
                <w:rFonts w:hint="eastAsia"/>
              </w:rPr>
              <w:t>USER_ID</w:t>
            </w:r>
          </w:p>
        </w:tc>
        <w:tc>
          <w:tcPr>
            <w:tcW w:w="1177" w:type="dxa"/>
            <w:tcBorders>
              <w:bottom w:val="single" w:sz="4" w:space="0" w:color="auto"/>
            </w:tcBorders>
          </w:tcPr>
          <w:p w14:paraId="642DA422" w14:textId="77777777" w:rsidR="00D12C76" w:rsidRDefault="00D12C76" w:rsidP="00813C71">
            <w:pPr>
              <w:pStyle w:val="afc"/>
            </w:pPr>
            <w:r>
              <w:rPr>
                <w:rFonts w:hint="eastAsia"/>
              </w:rPr>
              <w:t>FRIM_ID</w:t>
            </w:r>
          </w:p>
        </w:tc>
        <w:tc>
          <w:tcPr>
            <w:tcW w:w="1736" w:type="dxa"/>
            <w:tcBorders>
              <w:bottom w:val="single" w:sz="4" w:space="0" w:color="auto"/>
            </w:tcBorders>
          </w:tcPr>
          <w:p w14:paraId="45FE90E8" w14:textId="77777777" w:rsidR="00D12C76" w:rsidRDefault="00D12C76" w:rsidP="00813C71">
            <w:pPr>
              <w:pStyle w:val="afc"/>
            </w:pPr>
            <w:r>
              <w:rPr>
                <w:rFonts w:hint="eastAsia"/>
              </w:rPr>
              <w:t>USER_NAME</w:t>
            </w:r>
          </w:p>
        </w:tc>
        <w:tc>
          <w:tcPr>
            <w:tcW w:w="858" w:type="dxa"/>
            <w:tcBorders>
              <w:bottom w:val="single" w:sz="4" w:space="0" w:color="auto"/>
            </w:tcBorders>
          </w:tcPr>
          <w:p w14:paraId="5209E4FA" w14:textId="77777777" w:rsidR="00D12C76" w:rsidRDefault="00D12C76" w:rsidP="00813C71">
            <w:pPr>
              <w:pStyle w:val="afc"/>
            </w:pPr>
            <w:r>
              <w:t>AGE</w:t>
            </w:r>
          </w:p>
        </w:tc>
        <w:tc>
          <w:tcPr>
            <w:tcW w:w="1326" w:type="dxa"/>
            <w:tcBorders>
              <w:bottom w:val="single" w:sz="4" w:space="0" w:color="auto"/>
            </w:tcBorders>
          </w:tcPr>
          <w:p w14:paraId="60A23CB6" w14:textId="77777777" w:rsidR="00D12C76" w:rsidRDefault="00D12C76" w:rsidP="00813C71">
            <w:pPr>
              <w:pStyle w:val="afc"/>
            </w:pPr>
            <w:r>
              <w:rPr>
                <w:rFonts w:hint="eastAsia"/>
              </w:rPr>
              <w:t>MARRIED</w:t>
            </w:r>
          </w:p>
        </w:tc>
        <w:tc>
          <w:tcPr>
            <w:tcW w:w="583" w:type="dxa"/>
            <w:tcBorders>
              <w:bottom w:val="single" w:sz="4" w:space="0" w:color="auto"/>
            </w:tcBorders>
          </w:tcPr>
          <w:p w14:paraId="4AFFEF8D" w14:textId="77777777" w:rsidR="00D12C76" w:rsidRDefault="00D12C76" w:rsidP="00813C71">
            <w:pPr>
              <w:pStyle w:val="afc"/>
            </w:pPr>
            <w:r>
              <w:t>...</w:t>
            </w:r>
          </w:p>
        </w:tc>
        <w:tc>
          <w:tcPr>
            <w:tcW w:w="1310" w:type="dxa"/>
            <w:tcBorders>
              <w:bottom w:val="single" w:sz="4" w:space="0" w:color="auto"/>
            </w:tcBorders>
          </w:tcPr>
          <w:p w14:paraId="5795E178" w14:textId="77777777" w:rsidR="00D12C76" w:rsidRDefault="00D12C76" w:rsidP="00813C71">
            <w:pPr>
              <w:pStyle w:val="afc"/>
            </w:pPr>
            <w:r>
              <w:rPr>
                <w:rFonts w:hint="eastAsia"/>
              </w:rPr>
              <w:t>ADDRESS</w:t>
            </w:r>
          </w:p>
        </w:tc>
      </w:tr>
      <w:tr w:rsidR="00D12C76" w14:paraId="17317FDF" w14:textId="77777777" w:rsidTr="00813C71">
        <w:tc>
          <w:tcPr>
            <w:tcW w:w="1316" w:type="dxa"/>
            <w:tcBorders>
              <w:bottom w:val="nil"/>
              <w:right w:val="nil"/>
            </w:tcBorders>
          </w:tcPr>
          <w:p w14:paraId="52C2491E" w14:textId="77777777" w:rsidR="00D12C76" w:rsidRDefault="00D12C76" w:rsidP="00813C71">
            <w:pPr>
              <w:pStyle w:val="afc"/>
            </w:pPr>
            <w:r>
              <w:rPr>
                <w:rFonts w:hint="eastAsia"/>
              </w:rPr>
              <w:t>001</w:t>
            </w:r>
          </w:p>
        </w:tc>
        <w:tc>
          <w:tcPr>
            <w:tcW w:w="1177" w:type="dxa"/>
            <w:tcBorders>
              <w:left w:val="nil"/>
              <w:bottom w:val="nil"/>
              <w:right w:val="nil"/>
            </w:tcBorders>
          </w:tcPr>
          <w:p w14:paraId="027BE66F" w14:textId="77777777" w:rsidR="00D12C76" w:rsidRDefault="00D12C76" w:rsidP="00813C71">
            <w:pPr>
              <w:pStyle w:val="afc"/>
            </w:pPr>
            <w:r>
              <w:rPr>
                <w:rFonts w:hint="eastAsia"/>
              </w:rPr>
              <w:t>00101</w:t>
            </w:r>
          </w:p>
        </w:tc>
        <w:tc>
          <w:tcPr>
            <w:tcW w:w="1736" w:type="dxa"/>
            <w:tcBorders>
              <w:left w:val="nil"/>
              <w:bottom w:val="nil"/>
              <w:right w:val="nil"/>
            </w:tcBorders>
          </w:tcPr>
          <w:p w14:paraId="6643DE54" w14:textId="77777777" w:rsidR="00D12C76" w:rsidRDefault="00D12C76" w:rsidP="00813C71">
            <w:pPr>
              <w:pStyle w:val="afc"/>
            </w:pPr>
            <w:r>
              <w:rPr>
                <w:rFonts w:hint="eastAsia"/>
              </w:rPr>
              <w:t>ZhangSan</w:t>
            </w:r>
          </w:p>
        </w:tc>
        <w:tc>
          <w:tcPr>
            <w:tcW w:w="858" w:type="dxa"/>
            <w:tcBorders>
              <w:left w:val="nil"/>
              <w:bottom w:val="nil"/>
              <w:right w:val="nil"/>
            </w:tcBorders>
          </w:tcPr>
          <w:p w14:paraId="54B52A96" w14:textId="77777777" w:rsidR="00D12C76" w:rsidRDefault="00D12C76" w:rsidP="00813C71">
            <w:pPr>
              <w:pStyle w:val="afc"/>
            </w:pPr>
            <w:r>
              <w:rPr>
                <w:rFonts w:hint="eastAsia"/>
              </w:rPr>
              <w:t>25</w:t>
            </w:r>
          </w:p>
        </w:tc>
        <w:tc>
          <w:tcPr>
            <w:tcW w:w="1326" w:type="dxa"/>
            <w:tcBorders>
              <w:left w:val="nil"/>
              <w:bottom w:val="nil"/>
              <w:right w:val="nil"/>
            </w:tcBorders>
          </w:tcPr>
          <w:p w14:paraId="452FA6D1" w14:textId="77777777" w:rsidR="00D12C76" w:rsidRDefault="00D12C76" w:rsidP="00813C71">
            <w:pPr>
              <w:pStyle w:val="afc"/>
            </w:pPr>
          </w:p>
        </w:tc>
        <w:tc>
          <w:tcPr>
            <w:tcW w:w="583" w:type="dxa"/>
            <w:tcBorders>
              <w:left w:val="nil"/>
              <w:bottom w:val="nil"/>
              <w:right w:val="nil"/>
            </w:tcBorders>
          </w:tcPr>
          <w:p w14:paraId="501F7019" w14:textId="77777777" w:rsidR="00D12C76" w:rsidRDefault="00D12C76" w:rsidP="00813C71">
            <w:pPr>
              <w:pStyle w:val="afc"/>
            </w:pPr>
            <w:r>
              <w:t>…</w:t>
            </w:r>
          </w:p>
        </w:tc>
        <w:tc>
          <w:tcPr>
            <w:tcW w:w="1310" w:type="dxa"/>
            <w:tcBorders>
              <w:left w:val="nil"/>
              <w:bottom w:val="nil"/>
            </w:tcBorders>
          </w:tcPr>
          <w:p w14:paraId="611C568E" w14:textId="77777777" w:rsidR="00D12C76" w:rsidRDefault="00D12C76" w:rsidP="00813C71">
            <w:pPr>
              <w:pStyle w:val="afc"/>
            </w:pPr>
            <w:r>
              <w:t xml:space="preserve"> </w:t>
            </w:r>
          </w:p>
        </w:tc>
      </w:tr>
      <w:tr w:rsidR="00D12C76" w14:paraId="2FE7D854" w14:textId="77777777" w:rsidTr="00813C71">
        <w:tc>
          <w:tcPr>
            <w:tcW w:w="1316" w:type="dxa"/>
            <w:tcBorders>
              <w:top w:val="nil"/>
              <w:right w:val="nil"/>
            </w:tcBorders>
          </w:tcPr>
          <w:p w14:paraId="61035245" w14:textId="77777777" w:rsidR="00D12C76" w:rsidRDefault="00D12C76" w:rsidP="00813C71">
            <w:pPr>
              <w:pStyle w:val="afc"/>
            </w:pPr>
            <w:r>
              <w:rPr>
                <w:rFonts w:hint="eastAsia"/>
              </w:rPr>
              <w:t>002</w:t>
            </w:r>
          </w:p>
        </w:tc>
        <w:tc>
          <w:tcPr>
            <w:tcW w:w="1177" w:type="dxa"/>
            <w:tcBorders>
              <w:top w:val="nil"/>
              <w:left w:val="nil"/>
              <w:right w:val="nil"/>
            </w:tcBorders>
          </w:tcPr>
          <w:p w14:paraId="57780D1D" w14:textId="77777777" w:rsidR="00D12C76" w:rsidRDefault="00D12C76" w:rsidP="00813C71">
            <w:pPr>
              <w:pStyle w:val="afc"/>
            </w:pPr>
            <w:r>
              <w:rPr>
                <w:rFonts w:hint="eastAsia"/>
              </w:rPr>
              <w:t>00202</w:t>
            </w:r>
          </w:p>
        </w:tc>
        <w:tc>
          <w:tcPr>
            <w:tcW w:w="1736" w:type="dxa"/>
            <w:tcBorders>
              <w:top w:val="nil"/>
              <w:left w:val="nil"/>
              <w:right w:val="nil"/>
            </w:tcBorders>
          </w:tcPr>
          <w:p w14:paraId="339BE887" w14:textId="77777777" w:rsidR="00D12C76" w:rsidRDefault="00D12C76" w:rsidP="00813C71">
            <w:pPr>
              <w:pStyle w:val="afc"/>
            </w:pPr>
            <w:r>
              <w:rPr>
                <w:rFonts w:hint="eastAsia"/>
              </w:rPr>
              <w:t>LiSi</w:t>
            </w:r>
          </w:p>
        </w:tc>
        <w:tc>
          <w:tcPr>
            <w:tcW w:w="858" w:type="dxa"/>
            <w:tcBorders>
              <w:top w:val="nil"/>
              <w:left w:val="nil"/>
              <w:right w:val="nil"/>
            </w:tcBorders>
          </w:tcPr>
          <w:p w14:paraId="7F345875" w14:textId="77777777" w:rsidR="00D12C76" w:rsidRDefault="00D12C76" w:rsidP="00813C71">
            <w:pPr>
              <w:pStyle w:val="afc"/>
            </w:pPr>
          </w:p>
        </w:tc>
        <w:tc>
          <w:tcPr>
            <w:tcW w:w="1326" w:type="dxa"/>
            <w:tcBorders>
              <w:top w:val="nil"/>
              <w:left w:val="nil"/>
              <w:right w:val="nil"/>
            </w:tcBorders>
          </w:tcPr>
          <w:p w14:paraId="16328368" w14:textId="77777777" w:rsidR="00D12C76" w:rsidRDefault="00D12C76" w:rsidP="00813C71">
            <w:pPr>
              <w:pStyle w:val="afc"/>
            </w:pPr>
          </w:p>
        </w:tc>
        <w:tc>
          <w:tcPr>
            <w:tcW w:w="583" w:type="dxa"/>
            <w:tcBorders>
              <w:top w:val="nil"/>
              <w:left w:val="nil"/>
              <w:right w:val="nil"/>
            </w:tcBorders>
          </w:tcPr>
          <w:p w14:paraId="2AE7ECD9" w14:textId="77777777" w:rsidR="00D12C76" w:rsidRDefault="00D12C76" w:rsidP="00813C71">
            <w:pPr>
              <w:pStyle w:val="afc"/>
            </w:pPr>
            <w:r>
              <w:t>…</w:t>
            </w:r>
          </w:p>
        </w:tc>
        <w:tc>
          <w:tcPr>
            <w:tcW w:w="1310" w:type="dxa"/>
            <w:tcBorders>
              <w:top w:val="nil"/>
              <w:left w:val="nil"/>
            </w:tcBorders>
          </w:tcPr>
          <w:p w14:paraId="1E75FFED" w14:textId="77777777" w:rsidR="00D12C76" w:rsidRDefault="00D12C76" w:rsidP="00813C71">
            <w:pPr>
              <w:pStyle w:val="afc"/>
            </w:pPr>
            <w:r>
              <w:rPr>
                <w:rFonts w:hint="eastAsia"/>
              </w:rPr>
              <w:t>Shanghai</w:t>
            </w:r>
          </w:p>
        </w:tc>
      </w:tr>
    </w:tbl>
    <w:p w14:paraId="6C62CEF4" w14:textId="61148B21" w:rsidR="00D12C76" w:rsidRDefault="00D12C76" w:rsidP="00D12C76">
      <w:pPr>
        <w:ind w:firstLine="480"/>
      </w:pPr>
      <w:r w:rsidRPr="004B59A1">
        <w:rPr>
          <w:rFonts w:hint="eastAsia"/>
        </w:rPr>
        <w:t>在</w:t>
      </w:r>
      <w:r w:rsidRPr="004B59A1">
        <w:rPr>
          <w:rFonts w:hint="eastAsia"/>
        </w:rPr>
        <w:t>[</w:t>
      </w:r>
      <w:r w:rsidRPr="004B59A1">
        <w:rPr>
          <w:rStyle w:val="af9"/>
          <w:vertAlign w:val="baseline"/>
        </w:rPr>
        <w:endnoteReference w:id="48"/>
      </w:r>
      <w:r w:rsidRPr="004B59A1">
        <w:t>]</w:t>
      </w:r>
      <w:r w:rsidRPr="004B59A1">
        <w:rPr>
          <w:rFonts w:hint="eastAsia"/>
        </w:rPr>
        <w:t>中</w:t>
      </w:r>
      <w:r>
        <w:rPr>
          <w:rFonts w:hint="eastAsia"/>
        </w:rPr>
        <w:t>提出的使用预分配字段和预分配字段配置表来解决云数据的扩展问题</w:t>
      </w:r>
      <w:r w:rsidRPr="008C4E15">
        <w:rPr>
          <w:rFonts w:hint="eastAsia"/>
        </w:rPr>
        <w:t>，给</w:t>
      </w:r>
      <w:r>
        <w:rPr>
          <w:rFonts w:hint="eastAsia"/>
        </w:rPr>
        <w:t>本文</w:t>
      </w:r>
      <w:r w:rsidRPr="008C4E15">
        <w:rPr>
          <w:rFonts w:hint="eastAsia"/>
        </w:rPr>
        <w:t>数据扩展的改进提供了思路。该方法中数据库表包含租户</w:t>
      </w:r>
      <w:r w:rsidRPr="008C4E15">
        <w:rPr>
          <w:rFonts w:hint="eastAsia"/>
        </w:rPr>
        <w:t>ID</w:t>
      </w:r>
      <w:r w:rsidRPr="008C4E15">
        <w:rPr>
          <w:rFonts w:hint="eastAsia"/>
        </w:rPr>
        <w:t>字段、若干预留扩展字段和</w:t>
      </w:r>
      <w:r w:rsidRPr="008C4E15">
        <w:rPr>
          <w:rFonts w:hint="eastAsia"/>
        </w:rPr>
        <w:t>XML</w:t>
      </w:r>
      <w:r w:rsidRPr="008C4E15">
        <w:rPr>
          <w:rFonts w:hint="eastAsia"/>
        </w:rPr>
        <w:t>字段</w:t>
      </w:r>
      <w:r>
        <w:rPr>
          <w:rFonts w:hint="eastAsia"/>
        </w:rPr>
        <w:t>，</w:t>
      </w:r>
      <w:r w:rsidRPr="008C4E15">
        <w:rPr>
          <w:rFonts w:hint="eastAsia"/>
        </w:rPr>
        <w:t>如表</w:t>
      </w:r>
      <w:r w:rsidR="009F2E5A">
        <w:rPr>
          <w:rFonts w:hint="eastAsia"/>
        </w:rPr>
        <w:t>5</w:t>
      </w:r>
      <w:r w:rsidRPr="008C4E15">
        <w:rPr>
          <w:rFonts w:hint="eastAsia"/>
        </w:rPr>
        <w:t>-</w:t>
      </w:r>
      <w:r w:rsidRPr="008C4E15">
        <w:t>3</w:t>
      </w:r>
      <w:r w:rsidRPr="008C4E15">
        <w:t>，</w:t>
      </w:r>
      <w:r w:rsidR="009F2E5A">
        <w:rPr>
          <w:rFonts w:hint="eastAsia"/>
        </w:rPr>
        <w:t>5</w:t>
      </w:r>
      <w:r w:rsidRPr="008C4E15">
        <w:rPr>
          <w:rFonts w:hint="eastAsia"/>
        </w:rPr>
        <w:t>-</w:t>
      </w:r>
      <w:r w:rsidRPr="008C4E15">
        <w:t>4</w:t>
      </w:r>
      <w:r w:rsidRPr="008C4E15">
        <w:t>所示。</w:t>
      </w:r>
    </w:p>
    <w:p w14:paraId="25AA4893" w14:textId="6C2A64FA" w:rsidR="00D12C76" w:rsidRDefault="00D12C76" w:rsidP="00D12C76">
      <w:pPr>
        <w:pStyle w:val="afc"/>
      </w:pPr>
      <w:r>
        <w:t>表</w:t>
      </w:r>
      <w:r w:rsidR="009F2E5A">
        <w:rPr>
          <w:rFonts w:hint="eastAsia"/>
          <w:lang w:eastAsia="zh-CN"/>
        </w:rPr>
        <w:t>5</w:t>
      </w:r>
      <w:r>
        <w:rPr>
          <w:rFonts w:hint="eastAsia"/>
          <w:lang w:eastAsia="zh-CN"/>
        </w:rPr>
        <w:t>-</w:t>
      </w:r>
      <w:r>
        <w:t xml:space="preserve">3 </w:t>
      </w:r>
      <w:r>
        <w:t>扩展的业务表结构</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17"/>
        <w:gridCol w:w="1632"/>
        <w:gridCol w:w="1803"/>
        <w:gridCol w:w="1803"/>
        <w:gridCol w:w="1551"/>
      </w:tblGrid>
      <w:tr w:rsidR="00D12C76" w14:paraId="66E597D8" w14:textId="77777777" w:rsidTr="00813C71">
        <w:tc>
          <w:tcPr>
            <w:tcW w:w="1517" w:type="dxa"/>
          </w:tcPr>
          <w:p w14:paraId="10AEF277" w14:textId="77777777" w:rsidR="00D12C76" w:rsidRDefault="00D12C76" w:rsidP="00813C71">
            <w:pPr>
              <w:pStyle w:val="afc"/>
            </w:pPr>
            <w:r>
              <w:rPr>
                <w:rFonts w:hint="eastAsia"/>
              </w:rPr>
              <w:t>ID</w:t>
            </w:r>
          </w:p>
        </w:tc>
        <w:tc>
          <w:tcPr>
            <w:tcW w:w="1632" w:type="dxa"/>
          </w:tcPr>
          <w:p w14:paraId="22988883" w14:textId="77777777" w:rsidR="00D12C76" w:rsidRDefault="00D12C76" w:rsidP="00813C71">
            <w:pPr>
              <w:pStyle w:val="afc"/>
            </w:pPr>
            <w:r>
              <w:t>TENANT</w:t>
            </w:r>
            <w:r>
              <w:rPr>
                <w:rFonts w:hint="eastAsia"/>
              </w:rPr>
              <w:t>ID</w:t>
            </w:r>
          </w:p>
        </w:tc>
        <w:tc>
          <w:tcPr>
            <w:tcW w:w="1803" w:type="dxa"/>
          </w:tcPr>
          <w:p w14:paraId="50B9D5CB" w14:textId="77777777" w:rsidR="00D12C76" w:rsidRDefault="00D12C76" w:rsidP="00813C71">
            <w:pPr>
              <w:pStyle w:val="afc"/>
            </w:pPr>
            <w:r>
              <w:rPr>
                <w:rFonts w:hint="eastAsia"/>
              </w:rPr>
              <w:t>E</w:t>
            </w:r>
            <w:r>
              <w:t>XTENSION_1</w:t>
            </w:r>
          </w:p>
        </w:tc>
        <w:tc>
          <w:tcPr>
            <w:tcW w:w="1803" w:type="dxa"/>
          </w:tcPr>
          <w:p w14:paraId="044B9C2D" w14:textId="77777777" w:rsidR="00D12C76" w:rsidRDefault="00D12C76" w:rsidP="00813C71">
            <w:pPr>
              <w:pStyle w:val="afc"/>
            </w:pPr>
            <w:r>
              <w:rPr>
                <w:rFonts w:hint="eastAsia"/>
              </w:rPr>
              <w:t>EXTENSION</w:t>
            </w:r>
            <w:r>
              <w:t>_2</w:t>
            </w:r>
          </w:p>
        </w:tc>
        <w:tc>
          <w:tcPr>
            <w:tcW w:w="1551" w:type="dxa"/>
          </w:tcPr>
          <w:p w14:paraId="63B30C23" w14:textId="77777777" w:rsidR="00D12C76" w:rsidRDefault="00D12C76" w:rsidP="00813C71">
            <w:pPr>
              <w:pStyle w:val="afc"/>
            </w:pPr>
            <w:r>
              <w:rPr>
                <w:rFonts w:hint="eastAsia"/>
              </w:rPr>
              <w:t>X</w:t>
            </w:r>
            <w:r>
              <w:t>ML</w:t>
            </w:r>
          </w:p>
        </w:tc>
      </w:tr>
      <w:tr w:rsidR="00D12C76" w14:paraId="4FE252DD" w14:textId="77777777" w:rsidTr="00813C71">
        <w:tc>
          <w:tcPr>
            <w:tcW w:w="1517" w:type="dxa"/>
          </w:tcPr>
          <w:p w14:paraId="10FF2059" w14:textId="77777777" w:rsidR="00D12C76" w:rsidRDefault="00D12C76" w:rsidP="00813C71">
            <w:pPr>
              <w:pStyle w:val="afc"/>
            </w:pPr>
            <w:r>
              <w:rPr>
                <w:rFonts w:hint="eastAsia"/>
              </w:rPr>
              <w:t>1</w:t>
            </w:r>
          </w:p>
        </w:tc>
        <w:tc>
          <w:tcPr>
            <w:tcW w:w="1632" w:type="dxa"/>
          </w:tcPr>
          <w:p w14:paraId="2688B8DF" w14:textId="77777777" w:rsidR="00D12C76" w:rsidRDefault="00D12C76" w:rsidP="00813C71">
            <w:pPr>
              <w:pStyle w:val="afc"/>
            </w:pPr>
            <w:r>
              <w:rPr>
                <w:rFonts w:hint="eastAsia"/>
              </w:rPr>
              <w:t>00101</w:t>
            </w:r>
          </w:p>
        </w:tc>
        <w:tc>
          <w:tcPr>
            <w:tcW w:w="1803" w:type="dxa"/>
          </w:tcPr>
          <w:p w14:paraId="662901E0" w14:textId="77777777" w:rsidR="00D12C76" w:rsidRDefault="00D12C76" w:rsidP="00813C71">
            <w:pPr>
              <w:pStyle w:val="afc"/>
            </w:pPr>
            <w:r>
              <w:t>A</w:t>
            </w:r>
            <w:r>
              <w:rPr>
                <w:rFonts w:hint="eastAsia"/>
              </w:rPr>
              <w:t>rg1</w:t>
            </w:r>
          </w:p>
        </w:tc>
        <w:tc>
          <w:tcPr>
            <w:tcW w:w="1803" w:type="dxa"/>
          </w:tcPr>
          <w:p w14:paraId="4E39D76D" w14:textId="77777777" w:rsidR="00D12C76" w:rsidRDefault="00D12C76" w:rsidP="00813C71">
            <w:pPr>
              <w:pStyle w:val="afc"/>
            </w:pPr>
            <w:r>
              <w:t>A</w:t>
            </w:r>
            <w:r>
              <w:rPr>
                <w:rFonts w:hint="eastAsia"/>
              </w:rPr>
              <w:t>rg2</w:t>
            </w:r>
          </w:p>
        </w:tc>
        <w:tc>
          <w:tcPr>
            <w:tcW w:w="1551" w:type="dxa"/>
          </w:tcPr>
          <w:p w14:paraId="1C0A3D67" w14:textId="77777777" w:rsidR="00D12C76" w:rsidRDefault="00D12C76" w:rsidP="00813C71">
            <w:pPr>
              <w:pStyle w:val="afc"/>
            </w:pPr>
            <w:r>
              <w:rPr>
                <w:rFonts w:hint="eastAsia"/>
              </w:rPr>
              <w:t>xml</w:t>
            </w:r>
          </w:p>
        </w:tc>
      </w:tr>
    </w:tbl>
    <w:p w14:paraId="3891B5D6" w14:textId="3170AB8E" w:rsidR="00D12C76" w:rsidRDefault="00D12C76" w:rsidP="00D12C76">
      <w:pPr>
        <w:pStyle w:val="afc"/>
      </w:pPr>
      <w:r>
        <w:rPr>
          <w:rFonts w:hint="eastAsia"/>
        </w:rPr>
        <w:t>表</w:t>
      </w:r>
      <w:r w:rsidR="009F2E5A">
        <w:rPr>
          <w:rFonts w:hint="eastAsia"/>
          <w:lang w:eastAsia="zh-CN"/>
        </w:rPr>
        <w:t>5</w:t>
      </w:r>
      <w:r>
        <w:rPr>
          <w:rFonts w:hint="eastAsia"/>
        </w:rPr>
        <w:t>-</w:t>
      </w:r>
      <w:r>
        <w:t xml:space="preserve">4 </w:t>
      </w:r>
      <w:r>
        <w:t>预分配字段配置表结构</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446"/>
        <w:gridCol w:w="1212"/>
        <w:gridCol w:w="1513"/>
        <w:gridCol w:w="2318"/>
        <w:gridCol w:w="1365"/>
        <w:gridCol w:w="1452"/>
      </w:tblGrid>
      <w:tr w:rsidR="00D12C76" w14:paraId="12C232B8" w14:textId="77777777" w:rsidTr="00813C71">
        <w:tc>
          <w:tcPr>
            <w:tcW w:w="256" w:type="pct"/>
          </w:tcPr>
          <w:p w14:paraId="48F9AC82" w14:textId="77777777" w:rsidR="00D12C76" w:rsidRDefault="00D12C76" w:rsidP="00813C71">
            <w:pPr>
              <w:pStyle w:val="afc"/>
            </w:pPr>
            <w:r>
              <w:rPr>
                <w:rFonts w:hint="eastAsia"/>
              </w:rPr>
              <w:t>ID</w:t>
            </w:r>
          </w:p>
        </w:tc>
        <w:tc>
          <w:tcPr>
            <w:tcW w:w="732" w:type="pct"/>
          </w:tcPr>
          <w:p w14:paraId="2D5BC1EE" w14:textId="77777777" w:rsidR="00D12C76" w:rsidRDefault="00D12C76" w:rsidP="00813C71">
            <w:pPr>
              <w:pStyle w:val="afc"/>
            </w:pPr>
            <w:r>
              <w:rPr>
                <w:rFonts w:hint="eastAsia"/>
              </w:rPr>
              <w:t>TENANTID</w:t>
            </w:r>
          </w:p>
        </w:tc>
        <w:tc>
          <w:tcPr>
            <w:tcW w:w="913" w:type="pct"/>
          </w:tcPr>
          <w:p w14:paraId="342BA4F9" w14:textId="77777777" w:rsidR="00D12C76" w:rsidRDefault="00D12C76" w:rsidP="00813C71">
            <w:pPr>
              <w:pStyle w:val="afc"/>
            </w:pPr>
            <w:r>
              <w:rPr>
                <w:rFonts w:hint="eastAsia"/>
              </w:rPr>
              <w:t>TABLE</w:t>
            </w:r>
          </w:p>
        </w:tc>
        <w:tc>
          <w:tcPr>
            <w:tcW w:w="1398" w:type="pct"/>
          </w:tcPr>
          <w:p w14:paraId="0964B250" w14:textId="77777777" w:rsidR="00D12C76" w:rsidRDefault="00D12C76" w:rsidP="00813C71">
            <w:pPr>
              <w:pStyle w:val="afc"/>
            </w:pPr>
            <w:r>
              <w:rPr>
                <w:rFonts w:hint="eastAsia"/>
              </w:rPr>
              <w:t>EXTENSION</w:t>
            </w:r>
            <w:r>
              <w:t>_POSITION</w:t>
            </w:r>
          </w:p>
        </w:tc>
        <w:tc>
          <w:tcPr>
            <w:tcW w:w="824" w:type="pct"/>
          </w:tcPr>
          <w:p w14:paraId="77194FF8" w14:textId="77777777" w:rsidR="00D12C76" w:rsidRDefault="00D12C76" w:rsidP="00813C71">
            <w:pPr>
              <w:pStyle w:val="afc"/>
            </w:pPr>
            <w:r>
              <w:rPr>
                <w:rFonts w:hint="eastAsia"/>
              </w:rPr>
              <w:t>TYPE</w:t>
            </w:r>
          </w:p>
        </w:tc>
        <w:tc>
          <w:tcPr>
            <w:tcW w:w="876" w:type="pct"/>
          </w:tcPr>
          <w:p w14:paraId="211DE40B" w14:textId="77777777" w:rsidR="00D12C76" w:rsidRDefault="00D12C76" w:rsidP="00813C71">
            <w:pPr>
              <w:pStyle w:val="afc"/>
            </w:pPr>
            <w:r>
              <w:rPr>
                <w:rFonts w:hint="eastAsia"/>
              </w:rPr>
              <w:t>FIELD_NAME</w:t>
            </w:r>
          </w:p>
        </w:tc>
      </w:tr>
      <w:tr w:rsidR="00D12C76" w14:paraId="61F5F1D6" w14:textId="77777777" w:rsidTr="00813C71">
        <w:tc>
          <w:tcPr>
            <w:tcW w:w="256" w:type="pct"/>
          </w:tcPr>
          <w:p w14:paraId="3F208394" w14:textId="77777777" w:rsidR="00D12C76" w:rsidRDefault="00D12C76" w:rsidP="00813C71">
            <w:pPr>
              <w:pStyle w:val="afc"/>
              <w:rPr>
                <w:lang w:eastAsia="zh-CN"/>
              </w:rPr>
            </w:pPr>
            <w:r>
              <w:rPr>
                <w:rFonts w:hint="eastAsia"/>
                <w:lang w:eastAsia="zh-CN"/>
              </w:rPr>
              <w:t>1</w:t>
            </w:r>
          </w:p>
        </w:tc>
        <w:tc>
          <w:tcPr>
            <w:tcW w:w="732" w:type="pct"/>
          </w:tcPr>
          <w:p w14:paraId="5D648A39" w14:textId="77777777" w:rsidR="00D12C76" w:rsidRDefault="00D12C76" w:rsidP="00813C71">
            <w:pPr>
              <w:pStyle w:val="afc"/>
              <w:rPr>
                <w:lang w:eastAsia="zh-CN"/>
              </w:rPr>
            </w:pPr>
            <w:r>
              <w:rPr>
                <w:rFonts w:hint="eastAsia"/>
                <w:lang w:eastAsia="zh-CN"/>
              </w:rPr>
              <w:t>00101</w:t>
            </w:r>
          </w:p>
        </w:tc>
        <w:tc>
          <w:tcPr>
            <w:tcW w:w="913" w:type="pct"/>
          </w:tcPr>
          <w:p w14:paraId="75179527" w14:textId="77777777" w:rsidR="00D12C76" w:rsidRDefault="00D12C76" w:rsidP="00813C71">
            <w:pPr>
              <w:pStyle w:val="afc"/>
              <w:rPr>
                <w:lang w:eastAsia="zh-CN"/>
              </w:rPr>
            </w:pPr>
            <w:r>
              <w:rPr>
                <w:lang w:eastAsia="zh-CN"/>
              </w:rPr>
              <w:t>T</w:t>
            </w:r>
            <w:r>
              <w:rPr>
                <w:rFonts w:hint="eastAsia"/>
                <w:lang w:eastAsia="zh-CN"/>
              </w:rPr>
              <w:t>able</w:t>
            </w:r>
          </w:p>
        </w:tc>
        <w:tc>
          <w:tcPr>
            <w:tcW w:w="1398" w:type="pct"/>
          </w:tcPr>
          <w:p w14:paraId="24C20151" w14:textId="77777777" w:rsidR="00D12C76" w:rsidRDefault="00D12C76" w:rsidP="00813C71">
            <w:pPr>
              <w:pStyle w:val="afc"/>
              <w:rPr>
                <w:lang w:eastAsia="zh-CN"/>
              </w:rPr>
            </w:pPr>
            <w:r>
              <w:rPr>
                <w:lang w:eastAsia="zh-CN"/>
              </w:rPr>
              <w:t>E</w:t>
            </w:r>
            <w:r>
              <w:rPr>
                <w:rFonts w:hint="eastAsia"/>
                <w:lang w:eastAsia="zh-CN"/>
              </w:rPr>
              <w:t>xtension_</w:t>
            </w:r>
            <w:r>
              <w:rPr>
                <w:lang w:eastAsia="zh-CN"/>
              </w:rPr>
              <w:t>1</w:t>
            </w:r>
          </w:p>
        </w:tc>
        <w:tc>
          <w:tcPr>
            <w:tcW w:w="824" w:type="pct"/>
          </w:tcPr>
          <w:p w14:paraId="41B9358D" w14:textId="77777777" w:rsidR="00D12C76" w:rsidRDefault="00D12C76" w:rsidP="00813C71">
            <w:pPr>
              <w:pStyle w:val="afc"/>
              <w:rPr>
                <w:lang w:eastAsia="zh-CN"/>
              </w:rPr>
            </w:pPr>
            <w:r>
              <w:rPr>
                <w:lang w:eastAsia="zh-CN"/>
              </w:rPr>
              <w:t>I</w:t>
            </w:r>
            <w:r>
              <w:rPr>
                <w:rFonts w:hint="eastAsia"/>
                <w:lang w:eastAsia="zh-CN"/>
              </w:rPr>
              <w:t>nt</w:t>
            </w:r>
          </w:p>
        </w:tc>
        <w:tc>
          <w:tcPr>
            <w:tcW w:w="876" w:type="pct"/>
          </w:tcPr>
          <w:p w14:paraId="794833BE" w14:textId="77777777" w:rsidR="00D12C76" w:rsidRDefault="00D12C76" w:rsidP="00813C71">
            <w:pPr>
              <w:pStyle w:val="afc"/>
              <w:rPr>
                <w:lang w:eastAsia="zh-CN"/>
              </w:rPr>
            </w:pPr>
            <w:r>
              <w:rPr>
                <w:rFonts w:hint="eastAsia"/>
                <w:lang w:eastAsia="zh-CN"/>
              </w:rPr>
              <w:t>num</w:t>
            </w:r>
          </w:p>
        </w:tc>
      </w:tr>
    </w:tbl>
    <w:p w14:paraId="334B9BA6" w14:textId="77777777" w:rsidR="00D12C76" w:rsidRDefault="00D12C76" w:rsidP="00D12C76">
      <w:pPr>
        <w:ind w:firstLine="480"/>
      </w:pPr>
      <w:r>
        <w:t>预留</w:t>
      </w:r>
      <w:r>
        <w:rPr>
          <w:rFonts w:hint="eastAsia"/>
        </w:rPr>
        <w:t>XML</w:t>
      </w:r>
      <w:r>
        <w:rPr>
          <w:rFonts w:hint="eastAsia"/>
        </w:rPr>
        <w:t>字段格式如下：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66CF7748" w14:textId="77777777" w:rsidTr="00813C71">
        <w:tc>
          <w:tcPr>
            <w:tcW w:w="8296" w:type="dxa"/>
          </w:tcPr>
          <w:p w14:paraId="769F0146" w14:textId="77777777" w:rsidR="00D12C76" w:rsidRDefault="00D12C76" w:rsidP="00813C71">
            <w:pPr>
              <w:pStyle w:val="af0"/>
            </w:pPr>
            <w:r>
              <w:rPr>
                <w:rFonts w:hint="eastAsia"/>
              </w:rPr>
              <w:t>&lt;xml</w:t>
            </w:r>
            <w:r>
              <w:t>field</w:t>
            </w:r>
            <w:r>
              <w:rPr>
                <w:rFonts w:hint="eastAsia"/>
              </w:rPr>
              <w:t>&gt;</w:t>
            </w:r>
          </w:p>
          <w:p w14:paraId="4D00CFB1" w14:textId="77777777" w:rsidR="00D12C76" w:rsidRDefault="00D12C76" w:rsidP="00813C71">
            <w:pPr>
              <w:pStyle w:val="af0"/>
              <w:rPr>
                <w:lang w:eastAsia="zh-CN"/>
              </w:rPr>
            </w:pPr>
            <w:r>
              <w:rPr>
                <w:rFonts w:hint="eastAsia"/>
                <w:lang w:eastAsia="zh-CN"/>
              </w:rPr>
              <w:t xml:space="preserve">      &lt;field index =</w:t>
            </w:r>
            <w:r>
              <w:rPr>
                <w:lang w:eastAsia="zh-CN"/>
              </w:rPr>
              <w:t>”1” &gt;data1 &lt;/field&gt;</w:t>
            </w:r>
          </w:p>
          <w:p w14:paraId="332C9D7B" w14:textId="77777777" w:rsidR="00D12C76" w:rsidRDefault="00D12C76" w:rsidP="00813C71">
            <w:pPr>
              <w:pStyle w:val="af0"/>
              <w:ind w:firstLineChars="300" w:firstLine="630"/>
              <w:rPr>
                <w:lang w:eastAsia="zh-CN"/>
              </w:rPr>
            </w:pPr>
            <w:r>
              <w:rPr>
                <w:rFonts w:hint="eastAsia"/>
                <w:lang w:eastAsia="zh-CN"/>
              </w:rPr>
              <w:t>&lt;field index =</w:t>
            </w:r>
            <w:r>
              <w:rPr>
                <w:lang w:eastAsia="zh-CN"/>
              </w:rPr>
              <w:t>”2” &gt;data2 &lt;/field&gt;</w:t>
            </w:r>
          </w:p>
          <w:p w14:paraId="51A24BE7" w14:textId="77777777" w:rsidR="00D12C76" w:rsidRDefault="00D12C76" w:rsidP="00813C71">
            <w:pPr>
              <w:pStyle w:val="af0"/>
              <w:ind w:firstLineChars="300" w:firstLine="630"/>
              <w:rPr>
                <w:lang w:eastAsia="zh-CN"/>
              </w:rPr>
            </w:pPr>
            <w:r>
              <w:rPr>
                <w:rFonts w:hint="eastAsia"/>
                <w:lang w:eastAsia="zh-CN"/>
              </w:rPr>
              <w:t>&lt;field index =</w:t>
            </w:r>
            <w:r>
              <w:rPr>
                <w:lang w:eastAsia="zh-CN"/>
              </w:rPr>
              <w:t>”3” &gt;data3 &lt;/field&gt;</w:t>
            </w:r>
          </w:p>
          <w:p w14:paraId="5A46BD0D" w14:textId="77777777" w:rsidR="00D12C76" w:rsidRDefault="00D12C76" w:rsidP="00813C71">
            <w:pPr>
              <w:pStyle w:val="af0"/>
            </w:pPr>
            <w:r>
              <w:t>&lt;/</w:t>
            </w:r>
            <w:r>
              <w:rPr>
                <w:rFonts w:hint="eastAsia"/>
              </w:rPr>
              <w:t xml:space="preserve"> xml</w:t>
            </w:r>
            <w:r>
              <w:t>field&gt;</w:t>
            </w:r>
          </w:p>
        </w:tc>
      </w:tr>
    </w:tbl>
    <w:p w14:paraId="40200403" w14:textId="77777777" w:rsidR="00D12C76" w:rsidRPr="00071F04" w:rsidRDefault="00D12C76" w:rsidP="00D12C76">
      <w:pPr>
        <w:ind w:firstLine="480"/>
      </w:pPr>
      <w:r>
        <w:rPr>
          <w:rFonts w:hint="eastAsia"/>
        </w:rPr>
        <w:t>数据存取时会先判断数据表末段字段名，若为</w:t>
      </w:r>
      <w:r>
        <w:rPr>
          <w:rFonts w:hint="eastAsia"/>
        </w:rPr>
        <w:t>XML</w:t>
      </w:r>
      <w:r>
        <w:rPr>
          <w:rFonts w:hint="eastAsia"/>
        </w:rPr>
        <w:t>字段，则将其进行解析；若为预留扩展字段，则查询字段配置表；否则在表中主字段进行查询。该方法使用</w:t>
      </w:r>
      <w:r>
        <w:rPr>
          <w:rFonts w:hint="eastAsia"/>
        </w:rPr>
        <w:t>XML</w:t>
      </w:r>
      <w:r>
        <w:rPr>
          <w:rFonts w:hint="eastAsia"/>
        </w:rPr>
        <w:t>扩展字段，增加了扩展的灵活性，但每次对</w:t>
      </w:r>
      <w:r>
        <w:rPr>
          <w:rFonts w:hint="eastAsia"/>
        </w:rPr>
        <w:t>XML</w:t>
      </w:r>
      <w:r>
        <w:rPr>
          <w:rFonts w:hint="eastAsia"/>
        </w:rPr>
        <w:t>的存取都要进行解析，因而也导致了效率的下降。</w:t>
      </w:r>
      <w:r>
        <w:rPr>
          <w:rFonts w:hint="eastAsia"/>
        </w:rPr>
        <w:t xml:space="preserve"> </w:t>
      </w:r>
    </w:p>
    <w:p w14:paraId="2746AE6C" w14:textId="77777777" w:rsidR="00D12C76" w:rsidRDefault="00D12C76" w:rsidP="00D12C76">
      <w:pPr>
        <w:ind w:firstLine="480"/>
      </w:pPr>
      <w:r>
        <w:rPr>
          <w:noProof/>
        </w:rPr>
        <w:lastRenderedPageBreak/>
        <w:object w:dxaOrig="1440" w:dyaOrig="1440" w14:anchorId="219BAC78">
          <v:shape id="_x0000_s1059" type="#_x0000_t75" style="position:absolute;left:0;text-align:left;margin-left:-.75pt;margin-top:84.3pt;width:414.75pt;height:245.25pt;z-index:251911168;mso-position-horizontal-relative:text;mso-position-vertical-relative:text;mso-width-relative:page;mso-height-relative:page">
            <v:imagedata r:id="rId49" o:title=""/>
            <w10:wrap type="topAndBottom"/>
          </v:shape>
          <o:OLEObject Type="Embed" ProgID="Visio.Drawing.15" ShapeID="_x0000_s1059" DrawAspect="Content" ObjectID="_1572463165" r:id="rId50"/>
        </w:object>
      </w:r>
      <w:r>
        <w:rPr>
          <w:rFonts w:hint="eastAsia"/>
        </w:rPr>
        <w:t>根据以上两种方法的经验，本文使用预分配字段表、预分配字段配置表对数据扩展方法进行改进。当业务表中需要扩展字段时，在扩展字段表中添加一个字段值，并在配置表中对扩展字段的基本信息进行定义，不会造成数据空间的浪费。</w:t>
      </w:r>
    </w:p>
    <w:p w14:paraId="5D9E3C13" w14:textId="77777777" w:rsidR="00D12C76" w:rsidRPr="00D764DF" w:rsidRDefault="00D12C76" w:rsidP="00D12C76">
      <w:pPr>
        <w:pStyle w:val="aff0"/>
      </w:pPr>
      <w:r>
        <w:rPr>
          <w:rFonts w:hint="eastAsia"/>
        </w:rPr>
        <w:t>图</w:t>
      </w:r>
      <w:r>
        <w:rPr>
          <w:rFonts w:hint="eastAsia"/>
        </w:rPr>
        <w:t>4-</w:t>
      </w:r>
      <w:r>
        <w:t xml:space="preserve">7 </w:t>
      </w:r>
      <w:r>
        <w:t>改进的数据扩展模式</w:t>
      </w:r>
    </w:p>
    <w:p w14:paraId="1A7392C0" w14:textId="77777777" w:rsidR="00D12C76" w:rsidRPr="002871F7" w:rsidRDefault="00D12C76" w:rsidP="00D12C76">
      <w:pPr>
        <w:ind w:firstLine="480"/>
      </w:pPr>
      <w:r>
        <w:t>图</w:t>
      </w:r>
      <w:r>
        <w:rPr>
          <w:rFonts w:hint="eastAsia"/>
        </w:rPr>
        <w:t>4-</w:t>
      </w:r>
      <w:r>
        <w:t>7</w:t>
      </w:r>
      <w:r>
        <w:t>中表示了三表之间的对应关系</w:t>
      </w:r>
      <w:r>
        <w:rPr>
          <w:rFonts w:hint="eastAsia"/>
        </w:rPr>
        <w:t>，基本业务表主要存储租户的</w:t>
      </w:r>
      <w:r>
        <w:rPr>
          <w:rFonts w:hint="eastAsia"/>
        </w:rPr>
        <w:t>ID</w:t>
      </w:r>
      <w:r>
        <w:rPr>
          <w:rFonts w:hint="eastAsia"/>
        </w:rPr>
        <w:t>和通用信息，扩展表中</w:t>
      </w:r>
      <w:r>
        <w:rPr>
          <w:rFonts w:hint="eastAsia"/>
        </w:rPr>
        <w:t>DATA_ID</w:t>
      </w:r>
      <w:r>
        <w:rPr>
          <w:rFonts w:hint="eastAsia"/>
        </w:rPr>
        <w:t>对应基本表中数据的</w:t>
      </w:r>
      <w:r>
        <w:rPr>
          <w:rFonts w:hint="eastAsia"/>
        </w:rPr>
        <w:t>ID</w:t>
      </w:r>
      <w:r>
        <w:rPr>
          <w:rFonts w:hint="eastAsia"/>
        </w:rPr>
        <w:t>，</w:t>
      </w:r>
      <w:r>
        <w:rPr>
          <w:rFonts w:hint="eastAsia"/>
        </w:rPr>
        <w:t>EXT_VALUE</w:t>
      </w:r>
      <w:r>
        <w:rPr>
          <w:rFonts w:hint="eastAsia"/>
        </w:rPr>
        <w:t>表示扩展字段的数据。配置表中配置</w:t>
      </w:r>
      <w:r>
        <w:rPr>
          <w:rFonts w:hint="eastAsia"/>
        </w:rPr>
        <w:t>ID</w:t>
      </w:r>
      <w:r>
        <w:rPr>
          <w:rFonts w:hint="eastAsia"/>
        </w:rPr>
        <w:t>和扩展表中</w:t>
      </w:r>
      <w:r>
        <w:rPr>
          <w:rFonts w:hint="eastAsia"/>
        </w:rPr>
        <w:t>CONF_ID</w:t>
      </w:r>
      <w:r>
        <w:rPr>
          <w:rFonts w:hint="eastAsia"/>
        </w:rPr>
        <w:t>进行对应，并在配置表中指明扩展字段的类型及名称。扩展表和配置表指明所扩展的基本表表明和租户的</w:t>
      </w:r>
      <w:r>
        <w:rPr>
          <w:rFonts w:hint="eastAsia"/>
        </w:rPr>
        <w:t>ID</w:t>
      </w:r>
      <w:r>
        <w:rPr>
          <w:rFonts w:hint="eastAsia"/>
        </w:rPr>
        <w:t>。</w:t>
      </w:r>
    </w:p>
    <w:p w14:paraId="5ED18E2A" w14:textId="77777777" w:rsidR="00D12C76" w:rsidRDefault="00D12C76" w:rsidP="00D12C76">
      <w:pPr>
        <w:ind w:firstLine="480"/>
      </w:pPr>
      <w:r>
        <w:rPr>
          <w:rFonts w:hint="eastAsia"/>
        </w:rPr>
        <w:t>（</w:t>
      </w:r>
      <w:r>
        <w:rPr>
          <w:rFonts w:hint="eastAsia"/>
        </w:rPr>
        <w:t>2</w:t>
      </w:r>
      <w:r>
        <w:rPr>
          <w:rFonts w:hint="eastAsia"/>
        </w:rPr>
        <w:t>）可配置性的实现</w:t>
      </w:r>
    </w:p>
    <w:p w14:paraId="2847C6DD" w14:textId="77777777" w:rsidR="00D12C76" w:rsidRDefault="00D12C76" w:rsidP="00D12C76">
      <w:pPr>
        <w:ind w:firstLine="480"/>
      </w:pPr>
      <w:r>
        <w:rPr>
          <w:noProof/>
        </w:rPr>
        <w:lastRenderedPageBreak/>
        <w:object w:dxaOrig="1440" w:dyaOrig="1440" w14:anchorId="6C34412C">
          <v:shape id="_x0000_s1060" type="#_x0000_t75" style="position:absolute;left:0;text-align:left;margin-left:28.95pt;margin-top:131.7pt;width:375.65pt;height:293.1pt;z-index:251912192;mso-position-horizontal-relative:text;mso-position-vertical-relative:text;mso-width-relative:page;mso-height-relative:page">
            <v:imagedata r:id="rId51" o:title=""/>
            <w10:wrap type="topAndBottom"/>
          </v:shape>
          <o:OLEObject Type="Embed" ProgID="Visio.Drawing.15" ShapeID="_x0000_s1060" DrawAspect="Content" ObjectID="_1572463166" r:id="rId52"/>
        </w:object>
      </w:r>
      <w:r>
        <w:rPr>
          <w:rFonts w:hint="eastAsia"/>
        </w:rPr>
        <w:t>SaaS</w:t>
      </w:r>
      <w:r>
        <w:rPr>
          <w:rFonts w:hint="eastAsia"/>
        </w:rPr>
        <w:t>应用区别于普通应用还有一个显著的特征，就是“按需使用”，系统开发的过程中将软件的功能结构进行拆分，拆成一个个独立的互不重叠的功能模块，租户在使用时可根据实际的使用需求和使用场景，定制化的选择需要的功能集合。根据功能分解，将每一个模块都拆分为租户的实际需求模块，然后再根据模块之间的关联性和功能类型进行组合，供租户选择，降低租户间的差异性。</w:t>
      </w:r>
    </w:p>
    <w:p w14:paraId="64A4CB73" w14:textId="77777777" w:rsidR="00D12C76" w:rsidRDefault="00D12C76" w:rsidP="00D12C76">
      <w:pPr>
        <w:pStyle w:val="aff0"/>
      </w:pPr>
      <w:r>
        <w:t>图</w:t>
      </w:r>
      <w:r>
        <w:rPr>
          <w:rFonts w:hint="eastAsia"/>
        </w:rPr>
        <w:t>4-</w:t>
      </w:r>
      <w:r>
        <w:t xml:space="preserve">8 </w:t>
      </w:r>
      <w:r>
        <w:t>可配置</w:t>
      </w:r>
      <w:r>
        <w:rPr>
          <w:rFonts w:hint="eastAsia"/>
        </w:rPr>
        <w:t>租户</w:t>
      </w:r>
      <w:r>
        <w:t>功能关系表</w:t>
      </w:r>
    </w:p>
    <w:p w14:paraId="211DD957" w14:textId="3635E9C4" w:rsidR="00D12C76" w:rsidRDefault="00D12C76" w:rsidP="00D12C76">
      <w:pPr>
        <w:ind w:firstLine="480"/>
      </w:pPr>
      <w:r>
        <w:rPr>
          <w:rFonts w:hint="eastAsia"/>
        </w:rPr>
        <w:t>本文通过设置基本模块表、功能表和租户功能表</w:t>
      </w:r>
      <w:r w:rsidR="009F2E5A">
        <w:rPr>
          <w:rFonts w:hint="eastAsia"/>
        </w:rPr>
        <w:t>的结合使用</w:t>
      </w:r>
      <w:r>
        <w:rPr>
          <w:rFonts w:hint="eastAsia"/>
        </w:rPr>
        <w:t>实现系统可配置性的功能。如图</w:t>
      </w:r>
      <w:r>
        <w:rPr>
          <w:rFonts w:hint="eastAsia"/>
        </w:rPr>
        <w:t>4-</w:t>
      </w:r>
      <w:r>
        <w:t>8</w:t>
      </w:r>
      <w:r>
        <w:t>所示</w:t>
      </w:r>
      <w:r>
        <w:rPr>
          <w:rFonts w:hint="eastAsia"/>
        </w:rPr>
        <w:t>，租户基本信息表主要保存租户的基本信息，租户</w:t>
      </w:r>
      <w:r>
        <w:rPr>
          <w:rFonts w:hint="eastAsia"/>
        </w:rPr>
        <w:t>ID</w:t>
      </w:r>
      <w:r>
        <w:rPr>
          <w:rFonts w:hint="eastAsia"/>
        </w:rPr>
        <w:t>、租户编号、租户名称和功能</w:t>
      </w:r>
      <w:r>
        <w:rPr>
          <w:rFonts w:hint="eastAsia"/>
        </w:rPr>
        <w:t>ID</w:t>
      </w:r>
      <w:r>
        <w:rPr>
          <w:rFonts w:hint="eastAsia"/>
        </w:rPr>
        <w:t>等，供租户登录时进行身份验证等功能。基本模块表保存系统的基本子功能，</w:t>
      </w:r>
      <w:r>
        <w:rPr>
          <w:rFonts w:hint="eastAsia"/>
        </w:rPr>
        <w:t>MENU_ID</w:t>
      </w:r>
      <w:r>
        <w:rPr>
          <w:rFonts w:hint="eastAsia"/>
        </w:rPr>
        <w:t>为基本模块表的</w:t>
      </w:r>
      <w:r>
        <w:rPr>
          <w:rFonts w:hint="eastAsia"/>
        </w:rPr>
        <w:t>ID</w:t>
      </w:r>
      <w:r>
        <w:rPr>
          <w:rFonts w:hint="eastAsia"/>
        </w:rPr>
        <w:t>，</w:t>
      </w:r>
      <w:r>
        <w:rPr>
          <w:rFonts w:hint="eastAsia"/>
        </w:rPr>
        <w:t>MENU_NAME</w:t>
      </w:r>
      <w:r>
        <w:rPr>
          <w:rFonts w:hint="eastAsia"/>
        </w:rPr>
        <w:t>表示模块的菜单项名称。功能表是连接租户基本表和基本模块表的中间桥梁，包括</w:t>
      </w:r>
      <w:r>
        <w:rPr>
          <w:rFonts w:hint="eastAsia"/>
        </w:rPr>
        <w:t>FUNCTION_ID</w:t>
      </w:r>
      <w:r>
        <w:rPr>
          <w:rFonts w:hint="eastAsia"/>
        </w:rPr>
        <w:t>和</w:t>
      </w:r>
      <w:r>
        <w:rPr>
          <w:rFonts w:hint="eastAsia"/>
        </w:rPr>
        <w:t>MENU_ID</w:t>
      </w:r>
      <w:r>
        <w:rPr>
          <w:rFonts w:hint="eastAsia"/>
        </w:rPr>
        <w:t>，每一个</w:t>
      </w:r>
      <w:r>
        <w:rPr>
          <w:rFonts w:hint="eastAsia"/>
        </w:rPr>
        <w:t>FUNCTION_ID</w:t>
      </w:r>
      <w:r>
        <w:rPr>
          <w:rFonts w:hint="eastAsia"/>
        </w:rPr>
        <w:t>可对应多个</w:t>
      </w:r>
      <w:r>
        <w:rPr>
          <w:rFonts w:hint="eastAsia"/>
        </w:rPr>
        <w:t>MENU_ID</w:t>
      </w:r>
      <w:r>
        <w:rPr>
          <w:rFonts w:hint="eastAsia"/>
        </w:rPr>
        <w:t>，组成租户的基本功能模块，并将</w:t>
      </w:r>
      <w:r>
        <w:rPr>
          <w:rFonts w:hint="eastAsia"/>
        </w:rPr>
        <w:t>FUNCTION_ID</w:t>
      </w:r>
      <w:r>
        <w:rPr>
          <w:rFonts w:hint="eastAsia"/>
        </w:rPr>
        <w:t>作为唯一标识存入租户基本表中。租户功能表的设定是为了减少租户登录时功能的查询次数，减少功能表、租户基本信息表和基本模块表之间的连接查询。租户功能表有两个字段</w:t>
      </w:r>
      <w:r>
        <w:rPr>
          <w:rFonts w:hint="eastAsia"/>
        </w:rPr>
        <w:lastRenderedPageBreak/>
        <w:t>TEN</w:t>
      </w:r>
      <w:r>
        <w:t>ANTID</w:t>
      </w:r>
      <w:r>
        <w:t>和</w:t>
      </w:r>
      <w:r>
        <w:rPr>
          <w:rFonts w:hint="eastAsia"/>
        </w:rPr>
        <w:t>MENU_ID</w:t>
      </w:r>
      <w:r>
        <w:rPr>
          <w:rFonts w:hint="eastAsia"/>
        </w:rPr>
        <w:t>，分别表示租户的编号和租户对应的直接子功能模块。</w:t>
      </w:r>
    </w:p>
    <w:p w14:paraId="11279AED" w14:textId="77777777" w:rsidR="00D12C76" w:rsidRDefault="00D12C76" w:rsidP="00D12C76">
      <w:pPr>
        <w:ind w:firstLine="480"/>
      </w:pPr>
      <w:r>
        <w:rPr>
          <w:rFonts w:hint="eastAsia"/>
        </w:rPr>
        <w:t>（</w:t>
      </w:r>
      <w:r>
        <w:rPr>
          <w:rFonts w:hint="eastAsia"/>
        </w:rPr>
        <w:t>3</w:t>
      </w:r>
      <w:r>
        <w:rPr>
          <w:rFonts w:hint="eastAsia"/>
        </w:rPr>
        <w:t>）数据库安全性实现</w:t>
      </w:r>
    </w:p>
    <w:p w14:paraId="376F320B" w14:textId="77777777" w:rsidR="00D12C76" w:rsidRDefault="00D12C76" w:rsidP="00D12C76">
      <w:pPr>
        <w:ind w:firstLine="480"/>
      </w:pPr>
      <w:r>
        <w:rPr>
          <w:rFonts w:hint="eastAsia"/>
        </w:rPr>
        <w:t>自动售货机云平台基于</w:t>
      </w:r>
      <w:r>
        <w:rPr>
          <w:rFonts w:hint="eastAsia"/>
        </w:rPr>
        <w:t>SaaS</w:t>
      </w:r>
      <w:r>
        <w:rPr>
          <w:rFonts w:hint="eastAsia"/>
        </w:rPr>
        <w:t>服务的思想设计实现，租户的所有数据都存储在软件提供商的数据库服务器中。上文介绍了该系统采用“共享数据库共享模式”的多租户数据模型，租户在使用的过程中对数据无控制的权限。</w:t>
      </w:r>
      <w:r w:rsidRPr="00636514">
        <w:rPr>
          <w:rFonts w:hint="eastAsia"/>
        </w:rPr>
        <w:t>若出现以下任意一种状况都将造成不可挽回的后果</w:t>
      </w:r>
      <w:r>
        <w:rPr>
          <w:rFonts w:hint="eastAsia"/>
        </w:rPr>
        <w:t>，</w:t>
      </w:r>
      <w:r w:rsidRPr="00636514">
        <w:rPr>
          <w:rFonts w:hint="eastAsia"/>
        </w:rPr>
        <w:t>比如</w:t>
      </w:r>
      <w:r>
        <w:rPr>
          <w:rFonts w:hint="eastAsia"/>
        </w:rPr>
        <w:t>数据泄露、</w:t>
      </w:r>
      <w:r w:rsidRPr="00636514">
        <w:rPr>
          <w:rFonts w:hint="eastAsia"/>
        </w:rPr>
        <w:t>机器损坏、工作人员不小心删除、电源的故障、人为破坏等</w:t>
      </w:r>
      <w:r>
        <w:rPr>
          <w:rFonts w:hint="eastAsia"/>
        </w:rPr>
        <w:t>。所以，必须给出一套让租户足够信赖的安全体系，保证租户的数据安全，本文从数据过滤和数据加密两个方面保证数据的安全。</w:t>
      </w:r>
    </w:p>
    <w:p w14:paraId="3FDF8F76" w14:textId="77777777" w:rsidR="00D12C76" w:rsidRDefault="00D12C76" w:rsidP="00D12C76">
      <w:pPr>
        <w:pStyle w:val="afe"/>
        <w:numPr>
          <w:ilvl w:val="0"/>
          <w:numId w:val="47"/>
        </w:numPr>
        <w:ind w:firstLineChars="0"/>
      </w:pPr>
      <w:r>
        <w:rPr>
          <w:rFonts w:hint="eastAsia"/>
        </w:rPr>
        <w:t>使用</w:t>
      </w:r>
      <w:r>
        <w:t>视图过滤租户信息</w:t>
      </w:r>
    </w:p>
    <w:p w14:paraId="7E8F75EF" w14:textId="77777777" w:rsidR="00D12C76" w:rsidRDefault="00D12C76" w:rsidP="00D12C76">
      <w:pPr>
        <w:ind w:firstLine="480"/>
      </w:pPr>
      <w:r>
        <w:rPr>
          <w:rFonts w:hint="eastAsia"/>
        </w:rPr>
        <w:t>视图是从一个或几个基本表中导出的虚表，就像是一个窗口，可以通过视图查看当前的表信息，限制用户访问特定的信息</w:t>
      </w:r>
      <w:r>
        <w:rPr>
          <w:rFonts w:hint="eastAsia"/>
          <w:vertAlign w:val="superscript"/>
        </w:rPr>
        <w:t>[</w:t>
      </w:r>
      <w:r>
        <w:rPr>
          <w:rStyle w:val="af9"/>
        </w:rPr>
        <w:endnoteReference w:id="49"/>
      </w:r>
      <w:r>
        <w:rPr>
          <w:vertAlign w:val="superscript"/>
        </w:rPr>
        <w:t>]</w:t>
      </w:r>
      <w:r>
        <w:rPr>
          <w:rFonts w:hint="eastAsia"/>
        </w:rPr>
        <w:t>。在多租户共享数据库模式下，使用视图对数据库表中的某一数据进行授权，就可以阻止对该表中其他租户的信息进行访问，进而提高系统的安全性</w:t>
      </w:r>
      <w:r>
        <w:rPr>
          <w:rStyle w:val="af9"/>
        </w:rPr>
        <w:t>[</w:t>
      </w:r>
      <w:r>
        <w:rPr>
          <w:rStyle w:val="af9"/>
        </w:rPr>
        <w:endnoteReference w:id="50"/>
      </w:r>
      <w:r>
        <w:rPr>
          <w:rStyle w:val="af9"/>
        </w:rPr>
        <w:t>]</w:t>
      </w:r>
      <w:r>
        <w:rPr>
          <w:rFonts w:hint="eastAsia"/>
        </w:rPr>
        <w:t>。</w:t>
      </w:r>
    </w:p>
    <w:p w14:paraId="60AC4A62" w14:textId="77777777" w:rsidR="00D12C76" w:rsidRDefault="00D12C76" w:rsidP="00D12C76">
      <w:pPr>
        <w:ind w:firstLine="480"/>
      </w:pPr>
      <w:r>
        <w:rPr>
          <w:rFonts w:hint="eastAsia"/>
        </w:rPr>
        <w:t>如下，在售货机货道表上创建一个视图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F116E16" w14:textId="77777777" w:rsidTr="00813C71">
        <w:tc>
          <w:tcPr>
            <w:tcW w:w="8296" w:type="dxa"/>
          </w:tcPr>
          <w:p w14:paraId="4CAE757B" w14:textId="77777777" w:rsidR="00D12C76" w:rsidRPr="00964AD1" w:rsidRDefault="00D12C76" w:rsidP="00813C7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5BDDCE64" w14:textId="77777777" w:rsidR="00D12C76" w:rsidRPr="00964AD1" w:rsidRDefault="00D12C76" w:rsidP="00813C71">
            <w:pPr>
              <w:pStyle w:val="af0"/>
            </w:pPr>
            <w:r w:rsidRPr="00964AD1">
              <w:rPr>
                <w:rFonts w:hint="eastAsia"/>
              </w:rPr>
              <w:t>CREATE VIEW ChannelView AS</w:t>
            </w:r>
          </w:p>
          <w:p w14:paraId="6743C2F1" w14:textId="77777777" w:rsidR="00D12C76" w:rsidRPr="00964AD1" w:rsidRDefault="00D12C76" w:rsidP="00813C71">
            <w:pPr>
              <w:pStyle w:val="af0"/>
            </w:pPr>
            <w:r w:rsidRPr="00964AD1">
              <w:t>SELECT * FROM channelinfo WHERE firmId=Login_Firm_id()</w:t>
            </w:r>
            <w:r>
              <w:rPr>
                <w:rFonts w:hint="eastAsia"/>
                <w:lang w:eastAsia="zh-CN"/>
              </w:rPr>
              <w:t>;</w:t>
            </w:r>
          </w:p>
          <w:p w14:paraId="2D9A97FB" w14:textId="77777777" w:rsidR="00D12C76" w:rsidRPr="00964AD1" w:rsidRDefault="00D12C76" w:rsidP="00813C7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EC53866" w14:textId="77777777" w:rsidR="00D12C76" w:rsidRPr="00816DA3" w:rsidRDefault="00D12C76" w:rsidP="00813C71">
            <w:pPr>
              <w:pStyle w:val="af0"/>
            </w:pPr>
            <w:r w:rsidRPr="00964AD1">
              <w:rPr>
                <w:rFonts w:hint="eastAsia"/>
              </w:rPr>
              <w:t>SELECT * FROM ChannelView</w:t>
            </w:r>
            <w:r>
              <w:rPr>
                <w:rFonts w:hint="eastAsia"/>
                <w:lang w:eastAsia="zh-CN"/>
              </w:rPr>
              <w:t>;</w:t>
            </w:r>
          </w:p>
        </w:tc>
      </w:tr>
    </w:tbl>
    <w:p w14:paraId="2AB8EAFB" w14:textId="77777777" w:rsidR="00D12C76" w:rsidRDefault="00D12C76" w:rsidP="00D12C76">
      <w:pPr>
        <w:ind w:firstLine="480"/>
      </w:pPr>
      <w:r>
        <w:t>通过验证当前登录的商家</w:t>
      </w:r>
      <w:r>
        <w:rPr>
          <w:rFonts w:hint="eastAsia"/>
        </w:rPr>
        <w:t>Id</w:t>
      </w:r>
      <w:r>
        <w:rPr>
          <w:rFonts w:hint="eastAsia"/>
        </w:rPr>
        <w:t>，建立了视图</w:t>
      </w:r>
      <w:r>
        <w:rPr>
          <w:rFonts w:hint="eastAsia"/>
        </w:rPr>
        <w:t>ChannelView</w:t>
      </w:r>
      <w:r>
        <w:rPr>
          <w:rFonts w:hint="eastAsia"/>
        </w:rPr>
        <w:t>，只包含当前商家的售货机货道信息的部分行。</w:t>
      </w:r>
      <w:r>
        <w:t>其他租户的信息不会出现在该商家的视图中</w:t>
      </w:r>
      <w:r>
        <w:rPr>
          <w:rFonts w:hint="eastAsia"/>
        </w:rPr>
        <w:t>。这样的机制就自动对不同的商家信息进行了隔离，防止信息的交叉泄露。</w:t>
      </w:r>
    </w:p>
    <w:p w14:paraId="131B6060" w14:textId="77777777" w:rsidR="00D12C76" w:rsidRDefault="00D12C76" w:rsidP="00D12C76">
      <w:pPr>
        <w:pStyle w:val="afe"/>
        <w:numPr>
          <w:ilvl w:val="0"/>
          <w:numId w:val="29"/>
        </w:numPr>
        <w:ind w:firstLineChars="0"/>
      </w:pPr>
      <w:commentRangeStart w:id="240"/>
      <w:r>
        <w:t>平台数据加密设计</w:t>
      </w:r>
      <w:commentRangeEnd w:id="240"/>
      <w:r w:rsidR="00937A26">
        <w:rPr>
          <w:rStyle w:val="aa"/>
          <w:lang w:val="x-none" w:eastAsia="x-none"/>
        </w:rPr>
        <w:commentReference w:id="240"/>
      </w:r>
    </w:p>
    <w:p w14:paraId="1C4CF767" w14:textId="77777777" w:rsidR="00D12C76" w:rsidRDefault="00D12C76" w:rsidP="00D12C76">
      <w:pPr>
        <w:ind w:firstLine="480"/>
      </w:pPr>
      <w:r>
        <w:t>数据库加密粒度可分为三种</w:t>
      </w:r>
      <w:r>
        <w:rPr>
          <w:rFonts w:hint="eastAsia"/>
        </w:rPr>
        <w:t>，</w:t>
      </w:r>
      <w:r>
        <w:t>分别是</w:t>
      </w:r>
      <w:r>
        <w:rPr>
          <w:rFonts w:hint="eastAsia"/>
        </w:rPr>
        <w:t>表级加密、记录级加密和字段加密</w:t>
      </w:r>
      <w:r>
        <w:rPr>
          <w:rFonts w:hint="eastAsia"/>
          <w:vertAlign w:val="superscript"/>
        </w:rPr>
        <w:t>[</w:t>
      </w:r>
      <w:r>
        <w:rPr>
          <w:rStyle w:val="af9"/>
        </w:rPr>
        <w:endnoteReference w:id="51"/>
      </w:r>
      <w:r>
        <w:rPr>
          <w:vertAlign w:val="superscript"/>
        </w:rPr>
        <w:t>]</w:t>
      </w:r>
      <w:r>
        <w:rPr>
          <w:rFonts w:hint="eastAsia"/>
        </w:rPr>
        <w:t>。表级加密是以数据库表为单位进行加密，这种加密方式效率低，对空间消耗大，因而并不常用。记录级加密以记录为单位进行加密，每次对一条记录进行读写时就进行一次加密解密。但是对一条记录而言，并不是每个字段都需要加密处理，因此该方法的加解密也较为麻烦。字段为单位的加密方法加粒度较小，在存取时</w:t>
      </w:r>
      <w:r>
        <w:rPr>
          <w:rFonts w:hint="eastAsia"/>
        </w:rPr>
        <w:lastRenderedPageBreak/>
        <w:t>只对需要加密的信息进行加解密处理，如用户密码字段，这种方式较为灵活。</w:t>
      </w:r>
    </w:p>
    <w:p w14:paraId="4FBBEA8E" w14:textId="77777777" w:rsidR="00D12C76" w:rsidRDefault="00D12C76" w:rsidP="00D12C76">
      <w:pPr>
        <w:ind w:firstLine="480"/>
      </w:pPr>
      <w:r>
        <w:rPr>
          <w:rFonts w:hint="eastAsia"/>
        </w:rPr>
        <w:t>在数据库端中使用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Pr>
          <w:rStyle w:val="af9"/>
        </w:rPr>
        <w:t>[</w:t>
      </w:r>
      <w:r w:rsidRPr="00636514">
        <w:rPr>
          <w:rStyle w:val="af9"/>
        </w:rPr>
        <w:endnoteReference w:id="52"/>
      </w:r>
      <w:r>
        <w:rPr>
          <w:rStyle w:val="af9"/>
        </w:rPr>
        <w:t>]</w:t>
      </w:r>
      <w:r>
        <w:rPr>
          <w:rFonts w:hint="eastAsia"/>
        </w:rPr>
        <w:t>。</w:t>
      </w:r>
      <w:r w:rsidRPr="00636514">
        <w:rPr>
          <w:rFonts w:hint="eastAsia"/>
        </w:rPr>
        <w:t>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77223601" w14:textId="77777777" w:rsidR="00D12C76" w:rsidRDefault="00D12C76" w:rsidP="00D12C76">
      <w:pPr>
        <w:ind w:firstLine="480"/>
      </w:pPr>
      <w:r>
        <w:t>数据库加密实现如下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B7B3C6D" w14:textId="77777777" w:rsidTr="00813C71">
        <w:tc>
          <w:tcPr>
            <w:tcW w:w="8296" w:type="dxa"/>
          </w:tcPr>
          <w:p w14:paraId="767EBE32" w14:textId="77777777" w:rsidR="00D12C76" w:rsidRPr="00964AD1" w:rsidRDefault="00D12C76" w:rsidP="00813C7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36B7D" w14:textId="77777777" w:rsidR="00D12C76" w:rsidRDefault="00D12C76" w:rsidP="00813C71">
            <w:pPr>
              <w:pStyle w:val="af0"/>
              <w:ind w:firstLine="480"/>
            </w:pPr>
            <w:r w:rsidRPr="00964AD1">
              <w:t>INSERT INTO userinfo(userName, password,phone…)</w:t>
            </w:r>
          </w:p>
          <w:p w14:paraId="564F86D5" w14:textId="77777777" w:rsidR="00D12C76" w:rsidRPr="00964AD1" w:rsidRDefault="00D12C76" w:rsidP="00813C71">
            <w:pPr>
              <w:pStyle w:val="af0"/>
              <w:ind w:firstLine="480"/>
            </w:pPr>
            <w:r w:rsidRPr="00964AD1">
              <w:t>VALUE</w:t>
            </w:r>
            <w:r w:rsidRPr="00964AD1">
              <w:rPr>
                <w:rFonts w:hint="eastAsia"/>
              </w:rPr>
              <w:t>('user1', MD5('password'),ENCODE('xxx'</w:t>
            </w:r>
            <w:r w:rsidRPr="00964AD1">
              <w:rPr>
                <w:rFonts w:hint="eastAsia"/>
              </w:rPr>
              <w:t>，</w:t>
            </w:r>
            <w:r w:rsidRPr="00964AD1">
              <w:rPr>
                <w:rFonts w:hint="eastAsia"/>
              </w:rPr>
              <w:t>'encode'));</w:t>
            </w:r>
          </w:p>
          <w:p w14:paraId="43F46CED" w14:textId="77777777" w:rsidR="00D12C76" w:rsidRPr="00964AD1" w:rsidRDefault="00D12C76" w:rsidP="00813C71">
            <w:pPr>
              <w:pStyle w:val="af0"/>
            </w:pPr>
            <w:r w:rsidRPr="00964AD1">
              <w:rPr>
                <w:rFonts w:hint="eastAsia"/>
              </w:rPr>
              <w:t>2</w:t>
            </w:r>
            <w:r w:rsidRPr="00964AD1">
              <w:rPr>
                <w:rFonts w:hint="eastAsia"/>
              </w:rPr>
              <w:t>、查找或解密</w:t>
            </w:r>
          </w:p>
          <w:p w14:paraId="130387E2" w14:textId="77777777" w:rsidR="00D12C76" w:rsidRDefault="00D12C76" w:rsidP="00813C71">
            <w:pPr>
              <w:pStyle w:val="af0"/>
              <w:ind w:firstLine="480"/>
            </w:pPr>
            <w:r w:rsidRPr="00964AD1">
              <w:t xml:space="preserve">SELECT (username,password,DECODE(phone, 'encode') as phone) </w:t>
            </w:r>
          </w:p>
          <w:p w14:paraId="09809D08" w14:textId="77777777" w:rsidR="00D12C76" w:rsidRDefault="00D12C76" w:rsidP="00813C71">
            <w:pPr>
              <w:pStyle w:val="af0"/>
              <w:ind w:firstLine="480"/>
            </w:pPr>
            <w:r w:rsidRPr="00964AD1">
              <w:t xml:space="preserve">from userinfo </w:t>
            </w:r>
          </w:p>
          <w:p w14:paraId="2614EAAA" w14:textId="77777777" w:rsidR="00D12C76" w:rsidRPr="001476F0" w:rsidRDefault="00D12C76" w:rsidP="00813C71">
            <w:pPr>
              <w:pStyle w:val="af0"/>
              <w:ind w:firstLine="480"/>
            </w:pPr>
            <w:r w:rsidRPr="00964AD1">
              <w:t>w</w:t>
            </w:r>
            <w:r>
              <w:t>here password= MD5('password');</w:t>
            </w:r>
          </w:p>
        </w:tc>
      </w:tr>
    </w:tbl>
    <w:p w14:paraId="4B544654" w14:textId="581C3FC7" w:rsidR="00683B7D" w:rsidRDefault="00683B7D" w:rsidP="00130A8C">
      <w:pPr>
        <w:pStyle w:val="3"/>
        <w:rPr>
          <w:ins w:id="245" w:author="Miley Ren" w:date="2017-11-17T21:13:00Z"/>
        </w:rPr>
      </w:pPr>
      <w:bookmarkStart w:id="246" w:name="_GoBack"/>
      <w:bookmarkEnd w:id="246"/>
      <w:r>
        <w:rPr>
          <w:rFonts w:hint="eastAsia"/>
        </w:rPr>
        <w:t>5.2.2</w:t>
      </w:r>
      <w:r w:rsidR="00130A8C">
        <w:t xml:space="preserve"> </w:t>
      </w:r>
      <w:r w:rsidR="00492FB5">
        <w:t>VMS</w:t>
      </w:r>
      <w:r w:rsidR="00492FB5">
        <w:rPr>
          <w:rFonts w:hint="eastAsia"/>
        </w:rPr>
        <w:t>ale</w:t>
      </w:r>
      <w:r w:rsidR="00492FB5">
        <w:t xml:space="preserve"> APP</w:t>
      </w:r>
      <w:r w:rsidR="00492FB5">
        <w:rPr>
          <w:rFonts w:hint="eastAsia"/>
        </w:rPr>
        <w:t>的</w:t>
      </w:r>
      <w:r>
        <w:t>A</w:t>
      </w:r>
      <w:r>
        <w:rPr>
          <w:rFonts w:hint="eastAsia"/>
        </w:rPr>
        <w:t>ndroid</w:t>
      </w:r>
      <w:r>
        <w:rPr>
          <w:rFonts w:hint="eastAsia"/>
        </w:rPr>
        <w:t>串口通信技术的实现</w:t>
      </w:r>
    </w:p>
    <w:p w14:paraId="2702A435" w14:textId="77777777" w:rsidR="00FB3DB2" w:rsidRPr="00192A0A" w:rsidRDefault="00FB3DB2" w:rsidP="00192A0A">
      <w:pPr>
        <w:ind w:firstLine="480"/>
        <w:pPrChange w:id="247" w:author="Miley Ren" w:date="2017-11-17T21:13:00Z">
          <w:pPr>
            <w:pStyle w:val="3"/>
          </w:pPr>
        </w:pPrChange>
      </w:pPr>
    </w:p>
    <w:p w14:paraId="1B0675D3" w14:textId="19263161" w:rsidR="008F6AA4" w:rsidRDefault="008F6AA4" w:rsidP="00130A8C">
      <w:pPr>
        <w:pStyle w:val="3"/>
        <w:rPr>
          <w:lang w:eastAsia="zh-CN"/>
        </w:rPr>
      </w:pPr>
      <w:r>
        <w:rPr>
          <w:rFonts w:hint="eastAsia"/>
        </w:rPr>
        <w:t>5.2.3</w:t>
      </w:r>
      <w:r>
        <w:t xml:space="preserve"> </w:t>
      </w:r>
      <w:r w:rsidR="00130A8C">
        <w:t>VMS</w:t>
      </w:r>
      <w:r w:rsidR="00130A8C">
        <w:rPr>
          <w:rFonts w:hint="eastAsia"/>
        </w:rPr>
        <w:t>ale</w:t>
      </w:r>
      <w:r w:rsidR="00130A8C">
        <w:t xml:space="preserve"> APP</w:t>
      </w:r>
      <w:r w:rsidR="00130A8C">
        <w:rPr>
          <w:rFonts w:hint="eastAsia"/>
          <w:lang w:eastAsia="zh-CN"/>
        </w:rPr>
        <w:t>自动更新功能</w:t>
      </w:r>
      <w:ins w:id="248" w:author="Miley Ren" w:date="2017-11-17T21:09:00Z">
        <w:r w:rsidR="002D77F8">
          <w:rPr>
            <w:rFonts w:hint="eastAsia"/>
            <w:lang w:eastAsia="zh-CN"/>
          </w:rPr>
          <w:t>和自动重启功能</w:t>
        </w:r>
      </w:ins>
      <w:r w:rsidR="00130A8C">
        <w:rPr>
          <w:rFonts w:hint="eastAsia"/>
          <w:lang w:eastAsia="zh-CN"/>
        </w:rPr>
        <w:t>的实现</w:t>
      </w:r>
    </w:p>
    <w:p w14:paraId="78530FE3" w14:textId="77777777" w:rsidR="005E2F42" w:rsidRPr="00636514" w:rsidRDefault="005E2F42" w:rsidP="005E2F42">
      <w:pPr>
        <w:ind w:firstLine="480"/>
      </w:pPr>
      <w:r>
        <w:rPr>
          <w:rFonts w:hint="eastAsia"/>
        </w:rPr>
        <w:t>售货机</w:t>
      </w:r>
      <w:r w:rsidRPr="00636514">
        <w:t>分布在不同的区域</w:t>
      </w:r>
      <w:r w:rsidRPr="00636514">
        <w:rPr>
          <w:rFonts w:hint="eastAsia"/>
        </w:rPr>
        <w:t>，</w:t>
      </w:r>
      <w:r w:rsidRPr="00636514">
        <w:t>每次新版本软件开发完成后</w:t>
      </w:r>
      <w:r w:rsidRPr="00636514">
        <w:rPr>
          <w:rFonts w:hint="eastAsia"/>
        </w:rPr>
        <w:t>不可能由</w:t>
      </w:r>
      <w:r>
        <w:rPr>
          <w:rFonts w:hint="eastAsia"/>
        </w:rPr>
        <w:t>营业员</w:t>
      </w:r>
      <w:r w:rsidRPr="00636514">
        <w:rPr>
          <w:rFonts w:hint="eastAsia"/>
        </w:rPr>
        <w:t>逐个手动检测</w:t>
      </w:r>
      <w:r>
        <w:rPr>
          <w:rFonts w:hint="eastAsia"/>
        </w:rPr>
        <w:t>售货</w:t>
      </w:r>
      <w:r>
        <w:rPr>
          <w:rFonts w:hint="eastAsia"/>
        </w:rPr>
        <w:t>APP</w:t>
      </w:r>
      <w:r w:rsidRPr="00636514">
        <w:rPr>
          <w:rFonts w:hint="eastAsia"/>
        </w:rPr>
        <w:t>软件版本和更新软件，因此</w:t>
      </w:r>
      <w:r>
        <w:rPr>
          <w:rFonts w:hint="eastAsia"/>
        </w:rPr>
        <w:t>售货</w:t>
      </w:r>
      <w:r>
        <w:rPr>
          <w:rFonts w:hint="eastAsia"/>
        </w:rPr>
        <w:t>APP</w:t>
      </w:r>
      <w:r w:rsidRPr="00636514">
        <w:rPr>
          <w:rFonts w:hint="eastAsia"/>
        </w:rPr>
        <w:t>的更新检测采用静默更新和安装。</w:t>
      </w:r>
    </w:p>
    <w:p w14:paraId="25955D55" w14:textId="77777777" w:rsidR="005E2F42" w:rsidRPr="00636514" w:rsidRDefault="005E2F42" w:rsidP="005E2F42">
      <w:pPr>
        <w:ind w:firstLine="480"/>
      </w:pPr>
      <w:r w:rsidRPr="00636514">
        <w:t>管理员在文件服务器中放置软件的最新版本</w:t>
      </w:r>
      <w:r>
        <w:rPr>
          <w:rFonts w:hint="eastAsia"/>
        </w:rPr>
        <w:t>文件</w:t>
      </w:r>
      <w:r w:rsidRPr="00636514">
        <w:t>和包含软件新版本信息的</w:t>
      </w:r>
      <w:r w:rsidRPr="00636514">
        <w:rPr>
          <w:rFonts w:hint="eastAsia"/>
        </w:rPr>
        <w:t>JSON</w:t>
      </w:r>
      <w:r w:rsidRPr="00636514">
        <w:rPr>
          <w:rFonts w:hint="eastAsia"/>
        </w:rPr>
        <w:t>文件。使用另一个</w:t>
      </w:r>
      <w:r w:rsidRPr="00636514">
        <w:rPr>
          <w:rFonts w:hint="eastAsia"/>
        </w:rPr>
        <w:t>Android</w:t>
      </w:r>
      <w:r w:rsidRPr="00636514">
        <w:rPr>
          <w:rFonts w:hint="eastAsia"/>
        </w:rPr>
        <w:t>应用</w:t>
      </w:r>
      <w:r>
        <w:rPr>
          <w:rFonts w:hint="eastAsia"/>
        </w:rPr>
        <w:t>程序</w:t>
      </w:r>
      <w:r w:rsidRPr="00636514">
        <w:rPr>
          <w:rFonts w:hint="eastAsia"/>
        </w:rPr>
        <w:t>对</w:t>
      </w:r>
      <w:r>
        <w:rPr>
          <w:rFonts w:hint="eastAsia"/>
        </w:rPr>
        <w:t>售货</w:t>
      </w:r>
      <w:r>
        <w:rPr>
          <w:rFonts w:hint="eastAsia"/>
        </w:rPr>
        <w:t>APP</w:t>
      </w:r>
      <w:r w:rsidRPr="00636514">
        <w:rPr>
          <w:rFonts w:hint="eastAsia"/>
        </w:rPr>
        <w:t>进行检测更新</w:t>
      </w:r>
      <w:r>
        <w:rPr>
          <w:rFonts w:hint="eastAsia"/>
        </w:rPr>
        <w:t>，</w:t>
      </w:r>
      <w:r w:rsidRPr="00636514">
        <w:t>系统</w:t>
      </w:r>
      <w:r w:rsidRPr="00636514">
        <w:rPr>
          <w:rFonts w:hint="eastAsia"/>
        </w:rPr>
        <w:t>设置一个定点时间，</w:t>
      </w:r>
      <w:r>
        <w:rPr>
          <w:rFonts w:hint="eastAsia"/>
        </w:rPr>
        <w:t>通过</w:t>
      </w:r>
      <w:r w:rsidRPr="00636514">
        <w:rPr>
          <w:rFonts w:hint="eastAsia"/>
        </w:rPr>
        <w:t>Service</w:t>
      </w:r>
      <w:r w:rsidRPr="00636514">
        <w:rPr>
          <w:rFonts w:hint="eastAsia"/>
        </w:rPr>
        <w:t>后台服务每天按时进行软件版本的检测和新版本的下载，</w:t>
      </w:r>
      <w:r w:rsidRPr="00636514">
        <w:t>下载完成后调用系统的安装程序完成安装</w:t>
      </w:r>
      <w:r w:rsidRPr="00636514">
        <w:rPr>
          <w:rFonts w:hint="eastAsia"/>
        </w:rPr>
        <w:t>。</w:t>
      </w:r>
      <w:r w:rsidRPr="00636514">
        <w:rPr>
          <w:rFonts w:hint="eastAsia"/>
        </w:rPr>
        <w:t xml:space="preserve"> </w:t>
      </w:r>
    </w:p>
    <w:p w14:paraId="346741C6" w14:textId="398827D0" w:rsidR="005E2F42" w:rsidRPr="005E2F42" w:rsidRDefault="005E2F42" w:rsidP="005E2F42">
      <w:pPr>
        <w:ind w:firstLine="480"/>
        <w:rPr>
          <w:rFonts w:hint="eastAsia"/>
        </w:rPr>
      </w:pPr>
      <w:r w:rsidRPr="00636514">
        <w:t>更新应用使用</w:t>
      </w:r>
      <w:r w:rsidRPr="00636514">
        <w:rPr>
          <w:rFonts w:hint="eastAsia"/>
        </w:rPr>
        <w:t>Android</w:t>
      </w:r>
      <w:r w:rsidRPr="00636514">
        <w:rPr>
          <w:rFonts w:hint="eastAsia"/>
        </w:rPr>
        <w:t>无障碍服务智能安装，</w:t>
      </w:r>
      <w:r w:rsidRPr="00636514">
        <w:t>并在</w:t>
      </w:r>
      <w:r w:rsidRPr="00636514">
        <w:rPr>
          <w:rFonts w:hint="eastAsia"/>
        </w:rPr>
        <w:t>Android</w:t>
      </w:r>
      <w:r w:rsidRPr="00636514">
        <w:t>Manifest.xml</w:t>
      </w:r>
      <w:r w:rsidRPr="00636514">
        <w:t>文件中</w:t>
      </w:r>
      <w:r>
        <w:rPr>
          <w:rFonts w:hint="eastAsia"/>
        </w:rPr>
        <w:t>进行</w:t>
      </w:r>
      <w:r w:rsidRPr="00636514">
        <w:t>配置</w:t>
      </w:r>
      <w:r>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Pr>
          <w:rFonts w:hint="eastAsia"/>
        </w:rPr>
        <w:t>，</w:t>
      </w:r>
      <w:r w:rsidRPr="00636514">
        <w:rPr>
          <w:rFonts w:hint="eastAsia"/>
        </w:rPr>
        <w:t>在</w:t>
      </w:r>
      <w:r w:rsidRPr="00636514">
        <w:lastRenderedPageBreak/>
        <w:t>accessibility_service_config.xml</w:t>
      </w:r>
      <w:r w:rsidRPr="00636514">
        <w:t>文件中设置要监听的程序和安装页面</w:t>
      </w:r>
      <w:r w:rsidRPr="00636514">
        <w:rPr>
          <w:rFonts w:hint="eastAsia"/>
        </w:rPr>
        <w:t>。使用</w:t>
      </w:r>
      <w:r w:rsidRPr="00636514">
        <w:rPr>
          <w:rFonts w:hint="eastAsia"/>
        </w:rPr>
        <w:t>AccessibilityService</w:t>
      </w:r>
      <w:r w:rsidRPr="00636514">
        <w:rPr>
          <w:rFonts w:hint="eastAsia"/>
        </w:rPr>
        <w:t>捕获安装页面，并模拟点击“安装”按钮进行软件的安装。这样的一个安装过程并不需要用户的手动操作，仅仅在定时时间通知系统服务进行检测，然后模拟用户行为进行更新和重启。</w:t>
      </w:r>
    </w:p>
    <w:p w14:paraId="6696F769" w14:textId="0B227570" w:rsidR="00BC78AA" w:rsidRPr="00D27124" w:rsidRDefault="00BC78AA" w:rsidP="00BC78AA">
      <w:pPr>
        <w:pStyle w:val="3"/>
        <w:rPr>
          <w:rFonts w:hint="eastAsia"/>
        </w:rPr>
      </w:pPr>
      <w:r>
        <w:rPr>
          <w:rFonts w:hint="eastAsia"/>
          <w:lang w:eastAsia="zh-CN"/>
        </w:rPr>
        <w:t>5.2.4</w:t>
      </w:r>
      <w:r>
        <w:t xml:space="preserve"> VMS</w:t>
      </w:r>
      <w:r>
        <w:rPr>
          <w:rFonts w:hint="eastAsia"/>
          <w:lang w:eastAsia="zh-CN"/>
        </w:rPr>
        <w:t>ale</w:t>
      </w:r>
      <w:r>
        <w:t xml:space="preserve"> APP</w:t>
      </w:r>
      <w:r w:rsidR="00ED3D2D">
        <w:rPr>
          <w:rFonts w:hint="eastAsia"/>
          <w:lang w:eastAsia="zh-CN"/>
        </w:rPr>
        <w:t>的</w:t>
      </w:r>
      <w:r w:rsidR="0095547C">
        <w:rPr>
          <w:rFonts w:hint="eastAsia"/>
          <w:lang w:eastAsia="zh-CN"/>
        </w:rPr>
        <w:t>异常处理</w:t>
      </w:r>
      <w:r w:rsidR="00ED3D2D">
        <w:rPr>
          <w:rFonts w:hint="eastAsia"/>
          <w:lang w:eastAsia="zh-CN"/>
        </w:rPr>
        <w:t>机制</w:t>
      </w:r>
      <w:ins w:id="249" w:author="Miley Ren" w:date="2017-11-17T21:08:00Z">
        <w:r w:rsidR="00824681">
          <w:rPr>
            <w:rFonts w:hint="eastAsia"/>
            <w:lang w:eastAsia="zh-CN"/>
          </w:rPr>
          <w:t>（自动重启）</w:t>
        </w:r>
      </w:ins>
    </w:p>
    <w:p w14:paraId="6FC43395" w14:textId="5661E8B3" w:rsidR="00A61DD5" w:rsidRDefault="009E3291" w:rsidP="006A5955">
      <w:pPr>
        <w:pStyle w:val="2"/>
      </w:pPr>
      <w:r w:rsidRPr="006A5955">
        <w:rPr>
          <w:rFonts w:hint="eastAsia"/>
        </w:rPr>
        <w:t>5.</w:t>
      </w:r>
      <w:r w:rsidR="00A3041A">
        <w:rPr>
          <w:rFonts w:hint="eastAsia"/>
          <w:lang w:eastAsia="zh-CN"/>
        </w:rPr>
        <w:t>3</w:t>
      </w:r>
      <w:r w:rsidR="00142774" w:rsidRPr="00142774">
        <w:rPr>
          <w:rFonts w:hint="eastAsia"/>
        </w:rPr>
        <w:t xml:space="preserve"> </w:t>
      </w:r>
      <w:r w:rsidR="00142774">
        <w:rPr>
          <w:rFonts w:hint="eastAsia"/>
        </w:rPr>
        <w:t>VM</w:t>
      </w:r>
      <w:r w:rsidR="00142774">
        <w:t>C</w:t>
      </w:r>
      <w:r w:rsidR="00142774">
        <w:rPr>
          <w:rFonts w:hint="eastAsia"/>
          <w:lang w:eastAsia="zh-CN"/>
        </w:rPr>
        <w:t>loud</w:t>
      </w:r>
      <w:r w:rsidR="00142774">
        <w:t>Platform</w:t>
      </w:r>
      <w:r w:rsidR="00142774">
        <w:rPr>
          <w:rFonts w:hint="eastAsia"/>
        </w:rPr>
        <w:t>系统</w:t>
      </w:r>
      <w:r w:rsidR="00F3743C" w:rsidRPr="006A5955">
        <w:rPr>
          <w:rFonts w:hint="eastAsia"/>
        </w:rPr>
        <w:t>的</w:t>
      </w:r>
      <w:r w:rsidR="00E62888" w:rsidRPr="006A5955">
        <w:rPr>
          <w:rFonts w:hint="eastAsia"/>
        </w:rPr>
        <w:t>主要功能实现</w:t>
      </w:r>
      <w:bookmarkEnd w:id="231"/>
    </w:p>
    <w:p w14:paraId="246E7146" w14:textId="5D2A1FD6" w:rsidR="00EE63A9" w:rsidRDefault="00EE63A9" w:rsidP="00B64CE9">
      <w:pPr>
        <w:pStyle w:val="3"/>
        <w:rPr>
          <w:lang w:eastAsia="zh-CN"/>
        </w:rPr>
      </w:pPr>
      <w:bookmarkStart w:id="250" w:name="_Toc498678431"/>
      <w:r>
        <w:rPr>
          <w:rFonts w:hint="eastAsia"/>
        </w:rPr>
        <w:t>5.</w:t>
      </w:r>
      <w:r w:rsidR="00A3041A">
        <w:rPr>
          <w:rFonts w:hint="eastAsia"/>
          <w:lang w:eastAsia="zh-CN"/>
        </w:rPr>
        <w:t>3</w:t>
      </w:r>
      <w:r>
        <w:rPr>
          <w:rFonts w:hint="eastAsia"/>
        </w:rPr>
        <w:t xml:space="preserve">.1 </w:t>
      </w:r>
      <w:commentRangeStart w:id="251"/>
      <w:r w:rsidR="00C221D3">
        <w:rPr>
          <w:rFonts w:hint="eastAsia"/>
          <w:lang w:eastAsia="zh-CN"/>
        </w:rPr>
        <w:t>云平台</w:t>
      </w:r>
      <w:commentRangeEnd w:id="251"/>
      <w:r w:rsidR="00E55274">
        <w:rPr>
          <w:rStyle w:val="aa"/>
          <w:rFonts w:eastAsiaTheme="minorEastAsia"/>
          <w:b w:val="0"/>
          <w:bCs w:val="0"/>
          <w:color w:val="auto"/>
        </w:rPr>
        <w:commentReference w:id="251"/>
      </w:r>
      <w:r w:rsidR="00C221D3">
        <w:rPr>
          <w:rFonts w:hint="eastAsia"/>
          <w:lang w:eastAsia="zh-CN"/>
        </w:rPr>
        <w:t>租户注册</w:t>
      </w:r>
      <w:bookmarkEnd w:id="250"/>
    </w:p>
    <w:p w14:paraId="713FBDAC" w14:textId="7C8B723A" w:rsidR="00A6758A" w:rsidRDefault="0077231F" w:rsidP="00E51DF8">
      <w:pPr>
        <w:ind w:firstLine="480"/>
      </w:pPr>
      <w:r>
        <w:t>VMCloudPlatform</w:t>
      </w:r>
      <w:r>
        <w:t>系统</w:t>
      </w:r>
      <w:r w:rsidR="00CF168A">
        <w:t>由</w:t>
      </w:r>
      <w:r w:rsidR="00B643BE">
        <w:t>厂商进行开发</w:t>
      </w:r>
      <w:r w:rsidR="00FD2A14">
        <w:t>和运维</w:t>
      </w:r>
      <w:r w:rsidR="00B643BE">
        <w:rPr>
          <w:rFonts w:hint="eastAsia"/>
        </w:rPr>
        <w:t>，</w:t>
      </w:r>
      <w:r w:rsidR="00B643BE">
        <w:t>供</w:t>
      </w:r>
      <w:r w:rsidR="000B5A80">
        <w:t>不</w:t>
      </w:r>
      <w:r w:rsidR="00B643BE">
        <w:t>同的运营商租用</w:t>
      </w:r>
      <w:r w:rsidR="003B4B35">
        <w:rPr>
          <w:rFonts w:hint="eastAsia"/>
        </w:rPr>
        <w:t>，</w:t>
      </w:r>
      <w:r w:rsidR="003B4B35">
        <w:rPr>
          <w:rFonts w:hint="eastAsia"/>
        </w:rPr>
        <w:t>运营商在该功能模块实现</w:t>
      </w:r>
      <w:r w:rsidR="003B4B35">
        <w:t>注册和</w:t>
      </w:r>
      <w:r w:rsidR="003B4B35">
        <w:rPr>
          <w:rFonts w:hint="eastAsia"/>
        </w:rPr>
        <w:t>初始化</w:t>
      </w:r>
      <w:r w:rsidR="00B643BE">
        <w:rPr>
          <w:rFonts w:hint="eastAsia"/>
        </w:rPr>
        <w:t>。</w:t>
      </w:r>
      <w:r w:rsidR="00E51DF8" w:rsidRPr="00636514">
        <w:rPr>
          <w:rFonts w:hint="eastAsia"/>
        </w:rPr>
        <w:t>平台</w:t>
      </w:r>
      <w:r w:rsidR="00355E58">
        <w:rPr>
          <w:rFonts w:hint="eastAsia"/>
        </w:rPr>
        <w:t>注册</w:t>
      </w:r>
      <w:r w:rsidR="009C3848">
        <w:rPr>
          <w:rFonts w:hint="eastAsia"/>
        </w:rPr>
        <w:t>功能</w:t>
      </w:r>
      <w:r w:rsidR="00614D8D">
        <w:rPr>
          <w:rFonts w:hint="eastAsia"/>
        </w:rPr>
        <w:t>的实现</w:t>
      </w:r>
      <w:r w:rsidR="00E51DF8" w:rsidRPr="00636514">
        <w:rPr>
          <w:rFonts w:hint="eastAsia"/>
        </w:rPr>
        <w:t>使用</w:t>
      </w:r>
      <w:r w:rsidR="007028CF">
        <w:rPr>
          <w:rFonts w:hint="eastAsia"/>
        </w:rPr>
        <w:t>了</w:t>
      </w:r>
      <w:r w:rsidR="00E51DF8" w:rsidRPr="00636514">
        <w:rPr>
          <w:rFonts w:hint="eastAsia"/>
        </w:rPr>
        <w:t>Ajax</w:t>
      </w:r>
      <w:r w:rsidR="00F24924">
        <w:rPr>
          <w:rFonts w:hint="eastAsia"/>
        </w:rPr>
        <w:t>技术</w:t>
      </w:r>
      <w:r w:rsidR="00A6758A">
        <w:rPr>
          <w:rFonts w:hint="eastAsia"/>
        </w:rPr>
        <w:t>异步</w:t>
      </w:r>
      <w:r w:rsidR="00F24924">
        <w:rPr>
          <w:rFonts w:hint="eastAsia"/>
        </w:rPr>
        <w:t>发送信息，对运营商输入的名称和编号进行合法性判定，并根据</w:t>
      </w:r>
      <w:r w:rsidR="003B4B35">
        <w:rPr>
          <w:rFonts w:hint="eastAsia"/>
        </w:rPr>
        <w:t>运营商</w:t>
      </w:r>
      <w:r w:rsidR="00F24924">
        <w:rPr>
          <w:rFonts w:hint="eastAsia"/>
        </w:rPr>
        <w:t>选择的功能模块和租用时间计算租用所需的金额。</w:t>
      </w:r>
    </w:p>
    <w:p w14:paraId="3A57CF43" w14:textId="4EF40492" w:rsidR="00E51DF8" w:rsidRDefault="00F56D31" w:rsidP="00F56D31">
      <w:pPr>
        <w:ind w:firstLine="480"/>
      </w:pPr>
      <w:r>
        <w:rPr>
          <w:rFonts w:hint="eastAsia"/>
          <w:noProof/>
        </w:rPr>
        <w:drawing>
          <wp:anchor distT="0" distB="0" distL="114300" distR="114300" simplePos="0" relativeHeight="251905024" behindDoc="0" locked="0" layoutInCell="1" allowOverlap="1" wp14:anchorId="592B1D73" wp14:editId="5C24FF65">
            <wp:simplePos x="0" y="0"/>
            <wp:positionH relativeFrom="column">
              <wp:posOffset>-9525</wp:posOffset>
            </wp:positionH>
            <wp:positionV relativeFrom="paragraph">
              <wp:posOffset>1324610</wp:posOffset>
            </wp:positionV>
            <wp:extent cx="5705475" cy="3615690"/>
            <wp:effectExtent l="0" t="0" r="9525"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平台租用界面.png"/>
                    <pic:cNvPicPr/>
                  </pic:nvPicPr>
                  <pic:blipFill rotWithShape="1">
                    <a:blip r:embed="rId53">
                      <a:extLst>
                        <a:ext uri="{28A0092B-C50C-407E-A947-70E740481C1C}">
                          <a14:useLocalDpi xmlns:a14="http://schemas.microsoft.com/office/drawing/2010/main" val="0"/>
                        </a:ext>
                      </a:extLst>
                    </a:blip>
                    <a:srcRect l="5596" r="5229"/>
                    <a:stretch/>
                  </pic:blipFill>
                  <pic:spPr bwMode="auto">
                    <a:xfrm>
                      <a:off x="0" y="0"/>
                      <a:ext cx="5705475" cy="3615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1AE8">
        <w:rPr>
          <w:rFonts w:hint="eastAsia"/>
        </w:rPr>
        <w:t>用户提交</w:t>
      </w:r>
      <w:r w:rsidR="00A34F6A">
        <w:rPr>
          <w:rFonts w:hint="eastAsia"/>
        </w:rPr>
        <w:t>合法</w:t>
      </w:r>
      <w:r w:rsidR="00661AE8">
        <w:rPr>
          <w:rFonts w:hint="eastAsia"/>
        </w:rPr>
        <w:t>表单信息后，</w:t>
      </w:r>
      <w:r w:rsidR="00E51DF8">
        <w:rPr>
          <w:rFonts w:hint="eastAsia"/>
        </w:rPr>
        <w:t>系统</w:t>
      </w:r>
      <w:r w:rsidR="00E51DF8" w:rsidRPr="00636514">
        <w:rPr>
          <w:rFonts w:hint="eastAsia"/>
        </w:rPr>
        <w:t>将</w:t>
      </w:r>
      <w:r w:rsidR="00976A60">
        <w:rPr>
          <w:rFonts w:hint="eastAsia"/>
        </w:rPr>
        <w:t>运营商</w:t>
      </w:r>
      <w:r w:rsidR="00E51DF8">
        <w:rPr>
          <w:rFonts w:hint="eastAsia"/>
        </w:rPr>
        <w:t>信息添加到租户</w:t>
      </w:r>
      <w:r w:rsidR="00661AE8">
        <w:rPr>
          <w:rFonts w:hint="eastAsia"/>
        </w:rPr>
        <w:t>基本信息表中</w:t>
      </w:r>
      <w:r w:rsidR="00A34F6A">
        <w:rPr>
          <w:rFonts w:hint="eastAsia"/>
        </w:rPr>
        <w:t>，同时创建运营商</w:t>
      </w:r>
      <w:r w:rsidR="00E51DF8">
        <w:rPr>
          <w:rFonts w:hint="eastAsia"/>
        </w:rPr>
        <w:t>账户，并为</w:t>
      </w:r>
      <w:r w:rsidR="00A34F6A">
        <w:rPr>
          <w:rFonts w:hint="eastAsia"/>
        </w:rPr>
        <w:t>运营商</w:t>
      </w:r>
      <w:r w:rsidR="00E51DF8">
        <w:rPr>
          <w:rFonts w:hint="eastAsia"/>
        </w:rPr>
        <w:t>分配初始</w:t>
      </w:r>
      <w:r w:rsidR="00E51DF8" w:rsidRPr="00636514">
        <w:rPr>
          <w:rFonts w:hint="eastAsia"/>
        </w:rPr>
        <w:t>管理员</w:t>
      </w:r>
      <w:r w:rsidR="00E51DF8">
        <w:rPr>
          <w:rFonts w:hint="eastAsia"/>
        </w:rPr>
        <w:t>账号</w:t>
      </w:r>
      <w:r w:rsidR="00E51DF8" w:rsidRPr="00636514">
        <w:rPr>
          <w:rFonts w:hint="eastAsia"/>
        </w:rPr>
        <w:t>。</w:t>
      </w:r>
      <w:r w:rsidR="00996BA8">
        <w:rPr>
          <w:rFonts w:hint="eastAsia"/>
        </w:rPr>
        <w:t>一个完整的</w:t>
      </w:r>
      <w:r w:rsidR="001A78C0">
        <w:rPr>
          <w:rFonts w:hint="eastAsia"/>
        </w:rPr>
        <w:t>租户基本</w:t>
      </w:r>
      <w:r w:rsidR="0018334F">
        <w:rPr>
          <w:rFonts w:hint="eastAsia"/>
        </w:rPr>
        <w:t>信息表中</w:t>
      </w:r>
      <w:r w:rsidR="001A78C0">
        <w:rPr>
          <w:rFonts w:hint="eastAsia"/>
        </w:rPr>
        <w:t>记录</w:t>
      </w:r>
      <w:r w:rsidR="0018334F">
        <w:rPr>
          <w:rFonts w:hint="eastAsia"/>
        </w:rPr>
        <w:t>了租户的基本信息、功能</w:t>
      </w:r>
      <w:r w:rsidR="00C558FA">
        <w:rPr>
          <w:rFonts w:hint="eastAsia"/>
        </w:rPr>
        <w:t>模块</w:t>
      </w:r>
      <w:r w:rsidR="00C558FA">
        <w:rPr>
          <w:rFonts w:hint="eastAsia"/>
        </w:rPr>
        <w:t>Id</w:t>
      </w:r>
      <w:r w:rsidR="0018334F">
        <w:rPr>
          <w:rFonts w:hint="eastAsia"/>
        </w:rPr>
        <w:t>、租用起止时间</w:t>
      </w:r>
      <w:r w:rsidR="00C558FA">
        <w:rPr>
          <w:rFonts w:hint="eastAsia"/>
        </w:rPr>
        <w:t>、租户可用状</w:t>
      </w:r>
      <w:r w:rsidR="0018334F">
        <w:rPr>
          <w:rFonts w:hint="eastAsia"/>
        </w:rPr>
        <w:t>等</w:t>
      </w:r>
      <w:r w:rsidR="00336FE1">
        <w:rPr>
          <w:rFonts w:hint="eastAsia"/>
        </w:rPr>
        <w:t>。</w:t>
      </w:r>
      <w:r w:rsidR="00762DF7">
        <w:rPr>
          <w:rFonts w:hint="eastAsia"/>
        </w:rPr>
        <w:t>具体</w:t>
      </w:r>
      <w:r w:rsidR="00762DF7">
        <w:rPr>
          <w:rFonts w:hint="eastAsia"/>
        </w:rPr>
        <w:lastRenderedPageBreak/>
        <w:t>实现页面如图</w:t>
      </w:r>
      <w:r w:rsidR="00762DF7">
        <w:rPr>
          <w:rFonts w:hint="eastAsia"/>
        </w:rPr>
        <w:t>5-1</w:t>
      </w:r>
      <w:r w:rsidR="00762DF7">
        <w:rPr>
          <w:rFonts w:hint="eastAsia"/>
        </w:rPr>
        <w:t>所示。</w:t>
      </w:r>
    </w:p>
    <w:p w14:paraId="4F0CF9ED" w14:textId="7AF07DCA" w:rsidR="00F56D31" w:rsidRPr="005C73D7" w:rsidRDefault="00DF082F" w:rsidP="005C73D7">
      <w:pPr>
        <w:pStyle w:val="aff0"/>
      </w:pPr>
      <w:r w:rsidRPr="005C73D7">
        <w:rPr>
          <w:rFonts w:hint="eastAsia"/>
        </w:rPr>
        <w:t>图</w:t>
      </w:r>
      <w:r w:rsidRPr="005C73D7">
        <w:rPr>
          <w:rFonts w:hint="eastAsia"/>
        </w:rPr>
        <w:t>5-1</w:t>
      </w:r>
      <w:r w:rsidRPr="005C73D7">
        <w:t xml:space="preserve"> </w:t>
      </w:r>
      <w:r w:rsidRPr="005C73D7">
        <w:rPr>
          <w:rFonts w:hint="eastAsia"/>
        </w:rPr>
        <w:t>自动售货机云平台租户租用界面</w:t>
      </w:r>
    </w:p>
    <w:p w14:paraId="0EB459E1" w14:textId="4E5E59D2" w:rsidR="00D57109" w:rsidRDefault="00D57109" w:rsidP="00D57109">
      <w:pPr>
        <w:ind w:firstLine="480"/>
      </w:pPr>
      <w:r>
        <w:rPr>
          <w:rFonts w:hint="eastAsia"/>
        </w:rPr>
        <w:t>价格计算和运营商合法性判断的</w:t>
      </w:r>
      <w:r>
        <w:rPr>
          <w:rFonts w:hint="eastAsia"/>
        </w:rPr>
        <w:t>Ajax</w:t>
      </w:r>
      <w:r>
        <w:rPr>
          <w:rFonts w:hint="eastAsia"/>
        </w:rPr>
        <w:t>请求实现的部分代码如下：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57109" w14:paraId="7BF85DE5" w14:textId="77777777" w:rsidTr="00D57109">
        <w:tc>
          <w:tcPr>
            <w:tcW w:w="8296" w:type="dxa"/>
          </w:tcPr>
          <w:p w14:paraId="35F21F98" w14:textId="77777777" w:rsidR="00D57109" w:rsidRDefault="00D57109" w:rsidP="00D57109">
            <w:pPr>
              <w:pStyle w:val="afc"/>
              <w:jc w:val="left"/>
            </w:pPr>
            <w:r>
              <w:rPr>
                <w:b/>
                <w:bCs/>
                <w:color w:val="7F0055"/>
              </w:rPr>
              <w:t>function</w:t>
            </w:r>
            <w:r>
              <w:t xml:space="preserve"> validateSaas(firmName, code, basePath) {</w:t>
            </w:r>
          </w:p>
          <w:p w14:paraId="24B2D29A" w14:textId="77777777" w:rsidR="00D57109" w:rsidRDefault="00D57109" w:rsidP="00D57109">
            <w:pPr>
              <w:pStyle w:val="afc"/>
              <w:jc w:val="left"/>
            </w:pPr>
            <w:r>
              <w:tab/>
              <w:t>$.ajax({</w:t>
            </w:r>
          </w:p>
          <w:p w14:paraId="7B462340" w14:textId="77777777" w:rsidR="00D57109" w:rsidRDefault="00D57109" w:rsidP="00D57109">
            <w:pPr>
              <w:pStyle w:val="afc"/>
              <w:jc w:val="left"/>
            </w:pPr>
            <w:r>
              <w:tab/>
            </w:r>
            <w:r>
              <w:tab/>
              <w:t xml:space="preserve">url : basePath + </w:t>
            </w:r>
            <w:r>
              <w:rPr>
                <w:color w:val="2A00FF"/>
              </w:rPr>
              <w:t>"saas/validateSaasRent/"</w:t>
            </w:r>
            <w:r>
              <w:t xml:space="preserve"> + firmName + </w:t>
            </w:r>
            <w:r>
              <w:rPr>
                <w:color w:val="2A00FF"/>
              </w:rPr>
              <w:t>"/"</w:t>
            </w:r>
            <w:r>
              <w:t xml:space="preserve"> + code,</w:t>
            </w:r>
          </w:p>
          <w:p w14:paraId="4CC34F20" w14:textId="77777777" w:rsidR="00D57109" w:rsidRDefault="00D57109" w:rsidP="00D57109">
            <w:pPr>
              <w:pStyle w:val="afc"/>
              <w:jc w:val="left"/>
            </w:pPr>
            <w:r>
              <w:tab/>
            </w:r>
            <w:r>
              <w:tab/>
              <w:t xml:space="preserve">type : </w:t>
            </w:r>
            <w:r>
              <w:rPr>
                <w:color w:val="2A00FF"/>
              </w:rPr>
              <w:t>"get"</w:t>
            </w:r>
            <w:r>
              <w:t>,</w:t>
            </w:r>
          </w:p>
          <w:p w14:paraId="7BBF68A5" w14:textId="77777777" w:rsidR="00D57109" w:rsidRDefault="00D57109" w:rsidP="00D57109">
            <w:pPr>
              <w:pStyle w:val="afc"/>
              <w:jc w:val="left"/>
            </w:pPr>
            <w:r>
              <w:tab/>
            </w:r>
            <w:r>
              <w:tab/>
              <w:t xml:space="preserve">dataType : </w:t>
            </w:r>
            <w:r>
              <w:rPr>
                <w:color w:val="2A00FF"/>
              </w:rPr>
              <w:t>"text"</w:t>
            </w:r>
            <w:r>
              <w:t>,</w:t>
            </w:r>
          </w:p>
          <w:p w14:paraId="791E82F7" w14:textId="77777777" w:rsidR="00D57109" w:rsidRDefault="00D57109" w:rsidP="00D57109">
            <w:pPr>
              <w:pStyle w:val="afc"/>
              <w:jc w:val="left"/>
            </w:pPr>
            <w:r>
              <w:tab/>
            </w:r>
            <w:r>
              <w:tab/>
              <w:t xml:space="preserve">success : </w:t>
            </w:r>
            <w:r>
              <w:rPr>
                <w:b/>
                <w:bCs/>
                <w:color w:val="7F0055"/>
              </w:rPr>
              <w:t>function</w:t>
            </w:r>
            <w:r>
              <w:t>(res) {</w:t>
            </w:r>
          </w:p>
          <w:p w14:paraId="229335D8" w14:textId="77777777" w:rsidR="00D57109" w:rsidRDefault="00D57109" w:rsidP="00D57109">
            <w:pPr>
              <w:pStyle w:val="afc"/>
              <w:jc w:val="left"/>
            </w:pPr>
            <w:r>
              <w:tab/>
            </w:r>
            <w:r>
              <w:tab/>
            </w:r>
            <w:r>
              <w:tab/>
            </w:r>
            <w:r>
              <w:rPr>
                <w:b/>
                <w:bCs/>
                <w:color w:val="7F0055"/>
              </w:rPr>
              <w:t>if</w:t>
            </w:r>
            <w:r>
              <w:t xml:space="preserve"> (res == </w:t>
            </w:r>
            <w:r>
              <w:rPr>
                <w:color w:val="2A00FF"/>
              </w:rPr>
              <w:t>"repeatName"</w:t>
            </w:r>
            <w:r>
              <w:t>) {</w:t>
            </w:r>
          </w:p>
          <w:p w14:paraId="0485598B" w14:textId="77777777" w:rsidR="00D57109" w:rsidRDefault="00D57109" w:rsidP="00D57109">
            <w:pPr>
              <w:pStyle w:val="afc"/>
              <w:jc w:val="left"/>
            </w:pPr>
            <w:r>
              <w:tab/>
            </w:r>
            <w:r>
              <w:tab/>
            </w:r>
            <w:r>
              <w:tab/>
            </w:r>
            <w:r>
              <w:tab/>
              <w:t>alert(</w:t>
            </w:r>
            <w:r>
              <w:rPr>
                <w:color w:val="2A00FF"/>
              </w:rPr>
              <w:t>"</w:t>
            </w:r>
            <w:r>
              <w:rPr>
                <w:color w:val="2A00FF"/>
              </w:rPr>
              <w:t>名称被占用，请重置</w:t>
            </w:r>
            <w:r>
              <w:rPr>
                <w:color w:val="2A00FF"/>
              </w:rPr>
              <w:t>"</w:t>
            </w:r>
            <w:r>
              <w:t>);</w:t>
            </w:r>
          </w:p>
          <w:p w14:paraId="0AC8D435" w14:textId="77777777" w:rsidR="00D57109" w:rsidRDefault="00D57109" w:rsidP="00D57109">
            <w:pPr>
              <w:pStyle w:val="afc"/>
              <w:jc w:val="left"/>
            </w:pPr>
            <w:r>
              <w:tab/>
            </w:r>
            <w:r>
              <w:tab/>
            </w:r>
            <w:r>
              <w:tab/>
            </w:r>
            <w:r>
              <w:tab/>
              <w:t>document.getElementById(</w:t>
            </w:r>
            <w:r>
              <w:rPr>
                <w:color w:val="2A00FF"/>
              </w:rPr>
              <w:t>"firmName"</w:t>
            </w:r>
            <w:r>
              <w:t xml:space="preserve">).value = </w:t>
            </w:r>
            <w:r>
              <w:rPr>
                <w:color w:val="2A00FF"/>
              </w:rPr>
              <w:t>""</w:t>
            </w:r>
            <w:r>
              <w:t>;</w:t>
            </w:r>
          </w:p>
          <w:p w14:paraId="5581BD42" w14:textId="77777777" w:rsidR="00D57109" w:rsidRDefault="00D57109" w:rsidP="00D57109">
            <w:pPr>
              <w:pStyle w:val="afc"/>
              <w:jc w:val="left"/>
            </w:pPr>
            <w:r>
              <w:tab/>
            </w:r>
            <w:r>
              <w:tab/>
            </w:r>
            <w:r>
              <w:tab/>
            </w:r>
            <w:r>
              <w:tab/>
              <w:t>document.getElementById(</w:t>
            </w:r>
            <w:r>
              <w:rPr>
                <w:color w:val="2A00FF"/>
              </w:rPr>
              <w:t>"firmName"</w:t>
            </w:r>
            <w:r>
              <w:t>).focus();</w:t>
            </w:r>
          </w:p>
          <w:p w14:paraId="6D467C2B" w14:textId="77777777" w:rsidR="00D57109" w:rsidRDefault="00D57109" w:rsidP="00D57109">
            <w:pPr>
              <w:pStyle w:val="afc"/>
              <w:jc w:val="left"/>
            </w:pPr>
            <w:r>
              <w:tab/>
            </w:r>
            <w:r>
              <w:tab/>
            </w:r>
            <w:r>
              <w:tab/>
              <w:t>}</w:t>
            </w:r>
          </w:p>
          <w:p w14:paraId="44166CBD" w14:textId="77777777" w:rsidR="00D57109" w:rsidRDefault="00D57109" w:rsidP="00D57109">
            <w:pPr>
              <w:pStyle w:val="afc"/>
              <w:jc w:val="left"/>
            </w:pPr>
            <w:r>
              <w:tab/>
            </w:r>
            <w:r>
              <w:tab/>
            </w:r>
            <w:r>
              <w:tab/>
            </w:r>
            <w:r>
              <w:rPr>
                <w:b/>
                <w:bCs/>
                <w:color w:val="7F0055"/>
              </w:rPr>
              <w:t>if</w:t>
            </w:r>
            <w:r>
              <w:t xml:space="preserve"> (res == </w:t>
            </w:r>
            <w:r>
              <w:rPr>
                <w:color w:val="2A00FF"/>
              </w:rPr>
              <w:t>"repeatCode"</w:t>
            </w:r>
            <w:r>
              <w:t>) {</w:t>
            </w:r>
          </w:p>
          <w:p w14:paraId="2B5676E3" w14:textId="77777777" w:rsidR="00D57109" w:rsidRDefault="00D57109" w:rsidP="00D57109">
            <w:pPr>
              <w:pStyle w:val="afc"/>
              <w:jc w:val="left"/>
            </w:pPr>
            <w:r>
              <w:tab/>
            </w:r>
            <w:r>
              <w:tab/>
            </w:r>
            <w:r>
              <w:tab/>
            </w:r>
            <w:r>
              <w:tab/>
              <w:t>alert(</w:t>
            </w:r>
            <w:r>
              <w:rPr>
                <w:color w:val="2A00FF"/>
              </w:rPr>
              <w:t>"</w:t>
            </w:r>
            <w:r>
              <w:rPr>
                <w:color w:val="2A00FF"/>
              </w:rPr>
              <w:t>编号被占用，请重置</w:t>
            </w:r>
            <w:r>
              <w:rPr>
                <w:color w:val="2A00FF"/>
              </w:rPr>
              <w:t>"</w:t>
            </w:r>
            <w:r>
              <w:t>);</w:t>
            </w:r>
          </w:p>
          <w:p w14:paraId="2F1BAF58" w14:textId="77777777" w:rsidR="00D57109" w:rsidRDefault="00D57109" w:rsidP="00D57109">
            <w:pPr>
              <w:pStyle w:val="afc"/>
              <w:jc w:val="left"/>
            </w:pPr>
            <w:r>
              <w:tab/>
            </w:r>
            <w:r>
              <w:tab/>
            </w:r>
            <w:r>
              <w:tab/>
            </w:r>
            <w:r>
              <w:tab/>
              <w:t>document.getElementById(</w:t>
            </w:r>
            <w:r>
              <w:rPr>
                <w:color w:val="2A00FF"/>
              </w:rPr>
              <w:t>"firmCode"</w:t>
            </w:r>
            <w:r>
              <w:t xml:space="preserve">).value = </w:t>
            </w:r>
            <w:r>
              <w:rPr>
                <w:color w:val="2A00FF"/>
              </w:rPr>
              <w:t>""</w:t>
            </w:r>
            <w:r>
              <w:t>;</w:t>
            </w:r>
          </w:p>
          <w:p w14:paraId="54228461" w14:textId="77777777" w:rsidR="00D57109" w:rsidRDefault="00D57109" w:rsidP="00D57109">
            <w:pPr>
              <w:pStyle w:val="afc"/>
              <w:jc w:val="left"/>
            </w:pPr>
            <w:r>
              <w:tab/>
            </w:r>
            <w:r>
              <w:tab/>
            </w:r>
            <w:r>
              <w:tab/>
            </w:r>
            <w:r>
              <w:tab/>
              <w:t>document.getElementById(</w:t>
            </w:r>
            <w:r>
              <w:rPr>
                <w:color w:val="2A00FF"/>
              </w:rPr>
              <w:t>"firmCode"</w:t>
            </w:r>
            <w:r>
              <w:t>).focus();</w:t>
            </w:r>
          </w:p>
          <w:p w14:paraId="4B3D6D08" w14:textId="77777777" w:rsidR="00D57109" w:rsidRDefault="00D57109" w:rsidP="00D57109">
            <w:pPr>
              <w:pStyle w:val="afc"/>
              <w:jc w:val="left"/>
            </w:pPr>
            <w:r>
              <w:tab/>
            </w:r>
            <w:r>
              <w:tab/>
            </w:r>
            <w:r>
              <w:tab/>
              <w:t>}</w:t>
            </w:r>
          </w:p>
          <w:p w14:paraId="0E8CA60C" w14:textId="77777777" w:rsidR="00D57109" w:rsidRDefault="00D57109" w:rsidP="00D57109">
            <w:pPr>
              <w:pStyle w:val="afc"/>
              <w:jc w:val="left"/>
            </w:pPr>
            <w:r>
              <w:tab/>
            </w:r>
            <w:r>
              <w:tab/>
              <w:t>},</w:t>
            </w:r>
          </w:p>
          <w:p w14:paraId="44CAE18B" w14:textId="77777777" w:rsidR="00D57109" w:rsidRDefault="00D57109" w:rsidP="00D57109">
            <w:pPr>
              <w:pStyle w:val="afc"/>
              <w:jc w:val="left"/>
            </w:pPr>
            <w:r>
              <w:tab/>
            </w:r>
            <w:r>
              <w:tab/>
              <w:t xml:space="preserve">error : </w:t>
            </w:r>
            <w:r>
              <w:rPr>
                <w:b/>
                <w:bCs/>
                <w:color w:val="7F0055"/>
              </w:rPr>
              <w:t>function</w:t>
            </w:r>
            <w:r>
              <w:t>() {</w:t>
            </w:r>
          </w:p>
          <w:p w14:paraId="363B5A67" w14:textId="77777777" w:rsidR="00D57109" w:rsidRDefault="00D57109" w:rsidP="00D57109">
            <w:pPr>
              <w:pStyle w:val="afc"/>
              <w:jc w:val="left"/>
            </w:pPr>
            <w:r>
              <w:tab/>
            </w:r>
            <w:r>
              <w:tab/>
            </w:r>
            <w:r>
              <w:tab/>
              <w:t>alert(</w:t>
            </w:r>
            <w:r>
              <w:rPr>
                <w:color w:val="2A00FF"/>
              </w:rPr>
              <w:t>"</w:t>
            </w:r>
            <w:r>
              <w:rPr>
                <w:color w:val="2A00FF"/>
              </w:rPr>
              <w:t>获取数据失败</w:t>
            </w:r>
            <w:r>
              <w:rPr>
                <w:color w:val="2A00FF"/>
              </w:rPr>
              <w:t>"</w:t>
            </w:r>
            <w:r>
              <w:t>);</w:t>
            </w:r>
          </w:p>
          <w:p w14:paraId="1E07F125" w14:textId="77777777" w:rsidR="00D57109" w:rsidRDefault="00D57109" w:rsidP="00D57109">
            <w:pPr>
              <w:pStyle w:val="afc"/>
              <w:jc w:val="left"/>
            </w:pPr>
            <w:r>
              <w:tab/>
            </w:r>
            <w:r>
              <w:tab/>
              <w:t>}</w:t>
            </w:r>
          </w:p>
          <w:p w14:paraId="31BAD61C" w14:textId="77777777" w:rsidR="00D57109" w:rsidRDefault="00D57109" w:rsidP="00D57109">
            <w:pPr>
              <w:pStyle w:val="afc"/>
              <w:jc w:val="left"/>
            </w:pPr>
            <w:r>
              <w:tab/>
              <w:t>});</w:t>
            </w:r>
          </w:p>
          <w:p w14:paraId="67B4B674" w14:textId="77777777" w:rsidR="00D57109" w:rsidRDefault="00D57109" w:rsidP="00D57109">
            <w:pPr>
              <w:pStyle w:val="afc"/>
              <w:jc w:val="left"/>
            </w:pPr>
            <w:r>
              <w:t>}</w:t>
            </w:r>
          </w:p>
          <w:p w14:paraId="1AC86885" w14:textId="77777777" w:rsidR="00D57109" w:rsidRDefault="00D57109" w:rsidP="00D57109">
            <w:pPr>
              <w:pStyle w:val="afc"/>
              <w:jc w:val="left"/>
            </w:pPr>
            <w:r>
              <w:rPr>
                <w:b/>
                <w:bCs/>
                <w:color w:val="7F0055"/>
              </w:rPr>
              <w:t>function</w:t>
            </w:r>
            <w:r>
              <w:t xml:space="preserve"> getValue(val, basePath) {</w:t>
            </w:r>
          </w:p>
          <w:p w14:paraId="155E6AC5" w14:textId="77777777" w:rsidR="00D57109" w:rsidRDefault="00D57109" w:rsidP="00D57109">
            <w:pPr>
              <w:pStyle w:val="afc"/>
              <w:jc w:val="left"/>
            </w:pPr>
            <w:r>
              <w:tab/>
              <w:t>document.getElementById(</w:t>
            </w:r>
            <w:r>
              <w:rPr>
                <w:color w:val="2A00FF"/>
              </w:rPr>
              <w:t>"rentTime"</w:t>
            </w:r>
            <w:r>
              <w:t>).value = val;</w:t>
            </w:r>
          </w:p>
          <w:p w14:paraId="6232C0BC" w14:textId="77777777" w:rsidR="00D57109" w:rsidRDefault="00D57109" w:rsidP="00D57109">
            <w:pPr>
              <w:pStyle w:val="afc"/>
              <w:jc w:val="left"/>
            </w:pPr>
            <w:r>
              <w:tab/>
              <w:t>calculateMoney(basePath);</w:t>
            </w:r>
          </w:p>
          <w:p w14:paraId="5018DCD7" w14:textId="77777777" w:rsidR="00D57109" w:rsidRDefault="00D57109" w:rsidP="00D57109">
            <w:pPr>
              <w:pStyle w:val="afc"/>
              <w:jc w:val="left"/>
            </w:pPr>
            <w:r>
              <w:t>}</w:t>
            </w:r>
          </w:p>
          <w:p w14:paraId="64DCF733" w14:textId="77777777" w:rsidR="00D57109" w:rsidRDefault="00D57109" w:rsidP="00D57109">
            <w:pPr>
              <w:pStyle w:val="afc"/>
              <w:jc w:val="left"/>
            </w:pPr>
            <w:r>
              <w:rPr>
                <w:b/>
                <w:bCs/>
                <w:color w:val="7F0055"/>
              </w:rPr>
              <w:t>function</w:t>
            </w:r>
            <w:r>
              <w:t xml:space="preserve"> calculateMoney(basePath) {</w:t>
            </w:r>
          </w:p>
          <w:p w14:paraId="0C044A3B" w14:textId="77777777" w:rsidR="00D57109" w:rsidRDefault="00D57109" w:rsidP="00D57109">
            <w:pPr>
              <w:pStyle w:val="afc"/>
              <w:jc w:val="left"/>
            </w:pPr>
            <w:r>
              <w:tab/>
            </w:r>
            <w:r>
              <w:rPr>
                <w:b/>
                <w:bCs/>
                <w:color w:val="7F0055"/>
              </w:rPr>
              <w:t>var</w:t>
            </w:r>
            <w:r>
              <w:t xml:space="preserve"> firmType = document.getElementById(</w:t>
            </w:r>
            <w:r>
              <w:rPr>
                <w:color w:val="2A00FF"/>
              </w:rPr>
              <w:t>"firmType"</w:t>
            </w:r>
            <w:r>
              <w:t>).value;</w:t>
            </w:r>
          </w:p>
          <w:p w14:paraId="1BA05FB9" w14:textId="77777777" w:rsidR="00D57109" w:rsidRDefault="00D57109" w:rsidP="00D57109">
            <w:pPr>
              <w:pStyle w:val="afc"/>
              <w:jc w:val="left"/>
            </w:pPr>
            <w:r>
              <w:tab/>
            </w:r>
            <w:r>
              <w:rPr>
                <w:b/>
                <w:bCs/>
                <w:color w:val="7F0055"/>
              </w:rPr>
              <w:t>var</w:t>
            </w:r>
            <w:r>
              <w:t xml:space="preserve"> rentTime = document.getElementById(</w:t>
            </w:r>
            <w:r>
              <w:rPr>
                <w:color w:val="2A00FF"/>
              </w:rPr>
              <w:t>"rentTime"</w:t>
            </w:r>
            <w:r>
              <w:t>).value;</w:t>
            </w:r>
          </w:p>
          <w:p w14:paraId="72850F13" w14:textId="77777777" w:rsidR="00D57109" w:rsidRDefault="00D57109" w:rsidP="00D57109">
            <w:pPr>
              <w:pStyle w:val="afc"/>
              <w:jc w:val="left"/>
            </w:pPr>
            <w:r>
              <w:tab/>
            </w:r>
            <w:r>
              <w:rPr>
                <w:b/>
                <w:bCs/>
                <w:color w:val="7F0055"/>
              </w:rPr>
              <w:t>var</w:t>
            </w:r>
            <w:r>
              <w:t xml:space="preserve"> machineNum = document.getElementById(</w:t>
            </w:r>
            <w:r>
              <w:rPr>
                <w:color w:val="2A00FF"/>
              </w:rPr>
              <w:t>"machineNum"</w:t>
            </w:r>
            <w:r>
              <w:t>).value;</w:t>
            </w:r>
          </w:p>
          <w:p w14:paraId="75A0480E" w14:textId="77777777" w:rsidR="00D57109" w:rsidRDefault="00D57109" w:rsidP="00D57109">
            <w:pPr>
              <w:pStyle w:val="afc"/>
              <w:jc w:val="left"/>
            </w:pPr>
            <w:r>
              <w:tab/>
            </w:r>
            <w:r>
              <w:rPr>
                <w:b/>
                <w:bCs/>
                <w:color w:val="7F0055"/>
              </w:rPr>
              <w:t>if</w:t>
            </w:r>
            <w:r>
              <w:t xml:space="preserve"> (firmType != </w:t>
            </w:r>
            <w:r>
              <w:rPr>
                <w:color w:val="2A00FF"/>
              </w:rPr>
              <w:t>""</w:t>
            </w:r>
            <w:r>
              <w:t xml:space="preserve"> &amp;&amp; rentTime != </w:t>
            </w:r>
            <w:r>
              <w:rPr>
                <w:color w:val="2A00FF"/>
              </w:rPr>
              <w:t>""</w:t>
            </w:r>
            <w:r>
              <w:t xml:space="preserve"> &amp;&amp; machineNum != </w:t>
            </w:r>
            <w:r>
              <w:rPr>
                <w:color w:val="2A00FF"/>
              </w:rPr>
              <w:t>""</w:t>
            </w:r>
            <w:r>
              <w:t>) {</w:t>
            </w:r>
          </w:p>
          <w:p w14:paraId="20F9408B" w14:textId="77777777" w:rsidR="00D57109" w:rsidRDefault="00D57109" w:rsidP="00D57109">
            <w:pPr>
              <w:pStyle w:val="afc"/>
              <w:jc w:val="left"/>
            </w:pPr>
            <w:r>
              <w:tab/>
            </w:r>
            <w:r>
              <w:tab/>
              <w:t>$.ajax({</w:t>
            </w:r>
          </w:p>
          <w:p w14:paraId="152DC6ED" w14:textId="77777777" w:rsidR="00D57109" w:rsidRDefault="00D57109" w:rsidP="00D57109">
            <w:pPr>
              <w:pStyle w:val="afc"/>
              <w:jc w:val="left"/>
            </w:pPr>
            <w:r>
              <w:tab/>
            </w:r>
            <w:r>
              <w:tab/>
            </w:r>
            <w:r>
              <w:tab/>
              <w:t xml:space="preserve">url : basePath + </w:t>
            </w:r>
            <w:r>
              <w:rPr>
                <w:color w:val="2A00FF"/>
              </w:rPr>
              <w:t>"saas/calculateMoney"</w:t>
            </w:r>
            <w:r>
              <w:t>,</w:t>
            </w:r>
          </w:p>
          <w:p w14:paraId="18352EF1" w14:textId="77777777" w:rsidR="00D57109" w:rsidRDefault="00D57109" w:rsidP="00D57109">
            <w:pPr>
              <w:pStyle w:val="afc"/>
              <w:jc w:val="left"/>
            </w:pPr>
            <w:r>
              <w:tab/>
            </w:r>
            <w:r>
              <w:tab/>
            </w:r>
            <w:r>
              <w:tab/>
              <w:t>data : {</w:t>
            </w:r>
          </w:p>
          <w:p w14:paraId="4B5699E8" w14:textId="77777777" w:rsidR="00D57109" w:rsidRDefault="00D57109" w:rsidP="00D57109">
            <w:pPr>
              <w:pStyle w:val="afc"/>
              <w:jc w:val="left"/>
            </w:pPr>
            <w:r>
              <w:tab/>
            </w:r>
            <w:r>
              <w:tab/>
            </w:r>
            <w:r>
              <w:tab/>
            </w:r>
            <w:r>
              <w:tab/>
            </w:r>
            <w:r>
              <w:rPr>
                <w:color w:val="2A00FF"/>
              </w:rPr>
              <w:t>"firmType"</w:t>
            </w:r>
            <w:r>
              <w:t xml:space="preserve"> : firmType,</w:t>
            </w:r>
          </w:p>
          <w:p w14:paraId="545B48A0" w14:textId="77777777" w:rsidR="00D57109" w:rsidRDefault="00D57109" w:rsidP="00D57109">
            <w:pPr>
              <w:pStyle w:val="afc"/>
              <w:jc w:val="left"/>
            </w:pPr>
            <w:r>
              <w:tab/>
            </w:r>
            <w:r>
              <w:tab/>
            </w:r>
            <w:r>
              <w:tab/>
            </w:r>
            <w:r>
              <w:tab/>
            </w:r>
            <w:r>
              <w:rPr>
                <w:color w:val="2A00FF"/>
              </w:rPr>
              <w:t>"rentTime"</w:t>
            </w:r>
            <w:r>
              <w:t xml:space="preserve"> : rentTime,</w:t>
            </w:r>
          </w:p>
          <w:p w14:paraId="4CFDF8D1" w14:textId="77777777" w:rsidR="00D57109" w:rsidRDefault="00D57109" w:rsidP="00D57109">
            <w:pPr>
              <w:pStyle w:val="afc"/>
              <w:jc w:val="left"/>
            </w:pPr>
            <w:r>
              <w:tab/>
            </w:r>
            <w:r>
              <w:tab/>
            </w:r>
            <w:r>
              <w:tab/>
            </w:r>
            <w:r>
              <w:tab/>
            </w:r>
            <w:r>
              <w:rPr>
                <w:color w:val="2A00FF"/>
              </w:rPr>
              <w:t>"machineNum"</w:t>
            </w:r>
            <w:r>
              <w:t xml:space="preserve"> : machineNum</w:t>
            </w:r>
          </w:p>
          <w:p w14:paraId="463F49D5" w14:textId="77777777" w:rsidR="00D57109" w:rsidRDefault="00D57109" w:rsidP="00D57109">
            <w:pPr>
              <w:pStyle w:val="afc"/>
              <w:jc w:val="left"/>
            </w:pPr>
            <w:r>
              <w:lastRenderedPageBreak/>
              <w:tab/>
            </w:r>
            <w:r>
              <w:tab/>
            </w:r>
            <w:r>
              <w:tab/>
              <w:t>},</w:t>
            </w:r>
          </w:p>
          <w:p w14:paraId="05005D67" w14:textId="77777777" w:rsidR="00D57109" w:rsidRDefault="00D57109" w:rsidP="00D57109">
            <w:pPr>
              <w:pStyle w:val="afc"/>
              <w:jc w:val="left"/>
            </w:pPr>
            <w:r>
              <w:tab/>
            </w:r>
            <w:r>
              <w:tab/>
            </w:r>
            <w:r>
              <w:tab/>
              <w:t xml:space="preserve">dataType : </w:t>
            </w:r>
            <w:r>
              <w:rPr>
                <w:color w:val="2A00FF"/>
              </w:rPr>
              <w:t>"text"</w:t>
            </w:r>
            <w:r>
              <w:t>,</w:t>
            </w:r>
          </w:p>
          <w:p w14:paraId="7A0BF6E8" w14:textId="77777777" w:rsidR="00D57109" w:rsidRDefault="00D57109" w:rsidP="00D57109">
            <w:pPr>
              <w:pStyle w:val="afc"/>
              <w:jc w:val="left"/>
            </w:pPr>
            <w:r>
              <w:tab/>
            </w:r>
            <w:r>
              <w:tab/>
            </w:r>
            <w:r>
              <w:tab/>
              <w:t xml:space="preserve">type : </w:t>
            </w:r>
            <w:r>
              <w:rPr>
                <w:color w:val="2A00FF"/>
              </w:rPr>
              <w:t>"post"</w:t>
            </w:r>
            <w:r>
              <w:t>,</w:t>
            </w:r>
          </w:p>
          <w:p w14:paraId="41A2A2AD" w14:textId="5DF23CB4" w:rsidR="00D57109" w:rsidRDefault="00D57109" w:rsidP="00D57109">
            <w:pPr>
              <w:pStyle w:val="afc"/>
              <w:jc w:val="left"/>
            </w:pPr>
            <w:r>
              <w:tab/>
            </w:r>
            <w:r>
              <w:tab/>
            </w:r>
            <w:r>
              <w:tab/>
              <w:t xml:space="preserve">success : </w:t>
            </w:r>
            <w:r>
              <w:rPr>
                <w:b/>
                <w:bCs/>
                <w:color w:val="7F0055"/>
              </w:rPr>
              <w:t>function</w:t>
            </w:r>
            <w:r>
              <w:t>(res) {</w:t>
            </w:r>
          </w:p>
          <w:p w14:paraId="1747ACC1" w14:textId="77777777" w:rsidR="00D57109" w:rsidRDefault="00D57109" w:rsidP="00D57109">
            <w:pPr>
              <w:pStyle w:val="afc"/>
              <w:jc w:val="left"/>
            </w:pPr>
            <w:r>
              <w:tab/>
            </w:r>
            <w:r>
              <w:tab/>
            </w:r>
            <w:r>
              <w:tab/>
            </w:r>
            <w:r>
              <w:tab/>
              <w:t>document.getElementById(</w:t>
            </w:r>
            <w:r>
              <w:rPr>
                <w:color w:val="2A00FF"/>
              </w:rPr>
              <w:t>"sumPrice"</w:t>
            </w:r>
            <w:r>
              <w:t>).value = res;</w:t>
            </w:r>
          </w:p>
          <w:p w14:paraId="33BB1CCA" w14:textId="77777777" w:rsidR="00D57109" w:rsidRDefault="00D57109" w:rsidP="00D57109">
            <w:pPr>
              <w:pStyle w:val="afc"/>
              <w:jc w:val="left"/>
            </w:pPr>
            <w:r>
              <w:tab/>
            </w:r>
            <w:r>
              <w:tab/>
            </w:r>
            <w:r>
              <w:tab/>
              <w:t>},</w:t>
            </w:r>
          </w:p>
          <w:p w14:paraId="2C4C3F76" w14:textId="77777777" w:rsidR="00D57109" w:rsidRDefault="00D57109" w:rsidP="00D57109">
            <w:pPr>
              <w:pStyle w:val="afc"/>
              <w:jc w:val="left"/>
            </w:pPr>
            <w:r>
              <w:tab/>
            </w:r>
            <w:r>
              <w:tab/>
            </w:r>
            <w:r>
              <w:tab/>
              <w:t xml:space="preserve">error : </w:t>
            </w:r>
            <w:r>
              <w:rPr>
                <w:b/>
                <w:bCs/>
                <w:color w:val="7F0055"/>
              </w:rPr>
              <w:t>function</w:t>
            </w:r>
            <w:r>
              <w:t>() {</w:t>
            </w:r>
          </w:p>
          <w:p w14:paraId="042B4FB0" w14:textId="77777777" w:rsidR="00D57109" w:rsidRDefault="00D57109" w:rsidP="00D57109">
            <w:pPr>
              <w:pStyle w:val="afc"/>
              <w:jc w:val="left"/>
            </w:pPr>
            <w:r>
              <w:tab/>
            </w:r>
            <w:r>
              <w:tab/>
            </w:r>
            <w:r>
              <w:tab/>
            </w:r>
            <w:r>
              <w:tab/>
              <w:t>alert(</w:t>
            </w:r>
            <w:r>
              <w:rPr>
                <w:color w:val="2A00FF"/>
              </w:rPr>
              <w:t>"</w:t>
            </w:r>
            <w:r>
              <w:rPr>
                <w:color w:val="2A00FF"/>
              </w:rPr>
              <w:t>获取信息失败</w:t>
            </w:r>
            <w:r>
              <w:rPr>
                <w:color w:val="2A00FF"/>
              </w:rPr>
              <w:t>"</w:t>
            </w:r>
            <w:r>
              <w:t>);</w:t>
            </w:r>
          </w:p>
          <w:p w14:paraId="0C9CC0CC" w14:textId="77777777" w:rsidR="00D57109" w:rsidRDefault="00D57109" w:rsidP="00D57109">
            <w:pPr>
              <w:pStyle w:val="afc"/>
              <w:jc w:val="left"/>
            </w:pPr>
            <w:r>
              <w:tab/>
            </w:r>
            <w:r>
              <w:tab/>
            </w:r>
            <w:r>
              <w:tab/>
              <w:t>}</w:t>
            </w:r>
          </w:p>
          <w:p w14:paraId="749D0BE0" w14:textId="77777777" w:rsidR="00D57109" w:rsidRDefault="00D57109" w:rsidP="00D57109">
            <w:pPr>
              <w:pStyle w:val="afc"/>
              <w:jc w:val="left"/>
            </w:pPr>
            <w:r>
              <w:tab/>
            </w:r>
            <w:r>
              <w:tab/>
              <w:t>});</w:t>
            </w:r>
          </w:p>
          <w:p w14:paraId="47DD924D" w14:textId="77777777" w:rsidR="00D57109" w:rsidRDefault="00D57109" w:rsidP="00D57109">
            <w:pPr>
              <w:pStyle w:val="afc"/>
              <w:jc w:val="left"/>
            </w:pPr>
            <w:r>
              <w:tab/>
              <w:t>}</w:t>
            </w:r>
          </w:p>
          <w:p w14:paraId="18A13845" w14:textId="1A426C9E" w:rsidR="00D57109" w:rsidRDefault="00D57109" w:rsidP="00D57109">
            <w:pPr>
              <w:pStyle w:val="afc"/>
              <w:jc w:val="left"/>
              <w:rPr>
                <w:rFonts w:hint="eastAsia"/>
              </w:rPr>
            </w:pPr>
            <w:r>
              <w:t>}</w:t>
            </w:r>
          </w:p>
        </w:tc>
      </w:tr>
    </w:tbl>
    <w:p w14:paraId="069E5BCA" w14:textId="15BEEF69" w:rsidR="00992BF9" w:rsidRDefault="00992BF9" w:rsidP="001646A2">
      <w:pPr>
        <w:pStyle w:val="3"/>
        <w:rPr>
          <w:lang w:eastAsia="zh-CN"/>
        </w:rPr>
      </w:pPr>
      <w:bookmarkStart w:id="252" w:name="_Toc498678432"/>
      <w:r>
        <w:rPr>
          <w:rFonts w:hint="eastAsia"/>
        </w:rPr>
        <w:lastRenderedPageBreak/>
        <w:t>5.</w:t>
      </w:r>
      <w:r w:rsidR="00A3041A">
        <w:rPr>
          <w:rFonts w:hint="eastAsia"/>
          <w:lang w:eastAsia="zh-CN"/>
        </w:rPr>
        <w:t>3</w:t>
      </w:r>
      <w:r>
        <w:rPr>
          <w:rFonts w:hint="eastAsia"/>
        </w:rPr>
        <w:t>.</w:t>
      </w:r>
      <w:r>
        <w:t>2</w:t>
      </w:r>
      <w:r>
        <w:rPr>
          <w:rFonts w:hint="eastAsia"/>
        </w:rPr>
        <w:t xml:space="preserve"> </w:t>
      </w:r>
      <w:commentRangeStart w:id="253"/>
      <w:r>
        <w:rPr>
          <w:rFonts w:hint="eastAsia"/>
        </w:rPr>
        <w:t>用户</w:t>
      </w:r>
      <w:r w:rsidR="005374D2">
        <w:rPr>
          <w:rFonts w:hint="eastAsia"/>
        </w:rPr>
        <w:t>角</w:t>
      </w:r>
      <w:commentRangeEnd w:id="253"/>
      <w:r w:rsidR="00E55274">
        <w:rPr>
          <w:rStyle w:val="aa"/>
          <w:rFonts w:eastAsiaTheme="minorEastAsia"/>
          <w:b w:val="0"/>
          <w:bCs w:val="0"/>
          <w:color w:val="auto"/>
        </w:rPr>
        <w:commentReference w:id="253"/>
      </w:r>
      <w:r w:rsidR="005374D2">
        <w:rPr>
          <w:rFonts w:hint="eastAsia"/>
        </w:rPr>
        <w:t>色与</w:t>
      </w:r>
      <w:r>
        <w:rPr>
          <w:rFonts w:hint="eastAsia"/>
        </w:rPr>
        <w:t>用户权限</w:t>
      </w:r>
      <w:bookmarkEnd w:id="252"/>
    </w:p>
    <w:p w14:paraId="02050F1D" w14:textId="0AFD0ACF" w:rsidR="00E07523" w:rsidRPr="00636514" w:rsidRDefault="00E07523" w:rsidP="00E07523">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6B25E99" w14:textId="77777777" w:rsidR="00F34EE0" w:rsidRDefault="00F34EE0" w:rsidP="00E07523">
      <w:pPr>
        <w:ind w:firstLine="480"/>
      </w:pPr>
      <w:r>
        <w:rPr>
          <w:noProof/>
        </w:rPr>
        <w:lastRenderedPageBreak/>
        <w:drawing>
          <wp:anchor distT="0" distB="0" distL="114300" distR="114300" simplePos="0" relativeHeight="251896832" behindDoc="0" locked="0" layoutInCell="1" allowOverlap="1" wp14:anchorId="42E8376C" wp14:editId="03797834">
            <wp:simplePos x="0" y="0"/>
            <wp:positionH relativeFrom="column">
              <wp:posOffset>49530</wp:posOffset>
            </wp:positionH>
            <wp:positionV relativeFrom="paragraph">
              <wp:posOffset>1747264</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54">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7523" w:rsidRPr="00636514">
        <w:rPr>
          <w:rFonts w:hint="eastAsia"/>
        </w:rPr>
        <w:t>系统初始化时由系统管理员创建多个用户权限，并设置每个用户权限的编码和类型，权限编码代表</w:t>
      </w:r>
      <w:r w:rsidR="00E07523">
        <w:rPr>
          <w:rFonts w:hint="eastAsia"/>
        </w:rPr>
        <w:t>着</w:t>
      </w:r>
      <w:r w:rsidR="00E07523" w:rsidRPr="00636514">
        <w:rPr>
          <w:rFonts w:hint="eastAsia"/>
        </w:rPr>
        <w:t>拥有该权限的用户的访问范围，类型用于区分当前权限</w:t>
      </w:r>
      <w:r w:rsidR="00E07523" w:rsidRPr="00636514">
        <w:t>是</w:t>
      </w:r>
      <w:r w:rsidR="00E07523" w:rsidRPr="00636514">
        <w:rPr>
          <w:rFonts w:hint="eastAsia"/>
        </w:rPr>
        <w:t>运营商权限或者厂商权限。权限类型在数据库中用数字</w:t>
      </w:r>
      <w:r w:rsidR="00E07523" w:rsidRPr="00636514">
        <w:rPr>
          <w:rFonts w:hint="eastAsia"/>
        </w:rPr>
        <w:t>0</w:t>
      </w:r>
      <w:r w:rsidR="00E07523" w:rsidRPr="00636514">
        <w:rPr>
          <w:rFonts w:hint="eastAsia"/>
        </w:rPr>
        <w:t>、</w:t>
      </w:r>
      <w:r w:rsidR="00E07523" w:rsidRPr="00636514">
        <w:rPr>
          <w:rFonts w:hint="eastAsia"/>
        </w:rPr>
        <w:t>1</w:t>
      </w:r>
      <w:r w:rsidR="00E07523" w:rsidRPr="00636514">
        <w:rPr>
          <w:rFonts w:hint="eastAsia"/>
        </w:rPr>
        <w:t>进行表示，</w:t>
      </w:r>
      <w:r w:rsidR="00E07523" w:rsidRPr="00636514">
        <w:rPr>
          <w:rFonts w:hint="eastAsia"/>
        </w:rPr>
        <w:t>0</w:t>
      </w:r>
      <w:r w:rsidR="00E07523" w:rsidRPr="00636514">
        <w:rPr>
          <w:rFonts w:hint="eastAsia"/>
        </w:rPr>
        <w:t>代表</w:t>
      </w:r>
      <w:r w:rsidR="00E07523">
        <w:rPr>
          <w:rFonts w:hint="eastAsia"/>
        </w:rPr>
        <w:t>厂商</w:t>
      </w:r>
      <w:r w:rsidR="00E07523" w:rsidRPr="00636514">
        <w:rPr>
          <w:rFonts w:hint="eastAsia"/>
        </w:rPr>
        <w:t>，</w:t>
      </w:r>
      <w:r w:rsidR="00E07523" w:rsidRPr="00636514">
        <w:rPr>
          <w:rFonts w:hint="eastAsia"/>
        </w:rPr>
        <w:t>1</w:t>
      </w:r>
      <w:r w:rsidR="00E07523" w:rsidRPr="00636514">
        <w:rPr>
          <w:rFonts w:hint="eastAsia"/>
        </w:rPr>
        <w:t>代表运营商；权限编码的设定也有一定的规则，厂商编码为</w:t>
      </w:r>
      <w:r w:rsidR="00E07523" w:rsidRPr="00636514">
        <w:rPr>
          <w:rFonts w:hint="eastAsia"/>
        </w:rPr>
        <w:t>00</w:t>
      </w:r>
      <w:r w:rsidR="00E07523">
        <w:t>0</w:t>
      </w:r>
      <w:r w:rsidR="00E07523" w:rsidRPr="00636514">
        <w:rPr>
          <w:rFonts w:hint="eastAsia"/>
        </w:rPr>
        <w:t>XX</w:t>
      </w:r>
      <w:r w:rsidR="00E07523">
        <w:rPr>
          <w:rFonts w:hint="eastAsia"/>
        </w:rPr>
        <w:t>，</w:t>
      </w:r>
      <w:r w:rsidR="00E07523" w:rsidRPr="00636514">
        <w:rPr>
          <w:rFonts w:hint="eastAsia"/>
        </w:rPr>
        <w:t>运营商编码为</w:t>
      </w:r>
      <w:r w:rsidR="00E07523" w:rsidRPr="00636514">
        <w:rPr>
          <w:rFonts w:hint="eastAsia"/>
        </w:rPr>
        <w:t>001XX</w:t>
      </w:r>
      <w:r w:rsidR="00E07523" w:rsidRPr="00636514">
        <w:rPr>
          <w:rFonts w:hint="eastAsia"/>
        </w:rPr>
        <w:t>。</w:t>
      </w:r>
    </w:p>
    <w:p w14:paraId="1721853C" w14:textId="5AAC99D1" w:rsidR="00E07523" w:rsidRDefault="00F34EE0" w:rsidP="00F34EE0">
      <w:pPr>
        <w:pStyle w:val="aff0"/>
      </w:pPr>
      <w:r>
        <w:rPr>
          <w:rFonts w:hint="eastAsia"/>
        </w:rPr>
        <w:t>图</w:t>
      </w:r>
      <w:r>
        <w:rPr>
          <w:rFonts w:hint="eastAsia"/>
        </w:rPr>
        <w:t>5-2</w:t>
      </w:r>
      <w:r>
        <w:t xml:space="preserve"> </w:t>
      </w:r>
      <w:r w:rsidRPr="00636514">
        <w:rPr>
          <w:rFonts w:hint="eastAsia"/>
        </w:rPr>
        <w:t>权限管理模块序列图</w:t>
      </w:r>
    </w:p>
    <w:p w14:paraId="7C00FD07" w14:textId="7D9D1354" w:rsidR="00E07523" w:rsidRDefault="00E07523" w:rsidP="00E07523">
      <w:pPr>
        <w:ind w:firstLine="480"/>
      </w:pPr>
      <w:r w:rsidRPr="00636514">
        <w:t>每个用户角色可以拥有多个权限，如运营商超级管理员拥有所有运营商类型的权限</w:t>
      </w:r>
      <w:r w:rsidRPr="00636514">
        <w:rPr>
          <w:rFonts w:hint="eastAsia"/>
        </w:rPr>
        <w:t>，</w:t>
      </w:r>
      <w:r w:rsidR="00025561">
        <w:t>营业员</w:t>
      </w:r>
      <w:r w:rsidRPr="00636514">
        <w:t>仅拥有</w:t>
      </w:r>
      <w:r w:rsidR="00025561">
        <w:t>营业员</w:t>
      </w:r>
      <w:r w:rsidRPr="00636514">
        <w:t>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Pr>
          <w:rFonts w:hint="eastAsia"/>
        </w:rPr>
        <w:t>和</w:t>
      </w:r>
      <w:r w:rsidRPr="00636514">
        <w:rPr>
          <w:rFonts w:hint="eastAsia"/>
        </w:rPr>
        <w:t>权限</w:t>
      </w:r>
      <w:r w:rsidRPr="00636514">
        <w:rPr>
          <w:rFonts w:hint="eastAsia"/>
        </w:rPr>
        <w:t>Id</w:t>
      </w:r>
      <w:r>
        <w:rPr>
          <w:rFonts w:hint="eastAsia"/>
        </w:rPr>
        <w:t>的对应关系获取所有用户角色的权限</w:t>
      </w:r>
      <w:r>
        <w:t>列表</w:t>
      </w:r>
      <w:r>
        <w:rPr>
          <w:rFonts w:hint="eastAsia"/>
        </w:rPr>
        <w:t>。</w:t>
      </w:r>
      <w:r w:rsidRPr="00636514">
        <w:t>如图</w:t>
      </w:r>
      <w:r w:rsidRPr="00636514">
        <w:rPr>
          <w:rFonts w:hint="eastAsia"/>
        </w:rPr>
        <w:t>5-</w:t>
      </w:r>
      <w:r w:rsidR="00F34EE0">
        <w:rPr>
          <w:rFonts w:hint="eastAsia"/>
        </w:rPr>
        <w:t>2</w:t>
      </w:r>
      <w:r w:rsidRPr="00636514">
        <w:rPr>
          <w:rFonts w:hint="eastAsia"/>
        </w:rPr>
        <w:t>，为权限管理模块序列图</w:t>
      </w:r>
      <w:r>
        <w:rPr>
          <w:rFonts w:hint="eastAsia"/>
        </w:rPr>
        <w:t>。</w:t>
      </w:r>
    </w:p>
    <w:p w14:paraId="6E36426F" w14:textId="31C41979" w:rsidR="0016215A" w:rsidRDefault="0016215A" w:rsidP="001646A2">
      <w:pPr>
        <w:pStyle w:val="3"/>
      </w:pPr>
      <w:bookmarkStart w:id="254" w:name="_Toc498678433"/>
      <w:r w:rsidRPr="001646A2">
        <w:rPr>
          <w:rFonts w:hint="eastAsia"/>
        </w:rPr>
        <w:lastRenderedPageBreak/>
        <w:t>5.</w:t>
      </w:r>
      <w:r w:rsidR="00A3041A">
        <w:rPr>
          <w:rFonts w:hint="eastAsia"/>
          <w:lang w:eastAsia="zh-CN"/>
        </w:rPr>
        <w:t>3</w:t>
      </w:r>
      <w:r w:rsidRPr="001646A2">
        <w:rPr>
          <w:rFonts w:hint="eastAsia"/>
        </w:rPr>
        <w:t>.</w:t>
      </w:r>
      <w:r w:rsidR="00992BF9" w:rsidRPr="001646A2">
        <w:t>3</w:t>
      </w:r>
      <w:r w:rsidRPr="001646A2">
        <w:rPr>
          <w:rFonts w:hint="eastAsia"/>
        </w:rPr>
        <w:t xml:space="preserve"> </w:t>
      </w:r>
      <w:commentRangeStart w:id="255"/>
      <w:r w:rsidR="00183604">
        <w:rPr>
          <w:rFonts w:hint="eastAsia"/>
        </w:rPr>
        <w:t>用户</w:t>
      </w:r>
      <w:commentRangeEnd w:id="255"/>
      <w:r w:rsidR="00EE411E">
        <w:rPr>
          <w:rStyle w:val="aa"/>
          <w:rFonts w:eastAsiaTheme="minorEastAsia"/>
          <w:b w:val="0"/>
          <w:bCs w:val="0"/>
          <w:color w:val="auto"/>
        </w:rPr>
        <w:commentReference w:id="255"/>
      </w:r>
      <w:r w:rsidR="00183604">
        <w:rPr>
          <w:rFonts w:hint="eastAsia"/>
        </w:rPr>
        <w:t>身份验证</w:t>
      </w:r>
      <w:r w:rsidR="00DF1945">
        <w:rPr>
          <w:rFonts w:hint="eastAsia"/>
        </w:rPr>
        <w:t>安全</w:t>
      </w:r>
      <w:r w:rsidRPr="001646A2">
        <w:rPr>
          <w:rFonts w:hint="eastAsia"/>
        </w:rPr>
        <w:t>方案</w:t>
      </w:r>
      <w:bookmarkEnd w:id="254"/>
    </w:p>
    <w:p w14:paraId="6004B711" w14:textId="5C5569C4" w:rsidR="00341331" w:rsidRDefault="00341331" w:rsidP="00430AAB">
      <w:pPr>
        <w:pStyle w:val="3"/>
      </w:pPr>
      <w:bookmarkStart w:id="256" w:name="_Toc498678434"/>
      <w:r>
        <w:rPr>
          <w:rFonts w:hint="eastAsia"/>
        </w:rPr>
        <w:t>5.</w:t>
      </w:r>
      <w:r w:rsidR="00A3041A">
        <w:rPr>
          <w:rFonts w:hint="eastAsia"/>
          <w:lang w:eastAsia="zh-CN"/>
        </w:rPr>
        <w:t>3</w:t>
      </w:r>
      <w:r>
        <w:rPr>
          <w:rFonts w:hint="eastAsia"/>
        </w:rPr>
        <w:t>.4</w:t>
      </w:r>
      <w:r>
        <w:t xml:space="preserve"> </w:t>
      </w:r>
      <w:r>
        <w:t>自动售货机厂商</w:t>
      </w:r>
      <w:r w:rsidR="001B1F55">
        <w:rPr>
          <w:rFonts w:hint="eastAsia"/>
          <w:lang w:eastAsia="zh-CN"/>
        </w:rPr>
        <w:t>功能</w:t>
      </w:r>
      <w:bookmarkEnd w:id="256"/>
    </w:p>
    <w:p w14:paraId="3AB13E39" w14:textId="56444E8E" w:rsidR="0072209A" w:rsidRDefault="0072209A" w:rsidP="0072209A">
      <w:pPr>
        <w:ind w:firstLineChars="0" w:firstLine="420"/>
      </w:pPr>
      <w:r w:rsidRPr="00636514">
        <w:rPr>
          <w:rFonts w:hint="eastAsia"/>
        </w:rPr>
        <w:t>厂商模块</w:t>
      </w:r>
      <w:r>
        <w:rPr>
          <w:rFonts w:hint="eastAsia"/>
        </w:rPr>
        <w:t>除权限管理和租金管理等，还</w:t>
      </w:r>
      <w:r w:rsidRPr="00636514">
        <w:rPr>
          <w:rFonts w:hint="eastAsia"/>
        </w:rPr>
        <w:t>包括用户管理、售货机类型管理、售货机管理、运营商管理和订单管理几个模块。厂商用户输入商家编号、用户名和密码登录系统，系统查询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t>对象传入</w:t>
      </w:r>
      <w:r w:rsidRPr="00636514">
        <w:rPr>
          <w:rFonts w:hint="eastAsia"/>
        </w:rPr>
        <w:t>。</w:t>
      </w:r>
    </w:p>
    <w:p w14:paraId="52EF1D72" w14:textId="6D1A17B4" w:rsidR="003E7B95" w:rsidRDefault="003E7B95" w:rsidP="0072209A">
      <w:pPr>
        <w:ind w:firstLineChars="0" w:firstLine="42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Pr>
          <w:rFonts w:hint="eastAsia"/>
        </w:rPr>
        <w:t>陪陪</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w:t>
      </w:r>
      <w:r>
        <w:rPr>
          <w:rFonts w:hint="eastAsia"/>
        </w:rPr>
        <w:t>3</w:t>
      </w:r>
      <w:r>
        <w:rPr>
          <w:rFonts w:hint="eastAsia"/>
        </w:rPr>
        <w:t>。</w:t>
      </w:r>
    </w:p>
    <w:p w14:paraId="38DB287A" w14:textId="4BF53E0D" w:rsidR="003E7B95" w:rsidRDefault="003E7B95" w:rsidP="0072209A">
      <w:pPr>
        <w:ind w:firstLineChars="0" w:firstLine="420"/>
        <w:rPr>
          <w:rFonts w:hint="eastAsia"/>
        </w:rPr>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Pr>
          <w:rFonts w:hint="eastAsia"/>
        </w:rPr>
        <w:t>格力数据</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一旦处于被分配状态将提示</w:t>
      </w:r>
      <w:r w:rsidRPr="00636514">
        <w:rPr>
          <w:rFonts w:hint="eastAsia"/>
        </w:rPr>
        <w:t>不能被重复售出</w:t>
      </w:r>
      <w:r>
        <w:rPr>
          <w:rFonts w:hint="eastAsia"/>
        </w:rPr>
        <w:t>。</w:t>
      </w:r>
    </w:p>
    <w:p w14:paraId="25C2F2C5" w14:textId="4AB832CA" w:rsidR="0072209A" w:rsidRPr="005270D9" w:rsidRDefault="00A40D1A" w:rsidP="00A40D1A">
      <w:pPr>
        <w:pStyle w:val="aff0"/>
      </w:pPr>
      <w:r>
        <w:rPr>
          <w:noProof/>
        </w:rPr>
        <w:lastRenderedPageBreak/>
        <w:drawing>
          <wp:anchor distT="0" distB="0" distL="114300" distR="114300" simplePos="0" relativeHeight="251897856" behindDoc="0" locked="0" layoutInCell="1" allowOverlap="1" wp14:anchorId="46FCB1C5" wp14:editId="3F44BA9F">
            <wp:simplePos x="0" y="0"/>
            <wp:positionH relativeFrom="column">
              <wp:posOffset>144780</wp:posOffset>
            </wp:positionH>
            <wp:positionV relativeFrom="paragraph">
              <wp:posOffset>107</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55">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209A">
        <w:rPr>
          <w:rFonts w:hint="eastAsia"/>
        </w:rPr>
        <w:t>图</w:t>
      </w:r>
      <w:r w:rsidR="0072209A">
        <w:rPr>
          <w:rFonts w:hint="eastAsia"/>
        </w:rPr>
        <w:t>5-</w:t>
      </w:r>
      <w:r>
        <w:rPr>
          <w:rFonts w:hint="eastAsia"/>
        </w:rPr>
        <w:t>3</w:t>
      </w:r>
      <w:r w:rsidR="0072209A">
        <w:t xml:space="preserve">  </w:t>
      </w:r>
      <w:r w:rsidR="0072209A">
        <w:t>厂商模块时序图</w:t>
      </w:r>
    </w:p>
    <w:p w14:paraId="1332E284" w14:textId="53C766BC" w:rsidR="00F06F4B" w:rsidRDefault="00D02722" w:rsidP="00450208">
      <w:pPr>
        <w:pStyle w:val="3"/>
        <w:rPr>
          <w:lang w:eastAsia="zh-CN"/>
        </w:rPr>
      </w:pPr>
      <w:bookmarkStart w:id="257" w:name="_Toc498678435"/>
      <w:r>
        <w:rPr>
          <w:rFonts w:hint="eastAsia"/>
        </w:rPr>
        <w:t>5.</w:t>
      </w:r>
      <w:r w:rsidR="00A3041A">
        <w:rPr>
          <w:rFonts w:hint="eastAsia"/>
          <w:lang w:eastAsia="zh-CN"/>
        </w:rPr>
        <w:t>3</w:t>
      </w:r>
      <w:r>
        <w:rPr>
          <w:rFonts w:hint="eastAsia"/>
        </w:rPr>
        <w:t>.</w:t>
      </w:r>
      <w:r w:rsidR="003E015D">
        <w:t>4</w:t>
      </w:r>
      <w:r w:rsidR="00B80AEA">
        <w:t xml:space="preserve"> </w:t>
      </w:r>
      <w:r w:rsidR="00404098">
        <w:rPr>
          <w:rFonts w:hint="eastAsia"/>
          <w:lang w:eastAsia="zh-CN"/>
        </w:rPr>
        <w:t>自动售货机</w:t>
      </w:r>
      <w:r w:rsidR="00967283">
        <w:rPr>
          <w:rFonts w:hint="eastAsia"/>
          <w:lang w:eastAsia="zh-CN"/>
        </w:rPr>
        <w:t>运营商</w:t>
      </w:r>
      <w:r w:rsidR="00341331">
        <w:rPr>
          <w:rFonts w:hint="eastAsia"/>
          <w:lang w:eastAsia="zh-CN"/>
        </w:rPr>
        <w:t>功能</w:t>
      </w:r>
      <w:r w:rsidR="002C6F06">
        <w:rPr>
          <w:rFonts w:hint="eastAsia"/>
          <w:lang w:eastAsia="zh-CN"/>
        </w:rPr>
        <w:t>（主要讲运营商的实现）</w:t>
      </w:r>
      <w:bookmarkEnd w:id="257"/>
    </w:p>
    <w:p w14:paraId="4AD2E267" w14:textId="58879B03" w:rsidR="009E64DE" w:rsidRPr="00636514" w:rsidRDefault="009E64DE" w:rsidP="009E64DE">
      <w:pPr>
        <w:ind w:firstLine="480"/>
      </w:pPr>
      <w:r w:rsidRPr="00636514">
        <w:rPr>
          <w:rFonts w:hint="eastAsia"/>
        </w:rPr>
        <w:t>运营商功能块包括用户管理、售货机管理、货道管理、商品管理、财务管理、库存管理和订单管理等。</w:t>
      </w:r>
    </w:p>
    <w:p w14:paraId="174471DF" w14:textId="77777777" w:rsidR="009E64DE" w:rsidRPr="00636514" w:rsidRDefault="009E64DE" w:rsidP="009E64DE">
      <w:pPr>
        <w:numPr>
          <w:ilvl w:val="0"/>
          <w:numId w:val="8"/>
        </w:numPr>
        <w:ind w:firstLineChars="0"/>
      </w:pPr>
      <w:r w:rsidRPr="00636514">
        <w:t>运营商超级管理员</w:t>
      </w:r>
      <w:r w:rsidRPr="00636514">
        <w:rPr>
          <w:rFonts w:hint="eastAsia"/>
        </w:rPr>
        <w:t>：</w:t>
      </w:r>
    </w:p>
    <w:p w14:paraId="37D1336E" w14:textId="03BC9179" w:rsidR="009E64DE" w:rsidRDefault="009E64DE" w:rsidP="009E64DE">
      <w:pPr>
        <w:ind w:firstLine="480"/>
      </w:pPr>
      <w:r>
        <w:rPr>
          <w:noProof/>
        </w:rPr>
        <w:lastRenderedPageBreak/>
        <w:drawing>
          <wp:anchor distT="0" distB="0" distL="114300" distR="114300" simplePos="0" relativeHeight="251891712" behindDoc="0" locked="0" layoutInCell="1" allowOverlap="1" wp14:anchorId="3FBDF602" wp14:editId="759376A0">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56">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w:t>
      </w:r>
      <w:r w:rsidR="00025561">
        <w:rPr>
          <w:rFonts w:hint="eastAsia"/>
        </w:rPr>
        <w:t>营业员</w:t>
      </w:r>
      <w:r w:rsidRPr="00636514">
        <w:rPr>
          <w:rFonts w:hint="eastAsia"/>
        </w:rPr>
        <w:t>、库存管理员和财务管理员。管理员创建用户时需对当前用户进行验证，使用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w:t>
      </w:r>
      <w:r>
        <w:rPr>
          <w:rFonts w:hint="eastAsia"/>
        </w:rPr>
        <w:t>操作</w:t>
      </w:r>
      <w:r w:rsidRPr="00636514">
        <w:rPr>
          <w:rFonts w:hint="eastAsia"/>
        </w:rPr>
        <w:t>，管理售货机货道信息，</w:t>
      </w:r>
      <w:r>
        <w:rPr>
          <w:rFonts w:hint="eastAsia"/>
        </w:rPr>
        <w:t>并</w:t>
      </w:r>
      <w:r w:rsidRPr="00636514">
        <w:rPr>
          <w:rFonts w:hint="eastAsia"/>
        </w:rPr>
        <w:t>将售货机分配给</w:t>
      </w:r>
      <w:r w:rsidR="00025561">
        <w:rPr>
          <w:rFonts w:hint="eastAsia"/>
        </w:rPr>
        <w:t>营业员</w:t>
      </w:r>
      <w:r w:rsidRPr="00636514">
        <w:rPr>
          <w:rFonts w:hint="eastAsia"/>
        </w:rPr>
        <w:t>进行管理。运营商超级管理员时序图如图</w:t>
      </w:r>
      <w:r w:rsidRPr="00636514">
        <w:rPr>
          <w:rFonts w:hint="eastAsia"/>
        </w:rPr>
        <w:t>5-</w:t>
      </w:r>
      <w:r w:rsidR="00337382">
        <w:rPr>
          <w:rFonts w:hint="eastAsia"/>
        </w:rPr>
        <w:t>4</w:t>
      </w:r>
      <w:r>
        <w:rPr>
          <w:rFonts w:hint="eastAsia"/>
        </w:rPr>
        <w:t>。</w:t>
      </w:r>
    </w:p>
    <w:p w14:paraId="6FAEDE5F" w14:textId="15858002" w:rsidR="009E64DE" w:rsidRPr="00636514" w:rsidRDefault="009E64DE" w:rsidP="009E64DE">
      <w:pPr>
        <w:pStyle w:val="aff0"/>
      </w:pPr>
      <w:r>
        <w:rPr>
          <w:rFonts w:hint="eastAsia"/>
        </w:rPr>
        <w:t>图</w:t>
      </w:r>
      <w:r>
        <w:rPr>
          <w:rFonts w:hint="eastAsia"/>
        </w:rPr>
        <w:t>5-</w:t>
      </w:r>
      <w:r w:rsidR="00337382">
        <w:rPr>
          <w:rFonts w:hint="eastAsia"/>
        </w:rPr>
        <w:t>4</w:t>
      </w:r>
      <w:r>
        <w:t xml:space="preserve">  </w:t>
      </w:r>
      <w:r>
        <w:t>运营商超级管理员模块时序图</w:t>
      </w:r>
    </w:p>
    <w:p w14:paraId="2295D36E" w14:textId="0F209CB9" w:rsidR="009E64DE" w:rsidRDefault="00025561" w:rsidP="009E64DE">
      <w:pPr>
        <w:pStyle w:val="afe"/>
        <w:numPr>
          <w:ilvl w:val="0"/>
          <w:numId w:val="8"/>
        </w:numPr>
        <w:ind w:firstLineChars="0"/>
      </w:pPr>
      <w:r>
        <w:rPr>
          <w:rFonts w:hint="eastAsia"/>
        </w:rPr>
        <w:t>运营商营业员</w:t>
      </w:r>
    </w:p>
    <w:p w14:paraId="68DCF29C" w14:textId="7425917E" w:rsidR="009E64DE" w:rsidRPr="00636514" w:rsidRDefault="009E64DE" w:rsidP="009E64DE">
      <w:pPr>
        <w:ind w:firstLine="480"/>
      </w:pPr>
      <w:r w:rsidRPr="00636514">
        <w:rPr>
          <w:rFonts w:hint="eastAsia"/>
        </w:rPr>
        <w:t>操作员输入登录信息调用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Pr="00636514">
        <w:rPr>
          <w:rFonts w:hint="eastAsia"/>
        </w:rPr>
        <w:t>判定，登录成功后进入租户的内部平台页面</w:t>
      </w:r>
      <w:r>
        <w:rPr>
          <w:rFonts w:hint="eastAsia"/>
        </w:rPr>
        <w:t>，</w:t>
      </w:r>
      <w:r w:rsidRPr="00636514">
        <w:rPr>
          <w:rFonts w:hint="eastAsia"/>
        </w:rPr>
        <w:t>根据当前用户</w:t>
      </w:r>
      <w:r>
        <w:rPr>
          <w:rFonts w:hint="eastAsia"/>
        </w:rPr>
        <w:t>的</w:t>
      </w:r>
      <w:r w:rsidRPr="00636514">
        <w:rPr>
          <w:rFonts w:hint="eastAsia"/>
        </w:rPr>
        <w:t>权限</w:t>
      </w:r>
      <w:r>
        <w:rPr>
          <w:rFonts w:hint="eastAsia"/>
        </w:rPr>
        <w:t>，页面</w:t>
      </w:r>
      <w:r w:rsidRPr="00636514">
        <w:rPr>
          <w:rFonts w:hint="eastAsia"/>
        </w:rPr>
        <w:t>将售货机查询、货道管理、库存申请、个人信息查询、更改密码</w:t>
      </w:r>
      <w:r w:rsidRPr="00636514">
        <w:rPr>
          <w:rFonts w:hint="eastAsia"/>
        </w:rPr>
        <w:lastRenderedPageBreak/>
        <w:t>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w:t>
      </w:r>
      <w:r>
        <w:rPr>
          <w:rFonts w:hint="eastAsia"/>
        </w:rPr>
        <w:t>售货</w:t>
      </w:r>
      <w:r>
        <w:rPr>
          <w:rFonts w:hint="eastAsia"/>
        </w:rPr>
        <w:t>APP</w:t>
      </w:r>
      <w:r w:rsidRPr="00636514">
        <w:rPr>
          <w:rFonts w:hint="eastAsia"/>
        </w:rPr>
        <w:t>新增了移动支付</w:t>
      </w:r>
      <w:r>
        <w:rPr>
          <w:rFonts w:hint="eastAsia"/>
        </w:rPr>
        <w:t>功能</w:t>
      </w:r>
      <w:r w:rsidRPr="00636514">
        <w:rPr>
          <w:rFonts w:hint="eastAsia"/>
        </w:rPr>
        <w:t>，</w:t>
      </w:r>
      <w:r w:rsidR="00025561">
        <w:rPr>
          <w:rFonts w:hint="eastAsia"/>
        </w:rPr>
        <w:t>营业员</w:t>
      </w:r>
      <w:r w:rsidRPr="00636514">
        <w:rPr>
          <w:rFonts w:hint="eastAsia"/>
        </w:rPr>
        <w:t>上缴营业额时需要将通过移动支付的订单信息进行</w:t>
      </w:r>
      <w:r>
        <w:rPr>
          <w:rFonts w:hint="eastAsia"/>
        </w:rPr>
        <w:t>统计</w:t>
      </w:r>
      <w:r w:rsidRPr="00636514">
        <w:rPr>
          <w:rFonts w:hint="eastAsia"/>
        </w:rPr>
        <w:t>提交到营业额表中，以便于财务管理员统计。</w:t>
      </w:r>
    </w:p>
    <w:p w14:paraId="7F5427BB" w14:textId="49AE0D20" w:rsidR="009E64DE" w:rsidRDefault="009E64DE" w:rsidP="009E64DE">
      <w:pPr>
        <w:ind w:firstLine="480"/>
      </w:pPr>
      <w:r>
        <w:rPr>
          <w:noProof/>
        </w:rPr>
        <w:drawing>
          <wp:anchor distT="0" distB="0" distL="114300" distR="114300" simplePos="0" relativeHeight="251892736" behindDoc="0" locked="0" layoutInCell="1" allowOverlap="1" wp14:anchorId="353AD867" wp14:editId="2D8CC00F">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57">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5561">
        <w:t>营业员</w:t>
      </w:r>
      <w:r w:rsidRPr="00636514">
        <w:t>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w:t>
      </w:r>
      <w:r w:rsidR="00025561">
        <w:rPr>
          <w:rFonts w:hint="eastAsia"/>
        </w:rPr>
        <w:t>营业员</w:t>
      </w:r>
      <w:r w:rsidRPr="00636514">
        <w:rPr>
          <w:rFonts w:hint="eastAsia"/>
        </w:rPr>
        <w:t>时序图</w:t>
      </w:r>
      <w:r>
        <w:rPr>
          <w:rFonts w:hint="eastAsia"/>
        </w:rPr>
        <w:t>如图</w:t>
      </w:r>
      <w:r>
        <w:rPr>
          <w:rFonts w:hint="eastAsia"/>
        </w:rPr>
        <w:t>5-</w:t>
      </w:r>
      <w:r w:rsidR="00337382">
        <w:rPr>
          <w:rFonts w:hint="eastAsia"/>
        </w:rPr>
        <w:t>5</w:t>
      </w:r>
      <w:r w:rsidRPr="00636514">
        <w:rPr>
          <w:rFonts w:hint="eastAsia"/>
        </w:rPr>
        <w:t>。</w:t>
      </w:r>
    </w:p>
    <w:p w14:paraId="5A8521B3" w14:textId="353A5865" w:rsidR="009E64DE" w:rsidRPr="00636514" w:rsidRDefault="009E64DE" w:rsidP="009E64DE">
      <w:pPr>
        <w:pStyle w:val="aff0"/>
      </w:pPr>
      <w:r>
        <w:rPr>
          <w:rFonts w:hint="eastAsia"/>
        </w:rPr>
        <w:t>图</w:t>
      </w:r>
      <w:r>
        <w:rPr>
          <w:rFonts w:hint="eastAsia"/>
        </w:rPr>
        <w:t>5-</w:t>
      </w:r>
      <w:r w:rsidR="00337382">
        <w:rPr>
          <w:rFonts w:hint="eastAsia"/>
        </w:rPr>
        <w:t>5</w:t>
      </w:r>
      <w:r>
        <w:t xml:space="preserve">  </w:t>
      </w:r>
      <w:r w:rsidR="00025561">
        <w:t>营业员</w:t>
      </w:r>
      <w:r>
        <w:t>模块时序图</w:t>
      </w:r>
    </w:p>
    <w:p w14:paraId="406AB81A" w14:textId="77777777" w:rsidR="009E64DE" w:rsidRPr="00636514" w:rsidRDefault="009E64DE" w:rsidP="009E64DE">
      <w:pPr>
        <w:numPr>
          <w:ilvl w:val="0"/>
          <w:numId w:val="8"/>
        </w:numPr>
        <w:ind w:firstLineChars="0"/>
      </w:pPr>
      <w:r w:rsidRPr="00636514">
        <w:t>库存管理员</w:t>
      </w:r>
      <w:r w:rsidRPr="00636514">
        <w:rPr>
          <w:rFonts w:hint="eastAsia"/>
        </w:rPr>
        <w:t>：</w:t>
      </w:r>
    </w:p>
    <w:p w14:paraId="5925A2BF" w14:textId="21E8122A" w:rsidR="009E64DE" w:rsidRDefault="009E64DE" w:rsidP="009E64DE">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商品管理和库存管理两个功能。商品管理模块是对商家售卖的商品进行基本数据操作。商品管理和商品库存管理模块在控制层代码编写过程中设定的的根请求路径为</w:t>
      </w:r>
      <w:r w:rsidRPr="00636514">
        <w:t>@RequestMapping("/ware")</w:t>
      </w:r>
      <w:r w:rsidRPr="00636514">
        <w:rPr>
          <w:rFonts w:hint="eastAsia"/>
        </w:rPr>
        <w:t>，</w:t>
      </w:r>
      <w:r w:rsidRPr="00636514">
        <w:t>使用</w:t>
      </w:r>
      <w:r w:rsidRPr="00636514">
        <w:t>insertWareInfo()</w:t>
      </w:r>
      <w:r w:rsidRPr="00636514">
        <w:t>接口将商品信息封装为一个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w:t>
      </w:r>
      <w:r w:rsidRPr="00636514">
        <w:rPr>
          <w:rFonts w:hint="eastAsia"/>
        </w:rPr>
        <w:lastRenderedPageBreak/>
        <w:t>存进行管理，处理</w:t>
      </w:r>
      <w:r w:rsidR="00025561">
        <w:rPr>
          <w:rFonts w:hint="eastAsia"/>
        </w:rPr>
        <w:t>营业员</w:t>
      </w:r>
      <w:r w:rsidRPr="00636514">
        <w:rPr>
          <w:rFonts w:hint="eastAsia"/>
        </w:rPr>
        <w:t>的申请库存请求，为</w:t>
      </w:r>
      <w:r w:rsidR="00025561">
        <w:rPr>
          <w:rFonts w:hint="eastAsia"/>
        </w:rPr>
        <w:t>营业员</w:t>
      </w:r>
      <w:r w:rsidRPr="00636514">
        <w:rPr>
          <w:rFonts w:hint="eastAsia"/>
        </w:rPr>
        <w:t>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rPr>
        <w:t>更新。</w:t>
      </w:r>
      <w:r w:rsidR="00337382">
        <w:rPr>
          <w:rFonts w:hint="eastAsia"/>
          <w:noProof/>
        </w:rPr>
        <w:drawing>
          <wp:anchor distT="0" distB="0" distL="114300" distR="114300" simplePos="0" relativeHeight="251893760" behindDoc="0" locked="0" layoutInCell="1" allowOverlap="1" wp14:anchorId="0BB0D4B9" wp14:editId="37B1F2A6">
            <wp:simplePos x="0" y="0"/>
            <wp:positionH relativeFrom="column">
              <wp:posOffset>352425</wp:posOffset>
            </wp:positionH>
            <wp:positionV relativeFrom="paragraph">
              <wp:posOffset>1294674</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58">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库存管理</w:t>
      </w:r>
      <w:r w:rsidRPr="00636514">
        <w:rPr>
          <w:rFonts w:hint="eastAsia"/>
        </w:rPr>
        <w:t>模块</w:t>
      </w:r>
      <w:r w:rsidRPr="00636514">
        <w:t>时序图</w:t>
      </w:r>
      <w:r>
        <w:t>如图</w:t>
      </w:r>
      <w:r>
        <w:rPr>
          <w:rFonts w:hint="eastAsia"/>
        </w:rPr>
        <w:t>5-</w:t>
      </w:r>
      <w:r w:rsidR="00337382">
        <w:rPr>
          <w:rFonts w:hint="eastAsia"/>
        </w:rPr>
        <w:t>6</w:t>
      </w:r>
      <w:r w:rsidRPr="00636514">
        <w:rPr>
          <w:rFonts w:hint="eastAsia"/>
        </w:rPr>
        <w:t>。</w:t>
      </w:r>
    </w:p>
    <w:p w14:paraId="13E16968" w14:textId="532920ED" w:rsidR="009E64DE" w:rsidRDefault="009E64DE" w:rsidP="009E64DE">
      <w:pPr>
        <w:pStyle w:val="aff0"/>
      </w:pPr>
      <w:r>
        <w:rPr>
          <w:rFonts w:hint="eastAsia"/>
        </w:rPr>
        <w:t>图</w:t>
      </w:r>
      <w:r>
        <w:rPr>
          <w:rFonts w:hint="eastAsia"/>
        </w:rPr>
        <w:t>5-</w:t>
      </w:r>
      <w:r w:rsidR="00337382">
        <w:rPr>
          <w:rFonts w:hint="eastAsia"/>
        </w:rPr>
        <w:t>6</w:t>
      </w:r>
      <w:r>
        <w:t xml:space="preserve">  </w:t>
      </w:r>
      <w:r>
        <w:t>库存管理模块时序图</w:t>
      </w:r>
    </w:p>
    <w:p w14:paraId="49958376" w14:textId="77777777" w:rsidR="009E64DE" w:rsidRPr="00636514" w:rsidRDefault="009E64DE" w:rsidP="009E64DE">
      <w:pPr>
        <w:numPr>
          <w:ilvl w:val="0"/>
          <w:numId w:val="8"/>
        </w:numPr>
        <w:ind w:firstLineChars="0"/>
      </w:pPr>
      <w:r w:rsidRPr="00636514">
        <w:t>财务管理员</w:t>
      </w:r>
      <w:r w:rsidRPr="00636514">
        <w:rPr>
          <w:rFonts w:hint="eastAsia"/>
        </w:rPr>
        <w:t>：</w:t>
      </w:r>
    </w:p>
    <w:p w14:paraId="07E1270E" w14:textId="5F0DAB80" w:rsidR="009E64DE" w:rsidRDefault="009E64DE" w:rsidP="009E64DE">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w:t>
      </w:r>
      <w:r w:rsidR="00025561">
        <w:rPr>
          <w:rFonts w:hint="eastAsia"/>
        </w:rPr>
        <w:t>营业员</w:t>
      </w:r>
      <w:r w:rsidRPr="00636514">
        <w:rPr>
          <w:rFonts w:hint="eastAsia"/>
        </w:rPr>
        <w:t>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rsidR="00337382">
        <w:rPr>
          <w:rFonts w:hint="eastAsia"/>
        </w:rPr>
        <w:t>7</w:t>
      </w:r>
      <w:r w:rsidRPr="00636514">
        <w:rPr>
          <w:rFonts w:hint="eastAsia"/>
        </w:rPr>
        <w:t>。</w:t>
      </w:r>
    </w:p>
    <w:p w14:paraId="63A3E7C0" w14:textId="77777777" w:rsidR="009E64DE" w:rsidRDefault="009E64DE" w:rsidP="009E64DE">
      <w:pPr>
        <w:pStyle w:val="aff0"/>
      </w:pPr>
    </w:p>
    <w:p w14:paraId="21FE9C46" w14:textId="380C24E7" w:rsidR="009E64DE" w:rsidRPr="00636514" w:rsidRDefault="009E64DE" w:rsidP="009E64DE">
      <w:pPr>
        <w:pStyle w:val="aff0"/>
      </w:pPr>
      <w:r>
        <w:rPr>
          <w:noProof/>
        </w:rPr>
        <w:lastRenderedPageBreak/>
        <w:drawing>
          <wp:anchor distT="0" distB="0" distL="114300" distR="114300" simplePos="0" relativeHeight="251894784" behindDoc="0" locked="0" layoutInCell="1" allowOverlap="1" wp14:anchorId="5D898EA5" wp14:editId="01322DAE">
            <wp:simplePos x="0" y="0"/>
            <wp:positionH relativeFrom="column">
              <wp:posOffset>170647</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59">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rsidR="00337382">
        <w:rPr>
          <w:rFonts w:hint="eastAsia"/>
        </w:rPr>
        <w:t>7</w:t>
      </w:r>
      <w:r>
        <w:t xml:space="preserve">  </w:t>
      </w:r>
      <w:r>
        <w:t>财务管理模块时序图</w:t>
      </w:r>
    </w:p>
    <w:p w14:paraId="26489D9A" w14:textId="77777777" w:rsidR="009E64DE" w:rsidRPr="009E64DE" w:rsidRDefault="009E64DE" w:rsidP="009E64DE">
      <w:pPr>
        <w:ind w:firstLine="480"/>
        <w:rPr>
          <w:rFonts w:hint="eastAsia"/>
          <w:lang w:val="x-none"/>
        </w:rPr>
      </w:pPr>
    </w:p>
    <w:p w14:paraId="186E21E8" w14:textId="41CC898E" w:rsidR="00BB6911" w:rsidRDefault="00BB6911" w:rsidP="004B4B6E">
      <w:pPr>
        <w:pStyle w:val="2"/>
      </w:pPr>
      <w:bookmarkStart w:id="258" w:name="_Toc498678436"/>
      <w:commentRangeStart w:id="259"/>
      <w:r>
        <w:rPr>
          <w:rFonts w:hint="eastAsia"/>
        </w:rPr>
        <w:t>5.</w:t>
      </w:r>
      <w:r w:rsidR="00A3041A">
        <w:rPr>
          <w:rFonts w:hint="eastAsia"/>
          <w:lang w:eastAsia="zh-CN"/>
        </w:rPr>
        <w:t>4</w:t>
      </w:r>
      <w:r>
        <w:rPr>
          <w:rFonts w:hint="eastAsia"/>
        </w:rPr>
        <w:t xml:space="preserve"> </w:t>
      </w:r>
      <w:commentRangeStart w:id="260"/>
      <w:r>
        <w:rPr>
          <w:rFonts w:hint="eastAsia"/>
        </w:rPr>
        <w:t>自动售货</w:t>
      </w:r>
      <w:commentRangeEnd w:id="260"/>
      <w:r w:rsidR="000340CA">
        <w:rPr>
          <w:rStyle w:val="aa"/>
          <w:rFonts w:ascii="Times New Roman" w:eastAsiaTheme="minorEastAsia" w:hAnsi="Times New Roman"/>
          <w:b w:val="0"/>
          <w:bCs w:val="0"/>
        </w:rPr>
        <w:commentReference w:id="260"/>
      </w:r>
      <w:r>
        <w:rPr>
          <w:rFonts w:hint="eastAsia"/>
        </w:rPr>
        <w:t>机终端系统的实现</w:t>
      </w:r>
      <w:commentRangeEnd w:id="259"/>
      <w:r w:rsidR="002D3998">
        <w:rPr>
          <w:rStyle w:val="aa"/>
          <w:rFonts w:ascii="Times New Roman" w:eastAsiaTheme="minorEastAsia" w:hAnsi="Times New Roman"/>
          <w:b w:val="0"/>
          <w:bCs w:val="0"/>
        </w:rPr>
        <w:commentReference w:id="259"/>
      </w:r>
      <w:bookmarkEnd w:id="258"/>
    </w:p>
    <w:p w14:paraId="4790A2A7" w14:textId="23BD0EAB" w:rsidR="002D3998" w:rsidRDefault="002D3998" w:rsidP="002D3998">
      <w:pPr>
        <w:pStyle w:val="3"/>
      </w:pPr>
      <w:bookmarkStart w:id="262" w:name="_Toc498678437"/>
      <w:r>
        <w:rPr>
          <w:rFonts w:hint="eastAsia"/>
        </w:rPr>
        <w:t>5.</w:t>
      </w:r>
      <w:r w:rsidR="00A3041A">
        <w:rPr>
          <w:rFonts w:hint="eastAsia"/>
          <w:lang w:eastAsia="zh-CN"/>
        </w:rPr>
        <w:t>4</w:t>
      </w:r>
      <w:r>
        <w:rPr>
          <w:rFonts w:hint="eastAsia"/>
        </w:rPr>
        <w:t>.1 Android</w:t>
      </w:r>
      <w:r>
        <w:rPr>
          <w:rFonts w:hint="eastAsia"/>
        </w:rPr>
        <w:t>终端数据传输加密</w:t>
      </w:r>
      <w:bookmarkEnd w:id="262"/>
    </w:p>
    <w:p w14:paraId="3FE0AF8B" w14:textId="77777777" w:rsidR="002D3998" w:rsidRPr="00636514" w:rsidRDefault="002D3998" w:rsidP="002D3998">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w:t>
      </w:r>
      <w:r>
        <w:rPr>
          <w:rFonts w:hint="eastAsia"/>
        </w:rPr>
        <w:t>数据</w:t>
      </w:r>
      <w:r w:rsidRPr="00636514">
        <w:rPr>
          <w:rFonts w:hint="eastAsia"/>
        </w:rPr>
        <w:t>。</w:t>
      </w:r>
    </w:p>
    <w:p w14:paraId="29BB4BAD" w14:textId="77777777" w:rsidR="002D3998" w:rsidRPr="00636514" w:rsidRDefault="002D3998" w:rsidP="002D3998">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w:t>
      </w:r>
      <w:r>
        <w:t>者</w:t>
      </w:r>
      <w:r>
        <w:rPr>
          <w:rFonts w:hint="eastAsia"/>
        </w:rPr>
        <w:t>也不能对信息进行解密，</w:t>
      </w:r>
      <w:r w:rsidRPr="00636514">
        <w:rPr>
          <w:rFonts w:hint="eastAsia"/>
        </w:rPr>
        <w:t>主要对用户的密码进行加密</w:t>
      </w:r>
      <w:r>
        <w:rPr>
          <w:rStyle w:val="af9"/>
        </w:rPr>
        <w:t>[</w:t>
      </w:r>
      <w:r w:rsidRPr="00636514">
        <w:rPr>
          <w:rStyle w:val="af9"/>
        </w:rPr>
        <w:endnoteReference w:id="53"/>
      </w:r>
      <w:r>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Pr>
          <w:rStyle w:val="af9"/>
        </w:rPr>
        <w:t>[</w:t>
      </w:r>
      <w:r w:rsidRPr="00636514">
        <w:rPr>
          <w:rStyle w:val="af9"/>
        </w:rPr>
        <w:endnoteReference w:id="54"/>
      </w:r>
      <w:r>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11530012" w14:textId="77777777" w:rsidR="002D3998" w:rsidRDefault="002D3998" w:rsidP="002D3998">
      <w:pPr>
        <w:ind w:firstLine="480"/>
      </w:pPr>
      <w:r w:rsidRPr="00636514">
        <w:t>系统综合使用了以上的三种加密算法来保证信息传递的安全</w:t>
      </w:r>
      <w:r w:rsidRPr="00636514">
        <w:rPr>
          <w:rFonts w:hint="eastAsia"/>
        </w:rPr>
        <w:t>。</w:t>
      </w:r>
    </w:p>
    <w:p w14:paraId="1B7F51C3" w14:textId="549B8117" w:rsidR="002D3998" w:rsidRPr="00636514" w:rsidRDefault="002D3998" w:rsidP="002D3998">
      <w:pPr>
        <w:pStyle w:val="3"/>
      </w:pPr>
      <w:bookmarkStart w:id="263" w:name="_Toc492673784"/>
      <w:bookmarkStart w:id="264" w:name="_Toc498678438"/>
      <w:r>
        <w:rPr>
          <w:rFonts w:hint="eastAsia"/>
          <w:lang w:eastAsia="zh-CN"/>
        </w:rPr>
        <w:lastRenderedPageBreak/>
        <w:t>5.</w:t>
      </w:r>
      <w:r w:rsidR="00A3041A">
        <w:rPr>
          <w:rFonts w:hint="eastAsia"/>
          <w:lang w:eastAsia="zh-CN"/>
        </w:rPr>
        <w:t>4</w:t>
      </w:r>
      <w:r w:rsidRPr="00636514">
        <w:t xml:space="preserve">.2 </w:t>
      </w:r>
      <w:bookmarkEnd w:id="263"/>
      <w:bookmarkEnd w:id="264"/>
      <w:ins w:id="265" w:author="Miley Ren" w:date="2017-11-17T20:17:00Z">
        <w:r w:rsidR="00FB0AB9">
          <w:rPr>
            <w:rFonts w:hint="eastAsia"/>
          </w:rPr>
          <w:t>VMM</w:t>
        </w:r>
        <w:r w:rsidR="00FB0AB9">
          <w:rPr>
            <w:rFonts w:hint="eastAsia"/>
            <w:lang w:eastAsia="zh-CN"/>
          </w:rPr>
          <w:t>anage</w:t>
        </w:r>
        <w:r w:rsidR="00FB0AB9">
          <w:t xml:space="preserve"> APP</w:t>
        </w:r>
      </w:ins>
      <w:del w:id="266" w:author="Miley Ren" w:date="2017-11-17T20:17:00Z">
        <w:r w:rsidR="00025561" w:rsidDel="00FB0AB9">
          <w:rPr>
            <w:rFonts w:hint="eastAsia"/>
          </w:rPr>
          <w:delText>营业员</w:delText>
        </w:r>
        <w:r w:rsidR="00025561" w:rsidDel="00FB0AB9">
          <w:rPr>
            <w:rFonts w:hint="eastAsia"/>
          </w:rPr>
          <w:delText>APP</w:delText>
        </w:r>
      </w:del>
    </w:p>
    <w:p w14:paraId="7E7076FC" w14:textId="299FA727" w:rsidR="002D3998" w:rsidRPr="00636514" w:rsidRDefault="00025561" w:rsidP="002D3998">
      <w:pPr>
        <w:ind w:firstLine="480"/>
      </w:pPr>
      <w:r>
        <w:rPr>
          <w:rFonts w:hint="eastAsia"/>
        </w:rPr>
        <w:t>营业员</w:t>
      </w:r>
      <w:r>
        <w:rPr>
          <w:rFonts w:hint="eastAsia"/>
        </w:rPr>
        <w:t>APP</w:t>
      </w:r>
      <w:r w:rsidR="002D3998" w:rsidRPr="00636514">
        <w:rPr>
          <w:rFonts w:hint="eastAsia"/>
        </w:rPr>
        <w:t>和后台服务之间通过</w:t>
      </w:r>
      <w:r w:rsidR="002D3998" w:rsidRPr="00636514">
        <w:t>HTTP</w:t>
      </w:r>
      <w:r w:rsidR="002D3998" w:rsidRPr="00636514">
        <w:rPr>
          <w:rFonts w:hint="eastAsia"/>
        </w:rPr>
        <w:t>协议实现数据的访问和交互，使用</w:t>
      </w:r>
      <w:r w:rsidR="002D3998" w:rsidRPr="00636514">
        <w:rPr>
          <w:rFonts w:hint="eastAsia"/>
        </w:rPr>
        <w:t>GET</w:t>
      </w:r>
      <w:r w:rsidR="002D3998" w:rsidRPr="00636514">
        <w:rPr>
          <w:rFonts w:hint="eastAsia"/>
        </w:rPr>
        <w:t>请求获取服务端的数据，使用</w:t>
      </w:r>
      <w:r w:rsidR="002D3998" w:rsidRPr="00636514">
        <w:rPr>
          <w:rFonts w:hint="eastAsia"/>
        </w:rPr>
        <w:t>POST</w:t>
      </w:r>
      <w:r w:rsidR="002D3998" w:rsidRPr="00636514">
        <w:rPr>
          <w:rFonts w:hint="eastAsia"/>
        </w:rPr>
        <w:t>请求将封装好的</w:t>
      </w:r>
      <w:r w:rsidR="002D3998" w:rsidRPr="00636514">
        <w:rPr>
          <w:rFonts w:hint="eastAsia"/>
        </w:rPr>
        <w:t>JSON</w:t>
      </w:r>
      <w:r w:rsidR="002D3998" w:rsidRPr="00636514">
        <w:rPr>
          <w:rFonts w:hint="eastAsia"/>
        </w:rPr>
        <w:t>数据传输至后台，进行数据的更新。服务端提供请求根</w:t>
      </w:r>
      <w:r w:rsidR="002D3998" w:rsidRPr="00636514">
        <w:rPr>
          <w:rFonts w:hint="eastAsia"/>
        </w:rPr>
        <w:t>url</w:t>
      </w:r>
      <w:r w:rsidR="002D3998" w:rsidRPr="00636514">
        <w:rPr>
          <w:rFonts w:hint="eastAsia"/>
        </w:rPr>
        <w:t>为</w:t>
      </w:r>
      <w:r w:rsidR="002D3998" w:rsidRPr="00636514">
        <w:rPr>
          <w:rFonts w:hint="eastAsia"/>
        </w:rPr>
        <w:t>/</w:t>
      </w:r>
      <w:r w:rsidR="002D3998">
        <w:rPr>
          <w:rFonts w:hint="eastAsia"/>
        </w:rPr>
        <w:t>client</w:t>
      </w:r>
      <w:r w:rsidR="002D3998" w:rsidRPr="00636514">
        <w:rPr>
          <w:rFonts w:hint="eastAsia"/>
        </w:rPr>
        <w:t>的控制接口，请求结束后返回一个通过</w:t>
      </w:r>
      <w:r w:rsidR="002D3998" w:rsidRPr="00636514">
        <w:rPr>
          <w:rFonts w:hint="eastAsia"/>
        </w:rPr>
        <w:t>URL</w:t>
      </w:r>
      <w:r w:rsidR="002D3998" w:rsidRPr="00636514">
        <w:t>Encode</w:t>
      </w:r>
      <w:r w:rsidR="002D3998" w:rsidRPr="00636514">
        <w:rPr>
          <w:rFonts w:hint="eastAsia"/>
        </w:rPr>
        <w:t>编码的</w:t>
      </w:r>
      <w:r w:rsidR="002D3998" w:rsidRPr="00636514">
        <w:rPr>
          <w:rFonts w:hint="eastAsia"/>
        </w:rPr>
        <w:t>String</w:t>
      </w:r>
      <w:r w:rsidR="002D3998" w:rsidRPr="00636514">
        <w:t>字符串或者</w:t>
      </w:r>
      <w:r w:rsidR="002D3998" w:rsidRPr="00636514">
        <w:rPr>
          <w:rFonts w:hint="eastAsia"/>
        </w:rPr>
        <w:t>String</w:t>
      </w:r>
      <w:r w:rsidR="002D3998" w:rsidRPr="00636514">
        <w:rPr>
          <w:rFonts w:hint="eastAsia"/>
        </w:rPr>
        <w:t>格式的</w:t>
      </w:r>
      <w:r w:rsidR="002D3998" w:rsidRPr="00636514">
        <w:rPr>
          <w:rFonts w:hint="eastAsia"/>
        </w:rPr>
        <w:t>JSON</w:t>
      </w:r>
      <w:r w:rsidR="002D3998" w:rsidRPr="00636514">
        <w:t>串</w:t>
      </w:r>
      <w:r w:rsidR="002D3998" w:rsidRPr="00636514">
        <w:rPr>
          <w:rFonts w:hint="eastAsia"/>
        </w:rPr>
        <w:t>。</w:t>
      </w:r>
      <w:r w:rsidR="002D3998" w:rsidRPr="00636514">
        <w:rPr>
          <w:rFonts w:hint="eastAsia"/>
        </w:rPr>
        <w:t>Android</w:t>
      </w:r>
      <w:r w:rsidR="002D3998" w:rsidRPr="00636514">
        <w:rPr>
          <w:rFonts w:hint="eastAsia"/>
        </w:rPr>
        <w:t>端提供访问服务端的</w:t>
      </w:r>
      <w:r w:rsidR="002D3998" w:rsidRPr="00636514">
        <w:rPr>
          <w:rFonts w:hint="eastAsia"/>
        </w:rPr>
        <w:t>Http</w:t>
      </w:r>
      <w:r w:rsidR="002D3998" w:rsidRPr="00636514">
        <w:t>URLConnection</w:t>
      </w:r>
      <w:r w:rsidR="002D3998" w:rsidRPr="00636514">
        <w:t>连接</w:t>
      </w:r>
      <w:r w:rsidR="002D3998" w:rsidRPr="00636514">
        <w:rPr>
          <w:rFonts w:hint="eastAsia"/>
        </w:rPr>
        <w:t>Util</w:t>
      </w:r>
      <w:r w:rsidR="002D3998" w:rsidRPr="00636514">
        <w:t>类</w:t>
      </w:r>
      <w:r w:rsidR="002D3998" w:rsidRPr="00636514">
        <w:rPr>
          <w:rFonts w:hint="eastAsia"/>
        </w:rPr>
        <w:t>，所有的耗时操作都放置在线程中，防止程序崩溃。</w:t>
      </w:r>
    </w:p>
    <w:p w14:paraId="3B9196E3" w14:textId="77777777" w:rsidR="002D3998" w:rsidRPr="00636514" w:rsidRDefault="002D3998" w:rsidP="002D3998">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Pr="005270D9">
        <w:rPr>
          <w:rFonts w:hint="eastAsia"/>
        </w:rPr>
        <w:t>。</w:t>
      </w:r>
    </w:p>
    <w:p w14:paraId="5B564753" w14:textId="4A649A30" w:rsidR="002D3998" w:rsidRPr="00636514" w:rsidRDefault="002D3998" w:rsidP="002D3998">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sidR="00025561">
        <w:rPr>
          <w:rFonts w:hint="eastAsia"/>
        </w:rPr>
        <w:t>营业员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w:t>
      </w:r>
      <w:r w:rsidR="00025561">
        <w:rPr>
          <w:rFonts w:hint="eastAsia"/>
        </w:rPr>
        <w:t>营业员</w:t>
      </w:r>
      <w:r w:rsidRPr="00636514">
        <w:rPr>
          <w:rFonts w:hint="eastAsia"/>
        </w:rPr>
        <w:t>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7FB1239" w14:textId="054BA1C1" w:rsidR="002D3998" w:rsidRPr="00636514" w:rsidRDefault="002D3998" w:rsidP="002D3998">
      <w:pPr>
        <w:ind w:firstLine="480"/>
      </w:pPr>
      <w:r w:rsidRPr="00636514">
        <w:t>用户通过</w:t>
      </w:r>
      <w:r w:rsidR="00025561">
        <w:rPr>
          <w:rFonts w:hint="eastAsia"/>
        </w:rPr>
        <w:t>营业员</w:t>
      </w:r>
      <w:r w:rsidR="00025561">
        <w:rPr>
          <w:rFonts w:hint="eastAsia"/>
        </w:rPr>
        <w:t>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w:t>
      </w:r>
      <w:r w:rsidR="00025561">
        <w:rPr>
          <w:rFonts w:hint="eastAsia"/>
        </w:rPr>
        <w:t>营业员</w:t>
      </w:r>
      <w:r w:rsidRPr="00636514">
        <w:rPr>
          <w:rFonts w:hint="eastAsia"/>
        </w:rPr>
        <w:t>不具有手动操作的权限。当</w:t>
      </w:r>
      <w:r w:rsidR="00025561">
        <w:rPr>
          <w:rFonts w:hint="eastAsia"/>
        </w:rPr>
        <w:t>营业员</w:t>
      </w:r>
      <w:r w:rsidRPr="00636514">
        <w:rPr>
          <w:rFonts w:hint="eastAsia"/>
        </w:rPr>
        <w:t>更新售货机货道时，后台服务器会根据加货量和商品号自动进行用户库存的更新。</w:t>
      </w:r>
    </w:p>
    <w:p w14:paraId="37CC405A" w14:textId="4189255B" w:rsidR="002D3998" w:rsidRDefault="002D3998" w:rsidP="002D3998">
      <w:pPr>
        <w:ind w:firstLine="480"/>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w:t>
      </w:r>
      <w:r w:rsidRPr="00636514">
        <w:lastRenderedPageBreak/>
        <w:t>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任何处理。如图</w:t>
      </w:r>
      <w:r w:rsidR="000864F8">
        <w:rPr>
          <w:rFonts w:hint="eastAsia"/>
        </w:rPr>
        <w:t>5-8</w:t>
      </w:r>
      <w:r w:rsidRPr="00636514">
        <w:rPr>
          <w:rFonts w:hint="eastAsia"/>
        </w:rPr>
        <w:t>，终端</w:t>
      </w:r>
      <w:r w:rsidR="00025561">
        <w:rPr>
          <w:rFonts w:hint="eastAsia"/>
        </w:rPr>
        <w:t>营业员</w:t>
      </w:r>
      <w:r w:rsidRPr="00636514">
        <w:rPr>
          <w:rFonts w:hint="eastAsia"/>
        </w:rPr>
        <w:t>模块时序图。</w:t>
      </w:r>
    </w:p>
    <w:p w14:paraId="31CD7D0F" w14:textId="456AEF65" w:rsidR="002D3998" w:rsidRPr="00636514" w:rsidRDefault="002D3998" w:rsidP="002D3998">
      <w:pPr>
        <w:pStyle w:val="aff0"/>
      </w:pPr>
      <w:r>
        <w:rPr>
          <w:rFonts w:hint="eastAsia"/>
          <w:noProof/>
        </w:rPr>
        <w:drawing>
          <wp:anchor distT="0" distB="0" distL="114300" distR="114300" simplePos="0" relativeHeight="251904000" behindDoc="0" locked="0" layoutInCell="1" allowOverlap="1" wp14:anchorId="1E4C392B" wp14:editId="6D39F020">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60">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sidR="000864F8">
        <w:rPr>
          <w:rFonts w:hint="eastAsia"/>
        </w:rPr>
        <w:t>5-8</w:t>
      </w:r>
      <w:r>
        <w:t xml:space="preserve"> </w:t>
      </w:r>
      <w:r>
        <w:t>终端</w:t>
      </w:r>
      <w:r w:rsidR="00025561">
        <w:t>营业员</w:t>
      </w:r>
      <w:r>
        <w:t>时序图</w:t>
      </w:r>
    </w:p>
    <w:p w14:paraId="3343836A" w14:textId="3CA39A30" w:rsidR="002D3998" w:rsidRPr="00636514" w:rsidRDefault="002D3998" w:rsidP="002D3998">
      <w:pPr>
        <w:pStyle w:val="3"/>
      </w:pPr>
      <w:bookmarkStart w:id="267" w:name="_Toc492673785"/>
      <w:bookmarkStart w:id="268" w:name="_Toc498678439"/>
      <w:r>
        <w:rPr>
          <w:rFonts w:hint="eastAsia"/>
          <w:lang w:eastAsia="zh-CN"/>
        </w:rPr>
        <w:lastRenderedPageBreak/>
        <w:t>5.</w:t>
      </w:r>
      <w:r w:rsidR="00A3041A">
        <w:rPr>
          <w:rFonts w:hint="eastAsia"/>
          <w:lang w:eastAsia="zh-CN"/>
        </w:rPr>
        <w:t>4</w:t>
      </w:r>
      <w:r>
        <w:rPr>
          <w:rFonts w:hint="eastAsia"/>
          <w:lang w:eastAsia="zh-CN"/>
        </w:rPr>
        <w:t>.3</w:t>
      </w:r>
      <w:r w:rsidR="00495232">
        <w:t xml:space="preserve"> </w:t>
      </w:r>
      <w:ins w:id="269" w:author="Miley Ren" w:date="2017-11-17T20:17:00Z">
        <w:r w:rsidR="00FB0AB9">
          <w:rPr>
            <w:rFonts w:hint="eastAsia"/>
          </w:rPr>
          <w:t>V</w:t>
        </w:r>
        <w:r w:rsidR="00FB0AB9">
          <w:t>MS</w:t>
        </w:r>
        <w:r w:rsidR="00FB0AB9">
          <w:rPr>
            <w:rFonts w:hint="eastAsia"/>
          </w:rPr>
          <w:t>ale</w:t>
        </w:r>
        <w:r w:rsidR="00FB0AB9">
          <w:t xml:space="preserve"> APP</w:t>
        </w:r>
        <w:r w:rsidR="00FB0AB9" w:rsidDel="00FB0AB9">
          <w:rPr>
            <w:rFonts w:hint="eastAsia"/>
            <w:lang w:eastAsia="zh-CN"/>
          </w:rPr>
          <w:t xml:space="preserve"> </w:t>
        </w:r>
      </w:ins>
      <w:del w:id="270" w:author="Miley Ren" w:date="2017-11-17T20:17:00Z">
        <w:r w:rsidR="00495232" w:rsidDel="00FB0AB9">
          <w:rPr>
            <w:rFonts w:hint="eastAsia"/>
            <w:lang w:eastAsia="zh-CN"/>
          </w:rPr>
          <w:delText>自动售货机终端</w:delText>
        </w:r>
        <w:r w:rsidDel="00FB0AB9">
          <w:rPr>
            <w:rFonts w:hint="eastAsia"/>
          </w:rPr>
          <w:delText>售货</w:delText>
        </w:r>
        <w:r w:rsidDel="00FB0AB9">
          <w:rPr>
            <w:rFonts w:hint="eastAsia"/>
          </w:rPr>
          <w:delText>APP</w:delText>
        </w:r>
      </w:del>
      <w:bookmarkEnd w:id="267"/>
      <w:bookmarkEnd w:id="268"/>
    </w:p>
    <w:p w14:paraId="4015409D" w14:textId="2DBAE3B4" w:rsidR="002D3998" w:rsidRPr="00636514" w:rsidRDefault="002D3998" w:rsidP="002D3998">
      <w:pPr>
        <w:pStyle w:val="afe"/>
        <w:numPr>
          <w:ilvl w:val="0"/>
          <w:numId w:val="22"/>
        </w:numPr>
        <w:ind w:firstLineChars="0"/>
      </w:pPr>
      <w:bookmarkStart w:id="271" w:name="_Toc492673786"/>
      <w:r w:rsidRPr="00636514">
        <w:rPr>
          <w:rFonts w:hint="eastAsia"/>
        </w:rPr>
        <w:t>购物流程的实现</w:t>
      </w:r>
      <w:bookmarkEnd w:id="271"/>
    </w:p>
    <w:p w14:paraId="20BF4A17" w14:textId="7B36FCE0" w:rsidR="002D3998" w:rsidRDefault="000864F8" w:rsidP="000864F8">
      <w:pPr>
        <w:ind w:firstLine="480"/>
      </w:pPr>
      <w:r>
        <w:rPr>
          <w:noProof/>
        </w:rPr>
        <w:drawing>
          <wp:anchor distT="0" distB="0" distL="114300" distR="114300" simplePos="0" relativeHeight="251899904" behindDoc="0" locked="0" layoutInCell="1" allowOverlap="1" wp14:anchorId="62BDDCBB" wp14:editId="3D93D989">
            <wp:simplePos x="0" y="0"/>
            <wp:positionH relativeFrom="column">
              <wp:posOffset>213360</wp:posOffset>
            </wp:positionH>
            <wp:positionV relativeFrom="paragraph">
              <wp:posOffset>2036742</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61">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Pr>
          <w:rFonts w:hint="eastAsia"/>
        </w:rPr>
        <w:t>售货</w:t>
      </w:r>
      <w:r w:rsidR="002D3998">
        <w:rPr>
          <w:rFonts w:hint="eastAsia"/>
        </w:rPr>
        <w:t>APP</w:t>
      </w:r>
      <w:r w:rsidR="002D3998" w:rsidRPr="00636514">
        <w:t>主要完成购物流程</w:t>
      </w:r>
      <w:r w:rsidR="002D3998" w:rsidRPr="00636514">
        <w:rPr>
          <w:rFonts w:hint="eastAsia"/>
        </w:rPr>
        <w:t>，给消费者展示选购界面</w:t>
      </w:r>
      <w:r w:rsidR="002D3998">
        <w:rPr>
          <w:rFonts w:hint="eastAsia"/>
        </w:rPr>
        <w:t>，</w:t>
      </w:r>
      <w:r w:rsidR="002D3998" w:rsidRPr="00636514">
        <w:rPr>
          <w:rFonts w:hint="eastAsia"/>
        </w:rPr>
        <w:t>使用</w:t>
      </w:r>
      <w:r w:rsidR="002D3998" w:rsidRPr="00636514">
        <w:t>Android</w:t>
      </w:r>
      <w:r w:rsidR="002D3998" w:rsidRPr="00636514">
        <w:t>的</w:t>
      </w:r>
      <w:r w:rsidR="002D3998" w:rsidRPr="00636514">
        <w:rPr>
          <w:rFonts w:hint="eastAsia"/>
        </w:rPr>
        <w:t>GridView</w:t>
      </w:r>
      <w:r w:rsidR="002D3998" w:rsidRPr="00636514">
        <w:rPr>
          <w:rFonts w:hint="eastAsia"/>
        </w:rPr>
        <w:t>展示商品信息。无人使用时，售货机界面轮番</w:t>
      </w:r>
      <w:r w:rsidR="002D3998">
        <w:rPr>
          <w:rFonts w:hint="eastAsia"/>
        </w:rPr>
        <w:t>循环</w:t>
      </w:r>
      <w:r w:rsidR="002D3998" w:rsidRPr="00636514">
        <w:rPr>
          <w:rFonts w:hint="eastAsia"/>
        </w:rPr>
        <w:t>播放广告视频，当界面被触摸时进入选货界面。选货成功后系统经过</w:t>
      </w:r>
      <w:r w:rsidR="002D3998" w:rsidRPr="00636514">
        <w:rPr>
          <w:rFonts w:hint="eastAsia"/>
        </w:rPr>
        <w:t>HTTPS</w:t>
      </w:r>
      <w:r w:rsidR="002D3998" w:rsidRPr="00636514">
        <w:rPr>
          <w:rFonts w:hint="eastAsia"/>
        </w:rPr>
        <w:t>请求生成支付二维码</w:t>
      </w:r>
      <w:r w:rsidR="002D3998">
        <w:rPr>
          <w:rStyle w:val="af9"/>
        </w:rPr>
        <w:t>[</w:t>
      </w:r>
      <w:r w:rsidR="002D3998" w:rsidRPr="00636514">
        <w:rPr>
          <w:rStyle w:val="af9"/>
        </w:rPr>
        <w:endnoteReference w:id="55"/>
      </w:r>
      <w:r w:rsidR="002D3998">
        <w:rPr>
          <w:rStyle w:val="af9"/>
        </w:rPr>
        <w:t>]</w:t>
      </w:r>
      <w:r w:rsidR="002D3998" w:rsidRPr="005270D9">
        <w:rPr>
          <w:rFonts w:hint="eastAsia"/>
        </w:rPr>
        <w:t>，用户使用手机</w:t>
      </w:r>
      <w:r w:rsidR="002D3998" w:rsidRPr="00636514">
        <w:rPr>
          <w:rFonts w:hint="eastAsia"/>
        </w:rPr>
        <w:t>APP</w:t>
      </w:r>
      <w:r w:rsidR="002D3998" w:rsidRPr="00636514">
        <w:rPr>
          <w:rFonts w:hint="eastAsia"/>
        </w:rPr>
        <w:t>扫描二维码信息进行支付。交易完成后通知售货机出货，并将订单信息发送给后台服务器进行存储，同时更新对应的货道信息。</w:t>
      </w:r>
      <w:r w:rsidR="002D3998" w:rsidRPr="00636514">
        <w:t>如图</w:t>
      </w:r>
      <w:r>
        <w:rPr>
          <w:rFonts w:hint="eastAsia"/>
        </w:rPr>
        <w:t>5-9</w:t>
      </w:r>
      <w:r w:rsidR="002D3998" w:rsidRPr="00636514">
        <w:rPr>
          <w:rFonts w:hint="eastAsia"/>
        </w:rPr>
        <w:t>，</w:t>
      </w:r>
      <w:r w:rsidR="002D3998">
        <w:rPr>
          <w:rFonts w:hint="eastAsia"/>
        </w:rPr>
        <w:t>售货</w:t>
      </w:r>
      <w:r w:rsidR="002D3998">
        <w:rPr>
          <w:rFonts w:hint="eastAsia"/>
        </w:rPr>
        <w:t>APP</w:t>
      </w:r>
      <w:r w:rsidR="002D3998" w:rsidRPr="00636514">
        <w:t>时序图</w:t>
      </w:r>
      <w:r w:rsidR="002D3998" w:rsidRPr="00636514">
        <w:rPr>
          <w:rFonts w:hint="eastAsia"/>
        </w:rPr>
        <w:t>。</w:t>
      </w:r>
    </w:p>
    <w:p w14:paraId="658A11A5" w14:textId="274E3E5E" w:rsidR="002D3998" w:rsidRPr="00925D14" w:rsidRDefault="002D3998" w:rsidP="002D3998">
      <w:pPr>
        <w:pStyle w:val="aff0"/>
      </w:pPr>
      <w:r w:rsidRPr="00925D14">
        <w:rPr>
          <w:rFonts w:hint="eastAsia"/>
        </w:rPr>
        <w:t>图</w:t>
      </w:r>
      <w:r w:rsidR="000864F8">
        <w:rPr>
          <w:rFonts w:hint="eastAsia"/>
        </w:rPr>
        <w:t>5-9</w:t>
      </w:r>
      <w:r w:rsidRPr="00925D14">
        <w:t xml:space="preserve">  </w:t>
      </w:r>
      <w:r>
        <w:rPr>
          <w:rFonts w:hint="eastAsia"/>
        </w:rPr>
        <w:t>售货</w:t>
      </w:r>
      <w:r>
        <w:rPr>
          <w:rFonts w:hint="eastAsia"/>
        </w:rPr>
        <w:t>APP</w:t>
      </w:r>
      <w:r w:rsidRPr="00925D14">
        <w:t>时序图</w:t>
      </w:r>
    </w:p>
    <w:p w14:paraId="7CD3D71B" w14:textId="77777777" w:rsidR="002D3998" w:rsidRPr="00636514" w:rsidRDefault="002D3998" w:rsidP="002D3998">
      <w:pPr>
        <w:pStyle w:val="afe"/>
        <w:numPr>
          <w:ilvl w:val="0"/>
          <w:numId w:val="8"/>
        </w:numPr>
        <w:ind w:firstLineChars="0"/>
      </w:pPr>
      <w:r w:rsidRPr="00636514">
        <w:rPr>
          <w:rFonts w:hint="eastAsia"/>
        </w:rPr>
        <w:t>商品展示页面</w:t>
      </w:r>
    </w:p>
    <w:p w14:paraId="65F023C9" w14:textId="77777777" w:rsidR="002D3998" w:rsidRPr="00636514" w:rsidRDefault="002D3998" w:rsidP="002D3998">
      <w:pPr>
        <w:ind w:firstLine="480"/>
      </w:pPr>
      <w:r w:rsidRPr="00636514">
        <w:rPr>
          <w:rFonts w:hint="eastAsia"/>
        </w:rPr>
        <w:lastRenderedPageBreak/>
        <w:t>商品展示使用</w:t>
      </w:r>
      <w:r w:rsidRPr="00636514">
        <w:rPr>
          <w:rFonts w:hint="eastAsia"/>
        </w:rPr>
        <w:t>Android</w:t>
      </w:r>
      <w:r w:rsidRPr="00636514">
        <w:rPr>
          <w:rFonts w:hint="eastAsia"/>
        </w:rPr>
        <w:t>的</w:t>
      </w:r>
      <w:r w:rsidRPr="00636514">
        <w:rPr>
          <w:rFonts w:hint="eastAsia"/>
        </w:rPr>
        <w:t xml:space="preserve"> GridView</w:t>
      </w:r>
      <w:r w:rsidRPr="00636514">
        <w:rPr>
          <w:rFonts w:hint="eastAsia"/>
        </w:rPr>
        <w:t>网格视图的功能，</w:t>
      </w:r>
      <w:r>
        <w:rPr>
          <w:rFonts w:hint="eastAsia"/>
        </w:rPr>
        <w:t>在</w:t>
      </w:r>
      <w:r w:rsidRPr="00636514">
        <w:rPr>
          <w:rFonts w:hint="eastAsia"/>
        </w:rPr>
        <w:t>activity</w:t>
      </w:r>
      <w:r w:rsidRPr="00636514">
        <w:t>_ware.xml</w:t>
      </w:r>
      <w:r w:rsidRPr="00636514">
        <w:t>布局文件中声明使用</w:t>
      </w:r>
      <w:r w:rsidRPr="00636514">
        <w:rPr>
          <w:rFonts w:hint="eastAsia"/>
        </w:rPr>
        <w:t>Grid</w:t>
      </w:r>
      <w:r w:rsidRPr="00636514">
        <w:t>View</w:t>
      </w:r>
      <w:r w:rsidRPr="00636514">
        <w:t>进行网格分布</w:t>
      </w:r>
      <w:r w:rsidRPr="00636514">
        <w:rPr>
          <w:rFonts w:hint="eastAsia"/>
        </w:rPr>
        <w:t>，</w:t>
      </w:r>
      <w:r w:rsidRPr="00636514">
        <w:t>设定每个网格中要显示内容的布局和组合</w:t>
      </w:r>
      <w:r w:rsidRPr="00636514">
        <w:rPr>
          <w:rFonts w:hint="eastAsia"/>
        </w:rPr>
        <w:t>，</w:t>
      </w:r>
      <w:r w:rsidRPr="00636514">
        <w:t>设置</w:t>
      </w:r>
      <w:r w:rsidRPr="00636514">
        <w:rPr>
          <w:rFonts w:hint="eastAsia"/>
        </w:rPr>
        <w:t>GridView</w:t>
      </w:r>
      <w:r w:rsidRPr="00636514">
        <w:rPr>
          <w:rFonts w:hint="eastAsia"/>
        </w:rPr>
        <w:t>的显示列数以及各个分格之间的间隔。</w:t>
      </w:r>
    </w:p>
    <w:p w14:paraId="4899D553" w14:textId="77777777" w:rsidR="002D3998" w:rsidRPr="00636514" w:rsidRDefault="002D3998" w:rsidP="002D3998">
      <w:pPr>
        <w:ind w:firstLine="480"/>
      </w:pPr>
      <w:r w:rsidRPr="00636514">
        <w:rPr>
          <w:rFonts w:hint="eastAsia"/>
        </w:rPr>
        <w:t>Adapter</w:t>
      </w:r>
      <w:r w:rsidRPr="00636514">
        <w:rPr>
          <w:rFonts w:hint="eastAsia"/>
        </w:rPr>
        <w:t>继承</w:t>
      </w:r>
      <w:r w:rsidRPr="00636514">
        <w:rPr>
          <w:rFonts w:hint="eastAsia"/>
        </w:rPr>
        <w:t>BaseAdapter</w:t>
      </w:r>
      <w:r>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Pr="00636514">
        <w:t>JSON</w:t>
      </w:r>
      <w:r w:rsidRPr="00636514">
        <w:rPr>
          <w:rFonts w:hint="eastAsia"/>
        </w:rPr>
        <w:t>格式的货道</w:t>
      </w:r>
      <w:r>
        <w:rPr>
          <w:rFonts w:hint="eastAsia"/>
        </w:rPr>
        <w:t>信息</w:t>
      </w:r>
      <w:r w:rsidRPr="00636514">
        <w:rPr>
          <w:rFonts w:hint="eastAsia"/>
        </w:rPr>
        <w:t>，将该</w:t>
      </w:r>
      <w:r w:rsidRPr="00636514">
        <w:rPr>
          <w:rFonts w:hint="eastAsia"/>
        </w:rPr>
        <w:t>JSON</w:t>
      </w:r>
      <w:r w:rsidRPr="00636514">
        <w:rPr>
          <w:rFonts w:hint="eastAsia"/>
        </w:rPr>
        <w:t>对象进行解析，</w:t>
      </w:r>
      <w:r>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w:t>
      </w:r>
      <w:r>
        <w:rPr>
          <w:rFonts w:hint="eastAsia"/>
        </w:rPr>
        <w:t>显示</w:t>
      </w:r>
      <w:r w:rsidRPr="00636514">
        <w:t>解析</w:t>
      </w:r>
      <w:r>
        <w:rPr>
          <w:rFonts w:hint="eastAsia"/>
        </w:rPr>
        <w:t>后</w:t>
      </w:r>
      <w:r w:rsidRPr="00636514">
        <w:t>的</w:t>
      </w:r>
      <w:r w:rsidRPr="00636514">
        <w:rPr>
          <w:rFonts w:hint="eastAsia"/>
        </w:rPr>
        <w:t>商品</w:t>
      </w:r>
      <w:r w:rsidRPr="00636514">
        <w:t>内容</w:t>
      </w:r>
      <w:r w:rsidRPr="00636514">
        <w:rPr>
          <w:rFonts w:hint="eastAsia"/>
        </w:rPr>
        <w:t>。</w:t>
      </w:r>
      <w:r>
        <w:rPr>
          <w:rFonts w:hint="eastAsia"/>
        </w:rPr>
        <w:t>货道信息中包含</w:t>
      </w:r>
      <w:r w:rsidRPr="00636514">
        <w:rPr>
          <w:rFonts w:hint="eastAsia"/>
        </w:rPr>
        <w:t>商品名称、价格、描述和图片路径等信息，</w:t>
      </w:r>
      <w:r>
        <w:rPr>
          <w:rFonts w:hint="eastAsia"/>
        </w:rPr>
        <w:t>图片信息</w:t>
      </w:r>
      <w:r w:rsidRPr="00636514">
        <w:rPr>
          <w:rFonts w:hint="eastAsia"/>
        </w:rPr>
        <w:t>放置在</w:t>
      </w:r>
      <w:r w:rsidRPr="00636514">
        <w:rPr>
          <w:rFonts w:hint="eastAsia"/>
        </w:rPr>
        <w:t>Apache</w:t>
      </w:r>
      <w:r w:rsidRPr="00636514">
        <w:t xml:space="preserve"> </w:t>
      </w:r>
      <w:r w:rsidRPr="00636514">
        <w:rPr>
          <w:rFonts w:hint="eastAsia"/>
        </w:rPr>
        <w:t>tomcat</w:t>
      </w:r>
      <w:r w:rsidRPr="00636514">
        <w:rPr>
          <w:rFonts w:hint="eastAsia"/>
        </w:rPr>
        <w:t>文件服务器下，如</w:t>
      </w:r>
      <w:hyperlink r:id="rId62" w:history="1">
        <w:r w:rsidRPr="00636514">
          <w:t>http://VendingConfig.IP:VendingConfig.PORT/vendingfile/drinkImages/**.png</w:t>
        </w:r>
      </w:hyperlink>
      <w:r w:rsidRPr="005270D9">
        <w:t>为一个图片的路径</w:t>
      </w:r>
      <w:r w:rsidRPr="00636514">
        <w:rPr>
          <w:rFonts w:hint="eastAsia"/>
        </w:rPr>
        <w:t>。</w:t>
      </w:r>
    </w:p>
    <w:p w14:paraId="50999BEE" w14:textId="77777777" w:rsidR="002D3998" w:rsidRPr="00636514" w:rsidRDefault="002D3998" w:rsidP="002D3998">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Pr="00636514">
        <w:rPr>
          <w:rFonts w:hint="eastAsia"/>
        </w:rPr>
        <w:t>JSON</w:t>
      </w:r>
      <w:r w:rsidRPr="00636514">
        <w:t>对象</w:t>
      </w:r>
      <w:r w:rsidRPr="00636514">
        <w:rPr>
          <w:rFonts w:hint="eastAsia"/>
        </w:rPr>
        <w:t>得到商品图片的路径信息，调</w:t>
      </w:r>
      <w:r>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，表示当前货道无货，需要将商品展示信息设置为“无货”，同时，货道对应的商品图片上覆盖“无货”标志的红色标签。当所选商品存货量为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2FFFDDF1" w14:textId="77777777" w:rsidR="002D3998" w:rsidRPr="00636514" w:rsidRDefault="002D3998" w:rsidP="002D3998">
      <w:pPr>
        <w:numPr>
          <w:ilvl w:val="0"/>
          <w:numId w:val="13"/>
        </w:numPr>
        <w:ind w:firstLineChars="0"/>
      </w:pPr>
      <w:r w:rsidRPr="00636514">
        <w:t>多媒体播放</w:t>
      </w:r>
    </w:p>
    <w:p w14:paraId="05F23049" w14:textId="77777777" w:rsidR="002D3998" w:rsidRPr="00636514" w:rsidRDefault="002D3998" w:rsidP="002D3998">
      <w:pPr>
        <w:ind w:firstLine="480"/>
      </w:pPr>
      <w:r>
        <w:rPr>
          <w:rFonts w:hint="eastAsia"/>
        </w:rPr>
        <w:t>售货</w:t>
      </w:r>
      <w:r>
        <w:rPr>
          <w:rFonts w:hint="eastAsia"/>
        </w:rPr>
        <w:t>APP</w:t>
      </w:r>
      <w:r w:rsidRPr="00636514">
        <w:rPr>
          <w:rFonts w:hint="eastAsia"/>
        </w:rPr>
        <w:t>除进行商品的销售外还可以提供广告</w:t>
      </w:r>
      <w:r>
        <w:rPr>
          <w:rFonts w:hint="eastAsia"/>
        </w:rPr>
        <w:t>播放</w:t>
      </w:r>
      <w:r w:rsidRPr="00636514">
        <w:rPr>
          <w:rFonts w:hint="eastAsia"/>
        </w:rPr>
        <w:t>，当终端系统处于空闲状态时，可循环播放广告信息。</w:t>
      </w:r>
      <w:r w:rsidRPr="00636514">
        <w:rPr>
          <w:rFonts w:hint="eastAsia"/>
        </w:rPr>
        <w:t>Android</w:t>
      </w:r>
      <w:r w:rsidRPr="00636514">
        <w:rPr>
          <w:rFonts w:hint="eastAsia"/>
        </w:rPr>
        <w:t>中使用</w:t>
      </w:r>
      <w:r w:rsidRPr="00636514">
        <w:rPr>
          <w:rFonts w:hint="eastAsia"/>
        </w:rPr>
        <w:t>Video</w:t>
      </w:r>
      <w:r w:rsidRPr="00636514">
        <w:t>View</w:t>
      </w:r>
      <w:r w:rsidRPr="00636514">
        <w:t>组件实现视频的播放</w:t>
      </w:r>
      <w:r w:rsidRPr="00636514">
        <w:rPr>
          <w:rFonts w:hint="eastAsia"/>
        </w:rPr>
        <w:t>，</w:t>
      </w:r>
      <w:r w:rsidRPr="00636514">
        <w:rPr>
          <w:rFonts w:hint="eastAsia"/>
        </w:rPr>
        <w:t>VideoView</w:t>
      </w:r>
      <w:r w:rsidRPr="00636514">
        <w:rPr>
          <w:rFonts w:hint="eastAsia"/>
        </w:rPr>
        <w:t>组件可以播放本地视频和网络</w:t>
      </w:r>
      <w:r w:rsidRPr="00636514">
        <w:t>视</w:t>
      </w:r>
      <w:r w:rsidRPr="00636514">
        <w:rPr>
          <w:rFonts w:hint="eastAsia"/>
        </w:rPr>
        <w:t>频。播放本地视频时，把视频源文件放置在</w:t>
      </w:r>
      <w:r w:rsidRPr="00636514">
        <w:rPr>
          <w:rFonts w:hint="eastAsia"/>
        </w:rPr>
        <w:t>Android</w:t>
      </w:r>
      <w:r w:rsidRPr="00636514">
        <w:rPr>
          <w:rFonts w:hint="eastAsia"/>
        </w:rPr>
        <w:t>设备的</w:t>
      </w:r>
      <w:r w:rsidRPr="00636514">
        <w:rPr>
          <w:rFonts w:hint="eastAsia"/>
        </w:rPr>
        <w:t>SD</w:t>
      </w:r>
      <w:r w:rsidRPr="00636514">
        <w:rPr>
          <w:rFonts w:hint="eastAsia"/>
        </w:rPr>
        <w:t>卡中；播放网络视频时，使用</w:t>
      </w:r>
      <w:r w:rsidRPr="00636514">
        <w:rPr>
          <w:rFonts w:hint="eastAsia"/>
        </w:rPr>
        <w:t>setVideoURI</w:t>
      </w:r>
      <w:r w:rsidRPr="00636514">
        <w:t>(Uri uri)</w:t>
      </w:r>
      <w:r w:rsidRPr="00636514">
        <w:t>加载当前网络视频资源</w:t>
      </w:r>
      <w:r w:rsidRPr="00636514">
        <w:rPr>
          <w:rFonts w:hint="eastAsia"/>
        </w:rPr>
        <w:t>。因广告资源放置在文件服务器上，属于网络资源，</w:t>
      </w:r>
      <w:r w:rsidRPr="00636514">
        <w:t>该系统</w:t>
      </w:r>
      <w:r w:rsidRPr="00636514">
        <w:rPr>
          <w:rFonts w:hint="eastAsia"/>
        </w:rPr>
        <w:t>采用第二种视频加载方法播放广告商视频。</w:t>
      </w:r>
    </w:p>
    <w:p w14:paraId="373309CE" w14:textId="6CF2E215" w:rsidR="002D3998" w:rsidRDefault="000864F8" w:rsidP="002D3998">
      <w:pPr>
        <w:ind w:firstLine="480"/>
      </w:pPr>
      <w:r>
        <w:rPr>
          <w:noProof/>
        </w:rPr>
        <w:lastRenderedPageBreak/>
        <w:drawing>
          <wp:anchor distT="0" distB="0" distL="114300" distR="114300" simplePos="0" relativeHeight="251900928" behindDoc="0" locked="0" layoutInCell="1" allowOverlap="1" wp14:anchorId="62F121B3" wp14:editId="5213B53D">
            <wp:simplePos x="0" y="0"/>
            <wp:positionH relativeFrom="column">
              <wp:posOffset>462272</wp:posOffset>
            </wp:positionH>
            <wp:positionV relativeFrom="paragraph">
              <wp:posOffset>3271231</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63">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sidRPr="00636514">
        <w:t>服务器端将广告商提供的广告视频文件放置在</w:t>
      </w:r>
      <w:r w:rsidR="002D3998" w:rsidRPr="00636514">
        <w:rPr>
          <w:rFonts w:hint="eastAsia"/>
        </w:rPr>
        <w:t>Apache</w:t>
      </w:r>
      <w:r w:rsidR="002D3998" w:rsidRPr="00636514">
        <w:t xml:space="preserve"> </w:t>
      </w:r>
      <w:r w:rsidR="002D3998" w:rsidRPr="00636514">
        <w:rPr>
          <w:rFonts w:hint="eastAsia"/>
        </w:rPr>
        <w:t>Tomcat</w:t>
      </w:r>
      <w:r w:rsidR="002D3998" w:rsidRPr="00636514">
        <w:rPr>
          <w:rFonts w:hint="eastAsia"/>
        </w:rPr>
        <w:t>服务器的</w:t>
      </w:r>
      <w:r w:rsidR="002D3998" w:rsidRPr="00636514">
        <w:rPr>
          <w:rFonts w:hint="eastAsia"/>
        </w:rPr>
        <w:t>video</w:t>
      </w:r>
      <w:r w:rsidR="002D3998" w:rsidRPr="00636514">
        <w:rPr>
          <w:rFonts w:hint="eastAsia"/>
        </w:rPr>
        <w:t>目录下，</w:t>
      </w:r>
      <w:r w:rsidR="002D3998">
        <w:rPr>
          <w:rFonts w:hint="eastAsia"/>
        </w:rPr>
        <w:t>售货</w:t>
      </w:r>
      <w:r w:rsidR="002D3998">
        <w:rPr>
          <w:rFonts w:hint="eastAsia"/>
        </w:rPr>
        <w:t>APP</w:t>
      </w:r>
      <w:r w:rsidR="002D3998" w:rsidRPr="00636514">
        <w:rPr>
          <w:rFonts w:hint="eastAsia"/>
        </w:rPr>
        <w:t>先访问该文件服务器的目录，找到该文件路径下的全部视频文件，将视频文件的</w:t>
      </w:r>
      <w:r w:rsidR="002D3998">
        <w:rPr>
          <w:rFonts w:hint="eastAsia"/>
        </w:rPr>
        <w:t>路径</w:t>
      </w:r>
      <w:r w:rsidR="002D3998" w:rsidRPr="00636514">
        <w:rPr>
          <w:rFonts w:hint="eastAsia"/>
        </w:rPr>
        <w:t>放置在</w:t>
      </w:r>
      <w:r w:rsidR="002D3998" w:rsidRPr="00636514">
        <w:rPr>
          <w:rFonts w:hint="eastAsia"/>
        </w:rPr>
        <w:t>List</w:t>
      </w:r>
      <w:r w:rsidR="002D3998" w:rsidRPr="00636514">
        <w:rPr>
          <w:rFonts w:hint="eastAsia"/>
        </w:rPr>
        <w:t>表中。首先，</w:t>
      </w:r>
      <w:r w:rsidR="002D3998" w:rsidRPr="00636514">
        <w:t>在</w:t>
      </w:r>
      <w:r w:rsidR="002D3998" w:rsidRPr="00636514">
        <w:t>layout</w:t>
      </w:r>
      <w:r w:rsidR="002D3998" w:rsidRPr="00636514">
        <w:t>配置文件中</w:t>
      </w:r>
      <w:r w:rsidR="002D3998" w:rsidRPr="00636514">
        <w:rPr>
          <w:rFonts w:hint="eastAsia"/>
        </w:rPr>
        <w:t>，</w:t>
      </w:r>
      <w:r w:rsidR="002D3998" w:rsidRPr="00636514">
        <w:t>使用</w:t>
      </w:r>
      <w:r w:rsidR="002D3998" w:rsidRPr="00636514">
        <w:rPr>
          <w:rFonts w:hint="eastAsia"/>
        </w:rPr>
        <w:t>&lt;VideoView</w:t>
      </w:r>
      <w:r w:rsidR="002D3998" w:rsidRPr="00636514">
        <w:t>/&gt;</w:t>
      </w:r>
      <w:r w:rsidR="002D3998" w:rsidRPr="00636514">
        <w:t>标签设置视频播放的布局</w:t>
      </w:r>
      <w:r w:rsidR="002D3998" w:rsidRPr="00636514">
        <w:rPr>
          <w:rFonts w:hint="eastAsia"/>
        </w:rPr>
        <w:t>。在</w:t>
      </w:r>
      <w:r w:rsidR="002D3998" w:rsidRPr="00636514">
        <w:rPr>
          <w:rFonts w:hint="eastAsia"/>
        </w:rPr>
        <w:t>Activity</w:t>
      </w:r>
      <w:r w:rsidR="002D3998" w:rsidRPr="00636514">
        <w:rPr>
          <w:rFonts w:hint="eastAsia"/>
        </w:rPr>
        <w:t>中设置初始播放文件的下标为</w:t>
      </w:r>
      <w:r w:rsidR="002D3998" w:rsidRPr="00636514">
        <w:rPr>
          <w:rFonts w:hint="eastAsia"/>
        </w:rPr>
        <w:t>0</w:t>
      </w:r>
      <w:r w:rsidR="002D3998" w:rsidRPr="00636514">
        <w:rPr>
          <w:rFonts w:hint="eastAsia"/>
        </w:rPr>
        <w:t>，获取到</w:t>
      </w:r>
      <w:r w:rsidR="002D3998" w:rsidRPr="00636514">
        <w:rPr>
          <w:rFonts w:hint="eastAsia"/>
        </w:rPr>
        <w:t>List</w:t>
      </w:r>
      <w:r w:rsidR="002D3998" w:rsidRPr="00636514">
        <w:rPr>
          <w:rFonts w:hint="eastAsia"/>
        </w:rPr>
        <w:t>中表示的第</w:t>
      </w:r>
      <w:r w:rsidR="002D3998" w:rsidRPr="00636514">
        <w:rPr>
          <w:rFonts w:hint="eastAsia"/>
        </w:rPr>
        <w:t>0</w:t>
      </w:r>
      <w:r w:rsidR="002D3998" w:rsidRPr="00636514">
        <w:rPr>
          <w:rFonts w:hint="eastAsia"/>
        </w:rPr>
        <w:t>个视频路径。然后，使用</w:t>
      </w:r>
      <w:r w:rsidR="002D3998" w:rsidRPr="00636514">
        <w:rPr>
          <w:rFonts w:hint="eastAsia"/>
        </w:rPr>
        <w:t>URI uri</w:t>
      </w:r>
      <w:r w:rsidR="002D3998" w:rsidRPr="00636514">
        <w:t xml:space="preserve"> = URI.parse(list</w:t>
      </w:r>
      <w:r w:rsidR="002D3998" w:rsidRPr="00636514">
        <w:rPr>
          <w:rFonts w:hint="eastAsia"/>
        </w:rPr>
        <w:t>.get(</w:t>
      </w:r>
      <w:r w:rsidR="002D3998" w:rsidRPr="00636514">
        <w:t>currentVideo</w:t>
      </w:r>
      <w:r w:rsidR="002D3998" w:rsidRPr="00636514">
        <w:rPr>
          <w:rFonts w:hint="eastAsia"/>
        </w:rPr>
        <w:t>)</w:t>
      </w:r>
      <w:r w:rsidR="002D3998" w:rsidRPr="00636514">
        <w:t>)</w:t>
      </w:r>
      <w:r w:rsidR="002D3998" w:rsidRPr="00636514">
        <w:t>加载该视频文件</w:t>
      </w:r>
      <w:r w:rsidR="002D3998" w:rsidRPr="00636514">
        <w:rPr>
          <w:rFonts w:hint="eastAsia"/>
        </w:rPr>
        <w:t>。最后，使用</w:t>
      </w:r>
      <w:r w:rsidR="002D3998" w:rsidRPr="00636514">
        <w:rPr>
          <w:rFonts w:hint="eastAsia"/>
        </w:rPr>
        <w:t>VideoView</w:t>
      </w:r>
      <w:r w:rsidR="002D3998" w:rsidRPr="00636514">
        <w:rPr>
          <w:rFonts w:hint="eastAsia"/>
        </w:rPr>
        <w:t>实现视频在页面中播放。为</w:t>
      </w:r>
      <w:r w:rsidR="002D3998" w:rsidRPr="00636514">
        <w:rPr>
          <w:rFonts w:hint="eastAsia"/>
        </w:rPr>
        <w:t>VideoView</w:t>
      </w:r>
      <w:r w:rsidR="002D3998" w:rsidRPr="00636514">
        <w:rPr>
          <w:rFonts w:hint="eastAsia"/>
        </w:rPr>
        <w:t>设置一个监听，当某一视频播放完毕后，调用</w:t>
      </w:r>
      <w:r w:rsidR="002D3998" w:rsidRPr="00636514">
        <w:rPr>
          <w:rFonts w:hint="eastAsia"/>
        </w:rPr>
        <w:t>nextVideo</w:t>
      </w:r>
      <w:r w:rsidR="002D3998" w:rsidRPr="00636514">
        <w:t>()</w:t>
      </w:r>
      <w:r w:rsidR="002D3998" w:rsidRPr="00636514">
        <w:t>方法将</w:t>
      </w:r>
      <w:r w:rsidR="002D3998" w:rsidRPr="00636514">
        <w:t>index</w:t>
      </w:r>
      <w:r w:rsidR="002D3998" w:rsidRPr="00636514">
        <w:t>检索加一</w:t>
      </w:r>
      <w:r w:rsidR="002D3998" w:rsidRPr="00636514">
        <w:rPr>
          <w:rFonts w:hint="eastAsia"/>
        </w:rPr>
        <w:t>，</w:t>
      </w:r>
      <w:r w:rsidR="002D3998" w:rsidRPr="00636514">
        <w:t>若已到达最后一个视频</w:t>
      </w:r>
      <w:r w:rsidR="002D3998" w:rsidRPr="00636514">
        <w:rPr>
          <w:rFonts w:hint="eastAsia"/>
        </w:rPr>
        <w:t>，</w:t>
      </w:r>
      <w:r w:rsidR="002D3998" w:rsidRPr="00636514">
        <w:t>将</w:t>
      </w:r>
      <w:r w:rsidR="002D3998" w:rsidRPr="00636514">
        <w:t>index</w:t>
      </w:r>
      <w:r w:rsidR="002D3998" w:rsidRPr="00636514">
        <w:t>设置为</w:t>
      </w:r>
      <w:r w:rsidR="002D3998" w:rsidRPr="00636514">
        <w:rPr>
          <w:rFonts w:hint="eastAsia"/>
        </w:rPr>
        <w:t>0</w:t>
      </w:r>
      <w:r w:rsidR="002D3998" w:rsidRPr="00636514">
        <w:rPr>
          <w:rFonts w:hint="eastAsia"/>
        </w:rPr>
        <w:t>，表示</w:t>
      </w:r>
      <w:r w:rsidR="002D3998" w:rsidRPr="00636514">
        <w:t>从头播放视频信息</w:t>
      </w:r>
      <w:r w:rsidR="002D3998" w:rsidRPr="00636514">
        <w:rPr>
          <w:rFonts w:hint="eastAsia"/>
        </w:rPr>
        <w:t>，</w:t>
      </w:r>
      <w:r w:rsidR="002D3998" w:rsidRPr="00636514">
        <w:rPr>
          <w:rFonts w:hint="eastAsia"/>
        </w:rPr>
        <w:t>Activity</w:t>
      </w:r>
      <w:r w:rsidR="002D3998" w:rsidRPr="00636514">
        <w:rPr>
          <w:rFonts w:hint="eastAsia"/>
        </w:rPr>
        <w:t>使用</w:t>
      </w:r>
      <w:r w:rsidR="002D3998" w:rsidRPr="00636514">
        <w:t>index</w:t>
      </w:r>
      <w:r w:rsidR="002D3998" w:rsidRPr="00636514">
        <w:t>值</w:t>
      </w:r>
      <w:r w:rsidR="002D3998" w:rsidRPr="00636514">
        <w:rPr>
          <w:rFonts w:hint="eastAsia"/>
        </w:rPr>
        <w:t>获取下一个视频的播放地址。广告视频播放一般流程</w:t>
      </w:r>
      <w:r w:rsidR="002D3998">
        <w:rPr>
          <w:rFonts w:hint="eastAsia"/>
        </w:rPr>
        <w:t>如图</w:t>
      </w:r>
      <w:r>
        <w:rPr>
          <w:rFonts w:hint="eastAsia"/>
        </w:rPr>
        <w:t>5-10</w:t>
      </w:r>
      <w:r w:rsidR="002D3998" w:rsidRPr="00636514">
        <w:rPr>
          <w:rFonts w:hint="eastAsia"/>
        </w:rPr>
        <w:t>。</w:t>
      </w:r>
    </w:p>
    <w:p w14:paraId="3C0C00E6" w14:textId="68C5542B" w:rsidR="002D3998" w:rsidRPr="00925D14" w:rsidRDefault="002D3998" w:rsidP="002D3998">
      <w:pPr>
        <w:pStyle w:val="aff0"/>
      </w:pPr>
      <w:r w:rsidRPr="00925D14">
        <w:rPr>
          <w:rFonts w:hint="eastAsia"/>
        </w:rPr>
        <w:t>图</w:t>
      </w:r>
      <w:r w:rsidR="000864F8">
        <w:rPr>
          <w:rFonts w:hint="eastAsia"/>
        </w:rPr>
        <w:t>5-10</w:t>
      </w:r>
      <w:r w:rsidRPr="00925D14">
        <w:t xml:space="preserve">  </w:t>
      </w:r>
      <w:r w:rsidRPr="00925D14">
        <w:t>视频播放流程图</w:t>
      </w:r>
    </w:p>
    <w:p w14:paraId="338B41F6" w14:textId="77777777" w:rsidR="002D3998" w:rsidRPr="00636514" w:rsidRDefault="002D3998" w:rsidP="002D3998">
      <w:pPr>
        <w:numPr>
          <w:ilvl w:val="0"/>
          <w:numId w:val="13"/>
        </w:numPr>
        <w:ind w:firstLineChars="0"/>
      </w:pPr>
      <w:r w:rsidRPr="00636514">
        <w:t>购物流程</w:t>
      </w:r>
    </w:p>
    <w:p w14:paraId="006E3C02" w14:textId="77777777" w:rsidR="002D3998" w:rsidRPr="00636514" w:rsidRDefault="002D3998" w:rsidP="002D3998">
      <w:pPr>
        <w:ind w:firstLine="480"/>
      </w:pPr>
      <w:r>
        <w:rPr>
          <w:rFonts w:hint="eastAsia"/>
        </w:rPr>
        <w:t>售货</w:t>
      </w:r>
      <w:r>
        <w:rPr>
          <w:rFonts w:hint="eastAsia"/>
        </w:rPr>
        <w:t>APP</w:t>
      </w:r>
      <w:r w:rsidRPr="00636514">
        <w:rPr>
          <w:rFonts w:hint="eastAsia"/>
        </w:rPr>
        <w:t>主要为消费者提供一个选购和交易的页面，交易完成后</w:t>
      </w:r>
      <w:r w:rsidRPr="00636514">
        <w:t>控制</w:t>
      </w:r>
      <w:r w:rsidRPr="00636514">
        <w:rPr>
          <w:rFonts w:hint="eastAsia"/>
        </w:rPr>
        <w:t>被选购的商品出货。</w:t>
      </w:r>
    </w:p>
    <w:p w14:paraId="2000D0B3" w14:textId="77777777" w:rsidR="002D3998" w:rsidRPr="00636514" w:rsidRDefault="002D3998" w:rsidP="002D3998">
      <w:pPr>
        <w:ind w:firstLine="480"/>
      </w:pPr>
      <w:r w:rsidRPr="00636514">
        <w:rPr>
          <w:rFonts w:hint="eastAsia"/>
        </w:rPr>
        <w:t>系统页面中提供两种购物方式，一种为换购、一种为选购。</w:t>
      </w:r>
      <w:r w:rsidRPr="00636514">
        <w:t>当</w:t>
      </w:r>
      <w:r w:rsidRPr="00636514">
        <w:rPr>
          <w:rFonts w:hint="eastAsia"/>
        </w:rPr>
        <w:t>选择“选购”按钮时，用户进入选购页面，可选择一件商品并确认当前商品是赠送还是直接购买。若为赠送，则生成一个换购码，进入支付页面进行支付</w:t>
      </w:r>
      <w:r>
        <w:rPr>
          <w:rFonts w:hint="eastAsia"/>
        </w:rPr>
        <w:t>，售货机</w:t>
      </w:r>
      <w:r w:rsidRPr="00636514">
        <w:rPr>
          <w:rFonts w:hint="eastAsia"/>
        </w:rPr>
        <w:t>不出货，然后返回主页；若为“购物”则直接进入支付页面，在用户支付完成后，进行出货。当选择“换购”按钮时，输入换购号，</w:t>
      </w:r>
      <w:r>
        <w:rPr>
          <w:rFonts w:hint="eastAsia"/>
        </w:rPr>
        <w:t>选择同等价位的商品</w:t>
      </w:r>
      <w:r w:rsidRPr="00636514">
        <w:rPr>
          <w:rFonts w:hint="eastAsia"/>
        </w:rPr>
        <w:t>进行出货。</w:t>
      </w:r>
    </w:p>
    <w:p w14:paraId="5A5330CE" w14:textId="77777777" w:rsidR="002D3998" w:rsidRPr="00636514" w:rsidRDefault="002D3998" w:rsidP="002D3998">
      <w:pPr>
        <w:pStyle w:val="afe"/>
        <w:numPr>
          <w:ilvl w:val="0"/>
          <w:numId w:val="22"/>
        </w:numPr>
        <w:ind w:firstLineChars="0"/>
      </w:pPr>
      <w:bookmarkStart w:id="272" w:name="_Toc492673787"/>
      <w:r w:rsidRPr="00636514">
        <w:rPr>
          <w:rFonts w:hint="eastAsia"/>
        </w:rPr>
        <w:t>串口通信实现</w:t>
      </w:r>
      <w:bookmarkEnd w:id="272"/>
    </w:p>
    <w:p w14:paraId="448422A5" w14:textId="77777777" w:rsidR="002D3998" w:rsidRPr="00636514" w:rsidRDefault="002D3998" w:rsidP="002D3998">
      <w:pPr>
        <w:ind w:firstLine="480"/>
      </w:pPr>
      <w:r>
        <w:rPr>
          <w:rFonts w:hint="eastAsia"/>
        </w:rPr>
        <w:t>售货</w:t>
      </w:r>
      <w:r>
        <w:rPr>
          <w:rFonts w:hint="eastAsia"/>
        </w:rPr>
        <w:t>APP</w:t>
      </w:r>
      <w:r w:rsidRPr="00636514">
        <w:rPr>
          <w:rFonts w:hint="eastAsia"/>
        </w:rPr>
        <w:t>和售货机控制盒之间使用</w:t>
      </w:r>
      <w:r w:rsidRPr="00636514">
        <w:rPr>
          <w:rFonts w:hint="eastAsia"/>
        </w:rPr>
        <w:t>FT321D</w:t>
      </w:r>
      <w:r w:rsidRPr="00636514">
        <w:rPr>
          <w:rFonts w:hint="eastAsia"/>
        </w:rPr>
        <w:t>芯片作为串口转换的芯片通过串口信息的传递实现二者通信。终端和售货机控制盒通过串口消息的收发和消息</w:t>
      </w:r>
      <w:r w:rsidRPr="00636514">
        <w:rPr>
          <w:rFonts w:hint="eastAsia"/>
        </w:rPr>
        <w:lastRenderedPageBreak/>
        <w:t>的处理来通知售货机工作。售货机控制盒控制着商品的出货操作，终端系统和控制盒之间使用串行通信方式控制着售货机的运营。串行通信实现了全双工通信，主控板和终端之间可以互相收发信息。</w:t>
      </w:r>
    </w:p>
    <w:p w14:paraId="1C31E0F8" w14:textId="77777777" w:rsidR="002D3998" w:rsidRPr="00636514" w:rsidRDefault="002D3998" w:rsidP="002D3998">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模式进行开发，</w:t>
      </w:r>
      <w:r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Pr>
          <w:rFonts w:hint="eastAsia"/>
        </w:rPr>
        <w:t>系统</w:t>
      </w:r>
      <w:r w:rsidRPr="00636514">
        <w:rPr>
          <w:rFonts w:hint="eastAsia"/>
        </w:rPr>
        <w:t>对接收的指令进行解析，并将要发送的信息封装后进行传输，以此实现二者之间的信息传递。</w:t>
      </w:r>
    </w:p>
    <w:p w14:paraId="40905971" w14:textId="77777777" w:rsidR="002D3998" w:rsidRPr="00636514" w:rsidRDefault="002D3998" w:rsidP="002D3998">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设备联接</w:t>
      </w:r>
      <w:r w:rsidRPr="00636514">
        <w:rPr>
          <w:rFonts w:hint="eastAsia"/>
        </w:rPr>
        <w:t>4G</w:t>
      </w:r>
      <w:r w:rsidRPr="00636514">
        <w:rPr>
          <w:rFonts w:hint="eastAsia"/>
        </w:rPr>
        <w:t>网络，设备主页中展示各个货道中售卖的商品、价格以及名称等信息。消费者</w:t>
      </w:r>
      <w:r w:rsidRPr="00636514">
        <w:t>通过</w:t>
      </w:r>
      <w:r w:rsidRPr="00636514">
        <w:rPr>
          <w:rFonts w:hint="eastAsia"/>
        </w:rPr>
        <w:t>Android</w:t>
      </w:r>
      <w:r w:rsidRPr="00636514">
        <w:t>设备选货</w:t>
      </w:r>
      <w:r w:rsidRPr="00636514">
        <w:rPr>
          <w:rFonts w:hint="eastAsia"/>
        </w:rPr>
        <w:t>，根据选货结果生成支付二维码，消费者扫描终端生成的二维码进行交易。交易结束后，终端系统将订单信息、价格信息、货道信息等封装成串口指令进行发送。控制盒读取串口信息，确定当前需要出货的货道进行出货。</w:t>
      </w:r>
    </w:p>
    <w:p w14:paraId="7CC42B99" w14:textId="77777777" w:rsidR="002D3998" w:rsidRDefault="002D3998" w:rsidP="002D3998">
      <w:pPr>
        <w:ind w:firstLine="480"/>
      </w:pPr>
      <w:r>
        <w:rPr>
          <w:rFonts w:hint="eastAsia"/>
        </w:rPr>
        <w:t>系统</w:t>
      </w:r>
      <w:r w:rsidRPr="00636514">
        <w:rPr>
          <w:rFonts w:hint="eastAsia"/>
        </w:rPr>
        <w:t>在</w:t>
      </w:r>
      <w:r w:rsidRPr="00636514">
        <w:rPr>
          <w:rFonts w:hint="eastAsia"/>
        </w:rPr>
        <w:t>Android</w:t>
      </w:r>
      <w:r w:rsidRPr="00636514">
        <w:t>Manifest</w:t>
      </w:r>
      <w:r w:rsidRPr="00636514">
        <w:t>中设置对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对像用于设备</w:t>
      </w:r>
      <w:r>
        <w:rPr>
          <w:rFonts w:hint="eastAsia"/>
        </w:rPr>
        <w:t>管理</w:t>
      </w:r>
      <w:r w:rsidRPr="00636514">
        <w:rPr>
          <w:rFonts w:hint="eastAsia"/>
        </w:rPr>
        <w:t>。使用</w:t>
      </w:r>
      <w:r w:rsidRPr="00636514">
        <w:rPr>
          <w:rFonts w:hint="eastAsia"/>
        </w:rPr>
        <w:t>ComService</w:t>
      </w:r>
      <w:r w:rsidRPr="00636514">
        <w:rPr>
          <w:rFonts w:hint="eastAsia"/>
        </w:rPr>
        <w:t>类初始化串口，设置串口参数如下：波特率：</w:t>
      </w:r>
      <w:r w:rsidRPr="00636514">
        <w:rPr>
          <w:rFonts w:hint="eastAsia"/>
        </w:rPr>
        <w:t>9600</w:t>
      </w:r>
      <w:r w:rsidRPr="00636514">
        <w:rPr>
          <w:rFonts w:hint="eastAsia"/>
        </w:rPr>
        <w:t>；数据位：</w:t>
      </w:r>
      <w:r w:rsidRPr="00636514">
        <w:rPr>
          <w:rFonts w:hint="eastAsia"/>
        </w:rPr>
        <w:t>8</w:t>
      </w:r>
      <w:r w:rsidRPr="00636514">
        <w:rPr>
          <w:rFonts w:hint="eastAsia"/>
        </w:rPr>
        <w:t>位；停止位：</w:t>
      </w:r>
      <w:r w:rsidRPr="00636514">
        <w:rPr>
          <w:rFonts w:hint="eastAsia"/>
        </w:rPr>
        <w:t>1</w:t>
      </w:r>
      <w:r w:rsidRPr="00636514">
        <w:rPr>
          <w:rFonts w:hint="eastAsia"/>
        </w:rPr>
        <w:t>位；校验位：无。</w:t>
      </w:r>
    </w:p>
    <w:p w14:paraId="0CC98DD6" w14:textId="77777777" w:rsidR="002D3998" w:rsidRDefault="002D3998" w:rsidP="002D3998">
      <w:pPr>
        <w:ind w:firstLine="480"/>
      </w:pPr>
      <w:r>
        <w:rPr>
          <w:rFonts w:hint="eastAsia"/>
        </w:rPr>
        <w:t>串口</w:t>
      </w:r>
      <w:r w:rsidRPr="00636514">
        <w:t>消息报文格式如下</w:t>
      </w:r>
      <w:r w:rsidRPr="00636514">
        <w:rPr>
          <w:rFonts w:hint="eastAsia"/>
        </w:rPr>
        <w:t>：</w:t>
      </w:r>
    </w:p>
    <w:p w14:paraId="423B3674" w14:textId="598EC49C" w:rsidR="00B6185C" w:rsidRPr="00636514" w:rsidRDefault="00B6185C" w:rsidP="00B6185C">
      <w:pPr>
        <w:pStyle w:val="afc"/>
        <w:rPr>
          <w:rFonts w:hint="eastAsia"/>
        </w:rPr>
      </w:pPr>
      <w:r>
        <w:rPr>
          <w:rFonts w:hint="eastAsia"/>
        </w:rPr>
        <w:t>表</w:t>
      </w:r>
      <w:r>
        <w:rPr>
          <w:rFonts w:hint="eastAsia"/>
          <w:lang w:eastAsia="zh-CN"/>
        </w:rPr>
        <w:t>5-1</w:t>
      </w:r>
      <w:r>
        <w:t xml:space="preserve"> </w:t>
      </w:r>
      <w:r>
        <w:rPr>
          <w:rFonts w:hint="eastAsia"/>
        </w:rPr>
        <w:t>串口消息报文格式</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2D3998" w:rsidRPr="00636514" w14:paraId="6D2D6725" w14:textId="77777777" w:rsidTr="000864F8">
        <w:trPr>
          <w:trHeight w:val="224"/>
        </w:trPr>
        <w:tc>
          <w:tcPr>
            <w:tcW w:w="1228" w:type="pct"/>
            <w:tcBorders>
              <w:top w:val="single" w:sz="4" w:space="0" w:color="auto"/>
              <w:left w:val="nil"/>
              <w:bottom w:val="single" w:sz="4" w:space="0" w:color="auto"/>
              <w:right w:val="nil"/>
            </w:tcBorders>
            <w:shd w:val="clear" w:color="auto" w:fill="auto"/>
          </w:tcPr>
          <w:p w14:paraId="2B530AF5" w14:textId="77777777" w:rsidR="002D3998" w:rsidRPr="00572DCE" w:rsidRDefault="002D3998" w:rsidP="00B6185C">
            <w:pPr>
              <w:pStyle w:val="afc"/>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2BD82608" w14:textId="77777777" w:rsidR="002D3998" w:rsidRPr="00572DCE" w:rsidRDefault="002D3998" w:rsidP="00B6185C">
            <w:pPr>
              <w:pStyle w:val="afc"/>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1E37D042" w14:textId="77777777" w:rsidR="002D3998" w:rsidRPr="00572DCE" w:rsidRDefault="002D3998" w:rsidP="00B6185C">
            <w:pPr>
              <w:pStyle w:val="afc"/>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5E3D352A" w14:textId="77777777" w:rsidR="002D3998" w:rsidRPr="00572DCE" w:rsidRDefault="002D3998" w:rsidP="00B6185C">
            <w:pPr>
              <w:pStyle w:val="afc"/>
            </w:pPr>
            <w:r w:rsidRPr="00572DCE">
              <w:rPr>
                <w:rFonts w:hint="eastAsia"/>
              </w:rPr>
              <w:t>长度</w:t>
            </w:r>
          </w:p>
        </w:tc>
      </w:tr>
      <w:tr w:rsidR="002D3998" w:rsidRPr="00636514" w14:paraId="7E65F722" w14:textId="77777777" w:rsidTr="000864F8">
        <w:trPr>
          <w:trHeight w:val="155"/>
        </w:trPr>
        <w:tc>
          <w:tcPr>
            <w:tcW w:w="1228" w:type="pct"/>
            <w:tcBorders>
              <w:top w:val="single" w:sz="4" w:space="0" w:color="auto"/>
              <w:left w:val="nil"/>
              <w:bottom w:val="nil"/>
              <w:right w:val="nil"/>
            </w:tcBorders>
            <w:shd w:val="clear" w:color="auto" w:fill="auto"/>
          </w:tcPr>
          <w:p w14:paraId="01DADCF3" w14:textId="77777777" w:rsidR="002D3998" w:rsidRPr="00572DCE" w:rsidRDefault="002D3998" w:rsidP="00B6185C">
            <w:pPr>
              <w:pStyle w:val="afc"/>
            </w:pPr>
            <w:r w:rsidRPr="00572DCE">
              <w:rPr>
                <w:rFonts w:hint="eastAsia"/>
              </w:rPr>
              <w:t>STX</w:t>
            </w:r>
          </w:p>
        </w:tc>
        <w:tc>
          <w:tcPr>
            <w:tcW w:w="1701" w:type="pct"/>
            <w:tcBorders>
              <w:top w:val="single" w:sz="4" w:space="0" w:color="auto"/>
              <w:left w:val="nil"/>
              <w:bottom w:val="nil"/>
              <w:right w:val="nil"/>
            </w:tcBorders>
            <w:shd w:val="clear" w:color="auto" w:fill="auto"/>
          </w:tcPr>
          <w:p w14:paraId="445AF5F9" w14:textId="77777777" w:rsidR="002D3998" w:rsidRPr="00572DCE" w:rsidRDefault="002D3998" w:rsidP="00B6185C">
            <w:pPr>
              <w:pStyle w:val="afc"/>
            </w:pPr>
            <w:r w:rsidRPr="00572DCE">
              <w:rPr>
                <w:rFonts w:hint="eastAsia"/>
              </w:rPr>
              <w:t>帧起始符</w:t>
            </w:r>
            <w:r w:rsidRPr="00572DCE">
              <w:rPr>
                <w:rFonts w:hint="eastAsia"/>
              </w:rPr>
              <w:t xml:space="preserve"> 0x06</w:t>
            </w:r>
          </w:p>
        </w:tc>
        <w:tc>
          <w:tcPr>
            <w:tcW w:w="1323" w:type="pct"/>
            <w:tcBorders>
              <w:top w:val="single" w:sz="4" w:space="0" w:color="auto"/>
              <w:left w:val="nil"/>
              <w:bottom w:val="nil"/>
              <w:right w:val="nil"/>
            </w:tcBorders>
            <w:shd w:val="clear" w:color="auto" w:fill="auto"/>
          </w:tcPr>
          <w:p w14:paraId="709B24ED" w14:textId="77777777" w:rsidR="002D3998" w:rsidRPr="00572DCE" w:rsidRDefault="002D3998" w:rsidP="00B6185C">
            <w:pPr>
              <w:pStyle w:val="afc"/>
              <w:rPr>
                <w:rStyle w:val="af2"/>
                <w:b w:val="0"/>
                <w:bCs w:val="0"/>
              </w:rPr>
            </w:pPr>
            <w:r w:rsidRPr="00572DCE">
              <w:rPr>
                <w:rStyle w:val="af2"/>
                <w:rFonts w:hint="eastAsia"/>
                <w:b w:val="0"/>
                <w:bCs w:val="0"/>
              </w:rPr>
              <w:t>Byte</w:t>
            </w:r>
          </w:p>
        </w:tc>
        <w:tc>
          <w:tcPr>
            <w:tcW w:w="748" w:type="pct"/>
            <w:tcBorders>
              <w:top w:val="single" w:sz="4" w:space="0" w:color="auto"/>
              <w:left w:val="nil"/>
              <w:bottom w:val="nil"/>
              <w:right w:val="nil"/>
            </w:tcBorders>
            <w:shd w:val="clear" w:color="auto" w:fill="auto"/>
          </w:tcPr>
          <w:p w14:paraId="0AE49648" w14:textId="77777777" w:rsidR="002D3998" w:rsidRPr="00572DCE" w:rsidRDefault="002D3998" w:rsidP="00B6185C">
            <w:pPr>
              <w:pStyle w:val="afc"/>
            </w:pPr>
            <w:r w:rsidRPr="00572DCE">
              <w:rPr>
                <w:rFonts w:hint="eastAsia"/>
              </w:rPr>
              <w:t>1</w:t>
            </w:r>
          </w:p>
        </w:tc>
      </w:tr>
      <w:tr w:rsidR="002D3998" w:rsidRPr="00636514" w14:paraId="7F5393BD" w14:textId="77777777" w:rsidTr="000864F8">
        <w:trPr>
          <w:trHeight w:val="155"/>
        </w:trPr>
        <w:tc>
          <w:tcPr>
            <w:tcW w:w="1228" w:type="pct"/>
            <w:tcBorders>
              <w:top w:val="nil"/>
              <w:left w:val="nil"/>
              <w:bottom w:val="nil"/>
              <w:right w:val="nil"/>
            </w:tcBorders>
            <w:shd w:val="clear" w:color="auto" w:fill="auto"/>
          </w:tcPr>
          <w:p w14:paraId="28C6CF49" w14:textId="77777777" w:rsidR="002D3998" w:rsidRPr="00572DCE" w:rsidRDefault="002D3998" w:rsidP="00B6185C">
            <w:pPr>
              <w:pStyle w:val="afc"/>
            </w:pPr>
            <w:r w:rsidRPr="00572DCE">
              <w:rPr>
                <w:rFonts w:hint="eastAsia"/>
              </w:rPr>
              <w:t>报文头</w:t>
            </w:r>
          </w:p>
        </w:tc>
        <w:tc>
          <w:tcPr>
            <w:tcW w:w="1701" w:type="pct"/>
            <w:tcBorders>
              <w:top w:val="nil"/>
              <w:left w:val="nil"/>
              <w:bottom w:val="nil"/>
              <w:right w:val="nil"/>
            </w:tcBorders>
            <w:shd w:val="clear" w:color="auto" w:fill="auto"/>
          </w:tcPr>
          <w:p w14:paraId="6E0AE7C7" w14:textId="77777777" w:rsidR="002D3998" w:rsidRPr="00572DCE" w:rsidRDefault="002D3998" w:rsidP="00B6185C">
            <w:pPr>
              <w:pStyle w:val="afc"/>
            </w:pPr>
          </w:p>
        </w:tc>
        <w:tc>
          <w:tcPr>
            <w:tcW w:w="1323" w:type="pct"/>
            <w:tcBorders>
              <w:top w:val="nil"/>
              <w:left w:val="nil"/>
              <w:bottom w:val="nil"/>
              <w:right w:val="nil"/>
            </w:tcBorders>
            <w:shd w:val="clear" w:color="auto" w:fill="auto"/>
          </w:tcPr>
          <w:p w14:paraId="336AA957" w14:textId="77777777" w:rsidR="002D3998" w:rsidRPr="00572DCE" w:rsidRDefault="002D3998" w:rsidP="00B6185C">
            <w:pPr>
              <w:pStyle w:val="afc"/>
              <w:rPr>
                <w:rStyle w:val="af2"/>
                <w:b w:val="0"/>
                <w:bCs w:val="0"/>
              </w:rPr>
            </w:pPr>
            <w:r w:rsidRPr="00572DCE">
              <w:rPr>
                <w:rStyle w:val="af2"/>
                <w:rFonts w:hint="eastAsia"/>
                <w:b w:val="0"/>
                <w:bCs w:val="0"/>
              </w:rPr>
              <w:t>B</w:t>
            </w:r>
            <w:r w:rsidRPr="00572DCE">
              <w:rPr>
                <w:rStyle w:val="af2"/>
                <w:b w:val="0"/>
                <w:bCs w:val="0"/>
              </w:rPr>
              <w:t>y</w:t>
            </w:r>
            <w:r w:rsidRPr="00572DCE">
              <w:rPr>
                <w:rStyle w:val="af2"/>
                <w:rFonts w:hint="eastAsia"/>
                <w:b w:val="0"/>
                <w:bCs w:val="0"/>
              </w:rPr>
              <w:t>te</w:t>
            </w:r>
          </w:p>
        </w:tc>
        <w:tc>
          <w:tcPr>
            <w:tcW w:w="748" w:type="pct"/>
            <w:tcBorders>
              <w:top w:val="nil"/>
              <w:left w:val="nil"/>
              <w:bottom w:val="nil"/>
              <w:right w:val="nil"/>
            </w:tcBorders>
            <w:shd w:val="clear" w:color="auto" w:fill="auto"/>
          </w:tcPr>
          <w:p w14:paraId="1DEF45C0" w14:textId="77777777" w:rsidR="002D3998" w:rsidRPr="00572DCE" w:rsidRDefault="002D3998" w:rsidP="00B6185C">
            <w:pPr>
              <w:pStyle w:val="afc"/>
            </w:pPr>
            <w:r w:rsidRPr="00572DCE">
              <w:rPr>
                <w:rFonts w:hint="eastAsia"/>
              </w:rPr>
              <w:t>1</w:t>
            </w:r>
          </w:p>
        </w:tc>
      </w:tr>
      <w:tr w:rsidR="002D3998" w:rsidRPr="00636514" w14:paraId="32A90606" w14:textId="77777777" w:rsidTr="000864F8">
        <w:trPr>
          <w:trHeight w:val="155"/>
        </w:trPr>
        <w:tc>
          <w:tcPr>
            <w:tcW w:w="1228" w:type="pct"/>
            <w:tcBorders>
              <w:top w:val="nil"/>
              <w:left w:val="nil"/>
              <w:bottom w:val="nil"/>
              <w:right w:val="nil"/>
            </w:tcBorders>
            <w:shd w:val="clear" w:color="auto" w:fill="auto"/>
          </w:tcPr>
          <w:p w14:paraId="4457B451" w14:textId="77777777" w:rsidR="002D3998" w:rsidRPr="00572DCE" w:rsidRDefault="002D3998" w:rsidP="00B6185C">
            <w:pPr>
              <w:pStyle w:val="afc"/>
            </w:pPr>
            <w:r w:rsidRPr="00572DCE">
              <w:rPr>
                <w:rFonts w:hint="eastAsia"/>
              </w:rPr>
              <w:t>报文内容（</w:t>
            </w:r>
            <w:r w:rsidRPr="00572DCE">
              <w:rPr>
                <w:rFonts w:hint="eastAsia"/>
              </w:rPr>
              <w:t>Data</w:t>
            </w:r>
            <w:r w:rsidRPr="00572DCE">
              <w:rPr>
                <w:rFonts w:hint="eastAsia"/>
              </w:rPr>
              <w:t>）</w:t>
            </w:r>
          </w:p>
        </w:tc>
        <w:tc>
          <w:tcPr>
            <w:tcW w:w="1701" w:type="pct"/>
            <w:tcBorders>
              <w:top w:val="nil"/>
              <w:left w:val="nil"/>
              <w:bottom w:val="nil"/>
              <w:right w:val="nil"/>
            </w:tcBorders>
            <w:shd w:val="clear" w:color="auto" w:fill="auto"/>
          </w:tcPr>
          <w:p w14:paraId="73AD6E99" w14:textId="77777777" w:rsidR="002D3998" w:rsidRPr="00572DCE" w:rsidRDefault="002D3998" w:rsidP="00B6185C">
            <w:pPr>
              <w:pStyle w:val="afc"/>
            </w:pPr>
            <w:r w:rsidRPr="00572DCE">
              <w:rPr>
                <w:rFonts w:hint="eastAsia"/>
              </w:rPr>
              <w:t>消息报文正文</w:t>
            </w:r>
          </w:p>
        </w:tc>
        <w:tc>
          <w:tcPr>
            <w:tcW w:w="1323" w:type="pct"/>
            <w:tcBorders>
              <w:top w:val="nil"/>
              <w:left w:val="nil"/>
              <w:bottom w:val="nil"/>
              <w:right w:val="nil"/>
            </w:tcBorders>
            <w:shd w:val="clear" w:color="auto" w:fill="auto"/>
          </w:tcPr>
          <w:p w14:paraId="5F78E85A" w14:textId="77777777" w:rsidR="002D3998" w:rsidRPr="00572DCE" w:rsidRDefault="002D3998" w:rsidP="00B6185C">
            <w:pPr>
              <w:pStyle w:val="afc"/>
              <w:rPr>
                <w:rStyle w:val="af2"/>
                <w:b w:val="0"/>
                <w:bCs w:val="0"/>
              </w:rPr>
            </w:pPr>
            <w:r w:rsidRPr="00572DCE">
              <w:rPr>
                <w:rStyle w:val="af2"/>
                <w:rFonts w:hint="eastAsia"/>
                <w:b w:val="0"/>
                <w:bCs w:val="0"/>
              </w:rPr>
              <w:t>Block</w:t>
            </w:r>
          </w:p>
        </w:tc>
        <w:tc>
          <w:tcPr>
            <w:tcW w:w="748" w:type="pct"/>
            <w:tcBorders>
              <w:top w:val="nil"/>
              <w:left w:val="nil"/>
              <w:bottom w:val="nil"/>
              <w:right w:val="nil"/>
            </w:tcBorders>
            <w:shd w:val="clear" w:color="auto" w:fill="auto"/>
          </w:tcPr>
          <w:p w14:paraId="3C76BFCE" w14:textId="77777777" w:rsidR="002D3998" w:rsidRPr="00572DCE" w:rsidRDefault="002D3998" w:rsidP="00B6185C">
            <w:pPr>
              <w:pStyle w:val="afc"/>
            </w:pPr>
            <w:r w:rsidRPr="00572DCE">
              <w:rPr>
                <w:rFonts w:hint="eastAsia"/>
              </w:rPr>
              <w:t>可变</w:t>
            </w:r>
          </w:p>
        </w:tc>
      </w:tr>
      <w:tr w:rsidR="002D3998" w:rsidRPr="00636514" w14:paraId="7564F812" w14:textId="77777777" w:rsidTr="000864F8">
        <w:trPr>
          <w:trHeight w:val="322"/>
        </w:trPr>
        <w:tc>
          <w:tcPr>
            <w:tcW w:w="1228" w:type="pct"/>
            <w:tcBorders>
              <w:top w:val="nil"/>
              <w:left w:val="nil"/>
              <w:bottom w:val="nil"/>
              <w:right w:val="nil"/>
            </w:tcBorders>
            <w:shd w:val="clear" w:color="auto" w:fill="auto"/>
          </w:tcPr>
          <w:p w14:paraId="1958D2E6" w14:textId="77777777" w:rsidR="002D3998" w:rsidRPr="00572DCE" w:rsidRDefault="002D3998" w:rsidP="00B6185C">
            <w:pPr>
              <w:pStyle w:val="afc"/>
            </w:pPr>
            <w:r w:rsidRPr="00572DCE">
              <w:rPr>
                <w:rFonts w:hint="eastAsia"/>
              </w:rPr>
              <w:t>XOR</w:t>
            </w:r>
            <w:r w:rsidRPr="00572DCE">
              <w:rPr>
                <w:rFonts w:hint="eastAsia"/>
              </w:rPr>
              <w:t>校验码</w:t>
            </w:r>
          </w:p>
        </w:tc>
        <w:tc>
          <w:tcPr>
            <w:tcW w:w="1701" w:type="pct"/>
            <w:tcBorders>
              <w:top w:val="nil"/>
              <w:left w:val="nil"/>
              <w:bottom w:val="nil"/>
              <w:right w:val="nil"/>
            </w:tcBorders>
            <w:shd w:val="clear" w:color="auto" w:fill="auto"/>
          </w:tcPr>
          <w:p w14:paraId="7F9F764D" w14:textId="77777777" w:rsidR="002D3998" w:rsidRPr="00572DCE" w:rsidRDefault="002D3998" w:rsidP="00B6185C">
            <w:pPr>
              <w:pStyle w:val="afc"/>
            </w:pPr>
            <w:r w:rsidRPr="00572DCE">
              <w:rPr>
                <w:rFonts w:hint="eastAsia"/>
              </w:rPr>
              <w:t>校验内容包括报文头和报文内容的异或值</w:t>
            </w:r>
          </w:p>
        </w:tc>
        <w:tc>
          <w:tcPr>
            <w:tcW w:w="1323" w:type="pct"/>
            <w:tcBorders>
              <w:top w:val="nil"/>
              <w:left w:val="nil"/>
              <w:bottom w:val="nil"/>
              <w:right w:val="nil"/>
            </w:tcBorders>
            <w:shd w:val="clear" w:color="auto" w:fill="auto"/>
          </w:tcPr>
          <w:p w14:paraId="238A6362" w14:textId="77777777" w:rsidR="002D3998" w:rsidRPr="00572DCE" w:rsidRDefault="002D3998" w:rsidP="00B6185C">
            <w:pPr>
              <w:pStyle w:val="afc"/>
              <w:rPr>
                <w:rStyle w:val="af2"/>
                <w:b w:val="0"/>
                <w:bCs w:val="0"/>
              </w:rPr>
            </w:pPr>
            <w:r w:rsidRPr="00572DCE">
              <w:rPr>
                <w:rStyle w:val="af2"/>
                <w:b w:val="0"/>
                <w:bCs w:val="0"/>
              </w:rPr>
              <w:t>B</w:t>
            </w:r>
            <w:r w:rsidRPr="00572DCE">
              <w:rPr>
                <w:rStyle w:val="af2"/>
                <w:rFonts w:hint="eastAsia"/>
                <w:b w:val="0"/>
                <w:bCs w:val="0"/>
              </w:rPr>
              <w:t>yte</w:t>
            </w:r>
          </w:p>
        </w:tc>
        <w:tc>
          <w:tcPr>
            <w:tcW w:w="748" w:type="pct"/>
            <w:tcBorders>
              <w:top w:val="nil"/>
              <w:left w:val="nil"/>
              <w:bottom w:val="nil"/>
              <w:right w:val="nil"/>
            </w:tcBorders>
            <w:shd w:val="clear" w:color="auto" w:fill="auto"/>
          </w:tcPr>
          <w:p w14:paraId="0F136060" w14:textId="77777777" w:rsidR="002D3998" w:rsidRPr="00572DCE" w:rsidRDefault="002D3998" w:rsidP="00B6185C">
            <w:pPr>
              <w:pStyle w:val="afc"/>
            </w:pPr>
            <w:r w:rsidRPr="00572DCE">
              <w:rPr>
                <w:rFonts w:hint="eastAsia"/>
              </w:rPr>
              <w:t>2</w:t>
            </w:r>
          </w:p>
        </w:tc>
      </w:tr>
      <w:tr w:rsidR="002D3998" w:rsidRPr="00636514" w14:paraId="00667161" w14:textId="77777777" w:rsidTr="000864F8">
        <w:trPr>
          <w:trHeight w:val="165"/>
        </w:trPr>
        <w:tc>
          <w:tcPr>
            <w:tcW w:w="1228" w:type="pct"/>
            <w:tcBorders>
              <w:top w:val="nil"/>
              <w:left w:val="nil"/>
              <w:bottom w:val="single" w:sz="4" w:space="0" w:color="auto"/>
              <w:right w:val="nil"/>
            </w:tcBorders>
            <w:shd w:val="clear" w:color="auto" w:fill="auto"/>
          </w:tcPr>
          <w:p w14:paraId="3D8DC965" w14:textId="77777777" w:rsidR="002D3998" w:rsidRPr="00572DCE" w:rsidRDefault="002D3998" w:rsidP="00B6185C">
            <w:pPr>
              <w:pStyle w:val="afc"/>
            </w:pPr>
            <w:r w:rsidRPr="00572DCE">
              <w:rPr>
                <w:rFonts w:hint="eastAsia"/>
              </w:rPr>
              <w:t>ETX</w:t>
            </w:r>
          </w:p>
        </w:tc>
        <w:tc>
          <w:tcPr>
            <w:tcW w:w="1701" w:type="pct"/>
            <w:tcBorders>
              <w:top w:val="nil"/>
              <w:left w:val="nil"/>
              <w:bottom w:val="single" w:sz="4" w:space="0" w:color="auto"/>
              <w:right w:val="nil"/>
            </w:tcBorders>
            <w:shd w:val="clear" w:color="auto" w:fill="auto"/>
          </w:tcPr>
          <w:p w14:paraId="0373EF1A" w14:textId="77777777" w:rsidR="002D3998" w:rsidRPr="00572DCE" w:rsidRDefault="002D3998" w:rsidP="00B6185C">
            <w:pPr>
              <w:pStyle w:val="afc"/>
            </w:pPr>
            <w:r w:rsidRPr="00572DCE">
              <w:rPr>
                <w:rFonts w:hint="eastAsia"/>
              </w:rPr>
              <w:t>帧结束符</w:t>
            </w:r>
            <w:r w:rsidRPr="00572DCE">
              <w:rPr>
                <w:rFonts w:hint="eastAsia"/>
              </w:rPr>
              <w:t xml:space="preserve"> 0x07</w:t>
            </w:r>
          </w:p>
        </w:tc>
        <w:tc>
          <w:tcPr>
            <w:tcW w:w="1323" w:type="pct"/>
            <w:tcBorders>
              <w:top w:val="nil"/>
              <w:left w:val="nil"/>
              <w:bottom w:val="single" w:sz="4" w:space="0" w:color="auto"/>
              <w:right w:val="nil"/>
            </w:tcBorders>
            <w:shd w:val="clear" w:color="auto" w:fill="auto"/>
          </w:tcPr>
          <w:p w14:paraId="11A86FE5" w14:textId="77777777" w:rsidR="002D3998" w:rsidRPr="00572DCE" w:rsidRDefault="002D3998" w:rsidP="00B6185C">
            <w:pPr>
              <w:pStyle w:val="afc"/>
              <w:rPr>
                <w:rStyle w:val="af2"/>
                <w:b w:val="0"/>
                <w:bCs w:val="0"/>
              </w:rPr>
            </w:pPr>
            <w:r w:rsidRPr="00572DCE">
              <w:rPr>
                <w:rStyle w:val="af2"/>
                <w:rFonts w:hint="eastAsia"/>
                <w:b w:val="0"/>
                <w:bCs w:val="0"/>
              </w:rPr>
              <w:t>Byte</w:t>
            </w:r>
          </w:p>
        </w:tc>
        <w:tc>
          <w:tcPr>
            <w:tcW w:w="748" w:type="pct"/>
            <w:tcBorders>
              <w:top w:val="nil"/>
              <w:left w:val="nil"/>
              <w:bottom w:val="single" w:sz="4" w:space="0" w:color="auto"/>
              <w:right w:val="nil"/>
            </w:tcBorders>
            <w:shd w:val="clear" w:color="auto" w:fill="auto"/>
          </w:tcPr>
          <w:p w14:paraId="05D9678E" w14:textId="77777777" w:rsidR="002D3998" w:rsidRPr="00572DCE" w:rsidRDefault="002D3998" w:rsidP="00B6185C">
            <w:pPr>
              <w:pStyle w:val="afc"/>
            </w:pPr>
            <w:r w:rsidRPr="00572DCE">
              <w:rPr>
                <w:rFonts w:hint="eastAsia"/>
              </w:rPr>
              <w:t>1</w:t>
            </w:r>
          </w:p>
        </w:tc>
      </w:tr>
    </w:tbl>
    <w:p w14:paraId="751851F4" w14:textId="586F2820" w:rsidR="002D3998" w:rsidRPr="00636514" w:rsidRDefault="003A084E" w:rsidP="002D3998">
      <w:pPr>
        <w:ind w:firstLine="480"/>
      </w:pPr>
      <w:r>
        <w:rPr>
          <w:noProof/>
        </w:rPr>
        <w:lastRenderedPageBreak/>
        <w:drawing>
          <wp:anchor distT="0" distB="0" distL="114300" distR="114300" simplePos="0" relativeHeight="251901952" behindDoc="0" locked="0" layoutInCell="1" allowOverlap="1" wp14:anchorId="338410A5" wp14:editId="79A1424D">
            <wp:simplePos x="0" y="0"/>
            <wp:positionH relativeFrom="column">
              <wp:posOffset>733425</wp:posOffset>
            </wp:positionH>
            <wp:positionV relativeFrom="paragraph">
              <wp:posOffset>3346565</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64">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sidRPr="00636514">
        <w:rPr>
          <w:rFonts w:hint="eastAsia"/>
        </w:rPr>
        <w:t>在消息报文中，为避免混乱和产生歧义，除帧起始符和帧结束符之外，其他报文中不可以出现</w:t>
      </w:r>
      <w:r w:rsidR="002D3998" w:rsidRPr="00636514">
        <w:rPr>
          <w:rFonts w:hint="eastAsia"/>
        </w:rPr>
        <w:t>STX</w:t>
      </w:r>
      <w:r w:rsidR="002D3998" w:rsidRPr="00636514">
        <w:rPr>
          <w:rFonts w:hint="eastAsia"/>
        </w:rPr>
        <w:t>或</w:t>
      </w:r>
      <w:r w:rsidR="002D3998" w:rsidRPr="00636514">
        <w:rPr>
          <w:rFonts w:hint="eastAsia"/>
        </w:rPr>
        <w:t>ETX</w:t>
      </w:r>
      <w:r w:rsidR="002D3998" w:rsidRPr="00636514">
        <w:rPr>
          <w:rFonts w:hint="eastAsia"/>
        </w:rPr>
        <w:t>保留字。传输过程中使用转义字符</w:t>
      </w:r>
      <w:r w:rsidR="002D3998" w:rsidRPr="00636514">
        <w:rPr>
          <w:rFonts w:hint="eastAsia"/>
        </w:rPr>
        <w:t>0x10</w:t>
      </w:r>
      <w:r w:rsidR="002D3998" w:rsidRPr="00636514">
        <w:rPr>
          <w:rFonts w:hint="eastAsia"/>
        </w:rPr>
        <w:t>进行转义，除起始符和结束符外，如碰到</w:t>
      </w:r>
      <w:r w:rsidR="002D3998" w:rsidRPr="00636514">
        <w:rPr>
          <w:rFonts w:hint="eastAsia"/>
        </w:rPr>
        <w:t>0x</w:t>
      </w:r>
      <w:r w:rsidR="002D3998" w:rsidRPr="00636514">
        <w:t>06</w:t>
      </w:r>
      <w:r w:rsidR="002D3998" w:rsidRPr="00636514">
        <w:t>则自动替换成</w:t>
      </w:r>
      <w:r w:rsidR="002D3998" w:rsidRPr="00636514">
        <w:rPr>
          <w:rFonts w:hint="eastAsia"/>
        </w:rPr>
        <w:t>0x</w:t>
      </w:r>
      <w:r w:rsidR="002D3998" w:rsidRPr="00636514">
        <w:t>10</w:t>
      </w:r>
      <w:r w:rsidR="002D3998" w:rsidRPr="00636514">
        <w:rPr>
          <w:rFonts w:hint="eastAsia"/>
        </w:rPr>
        <w:t>，</w:t>
      </w:r>
      <w:r w:rsidR="002D3998" w:rsidRPr="00636514">
        <w:t>0x06</w:t>
      </w:r>
      <w:r w:rsidR="002D3998" w:rsidRPr="00636514">
        <w:rPr>
          <w:rFonts w:hint="eastAsia"/>
        </w:rPr>
        <w:t>；如碰到</w:t>
      </w:r>
      <w:r w:rsidR="002D3998" w:rsidRPr="00636514">
        <w:rPr>
          <w:rFonts w:hint="eastAsia"/>
        </w:rPr>
        <w:t>0x</w:t>
      </w:r>
      <w:r w:rsidR="002D3998" w:rsidRPr="00636514">
        <w:t>07</w:t>
      </w:r>
      <w:r w:rsidR="002D3998" w:rsidRPr="00636514">
        <w:t>则替换为</w:t>
      </w:r>
      <w:r w:rsidR="002D3998" w:rsidRPr="00636514">
        <w:rPr>
          <w:rFonts w:hint="eastAsia"/>
        </w:rPr>
        <w:t>0x</w:t>
      </w:r>
      <w:r w:rsidR="002D3998" w:rsidRPr="00636514">
        <w:t>10</w:t>
      </w:r>
      <w:r w:rsidR="002D3998" w:rsidRPr="00636514">
        <w:rPr>
          <w:rFonts w:hint="eastAsia"/>
        </w:rPr>
        <w:t>，</w:t>
      </w:r>
      <w:r w:rsidR="002D3998" w:rsidRPr="00636514">
        <w:rPr>
          <w:rFonts w:hint="eastAsia"/>
        </w:rPr>
        <w:t>0x</w:t>
      </w:r>
      <w:r w:rsidR="002D3998" w:rsidRPr="00636514">
        <w:t>07</w:t>
      </w:r>
      <w:r w:rsidR="002D3998" w:rsidRPr="00636514">
        <w:rPr>
          <w:rFonts w:hint="eastAsia"/>
        </w:rPr>
        <w:t>。</w:t>
      </w:r>
      <w:r w:rsidR="002D3998" w:rsidRPr="00636514">
        <w:t>同样</w:t>
      </w:r>
      <w:r w:rsidR="002D3998" w:rsidRPr="00636514">
        <w:rPr>
          <w:rFonts w:hint="eastAsia"/>
        </w:rPr>
        <w:t>，</w:t>
      </w:r>
      <w:r w:rsidR="002D3998" w:rsidRPr="00636514">
        <w:t>当</w:t>
      </w:r>
      <w:r w:rsidR="002D3998">
        <w:rPr>
          <w:rFonts w:hint="eastAsia"/>
        </w:rPr>
        <w:t>接收</w:t>
      </w:r>
      <w:r w:rsidR="002D3998" w:rsidRPr="00636514">
        <w:t>报文时需对收到的消息进行去转义</w:t>
      </w:r>
      <w:r w:rsidR="002D3998" w:rsidRPr="00636514">
        <w:rPr>
          <w:rFonts w:hint="eastAsia"/>
        </w:rPr>
        <w:t>，</w:t>
      </w:r>
      <w:r w:rsidR="002D3998" w:rsidRPr="00636514">
        <w:t>如碰到</w:t>
      </w:r>
      <w:r w:rsidR="002D3998" w:rsidRPr="00636514">
        <w:rPr>
          <w:rFonts w:hint="eastAsia"/>
        </w:rPr>
        <w:t>0x</w:t>
      </w:r>
      <w:r w:rsidR="002D3998" w:rsidRPr="00636514">
        <w:t>10</w:t>
      </w:r>
      <w:r w:rsidR="002D3998" w:rsidRPr="00636514">
        <w:rPr>
          <w:rFonts w:hint="eastAsia"/>
        </w:rPr>
        <w:t>，</w:t>
      </w:r>
      <w:r w:rsidR="002D3998" w:rsidRPr="00636514">
        <w:t>0x06</w:t>
      </w:r>
      <w:r w:rsidR="002D3998" w:rsidRPr="00636514">
        <w:rPr>
          <w:rFonts w:hint="eastAsia"/>
        </w:rPr>
        <w:t>，</w:t>
      </w:r>
      <w:r w:rsidR="002D3998" w:rsidRPr="00636514">
        <w:t>则将其替换成</w:t>
      </w:r>
      <w:r w:rsidR="002D3998" w:rsidRPr="00636514">
        <w:rPr>
          <w:rFonts w:hint="eastAsia"/>
        </w:rPr>
        <w:t>0x</w:t>
      </w:r>
      <w:r w:rsidR="002D3998" w:rsidRPr="00636514">
        <w:t>06</w:t>
      </w:r>
      <w:r w:rsidR="002D3998" w:rsidRPr="00636514">
        <w:rPr>
          <w:rFonts w:hint="eastAsia"/>
        </w:rPr>
        <w:t>，</w:t>
      </w:r>
      <w:r w:rsidR="002D3998" w:rsidRPr="00636514">
        <w:t>碰到</w:t>
      </w:r>
      <w:r w:rsidR="002D3998" w:rsidRPr="00636514">
        <w:rPr>
          <w:rFonts w:hint="eastAsia"/>
        </w:rPr>
        <w:t>0x</w:t>
      </w:r>
      <w:r w:rsidR="002D3998" w:rsidRPr="00636514">
        <w:t>10</w:t>
      </w:r>
      <w:r w:rsidR="002D3998" w:rsidRPr="00636514">
        <w:rPr>
          <w:rFonts w:hint="eastAsia"/>
        </w:rPr>
        <w:t>，</w:t>
      </w:r>
      <w:r w:rsidR="002D3998" w:rsidRPr="00636514">
        <w:rPr>
          <w:rFonts w:hint="eastAsia"/>
        </w:rPr>
        <w:t>0x</w:t>
      </w:r>
      <w:r w:rsidR="002D3998" w:rsidRPr="00636514">
        <w:t>07</w:t>
      </w:r>
      <w:r w:rsidR="002D3998" w:rsidRPr="00636514">
        <w:t>则替换成</w:t>
      </w:r>
      <w:r w:rsidR="002D3998" w:rsidRPr="00636514">
        <w:rPr>
          <w:rFonts w:hint="eastAsia"/>
        </w:rPr>
        <w:t>0x</w:t>
      </w:r>
      <w:r w:rsidR="002D3998" w:rsidRPr="00636514">
        <w:t>07</w:t>
      </w:r>
      <w:r w:rsidR="002D3998" w:rsidRPr="00636514">
        <w:rPr>
          <w:rFonts w:hint="eastAsia"/>
        </w:rPr>
        <w:t>。消息报文包括</w:t>
      </w:r>
      <w:r w:rsidR="002D3998" w:rsidRPr="00636514">
        <w:rPr>
          <w:rFonts w:hint="eastAsia"/>
        </w:rPr>
        <w:t>STX</w:t>
      </w:r>
      <w:r w:rsidR="002D3998" w:rsidRPr="00636514">
        <w:rPr>
          <w:rFonts w:hint="eastAsia"/>
        </w:rPr>
        <w:t>、报文头、报文内容、</w:t>
      </w:r>
      <w:r w:rsidR="002D3998" w:rsidRPr="00636514">
        <w:rPr>
          <w:rFonts w:hint="eastAsia"/>
        </w:rPr>
        <w:t>XOR</w:t>
      </w:r>
      <w:r w:rsidR="002D3998" w:rsidRPr="00636514">
        <w:rPr>
          <w:rFonts w:hint="eastAsia"/>
        </w:rPr>
        <w:t>校验码、</w:t>
      </w:r>
      <w:r w:rsidR="002D3998" w:rsidRPr="00636514">
        <w:rPr>
          <w:rFonts w:hint="eastAsia"/>
        </w:rPr>
        <w:t>ETX</w:t>
      </w:r>
      <w:r w:rsidR="002D3998" w:rsidRPr="00636514">
        <w:rPr>
          <w:rFonts w:hint="eastAsia"/>
        </w:rPr>
        <w:t>等五个部分的内容，其中</w:t>
      </w:r>
      <w:r w:rsidR="002D3998" w:rsidRPr="00636514">
        <w:rPr>
          <w:rFonts w:hint="eastAsia"/>
        </w:rPr>
        <w:t>STX</w:t>
      </w:r>
      <w:r w:rsidR="002D3998" w:rsidRPr="00636514">
        <w:rPr>
          <w:rFonts w:hint="eastAsia"/>
        </w:rPr>
        <w:t>和</w:t>
      </w:r>
      <w:r w:rsidR="002D3998" w:rsidRPr="00636514">
        <w:rPr>
          <w:rFonts w:hint="eastAsia"/>
        </w:rPr>
        <w:t>ETX</w:t>
      </w:r>
      <w:r w:rsidR="002D3998" w:rsidRPr="00636514">
        <w:rPr>
          <w:rFonts w:hint="eastAsia"/>
        </w:rPr>
        <w:t>为开始和结束的标志，报文内容为主要发送的信息，报文内容包括</w:t>
      </w:r>
      <w:r w:rsidR="002D3998" w:rsidRPr="00636514">
        <w:rPr>
          <w:rFonts w:hint="eastAsia"/>
        </w:rPr>
        <w:t>4Byte</w:t>
      </w:r>
      <w:r w:rsidR="002D3998" w:rsidRPr="00636514">
        <w:rPr>
          <w:rFonts w:hint="eastAsia"/>
        </w:rPr>
        <w:t>的会话流水号和可变长度的数据位。</w:t>
      </w:r>
      <w:r w:rsidR="002D3998">
        <w:rPr>
          <w:rFonts w:hint="eastAsia"/>
        </w:rPr>
        <w:t>系统</w:t>
      </w:r>
      <w:r w:rsidR="002D3998" w:rsidRPr="00636514">
        <w:rPr>
          <w:rFonts w:hint="eastAsia"/>
        </w:rPr>
        <w:t>通过读取串口信息，对信息进行校验，解析指令处理后，发送相应的应答。订单支付成功，发送串口信息，进入出货界面。串口通信</w:t>
      </w:r>
      <w:r w:rsidR="002D3998" w:rsidRPr="00636514">
        <w:t>过程流程图</w:t>
      </w:r>
      <w:r w:rsidR="002D3998">
        <w:t>如图</w:t>
      </w:r>
      <w:r>
        <w:rPr>
          <w:rFonts w:hint="eastAsia"/>
        </w:rPr>
        <w:t>5-11</w:t>
      </w:r>
      <w:r w:rsidR="002D3998">
        <w:rPr>
          <w:rFonts w:hint="eastAsia"/>
        </w:rPr>
        <w:t>。</w:t>
      </w:r>
    </w:p>
    <w:p w14:paraId="410CF4EE" w14:textId="3EB2C7D4" w:rsidR="002D3998" w:rsidRDefault="002D3998" w:rsidP="002D3998">
      <w:pPr>
        <w:pStyle w:val="aff0"/>
      </w:pPr>
      <w:r>
        <w:rPr>
          <w:rFonts w:hint="eastAsia"/>
        </w:rPr>
        <w:t>图</w:t>
      </w:r>
      <w:r w:rsidR="003A084E">
        <w:rPr>
          <w:rFonts w:hint="eastAsia"/>
        </w:rPr>
        <w:t>5-11</w:t>
      </w:r>
      <w:r>
        <w:t xml:space="preserve">  </w:t>
      </w:r>
      <w:r>
        <w:t>串口通信流程图</w:t>
      </w:r>
    </w:p>
    <w:p w14:paraId="291D16EB" w14:textId="77777777" w:rsidR="002D3998" w:rsidRPr="00636514" w:rsidRDefault="002D3998" w:rsidP="002D3998">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5C0501A6" w14:textId="77777777" w:rsidR="002D3998" w:rsidRPr="00636514" w:rsidRDefault="002D3998" w:rsidP="002D3998">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471D13B2" w14:textId="77777777" w:rsidR="002D3998" w:rsidRPr="00636514" w:rsidRDefault="002D3998" w:rsidP="002D3998">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41897E10" w14:textId="77777777" w:rsidR="002D3998" w:rsidRPr="00636514" w:rsidRDefault="002D3998" w:rsidP="002D3998">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52B602F4" w14:textId="77777777" w:rsidR="002D3998" w:rsidRPr="00636514" w:rsidRDefault="002D3998" w:rsidP="002D3998">
      <w:pPr>
        <w:pStyle w:val="afe"/>
        <w:numPr>
          <w:ilvl w:val="0"/>
          <w:numId w:val="21"/>
        </w:numPr>
        <w:ind w:firstLineChars="0"/>
      </w:pPr>
      <w:r w:rsidRPr="00636514">
        <w:rPr>
          <w:rFonts w:hint="eastAsia"/>
        </w:rPr>
        <w:t>解析报文类型。</w:t>
      </w:r>
    </w:p>
    <w:p w14:paraId="2B9C2DFF" w14:textId="77777777" w:rsidR="002D3998" w:rsidRPr="00636514" w:rsidRDefault="002D3998" w:rsidP="002D3998">
      <w:pPr>
        <w:pStyle w:val="afe"/>
        <w:numPr>
          <w:ilvl w:val="0"/>
          <w:numId w:val="22"/>
        </w:numPr>
        <w:ind w:firstLineChars="0"/>
      </w:pPr>
      <w:bookmarkStart w:id="273" w:name="_Toc492673788"/>
      <w:r w:rsidRPr="00636514">
        <w:rPr>
          <w:rFonts w:hint="eastAsia"/>
        </w:rPr>
        <w:t>移动支付功能实现</w:t>
      </w:r>
      <w:bookmarkEnd w:id="273"/>
    </w:p>
    <w:p w14:paraId="6BE70417" w14:textId="4B490A8C" w:rsidR="003A084E" w:rsidRPr="00636514" w:rsidRDefault="002D3998" w:rsidP="003A084E">
      <w:pPr>
        <w:pStyle w:val="aff0"/>
      </w:pPr>
      <w:r w:rsidRPr="00636514">
        <w:rPr>
          <w:rFonts w:hint="eastAsia"/>
        </w:rPr>
        <w:t>新型自动售货机新增二维码移动支付</w:t>
      </w:r>
      <w:r>
        <w:rPr>
          <w:rFonts w:hint="eastAsia"/>
        </w:rPr>
        <w:t>功能</w:t>
      </w:r>
      <w:r w:rsidRPr="00636514">
        <w:rPr>
          <w:rFonts w:hint="eastAsia"/>
        </w:rPr>
        <w:t>。二维码支付非常适用于消费者和商家之间</w:t>
      </w:r>
      <w:r w:rsidRPr="00636514">
        <w:rPr>
          <w:rFonts w:hint="eastAsia"/>
        </w:rPr>
        <w:lastRenderedPageBreak/>
        <w:t>的这种小额支付，它分为“主扫”和“被扫”模式。商家根据选购商品信息生成支付二维码，属于“被扫”方；消费者使用手机</w:t>
      </w:r>
      <w:r w:rsidRPr="00636514">
        <w:t>APP</w:t>
      </w:r>
      <w:r w:rsidRPr="00636514">
        <w:rPr>
          <w:rFonts w:hint="eastAsia"/>
        </w:rPr>
        <w:t>扫描商户提供的二维码，属于“主扫”方。该系统采用了银联二维码</w:t>
      </w:r>
      <w:r w:rsidRPr="00636514">
        <w:t>支付、支付宝二维码支付和微信二维码支付</w:t>
      </w:r>
      <w:r>
        <w:rPr>
          <w:rFonts w:hint="eastAsia"/>
        </w:rPr>
        <w:t>。</w:t>
      </w:r>
      <w:r w:rsidRPr="00636514">
        <w:t>支付二维码动态生成</w:t>
      </w:r>
      <w:r w:rsidRPr="00636514">
        <w:rPr>
          <w:rFonts w:hint="eastAsia"/>
        </w:rPr>
        <w:t>，每个二维码都设定一个固定的超时时间，超过超时时间后该二维码失效，不能再进行</w:t>
      </w:r>
      <w:r w:rsidR="003A084E">
        <w:rPr>
          <w:noProof/>
        </w:rPr>
        <w:drawing>
          <wp:anchor distT="0" distB="0" distL="114300" distR="114300" simplePos="0" relativeHeight="251902976" behindDoc="0" locked="0" layoutInCell="1" allowOverlap="1" wp14:anchorId="6B7D5FD9" wp14:editId="23BA7D7E">
            <wp:simplePos x="0" y="0"/>
            <wp:positionH relativeFrom="column">
              <wp:posOffset>862330</wp:posOffset>
            </wp:positionH>
            <wp:positionV relativeFrom="paragraph">
              <wp:posOffset>1784704</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65">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支付；被扫二维码不能进行重复交易，保证订单的唯一性。</w:t>
      </w:r>
      <w:r>
        <w:rPr>
          <w:rFonts w:hint="eastAsia"/>
        </w:rPr>
        <w:t>移动支付</w:t>
      </w:r>
      <w:r w:rsidRPr="00636514">
        <w:t>时序图如图</w:t>
      </w:r>
      <w:r w:rsidR="003A084E">
        <w:rPr>
          <w:rFonts w:hint="eastAsia"/>
        </w:rPr>
        <w:t>5-12</w:t>
      </w:r>
      <w:r w:rsidRPr="00636514">
        <w:t>。</w:t>
      </w:r>
      <w:r w:rsidRPr="00636514">
        <w:tab/>
      </w:r>
      <w:r w:rsidR="003A084E">
        <w:t>图</w:t>
      </w:r>
      <w:r w:rsidR="003A084E">
        <w:rPr>
          <w:rFonts w:hint="eastAsia"/>
        </w:rPr>
        <w:t>5-12</w:t>
      </w:r>
      <w:r w:rsidR="003A084E">
        <w:t xml:space="preserve">  </w:t>
      </w:r>
      <w:r w:rsidR="003A084E">
        <w:t>移动支付时序图</w:t>
      </w:r>
    </w:p>
    <w:p w14:paraId="219D63EF" w14:textId="4DA2285C" w:rsidR="002D3998" w:rsidRDefault="002D3998" w:rsidP="002D3998">
      <w:pPr>
        <w:ind w:firstLine="480"/>
      </w:pPr>
    </w:p>
    <w:p w14:paraId="2E0F8890" w14:textId="6C7E8ADD" w:rsidR="002D3998" w:rsidRDefault="002D3998" w:rsidP="002D3998">
      <w:pPr>
        <w:numPr>
          <w:ilvl w:val="0"/>
          <w:numId w:val="14"/>
        </w:numPr>
        <w:ind w:firstLineChars="0"/>
      </w:pPr>
      <w:r w:rsidRPr="005270D9">
        <w:rPr>
          <w:rFonts w:hint="eastAsia"/>
        </w:rPr>
        <w:t>银联</w:t>
      </w:r>
      <w:r w:rsidRPr="00636514">
        <w:t>二维码支付</w:t>
      </w:r>
    </w:p>
    <w:p w14:paraId="24F6D3C1" w14:textId="07366AD5" w:rsidR="002D3998" w:rsidRDefault="002D3998" w:rsidP="002D3998">
      <w:pPr>
        <w:ind w:firstLineChars="0" w:firstLine="420"/>
      </w:pPr>
      <w:r w:rsidRPr="00636514">
        <w:rPr>
          <w:rFonts w:hint="eastAsia"/>
        </w:rPr>
        <w:t>银联二维码支付流程有以下几步：首先，商户向银联申请入网，银联方为商户提供入网后交易所需的证书。接着，根据银联二维码支付交易规范中数据元和申请二维码请求报文的规则对版本号、编码方式、签名方法、交易方式、交易类型等进行配置</w:t>
      </w:r>
      <w:r>
        <w:rPr>
          <w:rFonts w:hint="eastAsia"/>
        </w:rPr>
        <w:t>，</w:t>
      </w:r>
      <w:r w:rsidRPr="00636514">
        <w:rPr>
          <w:rFonts w:hint="eastAsia"/>
        </w:rPr>
        <w:t>设置商户号码、终端号、接入类型、支付超时时间等信息。用户进入售货页面进行选货，并将订单信息、价格信息、订单发送时间、超时时间和</w:t>
      </w:r>
      <w:r w:rsidRPr="00636514">
        <w:rPr>
          <w:rFonts w:hint="eastAsia"/>
        </w:rPr>
        <w:lastRenderedPageBreak/>
        <w:t>数据元一起封装成一个</w:t>
      </w:r>
      <w:r w:rsidRPr="00636514">
        <w:rPr>
          <w:rFonts w:hint="eastAsia"/>
        </w:rPr>
        <w:t>Map</w:t>
      </w:r>
      <w:r w:rsidRPr="00636514">
        <w:rPr>
          <w:rFonts w:hint="eastAsia"/>
        </w:rPr>
        <w:t>对象。对该</w:t>
      </w:r>
      <w:r w:rsidRPr="00636514">
        <w:rPr>
          <w:rFonts w:hint="eastAsia"/>
        </w:rPr>
        <w:t>Map</w:t>
      </w:r>
      <w:r w:rsidRPr="00636514">
        <w:rPr>
          <w:rFonts w:hint="eastAsia"/>
        </w:rPr>
        <w:t>对象进行签名，通过</w:t>
      </w:r>
      <w:r w:rsidRPr="00636514">
        <w:rPr>
          <w:rFonts w:hint="eastAsia"/>
        </w:rPr>
        <w:t>Http</w:t>
      </w:r>
      <w:r w:rsidRPr="00636514">
        <w:t>URLConnection</w:t>
      </w:r>
      <w:r w:rsidRPr="00636514">
        <w:t>类</w:t>
      </w:r>
      <w:r w:rsidRPr="00636514">
        <w:rPr>
          <w:rFonts w:hint="eastAsia"/>
        </w:rPr>
        <w:t>向银联全渠道交易系统发送请求。然后，</w:t>
      </w:r>
      <w:r>
        <w:rPr>
          <w:rFonts w:hint="eastAsia"/>
        </w:rPr>
        <w:t>同步返回</w:t>
      </w:r>
      <w:r w:rsidRPr="00636514">
        <w:rPr>
          <w:rFonts w:hint="eastAsia"/>
        </w:rPr>
        <w:t>一个包含二维码信息的</w:t>
      </w:r>
      <w:r w:rsidRPr="00636514">
        <w:rPr>
          <w:rFonts w:hint="eastAsia"/>
        </w:rPr>
        <w:t>JSON</w:t>
      </w:r>
      <w:r w:rsidRPr="00636514">
        <w:t>对象</w:t>
      </w:r>
      <w:r w:rsidRPr="00636514">
        <w:rPr>
          <w:rFonts w:hint="eastAsia"/>
        </w:rPr>
        <w:t>，将该</w:t>
      </w:r>
      <w:r w:rsidRPr="00636514">
        <w:rPr>
          <w:rFonts w:hint="eastAsia"/>
        </w:rPr>
        <w:t>JSON</w:t>
      </w:r>
      <w:r w:rsidRPr="00636514">
        <w:rPr>
          <w:rFonts w:hint="eastAsia"/>
        </w:rPr>
        <w:t>对象进行解析生成一个</w:t>
      </w:r>
      <w:r w:rsidRPr="00636514">
        <w:rPr>
          <w:rFonts w:hint="eastAsia"/>
        </w:rPr>
        <w:t>Map</w:t>
      </w:r>
      <w:r w:rsidRPr="00636514">
        <w:rPr>
          <w:rFonts w:hint="eastAsia"/>
        </w:rPr>
        <w:t>对象，对</w:t>
      </w:r>
      <w:r>
        <w:rPr>
          <w:rFonts w:hint="eastAsia"/>
        </w:rPr>
        <w:t>其</w:t>
      </w:r>
      <w:r w:rsidRPr="00636514">
        <w:t>进行签名的验证</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Pr="00636514">
        <w:rPr>
          <w:rFonts w:hint="eastAsia"/>
        </w:rPr>
        <w:t>”，并将其返回安卓终端。最后，使用二维码生成类</w:t>
      </w:r>
      <w:r w:rsidRPr="00636514">
        <w:rPr>
          <w:rFonts w:hint="eastAsia"/>
        </w:rPr>
        <w:t>Create</w:t>
      </w:r>
      <w:r w:rsidRPr="00636514">
        <w:t>2DCode</w:t>
      </w:r>
      <w:r w:rsidRPr="00636514">
        <w:t>将二维码流水号</w:t>
      </w:r>
      <w:r w:rsidRPr="00636514">
        <w:t>qrCode</w:t>
      </w:r>
      <w:r w:rsidRPr="00636514">
        <w:t>信息</w:t>
      </w:r>
      <w:r w:rsidRPr="00636514">
        <w:rPr>
          <w:rFonts w:hint="eastAsia"/>
        </w:rPr>
        <w:t>转换为二维码，并展示在页面</w:t>
      </w:r>
      <w:r>
        <w:rPr>
          <w:rFonts w:hint="eastAsia"/>
        </w:rPr>
        <w:t>中。</w:t>
      </w:r>
    </w:p>
    <w:p w14:paraId="52E8DBDF" w14:textId="04DDD7AC" w:rsidR="002D3998" w:rsidRDefault="002D3998" w:rsidP="003A084E">
      <w:pPr>
        <w:ind w:firstLine="480"/>
        <w:rPr>
          <w:rFonts w:hint="eastAsia"/>
        </w:rPr>
      </w:pPr>
      <w:r w:rsidRPr="00636514">
        <w:rPr>
          <w:rFonts w:hint="eastAsia"/>
        </w:rPr>
        <w:t>银联向商家提供公钥和私钥证书</w:t>
      </w:r>
      <w:r>
        <w:rPr>
          <w:rFonts w:hint="eastAsia"/>
        </w:rPr>
        <w:t>，</w:t>
      </w:r>
      <w:r w:rsidRPr="00636514">
        <w:t>商户发送二维码请求时</w:t>
      </w:r>
      <w:r w:rsidRPr="00636514">
        <w:rPr>
          <w:rFonts w:hint="eastAsia"/>
        </w:rPr>
        <w:t>，</w:t>
      </w:r>
      <w:r w:rsidRPr="00636514">
        <w:t>银联交易系统对请求信息进行验签</w:t>
      </w:r>
      <w:r w:rsidRPr="00636514">
        <w:rPr>
          <w:rFonts w:hint="eastAsia"/>
        </w:rPr>
        <w:t>，</w:t>
      </w:r>
      <w:r w:rsidRPr="00636514">
        <w:t>商户收到应答后</w:t>
      </w:r>
      <w:r w:rsidRPr="00636514">
        <w:rPr>
          <w:rFonts w:hint="eastAsia"/>
        </w:rPr>
        <w:t>，</w:t>
      </w:r>
      <w:r w:rsidRPr="00636514">
        <w:t>也需对应答消息进行验签</w:t>
      </w:r>
      <w:r w:rsidRPr="00636514">
        <w:rPr>
          <w:rFonts w:hint="eastAsia"/>
        </w:rPr>
        <w:t>，只有双方验签都成功的情况下，才继续下面的步骤。</w:t>
      </w:r>
      <w:r>
        <w:rPr>
          <w:rFonts w:hint="eastAsia"/>
        </w:rPr>
        <w:t>验签过程如下：</w:t>
      </w:r>
      <w:r w:rsidRPr="00636514">
        <w:rPr>
          <w:rFonts w:hint="eastAsia"/>
        </w:rPr>
        <w:t>首先，</w:t>
      </w:r>
      <w:r w:rsidRPr="00636514">
        <w:rPr>
          <w:rFonts w:hint="eastAsia"/>
        </w:rPr>
        <w:t>Map</w:t>
      </w:r>
      <w:r w:rsidRPr="00636514">
        <w:rPr>
          <w:rFonts w:hint="eastAsia"/>
        </w:rPr>
        <w:t>字段中</w:t>
      </w:r>
      <w:r>
        <w:rPr>
          <w:rFonts w:hint="eastAsia"/>
        </w:rPr>
        <w:t>除</w:t>
      </w:r>
      <w:r w:rsidRPr="00636514">
        <w:rPr>
          <w:rFonts w:hint="eastAsia"/>
        </w:rPr>
        <w:t>key</w:t>
      </w:r>
      <w:r w:rsidRPr="00636514">
        <w:rPr>
          <w:rFonts w:hint="eastAsia"/>
        </w:rPr>
        <w:t>为</w:t>
      </w:r>
      <w:r w:rsidRPr="00636514">
        <w:rPr>
          <w:rFonts w:hint="eastAsia"/>
        </w:rPr>
        <w:t>signature</w:t>
      </w:r>
      <w:r w:rsidRPr="00636514">
        <w:t>的字段之外的所有其他</w:t>
      </w:r>
      <w:r w:rsidRPr="00636514">
        <w:rPr>
          <w:rFonts w:hint="eastAsia"/>
        </w:rPr>
        <w:t>key/value</w:t>
      </w:r>
      <w:r w:rsidRPr="00636514">
        <w:rPr>
          <w:rFonts w:hint="eastAsia"/>
        </w:rPr>
        <w:t>值用</w:t>
      </w:r>
      <w:r w:rsidRPr="00636514">
        <w:rPr>
          <w:rFonts w:hint="eastAsia"/>
        </w:rPr>
        <w:t>&amp;</w:t>
      </w:r>
      <w:r w:rsidRPr="00636514">
        <w:rPr>
          <w:rFonts w:hint="eastAsia"/>
        </w:rPr>
        <w:t>连接成一个字符串，并按照名称进行排序。然后，对生成的字符串使用</w:t>
      </w:r>
      <w:r w:rsidRPr="00636514">
        <w:rPr>
          <w:rFonts w:hint="eastAsia"/>
        </w:rPr>
        <w:t>SHA-256</w:t>
      </w:r>
      <w:r w:rsidRPr="00636514">
        <w:rPr>
          <w:rFonts w:hint="eastAsia"/>
        </w:rPr>
        <w:t>摘要，使用私钥证书中的私钥对字符串进行签名。最后，将签名后的字符串</w:t>
      </w:r>
      <w:r w:rsidRPr="00636514">
        <w:t>进行</w:t>
      </w:r>
      <w:r w:rsidRPr="00636514">
        <w:rPr>
          <w:rFonts w:hint="eastAsia"/>
        </w:rPr>
        <w:t>Base64</w:t>
      </w:r>
      <w:r w:rsidRPr="00636514">
        <w:t>编码</w:t>
      </w:r>
      <w:r w:rsidRPr="00636514">
        <w:rPr>
          <w:rFonts w:hint="eastAsia"/>
        </w:rPr>
        <w:t>放置到</w:t>
      </w:r>
      <w:r w:rsidRPr="00636514">
        <w:rPr>
          <w:rFonts w:hint="eastAsia"/>
        </w:rPr>
        <w:t>signature</w:t>
      </w:r>
      <w:r w:rsidRPr="00636514">
        <w:rPr>
          <w:rFonts w:hint="eastAsia"/>
        </w:rPr>
        <w:t>字段和其他字段一起组合成一个请求体，一起发送给银联后台进行处理。银联后台对请求串进行处理后，返回一个</w:t>
      </w:r>
      <w:r w:rsidRPr="00636514">
        <w:rPr>
          <w:rFonts w:hint="eastAsia"/>
        </w:rPr>
        <w:t>JSON</w:t>
      </w:r>
      <w:r w:rsidRPr="00636514">
        <w:rPr>
          <w:rFonts w:hint="eastAsia"/>
        </w:rPr>
        <w:t>对象，将</w:t>
      </w:r>
      <w:r w:rsidRPr="00636514">
        <w:rPr>
          <w:rFonts w:hint="eastAsia"/>
        </w:rPr>
        <w:t>JSON</w:t>
      </w:r>
      <w:r w:rsidRPr="00636514">
        <w:rPr>
          <w:rFonts w:hint="eastAsia"/>
        </w:rPr>
        <w:t>对象转换为</w:t>
      </w:r>
      <w:r w:rsidRPr="00636514">
        <w:rPr>
          <w:rFonts w:hint="eastAsia"/>
        </w:rPr>
        <w:t>Map</w:t>
      </w:r>
      <w:r w:rsidRPr="00636514">
        <w:rPr>
          <w:rFonts w:hint="eastAsia"/>
        </w:rPr>
        <w:t>进行签名的验证。</w:t>
      </w:r>
      <w:r w:rsidRPr="00636514">
        <w:t>验签过程</w:t>
      </w:r>
      <w:r w:rsidRPr="00636514">
        <w:rPr>
          <w:rFonts w:hint="eastAsia"/>
        </w:rPr>
        <w:t>和签名过程类似，不同的是验签时使用公钥证书。签名验证成功后才允许将请求结果返回给客户端。对返回的对象进行解析，找到</w:t>
      </w:r>
      <w:r w:rsidRPr="00636514">
        <w:rPr>
          <w:rFonts w:hint="eastAsia"/>
        </w:rPr>
        <w:t>qrCode</w:t>
      </w:r>
      <w:r w:rsidRPr="00636514">
        <w:rPr>
          <w:rFonts w:hint="eastAsia"/>
        </w:rPr>
        <w:t>字段的</w:t>
      </w:r>
      <w:r w:rsidRPr="00636514">
        <w:rPr>
          <w:rFonts w:hint="eastAsia"/>
        </w:rPr>
        <w:t>value</w:t>
      </w:r>
      <w:r w:rsidRPr="00636514">
        <w:t>值</w:t>
      </w:r>
      <w:r w:rsidRPr="00636514">
        <w:rPr>
          <w:rFonts w:hint="eastAsia"/>
        </w:rPr>
        <w:t>，</w:t>
      </w:r>
      <w:r w:rsidRPr="00636514">
        <w:t>即为所求得的二维码流水号</w:t>
      </w:r>
      <w:r w:rsidRPr="00636514">
        <w:rPr>
          <w:rFonts w:hint="eastAsia"/>
        </w:rPr>
        <w:t>。</w:t>
      </w:r>
      <w:r w:rsidRPr="00636514">
        <w:t>一条成功的申码返回信息中应该至少包含以下内容</w:t>
      </w:r>
      <w:r w:rsidRPr="00636514">
        <w:rPr>
          <w:rFonts w:hint="eastAsia"/>
        </w:rPr>
        <w:t>，其中</w:t>
      </w:r>
      <w:r w:rsidRPr="00636514">
        <w:rPr>
          <w:rFonts w:hint="eastAsia"/>
        </w:rPr>
        <w:t>respCode</w:t>
      </w:r>
      <w:r w:rsidRPr="00636514">
        <w:rPr>
          <w:rFonts w:hint="eastAsia"/>
        </w:rPr>
        <w:t>和</w:t>
      </w:r>
      <w:r w:rsidRPr="00636514">
        <w:rPr>
          <w:rFonts w:hint="eastAsia"/>
        </w:rPr>
        <w:t>respMsg</w:t>
      </w:r>
      <w:r w:rsidRPr="00636514">
        <w:t>表示返回结果是否成功</w:t>
      </w:r>
      <w:r w:rsidRPr="00636514">
        <w:rPr>
          <w:rFonts w:hint="eastAsia"/>
        </w:rPr>
        <w:t>，</w:t>
      </w:r>
      <w:r w:rsidRPr="00636514">
        <w:t>qrCode</w:t>
      </w:r>
      <w:r w:rsidRPr="00636514">
        <w:t>表示二维码流水号</w:t>
      </w:r>
      <w:r w:rsidRPr="00636514">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084E" w14:paraId="19C8407F" w14:textId="77777777" w:rsidTr="003A084E">
        <w:tc>
          <w:tcPr>
            <w:tcW w:w="8296" w:type="dxa"/>
          </w:tcPr>
          <w:p w14:paraId="353EE94B" w14:textId="77777777" w:rsidR="003A084E" w:rsidRPr="007F037A" w:rsidRDefault="003A084E" w:rsidP="003A084E">
            <w:pPr>
              <w:pStyle w:val="af0"/>
            </w:pPr>
            <w:r w:rsidRPr="007F037A">
              <w:rPr>
                <w:rFonts w:hint="eastAsia"/>
              </w:rPr>
              <w:t>{</w:t>
            </w:r>
          </w:p>
          <w:p w14:paraId="4988A562" w14:textId="77777777" w:rsidR="003A084E" w:rsidRPr="007F037A" w:rsidRDefault="003A084E" w:rsidP="003A084E">
            <w:pPr>
              <w:pStyle w:val="af0"/>
              <w:ind w:firstLine="420"/>
            </w:pPr>
            <w:r w:rsidRPr="007F037A">
              <w:t>"qrCode":"https://qr.95516.com/00010001/62211432508676126225962129622718",</w:t>
            </w:r>
          </w:p>
          <w:p w14:paraId="1A3D70DA" w14:textId="77777777" w:rsidR="003A084E" w:rsidRPr="007F037A" w:rsidRDefault="003A084E" w:rsidP="003A084E">
            <w:pPr>
              <w:pStyle w:val="af0"/>
              <w:ind w:firstLine="420"/>
            </w:pPr>
            <w:r w:rsidRPr="007F037A">
              <w:t>"respMsg":"</w:t>
            </w:r>
            <w:r w:rsidRPr="00EA2BE2">
              <w:rPr>
                <w:rFonts w:hint="eastAsia"/>
              </w:rPr>
              <w:t>成功</w:t>
            </w:r>
            <w:r w:rsidRPr="007F037A">
              <w:t>[0000000]",</w:t>
            </w:r>
          </w:p>
          <w:p w14:paraId="421F2347" w14:textId="77777777" w:rsidR="003A084E" w:rsidRPr="007F037A" w:rsidRDefault="003A084E" w:rsidP="003A084E">
            <w:pPr>
              <w:pStyle w:val="af0"/>
              <w:ind w:firstLine="420"/>
            </w:pPr>
            <w:r w:rsidRPr="007F037A">
              <w:t xml:space="preserve">"txnTime":"20170829095153", </w:t>
            </w:r>
          </w:p>
          <w:p w14:paraId="3F992A98" w14:textId="77777777" w:rsidR="003A084E" w:rsidRPr="007F037A" w:rsidRDefault="003A084E" w:rsidP="003A084E">
            <w:pPr>
              <w:pStyle w:val="af0"/>
              <w:ind w:firstLine="420"/>
            </w:pPr>
            <w:r w:rsidRPr="007F037A">
              <w:t xml:space="preserve">"respCode":"00" </w:t>
            </w:r>
          </w:p>
          <w:p w14:paraId="799665B1" w14:textId="23E5884E" w:rsidR="003A084E" w:rsidRDefault="003A084E" w:rsidP="002D3998">
            <w:pPr>
              <w:pStyle w:val="af0"/>
              <w:rPr>
                <w:rFonts w:hint="eastAsia"/>
              </w:rPr>
            </w:pPr>
            <w:r w:rsidRPr="007F037A">
              <w:t>}</w:t>
            </w:r>
          </w:p>
        </w:tc>
      </w:tr>
    </w:tbl>
    <w:p w14:paraId="7F5C7BB9" w14:textId="77777777" w:rsidR="002D3998" w:rsidRPr="00636514" w:rsidRDefault="002D3998" w:rsidP="002D3998">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对象后，向银联发送查询请求。请求</w:t>
      </w:r>
      <w:r w:rsidRPr="00636514">
        <w:rPr>
          <w:rFonts w:hint="eastAsia"/>
        </w:rPr>
        <w:lastRenderedPageBreak/>
        <w:t>过程如下：首先，对请求字段进行签名。然后，对获取结果进行验签。验证成功后，查看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1A035DC6" w14:textId="77777777" w:rsidR="002D3998" w:rsidRPr="00636514" w:rsidRDefault="002D3998" w:rsidP="002D3998">
      <w:pPr>
        <w:numPr>
          <w:ilvl w:val="0"/>
          <w:numId w:val="14"/>
        </w:numPr>
        <w:ind w:firstLineChars="0"/>
      </w:pPr>
      <w:r w:rsidRPr="00636514">
        <w:rPr>
          <w:rFonts w:hint="eastAsia"/>
        </w:rPr>
        <w:t>支付宝二维码支付</w:t>
      </w:r>
    </w:p>
    <w:p w14:paraId="0E312842" w14:textId="77777777" w:rsidR="002D3998" w:rsidRPr="00636514" w:rsidRDefault="002D3998" w:rsidP="002D3998">
      <w:pPr>
        <w:ind w:firstLine="480"/>
      </w:pPr>
      <w:r w:rsidRPr="00636514">
        <w:rPr>
          <w:rFonts w:hint="eastAsia"/>
        </w:rPr>
        <w:t>支付宝二维码支付和银联支付相类似，请求消息使用私钥加密，使用公钥验证，支付宝移动支付使用的是</w:t>
      </w:r>
      <w:r w:rsidRPr="00636514">
        <w:rPr>
          <w:rFonts w:hint="eastAsia"/>
        </w:rPr>
        <w:t>RSA</w:t>
      </w:r>
      <w:r w:rsidRPr="00636514">
        <w:rPr>
          <w:rFonts w:hint="eastAsia"/>
        </w:rPr>
        <w:t>安全签名机制。</w:t>
      </w:r>
    </w:p>
    <w:p w14:paraId="0EE22FB7" w14:textId="77777777" w:rsidR="002D3998" w:rsidRDefault="002D3998" w:rsidP="002D3998">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Pr="00636514">
        <w:rPr>
          <w:rFonts w:hint="eastAsia"/>
        </w:rPr>
        <w:t>、二维码失效时间等进行过配置，解析选货后的商品价格和货道信息，并根据支付宝</w:t>
      </w:r>
      <w:r w:rsidRPr="00636514">
        <w:rPr>
          <w:rFonts w:hint="eastAsia"/>
        </w:rPr>
        <w:t>API</w:t>
      </w:r>
      <w:r w:rsidRPr="00636514">
        <w:rPr>
          <w:rFonts w:hint="eastAsia"/>
        </w:rPr>
        <w:t>中提供的公共请求参数规则对其他参数进行相应的配置，组成一个</w:t>
      </w:r>
      <w:r w:rsidRPr="00636514">
        <w:rPr>
          <w:rFonts w:hint="eastAsia"/>
        </w:rPr>
        <w:t>POST</w:t>
      </w:r>
      <w:r w:rsidRPr="00636514">
        <w:rPr>
          <w:rFonts w:hint="eastAsia"/>
        </w:rPr>
        <w:t>请求数据包。请求参数使用</w:t>
      </w:r>
      <w:r w:rsidRPr="00636514">
        <w:rPr>
          <w:rFonts w:hint="eastAsia"/>
        </w:rPr>
        <w:t>key</w:t>
      </w:r>
      <w:r w:rsidRPr="00636514">
        <w:t>/value</w:t>
      </w:r>
      <w:r w:rsidRPr="00636514">
        <w:t>模式进行存储</w:t>
      </w:r>
      <w:r w:rsidRPr="00636514">
        <w:rPr>
          <w:rFonts w:hint="eastAsia"/>
        </w:rPr>
        <w:t>。</w:t>
      </w:r>
      <w:r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Pr>
          <w:rFonts w:hint="eastAsia"/>
        </w:rPr>
        <w:t>然后</w:t>
      </w:r>
      <w:r w:rsidRPr="00636514">
        <w:rPr>
          <w:rFonts w:hint="eastAsia"/>
        </w:rPr>
        <w:t>发送给支付宝服务。最后，支付宝端返回一个</w:t>
      </w:r>
      <w:r w:rsidRPr="00636514">
        <w:rPr>
          <w:rFonts w:hint="eastAsia"/>
        </w:rPr>
        <w:t>JSON</w:t>
      </w:r>
      <w:r w:rsidRPr="00636514">
        <w:rPr>
          <w:rFonts w:hint="eastAsia"/>
        </w:rPr>
        <w:t>格式的结果，对</w:t>
      </w:r>
      <w:r w:rsidRPr="00636514">
        <w:t>alipay_trade_pay_response</w:t>
      </w:r>
      <w:r w:rsidRPr="00636514">
        <w:t>部分进行验签</w:t>
      </w:r>
      <w:r w:rsidRPr="00636514">
        <w:rPr>
          <w:rFonts w:hint="eastAsia"/>
        </w:rPr>
        <w:t>。</w:t>
      </w:r>
      <w:r w:rsidRPr="00636514">
        <w:t>签名使用</w:t>
      </w:r>
      <w:r w:rsidRPr="00636514">
        <w:rPr>
          <w:rFonts w:hint="eastAsia"/>
        </w:rPr>
        <w:t>Base64</w:t>
      </w:r>
      <w:r w:rsidRPr="00636514">
        <w:t>进行解码</w:t>
      </w:r>
      <w:r w:rsidRPr="00636514">
        <w:rPr>
          <w:rFonts w:hint="eastAsia"/>
        </w:rPr>
        <w:t>，</w:t>
      </w:r>
      <w:r w:rsidRPr="00636514">
        <w:t>使用</w:t>
      </w:r>
      <w:r w:rsidRPr="00636514">
        <w:rPr>
          <w:rFonts w:hint="eastAsia"/>
        </w:rPr>
        <w:t>RSA</w:t>
      </w:r>
      <w:r w:rsidRPr="00636514">
        <w:rPr>
          <w:rFonts w:hint="eastAsia"/>
        </w:rPr>
        <w:t>算法和支付宝提供的公钥进行签名的验证，验证成功后进行返回。判断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Pr>
          <w:rFonts w:hint="eastAsia"/>
        </w:rPr>
        <w:t>售货</w:t>
      </w:r>
      <w:r>
        <w:rPr>
          <w:rFonts w:hint="eastAsia"/>
        </w:rPr>
        <w:t>APP</w:t>
      </w:r>
      <w:r w:rsidRPr="00636514">
        <w:rPr>
          <w:rFonts w:hint="eastAsia"/>
        </w:rPr>
        <w:t>再使用二维码生成类将</w:t>
      </w:r>
      <w:r w:rsidRPr="00636514">
        <w:rPr>
          <w:rFonts w:hint="eastAsia"/>
        </w:rPr>
        <w:t>qrCode</w:t>
      </w:r>
      <w:r w:rsidRPr="00636514">
        <w:rPr>
          <w:rFonts w:hint="eastAsia"/>
        </w:rPr>
        <w:t>转换成二维码显示在页面中。</w:t>
      </w:r>
    </w:p>
    <w:p w14:paraId="164D3AC0" w14:textId="77777777" w:rsidR="002D3998" w:rsidRPr="00636514" w:rsidRDefault="002D3998" w:rsidP="002D3998">
      <w:pPr>
        <w:ind w:firstLine="480"/>
        <w:rPr>
          <w:sz w:val="23"/>
          <w:szCs w:val="23"/>
        </w:rPr>
      </w:pPr>
      <w:r w:rsidRPr="00636514">
        <w:rPr>
          <w:rFonts w:hint="eastAsia"/>
        </w:rPr>
        <w:t>用户向支付宝服务端查询</w:t>
      </w:r>
      <w:r>
        <w:rPr>
          <w:rFonts w:hint="eastAsia"/>
        </w:rPr>
        <w:t>交易的过程如下：</w:t>
      </w:r>
      <w:r w:rsidRPr="00636514">
        <w:rPr>
          <w:rFonts w:hint="eastAsia"/>
        </w:rPr>
        <w:t>首先，</w:t>
      </w:r>
      <w:r>
        <w:rPr>
          <w:rFonts w:hint="eastAsia"/>
        </w:rPr>
        <w:t>将</w:t>
      </w:r>
      <w:r w:rsidRPr="00636514">
        <w:rPr>
          <w:rFonts w:hint="eastAsia"/>
        </w:rPr>
        <w:t>交易订单号和其他数据元信息封装成一个</w:t>
      </w:r>
      <w:r w:rsidRPr="00636514">
        <w:rPr>
          <w:rFonts w:hint="eastAsia"/>
        </w:rPr>
        <w:t>key/</w:t>
      </w:r>
      <w:r w:rsidRPr="00636514">
        <w:t>value</w:t>
      </w:r>
      <w:r w:rsidRPr="00636514">
        <w:t>的数据包发送</w:t>
      </w:r>
      <w:r w:rsidRPr="00636514">
        <w:rPr>
          <w:rFonts w:hint="eastAsia"/>
        </w:rPr>
        <w:t>。支付宝端返回一个</w:t>
      </w:r>
      <w:r w:rsidRPr="00636514">
        <w:rPr>
          <w:rFonts w:hint="eastAsia"/>
        </w:rPr>
        <w:t>JSON</w:t>
      </w:r>
      <w:r w:rsidRPr="00636514">
        <w:rPr>
          <w:rFonts w:hint="eastAsia"/>
        </w:rPr>
        <w:t>格式的字符串，分析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BD3A53A" w14:textId="77777777" w:rsidR="002D3998" w:rsidRPr="00636514" w:rsidRDefault="002D3998" w:rsidP="002D3998">
      <w:pPr>
        <w:ind w:firstLine="480"/>
      </w:pPr>
      <w:r w:rsidRPr="00636514">
        <w:rPr>
          <w:rFonts w:hint="eastAsia"/>
        </w:rPr>
        <w:t>支付宝二维码发送请求时返回</w:t>
      </w:r>
      <w:r w:rsidRPr="00636514">
        <w:rPr>
          <w:rFonts w:hint="eastAsia"/>
        </w:rPr>
        <w:t>JSON</w:t>
      </w:r>
      <w:r w:rsidRPr="00636514">
        <w:rPr>
          <w:rFonts w:hint="eastAsia"/>
        </w:rPr>
        <w:t>对象，使用</w:t>
      </w:r>
      <w:r w:rsidRPr="00636514">
        <w:rPr>
          <w:rFonts w:hint="eastAsia"/>
        </w:rPr>
        <w:t>GSON</w:t>
      </w:r>
      <w:r w:rsidRPr="00636514">
        <w:rPr>
          <w:rFonts w:hint="eastAsia"/>
        </w:rPr>
        <w:t>包将</w:t>
      </w:r>
      <w:r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717674DD" w14:textId="77777777" w:rsidR="002D3998" w:rsidRPr="00636514" w:rsidRDefault="002D3998" w:rsidP="002D3998">
      <w:pPr>
        <w:numPr>
          <w:ilvl w:val="0"/>
          <w:numId w:val="14"/>
        </w:numPr>
        <w:ind w:firstLineChars="0"/>
      </w:pPr>
      <w:r w:rsidRPr="00636514">
        <w:lastRenderedPageBreak/>
        <w:t>微信二维码支付</w:t>
      </w:r>
    </w:p>
    <w:p w14:paraId="686E3779" w14:textId="77777777" w:rsidR="002D3998" w:rsidRPr="00636514" w:rsidRDefault="002D3998" w:rsidP="002D3998">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发送请求，它采用</w:t>
      </w:r>
      <w:r w:rsidRPr="00636514">
        <w:rPr>
          <w:rFonts w:hint="eastAsia"/>
        </w:rPr>
        <w:t>XML</w:t>
      </w:r>
      <w:r w:rsidRPr="00636514">
        <w:rPr>
          <w:rFonts w:hint="eastAsia"/>
        </w:rPr>
        <w:t>格式进行请求的提交和返回。此外，微信使用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等信息。将获取的商户账号信息、二维码失效时间、随机字符串</w:t>
      </w:r>
      <w:r w:rsidRPr="00636514">
        <w:rPr>
          <w:rFonts w:hint="eastAsia"/>
        </w:rPr>
        <w:t>non</w:t>
      </w:r>
      <w:r w:rsidRPr="00636514">
        <w:t>ce_str</w:t>
      </w:r>
      <w:r w:rsidRPr="00636514">
        <w:rPr>
          <w:rFonts w:hint="eastAsia"/>
        </w:rPr>
        <w:t>和其他数据元</w:t>
      </w:r>
      <w:r>
        <w:rPr>
          <w:rFonts w:hint="eastAsia"/>
        </w:rPr>
        <w:t>作为请求字段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Pr>
          <w:rFonts w:hint="eastAsia"/>
        </w:rPr>
        <w:t>形式</w:t>
      </w:r>
      <w:r w:rsidRPr="00636514">
        <w:t>进行表示</w:t>
      </w:r>
      <w:r w:rsidRPr="00636514">
        <w:rPr>
          <w:rFonts w:hint="eastAsia"/>
        </w:rPr>
        <w:t>，</w:t>
      </w:r>
      <w:r w:rsidRPr="00636514">
        <w:t>每一对数据使用</w:t>
      </w:r>
      <w:r w:rsidRPr="00636514">
        <w:rPr>
          <w:rFonts w:hint="eastAsia"/>
        </w:rPr>
        <w:t>&amp;</w:t>
      </w:r>
      <w:r w:rsidRPr="00636514">
        <w:t>符号进行连接</w:t>
      </w:r>
      <w:r w:rsidRPr="00636514">
        <w:rPr>
          <w:rFonts w:hint="eastAsia"/>
        </w:rPr>
        <w:t>，</w:t>
      </w:r>
      <w:r w:rsidRPr="00636514">
        <w:t>并将其按照字母顺序排列</w:t>
      </w:r>
      <w:r w:rsidRPr="00636514">
        <w:rPr>
          <w:rFonts w:hint="eastAsia"/>
        </w:rPr>
        <w:t>，最终连接成一个待验签的请求串。该信息使用</w:t>
      </w:r>
      <w:r w:rsidRPr="00636514">
        <w:rPr>
          <w:rFonts w:hint="eastAsia"/>
        </w:rPr>
        <w:t>MD5</w:t>
      </w:r>
      <w:r w:rsidRPr="00636514">
        <w:rPr>
          <w:rFonts w:hint="eastAsia"/>
        </w:rPr>
        <w:t>算法进行运算，运算结果全部转换为大写字符，并将最终得到的签名结果放置在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Pr>
          <w:rFonts w:hint="eastAsia"/>
        </w:rPr>
        <w:t>请求</w:t>
      </w:r>
      <w:r w:rsidRPr="00636514">
        <w:rPr>
          <w:rFonts w:hint="eastAsia"/>
        </w:rPr>
        <w:t>串转换为</w:t>
      </w:r>
      <w:r w:rsidRPr="00636514">
        <w:rPr>
          <w:rFonts w:hint="eastAsia"/>
        </w:rPr>
        <w:t>XML</w:t>
      </w:r>
      <w:r>
        <w:rPr>
          <w:rFonts w:hint="eastAsia"/>
        </w:rPr>
        <w:t>格式</w:t>
      </w:r>
      <w:r w:rsidRPr="00636514">
        <w:rPr>
          <w:rFonts w:hint="eastAsia"/>
        </w:rPr>
        <w:t>，并以</w:t>
      </w:r>
      <w:r w:rsidRPr="00636514">
        <w:rPr>
          <w:rFonts w:hint="eastAsia"/>
        </w:rPr>
        <w:t>P</w:t>
      </w:r>
      <w:r w:rsidRPr="00636514">
        <w:t>OST</w:t>
      </w:r>
      <w:r w:rsidRPr="00636514">
        <w:rPr>
          <w:rFonts w:hint="eastAsia"/>
        </w:rPr>
        <w:t>方式将该请求信息送给微信端。最后，微信端返回一个</w:t>
      </w:r>
      <w:r w:rsidRPr="00636514">
        <w:rPr>
          <w:rFonts w:hint="eastAsia"/>
        </w:rPr>
        <w:t>XML</w:t>
      </w:r>
      <w:r w:rsidRPr="00636514">
        <w:rPr>
          <w:rFonts w:hint="eastAsia"/>
        </w:rPr>
        <w:t>的响应数据，当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6752FA17" w14:textId="77777777" w:rsidR="002D3998" w:rsidRPr="00636514" w:rsidRDefault="002D3998" w:rsidP="002D3998">
      <w:pPr>
        <w:ind w:firstLine="480"/>
      </w:pPr>
      <w:r w:rsidRPr="00636514">
        <w:t>商家查询交易状态需要传入微信订单号</w:t>
      </w:r>
      <w:r w:rsidRPr="00636514">
        <w:rPr>
          <w:rFonts w:hint="eastAsia"/>
        </w:rPr>
        <w:t>和其他基本信息配置。首先，按照申码的请求数据封装过程将请求字段进行</w:t>
      </w:r>
      <w:r w:rsidRPr="00636514">
        <w:rPr>
          <w:rFonts w:hint="eastAsia"/>
        </w:rPr>
        <w:t>MD5</w:t>
      </w:r>
      <w:r w:rsidRPr="00636514">
        <w:rPr>
          <w:rFonts w:hint="eastAsia"/>
        </w:rPr>
        <w:t>签名，</w:t>
      </w:r>
      <w:r>
        <w:rPr>
          <w:rFonts w:hint="eastAsia"/>
        </w:rPr>
        <w:t>并</w:t>
      </w:r>
      <w:r w:rsidRPr="00636514">
        <w:rPr>
          <w:rFonts w:hint="eastAsia"/>
        </w:rPr>
        <w:t>转换为</w:t>
      </w:r>
      <w:r w:rsidRPr="00636514">
        <w:rPr>
          <w:rFonts w:hint="eastAsia"/>
        </w:rPr>
        <w:t>XML</w:t>
      </w:r>
      <w:r w:rsidRPr="00636514">
        <w:rPr>
          <w:rFonts w:hint="eastAsia"/>
        </w:rPr>
        <w:t>格式，以</w:t>
      </w:r>
      <w:r w:rsidRPr="00636514">
        <w:t>POST</w:t>
      </w:r>
      <w:r w:rsidRPr="00636514">
        <w:rPr>
          <w:rFonts w:hint="eastAsia"/>
        </w:rPr>
        <w:t>方式发送给微信端。然后，服务端接收请求参数进行数据处理，并将结果信息以</w:t>
      </w:r>
      <w:r w:rsidRPr="00636514">
        <w:rPr>
          <w:rFonts w:hint="eastAsia"/>
        </w:rPr>
        <w:t>XML</w:t>
      </w:r>
      <w:r w:rsidRPr="00636514">
        <w:rPr>
          <w:rFonts w:hint="eastAsia"/>
        </w:rPr>
        <w:t>格式返回。最后，解析响应数据，判断</w:t>
      </w:r>
      <w:r w:rsidRPr="00636514">
        <w:rPr>
          <w:rFonts w:hint="eastAsia"/>
        </w:rPr>
        <w:t>return_code</w:t>
      </w:r>
      <w:r w:rsidRPr="00636514">
        <w:rPr>
          <w:rFonts w:hint="eastAsia"/>
        </w:rPr>
        <w:t>和</w:t>
      </w:r>
      <w:r w:rsidRPr="00636514">
        <w:rPr>
          <w:rFonts w:hint="eastAsia"/>
        </w:rPr>
        <w:t>trade</w:t>
      </w:r>
      <w:r w:rsidRPr="00636514">
        <w:t>_state</w:t>
      </w:r>
      <w:r w:rsidRPr="00636514">
        <w:t>的值是否为</w:t>
      </w:r>
      <w:r w:rsidRPr="00636514">
        <w:rPr>
          <w:rFonts w:hint="eastAsia"/>
        </w:rPr>
        <w:t>SUCCESS</w:t>
      </w:r>
      <w:r w:rsidRPr="00636514">
        <w:rPr>
          <w:rFonts w:hint="eastAsia"/>
        </w:rPr>
        <w:t>，这里</w:t>
      </w:r>
      <w:r w:rsidRPr="00636514">
        <w:rPr>
          <w:rFonts w:hint="eastAsia"/>
        </w:rPr>
        <w:t>return_code</w:t>
      </w:r>
      <w:r w:rsidRPr="00636514">
        <w:rPr>
          <w:rFonts w:hint="eastAsia"/>
        </w:rPr>
        <w:t>为通信成功的标识，</w:t>
      </w:r>
      <w:r w:rsidRPr="00636514">
        <w:rPr>
          <w:rFonts w:hint="eastAsia"/>
        </w:rPr>
        <w:t>trade</w:t>
      </w:r>
      <w:r w:rsidRPr="00636514">
        <w:t>_state</w:t>
      </w:r>
      <w:r w:rsidRPr="00636514">
        <w:t>为交易成功的标识</w:t>
      </w:r>
      <w:r w:rsidRPr="00636514">
        <w:rPr>
          <w:rFonts w:hint="eastAsia"/>
        </w:rPr>
        <w:t>，</w:t>
      </w:r>
      <w:r w:rsidRPr="00636514">
        <w:t>只有二者都为</w:t>
      </w:r>
      <w:r w:rsidRPr="00636514">
        <w:rPr>
          <w:rFonts w:hint="eastAsia"/>
        </w:rPr>
        <w:t>SUCCESS</w:t>
      </w:r>
      <w:r w:rsidRPr="00636514">
        <w:rPr>
          <w:rFonts w:hint="eastAsia"/>
        </w:rPr>
        <w:t>才能判断当前请求结果是否正确，该订单的交易是否正确完成。</w:t>
      </w:r>
    </w:p>
    <w:p w14:paraId="75513C17" w14:textId="77777777" w:rsidR="002D3998" w:rsidRPr="00534659" w:rsidRDefault="002D3998" w:rsidP="002D3998">
      <w:pPr>
        <w:pStyle w:val="afe"/>
        <w:numPr>
          <w:ilvl w:val="0"/>
          <w:numId w:val="22"/>
        </w:numPr>
        <w:ind w:firstLineChars="0"/>
      </w:pPr>
      <w:bookmarkStart w:id="274" w:name="_Toc492673789"/>
      <w:r w:rsidRPr="00534659">
        <w:t>应用版本更新</w:t>
      </w:r>
      <w:bookmarkEnd w:id="274"/>
    </w:p>
    <w:p w14:paraId="589E3556" w14:textId="77777777" w:rsidR="002D3998" w:rsidRDefault="002D3998">
      <w:pPr>
        <w:widowControl/>
        <w:spacing w:line="240" w:lineRule="auto"/>
        <w:ind w:firstLineChars="0" w:firstLine="0"/>
        <w:jc w:val="left"/>
        <w:rPr>
          <w:rFonts w:eastAsia="黑体"/>
          <w:b/>
          <w:bCs/>
          <w:kern w:val="44"/>
          <w:sz w:val="32"/>
          <w:szCs w:val="44"/>
          <w:lang w:val="x-none"/>
        </w:rPr>
      </w:pPr>
      <w:bookmarkStart w:id="275" w:name="_Toc492673790"/>
      <w:r>
        <w:br w:type="page"/>
      </w:r>
    </w:p>
    <w:p w14:paraId="01859124" w14:textId="0EB41A90" w:rsidR="004C4360" w:rsidRPr="00636514" w:rsidRDefault="00D57C3A" w:rsidP="006E2E2B">
      <w:pPr>
        <w:pStyle w:val="1"/>
        <w:ind w:leftChars="0" w:left="240"/>
      </w:pPr>
      <w:bookmarkStart w:id="276" w:name="_Toc498678441"/>
      <w:r w:rsidRPr="00636514">
        <w:rPr>
          <w:rFonts w:hint="eastAsia"/>
          <w:lang w:eastAsia="zh-CN"/>
        </w:rPr>
        <w:lastRenderedPageBreak/>
        <w:t>第</w:t>
      </w:r>
      <w:r w:rsidR="00D1688B">
        <w:rPr>
          <w:rFonts w:hint="eastAsia"/>
          <w:lang w:eastAsia="zh-CN"/>
        </w:rPr>
        <w:t>6</w:t>
      </w:r>
      <w:r w:rsidRPr="00636514">
        <w:rPr>
          <w:rFonts w:hint="eastAsia"/>
          <w:lang w:eastAsia="zh-CN"/>
        </w:rPr>
        <w:t>章</w:t>
      </w:r>
      <w:r w:rsidRPr="00636514">
        <w:rPr>
          <w:rFonts w:hint="eastAsia"/>
          <w:lang w:eastAsia="zh-CN"/>
        </w:rPr>
        <w:t xml:space="preserve"> </w:t>
      </w:r>
      <w:commentRangeStart w:id="277"/>
      <w:r w:rsidR="004C4360" w:rsidRPr="00636514">
        <w:rPr>
          <w:rFonts w:hint="eastAsia"/>
        </w:rPr>
        <w:t>总结与展望</w:t>
      </w:r>
      <w:bookmarkEnd w:id="275"/>
      <w:commentRangeEnd w:id="277"/>
      <w:r w:rsidR="008A7BAD">
        <w:rPr>
          <w:rStyle w:val="aa"/>
          <w:rFonts w:eastAsiaTheme="minorEastAsia"/>
          <w:b w:val="0"/>
          <w:bCs w:val="0"/>
          <w:kern w:val="2"/>
        </w:rPr>
        <w:commentReference w:id="277"/>
      </w:r>
      <w:bookmarkEnd w:id="276"/>
    </w:p>
    <w:p w14:paraId="7C1DC207" w14:textId="0C4340D5" w:rsidR="008111E2" w:rsidRPr="00636514" w:rsidRDefault="00660703" w:rsidP="002F4A54">
      <w:pPr>
        <w:ind w:firstLine="480"/>
      </w:pPr>
      <w:r w:rsidRPr="00636514">
        <w:rPr>
          <w:rFonts w:hint="eastAsia"/>
        </w:rPr>
        <w:t>本文描述了</w:t>
      </w:r>
      <w:bookmarkStart w:id="278"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w:t>
      </w:r>
      <w:r w:rsidR="00B94BC6">
        <w:rPr>
          <w:rFonts w:hint="eastAsia"/>
        </w:rPr>
        <w:t>享</w:t>
      </w:r>
      <w:r w:rsidR="00D63401">
        <w:rPr>
          <w:rFonts w:hint="eastAsia"/>
        </w:rPr>
        <w:t>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62866A45"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w:t>
      </w:r>
      <w:r w:rsidR="00025561">
        <w:rPr>
          <w:rFonts w:hint="eastAsia"/>
        </w:rPr>
        <w:t>营业员</w:t>
      </w:r>
      <w:r w:rsidR="00AF0CB1" w:rsidRPr="00636514">
        <w:rPr>
          <w:rFonts w:hint="eastAsia"/>
        </w:rPr>
        <w:t>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59A7D525" w:rsidR="00066228" w:rsidRPr="00636514" w:rsidRDefault="00066228" w:rsidP="00AD581F">
      <w:pPr>
        <w:numPr>
          <w:ilvl w:val="0"/>
          <w:numId w:val="9"/>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025561">
        <w:t>营业员</w:t>
      </w:r>
      <w:r w:rsidR="00855E9A" w:rsidRPr="00636514">
        <w:t>不需</w:t>
      </w:r>
      <w:r w:rsidR="007F0E95">
        <w:t>要</w:t>
      </w:r>
      <w:r w:rsidR="00855E9A" w:rsidRPr="00636514">
        <w:t>手动记录和誊抄货道的更新状况</w:t>
      </w:r>
      <w:r w:rsidR="00855E9A" w:rsidRPr="00636514">
        <w:rPr>
          <w:rFonts w:hint="eastAsia"/>
        </w:rPr>
        <w:t>，</w:t>
      </w:r>
      <w:r w:rsidR="00855E9A" w:rsidRPr="00636514">
        <w:t>直接使用手机</w:t>
      </w:r>
      <w:r w:rsidR="00855E9A" w:rsidRPr="00636514">
        <w:lastRenderedPageBreak/>
        <w:t>实时更新货道变更信息</w:t>
      </w:r>
      <w:r w:rsidR="00365CC9" w:rsidRPr="00636514">
        <w:rPr>
          <w:rFonts w:hint="eastAsia"/>
        </w:rPr>
        <w:t>。</w:t>
      </w:r>
    </w:p>
    <w:p w14:paraId="18B143C0" w14:textId="55D60926"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AF32DA">
        <w:rPr>
          <w:rFonts w:hint="eastAsia"/>
        </w:rPr>
        <w:t>推广</w:t>
      </w:r>
      <w:r w:rsidR="008579E2">
        <w:rPr>
          <w:rFonts w:hint="eastAsia"/>
        </w:rPr>
        <w:t>该平台系统</w:t>
      </w:r>
      <w:r w:rsidR="006F6577">
        <w:rPr>
          <w:rFonts w:hint="eastAsia"/>
        </w:rPr>
        <w:t>还需加大工作力度和</w:t>
      </w:r>
      <w:r w:rsidR="001E123D">
        <w:rPr>
          <w:rFonts w:hint="eastAsia"/>
        </w:rPr>
        <w:t>调研，以保证</w:t>
      </w:r>
      <w:r w:rsidR="00AF32DA">
        <w:rPr>
          <w:rFonts w:hint="eastAsia"/>
        </w:rPr>
        <w:t>系统</w:t>
      </w:r>
      <w:r w:rsidR="001E123D">
        <w:rPr>
          <w:rFonts w:hint="eastAsia"/>
        </w:rPr>
        <w:t>的</w:t>
      </w:r>
      <w:r w:rsidR="00AF32DA">
        <w:rPr>
          <w:rFonts w:hint="eastAsia"/>
        </w:rPr>
        <w:t>进一步优化，</w:t>
      </w:r>
      <w:r w:rsidR="00BC0BD9" w:rsidRPr="00636514">
        <w:rPr>
          <w:rFonts w:hint="eastAsia"/>
        </w:rPr>
        <w:t>供不同的商家使用。</w:t>
      </w:r>
      <w:r w:rsidR="007824E9">
        <w:rPr>
          <w:rFonts w:hint="eastAsia"/>
        </w:rPr>
        <w:t>今后</w:t>
      </w:r>
      <w:r w:rsidR="008A612E">
        <w:rPr>
          <w:rFonts w:hint="eastAsia"/>
        </w:rPr>
        <w:t>的工作中需要进一步研究的内容有</w:t>
      </w:r>
      <w:r w:rsidR="001B1344">
        <w:rPr>
          <w:rFonts w:hint="eastAsia"/>
        </w:rPr>
        <w:t>以下几点</w:t>
      </w:r>
      <w:r w:rsidR="008A612E">
        <w:rPr>
          <w:rFonts w:hint="eastAsia"/>
        </w:rPr>
        <w:t>：首先，是</w:t>
      </w:r>
      <w:r w:rsidR="00064320">
        <w:rPr>
          <w:rFonts w:hint="eastAsia"/>
        </w:rPr>
        <w:t>多租户模型的改进，在数据隔离和数据安全上可进一步加强；其次</w:t>
      </w:r>
      <w:r w:rsidR="00A97DF3">
        <w:rPr>
          <w:rFonts w:hint="eastAsia"/>
        </w:rPr>
        <w:t>，</w:t>
      </w:r>
      <w:r w:rsidR="00064320">
        <w:rPr>
          <w:rFonts w:hint="eastAsia"/>
        </w:rPr>
        <w:t>是</w:t>
      </w:r>
      <w:r w:rsidR="000E37C8">
        <w:rPr>
          <w:rFonts w:hint="eastAsia"/>
        </w:rPr>
        <w:t>平台系统的推广，</w:t>
      </w:r>
      <w:r w:rsidR="007F32AA">
        <w:rPr>
          <w:rFonts w:hint="eastAsia"/>
        </w:rPr>
        <w:t>系统不仅需要供当前厂家的合作运营商使用，还可为其他运营商提供服务</w:t>
      </w:r>
      <w:r w:rsidR="00512989">
        <w:rPr>
          <w:rFonts w:hint="eastAsia"/>
        </w:rPr>
        <w:t>，加强系统定制</w:t>
      </w:r>
      <w:r w:rsidR="00453831">
        <w:rPr>
          <w:rFonts w:hint="eastAsia"/>
        </w:rPr>
        <w:t>的灵活</w:t>
      </w:r>
      <w:r w:rsidR="00494FF4">
        <w:rPr>
          <w:rFonts w:hint="eastAsia"/>
        </w:rPr>
        <w:t>程</w:t>
      </w:r>
      <w:r w:rsidR="00512989">
        <w:rPr>
          <w:rFonts w:hint="eastAsia"/>
        </w:rPr>
        <w:t>度</w:t>
      </w:r>
      <w:r w:rsidR="007F32AA">
        <w:rPr>
          <w:rFonts w:hint="eastAsia"/>
        </w:rPr>
        <w:t>。</w:t>
      </w:r>
    </w:p>
    <w:bookmarkEnd w:id="278"/>
    <w:p w14:paraId="6380E774" w14:textId="77777777" w:rsidR="009310F4" w:rsidRPr="00636514" w:rsidRDefault="0055124F" w:rsidP="00042A16">
      <w:pPr>
        <w:pStyle w:val="1"/>
        <w:ind w:leftChars="0" w:left="0"/>
      </w:pPr>
      <w:r w:rsidRPr="00636514">
        <w:br w:type="page"/>
      </w:r>
      <w:bookmarkStart w:id="279" w:name="_Toc492673791"/>
      <w:bookmarkStart w:id="280" w:name="_Toc498678442"/>
      <w:r w:rsidR="009310F4" w:rsidRPr="00636514">
        <w:lastRenderedPageBreak/>
        <w:t>致谢</w:t>
      </w:r>
      <w:bookmarkEnd w:id="279"/>
      <w:bookmarkEnd w:id="280"/>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281" w:name="_Toc498678443"/>
      <w:commentRangeStart w:id="282"/>
      <w:r>
        <w:lastRenderedPageBreak/>
        <w:t>参考文献</w:t>
      </w:r>
      <w:commentRangeEnd w:id="282"/>
      <w:r w:rsidR="00F33837">
        <w:rPr>
          <w:rStyle w:val="aa"/>
          <w:rFonts w:eastAsiaTheme="minorEastAsia"/>
          <w:b w:val="0"/>
          <w:bCs w:val="0"/>
          <w:kern w:val="2"/>
        </w:rPr>
        <w:commentReference w:id="282"/>
      </w:r>
      <w:bookmarkEnd w:id="281"/>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ley Ren" w:date="2017-11-08T14:55:00Z" w:initials="MR">
    <w:p w14:paraId="3796B5EB" w14:textId="77777777" w:rsidR="00746B6A" w:rsidRPr="00A64293" w:rsidRDefault="00746B6A" w:rsidP="00177BF8">
      <w:pPr>
        <w:ind w:firstLine="420"/>
        <w:rPr>
          <w:color w:val="FF0000"/>
        </w:rPr>
      </w:pPr>
      <w:r>
        <w:rPr>
          <w:rStyle w:val="aa"/>
        </w:rPr>
        <w:annotationRef/>
      </w:r>
      <w:r>
        <w:rPr>
          <w:rFonts w:hint="eastAsia"/>
        </w:rPr>
        <w:t>（云的问题写的较少，可在系统设计上进行完善，尤其是云。还有些可在将来进行完善。云平台多点观点和讨论。</w:t>
      </w:r>
      <w:r w:rsidRPr="00A64293">
        <w:rPr>
          <w:rFonts w:hint="eastAsia"/>
          <w:color w:val="FF0000"/>
        </w:rPr>
        <w:t>从云的角度去写，功能的设计和实现淡化，主要写出云平台和</w:t>
      </w:r>
      <w:r w:rsidRPr="00A64293">
        <w:rPr>
          <w:rFonts w:hint="eastAsia"/>
          <w:color w:val="FF0000"/>
        </w:rPr>
        <w:t>SaaS</w:t>
      </w:r>
      <w:r w:rsidRPr="00A64293">
        <w:rPr>
          <w:rFonts w:hint="eastAsia"/>
          <w:color w:val="FF0000"/>
        </w:rPr>
        <w:t>的实现。</w:t>
      </w:r>
    </w:p>
    <w:p w14:paraId="2BCDCBFE" w14:textId="446E634B" w:rsidR="00746B6A" w:rsidRDefault="00746B6A" w:rsidP="00177BF8">
      <w:pPr>
        <w:ind w:firstLine="480"/>
      </w:pPr>
      <w:r>
        <w:rPr>
          <w:rFonts w:hint="eastAsia"/>
        </w:rPr>
        <w:t>文章的组织，文句不通，说法不合理，句子之间的关联性，段和段之间的联系，有跳跃，应该加上过渡语句。软件测试可写可不写，除非是用了某些测试工具，比如压力测试，可稍微提一下。</w:t>
      </w:r>
    </w:p>
    <w:p w14:paraId="11179E07" w14:textId="77777777" w:rsidR="00746B6A" w:rsidRDefault="00746B6A" w:rsidP="00177BF8">
      <w:pPr>
        <w:ind w:firstLineChars="183" w:firstLine="439"/>
      </w:pPr>
      <w:r w:rsidRPr="00A64293">
        <w:rPr>
          <w:rFonts w:hint="eastAsia"/>
          <w:color w:val="FF0000"/>
        </w:rPr>
        <w:t>实际碰到的问题可以写一下，安卓程序运行有时莫名中断和跳出，重启，要加上原因。</w:t>
      </w:r>
      <w:r>
        <w:rPr>
          <w:rFonts w:hint="eastAsia"/>
        </w:rPr>
        <w:t>自动重启解决的问题就是安卓程序莫名跳出、崩溃，因为远程，可能用户触摸力较大导致震动，连接线会松动。）</w:t>
      </w:r>
    </w:p>
    <w:p w14:paraId="52162259" w14:textId="77777777" w:rsidR="00746B6A" w:rsidRDefault="00746B6A" w:rsidP="00177BF8">
      <w:pPr>
        <w:ind w:firstLineChars="183" w:firstLine="439"/>
      </w:pPr>
      <w:r>
        <w:rPr>
          <w:rFonts w:hint="eastAsia"/>
        </w:rPr>
        <w:t>（避免重复、遗漏）</w:t>
      </w:r>
    </w:p>
    <w:p w14:paraId="0314E254" w14:textId="533B583A" w:rsidR="00746B6A" w:rsidRDefault="00746B6A">
      <w:pPr>
        <w:pStyle w:val="ab"/>
        <w:ind w:firstLine="480"/>
      </w:pPr>
    </w:p>
  </w:comment>
  <w:comment w:id="4" w:author="Miley Ren" w:date="2017-11-12T15:06:00Z" w:initials="MR">
    <w:p w14:paraId="13D3F2D3" w14:textId="77777777" w:rsidR="00746B6A" w:rsidRPr="006E1E83" w:rsidRDefault="00746B6A" w:rsidP="005A1C12">
      <w:pPr>
        <w:ind w:firstLine="420"/>
        <w:rPr>
          <w:color w:val="FF0000"/>
        </w:rPr>
      </w:pPr>
      <w:r>
        <w:rPr>
          <w:rStyle w:val="aa"/>
        </w:rPr>
        <w:annotationRef/>
      </w:r>
      <w:r w:rsidRPr="006E1E83">
        <w:rPr>
          <w:rFonts w:hint="eastAsia"/>
          <w:color w:val="FF0000"/>
        </w:rPr>
        <w:t>2.3</w:t>
      </w:r>
      <w:r w:rsidRPr="006E1E83">
        <w:rPr>
          <w:color w:val="FF0000"/>
        </w:rPr>
        <w:t xml:space="preserve"> </w:t>
      </w:r>
      <w:r w:rsidRPr="006E1E83">
        <w:rPr>
          <w:rFonts w:hint="eastAsia"/>
          <w:color w:val="FF0000"/>
        </w:rPr>
        <w:t>加到系统实现</w:t>
      </w:r>
      <w:r w:rsidRPr="006E1E83">
        <w:rPr>
          <w:rFonts w:hint="eastAsia"/>
          <w:color w:val="FF0000"/>
        </w:rPr>
        <w:t xml:space="preserve">   </w:t>
      </w:r>
      <w:r w:rsidRPr="006E1E83">
        <w:rPr>
          <w:rFonts w:hint="eastAsia"/>
          <w:color w:val="FF0000"/>
        </w:rPr>
        <w:t>云平台（后台）、</w:t>
      </w:r>
      <w:r w:rsidRPr="006E1E83">
        <w:rPr>
          <w:rFonts w:hint="eastAsia"/>
          <w:color w:val="FF0000"/>
        </w:rPr>
        <w:t>4</w:t>
      </w:r>
      <w:r w:rsidRPr="006E1E83">
        <w:rPr>
          <w:color w:val="FF0000"/>
        </w:rPr>
        <w:t>G</w:t>
      </w:r>
      <w:r w:rsidRPr="006E1E83">
        <w:rPr>
          <w:rFonts w:hint="eastAsia"/>
          <w:color w:val="FF0000"/>
        </w:rPr>
        <w:t>网络（终端）</w:t>
      </w:r>
    </w:p>
    <w:p w14:paraId="45173742" w14:textId="77777777" w:rsidR="00746B6A" w:rsidRDefault="00746B6A" w:rsidP="005A1C12">
      <w:pPr>
        <w:ind w:firstLine="480"/>
      </w:pPr>
      <w:r w:rsidRPr="006E1E83">
        <w:rPr>
          <w:rFonts w:hint="eastAsia"/>
          <w:color w:val="FF0000"/>
        </w:rPr>
        <w:t>新旧售货机技术对比（后台）</w:t>
      </w:r>
    </w:p>
    <w:p w14:paraId="26AFB811" w14:textId="77777777" w:rsidR="00746B6A" w:rsidRPr="00636514" w:rsidRDefault="00746B6A" w:rsidP="005A1C12">
      <w:pPr>
        <w:pStyle w:val="2"/>
      </w:pPr>
      <w:bookmarkStart w:id="5" w:name="_Toc498259319"/>
      <w:r>
        <w:rPr>
          <w:lang w:eastAsia="zh-CN"/>
        </w:rPr>
        <w:t>新旧售货机硬件对比</w:t>
      </w:r>
      <w:r>
        <w:rPr>
          <w:rFonts w:hint="eastAsia"/>
          <w:lang w:eastAsia="zh-CN"/>
        </w:rPr>
        <w:t>（终端、网络拓扑图）</w:t>
      </w:r>
      <w:bookmarkEnd w:id="5"/>
    </w:p>
    <w:p w14:paraId="4B4602F3" w14:textId="57EC004A" w:rsidR="00746B6A" w:rsidRDefault="00746B6A">
      <w:pPr>
        <w:pStyle w:val="ab"/>
        <w:ind w:firstLine="480"/>
      </w:pPr>
    </w:p>
  </w:comment>
  <w:comment w:id="6" w:author="Miley Ren" w:date="2017-11-12T15:23:00Z" w:initials="MR">
    <w:p w14:paraId="52A3A764" w14:textId="7CDEC150" w:rsidR="00746B6A" w:rsidRDefault="00746B6A">
      <w:pPr>
        <w:pStyle w:val="ab"/>
        <w:ind w:firstLine="420"/>
        <w:rPr>
          <w:lang w:eastAsia="zh-CN"/>
        </w:rPr>
      </w:pPr>
      <w:r>
        <w:rPr>
          <w:rStyle w:val="aa"/>
        </w:rPr>
        <w:annotationRef/>
      </w:r>
      <w:r w:rsidRPr="00132E08">
        <w:rPr>
          <w:color w:val="FF0000"/>
        </w:rPr>
        <w:t>摘要应加上云计算和</w:t>
      </w:r>
      <w:r w:rsidRPr="00132E08">
        <w:rPr>
          <w:rFonts w:hint="eastAsia"/>
          <w:color w:val="FF0000"/>
          <w:lang w:eastAsia="zh-CN"/>
        </w:rPr>
        <w:t>SaaS</w:t>
      </w:r>
      <w:r w:rsidRPr="00132E08">
        <w:rPr>
          <w:rFonts w:hint="eastAsia"/>
          <w:color w:val="FF0000"/>
          <w:lang w:eastAsia="zh-CN"/>
        </w:rPr>
        <w:t>、物联网的发展，以及后期使用的技术</w:t>
      </w:r>
      <w:r>
        <w:rPr>
          <w:rFonts w:hint="eastAsia"/>
          <w:color w:val="FF0000"/>
          <w:lang w:eastAsia="zh-CN"/>
        </w:rPr>
        <w:t>背景，结合实际的发展背景</w:t>
      </w:r>
    </w:p>
  </w:comment>
  <w:comment w:id="30" w:author="Miley Ren" w:date="2017-11-08T10:55:00Z" w:initials="MR">
    <w:p w14:paraId="0CC0B1B1" w14:textId="6B4A5D4F" w:rsidR="00746B6A" w:rsidRDefault="00746B6A">
      <w:pPr>
        <w:pStyle w:val="ab"/>
        <w:ind w:firstLine="420"/>
      </w:pPr>
      <w:r>
        <w:rPr>
          <w:rStyle w:val="aa"/>
        </w:rPr>
        <w:annotationRef/>
      </w:r>
      <w:r>
        <w:rPr>
          <w:rFonts w:hint="eastAsia"/>
          <w:lang w:eastAsia="zh-CN"/>
        </w:rPr>
        <w:t>在后文加上多租户实现的代码和</w:t>
      </w:r>
      <w:r>
        <w:rPr>
          <w:rFonts w:hint="eastAsia"/>
          <w:lang w:eastAsia="zh-CN"/>
        </w:rPr>
        <w:t>SaaS</w:t>
      </w:r>
      <w:r>
        <w:rPr>
          <w:rFonts w:hint="eastAsia"/>
          <w:lang w:eastAsia="zh-CN"/>
        </w:rPr>
        <w:t>实现的代码及实现的界面截图</w:t>
      </w:r>
    </w:p>
  </w:comment>
  <w:comment w:id="47" w:author="Miley Ren" w:date="2017-11-17T12:08:00Z" w:initials="MR">
    <w:p w14:paraId="4934007A" w14:textId="72EBE8EF" w:rsidR="009F1F7E" w:rsidRDefault="009F1F7E">
      <w:pPr>
        <w:pStyle w:val="ab"/>
        <w:ind w:firstLine="420"/>
      </w:pPr>
      <w:r>
        <w:rPr>
          <w:rStyle w:val="aa"/>
        </w:rPr>
        <w:annotationRef/>
      </w:r>
      <w:r w:rsidRPr="009F1F7E">
        <w:rPr>
          <w:rFonts w:hint="eastAsia"/>
        </w:rPr>
        <w:t>大标下的一段讲平台用了什么技术，为什么用，解释或者评价，或者技术前面加上定语，相当于每章的摘要，不要写本章写了什么什么</w:t>
      </w:r>
    </w:p>
    <w:p w14:paraId="679C9DB3" w14:textId="7E5AD688" w:rsidR="009F1F7E" w:rsidRDefault="009F1F7E">
      <w:pPr>
        <w:pStyle w:val="ab"/>
        <w:ind w:firstLine="480"/>
      </w:pPr>
      <w:r w:rsidRPr="009F1F7E">
        <w:rPr>
          <w:rFonts w:hint="eastAsia"/>
        </w:rPr>
        <w:t>给整个平台系统起个名字，使用缩写</w:t>
      </w:r>
    </w:p>
  </w:comment>
  <w:comment w:id="136" w:author="Miley Ren" w:date="2017-11-16T17:25:00Z" w:initials="MR">
    <w:p w14:paraId="4ABD14EA" w14:textId="09FC9284" w:rsidR="00746B6A" w:rsidRDefault="00746B6A">
      <w:pPr>
        <w:pStyle w:val="ab"/>
        <w:ind w:firstLine="420"/>
      </w:pPr>
      <w:r>
        <w:rPr>
          <w:rStyle w:val="aa"/>
        </w:rPr>
        <w:annotationRef/>
      </w:r>
      <w:r>
        <w:t>改内容</w:t>
      </w:r>
    </w:p>
  </w:comment>
  <w:comment w:id="156" w:author="Miley Ren" w:date="2017-11-17T17:10:00Z" w:initials="MR">
    <w:p w14:paraId="69055F1A" w14:textId="57A25297" w:rsidR="007B227E" w:rsidRDefault="007B227E">
      <w:pPr>
        <w:pStyle w:val="ab"/>
        <w:ind w:firstLine="420"/>
      </w:pPr>
      <w:r>
        <w:rPr>
          <w:rStyle w:val="aa"/>
        </w:rPr>
        <w:annotationRef/>
      </w:r>
      <w:r>
        <w:rPr>
          <w:rFonts w:hint="eastAsia"/>
          <w:lang w:eastAsia="zh-CN"/>
        </w:rPr>
        <w:t>加上对终端的</w:t>
      </w:r>
      <w:r>
        <w:rPr>
          <w:rFonts w:hint="eastAsia"/>
          <w:lang w:eastAsia="zh-CN"/>
        </w:rPr>
        <w:t>android</w:t>
      </w:r>
      <w:r>
        <w:rPr>
          <w:rFonts w:hint="eastAsia"/>
          <w:lang w:eastAsia="zh-CN"/>
        </w:rPr>
        <w:t>的改造</w:t>
      </w:r>
    </w:p>
  </w:comment>
  <w:comment w:id="174" w:author="Miley Ren" w:date="2017-11-13T09:59:00Z" w:initials="MR">
    <w:p w14:paraId="1F5562C3" w14:textId="77777777" w:rsidR="00746B6A" w:rsidRDefault="00746B6A">
      <w:pPr>
        <w:pStyle w:val="ab"/>
        <w:ind w:firstLine="420"/>
        <w:rPr>
          <w:lang w:eastAsia="zh-CN"/>
        </w:rPr>
      </w:pPr>
      <w:r>
        <w:rPr>
          <w:rStyle w:val="aa"/>
        </w:rPr>
        <w:annotationRef/>
      </w:r>
      <w:r>
        <w:rPr>
          <w:rFonts w:hint="eastAsia"/>
          <w:lang w:eastAsia="zh-CN"/>
        </w:rPr>
        <w:t>SaaS</w:t>
      </w:r>
      <w:r>
        <w:rPr>
          <w:lang w:eastAsia="zh-CN"/>
        </w:rPr>
        <w:t>系统架构</w:t>
      </w:r>
      <w:r>
        <w:rPr>
          <w:rFonts w:hint="eastAsia"/>
          <w:lang w:eastAsia="zh-CN"/>
        </w:rPr>
        <w:t>、</w:t>
      </w:r>
    </w:p>
    <w:p w14:paraId="74271E70" w14:textId="77777777" w:rsidR="00746B6A" w:rsidRDefault="00746B6A">
      <w:pPr>
        <w:pStyle w:val="ab"/>
        <w:ind w:firstLine="480"/>
        <w:rPr>
          <w:lang w:eastAsia="zh-CN"/>
        </w:rPr>
      </w:pPr>
      <w:r>
        <w:t>网络架构</w:t>
      </w:r>
      <w:r>
        <w:rPr>
          <w:rFonts w:hint="eastAsia"/>
          <w:lang w:eastAsia="zh-CN"/>
        </w:rPr>
        <w:t>、逻辑架构、</w:t>
      </w:r>
    </w:p>
    <w:p w14:paraId="72639C83" w14:textId="77777777" w:rsidR="00746B6A" w:rsidRDefault="00746B6A">
      <w:pPr>
        <w:pStyle w:val="ab"/>
        <w:ind w:firstLine="480"/>
        <w:rPr>
          <w:lang w:eastAsia="zh-CN"/>
        </w:rPr>
      </w:pPr>
      <w:r>
        <w:t>技术架构</w:t>
      </w:r>
      <w:r>
        <w:rPr>
          <w:rFonts w:hint="eastAsia"/>
          <w:lang w:eastAsia="zh-CN"/>
        </w:rPr>
        <w:t>、</w:t>
      </w:r>
    </w:p>
    <w:p w14:paraId="573F6A8E" w14:textId="72784BEB" w:rsidR="00746B6A" w:rsidRDefault="00746B6A">
      <w:pPr>
        <w:pStyle w:val="ab"/>
        <w:ind w:firstLine="480"/>
        <w:rPr>
          <w:lang w:eastAsia="zh-CN"/>
        </w:rPr>
      </w:pPr>
      <w:r>
        <w:rPr>
          <w:rFonts w:hint="eastAsia"/>
          <w:lang w:eastAsia="zh-CN"/>
        </w:rPr>
        <w:t>软件架构、</w:t>
      </w:r>
    </w:p>
    <w:p w14:paraId="716D39B7" w14:textId="36E7B6FB" w:rsidR="00746B6A" w:rsidRDefault="00746B6A">
      <w:pPr>
        <w:pStyle w:val="ab"/>
        <w:ind w:firstLine="480"/>
      </w:pPr>
      <w:r>
        <w:rPr>
          <w:rFonts w:hint="eastAsia"/>
          <w:lang w:eastAsia="zh-CN"/>
        </w:rPr>
        <w:t>功能架构</w:t>
      </w:r>
    </w:p>
  </w:comment>
  <w:comment w:id="176" w:author="Miley Ren" w:date="2017-11-13T17:22:00Z" w:initials="MR">
    <w:p w14:paraId="497CEE3D" w14:textId="015DA7D5" w:rsidR="00746B6A" w:rsidRDefault="00746B6A">
      <w:pPr>
        <w:pStyle w:val="ab"/>
        <w:ind w:firstLine="420"/>
      </w:pPr>
      <w:r>
        <w:rPr>
          <w:rStyle w:val="aa"/>
        </w:rPr>
        <w:annotationRef/>
      </w:r>
      <w:r>
        <w:t>加上串口通信这一块的内容</w:t>
      </w:r>
    </w:p>
    <w:p w14:paraId="4AA958A3" w14:textId="6F5E1F96" w:rsidR="00746B6A" w:rsidRDefault="00746B6A">
      <w:pPr>
        <w:pStyle w:val="ab"/>
        <w:ind w:firstLine="480"/>
      </w:pPr>
      <w:r>
        <w:t>或者把串口通信放到实现那一章</w:t>
      </w:r>
    </w:p>
  </w:comment>
  <w:comment w:id="221" w:author="Miley Ren" w:date="2017-11-08T10:51:00Z" w:initials="MR">
    <w:p w14:paraId="59F4B539" w14:textId="35D289F4" w:rsidR="00746B6A" w:rsidRDefault="00746B6A" w:rsidP="00E66DC3">
      <w:pPr>
        <w:ind w:firstLine="420"/>
      </w:pPr>
      <w:r>
        <w:rPr>
          <w:rStyle w:val="aa"/>
        </w:rPr>
        <w:annotationRef/>
      </w:r>
      <w:r w:rsidRPr="00463990">
        <w:rPr>
          <w:rFonts w:hint="eastAsia"/>
          <w:color w:val="FF0000"/>
        </w:rPr>
        <w:t>要考虑安全问题</w:t>
      </w:r>
      <w:r w:rsidR="00E66DC3">
        <w:t xml:space="preserve"> </w:t>
      </w:r>
    </w:p>
    <w:p w14:paraId="6360FDAF" w14:textId="1AF10722" w:rsidR="00746B6A" w:rsidRPr="005229F2" w:rsidRDefault="00746B6A">
      <w:pPr>
        <w:pStyle w:val="ab"/>
        <w:ind w:firstLine="480"/>
        <w:rPr>
          <w:lang w:val="en-US"/>
        </w:rPr>
      </w:pPr>
    </w:p>
  </w:comment>
  <w:comment w:id="229" w:author="Miley Ren" w:date="2017-11-08T10:52:00Z" w:initials="MR">
    <w:p w14:paraId="0F70DA5E" w14:textId="77777777" w:rsidR="00746B6A" w:rsidRDefault="00746B6A">
      <w:pPr>
        <w:pStyle w:val="ab"/>
        <w:ind w:firstLine="420"/>
        <w:rPr>
          <w:lang w:eastAsia="zh-CN"/>
        </w:rPr>
      </w:pPr>
      <w:r>
        <w:rPr>
          <w:rStyle w:val="aa"/>
        </w:rPr>
        <w:annotationRef/>
      </w:r>
    </w:p>
    <w:p w14:paraId="063A042B" w14:textId="7521F4A0" w:rsidR="00746B6A" w:rsidRDefault="00746B6A">
      <w:pPr>
        <w:pStyle w:val="ab"/>
        <w:ind w:firstLine="480"/>
        <w:rPr>
          <w:lang w:eastAsia="zh-CN"/>
        </w:rPr>
      </w:pPr>
      <w:r>
        <w:rPr>
          <w:lang w:eastAsia="zh-CN"/>
        </w:rPr>
        <w:t>添加</w:t>
      </w:r>
      <w:r>
        <w:rPr>
          <w:rFonts w:hint="eastAsia"/>
          <w:lang w:eastAsia="zh-CN"/>
        </w:rPr>
        <w:t>SaaS</w:t>
      </w:r>
      <w:r>
        <w:rPr>
          <w:rFonts w:hint="eastAsia"/>
          <w:lang w:eastAsia="zh-CN"/>
        </w:rPr>
        <w:t>的详细实现和云平台的详细实线</w:t>
      </w:r>
    </w:p>
    <w:p w14:paraId="2C1B46A5" w14:textId="777608BC" w:rsidR="00746B6A" w:rsidRDefault="00746B6A">
      <w:pPr>
        <w:pStyle w:val="ab"/>
        <w:ind w:firstLine="480"/>
        <w:rPr>
          <w:lang w:eastAsia="zh-CN"/>
        </w:rPr>
      </w:pPr>
      <w:r>
        <w:rPr>
          <w:lang w:eastAsia="zh-CN"/>
        </w:rPr>
        <w:t>加上监控模块的实现</w:t>
      </w:r>
    </w:p>
    <w:p w14:paraId="071D6577" w14:textId="77777777" w:rsidR="00746B6A" w:rsidRDefault="00746B6A">
      <w:pPr>
        <w:pStyle w:val="ab"/>
        <w:ind w:firstLine="480"/>
        <w:rPr>
          <w:lang w:eastAsia="zh-CN"/>
        </w:rPr>
      </w:pPr>
    </w:p>
    <w:p w14:paraId="6D243049" w14:textId="2D71F053" w:rsidR="00746B6A" w:rsidRDefault="00746B6A">
      <w:pPr>
        <w:pStyle w:val="ab"/>
        <w:ind w:firstLine="480"/>
        <w:rPr>
          <w:lang w:eastAsia="zh-CN"/>
        </w:rPr>
      </w:pPr>
      <w:r w:rsidRPr="00EC575E">
        <w:rPr>
          <w:rFonts w:hint="eastAsia"/>
          <w:color w:val="FF0000"/>
          <w:lang w:eastAsia="zh-CN"/>
        </w:rPr>
        <w:t>加几个类图，</w:t>
      </w:r>
      <w:r>
        <w:rPr>
          <w:rFonts w:hint="eastAsia"/>
          <w:lang w:eastAsia="zh-CN"/>
        </w:rPr>
        <w:t>贴两段代码</w:t>
      </w:r>
    </w:p>
    <w:p w14:paraId="205D6299" w14:textId="77777777" w:rsidR="00746B6A" w:rsidRDefault="00746B6A">
      <w:pPr>
        <w:pStyle w:val="ab"/>
        <w:ind w:firstLine="480"/>
        <w:rPr>
          <w:lang w:eastAsia="zh-CN"/>
        </w:rPr>
      </w:pPr>
    </w:p>
    <w:p w14:paraId="2BAB5927" w14:textId="3F2C4D85" w:rsidR="00746B6A" w:rsidRDefault="00746B6A">
      <w:pPr>
        <w:pStyle w:val="ab"/>
        <w:ind w:firstLine="480"/>
      </w:pPr>
      <w:r>
        <w:rPr>
          <w:rFonts w:hint="eastAsia"/>
          <w:lang w:eastAsia="zh-CN"/>
        </w:rPr>
        <w:t>贴一些截图</w:t>
      </w:r>
    </w:p>
  </w:comment>
  <w:comment w:id="240" w:author="Miley Ren" w:date="2017-11-17T20:46:00Z" w:initials="MR">
    <w:p w14:paraId="652A17FB" w14:textId="047A92F4" w:rsidR="00937A26" w:rsidRDefault="00937A26">
      <w:pPr>
        <w:pStyle w:val="ab"/>
        <w:ind w:firstLine="420"/>
      </w:pPr>
      <w:r>
        <w:rPr>
          <w:rStyle w:val="aa"/>
        </w:rPr>
        <w:annotationRef/>
      </w:r>
      <w:r>
        <w:rPr>
          <w:rFonts w:hint="eastAsia"/>
          <w:lang w:eastAsia="zh-CN"/>
        </w:rPr>
        <w:t>可以再考虑使用外部加密</w:t>
      </w:r>
    </w:p>
  </w:comment>
  <w:comment w:id="251" w:author="Miley Ren" w:date="2017-11-17T12:02:00Z" w:initials="MR">
    <w:p w14:paraId="778F18B8" w14:textId="77777777" w:rsidR="00E55274" w:rsidRDefault="00E55274" w:rsidP="00E55274">
      <w:pPr>
        <w:pStyle w:val="3"/>
      </w:pPr>
      <w:r>
        <w:rPr>
          <w:rStyle w:val="aa"/>
        </w:rPr>
        <w:annotationRef/>
      </w:r>
      <w:r>
        <w:rPr>
          <w:rFonts w:hint="eastAsia"/>
          <w:lang w:eastAsia="zh-CN"/>
        </w:rPr>
        <w:t>（主要讲运营商的注册，管理员的初始化，给出类图和部分实现代码）</w:t>
      </w:r>
    </w:p>
    <w:p w14:paraId="34142D4F" w14:textId="051AFE01" w:rsidR="00E55274" w:rsidRDefault="00E55274">
      <w:pPr>
        <w:pStyle w:val="ab"/>
        <w:ind w:firstLine="480"/>
      </w:pPr>
    </w:p>
  </w:comment>
  <w:comment w:id="253" w:author="Miley Ren" w:date="2017-11-17T12:02:00Z" w:initials="MR">
    <w:p w14:paraId="58F34C0F" w14:textId="6D45ABFF" w:rsidR="00E55274" w:rsidRDefault="00E55274" w:rsidP="00E55274">
      <w:pPr>
        <w:pStyle w:val="3"/>
        <w:rPr>
          <w:lang w:eastAsia="zh-CN"/>
        </w:rPr>
      </w:pPr>
      <w:r>
        <w:rPr>
          <w:rStyle w:val="aa"/>
        </w:rPr>
        <w:annotationRef/>
      </w:r>
      <w:r>
        <w:rPr>
          <w:rStyle w:val="aa"/>
        </w:rPr>
        <w:annotationRef/>
      </w:r>
      <w:r>
        <w:rPr>
          <w:rFonts w:hint="eastAsia"/>
          <w:lang w:eastAsia="zh-CN"/>
        </w:rPr>
        <w:t>（厂商进行系统，给出用户间的层级关系图）</w:t>
      </w:r>
    </w:p>
  </w:comment>
  <w:comment w:id="255" w:author="Miley Ren" w:date="2017-11-17T12:02:00Z" w:initials="MR">
    <w:p w14:paraId="5B1557ED" w14:textId="77777777" w:rsidR="00EE411E" w:rsidRDefault="00EE411E" w:rsidP="00EE411E">
      <w:pPr>
        <w:pStyle w:val="3"/>
      </w:pPr>
      <w:r>
        <w:rPr>
          <w:rStyle w:val="aa"/>
        </w:rPr>
        <w:annotationRef/>
      </w:r>
      <w:r>
        <w:rPr>
          <w:rStyle w:val="aa"/>
        </w:rPr>
        <w:annotationRef/>
      </w:r>
      <w:r>
        <w:rPr>
          <w:rFonts w:hint="eastAsia"/>
          <w:lang w:eastAsia="zh-CN"/>
        </w:rPr>
        <w:t>（</w:t>
      </w:r>
      <w:r w:rsidRPr="001646A2">
        <w:rPr>
          <w:rFonts w:hint="eastAsia"/>
        </w:rPr>
        <w:t>权限和密码验证带加密的那种）</w:t>
      </w:r>
    </w:p>
    <w:p w14:paraId="5CDB18DB" w14:textId="77777777" w:rsidR="00EE411E" w:rsidRDefault="00EE411E" w:rsidP="00EE411E">
      <w:pPr>
        <w:pStyle w:val="ab"/>
        <w:ind w:firstLine="480"/>
      </w:pPr>
    </w:p>
    <w:p w14:paraId="4B12027C" w14:textId="0CF62C7C" w:rsidR="00EE411E" w:rsidRDefault="00EE411E">
      <w:pPr>
        <w:pStyle w:val="ab"/>
        <w:ind w:firstLine="480"/>
      </w:pPr>
    </w:p>
  </w:comment>
  <w:comment w:id="260" w:author="Miley Ren" w:date="2017-11-17T11:16:00Z" w:initials="MR">
    <w:p w14:paraId="2A103621" w14:textId="77777777" w:rsidR="000340CA" w:rsidRDefault="000340CA">
      <w:pPr>
        <w:pStyle w:val="ab"/>
        <w:ind w:firstLine="420"/>
        <w:rPr>
          <w:lang w:eastAsia="zh-CN"/>
        </w:rPr>
      </w:pPr>
      <w:r>
        <w:rPr>
          <w:rStyle w:val="aa"/>
        </w:rPr>
        <w:annotationRef/>
      </w:r>
      <w:r w:rsidRPr="004330C5">
        <w:rPr>
          <w:rFonts w:hint="eastAsia"/>
          <w:color w:val="FF0000"/>
          <w:lang w:eastAsia="zh-CN"/>
        </w:rPr>
        <w:t>关键技术</w:t>
      </w:r>
    </w:p>
    <w:p w14:paraId="5C32C923" w14:textId="77777777" w:rsidR="000340CA" w:rsidRDefault="000340CA">
      <w:pPr>
        <w:pStyle w:val="ab"/>
        <w:ind w:firstLine="480"/>
        <w:rPr>
          <w:lang w:eastAsia="zh-CN"/>
        </w:rPr>
      </w:pPr>
    </w:p>
    <w:p w14:paraId="40CFA392" w14:textId="4AF96209" w:rsidR="000340CA" w:rsidRDefault="000340CA">
      <w:pPr>
        <w:pStyle w:val="ab"/>
        <w:ind w:firstLine="480"/>
        <w:rPr>
          <w:lang w:eastAsia="zh-CN"/>
        </w:rPr>
      </w:pPr>
      <w:r>
        <w:rPr>
          <w:rFonts w:hint="eastAsia"/>
          <w:lang w:eastAsia="zh-CN"/>
        </w:rPr>
        <w:t>串口关键技术实现</w:t>
      </w:r>
    </w:p>
    <w:p w14:paraId="0F8EB6F1" w14:textId="679AB961" w:rsidR="000340CA" w:rsidRDefault="000340CA">
      <w:pPr>
        <w:pStyle w:val="ab"/>
        <w:ind w:firstLine="480"/>
        <w:rPr>
          <w:rFonts w:hint="eastAsia"/>
        </w:rPr>
      </w:pPr>
      <w:r>
        <w:rPr>
          <w:rFonts w:hint="eastAsia"/>
          <w:lang w:eastAsia="zh-CN"/>
        </w:rPr>
        <w:t>软件自动更新（如广告的更新</w:t>
      </w:r>
      <w:r w:rsidR="00672741">
        <w:rPr>
          <w:rFonts w:hint="eastAsia"/>
          <w:lang w:eastAsia="zh-CN"/>
        </w:rPr>
        <w:t>，促销活动</w:t>
      </w:r>
      <w:r w:rsidR="00FB036A">
        <w:rPr>
          <w:rFonts w:hint="eastAsia"/>
          <w:lang w:eastAsia="zh-CN"/>
        </w:rPr>
        <w:t>程序是需要需改的，所以自动更新就非常</w:t>
      </w:r>
      <w:r w:rsidR="007B47FE">
        <w:rPr>
          <w:rFonts w:hint="eastAsia"/>
          <w:lang w:eastAsia="zh-CN"/>
        </w:rPr>
        <w:t>必要</w:t>
      </w:r>
      <w:r>
        <w:rPr>
          <w:rFonts w:hint="eastAsia"/>
          <w:lang w:eastAsia="zh-CN"/>
        </w:rPr>
        <w:t>）</w:t>
      </w:r>
    </w:p>
  </w:comment>
  <w:comment w:id="259" w:author="Miley Ren" w:date="2017-11-17T09:25:00Z" w:initials="MR">
    <w:p w14:paraId="24D9AF47" w14:textId="77777777" w:rsidR="002D3998" w:rsidRDefault="002D3998" w:rsidP="002D3998">
      <w:pPr>
        <w:pStyle w:val="3"/>
      </w:pPr>
      <w:r>
        <w:rPr>
          <w:rStyle w:val="aa"/>
        </w:rPr>
        <w:annotationRef/>
      </w:r>
      <w:bookmarkStart w:id="261" w:name="_Toc498607518"/>
      <w:r>
        <w:t>数据包的封装</w:t>
      </w:r>
      <w:r>
        <w:rPr>
          <w:rFonts w:hint="eastAsia"/>
        </w:rPr>
        <w:t>、</w:t>
      </w:r>
      <w:r>
        <w:t>内部组成</w:t>
      </w:r>
      <w:r>
        <w:rPr>
          <w:rFonts w:hint="eastAsia"/>
        </w:rPr>
        <w:t xml:space="preserve">  </w:t>
      </w:r>
      <w:r>
        <w:rPr>
          <w:rFonts w:hint="eastAsia"/>
        </w:rPr>
        <w:t>参考夏伟的那篇论文</w:t>
      </w:r>
      <w:bookmarkEnd w:id="261"/>
    </w:p>
    <w:p w14:paraId="310BE577" w14:textId="306EC71F" w:rsidR="002D3998" w:rsidRDefault="002D3998" w:rsidP="002D3998">
      <w:pPr>
        <w:pStyle w:val="ab"/>
        <w:ind w:firstLineChars="0" w:firstLine="0"/>
      </w:pPr>
    </w:p>
  </w:comment>
  <w:comment w:id="277" w:author="Miley Ren" w:date="2017-11-12T08:30:00Z" w:initials="MR">
    <w:p w14:paraId="3CF0E107" w14:textId="405855CA" w:rsidR="00746B6A" w:rsidRDefault="00746B6A">
      <w:pPr>
        <w:pStyle w:val="ab"/>
        <w:ind w:firstLine="420"/>
      </w:pPr>
      <w:r>
        <w:rPr>
          <w:rStyle w:val="aa"/>
        </w:rPr>
        <w:annotationRef/>
      </w:r>
      <w:r>
        <w:t>总结和展望好好写</w:t>
      </w:r>
    </w:p>
  </w:comment>
  <w:comment w:id="282" w:author="Miley Ren" w:date="2017-11-11T23:31:00Z" w:initials="MR">
    <w:p w14:paraId="34477B32" w14:textId="02673968" w:rsidR="00746B6A" w:rsidRDefault="00746B6A">
      <w:pPr>
        <w:pStyle w:val="ab"/>
        <w:ind w:firstLine="420"/>
      </w:pPr>
      <w:r>
        <w:rPr>
          <w:rStyle w:val="aa"/>
        </w:rPr>
        <w:annotationRef/>
      </w:r>
      <w:r>
        <w:t>参考文献重写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14E254" w15:done="0"/>
  <w15:commentEx w15:paraId="4B4602F3" w15:done="0"/>
  <w15:commentEx w15:paraId="52A3A764" w15:done="0"/>
  <w15:commentEx w15:paraId="0CC0B1B1" w15:done="0"/>
  <w15:commentEx w15:paraId="679C9DB3" w15:done="0"/>
  <w15:commentEx w15:paraId="4ABD14EA" w15:done="0"/>
  <w15:commentEx w15:paraId="69055F1A" w15:done="0"/>
  <w15:commentEx w15:paraId="716D39B7" w15:done="0"/>
  <w15:commentEx w15:paraId="4AA958A3" w15:done="0"/>
  <w15:commentEx w15:paraId="6360FDAF" w15:done="0"/>
  <w15:commentEx w15:paraId="2BAB5927" w15:done="0"/>
  <w15:commentEx w15:paraId="652A17FB" w15:done="0"/>
  <w15:commentEx w15:paraId="34142D4F" w15:done="0"/>
  <w15:commentEx w15:paraId="58F34C0F" w15:done="0"/>
  <w15:commentEx w15:paraId="4B12027C" w15:done="0"/>
  <w15:commentEx w15:paraId="0F8EB6F1" w15:done="0"/>
  <w15:commentEx w15:paraId="310BE577" w15:done="0"/>
  <w15:commentEx w15:paraId="3CF0E107" w15:done="0"/>
  <w15:commentEx w15:paraId="34477B3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5D8664" w14:textId="77777777" w:rsidR="00174ED1" w:rsidRPr="005B5109" w:rsidRDefault="00174ED1" w:rsidP="005B5109">
      <w:pPr>
        <w:pStyle w:val="a6"/>
        <w:ind w:firstLineChars="0" w:firstLine="0"/>
      </w:pPr>
    </w:p>
  </w:endnote>
  <w:endnote w:type="continuationSeparator" w:id="0">
    <w:p w14:paraId="7ECE5A94" w14:textId="77777777" w:rsidR="00174ED1" w:rsidRPr="005651D7" w:rsidRDefault="00174ED1" w:rsidP="005651D7">
      <w:pPr>
        <w:pStyle w:val="a6"/>
        <w:ind w:firstLineChars="0" w:firstLine="0"/>
      </w:pPr>
    </w:p>
  </w:endnote>
  <w:endnote w:type="continuationNotice" w:id="1">
    <w:p w14:paraId="3EECF588" w14:textId="77777777" w:rsidR="00174ED1" w:rsidRPr="00632ABF" w:rsidRDefault="00174ED1" w:rsidP="005651D7">
      <w:pPr>
        <w:pStyle w:val="a6"/>
        <w:ind w:firstLineChars="0" w:firstLine="0"/>
      </w:pPr>
    </w:p>
  </w:endnote>
  <w:endnote w:id="2">
    <w:p w14:paraId="22BD2F37" w14:textId="2DA08848"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Brown G. Automated vending machine system for recorded goods: US, US5445295[P]. 1995.</w:t>
      </w:r>
    </w:p>
  </w:endnote>
  <w:endnote w:id="3">
    <w:p w14:paraId="66388C64" w14:textId="249E71B3" w:rsidR="00746B6A" w:rsidRPr="00C178D5" w:rsidRDefault="00746B6A"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63070631" w:rsidR="00746B6A" w:rsidRPr="00DD45F9" w:rsidRDefault="00746B6A"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p>
  </w:endnote>
  <w:endnote w:id="5">
    <w:p w14:paraId="2A8B203B" w14:textId="77777777" w:rsidR="00746B6A" w:rsidRPr="004B1D41" w:rsidRDefault="00746B6A"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6">
    <w:p w14:paraId="29ED3D9B" w14:textId="03563DDC" w:rsidR="00746B6A" w:rsidRPr="00787D88" w:rsidRDefault="00746B6A" w:rsidP="00787D88">
      <w:pPr>
        <w:spacing w:line="276" w:lineRule="auto"/>
        <w:ind w:firstLineChars="0" w:firstLine="0"/>
        <w:rPr>
          <w:rFonts w:asciiTheme="minorEastAsia" w:hAnsiTheme="minor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746B6A" w:rsidRPr="00932E5A" w:rsidRDefault="00746B6A" w:rsidP="009163E8">
      <w:pPr>
        <w:spacing w:line="276" w:lineRule="auto"/>
        <w:ind w:firstLineChars="0" w:firstLine="0"/>
        <w:rPr>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746B6A" w:rsidRPr="00787D88" w:rsidRDefault="00746B6A" w:rsidP="0095376A">
      <w:pPr>
        <w:spacing w:line="276" w:lineRule="auto"/>
        <w:ind w:firstLineChars="0" w:firstLine="0"/>
        <w:rPr>
          <w:rFonts w:asciiTheme="minorEastAsia" w:hAnsiTheme="minor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746B6A" w:rsidRPr="00932E5A" w:rsidRDefault="00746B6A" w:rsidP="00932E5A">
      <w:pPr>
        <w:spacing w:line="276" w:lineRule="auto"/>
        <w:ind w:firstLineChars="0" w:firstLine="0"/>
        <w:rPr>
          <w:rFonts w:asciiTheme="minorEastAsia" w:hAnsiTheme="minor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0">
    <w:p w14:paraId="39825292" w14:textId="61E82D9B" w:rsidR="00746B6A" w:rsidRPr="00A46C57" w:rsidRDefault="00746B6A" w:rsidP="00932E5A">
      <w:pPr>
        <w:spacing w:line="276" w:lineRule="auto"/>
        <w:ind w:firstLineChars="0" w:firstLine="0"/>
        <w:rPr>
          <w:rFonts w:asciiTheme="minorEastAsia" w:hAnsiTheme="minorEastAsia"/>
          <w:szCs w:val="24"/>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7F7F5C55" w14:textId="77777777" w:rsidR="00746B6A" w:rsidRPr="006B1015" w:rsidRDefault="00746B6A" w:rsidP="00044234">
      <w:pPr>
        <w:spacing w:line="276" w:lineRule="auto"/>
        <w:ind w:firstLineChars="0" w:firstLine="0"/>
        <w:rPr>
          <w:rFonts w:asciiTheme="minorEastAsia" w:hAnsiTheme="minor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6B1015">
        <w:rPr>
          <w:rFonts w:asciiTheme="minorEastAsia" w:hAnsiTheme="minorEastAsia"/>
          <w:szCs w:val="24"/>
        </w:rPr>
        <w:t>周婷婷, 王宁诚. 自动售货机销售监测反馈系统[J]. 电脑知识与技术, 2016, 12(11):275-277.</w:t>
      </w:r>
    </w:p>
  </w:endnote>
  <w:endnote w:id="12">
    <w:p w14:paraId="2B49C2D9" w14:textId="737DBFB6" w:rsidR="00806705" w:rsidRPr="00806705" w:rsidRDefault="00806705" w:rsidP="00806705">
      <w:pPr>
        <w:spacing w:line="276" w:lineRule="auto"/>
        <w:ind w:firstLineChars="0" w:firstLine="0"/>
        <w:rPr>
          <w:rFonts w:hint="eastAsia"/>
          <w:lang w:val="x-none"/>
        </w:rPr>
        <w:pPrChange w:id="129" w:author="Miley Ren" w:date="2017-11-17T16:48:00Z">
          <w:pPr>
            <w:pStyle w:val="af8"/>
            <w:ind w:firstLine="480"/>
          </w:pPr>
        </w:pPrChange>
      </w:pPr>
      <w:ins w:id="130" w:author="Miley Ren" w:date="2017-11-17T16:48:00Z">
        <w:r>
          <w:rPr>
            <w:rFonts w:asciiTheme="minorEastAsia" w:hAnsiTheme="minorEastAsia" w:hint="eastAsia"/>
            <w:szCs w:val="24"/>
          </w:rPr>
          <w:t>[</w:t>
        </w:r>
        <w:r w:rsidRPr="00806705">
          <w:rPr>
            <w:rFonts w:asciiTheme="minorEastAsia" w:hAnsiTheme="minorEastAsia"/>
            <w:szCs w:val="24"/>
            <w:rPrChange w:id="131" w:author="Miley Ren" w:date="2017-11-17T16:48:00Z">
              <w:rPr>
                <w:rStyle w:val="af9"/>
              </w:rPr>
            </w:rPrChange>
          </w:rPr>
          <w:endnoteRef/>
        </w:r>
        <w:r>
          <w:rPr>
            <w:rFonts w:asciiTheme="minorEastAsia" w:hAnsiTheme="minorEastAsia"/>
            <w:szCs w:val="24"/>
          </w:rPr>
          <w:t>]</w:t>
        </w:r>
        <w:r w:rsidRPr="00376B07">
          <w:rPr>
            <w:rFonts w:asciiTheme="minorEastAsia" w:hAnsiTheme="minorEastAsia"/>
            <w:szCs w:val="24"/>
          </w:rPr>
          <w:t>朱先妮</w:t>
        </w:r>
        <w:r>
          <w:rPr>
            <w:rFonts w:asciiTheme="minorEastAsia" w:hAnsiTheme="minorEastAsia" w:hint="eastAsia"/>
            <w:szCs w:val="24"/>
          </w:rPr>
          <w:t>.</w:t>
        </w:r>
        <w:r w:rsidRPr="00376B07">
          <w:rPr>
            <w:rFonts w:asciiTheme="minorEastAsia" w:hAnsiTheme="minorEastAsia" w:hint="eastAsia"/>
            <w:szCs w:val="24"/>
          </w:rPr>
          <w:t>友宝在线：小售货机里的大乾坤</w:t>
        </w:r>
        <w:r>
          <w:rPr>
            <w:rFonts w:asciiTheme="minorEastAsia" w:hAnsiTheme="minorEastAsia" w:hint="eastAsia"/>
            <w:szCs w:val="24"/>
          </w:rPr>
          <w:t>[</w:t>
        </w:r>
        <w:r>
          <w:rPr>
            <w:rFonts w:asciiTheme="minorEastAsia" w:hAnsiTheme="minorEastAsia"/>
            <w:szCs w:val="24"/>
          </w:rPr>
          <w:t>N</w:t>
        </w:r>
        <w:r>
          <w:rPr>
            <w:rFonts w:asciiTheme="minorEastAsia" w:hAnsiTheme="minorEastAsia" w:hint="eastAsia"/>
            <w:szCs w:val="24"/>
          </w:rPr>
          <w:t>].</w:t>
        </w:r>
        <w:r w:rsidRPr="00376B07">
          <w:rPr>
            <w:rFonts w:asciiTheme="minorEastAsia" w:hAnsiTheme="minorEastAsia" w:hint="eastAsia"/>
            <w:szCs w:val="24"/>
          </w:rPr>
          <w:t>上海证券报，2016-</w:t>
        </w:r>
        <w:r w:rsidRPr="00376B07">
          <w:rPr>
            <w:rFonts w:asciiTheme="minorEastAsia" w:hAnsiTheme="minorEastAsia"/>
            <w:szCs w:val="24"/>
          </w:rPr>
          <w:t>09</w:t>
        </w:r>
        <w:r w:rsidRPr="00376B07">
          <w:rPr>
            <w:rFonts w:asciiTheme="minorEastAsia" w:hAnsiTheme="minorEastAsia" w:hint="eastAsia"/>
            <w:szCs w:val="24"/>
          </w:rPr>
          <w:t>-</w:t>
        </w:r>
        <w:r w:rsidRPr="00376B07">
          <w:rPr>
            <w:rFonts w:asciiTheme="minorEastAsia" w:hAnsiTheme="minorEastAsia"/>
            <w:szCs w:val="24"/>
          </w:rPr>
          <w:t>20</w:t>
        </w:r>
        <w:r>
          <w:rPr>
            <w:rFonts w:asciiTheme="minorEastAsia" w:hAnsiTheme="minorEastAsia"/>
            <w:szCs w:val="24"/>
          </w:rPr>
          <w:t>(007).</w:t>
        </w:r>
      </w:ins>
    </w:p>
  </w:endnote>
  <w:endnote w:id="13">
    <w:p w14:paraId="5D8FFB81" w14:textId="2E20C2A3" w:rsidR="00746B6A" w:rsidRPr="00376B07" w:rsidRDefault="00746B6A" w:rsidP="00565088">
      <w:pPr>
        <w:spacing w:line="276" w:lineRule="auto"/>
        <w:ind w:firstLineChars="0" w:firstLine="0"/>
        <w:rPr>
          <w:rFonts w:asciiTheme="minorEastAsia" w:hAnsiTheme="minorEastAsia"/>
          <w:szCs w:val="24"/>
        </w:rPr>
      </w:pPr>
      <w:r w:rsidRPr="00565088">
        <w:rPr>
          <w:rFonts w:asciiTheme="minorEastAsia" w:hAnsiTheme="minorEastAsia" w:hint="eastAsia"/>
          <w:szCs w:val="24"/>
        </w:rPr>
        <w:t>[</w:t>
      </w:r>
      <w:r w:rsidRPr="00565088">
        <w:rPr>
          <w:rFonts w:asciiTheme="minorEastAsia" w:hAnsiTheme="minorEastAsia"/>
          <w:szCs w:val="24"/>
        </w:rPr>
        <w:endnoteRef/>
      </w:r>
      <w:r w:rsidRPr="00565088">
        <w:rPr>
          <w:rFonts w:asciiTheme="minorEastAsia" w:hAnsiTheme="minorEastAsia"/>
          <w:szCs w:val="24"/>
        </w:rPr>
        <w:t>]赵明阳, 杨晓妮. 云计算及其关键技术[J]. 软件:电子版, 2013(5):115-116.</w:t>
      </w:r>
    </w:p>
  </w:endnote>
  <w:endnote w:id="14">
    <w:p w14:paraId="2E4CCAFC" w14:textId="77777777" w:rsidR="00746B6A" w:rsidRPr="00B70C8B" w:rsidRDefault="00746B6A" w:rsidP="007F7B3B">
      <w:pPr>
        <w:spacing w:line="276" w:lineRule="auto"/>
        <w:ind w:firstLineChars="0" w:firstLine="0"/>
        <w:rPr>
          <w:lang w:val="x-none"/>
        </w:rPr>
      </w:pPr>
      <w:r w:rsidRPr="00C146FE">
        <w:rPr>
          <w:rFonts w:asciiTheme="minorEastAsia" w:hAnsiTheme="minorEastAsia"/>
          <w:szCs w:val="24"/>
        </w:rPr>
        <w:t>[</w:t>
      </w:r>
      <w:r w:rsidRPr="00C146FE">
        <w:rPr>
          <w:rFonts w:asciiTheme="minorEastAsia" w:hAnsiTheme="minorEastAsia"/>
          <w:szCs w:val="24"/>
        </w:rPr>
        <w:endnoteRef/>
      </w:r>
      <w:r w:rsidRPr="00C146FE">
        <w:rPr>
          <w:rFonts w:asciiTheme="minorEastAsia" w:hAnsiTheme="minorEastAsia" w:hint="eastAsia"/>
          <w:szCs w:val="24"/>
        </w:rPr>
        <w:t>]</w:t>
      </w:r>
      <w:r w:rsidRPr="00C146FE">
        <w:rPr>
          <w:rFonts w:asciiTheme="minorEastAsia" w:hAnsiTheme="minorEastAsia"/>
          <w:szCs w:val="24"/>
        </w:rPr>
        <w:t>王磊, 陈刚, 陆忠华. 基于云计算的高效科学计算应用软件框架[J]. 华中科技大学学报(自然科学版), 2011, 39(s1):166-169.</w:t>
      </w:r>
    </w:p>
  </w:endnote>
  <w:endnote w:id="15">
    <w:p w14:paraId="0FAA810C" w14:textId="7D833711"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6">
    <w:p w14:paraId="5BCE140F" w14:textId="466B3412"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7">
    <w:p w14:paraId="77813B34" w14:textId="7FC072A3"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8">
    <w:p w14:paraId="6E42C53E" w14:textId="77CC4A02"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nightmare?[J]. Proceedings of the Joint Ercim Workshop on Software Evolution &amp; International Workshop on Principles of Software Evolution, 2010:88-92.</w:t>
      </w:r>
    </w:p>
  </w:endnote>
  <w:endnote w:id="19">
    <w:p w14:paraId="1D4D37C5" w14:textId="485E7FE7" w:rsidR="00746B6A" w:rsidRPr="003A5F94" w:rsidRDefault="00746B6A" w:rsidP="000F5EB3">
      <w:pPr>
        <w:spacing w:line="276" w:lineRule="auto"/>
        <w:ind w:firstLineChars="0" w:firstLine="0"/>
        <w:rPr>
          <w:rFonts w:asciiTheme="minorEastAsia" w:hAnsiTheme="minor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0F5EB3">
        <w:rPr>
          <w:rFonts w:asciiTheme="minorEastAsia" w:hAnsiTheme="minorEastAsia"/>
          <w:szCs w:val="24"/>
        </w:rPr>
        <w:t xml:space="preserve"> </w:t>
      </w:r>
      <w:r w:rsidRPr="000B146B">
        <w:rPr>
          <w:rFonts w:asciiTheme="minorEastAsia" w:hAnsiTheme="minorEastAsia"/>
          <w:szCs w:val="24"/>
        </w:rPr>
        <w:t>Cusumano M. Cloud computing and SaaS as new computing platforms[M]. ACM, 2010.</w:t>
      </w:r>
    </w:p>
  </w:endnote>
  <w:endnote w:id="20">
    <w:p w14:paraId="3D2336A2" w14:textId="7C4E8F9E" w:rsidR="00746B6A" w:rsidRPr="003B7152" w:rsidRDefault="00746B6A" w:rsidP="003B7152">
      <w:pPr>
        <w:spacing w:line="276" w:lineRule="auto"/>
        <w:ind w:firstLineChars="0" w:firstLine="0"/>
        <w:rPr>
          <w:lang w:val="x-none"/>
        </w:rPr>
      </w:pPr>
      <w:r>
        <w:rPr>
          <w:rFonts w:asciiTheme="minorEastAsia" w:hAnsiTheme="minorEastAsia"/>
          <w:szCs w:val="24"/>
        </w:rPr>
        <w:t>[</w:t>
      </w:r>
      <w:r w:rsidRPr="003B7152">
        <w:rPr>
          <w:rFonts w:asciiTheme="minorEastAsia" w:hAnsiTheme="minorEastAsia"/>
          <w:szCs w:val="24"/>
        </w:rPr>
        <w:endnoteRef/>
      </w:r>
      <w:r>
        <w:rPr>
          <w:rFonts w:asciiTheme="minorEastAsia" w:hAnsiTheme="minorEastAsia"/>
          <w:szCs w:val="24"/>
        </w:rPr>
        <w:t>]</w:t>
      </w:r>
      <w:r w:rsidRPr="003B7152">
        <w:rPr>
          <w:rFonts w:asciiTheme="minorEastAsia" w:hAnsiTheme="minorEastAsia"/>
          <w:szCs w:val="24"/>
        </w:rPr>
        <w:t xml:space="preserve"> Frederick Chong , Gianpaolo Carraro .Architecture Strategies for</w:t>
      </w:r>
      <w:r w:rsidRPr="003B7152">
        <w:rPr>
          <w:rFonts w:asciiTheme="minorEastAsia" w:hAnsiTheme="minorEastAsia"/>
          <w:szCs w:val="24"/>
        </w:rPr>
        <w:br/>
        <w:t>Catching the Long Tai [ EB/OL ] .http :// msdn2 .microsoft .</w:t>
      </w:r>
      <w:r w:rsidRPr="003B7152">
        <w:rPr>
          <w:rFonts w:asciiTheme="minorEastAsia" w:hAnsiTheme="minorEastAsia"/>
          <w:szCs w:val="24"/>
        </w:rPr>
        <w:br/>
        <w:t>com/ en -us/ library/ Aa479069 .aspx , 2006 -12 -10 .</w:t>
      </w:r>
    </w:p>
  </w:endnote>
  <w:endnote w:id="21">
    <w:p w14:paraId="49837AD0" w14:textId="3C9EE9C4" w:rsidR="00746B6A" w:rsidRPr="00527EC9" w:rsidRDefault="00746B6A" w:rsidP="00527EC9">
      <w:pPr>
        <w:spacing w:line="276" w:lineRule="auto"/>
        <w:ind w:firstLineChars="0" w:firstLine="0"/>
        <w:rPr>
          <w:rFonts w:asciiTheme="minorEastAsia" w:hAnsiTheme="minorEastAsia"/>
          <w:szCs w:val="24"/>
        </w:rPr>
      </w:pPr>
      <w:r>
        <w:rPr>
          <w:rFonts w:asciiTheme="minorEastAsia" w:hAnsiTheme="minorEastAsia"/>
          <w:szCs w:val="24"/>
        </w:rPr>
        <w:t>[</w:t>
      </w:r>
      <w:r w:rsidRPr="00527EC9">
        <w:rPr>
          <w:rFonts w:asciiTheme="minorEastAsia" w:hAnsiTheme="minorEastAsia"/>
          <w:szCs w:val="24"/>
        </w:rPr>
        <w:endnoteRef/>
      </w:r>
      <w:r>
        <w:rPr>
          <w:rFonts w:asciiTheme="minorEastAsia" w:hAnsiTheme="minorEastAsia"/>
          <w:szCs w:val="24"/>
        </w:rPr>
        <w:t>]</w:t>
      </w:r>
      <w:r w:rsidRPr="00527EC9">
        <w:rPr>
          <w:rFonts w:asciiTheme="minorEastAsia" w:hAnsiTheme="minorEastAsia"/>
          <w:szCs w:val="24"/>
        </w:rPr>
        <w:t xml:space="preserve"> 耿冰, 于修理. SaaS与传统软件的比较研究[J]. 沈阳师范大学学报(自然科学版), 2009, 27(1):84-86.</w:t>
      </w:r>
    </w:p>
  </w:endnote>
  <w:endnote w:id="22">
    <w:p w14:paraId="3076AFC1" w14:textId="31077649" w:rsidR="00746B6A" w:rsidRPr="003A5F94" w:rsidRDefault="00746B6A" w:rsidP="003A5F94">
      <w:pPr>
        <w:spacing w:line="276" w:lineRule="auto"/>
        <w:ind w:firstLineChars="0" w:firstLine="0"/>
        <w:rPr>
          <w:lang w:val="x-none"/>
        </w:rPr>
      </w:pPr>
      <w:r w:rsidRPr="003A5F94">
        <w:rPr>
          <w:rFonts w:asciiTheme="minorEastAsia" w:hAnsiTheme="minorEastAsia"/>
          <w:szCs w:val="24"/>
        </w:rPr>
        <w:t>[</w:t>
      </w:r>
      <w:r w:rsidRPr="003A5F94">
        <w:rPr>
          <w:rFonts w:asciiTheme="minorEastAsia" w:hAnsiTheme="minorEastAsia"/>
          <w:szCs w:val="24"/>
        </w:rPr>
        <w:endnoteRef/>
      </w:r>
      <w:r w:rsidRPr="003A5F94">
        <w:rPr>
          <w:rFonts w:asciiTheme="minorEastAsia" w:hAnsiTheme="minorEastAsia"/>
          <w:szCs w:val="24"/>
        </w:rPr>
        <w:t>]陈鹏, 薛恒新. 面向中小企业信息化的SaaS应用研究[J]. 机械设计与制造工程, 2008, 37(1):10-13.</w:t>
      </w:r>
    </w:p>
  </w:endnote>
  <w:endnote w:id="23">
    <w:p w14:paraId="5B6DD714" w14:textId="18FFE2F7"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Computer Society, 2013:350-353.</w:t>
      </w:r>
    </w:p>
  </w:endnote>
  <w:endnote w:id="24">
    <w:p w14:paraId="3FC90C2A" w14:textId="77777777" w:rsidR="00746B6A" w:rsidRPr="004B1D41" w:rsidRDefault="00746B6A" w:rsidP="002147D2">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25">
    <w:p w14:paraId="08AB0EB0" w14:textId="04ACE07E"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]Yuan X F. AOP Based on Spring Framework[J]. Computer &amp; Modernization, 2006.</w:t>
      </w:r>
    </w:p>
  </w:endnote>
  <w:endnote w:id="26">
    <w:p w14:paraId="275CD4AF" w14:textId="63B258D8"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27">
    <w:p w14:paraId="57FCC6A8" w14:textId="02EF06D2"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8">
    <w:p w14:paraId="0E544189" w14:textId="77777777" w:rsidR="00746B6A" w:rsidRPr="004B1D41" w:rsidRDefault="00746B6A" w:rsidP="00EB254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2014:350-353.</w:t>
      </w:r>
    </w:p>
  </w:endnote>
  <w:endnote w:id="29">
    <w:p w14:paraId="72EDE0EC" w14:textId="77777777" w:rsidR="00746B6A" w:rsidRPr="004B1D41" w:rsidRDefault="00746B6A" w:rsidP="0043757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30">
    <w:p w14:paraId="596823CC" w14:textId="5E6A6D27"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31">
    <w:p w14:paraId="2198DB97" w14:textId="0E6276A4"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2">
    <w:p w14:paraId="0DA7BAAF" w14:textId="77777777" w:rsidR="00746B6A" w:rsidRPr="004B1D41" w:rsidRDefault="00746B6A" w:rsidP="009B60B7">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3">
    <w:p w14:paraId="1A4C45C4" w14:textId="0B89CDCE"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4">
    <w:p w14:paraId="0868FE65" w14:textId="77777777" w:rsidR="00746B6A" w:rsidRPr="004B1D41" w:rsidRDefault="00746B6A" w:rsidP="00742FB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5">
    <w:p w14:paraId="74F3C627" w14:textId="77777777" w:rsidR="00746B6A" w:rsidRPr="004B1D41" w:rsidRDefault="00746B6A" w:rsidP="00ED1CBB">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6">
    <w:p w14:paraId="576AE019" w14:textId="668D9118"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7">
    <w:p w14:paraId="1CFDD1DE" w14:textId="77777777" w:rsidR="00746B6A" w:rsidRPr="003E0132" w:rsidRDefault="00746B6A" w:rsidP="003114D6">
      <w:pPr>
        <w:spacing w:line="276" w:lineRule="auto"/>
        <w:ind w:firstLineChars="0" w:firstLine="0"/>
        <w:rPr>
          <w:lang w:val="x-none"/>
        </w:rPr>
      </w:pPr>
      <w:r>
        <w:rPr>
          <w:rFonts w:asciiTheme="minorEastAsia" w:hAnsiTheme="minorEastAsia"/>
          <w:szCs w:val="24"/>
        </w:rPr>
        <w:t>[</w:t>
      </w:r>
      <w:r w:rsidRPr="003E0132">
        <w:rPr>
          <w:rFonts w:asciiTheme="minorEastAsia" w:hAnsiTheme="minorEastAsia"/>
          <w:szCs w:val="24"/>
        </w:rPr>
        <w:endnoteRef/>
      </w:r>
      <w:r>
        <w:rPr>
          <w:rFonts w:asciiTheme="minorEastAsia" w:hAnsiTheme="minorEastAsia" w:hint="eastAsia"/>
          <w:szCs w:val="24"/>
        </w:rPr>
        <w:t>]</w:t>
      </w:r>
      <w:r w:rsidRPr="003E0132">
        <w:rPr>
          <w:rFonts w:asciiTheme="minorEastAsia" w:hAnsiTheme="minorEastAsia"/>
          <w:szCs w:val="24"/>
        </w:rPr>
        <w:t>张玉龙, 李志峰, 赵勋. 对4G移动通信技术应用与发展的展望[J]. 信息通信, 2013(1):226-226.</w:t>
      </w:r>
    </w:p>
  </w:endnote>
  <w:endnote w:id="38">
    <w:p w14:paraId="5068E07A" w14:textId="77777777" w:rsidR="00746B6A" w:rsidRPr="007F34E7" w:rsidRDefault="00746B6A" w:rsidP="003114D6">
      <w:pPr>
        <w:spacing w:line="276" w:lineRule="auto"/>
        <w:ind w:firstLineChars="0" w:firstLine="0"/>
        <w:rPr>
          <w:lang w:val="x-none"/>
        </w:rPr>
      </w:pPr>
      <w:r w:rsidRPr="007F34E7">
        <w:rPr>
          <w:rFonts w:asciiTheme="minorEastAsia" w:hAnsiTheme="minorEastAsia"/>
          <w:szCs w:val="24"/>
        </w:rPr>
        <w:t>[</w:t>
      </w:r>
      <w:r w:rsidRPr="007F34E7">
        <w:rPr>
          <w:rFonts w:asciiTheme="minorEastAsia" w:hAnsiTheme="minorEastAsia"/>
          <w:szCs w:val="24"/>
        </w:rPr>
        <w:endnoteRef/>
      </w:r>
      <w:r w:rsidRPr="007F34E7">
        <w:rPr>
          <w:rFonts w:asciiTheme="minorEastAsia" w:hAnsiTheme="minorEastAsia" w:hint="eastAsia"/>
          <w:szCs w:val="24"/>
        </w:rPr>
        <w:t>]</w:t>
      </w:r>
      <w:r w:rsidRPr="007F34E7">
        <w:rPr>
          <w:rFonts w:asciiTheme="minorEastAsia" w:hAnsiTheme="minorEastAsia"/>
          <w:szCs w:val="24"/>
        </w:rPr>
        <w:t>李炜键, 孙飞. 基于4G通信技术的无线网络安全通信分析[J]. 电力信息与通信技术, 2014, 12(1):127-131.</w:t>
      </w:r>
    </w:p>
  </w:endnote>
  <w:endnote w:id="39">
    <w:p w14:paraId="732FC3F3" w14:textId="77777777" w:rsidR="00746B6A" w:rsidRPr="00A22381" w:rsidRDefault="00746B6A" w:rsidP="00EA2065">
      <w:pPr>
        <w:spacing w:line="276" w:lineRule="auto"/>
        <w:ind w:firstLineChars="0" w:firstLine="0"/>
        <w:rPr>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40">
    <w:p w14:paraId="34D9E9CD" w14:textId="77777777" w:rsidR="00FE0B46" w:rsidRPr="00DF52A8" w:rsidRDefault="00FE0B46" w:rsidP="00FE0B46">
      <w:pPr>
        <w:spacing w:line="276" w:lineRule="auto"/>
        <w:ind w:firstLineChars="0" w:firstLine="0"/>
        <w:rPr>
          <w:ins w:id="150" w:author="Miley Ren" w:date="2017-11-17T20:27:00Z"/>
          <w:rFonts w:asciiTheme="minorEastAsia" w:hAnsiTheme="minorEastAsia"/>
          <w:szCs w:val="24"/>
        </w:rPr>
      </w:pPr>
      <w:ins w:id="151" w:author="Miley Ren" w:date="2017-11-17T20:27:00Z">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ins>
    </w:p>
  </w:endnote>
  <w:endnote w:id="41">
    <w:p w14:paraId="26EB1E83" w14:textId="77777777" w:rsidR="00FE0B46" w:rsidRPr="006B1015" w:rsidRDefault="00FE0B46" w:rsidP="00FE0B46">
      <w:pPr>
        <w:spacing w:line="276" w:lineRule="auto"/>
        <w:ind w:firstLineChars="0" w:firstLine="0"/>
        <w:rPr>
          <w:ins w:id="152" w:author="Miley Ren" w:date="2017-11-17T20:27:00Z"/>
          <w:rFonts w:asciiTheme="minorEastAsia" w:hAnsiTheme="minorEastAsia"/>
          <w:szCs w:val="24"/>
        </w:rPr>
      </w:pPr>
      <w:ins w:id="153" w:author="Miley Ren" w:date="2017-11-17T20:27:00Z">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ins>
    </w:p>
  </w:endnote>
  <w:endnote w:id="42">
    <w:p w14:paraId="18595F19" w14:textId="440A4F03" w:rsidR="00746B6A" w:rsidRPr="002A536B" w:rsidRDefault="00746B6A" w:rsidP="002A536B">
      <w:pPr>
        <w:spacing w:line="276" w:lineRule="auto"/>
        <w:ind w:firstLineChars="0" w:firstLine="0"/>
        <w:rPr>
          <w:lang w:val="x-none"/>
        </w:rPr>
      </w:pPr>
      <w:r w:rsidRPr="002A536B">
        <w:rPr>
          <w:rFonts w:asciiTheme="minorEastAsia" w:hAnsiTheme="minorEastAsia" w:hint="eastAsia"/>
          <w:szCs w:val="24"/>
        </w:rPr>
        <w:t>[</w:t>
      </w:r>
      <w:r w:rsidRPr="002A536B">
        <w:rPr>
          <w:rFonts w:asciiTheme="minorEastAsia" w:hAnsiTheme="minorEastAsia"/>
          <w:szCs w:val="24"/>
        </w:rPr>
        <w:endnoteRef/>
      </w:r>
      <w:r w:rsidRPr="002A536B">
        <w:rPr>
          <w:rFonts w:asciiTheme="minorEastAsia" w:hAnsiTheme="minorEastAsia"/>
          <w:szCs w:val="24"/>
        </w:rPr>
        <w:t>]</w:t>
      </w:r>
      <w:r w:rsidRPr="002A536B">
        <w:rPr>
          <w:rFonts w:asciiTheme="minorEastAsia" w:hAnsiTheme="minorEastAsia" w:hint="eastAsia"/>
          <w:szCs w:val="24"/>
        </w:rPr>
        <w:t>夏伟.基于3G网络的自动售餐机系统设计与实现[D].中南大学,2013.</w:t>
      </w:r>
    </w:p>
  </w:endnote>
  <w:endnote w:id="43">
    <w:p w14:paraId="126B2D75" w14:textId="70A403C6" w:rsidR="00746B6A" w:rsidRPr="008A6523" w:rsidRDefault="00746B6A" w:rsidP="008A6523">
      <w:pPr>
        <w:spacing w:line="276" w:lineRule="auto"/>
        <w:ind w:firstLineChars="0" w:firstLine="0"/>
        <w:rPr>
          <w:lang w:val="x-none"/>
        </w:rPr>
      </w:pPr>
      <w:r w:rsidRPr="008A6523">
        <w:rPr>
          <w:rFonts w:asciiTheme="minorEastAsia" w:hAnsiTheme="minorEastAsia"/>
          <w:szCs w:val="24"/>
        </w:rPr>
        <w:t>[</w:t>
      </w:r>
      <w:r w:rsidRPr="008A6523">
        <w:rPr>
          <w:rFonts w:asciiTheme="minorEastAsia" w:hAnsiTheme="minorEastAsia"/>
          <w:szCs w:val="24"/>
        </w:rPr>
        <w:endnoteRef/>
      </w:r>
      <w:r w:rsidRPr="008A6523">
        <w:rPr>
          <w:rFonts w:asciiTheme="minorEastAsia" w:hAnsiTheme="minorEastAsia"/>
          <w:szCs w:val="24"/>
        </w:rPr>
        <w:t>]马艳丽, 杨奎河. 基于SSH框架的自动售货机远程监控管理系统的设计与实现[J]. 数字通信世界, 2017(8).</w:t>
      </w:r>
    </w:p>
  </w:endnote>
  <w:endnote w:id="44">
    <w:p w14:paraId="6ABA5F15" w14:textId="77777777" w:rsidR="00746B6A" w:rsidRPr="008B1875" w:rsidRDefault="00746B6A" w:rsidP="00D149C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p>
  </w:endnote>
  <w:endnote w:id="45">
    <w:p w14:paraId="24064D6D" w14:textId="4ABF8B34" w:rsidR="00746B6A" w:rsidRPr="008B1875" w:rsidRDefault="00746B6A" w:rsidP="008B1875">
      <w:pPr>
        <w:spacing w:line="276" w:lineRule="auto"/>
        <w:ind w:firstLineChars="0" w:firstLine="0"/>
        <w:rPr>
          <w:lang w:val="x-none"/>
        </w:rPr>
      </w:pPr>
      <w:r>
        <w:rPr>
          <w:rFonts w:asciiTheme="minorEastAsia" w:hAnsiTheme="minorEastAsia"/>
          <w:szCs w:val="24"/>
        </w:rPr>
        <w:t>[</w:t>
      </w:r>
      <w:r w:rsidRPr="008B1875">
        <w:rPr>
          <w:rFonts w:asciiTheme="minorEastAsia" w:hAnsiTheme="minorEastAsia"/>
          <w:szCs w:val="24"/>
        </w:rPr>
        <w:endnoteRef/>
      </w:r>
      <w:r>
        <w:rPr>
          <w:rFonts w:asciiTheme="minorEastAsia" w:hAnsiTheme="minorEastAsia" w:hint="eastAsia"/>
          <w:szCs w:val="24"/>
        </w:rPr>
        <w:t>]</w:t>
      </w:r>
      <w:r w:rsidRPr="008B1875">
        <w:rPr>
          <w:rFonts w:asciiTheme="minorEastAsia" w:hAnsiTheme="minorEastAsia"/>
          <w:szCs w:val="24"/>
        </w:rPr>
        <w:t>彭荣. SaaS模式下多租户系统架构及关键技术研究[D]. 大连海事大学, 2010.</w:t>
      </w:r>
    </w:p>
  </w:endnote>
  <w:endnote w:id="46">
    <w:p w14:paraId="69EE346D" w14:textId="77777777" w:rsidR="00746B6A" w:rsidRPr="004B1D41" w:rsidRDefault="00746B6A" w:rsidP="00303E76">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7">
    <w:p w14:paraId="11C9CBB6" w14:textId="77777777" w:rsidR="00D12C76" w:rsidRPr="00587B0C" w:rsidRDefault="00D12C76" w:rsidP="00D12C76">
      <w:pPr>
        <w:spacing w:line="276" w:lineRule="auto"/>
        <w:ind w:firstLineChars="0" w:firstLine="0"/>
        <w:rPr>
          <w:ins w:id="232" w:author="Miley Ren" w:date="2017-11-17T20:43:00Z"/>
          <w:rFonts w:asciiTheme="minorEastAsia" w:hAnsiTheme="minorEastAsia"/>
          <w:szCs w:val="24"/>
        </w:rPr>
      </w:pPr>
      <w:ins w:id="233" w:author="Miley Ren" w:date="2017-11-17T20:43:00Z">
        <w:r>
          <w:rPr>
            <w:rFonts w:asciiTheme="minorEastAsia" w:hAnsiTheme="minorEastAsia" w:hint="eastAsia"/>
            <w:szCs w:val="24"/>
          </w:rPr>
          <w:t>[</w:t>
        </w:r>
        <w:r w:rsidRPr="00587B0C">
          <w:rPr>
            <w:rFonts w:asciiTheme="minorEastAsia" w:hAnsiTheme="minorEastAsia"/>
            <w:szCs w:val="24"/>
          </w:rPr>
          <w:endnoteRef/>
        </w:r>
        <w:r>
          <w:rPr>
            <w:rFonts w:asciiTheme="minorEastAsia" w:hAnsiTheme="minorEastAsia"/>
            <w:szCs w:val="24"/>
          </w:rPr>
          <w:t>]</w:t>
        </w:r>
        <w:r w:rsidRPr="00587B0C">
          <w:rPr>
            <w:rFonts w:asciiTheme="minorEastAsia" w:hAnsiTheme="minorEastAsia"/>
            <w:szCs w:val="24"/>
          </w:rPr>
          <w:t>邓伟华. SAAS应用的数据模型研究与设计[J]. 电脑编程技巧与维护, 2009(8):5-6.</w:t>
        </w:r>
      </w:ins>
    </w:p>
  </w:endnote>
  <w:endnote w:id="48">
    <w:p w14:paraId="0598BBBE" w14:textId="77777777" w:rsidR="00D12C76" w:rsidRPr="0037556C" w:rsidRDefault="00D12C76" w:rsidP="00D12C76">
      <w:pPr>
        <w:spacing w:line="276" w:lineRule="auto"/>
        <w:ind w:firstLineChars="0" w:firstLine="0"/>
        <w:rPr>
          <w:ins w:id="234" w:author="Miley Ren" w:date="2017-11-17T20:43:00Z"/>
          <w:lang w:val="x-none"/>
        </w:rPr>
      </w:pPr>
      <w:ins w:id="235" w:author="Miley Ren" w:date="2017-11-17T20:43:00Z">
        <w:r>
          <w:rPr>
            <w:rFonts w:asciiTheme="minorEastAsia" w:hAnsiTheme="minorEastAsia"/>
            <w:szCs w:val="24"/>
          </w:rPr>
          <w:t>[</w:t>
        </w:r>
        <w:r w:rsidRPr="0037556C">
          <w:rPr>
            <w:rFonts w:asciiTheme="minorEastAsia" w:hAnsiTheme="minorEastAsia"/>
            <w:szCs w:val="24"/>
          </w:rPr>
          <w:endnoteRef/>
        </w:r>
        <w:r>
          <w:rPr>
            <w:rFonts w:asciiTheme="minorEastAsia" w:hAnsiTheme="minorEastAsia"/>
            <w:szCs w:val="24"/>
          </w:rPr>
          <w:t>]</w:t>
        </w:r>
        <w:r w:rsidRPr="0037556C">
          <w:rPr>
            <w:rFonts w:asciiTheme="minorEastAsia" w:hAnsiTheme="minorEastAsia"/>
            <w:szCs w:val="24"/>
          </w:rPr>
          <w:t>陈国庆, 郑洋洋. 云计算多租户架构中数据处理系统及处理方法:, CN102930027A[P]. 2013.</w:t>
        </w:r>
      </w:ins>
    </w:p>
  </w:endnote>
  <w:endnote w:id="49">
    <w:p w14:paraId="4F672B75" w14:textId="77777777" w:rsidR="00D12C76" w:rsidRPr="00D339B5" w:rsidRDefault="00D12C76" w:rsidP="00D12C76">
      <w:pPr>
        <w:spacing w:line="276" w:lineRule="auto"/>
        <w:ind w:firstLineChars="0" w:firstLine="0"/>
        <w:rPr>
          <w:ins w:id="236" w:author="Miley Ren" w:date="2017-11-17T20:43:00Z"/>
        </w:rPr>
      </w:pPr>
      <w:ins w:id="237" w:author="Miley Ren" w:date="2017-11-17T20:43:00Z">
        <w:r w:rsidRPr="00D339B5">
          <w:rPr>
            <w:rFonts w:asciiTheme="minorEastAsia" w:hAnsiTheme="minorEastAsia"/>
            <w:szCs w:val="24"/>
          </w:rPr>
          <w:t>[</w:t>
        </w:r>
        <w:r w:rsidRPr="00D339B5">
          <w:rPr>
            <w:rFonts w:asciiTheme="minorEastAsia" w:hAnsiTheme="minorEastAsia"/>
            <w:szCs w:val="24"/>
          </w:rPr>
          <w:endnoteRef/>
        </w:r>
        <w:r w:rsidRPr="00D339B5">
          <w:rPr>
            <w:rFonts w:asciiTheme="minorEastAsia" w:hAnsiTheme="minorEastAsia"/>
            <w:szCs w:val="24"/>
          </w:rPr>
          <w:t>]刘腾飞. SECloud系统多租户数据库的研究与实现[D]. 重庆大学, 2014.</w:t>
        </w:r>
      </w:ins>
    </w:p>
  </w:endnote>
  <w:endnote w:id="50">
    <w:p w14:paraId="43FB13A0" w14:textId="77777777" w:rsidR="00D12C76" w:rsidRPr="004B1D41" w:rsidRDefault="00D12C76" w:rsidP="00D12C76">
      <w:pPr>
        <w:spacing w:line="276" w:lineRule="auto"/>
        <w:ind w:firstLineChars="0" w:firstLine="0"/>
        <w:rPr>
          <w:ins w:id="238" w:author="Miley Ren" w:date="2017-11-17T20:43:00Z"/>
          <w:rFonts w:asciiTheme="minorEastAsia" w:hAnsiTheme="minorEastAsia"/>
          <w:szCs w:val="24"/>
          <w:lang w:val="x-none"/>
        </w:rPr>
      </w:pPr>
      <w:ins w:id="239" w:author="Miley Ren" w:date="2017-11-17T20:43:00Z">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ins>
    </w:p>
  </w:endnote>
  <w:endnote w:id="51">
    <w:p w14:paraId="122CBF17" w14:textId="77777777" w:rsidR="00D12C76" w:rsidRPr="00AA7410" w:rsidRDefault="00D12C76" w:rsidP="00D12C76">
      <w:pPr>
        <w:spacing w:line="276" w:lineRule="auto"/>
        <w:ind w:firstLineChars="0" w:firstLine="0"/>
        <w:rPr>
          <w:ins w:id="241" w:author="Miley Ren" w:date="2017-11-17T20:43:00Z"/>
          <w:rFonts w:asciiTheme="minorEastAsia" w:hAnsiTheme="minorEastAsia"/>
          <w:szCs w:val="24"/>
        </w:rPr>
      </w:pPr>
      <w:ins w:id="242" w:author="Miley Ren" w:date="2017-11-17T20:43:00Z">
        <w:r>
          <w:rPr>
            <w:rFonts w:asciiTheme="minorEastAsia" w:hAnsiTheme="minorEastAsia" w:hint="eastAsia"/>
            <w:szCs w:val="24"/>
          </w:rPr>
          <w:t>[</w:t>
        </w:r>
        <w:r w:rsidRPr="00AA7410">
          <w:rPr>
            <w:rFonts w:asciiTheme="minorEastAsia" w:hAnsiTheme="minorEastAsia"/>
            <w:szCs w:val="24"/>
          </w:rPr>
          <w:endnoteRef/>
        </w:r>
        <w:r>
          <w:rPr>
            <w:rFonts w:asciiTheme="minorEastAsia" w:hAnsiTheme="minorEastAsia"/>
            <w:szCs w:val="24"/>
          </w:rPr>
          <w:t>]</w:t>
        </w:r>
        <w:r w:rsidRPr="00AA7410">
          <w:rPr>
            <w:rFonts w:asciiTheme="minorEastAsia" w:hAnsiTheme="minorEastAsia"/>
            <w:szCs w:val="24"/>
          </w:rPr>
          <w:t>王正飞. 数据库加密技术及其应用研究[D]. 复旦大学, 2005.</w:t>
        </w:r>
      </w:ins>
    </w:p>
  </w:endnote>
  <w:endnote w:id="52">
    <w:p w14:paraId="59AB804A" w14:textId="77777777" w:rsidR="00D12C76" w:rsidRPr="004B1D41" w:rsidRDefault="00D12C76" w:rsidP="00D12C76">
      <w:pPr>
        <w:spacing w:line="276" w:lineRule="auto"/>
        <w:ind w:firstLineChars="0" w:firstLine="0"/>
        <w:rPr>
          <w:ins w:id="243" w:author="Miley Ren" w:date="2017-11-17T20:43:00Z"/>
          <w:rFonts w:asciiTheme="minorEastAsia" w:hAnsiTheme="minorEastAsia"/>
          <w:szCs w:val="24"/>
        </w:rPr>
      </w:pPr>
      <w:ins w:id="244" w:author="Miley Ren" w:date="2017-11-17T20:43:00Z">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ins>
    </w:p>
  </w:endnote>
  <w:endnote w:id="53">
    <w:p w14:paraId="38366C4F" w14:textId="77777777" w:rsidR="002D3998" w:rsidRPr="004B1D41" w:rsidRDefault="002D3998" w:rsidP="002D3998">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54">
    <w:p w14:paraId="1AE5EE44" w14:textId="77777777" w:rsidR="002D3998" w:rsidRPr="004B1D41" w:rsidRDefault="002D3998" w:rsidP="002D3998">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55">
    <w:p w14:paraId="0E223E79" w14:textId="77777777" w:rsidR="002D3998" w:rsidRPr="004B1D41" w:rsidRDefault="002D3998" w:rsidP="002D3998">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746B6A" w:rsidRDefault="00746B6A">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746B6A" w:rsidRDefault="00746B6A">
    <w:pPr>
      <w:pStyle w:val="a6"/>
      <w:ind w:firstLine="360"/>
      <w:jc w:val="center"/>
    </w:pPr>
  </w:p>
  <w:p w14:paraId="171701BB" w14:textId="77777777" w:rsidR="00746B6A" w:rsidRDefault="00746B6A">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746B6A" w:rsidRDefault="00746B6A">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746B6A" w:rsidRDefault="00746B6A">
    <w:pPr>
      <w:pStyle w:val="a6"/>
      <w:ind w:firstLine="360"/>
      <w:jc w:val="center"/>
    </w:pPr>
  </w:p>
  <w:p w14:paraId="323A3F9D" w14:textId="77777777" w:rsidR="00746B6A" w:rsidRDefault="00746B6A">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746B6A" w:rsidRDefault="00746B6A" w:rsidP="00F54CD9">
    <w:pPr>
      <w:pStyle w:val="a6"/>
      <w:ind w:firstLine="360"/>
    </w:pPr>
  </w:p>
  <w:p w14:paraId="60063D9F" w14:textId="77777777" w:rsidR="00746B6A" w:rsidRDefault="00746B6A">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746B6A" w:rsidRDefault="00746B6A">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5225974"/>
      <w:docPartObj>
        <w:docPartGallery w:val="Page Numbers (Bottom of Page)"/>
        <w:docPartUnique/>
      </w:docPartObj>
    </w:sdtPr>
    <w:sdtContent>
      <w:p w14:paraId="3DE18ABF" w14:textId="31F6BC04" w:rsidR="00746B6A" w:rsidRDefault="00746B6A">
        <w:pPr>
          <w:pStyle w:val="a6"/>
          <w:ind w:firstLine="360"/>
          <w:jc w:val="center"/>
        </w:pPr>
        <w:r>
          <w:fldChar w:fldCharType="begin"/>
        </w:r>
        <w:r>
          <w:instrText>PAGE   \* MERGEFORMAT</w:instrText>
        </w:r>
        <w:r>
          <w:fldChar w:fldCharType="separate"/>
        </w:r>
        <w:r w:rsidR="00192A0A" w:rsidRPr="00192A0A">
          <w:rPr>
            <w:noProof/>
            <w:lang w:val="zh-CN" w:eastAsia="zh-CN"/>
          </w:rPr>
          <w:t>40</w:t>
        </w:r>
        <w:r>
          <w:fldChar w:fldCharType="end"/>
        </w:r>
      </w:p>
    </w:sdtContent>
  </w:sdt>
  <w:p w14:paraId="35649A9A" w14:textId="77777777" w:rsidR="00746B6A" w:rsidRDefault="00746B6A">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EC5C5" w14:textId="77777777" w:rsidR="00174ED1" w:rsidRDefault="00174ED1" w:rsidP="00EF780A">
      <w:pPr>
        <w:spacing w:line="240" w:lineRule="auto"/>
        <w:ind w:firstLine="480"/>
      </w:pPr>
      <w:r>
        <w:separator/>
      </w:r>
    </w:p>
  </w:footnote>
  <w:footnote w:type="continuationSeparator" w:id="0">
    <w:p w14:paraId="750C5D96" w14:textId="77777777" w:rsidR="00174ED1" w:rsidRDefault="00174ED1" w:rsidP="00EF780A">
      <w:pPr>
        <w:spacing w:line="240" w:lineRule="auto"/>
        <w:ind w:firstLine="480"/>
      </w:pPr>
      <w:r>
        <w:continuationSeparator/>
      </w:r>
    </w:p>
  </w:footnote>
  <w:footnote w:type="continuationNotice" w:id="1">
    <w:p w14:paraId="25C6F283" w14:textId="77777777" w:rsidR="00174ED1" w:rsidRDefault="00174ED1">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746B6A" w:rsidRDefault="00746B6A">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746B6A" w:rsidRDefault="00746B6A">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746B6A" w:rsidRDefault="00746B6A">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746B6A" w:rsidRPr="00F54CD9" w:rsidRDefault="00746B6A"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746B6A" w:rsidRDefault="00746B6A">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746B6A" w:rsidRDefault="00746B6A">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746B6A" w:rsidRDefault="00746B6A">
    <w:pPr>
      <w:pStyle w:val="a5"/>
      <w:ind w:firstLine="360"/>
    </w:pPr>
    <w:r>
      <w:rPr>
        <w:rFonts w:hint="eastAsia"/>
        <w:lang w:eastAsia="zh-CN"/>
      </w:rPr>
      <w:t>华东师范大学</w:t>
    </w:r>
    <w:r>
      <w:t>专业硕士学位论文</w:t>
    </w:r>
  </w:p>
  <w:p w14:paraId="3B514A3F" w14:textId="630A842C" w:rsidR="00746B6A" w:rsidRPr="00F54CD9" w:rsidRDefault="00746B6A"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115874"/>
    <w:multiLevelType w:val="hybridMultilevel"/>
    <w:tmpl w:val="C0F4CF5C"/>
    <w:lvl w:ilvl="0" w:tplc="620A70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0624119"/>
    <w:multiLevelType w:val="multilevel"/>
    <w:tmpl w:val="2EEA3988"/>
    <w:lvl w:ilvl="0">
      <w:start w:val="4"/>
      <w:numFmt w:val="decimal"/>
      <w:lvlText w:val="%1"/>
      <w:lvlJc w:val="left"/>
      <w:pPr>
        <w:ind w:left="480" w:hanging="480"/>
      </w:pPr>
      <w:rPr>
        <w:rFonts w:ascii="Calibri Light" w:hAnsi="Calibri Light" w:hint="default"/>
        <w:color w:val="auto"/>
        <w:sz w:val="28"/>
      </w:rPr>
    </w:lvl>
    <w:lvl w:ilvl="1">
      <w:start w:val="2"/>
      <w:numFmt w:val="decimal"/>
      <w:lvlText w:val="%1.%2"/>
      <w:lvlJc w:val="left"/>
      <w:pPr>
        <w:ind w:left="480" w:hanging="480"/>
      </w:pPr>
      <w:rPr>
        <w:rFonts w:ascii="Calibri Light" w:hAnsi="Calibri Light" w:hint="default"/>
        <w:color w:val="auto"/>
        <w:sz w:val="28"/>
      </w:rPr>
    </w:lvl>
    <w:lvl w:ilvl="2">
      <w:start w:val="2"/>
      <w:numFmt w:val="decimal"/>
      <w:lvlText w:val="%1.%2.%3"/>
      <w:lvlJc w:val="left"/>
      <w:pPr>
        <w:ind w:left="720" w:hanging="720"/>
      </w:pPr>
      <w:rPr>
        <w:rFonts w:ascii="Calibri Light" w:hAnsi="Calibri Light" w:hint="default"/>
        <w:color w:val="auto"/>
        <w:sz w:val="28"/>
      </w:rPr>
    </w:lvl>
    <w:lvl w:ilvl="3">
      <w:start w:val="1"/>
      <w:numFmt w:val="decimal"/>
      <w:lvlText w:val="%1.%2.%3.%4"/>
      <w:lvlJc w:val="left"/>
      <w:pPr>
        <w:ind w:left="1080" w:hanging="1080"/>
      </w:pPr>
      <w:rPr>
        <w:rFonts w:ascii="Calibri Light" w:hAnsi="Calibri Light" w:hint="default"/>
        <w:color w:val="auto"/>
        <w:sz w:val="28"/>
      </w:rPr>
    </w:lvl>
    <w:lvl w:ilvl="4">
      <w:start w:val="1"/>
      <w:numFmt w:val="decimal"/>
      <w:lvlText w:val="%1.%2.%3.%4.%5"/>
      <w:lvlJc w:val="left"/>
      <w:pPr>
        <w:ind w:left="1080" w:hanging="1080"/>
      </w:pPr>
      <w:rPr>
        <w:rFonts w:ascii="Calibri Light" w:hAnsi="Calibri Light" w:hint="default"/>
        <w:color w:val="auto"/>
        <w:sz w:val="28"/>
      </w:rPr>
    </w:lvl>
    <w:lvl w:ilvl="5">
      <w:start w:val="1"/>
      <w:numFmt w:val="decimal"/>
      <w:lvlText w:val="%1.%2.%3.%4.%5.%6"/>
      <w:lvlJc w:val="left"/>
      <w:pPr>
        <w:ind w:left="1440" w:hanging="1440"/>
      </w:pPr>
      <w:rPr>
        <w:rFonts w:ascii="Calibri Light" w:hAnsi="Calibri Light" w:hint="default"/>
        <w:color w:val="auto"/>
        <w:sz w:val="28"/>
      </w:rPr>
    </w:lvl>
    <w:lvl w:ilvl="6">
      <w:start w:val="1"/>
      <w:numFmt w:val="decimal"/>
      <w:lvlText w:val="%1.%2.%3.%4.%5.%6.%7"/>
      <w:lvlJc w:val="left"/>
      <w:pPr>
        <w:ind w:left="1440" w:hanging="1440"/>
      </w:pPr>
      <w:rPr>
        <w:rFonts w:ascii="Calibri Light" w:hAnsi="Calibri Light" w:hint="default"/>
        <w:color w:val="auto"/>
        <w:sz w:val="28"/>
      </w:rPr>
    </w:lvl>
    <w:lvl w:ilvl="7">
      <w:start w:val="1"/>
      <w:numFmt w:val="decimal"/>
      <w:lvlText w:val="%1.%2.%3.%4.%5.%6.%7.%8"/>
      <w:lvlJc w:val="left"/>
      <w:pPr>
        <w:ind w:left="1800" w:hanging="1800"/>
      </w:pPr>
      <w:rPr>
        <w:rFonts w:ascii="Calibri Light" w:hAnsi="Calibri Light" w:hint="default"/>
        <w:color w:val="auto"/>
        <w:sz w:val="28"/>
      </w:rPr>
    </w:lvl>
    <w:lvl w:ilvl="8">
      <w:start w:val="1"/>
      <w:numFmt w:val="decimal"/>
      <w:lvlText w:val="%1.%2.%3.%4.%5.%6.%7.%8.%9"/>
      <w:lvlJc w:val="left"/>
      <w:pPr>
        <w:ind w:left="1800" w:hanging="1800"/>
      </w:pPr>
      <w:rPr>
        <w:rFonts w:ascii="Calibri Light" w:hAnsi="Calibri Light" w:hint="default"/>
        <w:color w:val="auto"/>
        <w:sz w:val="28"/>
      </w:rPr>
    </w:lvl>
  </w:abstractNum>
  <w:abstractNum w:abstractNumId="5" w15:restartNumberingAfterBreak="0">
    <w:nsid w:val="14083C2D"/>
    <w:multiLevelType w:val="multilevel"/>
    <w:tmpl w:val="B5C60E5A"/>
    <w:lvl w:ilvl="0">
      <w:start w:val="2"/>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98B10F2"/>
    <w:multiLevelType w:val="hybridMultilevel"/>
    <w:tmpl w:val="889A1DEE"/>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D080046"/>
    <w:multiLevelType w:val="hybridMultilevel"/>
    <w:tmpl w:val="5C0C97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09A78DF"/>
    <w:multiLevelType w:val="hybridMultilevel"/>
    <w:tmpl w:val="B04E46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4"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0737B55"/>
    <w:multiLevelType w:val="hybridMultilevel"/>
    <w:tmpl w:val="45DC8A1E"/>
    <w:lvl w:ilvl="0" w:tplc="4CD04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78741BA"/>
    <w:multiLevelType w:val="hybridMultilevel"/>
    <w:tmpl w:val="909E73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D654086"/>
    <w:multiLevelType w:val="hybridMultilevel"/>
    <w:tmpl w:val="238877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629B234D"/>
    <w:multiLevelType w:val="multilevel"/>
    <w:tmpl w:val="1610EB78"/>
    <w:lvl w:ilvl="0">
      <w:start w:val="4"/>
      <w:numFmt w:val="decimal"/>
      <w:lvlText w:val="%1"/>
      <w:lvlJc w:val="left"/>
      <w:pPr>
        <w:ind w:left="480" w:hanging="480"/>
      </w:pPr>
      <w:rPr>
        <w:rFonts w:hint="default"/>
      </w:rPr>
    </w:lvl>
    <w:lvl w:ilvl="1">
      <w:start w:val="2"/>
      <w:numFmt w:val="decimal"/>
      <w:lvlText w:val="%1.%2"/>
      <w:lvlJc w:val="left"/>
      <w:pPr>
        <w:ind w:left="580" w:hanging="480"/>
      </w:pPr>
      <w:rPr>
        <w:rFonts w:hint="default"/>
      </w:rPr>
    </w:lvl>
    <w:lvl w:ilvl="2">
      <w:start w:val="2"/>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32" w15:restartNumberingAfterBreak="0">
    <w:nsid w:val="62B47160"/>
    <w:multiLevelType w:val="multilevel"/>
    <w:tmpl w:val="9BC087E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7417186"/>
    <w:multiLevelType w:val="hybridMultilevel"/>
    <w:tmpl w:val="CAB0670C"/>
    <w:lvl w:ilvl="0" w:tplc="1CC288A8">
      <w:start w:val="1"/>
      <w:numFmt w:val="decimal"/>
      <w:lvlText w:val="（%1）"/>
      <w:lvlJc w:val="left"/>
      <w:pPr>
        <w:ind w:left="5239" w:hanging="420"/>
      </w:pPr>
      <w:rPr>
        <w:rFonts w:hint="eastAsia"/>
      </w:rPr>
    </w:lvl>
    <w:lvl w:ilvl="1" w:tplc="04090019">
      <w:start w:val="1"/>
      <w:numFmt w:val="lowerLetter"/>
      <w:lvlText w:val="%2)"/>
      <w:lvlJc w:val="left"/>
      <w:pPr>
        <w:ind w:left="5659" w:hanging="420"/>
      </w:pPr>
    </w:lvl>
    <w:lvl w:ilvl="2" w:tplc="0409001B" w:tentative="1">
      <w:start w:val="1"/>
      <w:numFmt w:val="lowerRoman"/>
      <w:lvlText w:val="%3."/>
      <w:lvlJc w:val="right"/>
      <w:pPr>
        <w:ind w:left="6079" w:hanging="420"/>
      </w:pPr>
    </w:lvl>
    <w:lvl w:ilvl="3" w:tplc="0409000F" w:tentative="1">
      <w:start w:val="1"/>
      <w:numFmt w:val="decimal"/>
      <w:lvlText w:val="%4."/>
      <w:lvlJc w:val="left"/>
      <w:pPr>
        <w:ind w:left="6499" w:hanging="420"/>
      </w:pPr>
    </w:lvl>
    <w:lvl w:ilvl="4" w:tplc="04090019" w:tentative="1">
      <w:start w:val="1"/>
      <w:numFmt w:val="lowerLetter"/>
      <w:lvlText w:val="%5)"/>
      <w:lvlJc w:val="left"/>
      <w:pPr>
        <w:ind w:left="6919" w:hanging="420"/>
      </w:pPr>
    </w:lvl>
    <w:lvl w:ilvl="5" w:tplc="0409001B" w:tentative="1">
      <w:start w:val="1"/>
      <w:numFmt w:val="lowerRoman"/>
      <w:lvlText w:val="%6."/>
      <w:lvlJc w:val="right"/>
      <w:pPr>
        <w:ind w:left="7339" w:hanging="420"/>
      </w:pPr>
    </w:lvl>
    <w:lvl w:ilvl="6" w:tplc="0409000F" w:tentative="1">
      <w:start w:val="1"/>
      <w:numFmt w:val="decimal"/>
      <w:lvlText w:val="%7."/>
      <w:lvlJc w:val="left"/>
      <w:pPr>
        <w:ind w:left="7759" w:hanging="420"/>
      </w:pPr>
    </w:lvl>
    <w:lvl w:ilvl="7" w:tplc="04090019" w:tentative="1">
      <w:start w:val="1"/>
      <w:numFmt w:val="lowerLetter"/>
      <w:lvlText w:val="%8)"/>
      <w:lvlJc w:val="left"/>
      <w:pPr>
        <w:ind w:left="8179" w:hanging="420"/>
      </w:pPr>
    </w:lvl>
    <w:lvl w:ilvl="8" w:tplc="0409001B" w:tentative="1">
      <w:start w:val="1"/>
      <w:numFmt w:val="lowerRoman"/>
      <w:lvlText w:val="%9."/>
      <w:lvlJc w:val="right"/>
      <w:pPr>
        <w:ind w:left="8599" w:hanging="420"/>
      </w:pPr>
    </w:lvl>
  </w:abstractNum>
  <w:abstractNum w:abstractNumId="35" w15:restartNumberingAfterBreak="0">
    <w:nsid w:val="69466EB7"/>
    <w:multiLevelType w:val="hybridMultilevel"/>
    <w:tmpl w:val="4C42F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1C27D16"/>
    <w:multiLevelType w:val="hybridMultilevel"/>
    <w:tmpl w:val="5BEE0D7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0"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15:restartNumberingAfterBreak="0">
    <w:nsid w:val="771E7D49"/>
    <w:multiLevelType w:val="hybridMultilevel"/>
    <w:tmpl w:val="2188A71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6" w15:restartNumberingAfterBreak="0">
    <w:nsid w:val="7CA93A5C"/>
    <w:multiLevelType w:val="hybridMultilevel"/>
    <w:tmpl w:val="500A18AC"/>
    <w:lvl w:ilvl="0" w:tplc="D04232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3"/>
  </w:num>
  <w:num w:numId="2">
    <w:abstractNumId w:val="20"/>
  </w:num>
  <w:num w:numId="3">
    <w:abstractNumId w:val="18"/>
  </w:num>
  <w:num w:numId="4">
    <w:abstractNumId w:val="9"/>
  </w:num>
  <w:num w:numId="5">
    <w:abstractNumId w:val="3"/>
  </w:num>
  <w:num w:numId="6">
    <w:abstractNumId w:val="38"/>
  </w:num>
  <w:num w:numId="7">
    <w:abstractNumId w:val="41"/>
  </w:num>
  <w:num w:numId="8">
    <w:abstractNumId w:val="11"/>
  </w:num>
  <w:num w:numId="9">
    <w:abstractNumId w:val="24"/>
  </w:num>
  <w:num w:numId="10">
    <w:abstractNumId w:val="6"/>
  </w:num>
  <w:num w:numId="11">
    <w:abstractNumId w:val="1"/>
  </w:num>
  <w:num w:numId="12">
    <w:abstractNumId w:val="21"/>
  </w:num>
  <w:num w:numId="13">
    <w:abstractNumId w:val="19"/>
  </w:num>
  <w:num w:numId="14">
    <w:abstractNumId w:val="47"/>
  </w:num>
  <w:num w:numId="15">
    <w:abstractNumId w:val="0"/>
  </w:num>
  <w:num w:numId="16">
    <w:abstractNumId w:val="16"/>
  </w:num>
  <w:num w:numId="17">
    <w:abstractNumId w:val="36"/>
  </w:num>
  <w:num w:numId="18">
    <w:abstractNumId w:val="42"/>
  </w:num>
  <w:num w:numId="19">
    <w:abstractNumId w:val="40"/>
  </w:num>
  <w:num w:numId="20">
    <w:abstractNumId w:val="34"/>
  </w:num>
  <w:num w:numId="21">
    <w:abstractNumId w:val="45"/>
  </w:num>
  <w:num w:numId="22">
    <w:abstractNumId w:val="29"/>
  </w:num>
  <w:num w:numId="23">
    <w:abstractNumId w:val="13"/>
  </w:num>
  <w:num w:numId="24">
    <w:abstractNumId w:val="27"/>
  </w:num>
  <w:num w:numId="25">
    <w:abstractNumId w:val="44"/>
  </w:num>
  <w:num w:numId="26">
    <w:abstractNumId w:val="23"/>
  </w:num>
  <w:num w:numId="27">
    <w:abstractNumId w:val="22"/>
  </w:num>
  <w:num w:numId="28">
    <w:abstractNumId w:val="37"/>
  </w:num>
  <w:num w:numId="29">
    <w:abstractNumId w:val="28"/>
  </w:num>
  <w:num w:numId="30">
    <w:abstractNumId w:val="15"/>
  </w:num>
  <w:num w:numId="31">
    <w:abstractNumId w:val="14"/>
  </w:num>
  <w:num w:numId="32">
    <w:abstractNumId w:val="43"/>
  </w:num>
  <w:num w:numId="33">
    <w:abstractNumId w:val="17"/>
  </w:num>
  <w:num w:numId="34">
    <w:abstractNumId w:val="30"/>
  </w:num>
  <w:num w:numId="35">
    <w:abstractNumId w:val="35"/>
  </w:num>
  <w:num w:numId="36">
    <w:abstractNumId w:val="10"/>
  </w:num>
  <w:num w:numId="37">
    <w:abstractNumId w:val="2"/>
  </w:num>
  <w:num w:numId="38">
    <w:abstractNumId w:val="46"/>
  </w:num>
  <w:num w:numId="39">
    <w:abstractNumId w:val="8"/>
  </w:num>
  <w:num w:numId="40">
    <w:abstractNumId w:val="25"/>
  </w:num>
  <w:num w:numId="41">
    <w:abstractNumId w:val="5"/>
  </w:num>
  <w:num w:numId="42">
    <w:abstractNumId w:val="32"/>
  </w:num>
  <w:num w:numId="43">
    <w:abstractNumId w:val="26"/>
  </w:num>
  <w:num w:numId="44">
    <w:abstractNumId w:val="7"/>
  </w:num>
  <w:num w:numId="45">
    <w:abstractNumId w:val="4"/>
  </w:num>
  <w:num w:numId="46">
    <w:abstractNumId w:val="31"/>
  </w:num>
  <w:num w:numId="47">
    <w:abstractNumId w:val="12"/>
  </w:num>
  <w:num w:numId="48">
    <w:abstractNumId w:val="39"/>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F86"/>
    <w:rsid w:val="00001090"/>
    <w:rsid w:val="000020E1"/>
    <w:rsid w:val="000022FC"/>
    <w:rsid w:val="00002582"/>
    <w:rsid w:val="00002891"/>
    <w:rsid w:val="00002BDB"/>
    <w:rsid w:val="00002E87"/>
    <w:rsid w:val="00002F46"/>
    <w:rsid w:val="000033D9"/>
    <w:rsid w:val="000034B6"/>
    <w:rsid w:val="00003545"/>
    <w:rsid w:val="00003558"/>
    <w:rsid w:val="0000365E"/>
    <w:rsid w:val="000036EE"/>
    <w:rsid w:val="0000382F"/>
    <w:rsid w:val="00003916"/>
    <w:rsid w:val="00003B39"/>
    <w:rsid w:val="00003B55"/>
    <w:rsid w:val="00003B6A"/>
    <w:rsid w:val="00003C02"/>
    <w:rsid w:val="00003CA3"/>
    <w:rsid w:val="00003E42"/>
    <w:rsid w:val="000040F8"/>
    <w:rsid w:val="0000430B"/>
    <w:rsid w:val="00004CF1"/>
    <w:rsid w:val="00004DA8"/>
    <w:rsid w:val="00004F02"/>
    <w:rsid w:val="00005660"/>
    <w:rsid w:val="00005D71"/>
    <w:rsid w:val="0000634B"/>
    <w:rsid w:val="00006882"/>
    <w:rsid w:val="00006B0D"/>
    <w:rsid w:val="0000787B"/>
    <w:rsid w:val="00007A7A"/>
    <w:rsid w:val="00007C4C"/>
    <w:rsid w:val="000101E2"/>
    <w:rsid w:val="00010724"/>
    <w:rsid w:val="00010873"/>
    <w:rsid w:val="00010E5A"/>
    <w:rsid w:val="00010F97"/>
    <w:rsid w:val="00011024"/>
    <w:rsid w:val="000110E7"/>
    <w:rsid w:val="0001115A"/>
    <w:rsid w:val="000111E1"/>
    <w:rsid w:val="00011316"/>
    <w:rsid w:val="00011548"/>
    <w:rsid w:val="00011BB5"/>
    <w:rsid w:val="00012482"/>
    <w:rsid w:val="000128C0"/>
    <w:rsid w:val="000128E8"/>
    <w:rsid w:val="00012953"/>
    <w:rsid w:val="00012F6C"/>
    <w:rsid w:val="00012F8A"/>
    <w:rsid w:val="00013870"/>
    <w:rsid w:val="00013B5C"/>
    <w:rsid w:val="00013BA8"/>
    <w:rsid w:val="00013C86"/>
    <w:rsid w:val="00013D70"/>
    <w:rsid w:val="00014169"/>
    <w:rsid w:val="000142EE"/>
    <w:rsid w:val="00014C6B"/>
    <w:rsid w:val="0001539E"/>
    <w:rsid w:val="00015BAE"/>
    <w:rsid w:val="00015DEB"/>
    <w:rsid w:val="00015E93"/>
    <w:rsid w:val="00015F44"/>
    <w:rsid w:val="000163AC"/>
    <w:rsid w:val="000163DC"/>
    <w:rsid w:val="000168C3"/>
    <w:rsid w:val="00016DDF"/>
    <w:rsid w:val="00016E2E"/>
    <w:rsid w:val="000177CC"/>
    <w:rsid w:val="0001788F"/>
    <w:rsid w:val="00017A05"/>
    <w:rsid w:val="00017C95"/>
    <w:rsid w:val="00017FEE"/>
    <w:rsid w:val="0002006B"/>
    <w:rsid w:val="000200B7"/>
    <w:rsid w:val="00020268"/>
    <w:rsid w:val="000206AA"/>
    <w:rsid w:val="00020F30"/>
    <w:rsid w:val="00020F38"/>
    <w:rsid w:val="00021117"/>
    <w:rsid w:val="00021494"/>
    <w:rsid w:val="000215B8"/>
    <w:rsid w:val="00021A60"/>
    <w:rsid w:val="00021F79"/>
    <w:rsid w:val="00022028"/>
    <w:rsid w:val="0002236C"/>
    <w:rsid w:val="000228D4"/>
    <w:rsid w:val="00022AB9"/>
    <w:rsid w:val="00022CAA"/>
    <w:rsid w:val="00022E8A"/>
    <w:rsid w:val="000234E3"/>
    <w:rsid w:val="00023908"/>
    <w:rsid w:val="00023A2C"/>
    <w:rsid w:val="00023D97"/>
    <w:rsid w:val="000242F5"/>
    <w:rsid w:val="000248E1"/>
    <w:rsid w:val="00024C58"/>
    <w:rsid w:val="0002501A"/>
    <w:rsid w:val="00025288"/>
    <w:rsid w:val="00025548"/>
    <w:rsid w:val="0002554C"/>
    <w:rsid w:val="00025561"/>
    <w:rsid w:val="000259A9"/>
    <w:rsid w:val="00025A0C"/>
    <w:rsid w:val="00025B10"/>
    <w:rsid w:val="000263E9"/>
    <w:rsid w:val="00026684"/>
    <w:rsid w:val="00026733"/>
    <w:rsid w:val="00026B5A"/>
    <w:rsid w:val="00026C23"/>
    <w:rsid w:val="00026DF7"/>
    <w:rsid w:val="00026F5C"/>
    <w:rsid w:val="00027330"/>
    <w:rsid w:val="00027685"/>
    <w:rsid w:val="000302B6"/>
    <w:rsid w:val="000303E4"/>
    <w:rsid w:val="00030890"/>
    <w:rsid w:val="0003105E"/>
    <w:rsid w:val="00031212"/>
    <w:rsid w:val="000312D3"/>
    <w:rsid w:val="00031363"/>
    <w:rsid w:val="00031569"/>
    <w:rsid w:val="000315D3"/>
    <w:rsid w:val="0003169C"/>
    <w:rsid w:val="00031F47"/>
    <w:rsid w:val="00031FEE"/>
    <w:rsid w:val="0003227E"/>
    <w:rsid w:val="000328BB"/>
    <w:rsid w:val="00032903"/>
    <w:rsid w:val="00032C4D"/>
    <w:rsid w:val="00032C5E"/>
    <w:rsid w:val="00032E7B"/>
    <w:rsid w:val="00033043"/>
    <w:rsid w:val="000336DD"/>
    <w:rsid w:val="0003373C"/>
    <w:rsid w:val="00033881"/>
    <w:rsid w:val="000338DD"/>
    <w:rsid w:val="00033954"/>
    <w:rsid w:val="00033B94"/>
    <w:rsid w:val="00033C8C"/>
    <w:rsid w:val="00033DC9"/>
    <w:rsid w:val="000340CA"/>
    <w:rsid w:val="00034844"/>
    <w:rsid w:val="0003484E"/>
    <w:rsid w:val="00034941"/>
    <w:rsid w:val="00034A44"/>
    <w:rsid w:val="00034B79"/>
    <w:rsid w:val="00034C3E"/>
    <w:rsid w:val="00034FF5"/>
    <w:rsid w:val="00035014"/>
    <w:rsid w:val="000350A8"/>
    <w:rsid w:val="0003523B"/>
    <w:rsid w:val="000352E7"/>
    <w:rsid w:val="0003572A"/>
    <w:rsid w:val="000357ED"/>
    <w:rsid w:val="000360B1"/>
    <w:rsid w:val="000364FB"/>
    <w:rsid w:val="00036ED6"/>
    <w:rsid w:val="00037D98"/>
    <w:rsid w:val="00037E8C"/>
    <w:rsid w:val="00040018"/>
    <w:rsid w:val="0004072B"/>
    <w:rsid w:val="00040760"/>
    <w:rsid w:val="00040829"/>
    <w:rsid w:val="00040896"/>
    <w:rsid w:val="000409F2"/>
    <w:rsid w:val="00040A38"/>
    <w:rsid w:val="00040F99"/>
    <w:rsid w:val="00041155"/>
    <w:rsid w:val="000415CD"/>
    <w:rsid w:val="000415F6"/>
    <w:rsid w:val="000418F0"/>
    <w:rsid w:val="00041970"/>
    <w:rsid w:val="000419EB"/>
    <w:rsid w:val="00041A47"/>
    <w:rsid w:val="00041C11"/>
    <w:rsid w:val="00042221"/>
    <w:rsid w:val="00042370"/>
    <w:rsid w:val="0004283C"/>
    <w:rsid w:val="0004299E"/>
    <w:rsid w:val="00042A16"/>
    <w:rsid w:val="00042A83"/>
    <w:rsid w:val="00042DA6"/>
    <w:rsid w:val="00042DF0"/>
    <w:rsid w:val="0004330E"/>
    <w:rsid w:val="0004349D"/>
    <w:rsid w:val="0004350F"/>
    <w:rsid w:val="00043823"/>
    <w:rsid w:val="00043A6E"/>
    <w:rsid w:val="00043A80"/>
    <w:rsid w:val="00043C3F"/>
    <w:rsid w:val="00044234"/>
    <w:rsid w:val="00044445"/>
    <w:rsid w:val="000446FD"/>
    <w:rsid w:val="00044794"/>
    <w:rsid w:val="00044800"/>
    <w:rsid w:val="00044D6A"/>
    <w:rsid w:val="00044F9C"/>
    <w:rsid w:val="000450D1"/>
    <w:rsid w:val="00045249"/>
    <w:rsid w:val="0004527E"/>
    <w:rsid w:val="00045323"/>
    <w:rsid w:val="0004555B"/>
    <w:rsid w:val="00045D94"/>
    <w:rsid w:val="0004657B"/>
    <w:rsid w:val="000469BF"/>
    <w:rsid w:val="0004713D"/>
    <w:rsid w:val="000476C9"/>
    <w:rsid w:val="000477AF"/>
    <w:rsid w:val="00047BB9"/>
    <w:rsid w:val="00047BF9"/>
    <w:rsid w:val="00047D48"/>
    <w:rsid w:val="00047DB6"/>
    <w:rsid w:val="000501A2"/>
    <w:rsid w:val="000504C5"/>
    <w:rsid w:val="00050D0E"/>
    <w:rsid w:val="000517E6"/>
    <w:rsid w:val="00051B57"/>
    <w:rsid w:val="00051BB5"/>
    <w:rsid w:val="00051DA1"/>
    <w:rsid w:val="00051EE9"/>
    <w:rsid w:val="00051F5E"/>
    <w:rsid w:val="000521ED"/>
    <w:rsid w:val="000522A3"/>
    <w:rsid w:val="00052375"/>
    <w:rsid w:val="0005240D"/>
    <w:rsid w:val="00052535"/>
    <w:rsid w:val="0005259F"/>
    <w:rsid w:val="00052745"/>
    <w:rsid w:val="00052AD0"/>
    <w:rsid w:val="00052C20"/>
    <w:rsid w:val="00052E8D"/>
    <w:rsid w:val="000534F0"/>
    <w:rsid w:val="000536D0"/>
    <w:rsid w:val="0005375D"/>
    <w:rsid w:val="00053815"/>
    <w:rsid w:val="00053C53"/>
    <w:rsid w:val="00053D17"/>
    <w:rsid w:val="000540BB"/>
    <w:rsid w:val="000540E9"/>
    <w:rsid w:val="000541E5"/>
    <w:rsid w:val="000546C0"/>
    <w:rsid w:val="00054A72"/>
    <w:rsid w:val="00054A7B"/>
    <w:rsid w:val="00054A9F"/>
    <w:rsid w:val="00054C63"/>
    <w:rsid w:val="00054E62"/>
    <w:rsid w:val="0005512F"/>
    <w:rsid w:val="00055291"/>
    <w:rsid w:val="0005547C"/>
    <w:rsid w:val="000554C3"/>
    <w:rsid w:val="00055773"/>
    <w:rsid w:val="0005584E"/>
    <w:rsid w:val="00055925"/>
    <w:rsid w:val="00055A6E"/>
    <w:rsid w:val="00055C79"/>
    <w:rsid w:val="00055C8E"/>
    <w:rsid w:val="00056010"/>
    <w:rsid w:val="000560CE"/>
    <w:rsid w:val="00056381"/>
    <w:rsid w:val="000568BA"/>
    <w:rsid w:val="00056AE1"/>
    <w:rsid w:val="00056FDE"/>
    <w:rsid w:val="00057938"/>
    <w:rsid w:val="000600F7"/>
    <w:rsid w:val="00060201"/>
    <w:rsid w:val="0006024C"/>
    <w:rsid w:val="0006063E"/>
    <w:rsid w:val="000608A0"/>
    <w:rsid w:val="00060B84"/>
    <w:rsid w:val="00060BE1"/>
    <w:rsid w:val="00060CF3"/>
    <w:rsid w:val="00060EF5"/>
    <w:rsid w:val="00061093"/>
    <w:rsid w:val="00061481"/>
    <w:rsid w:val="000615A2"/>
    <w:rsid w:val="000616D7"/>
    <w:rsid w:val="00061952"/>
    <w:rsid w:val="00061CE4"/>
    <w:rsid w:val="0006234D"/>
    <w:rsid w:val="000629CA"/>
    <w:rsid w:val="00062A03"/>
    <w:rsid w:val="00062C64"/>
    <w:rsid w:val="00062DC1"/>
    <w:rsid w:val="00062ED5"/>
    <w:rsid w:val="0006326B"/>
    <w:rsid w:val="000632C9"/>
    <w:rsid w:val="0006336B"/>
    <w:rsid w:val="000633DB"/>
    <w:rsid w:val="0006371D"/>
    <w:rsid w:val="0006391B"/>
    <w:rsid w:val="00063CF6"/>
    <w:rsid w:val="0006416B"/>
    <w:rsid w:val="00064212"/>
    <w:rsid w:val="00064320"/>
    <w:rsid w:val="000646A6"/>
    <w:rsid w:val="00064734"/>
    <w:rsid w:val="00064C8C"/>
    <w:rsid w:val="00064D14"/>
    <w:rsid w:val="00064D40"/>
    <w:rsid w:val="0006551C"/>
    <w:rsid w:val="00066228"/>
    <w:rsid w:val="00066255"/>
    <w:rsid w:val="0006650E"/>
    <w:rsid w:val="000666B3"/>
    <w:rsid w:val="00066781"/>
    <w:rsid w:val="00066972"/>
    <w:rsid w:val="00066A91"/>
    <w:rsid w:val="00066B8B"/>
    <w:rsid w:val="0006736D"/>
    <w:rsid w:val="00067482"/>
    <w:rsid w:val="00067577"/>
    <w:rsid w:val="000675CB"/>
    <w:rsid w:val="00067A53"/>
    <w:rsid w:val="00067B81"/>
    <w:rsid w:val="0007052C"/>
    <w:rsid w:val="00070552"/>
    <w:rsid w:val="00070600"/>
    <w:rsid w:val="00070826"/>
    <w:rsid w:val="000711A8"/>
    <w:rsid w:val="000713F2"/>
    <w:rsid w:val="0007185C"/>
    <w:rsid w:val="00071A76"/>
    <w:rsid w:val="00071F04"/>
    <w:rsid w:val="00071F09"/>
    <w:rsid w:val="00072151"/>
    <w:rsid w:val="000723F0"/>
    <w:rsid w:val="0007291C"/>
    <w:rsid w:val="00072B6D"/>
    <w:rsid w:val="00072CB5"/>
    <w:rsid w:val="00072F94"/>
    <w:rsid w:val="00073090"/>
    <w:rsid w:val="00073140"/>
    <w:rsid w:val="00073164"/>
    <w:rsid w:val="000738A8"/>
    <w:rsid w:val="00073FB0"/>
    <w:rsid w:val="000741FB"/>
    <w:rsid w:val="0007482C"/>
    <w:rsid w:val="00074A5C"/>
    <w:rsid w:val="00074BB5"/>
    <w:rsid w:val="00074C68"/>
    <w:rsid w:val="000754EB"/>
    <w:rsid w:val="0007552F"/>
    <w:rsid w:val="00075540"/>
    <w:rsid w:val="00075B04"/>
    <w:rsid w:val="00075D64"/>
    <w:rsid w:val="00075E50"/>
    <w:rsid w:val="000761F1"/>
    <w:rsid w:val="00076218"/>
    <w:rsid w:val="00076768"/>
    <w:rsid w:val="000767BB"/>
    <w:rsid w:val="000768E6"/>
    <w:rsid w:val="00076FEC"/>
    <w:rsid w:val="000771BB"/>
    <w:rsid w:val="00077466"/>
    <w:rsid w:val="00077F95"/>
    <w:rsid w:val="000805E4"/>
    <w:rsid w:val="000806F8"/>
    <w:rsid w:val="000808C6"/>
    <w:rsid w:val="00080B86"/>
    <w:rsid w:val="000811CD"/>
    <w:rsid w:val="00081B29"/>
    <w:rsid w:val="00081E3A"/>
    <w:rsid w:val="00082278"/>
    <w:rsid w:val="000826DA"/>
    <w:rsid w:val="0008277E"/>
    <w:rsid w:val="00082CA5"/>
    <w:rsid w:val="00082E36"/>
    <w:rsid w:val="00082F6E"/>
    <w:rsid w:val="000830A8"/>
    <w:rsid w:val="00083184"/>
    <w:rsid w:val="000832DA"/>
    <w:rsid w:val="0008352B"/>
    <w:rsid w:val="00083962"/>
    <w:rsid w:val="000843F6"/>
    <w:rsid w:val="000844A2"/>
    <w:rsid w:val="00084635"/>
    <w:rsid w:val="00084881"/>
    <w:rsid w:val="00084B43"/>
    <w:rsid w:val="00084C42"/>
    <w:rsid w:val="00084E37"/>
    <w:rsid w:val="000856DF"/>
    <w:rsid w:val="000856EF"/>
    <w:rsid w:val="00085BD1"/>
    <w:rsid w:val="00085C30"/>
    <w:rsid w:val="000864F8"/>
    <w:rsid w:val="0008653F"/>
    <w:rsid w:val="000865CF"/>
    <w:rsid w:val="00086699"/>
    <w:rsid w:val="000868B2"/>
    <w:rsid w:val="00086D88"/>
    <w:rsid w:val="00087472"/>
    <w:rsid w:val="00087B4E"/>
    <w:rsid w:val="00087C78"/>
    <w:rsid w:val="00087E1F"/>
    <w:rsid w:val="00087F95"/>
    <w:rsid w:val="00090C7C"/>
    <w:rsid w:val="00090CF6"/>
    <w:rsid w:val="00090DB8"/>
    <w:rsid w:val="00090F73"/>
    <w:rsid w:val="000913AF"/>
    <w:rsid w:val="00091409"/>
    <w:rsid w:val="000915CB"/>
    <w:rsid w:val="0009164D"/>
    <w:rsid w:val="00091A52"/>
    <w:rsid w:val="000923C8"/>
    <w:rsid w:val="00092D09"/>
    <w:rsid w:val="0009378F"/>
    <w:rsid w:val="00093891"/>
    <w:rsid w:val="00093BBD"/>
    <w:rsid w:val="00093EE2"/>
    <w:rsid w:val="00094315"/>
    <w:rsid w:val="00094394"/>
    <w:rsid w:val="00094454"/>
    <w:rsid w:val="00094602"/>
    <w:rsid w:val="000946CD"/>
    <w:rsid w:val="00094A2B"/>
    <w:rsid w:val="00094AF0"/>
    <w:rsid w:val="00094BFB"/>
    <w:rsid w:val="00095242"/>
    <w:rsid w:val="00095715"/>
    <w:rsid w:val="00095A6C"/>
    <w:rsid w:val="00095AE2"/>
    <w:rsid w:val="000961E9"/>
    <w:rsid w:val="000963E5"/>
    <w:rsid w:val="000966F0"/>
    <w:rsid w:val="0009699C"/>
    <w:rsid w:val="00096B17"/>
    <w:rsid w:val="00096B5F"/>
    <w:rsid w:val="00096C6D"/>
    <w:rsid w:val="00097096"/>
    <w:rsid w:val="0009722C"/>
    <w:rsid w:val="00097422"/>
    <w:rsid w:val="000975AC"/>
    <w:rsid w:val="0009774F"/>
    <w:rsid w:val="00097BCF"/>
    <w:rsid w:val="00097C0D"/>
    <w:rsid w:val="000A0127"/>
    <w:rsid w:val="000A012F"/>
    <w:rsid w:val="000A02E4"/>
    <w:rsid w:val="000A04E7"/>
    <w:rsid w:val="000A0725"/>
    <w:rsid w:val="000A0A47"/>
    <w:rsid w:val="000A0AA7"/>
    <w:rsid w:val="000A0DEB"/>
    <w:rsid w:val="000A102B"/>
    <w:rsid w:val="000A13E9"/>
    <w:rsid w:val="000A1585"/>
    <w:rsid w:val="000A1684"/>
    <w:rsid w:val="000A1807"/>
    <w:rsid w:val="000A1A84"/>
    <w:rsid w:val="000A1C80"/>
    <w:rsid w:val="000A1D18"/>
    <w:rsid w:val="000A1DF3"/>
    <w:rsid w:val="000A20AF"/>
    <w:rsid w:val="000A242B"/>
    <w:rsid w:val="000A28DA"/>
    <w:rsid w:val="000A30D3"/>
    <w:rsid w:val="000A3115"/>
    <w:rsid w:val="000A323F"/>
    <w:rsid w:val="000A3819"/>
    <w:rsid w:val="000A4015"/>
    <w:rsid w:val="000A42A3"/>
    <w:rsid w:val="000A47AD"/>
    <w:rsid w:val="000A4A0B"/>
    <w:rsid w:val="000A4C3B"/>
    <w:rsid w:val="000A5017"/>
    <w:rsid w:val="000A5029"/>
    <w:rsid w:val="000A5046"/>
    <w:rsid w:val="000A538E"/>
    <w:rsid w:val="000A54BC"/>
    <w:rsid w:val="000A5917"/>
    <w:rsid w:val="000A5BB2"/>
    <w:rsid w:val="000A5DEE"/>
    <w:rsid w:val="000A5E44"/>
    <w:rsid w:val="000A5E75"/>
    <w:rsid w:val="000A5F55"/>
    <w:rsid w:val="000A62AC"/>
    <w:rsid w:val="000A6642"/>
    <w:rsid w:val="000A6711"/>
    <w:rsid w:val="000A686E"/>
    <w:rsid w:val="000A69CC"/>
    <w:rsid w:val="000A6CDD"/>
    <w:rsid w:val="000A6DB0"/>
    <w:rsid w:val="000A736C"/>
    <w:rsid w:val="000A75BE"/>
    <w:rsid w:val="000A77D8"/>
    <w:rsid w:val="000A77E2"/>
    <w:rsid w:val="000A7865"/>
    <w:rsid w:val="000A78EC"/>
    <w:rsid w:val="000B0201"/>
    <w:rsid w:val="000B048F"/>
    <w:rsid w:val="000B0815"/>
    <w:rsid w:val="000B0E53"/>
    <w:rsid w:val="000B100E"/>
    <w:rsid w:val="000B146B"/>
    <w:rsid w:val="000B153C"/>
    <w:rsid w:val="000B15B1"/>
    <w:rsid w:val="000B169C"/>
    <w:rsid w:val="000B19C8"/>
    <w:rsid w:val="000B1AA4"/>
    <w:rsid w:val="000B2338"/>
    <w:rsid w:val="000B27AD"/>
    <w:rsid w:val="000B281B"/>
    <w:rsid w:val="000B2820"/>
    <w:rsid w:val="000B297B"/>
    <w:rsid w:val="000B2990"/>
    <w:rsid w:val="000B2A88"/>
    <w:rsid w:val="000B3044"/>
    <w:rsid w:val="000B37CC"/>
    <w:rsid w:val="000B3CA1"/>
    <w:rsid w:val="000B3F6D"/>
    <w:rsid w:val="000B4007"/>
    <w:rsid w:val="000B45CF"/>
    <w:rsid w:val="000B47A3"/>
    <w:rsid w:val="000B4955"/>
    <w:rsid w:val="000B4E01"/>
    <w:rsid w:val="000B4E73"/>
    <w:rsid w:val="000B545C"/>
    <w:rsid w:val="000B5A80"/>
    <w:rsid w:val="000B6249"/>
    <w:rsid w:val="000B63CF"/>
    <w:rsid w:val="000B6517"/>
    <w:rsid w:val="000B6625"/>
    <w:rsid w:val="000B67A9"/>
    <w:rsid w:val="000B6AE9"/>
    <w:rsid w:val="000B6B38"/>
    <w:rsid w:val="000B6F52"/>
    <w:rsid w:val="000B70F6"/>
    <w:rsid w:val="000B77D6"/>
    <w:rsid w:val="000B77DD"/>
    <w:rsid w:val="000C02D3"/>
    <w:rsid w:val="000C09F1"/>
    <w:rsid w:val="000C0B4F"/>
    <w:rsid w:val="000C0C03"/>
    <w:rsid w:val="000C1170"/>
    <w:rsid w:val="000C1183"/>
    <w:rsid w:val="000C15E4"/>
    <w:rsid w:val="000C1AEB"/>
    <w:rsid w:val="000C2324"/>
    <w:rsid w:val="000C23B4"/>
    <w:rsid w:val="000C24D4"/>
    <w:rsid w:val="000C255B"/>
    <w:rsid w:val="000C2729"/>
    <w:rsid w:val="000C2C06"/>
    <w:rsid w:val="000C2C89"/>
    <w:rsid w:val="000C2EF5"/>
    <w:rsid w:val="000C3069"/>
    <w:rsid w:val="000C33C6"/>
    <w:rsid w:val="000C35FD"/>
    <w:rsid w:val="000C363F"/>
    <w:rsid w:val="000C3792"/>
    <w:rsid w:val="000C3F06"/>
    <w:rsid w:val="000C4013"/>
    <w:rsid w:val="000C44C8"/>
    <w:rsid w:val="000C49CF"/>
    <w:rsid w:val="000C49D8"/>
    <w:rsid w:val="000C4CB1"/>
    <w:rsid w:val="000C4DE4"/>
    <w:rsid w:val="000C5CFC"/>
    <w:rsid w:val="000C6239"/>
    <w:rsid w:val="000C64E7"/>
    <w:rsid w:val="000C65C4"/>
    <w:rsid w:val="000C7121"/>
    <w:rsid w:val="000C71A7"/>
    <w:rsid w:val="000C7326"/>
    <w:rsid w:val="000C7694"/>
    <w:rsid w:val="000C7BAF"/>
    <w:rsid w:val="000D0202"/>
    <w:rsid w:val="000D0246"/>
    <w:rsid w:val="000D0584"/>
    <w:rsid w:val="000D0B4E"/>
    <w:rsid w:val="000D0EA3"/>
    <w:rsid w:val="000D0F0F"/>
    <w:rsid w:val="000D1337"/>
    <w:rsid w:val="000D14D0"/>
    <w:rsid w:val="000D1A86"/>
    <w:rsid w:val="000D1B83"/>
    <w:rsid w:val="000D1BB2"/>
    <w:rsid w:val="000D1C2E"/>
    <w:rsid w:val="000D20F8"/>
    <w:rsid w:val="000D2188"/>
    <w:rsid w:val="000D27C7"/>
    <w:rsid w:val="000D2898"/>
    <w:rsid w:val="000D2DBC"/>
    <w:rsid w:val="000D2E52"/>
    <w:rsid w:val="000D3146"/>
    <w:rsid w:val="000D3543"/>
    <w:rsid w:val="000D3684"/>
    <w:rsid w:val="000D36B4"/>
    <w:rsid w:val="000D412B"/>
    <w:rsid w:val="000D45F6"/>
    <w:rsid w:val="000D479D"/>
    <w:rsid w:val="000D4809"/>
    <w:rsid w:val="000D5A06"/>
    <w:rsid w:val="000D5A88"/>
    <w:rsid w:val="000D68AC"/>
    <w:rsid w:val="000D6DE5"/>
    <w:rsid w:val="000D725F"/>
    <w:rsid w:val="000D748D"/>
    <w:rsid w:val="000D768F"/>
    <w:rsid w:val="000E00D9"/>
    <w:rsid w:val="000E05BC"/>
    <w:rsid w:val="000E0674"/>
    <w:rsid w:val="000E0B0C"/>
    <w:rsid w:val="000E0BC7"/>
    <w:rsid w:val="000E12DF"/>
    <w:rsid w:val="000E16BC"/>
    <w:rsid w:val="000E1887"/>
    <w:rsid w:val="000E2190"/>
    <w:rsid w:val="000E229D"/>
    <w:rsid w:val="000E2405"/>
    <w:rsid w:val="000E275E"/>
    <w:rsid w:val="000E2EE4"/>
    <w:rsid w:val="000E2F19"/>
    <w:rsid w:val="000E2F95"/>
    <w:rsid w:val="000E347D"/>
    <w:rsid w:val="000E34CB"/>
    <w:rsid w:val="000E36A0"/>
    <w:rsid w:val="000E374F"/>
    <w:rsid w:val="000E37C8"/>
    <w:rsid w:val="000E387C"/>
    <w:rsid w:val="000E4476"/>
    <w:rsid w:val="000E44A1"/>
    <w:rsid w:val="000E44A7"/>
    <w:rsid w:val="000E45B2"/>
    <w:rsid w:val="000E4D03"/>
    <w:rsid w:val="000E4E48"/>
    <w:rsid w:val="000E5A59"/>
    <w:rsid w:val="000E5A6A"/>
    <w:rsid w:val="000E5BF9"/>
    <w:rsid w:val="000E606E"/>
    <w:rsid w:val="000E6671"/>
    <w:rsid w:val="000E67FD"/>
    <w:rsid w:val="000E6ACF"/>
    <w:rsid w:val="000E7502"/>
    <w:rsid w:val="000E755B"/>
    <w:rsid w:val="000E75E5"/>
    <w:rsid w:val="000E769A"/>
    <w:rsid w:val="000E7E9F"/>
    <w:rsid w:val="000F0025"/>
    <w:rsid w:val="000F00AD"/>
    <w:rsid w:val="000F055D"/>
    <w:rsid w:val="000F0C81"/>
    <w:rsid w:val="000F0F2A"/>
    <w:rsid w:val="000F0F9A"/>
    <w:rsid w:val="000F1FB6"/>
    <w:rsid w:val="000F20D4"/>
    <w:rsid w:val="000F20E6"/>
    <w:rsid w:val="000F2906"/>
    <w:rsid w:val="000F2A5B"/>
    <w:rsid w:val="000F2ABD"/>
    <w:rsid w:val="000F2CD1"/>
    <w:rsid w:val="000F2E8E"/>
    <w:rsid w:val="000F311F"/>
    <w:rsid w:val="000F32FB"/>
    <w:rsid w:val="000F33E0"/>
    <w:rsid w:val="000F3427"/>
    <w:rsid w:val="000F38C9"/>
    <w:rsid w:val="000F3A2C"/>
    <w:rsid w:val="000F40AE"/>
    <w:rsid w:val="000F4177"/>
    <w:rsid w:val="000F4391"/>
    <w:rsid w:val="000F4663"/>
    <w:rsid w:val="000F475A"/>
    <w:rsid w:val="000F47E9"/>
    <w:rsid w:val="000F5539"/>
    <w:rsid w:val="000F5685"/>
    <w:rsid w:val="000F5898"/>
    <w:rsid w:val="000F5A6D"/>
    <w:rsid w:val="000F5E97"/>
    <w:rsid w:val="000F5EB3"/>
    <w:rsid w:val="000F635D"/>
    <w:rsid w:val="000F6440"/>
    <w:rsid w:val="000F68A8"/>
    <w:rsid w:val="000F6901"/>
    <w:rsid w:val="000F6BB8"/>
    <w:rsid w:val="000F6C67"/>
    <w:rsid w:val="000F6D6D"/>
    <w:rsid w:val="000F7576"/>
    <w:rsid w:val="000F7A40"/>
    <w:rsid w:val="000F7F53"/>
    <w:rsid w:val="001001F4"/>
    <w:rsid w:val="001004C5"/>
    <w:rsid w:val="00100569"/>
    <w:rsid w:val="00100A2C"/>
    <w:rsid w:val="00100C6D"/>
    <w:rsid w:val="00100DBC"/>
    <w:rsid w:val="00101550"/>
    <w:rsid w:val="00101810"/>
    <w:rsid w:val="00101A61"/>
    <w:rsid w:val="00102096"/>
    <w:rsid w:val="00102AC3"/>
    <w:rsid w:val="00102AE4"/>
    <w:rsid w:val="00102DF1"/>
    <w:rsid w:val="001032FC"/>
    <w:rsid w:val="0010332A"/>
    <w:rsid w:val="00103363"/>
    <w:rsid w:val="0010354F"/>
    <w:rsid w:val="00103903"/>
    <w:rsid w:val="001039EB"/>
    <w:rsid w:val="00103BE7"/>
    <w:rsid w:val="00103D02"/>
    <w:rsid w:val="00103D71"/>
    <w:rsid w:val="00103DB6"/>
    <w:rsid w:val="00103DF7"/>
    <w:rsid w:val="00103E86"/>
    <w:rsid w:val="00104DAC"/>
    <w:rsid w:val="001050D6"/>
    <w:rsid w:val="00105406"/>
    <w:rsid w:val="0010553A"/>
    <w:rsid w:val="0010581C"/>
    <w:rsid w:val="00105B6E"/>
    <w:rsid w:val="00105E27"/>
    <w:rsid w:val="00106119"/>
    <w:rsid w:val="001063E9"/>
    <w:rsid w:val="00106477"/>
    <w:rsid w:val="00106575"/>
    <w:rsid w:val="001065E0"/>
    <w:rsid w:val="00106645"/>
    <w:rsid w:val="00106652"/>
    <w:rsid w:val="0010675B"/>
    <w:rsid w:val="00106E74"/>
    <w:rsid w:val="00106EDA"/>
    <w:rsid w:val="00106FA6"/>
    <w:rsid w:val="00107197"/>
    <w:rsid w:val="0010755E"/>
    <w:rsid w:val="0010770F"/>
    <w:rsid w:val="00107A15"/>
    <w:rsid w:val="00107AC0"/>
    <w:rsid w:val="00107CAF"/>
    <w:rsid w:val="001100B8"/>
    <w:rsid w:val="00110240"/>
    <w:rsid w:val="00110252"/>
    <w:rsid w:val="001108EC"/>
    <w:rsid w:val="00110902"/>
    <w:rsid w:val="00110DF9"/>
    <w:rsid w:val="00111096"/>
    <w:rsid w:val="001112DF"/>
    <w:rsid w:val="001115F6"/>
    <w:rsid w:val="0011184F"/>
    <w:rsid w:val="001118FE"/>
    <w:rsid w:val="0011195D"/>
    <w:rsid w:val="00111E0B"/>
    <w:rsid w:val="001122EC"/>
    <w:rsid w:val="0011233B"/>
    <w:rsid w:val="00112562"/>
    <w:rsid w:val="001126AE"/>
    <w:rsid w:val="00112F37"/>
    <w:rsid w:val="001138B4"/>
    <w:rsid w:val="00113A3A"/>
    <w:rsid w:val="00113AA3"/>
    <w:rsid w:val="00113B09"/>
    <w:rsid w:val="00113B4E"/>
    <w:rsid w:val="00113C7A"/>
    <w:rsid w:val="001140C5"/>
    <w:rsid w:val="0011416A"/>
    <w:rsid w:val="00114236"/>
    <w:rsid w:val="0011453A"/>
    <w:rsid w:val="00114A11"/>
    <w:rsid w:val="00114BBF"/>
    <w:rsid w:val="00114E17"/>
    <w:rsid w:val="00115465"/>
    <w:rsid w:val="00115824"/>
    <w:rsid w:val="001158BF"/>
    <w:rsid w:val="00115A07"/>
    <w:rsid w:val="00115D8B"/>
    <w:rsid w:val="00115E7B"/>
    <w:rsid w:val="0011645C"/>
    <w:rsid w:val="00116973"/>
    <w:rsid w:val="00116E4C"/>
    <w:rsid w:val="0011706C"/>
    <w:rsid w:val="0011706D"/>
    <w:rsid w:val="0011755F"/>
    <w:rsid w:val="001176C1"/>
    <w:rsid w:val="0011775D"/>
    <w:rsid w:val="00117864"/>
    <w:rsid w:val="00117AEF"/>
    <w:rsid w:val="00117B79"/>
    <w:rsid w:val="0012077F"/>
    <w:rsid w:val="00121145"/>
    <w:rsid w:val="00121571"/>
    <w:rsid w:val="0012185B"/>
    <w:rsid w:val="00121C60"/>
    <w:rsid w:val="0012215D"/>
    <w:rsid w:val="00122849"/>
    <w:rsid w:val="00122AEA"/>
    <w:rsid w:val="00122EFC"/>
    <w:rsid w:val="0012362A"/>
    <w:rsid w:val="00123915"/>
    <w:rsid w:val="001241E6"/>
    <w:rsid w:val="00124361"/>
    <w:rsid w:val="001247A4"/>
    <w:rsid w:val="00124AC7"/>
    <w:rsid w:val="00124AD3"/>
    <w:rsid w:val="00124AE7"/>
    <w:rsid w:val="00124F80"/>
    <w:rsid w:val="00125101"/>
    <w:rsid w:val="001257A3"/>
    <w:rsid w:val="00125C44"/>
    <w:rsid w:val="00125E67"/>
    <w:rsid w:val="00125F5C"/>
    <w:rsid w:val="0012610A"/>
    <w:rsid w:val="00126116"/>
    <w:rsid w:val="0012644F"/>
    <w:rsid w:val="0012660F"/>
    <w:rsid w:val="001266B5"/>
    <w:rsid w:val="00126723"/>
    <w:rsid w:val="0012768B"/>
    <w:rsid w:val="001278CC"/>
    <w:rsid w:val="00127904"/>
    <w:rsid w:val="00127BDF"/>
    <w:rsid w:val="0013012D"/>
    <w:rsid w:val="00130290"/>
    <w:rsid w:val="001306D7"/>
    <w:rsid w:val="0013096B"/>
    <w:rsid w:val="00130A8C"/>
    <w:rsid w:val="0013111F"/>
    <w:rsid w:val="00131B18"/>
    <w:rsid w:val="00131C2B"/>
    <w:rsid w:val="00131CB0"/>
    <w:rsid w:val="00132005"/>
    <w:rsid w:val="00132285"/>
    <w:rsid w:val="001325D7"/>
    <w:rsid w:val="00132661"/>
    <w:rsid w:val="001329DE"/>
    <w:rsid w:val="00132E08"/>
    <w:rsid w:val="00133097"/>
    <w:rsid w:val="001331A6"/>
    <w:rsid w:val="001333C7"/>
    <w:rsid w:val="001335CA"/>
    <w:rsid w:val="00133621"/>
    <w:rsid w:val="00133818"/>
    <w:rsid w:val="001339A6"/>
    <w:rsid w:val="00134ADF"/>
    <w:rsid w:val="00134EEA"/>
    <w:rsid w:val="00135423"/>
    <w:rsid w:val="001356B6"/>
    <w:rsid w:val="0013614A"/>
    <w:rsid w:val="0013662C"/>
    <w:rsid w:val="00136639"/>
    <w:rsid w:val="00136DFC"/>
    <w:rsid w:val="001370D6"/>
    <w:rsid w:val="00137334"/>
    <w:rsid w:val="00137660"/>
    <w:rsid w:val="00137978"/>
    <w:rsid w:val="0013797C"/>
    <w:rsid w:val="001379B9"/>
    <w:rsid w:val="00137B88"/>
    <w:rsid w:val="00137FEE"/>
    <w:rsid w:val="00140119"/>
    <w:rsid w:val="00140326"/>
    <w:rsid w:val="001409AB"/>
    <w:rsid w:val="00140C5E"/>
    <w:rsid w:val="00140CEE"/>
    <w:rsid w:val="00140F59"/>
    <w:rsid w:val="0014199B"/>
    <w:rsid w:val="00142774"/>
    <w:rsid w:val="001428A5"/>
    <w:rsid w:val="00142901"/>
    <w:rsid w:val="00142B9E"/>
    <w:rsid w:val="00142D6C"/>
    <w:rsid w:val="001434FA"/>
    <w:rsid w:val="00143783"/>
    <w:rsid w:val="001439F1"/>
    <w:rsid w:val="00143BB5"/>
    <w:rsid w:val="00143D3A"/>
    <w:rsid w:val="001443C2"/>
    <w:rsid w:val="001449C6"/>
    <w:rsid w:val="00145078"/>
    <w:rsid w:val="001450D3"/>
    <w:rsid w:val="00145146"/>
    <w:rsid w:val="00145279"/>
    <w:rsid w:val="0014554E"/>
    <w:rsid w:val="001455F3"/>
    <w:rsid w:val="001459AE"/>
    <w:rsid w:val="00145BA8"/>
    <w:rsid w:val="00145C2B"/>
    <w:rsid w:val="00145D7F"/>
    <w:rsid w:val="00146077"/>
    <w:rsid w:val="00146270"/>
    <w:rsid w:val="001464B0"/>
    <w:rsid w:val="001465AE"/>
    <w:rsid w:val="00146638"/>
    <w:rsid w:val="00146767"/>
    <w:rsid w:val="00146803"/>
    <w:rsid w:val="00146AA1"/>
    <w:rsid w:val="00147663"/>
    <w:rsid w:val="001476F0"/>
    <w:rsid w:val="00147796"/>
    <w:rsid w:val="001477C5"/>
    <w:rsid w:val="00147DF4"/>
    <w:rsid w:val="00147E00"/>
    <w:rsid w:val="00147E13"/>
    <w:rsid w:val="0015045C"/>
    <w:rsid w:val="00150794"/>
    <w:rsid w:val="00150796"/>
    <w:rsid w:val="001509EE"/>
    <w:rsid w:val="00150B88"/>
    <w:rsid w:val="00150C07"/>
    <w:rsid w:val="00151BD7"/>
    <w:rsid w:val="00151D76"/>
    <w:rsid w:val="00151FA0"/>
    <w:rsid w:val="00151FBF"/>
    <w:rsid w:val="001523DE"/>
    <w:rsid w:val="00152554"/>
    <w:rsid w:val="00152DFA"/>
    <w:rsid w:val="001530C4"/>
    <w:rsid w:val="001530F6"/>
    <w:rsid w:val="00153BC8"/>
    <w:rsid w:val="00153F67"/>
    <w:rsid w:val="001542FE"/>
    <w:rsid w:val="00154599"/>
    <w:rsid w:val="00154731"/>
    <w:rsid w:val="001548C6"/>
    <w:rsid w:val="00154AD5"/>
    <w:rsid w:val="00154B90"/>
    <w:rsid w:val="00154CA5"/>
    <w:rsid w:val="00154DE7"/>
    <w:rsid w:val="00154FDB"/>
    <w:rsid w:val="0015507C"/>
    <w:rsid w:val="0015534A"/>
    <w:rsid w:val="00155A10"/>
    <w:rsid w:val="00155DD3"/>
    <w:rsid w:val="00155E52"/>
    <w:rsid w:val="00155E9C"/>
    <w:rsid w:val="00155FD1"/>
    <w:rsid w:val="00156852"/>
    <w:rsid w:val="00156D43"/>
    <w:rsid w:val="00156DCB"/>
    <w:rsid w:val="00156F4A"/>
    <w:rsid w:val="0015748C"/>
    <w:rsid w:val="00157536"/>
    <w:rsid w:val="001578ED"/>
    <w:rsid w:val="00157ABB"/>
    <w:rsid w:val="001601A1"/>
    <w:rsid w:val="001605FF"/>
    <w:rsid w:val="0016062D"/>
    <w:rsid w:val="00161614"/>
    <w:rsid w:val="00161840"/>
    <w:rsid w:val="00161E54"/>
    <w:rsid w:val="00161F6A"/>
    <w:rsid w:val="0016203A"/>
    <w:rsid w:val="0016215A"/>
    <w:rsid w:val="0016249A"/>
    <w:rsid w:val="00162500"/>
    <w:rsid w:val="001625F1"/>
    <w:rsid w:val="0016278E"/>
    <w:rsid w:val="001627D0"/>
    <w:rsid w:val="001628C1"/>
    <w:rsid w:val="0016297B"/>
    <w:rsid w:val="00162BA8"/>
    <w:rsid w:val="00162D8E"/>
    <w:rsid w:val="001633B1"/>
    <w:rsid w:val="00163545"/>
    <w:rsid w:val="001638BC"/>
    <w:rsid w:val="00163AB9"/>
    <w:rsid w:val="00163F8F"/>
    <w:rsid w:val="00163FCC"/>
    <w:rsid w:val="001646A2"/>
    <w:rsid w:val="00164DC7"/>
    <w:rsid w:val="00165553"/>
    <w:rsid w:val="00165974"/>
    <w:rsid w:val="00165D3E"/>
    <w:rsid w:val="0016622A"/>
    <w:rsid w:val="0016629F"/>
    <w:rsid w:val="00166527"/>
    <w:rsid w:val="001667EF"/>
    <w:rsid w:val="00166B29"/>
    <w:rsid w:val="00166DA3"/>
    <w:rsid w:val="001675F8"/>
    <w:rsid w:val="001678CC"/>
    <w:rsid w:val="00167A38"/>
    <w:rsid w:val="00167AE6"/>
    <w:rsid w:val="00167CCF"/>
    <w:rsid w:val="00167E5D"/>
    <w:rsid w:val="00167FC2"/>
    <w:rsid w:val="0017005F"/>
    <w:rsid w:val="00170821"/>
    <w:rsid w:val="00170B15"/>
    <w:rsid w:val="001710B9"/>
    <w:rsid w:val="00171D1D"/>
    <w:rsid w:val="00171E7D"/>
    <w:rsid w:val="00171EC1"/>
    <w:rsid w:val="00172198"/>
    <w:rsid w:val="001724CC"/>
    <w:rsid w:val="0017255A"/>
    <w:rsid w:val="0017255E"/>
    <w:rsid w:val="00172C3D"/>
    <w:rsid w:val="0017335D"/>
    <w:rsid w:val="001735A0"/>
    <w:rsid w:val="00173901"/>
    <w:rsid w:val="0017409F"/>
    <w:rsid w:val="001747B3"/>
    <w:rsid w:val="00174812"/>
    <w:rsid w:val="00174ED1"/>
    <w:rsid w:val="001752FC"/>
    <w:rsid w:val="0017537A"/>
    <w:rsid w:val="001758EA"/>
    <w:rsid w:val="0017597B"/>
    <w:rsid w:val="00175A27"/>
    <w:rsid w:val="00175A65"/>
    <w:rsid w:val="00175BE2"/>
    <w:rsid w:val="00175E80"/>
    <w:rsid w:val="00175F68"/>
    <w:rsid w:val="00175FC2"/>
    <w:rsid w:val="00176381"/>
    <w:rsid w:val="001766F5"/>
    <w:rsid w:val="00176C1E"/>
    <w:rsid w:val="001770A8"/>
    <w:rsid w:val="00177619"/>
    <w:rsid w:val="0017799D"/>
    <w:rsid w:val="00177B6C"/>
    <w:rsid w:val="00177BF8"/>
    <w:rsid w:val="00177C7C"/>
    <w:rsid w:val="00177D17"/>
    <w:rsid w:val="00177D27"/>
    <w:rsid w:val="00177F71"/>
    <w:rsid w:val="00180139"/>
    <w:rsid w:val="001804C4"/>
    <w:rsid w:val="0018084A"/>
    <w:rsid w:val="0018092F"/>
    <w:rsid w:val="00180FBE"/>
    <w:rsid w:val="00181107"/>
    <w:rsid w:val="0018111D"/>
    <w:rsid w:val="0018157D"/>
    <w:rsid w:val="00181906"/>
    <w:rsid w:val="00181FB4"/>
    <w:rsid w:val="00182ACF"/>
    <w:rsid w:val="00183156"/>
    <w:rsid w:val="0018334F"/>
    <w:rsid w:val="00183597"/>
    <w:rsid w:val="00183604"/>
    <w:rsid w:val="00183B19"/>
    <w:rsid w:val="00183EC3"/>
    <w:rsid w:val="00183F0A"/>
    <w:rsid w:val="001841BC"/>
    <w:rsid w:val="001843B2"/>
    <w:rsid w:val="00184A7C"/>
    <w:rsid w:val="00184AB8"/>
    <w:rsid w:val="00184D87"/>
    <w:rsid w:val="00184F8F"/>
    <w:rsid w:val="00185328"/>
    <w:rsid w:val="001855D5"/>
    <w:rsid w:val="001856DE"/>
    <w:rsid w:val="00185BC5"/>
    <w:rsid w:val="00185D00"/>
    <w:rsid w:val="00186117"/>
    <w:rsid w:val="00186148"/>
    <w:rsid w:val="00186160"/>
    <w:rsid w:val="00186444"/>
    <w:rsid w:val="0018678A"/>
    <w:rsid w:val="00187011"/>
    <w:rsid w:val="001870C7"/>
    <w:rsid w:val="00187131"/>
    <w:rsid w:val="0018744B"/>
    <w:rsid w:val="001874B0"/>
    <w:rsid w:val="00187C06"/>
    <w:rsid w:val="00187EF9"/>
    <w:rsid w:val="0019012E"/>
    <w:rsid w:val="00190163"/>
    <w:rsid w:val="00190267"/>
    <w:rsid w:val="00190958"/>
    <w:rsid w:val="00190A08"/>
    <w:rsid w:val="00190D65"/>
    <w:rsid w:val="00191468"/>
    <w:rsid w:val="0019155C"/>
    <w:rsid w:val="001915FF"/>
    <w:rsid w:val="0019191E"/>
    <w:rsid w:val="00191F5D"/>
    <w:rsid w:val="00191F72"/>
    <w:rsid w:val="00191FBB"/>
    <w:rsid w:val="00191FD2"/>
    <w:rsid w:val="001923FB"/>
    <w:rsid w:val="0019242D"/>
    <w:rsid w:val="001926D3"/>
    <w:rsid w:val="00192755"/>
    <w:rsid w:val="001929E8"/>
    <w:rsid w:val="00192A0A"/>
    <w:rsid w:val="00192F9C"/>
    <w:rsid w:val="00193494"/>
    <w:rsid w:val="001934A9"/>
    <w:rsid w:val="001934FA"/>
    <w:rsid w:val="001936DE"/>
    <w:rsid w:val="00193B81"/>
    <w:rsid w:val="00193CC1"/>
    <w:rsid w:val="00193D34"/>
    <w:rsid w:val="00193F24"/>
    <w:rsid w:val="0019416B"/>
    <w:rsid w:val="001942F7"/>
    <w:rsid w:val="001945ED"/>
    <w:rsid w:val="0019480A"/>
    <w:rsid w:val="00195149"/>
    <w:rsid w:val="001951EE"/>
    <w:rsid w:val="00195272"/>
    <w:rsid w:val="0019536A"/>
    <w:rsid w:val="00195666"/>
    <w:rsid w:val="0019586D"/>
    <w:rsid w:val="0019589E"/>
    <w:rsid w:val="00196C2F"/>
    <w:rsid w:val="00196CC2"/>
    <w:rsid w:val="00196F01"/>
    <w:rsid w:val="00197107"/>
    <w:rsid w:val="001974E3"/>
    <w:rsid w:val="00197ECC"/>
    <w:rsid w:val="001A01C6"/>
    <w:rsid w:val="001A0281"/>
    <w:rsid w:val="001A04C2"/>
    <w:rsid w:val="001A04D2"/>
    <w:rsid w:val="001A05CD"/>
    <w:rsid w:val="001A0A33"/>
    <w:rsid w:val="001A0D60"/>
    <w:rsid w:val="001A0D84"/>
    <w:rsid w:val="001A0FA4"/>
    <w:rsid w:val="001A107F"/>
    <w:rsid w:val="001A115A"/>
    <w:rsid w:val="001A15CD"/>
    <w:rsid w:val="001A1EBD"/>
    <w:rsid w:val="001A1F57"/>
    <w:rsid w:val="001A235A"/>
    <w:rsid w:val="001A268F"/>
    <w:rsid w:val="001A27E4"/>
    <w:rsid w:val="001A2A1B"/>
    <w:rsid w:val="001A2D90"/>
    <w:rsid w:val="001A39D2"/>
    <w:rsid w:val="001A3AE7"/>
    <w:rsid w:val="001A3EF1"/>
    <w:rsid w:val="001A3F79"/>
    <w:rsid w:val="001A4105"/>
    <w:rsid w:val="001A4339"/>
    <w:rsid w:val="001A436C"/>
    <w:rsid w:val="001A469D"/>
    <w:rsid w:val="001A47B4"/>
    <w:rsid w:val="001A503F"/>
    <w:rsid w:val="001A52FA"/>
    <w:rsid w:val="001A5400"/>
    <w:rsid w:val="001A550A"/>
    <w:rsid w:val="001A579F"/>
    <w:rsid w:val="001A591D"/>
    <w:rsid w:val="001A6120"/>
    <w:rsid w:val="001A619B"/>
    <w:rsid w:val="001A6205"/>
    <w:rsid w:val="001A6794"/>
    <w:rsid w:val="001A67AA"/>
    <w:rsid w:val="001A68D4"/>
    <w:rsid w:val="001A6E49"/>
    <w:rsid w:val="001A7018"/>
    <w:rsid w:val="001A78C0"/>
    <w:rsid w:val="001B0042"/>
    <w:rsid w:val="001B00EB"/>
    <w:rsid w:val="001B0411"/>
    <w:rsid w:val="001B0AD0"/>
    <w:rsid w:val="001B0B16"/>
    <w:rsid w:val="001B0BDE"/>
    <w:rsid w:val="001B0DD9"/>
    <w:rsid w:val="001B0E24"/>
    <w:rsid w:val="001B0F68"/>
    <w:rsid w:val="001B1344"/>
    <w:rsid w:val="001B1A15"/>
    <w:rsid w:val="001B1A80"/>
    <w:rsid w:val="001B1F55"/>
    <w:rsid w:val="001B207F"/>
    <w:rsid w:val="001B23C3"/>
    <w:rsid w:val="001B26F8"/>
    <w:rsid w:val="001B2887"/>
    <w:rsid w:val="001B28D4"/>
    <w:rsid w:val="001B2DB2"/>
    <w:rsid w:val="001B2E3E"/>
    <w:rsid w:val="001B2F43"/>
    <w:rsid w:val="001B2FD0"/>
    <w:rsid w:val="001B30C7"/>
    <w:rsid w:val="001B3986"/>
    <w:rsid w:val="001B3BFC"/>
    <w:rsid w:val="001B3D7E"/>
    <w:rsid w:val="001B47A4"/>
    <w:rsid w:val="001B4B99"/>
    <w:rsid w:val="001B4FCB"/>
    <w:rsid w:val="001B53FA"/>
    <w:rsid w:val="001B5558"/>
    <w:rsid w:val="001B57C7"/>
    <w:rsid w:val="001B5999"/>
    <w:rsid w:val="001B5B6E"/>
    <w:rsid w:val="001B5D0C"/>
    <w:rsid w:val="001B5EA4"/>
    <w:rsid w:val="001B6A90"/>
    <w:rsid w:val="001B6CBF"/>
    <w:rsid w:val="001B6EEE"/>
    <w:rsid w:val="001B733E"/>
    <w:rsid w:val="001B7956"/>
    <w:rsid w:val="001B7B8E"/>
    <w:rsid w:val="001C031A"/>
    <w:rsid w:val="001C0822"/>
    <w:rsid w:val="001C092B"/>
    <w:rsid w:val="001C09B8"/>
    <w:rsid w:val="001C0B02"/>
    <w:rsid w:val="001C0C4A"/>
    <w:rsid w:val="001C0D38"/>
    <w:rsid w:val="001C1389"/>
    <w:rsid w:val="001C16DA"/>
    <w:rsid w:val="001C17AF"/>
    <w:rsid w:val="001C196B"/>
    <w:rsid w:val="001C1CEB"/>
    <w:rsid w:val="001C1D4C"/>
    <w:rsid w:val="001C2686"/>
    <w:rsid w:val="001C28D7"/>
    <w:rsid w:val="001C2B7B"/>
    <w:rsid w:val="001C303A"/>
    <w:rsid w:val="001C32BB"/>
    <w:rsid w:val="001C3D5C"/>
    <w:rsid w:val="001C431B"/>
    <w:rsid w:val="001C434D"/>
    <w:rsid w:val="001C4D69"/>
    <w:rsid w:val="001C4D8C"/>
    <w:rsid w:val="001C5057"/>
    <w:rsid w:val="001C55AB"/>
    <w:rsid w:val="001C5623"/>
    <w:rsid w:val="001C5B27"/>
    <w:rsid w:val="001C5E0F"/>
    <w:rsid w:val="001C5E45"/>
    <w:rsid w:val="001C62E0"/>
    <w:rsid w:val="001C6511"/>
    <w:rsid w:val="001C65CC"/>
    <w:rsid w:val="001C68EF"/>
    <w:rsid w:val="001C6A34"/>
    <w:rsid w:val="001C7619"/>
    <w:rsid w:val="001C789E"/>
    <w:rsid w:val="001C7910"/>
    <w:rsid w:val="001C7DF0"/>
    <w:rsid w:val="001D030A"/>
    <w:rsid w:val="001D0CA3"/>
    <w:rsid w:val="001D0EA5"/>
    <w:rsid w:val="001D1262"/>
    <w:rsid w:val="001D16F3"/>
    <w:rsid w:val="001D1976"/>
    <w:rsid w:val="001D1B90"/>
    <w:rsid w:val="001D2050"/>
    <w:rsid w:val="001D20AA"/>
    <w:rsid w:val="001D233D"/>
    <w:rsid w:val="001D2367"/>
    <w:rsid w:val="001D252A"/>
    <w:rsid w:val="001D28B2"/>
    <w:rsid w:val="001D2B92"/>
    <w:rsid w:val="001D2FB4"/>
    <w:rsid w:val="001D3451"/>
    <w:rsid w:val="001D397F"/>
    <w:rsid w:val="001D3AAD"/>
    <w:rsid w:val="001D3AF4"/>
    <w:rsid w:val="001D43AD"/>
    <w:rsid w:val="001D448D"/>
    <w:rsid w:val="001D4A65"/>
    <w:rsid w:val="001D4BE8"/>
    <w:rsid w:val="001D51C6"/>
    <w:rsid w:val="001D53DC"/>
    <w:rsid w:val="001D568C"/>
    <w:rsid w:val="001D5A44"/>
    <w:rsid w:val="001D61D3"/>
    <w:rsid w:val="001D6672"/>
    <w:rsid w:val="001D66A5"/>
    <w:rsid w:val="001D6AF5"/>
    <w:rsid w:val="001D6D1C"/>
    <w:rsid w:val="001D6D6B"/>
    <w:rsid w:val="001D6D8B"/>
    <w:rsid w:val="001D7607"/>
    <w:rsid w:val="001D7663"/>
    <w:rsid w:val="001D76C4"/>
    <w:rsid w:val="001D7718"/>
    <w:rsid w:val="001D7A8C"/>
    <w:rsid w:val="001D7C42"/>
    <w:rsid w:val="001E02CC"/>
    <w:rsid w:val="001E0569"/>
    <w:rsid w:val="001E0753"/>
    <w:rsid w:val="001E0A64"/>
    <w:rsid w:val="001E0D91"/>
    <w:rsid w:val="001E1190"/>
    <w:rsid w:val="001E123D"/>
    <w:rsid w:val="001E1528"/>
    <w:rsid w:val="001E1843"/>
    <w:rsid w:val="001E1B9D"/>
    <w:rsid w:val="001E1FA1"/>
    <w:rsid w:val="001E207E"/>
    <w:rsid w:val="001E2608"/>
    <w:rsid w:val="001E2D5D"/>
    <w:rsid w:val="001E326C"/>
    <w:rsid w:val="001E3479"/>
    <w:rsid w:val="001E365C"/>
    <w:rsid w:val="001E3734"/>
    <w:rsid w:val="001E3830"/>
    <w:rsid w:val="001E398E"/>
    <w:rsid w:val="001E3B87"/>
    <w:rsid w:val="001E45C8"/>
    <w:rsid w:val="001E4B2C"/>
    <w:rsid w:val="001E4C51"/>
    <w:rsid w:val="001E4F0F"/>
    <w:rsid w:val="001E5362"/>
    <w:rsid w:val="001E54FD"/>
    <w:rsid w:val="001E56E0"/>
    <w:rsid w:val="001E5BA8"/>
    <w:rsid w:val="001E5D39"/>
    <w:rsid w:val="001E5D82"/>
    <w:rsid w:val="001E5DAA"/>
    <w:rsid w:val="001E5E27"/>
    <w:rsid w:val="001E6017"/>
    <w:rsid w:val="001E6169"/>
    <w:rsid w:val="001E6AD9"/>
    <w:rsid w:val="001E6D0D"/>
    <w:rsid w:val="001E714D"/>
    <w:rsid w:val="001E76BB"/>
    <w:rsid w:val="001E772E"/>
    <w:rsid w:val="001F026B"/>
    <w:rsid w:val="001F08AA"/>
    <w:rsid w:val="001F0F6D"/>
    <w:rsid w:val="001F0FAB"/>
    <w:rsid w:val="001F111A"/>
    <w:rsid w:val="001F158B"/>
    <w:rsid w:val="001F1835"/>
    <w:rsid w:val="001F187F"/>
    <w:rsid w:val="001F1D39"/>
    <w:rsid w:val="001F214B"/>
    <w:rsid w:val="001F221E"/>
    <w:rsid w:val="001F25B0"/>
    <w:rsid w:val="001F2649"/>
    <w:rsid w:val="001F298F"/>
    <w:rsid w:val="001F2C6E"/>
    <w:rsid w:val="001F2D6F"/>
    <w:rsid w:val="001F334C"/>
    <w:rsid w:val="001F3592"/>
    <w:rsid w:val="001F387A"/>
    <w:rsid w:val="001F3ECC"/>
    <w:rsid w:val="001F412F"/>
    <w:rsid w:val="001F42CF"/>
    <w:rsid w:val="001F48EC"/>
    <w:rsid w:val="001F5001"/>
    <w:rsid w:val="001F5180"/>
    <w:rsid w:val="001F550B"/>
    <w:rsid w:val="001F595F"/>
    <w:rsid w:val="001F5981"/>
    <w:rsid w:val="001F59C6"/>
    <w:rsid w:val="001F5B76"/>
    <w:rsid w:val="001F5DF0"/>
    <w:rsid w:val="001F5EE1"/>
    <w:rsid w:val="001F5EE2"/>
    <w:rsid w:val="001F5F0C"/>
    <w:rsid w:val="001F69FB"/>
    <w:rsid w:val="001F78F6"/>
    <w:rsid w:val="001F79E6"/>
    <w:rsid w:val="00200889"/>
    <w:rsid w:val="00200A3C"/>
    <w:rsid w:val="00200B75"/>
    <w:rsid w:val="002012D5"/>
    <w:rsid w:val="002014B0"/>
    <w:rsid w:val="002017B0"/>
    <w:rsid w:val="002017D5"/>
    <w:rsid w:val="00201B53"/>
    <w:rsid w:val="002022D7"/>
    <w:rsid w:val="002027A4"/>
    <w:rsid w:val="002027D7"/>
    <w:rsid w:val="00202F8F"/>
    <w:rsid w:val="00202F94"/>
    <w:rsid w:val="00202FDE"/>
    <w:rsid w:val="00203490"/>
    <w:rsid w:val="002034C3"/>
    <w:rsid w:val="0020387F"/>
    <w:rsid w:val="0020395C"/>
    <w:rsid w:val="00203D9B"/>
    <w:rsid w:val="00203DBF"/>
    <w:rsid w:val="00203FBD"/>
    <w:rsid w:val="002041C1"/>
    <w:rsid w:val="002044D4"/>
    <w:rsid w:val="00204683"/>
    <w:rsid w:val="00204714"/>
    <w:rsid w:val="00204B04"/>
    <w:rsid w:val="00204C2D"/>
    <w:rsid w:val="00204D87"/>
    <w:rsid w:val="0020568F"/>
    <w:rsid w:val="002058C0"/>
    <w:rsid w:val="00206049"/>
    <w:rsid w:val="002061C0"/>
    <w:rsid w:val="002064EE"/>
    <w:rsid w:val="00206918"/>
    <w:rsid w:val="00206B84"/>
    <w:rsid w:val="00206C88"/>
    <w:rsid w:val="00207442"/>
    <w:rsid w:val="002074B1"/>
    <w:rsid w:val="00207C52"/>
    <w:rsid w:val="002101D3"/>
    <w:rsid w:val="00210766"/>
    <w:rsid w:val="00210F16"/>
    <w:rsid w:val="00211205"/>
    <w:rsid w:val="00211553"/>
    <w:rsid w:val="0021193D"/>
    <w:rsid w:val="00211942"/>
    <w:rsid w:val="00211AC1"/>
    <w:rsid w:val="00211FF4"/>
    <w:rsid w:val="002125AC"/>
    <w:rsid w:val="00212966"/>
    <w:rsid w:val="00212BA6"/>
    <w:rsid w:val="00213119"/>
    <w:rsid w:val="00213306"/>
    <w:rsid w:val="00213333"/>
    <w:rsid w:val="002134E2"/>
    <w:rsid w:val="00213572"/>
    <w:rsid w:val="002135CB"/>
    <w:rsid w:val="00213881"/>
    <w:rsid w:val="0021395E"/>
    <w:rsid w:val="002139F3"/>
    <w:rsid w:val="0021433B"/>
    <w:rsid w:val="00214424"/>
    <w:rsid w:val="00214760"/>
    <w:rsid w:val="002147D2"/>
    <w:rsid w:val="00214806"/>
    <w:rsid w:val="00214E1C"/>
    <w:rsid w:val="0021580F"/>
    <w:rsid w:val="002158C9"/>
    <w:rsid w:val="00215CAE"/>
    <w:rsid w:val="00215DA4"/>
    <w:rsid w:val="00215FC8"/>
    <w:rsid w:val="0021613B"/>
    <w:rsid w:val="002164A2"/>
    <w:rsid w:val="0021675D"/>
    <w:rsid w:val="002169F8"/>
    <w:rsid w:val="00216E49"/>
    <w:rsid w:val="00217135"/>
    <w:rsid w:val="0021745A"/>
    <w:rsid w:val="002175C6"/>
    <w:rsid w:val="0021761F"/>
    <w:rsid w:val="00217882"/>
    <w:rsid w:val="00217C5B"/>
    <w:rsid w:val="00217F94"/>
    <w:rsid w:val="00220146"/>
    <w:rsid w:val="0022015B"/>
    <w:rsid w:val="002207EF"/>
    <w:rsid w:val="002209C9"/>
    <w:rsid w:val="00220CA2"/>
    <w:rsid w:val="00220CD6"/>
    <w:rsid w:val="0022104A"/>
    <w:rsid w:val="002211A3"/>
    <w:rsid w:val="002219C8"/>
    <w:rsid w:val="00222AC8"/>
    <w:rsid w:val="00222C0C"/>
    <w:rsid w:val="0022324D"/>
    <w:rsid w:val="00223414"/>
    <w:rsid w:val="0022371D"/>
    <w:rsid w:val="002237DD"/>
    <w:rsid w:val="002238B4"/>
    <w:rsid w:val="00223C4C"/>
    <w:rsid w:val="00223FF9"/>
    <w:rsid w:val="0022414D"/>
    <w:rsid w:val="00224301"/>
    <w:rsid w:val="00224340"/>
    <w:rsid w:val="002243F5"/>
    <w:rsid w:val="00224948"/>
    <w:rsid w:val="00224D00"/>
    <w:rsid w:val="0022502D"/>
    <w:rsid w:val="002253C8"/>
    <w:rsid w:val="00225443"/>
    <w:rsid w:val="002256E9"/>
    <w:rsid w:val="002259C9"/>
    <w:rsid w:val="00226478"/>
    <w:rsid w:val="002271EE"/>
    <w:rsid w:val="0022772F"/>
    <w:rsid w:val="00230022"/>
    <w:rsid w:val="002300F1"/>
    <w:rsid w:val="002302EE"/>
    <w:rsid w:val="0023055B"/>
    <w:rsid w:val="0023055C"/>
    <w:rsid w:val="0023099C"/>
    <w:rsid w:val="00230EF9"/>
    <w:rsid w:val="002313E9"/>
    <w:rsid w:val="002319DC"/>
    <w:rsid w:val="00231E8E"/>
    <w:rsid w:val="00232328"/>
    <w:rsid w:val="0023271E"/>
    <w:rsid w:val="00232CED"/>
    <w:rsid w:val="00233652"/>
    <w:rsid w:val="002337B9"/>
    <w:rsid w:val="002337DB"/>
    <w:rsid w:val="00233C92"/>
    <w:rsid w:val="00233CDA"/>
    <w:rsid w:val="00233E80"/>
    <w:rsid w:val="00233EAD"/>
    <w:rsid w:val="002343DE"/>
    <w:rsid w:val="00234435"/>
    <w:rsid w:val="00234671"/>
    <w:rsid w:val="002348FF"/>
    <w:rsid w:val="00234B3D"/>
    <w:rsid w:val="00234B5A"/>
    <w:rsid w:val="00234CC3"/>
    <w:rsid w:val="00234E1B"/>
    <w:rsid w:val="00235339"/>
    <w:rsid w:val="00235444"/>
    <w:rsid w:val="002355E2"/>
    <w:rsid w:val="002356B3"/>
    <w:rsid w:val="00235A86"/>
    <w:rsid w:val="00235AB3"/>
    <w:rsid w:val="00235ACA"/>
    <w:rsid w:val="0023603D"/>
    <w:rsid w:val="002361FD"/>
    <w:rsid w:val="00236915"/>
    <w:rsid w:val="00236BA6"/>
    <w:rsid w:val="00236CB0"/>
    <w:rsid w:val="00236CCE"/>
    <w:rsid w:val="00236D92"/>
    <w:rsid w:val="00236F32"/>
    <w:rsid w:val="002371B5"/>
    <w:rsid w:val="0023799B"/>
    <w:rsid w:val="00237F96"/>
    <w:rsid w:val="00240092"/>
    <w:rsid w:val="0024010E"/>
    <w:rsid w:val="002403E0"/>
    <w:rsid w:val="0024060C"/>
    <w:rsid w:val="002408AD"/>
    <w:rsid w:val="002408C4"/>
    <w:rsid w:val="0024094A"/>
    <w:rsid w:val="00240C26"/>
    <w:rsid w:val="002410CC"/>
    <w:rsid w:val="00241298"/>
    <w:rsid w:val="0024164B"/>
    <w:rsid w:val="002417D9"/>
    <w:rsid w:val="00241AFD"/>
    <w:rsid w:val="00241B5B"/>
    <w:rsid w:val="00241C54"/>
    <w:rsid w:val="002420E9"/>
    <w:rsid w:val="002421FC"/>
    <w:rsid w:val="00242273"/>
    <w:rsid w:val="002425A5"/>
    <w:rsid w:val="0024262B"/>
    <w:rsid w:val="00242890"/>
    <w:rsid w:val="002428A4"/>
    <w:rsid w:val="002429EB"/>
    <w:rsid w:val="00242AEB"/>
    <w:rsid w:val="00242B37"/>
    <w:rsid w:val="00242D4E"/>
    <w:rsid w:val="00243452"/>
    <w:rsid w:val="0024358D"/>
    <w:rsid w:val="00243697"/>
    <w:rsid w:val="00243A5B"/>
    <w:rsid w:val="00243B21"/>
    <w:rsid w:val="00243E86"/>
    <w:rsid w:val="00243EB7"/>
    <w:rsid w:val="00243EED"/>
    <w:rsid w:val="00244ED9"/>
    <w:rsid w:val="0024508C"/>
    <w:rsid w:val="00245117"/>
    <w:rsid w:val="002452C6"/>
    <w:rsid w:val="00245362"/>
    <w:rsid w:val="00245416"/>
    <w:rsid w:val="0024553D"/>
    <w:rsid w:val="00245779"/>
    <w:rsid w:val="00245A88"/>
    <w:rsid w:val="00245AD0"/>
    <w:rsid w:val="00245D1F"/>
    <w:rsid w:val="00245DC5"/>
    <w:rsid w:val="00245DE3"/>
    <w:rsid w:val="0024606D"/>
    <w:rsid w:val="00246261"/>
    <w:rsid w:val="0024664E"/>
    <w:rsid w:val="00246C0E"/>
    <w:rsid w:val="00246D41"/>
    <w:rsid w:val="00246DB7"/>
    <w:rsid w:val="00247135"/>
    <w:rsid w:val="0024738B"/>
    <w:rsid w:val="002476AC"/>
    <w:rsid w:val="00247F36"/>
    <w:rsid w:val="00250117"/>
    <w:rsid w:val="002509DD"/>
    <w:rsid w:val="00250BAF"/>
    <w:rsid w:val="00250E78"/>
    <w:rsid w:val="00251912"/>
    <w:rsid w:val="00251D94"/>
    <w:rsid w:val="00251E72"/>
    <w:rsid w:val="00251F50"/>
    <w:rsid w:val="0025215C"/>
    <w:rsid w:val="00252424"/>
    <w:rsid w:val="0025290F"/>
    <w:rsid w:val="00252CD8"/>
    <w:rsid w:val="00252D01"/>
    <w:rsid w:val="00252E02"/>
    <w:rsid w:val="00253465"/>
    <w:rsid w:val="002535C3"/>
    <w:rsid w:val="0025362B"/>
    <w:rsid w:val="00253A51"/>
    <w:rsid w:val="0025426C"/>
    <w:rsid w:val="00254405"/>
    <w:rsid w:val="0025468D"/>
    <w:rsid w:val="002549FA"/>
    <w:rsid w:val="00254B2C"/>
    <w:rsid w:val="00254B30"/>
    <w:rsid w:val="00254E17"/>
    <w:rsid w:val="00254FF2"/>
    <w:rsid w:val="0025517E"/>
    <w:rsid w:val="002551A7"/>
    <w:rsid w:val="002553D4"/>
    <w:rsid w:val="00255B48"/>
    <w:rsid w:val="00255CFE"/>
    <w:rsid w:val="002567DC"/>
    <w:rsid w:val="002571B7"/>
    <w:rsid w:val="00257367"/>
    <w:rsid w:val="00257D93"/>
    <w:rsid w:val="00257E1B"/>
    <w:rsid w:val="0026093D"/>
    <w:rsid w:val="00260987"/>
    <w:rsid w:val="00260BB7"/>
    <w:rsid w:val="00260F8F"/>
    <w:rsid w:val="002610A1"/>
    <w:rsid w:val="00261402"/>
    <w:rsid w:val="00261CEB"/>
    <w:rsid w:val="0026220A"/>
    <w:rsid w:val="0026222F"/>
    <w:rsid w:val="00262279"/>
    <w:rsid w:val="002623F9"/>
    <w:rsid w:val="002628BB"/>
    <w:rsid w:val="00262C8F"/>
    <w:rsid w:val="00262CAD"/>
    <w:rsid w:val="002630DE"/>
    <w:rsid w:val="002638F9"/>
    <w:rsid w:val="00263D50"/>
    <w:rsid w:val="00263E43"/>
    <w:rsid w:val="00263E9C"/>
    <w:rsid w:val="00264314"/>
    <w:rsid w:val="002645E8"/>
    <w:rsid w:val="00264EDE"/>
    <w:rsid w:val="00265378"/>
    <w:rsid w:val="00265693"/>
    <w:rsid w:val="00265786"/>
    <w:rsid w:val="00265A6B"/>
    <w:rsid w:val="00265E10"/>
    <w:rsid w:val="00265E21"/>
    <w:rsid w:val="002667E0"/>
    <w:rsid w:val="002667EC"/>
    <w:rsid w:val="00266EB4"/>
    <w:rsid w:val="0026735D"/>
    <w:rsid w:val="00267430"/>
    <w:rsid w:val="0026773B"/>
    <w:rsid w:val="00267AC9"/>
    <w:rsid w:val="00267D4E"/>
    <w:rsid w:val="00270082"/>
    <w:rsid w:val="00270087"/>
    <w:rsid w:val="00270263"/>
    <w:rsid w:val="0027062C"/>
    <w:rsid w:val="00270641"/>
    <w:rsid w:val="002709EA"/>
    <w:rsid w:val="00271053"/>
    <w:rsid w:val="00271734"/>
    <w:rsid w:val="002717BB"/>
    <w:rsid w:val="00271AD4"/>
    <w:rsid w:val="002720C3"/>
    <w:rsid w:val="00272369"/>
    <w:rsid w:val="00272465"/>
    <w:rsid w:val="00272472"/>
    <w:rsid w:val="00272554"/>
    <w:rsid w:val="00272674"/>
    <w:rsid w:val="00272741"/>
    <w:rsid w:val="002729F6"/>
    <w:rsid w:val="00272E25"/>
    <w:rsid w:val="00273154"/>
    <w:rsid w:val="00273306"/>
    <w:rsid w:val="002737C6"/>
    <w:rsid w:val="00273D7A"/>
    <w:rsid w:val="00273F49"/>
    <w:rsid w:val="00274293"/>
    <w:rsid w:val="002743C2"/>
    <w:rsid w:val="0027470B"/>
    <w:rsid w:val="00274885"/>
    <w:rsid w:val="00274B05"/>
    <w:rsid w:val="00275064"/>
    <w:rsid w:val="00275251"/>
    <w:rsid w:val="0027575A"/>
    <w:rsid w:val="00275A69"/>
    <w:rsid w:val="00275B63"/>
    <w:rsid w:val="00275C12"/>
    <w:rsid w:val="0027604C"/>
    <w:rsid w:val="00276172"/>
    <w:rsid w:val="0027673A"/>
    <w:rsid w:val="0027675E"/>
    <w:rsid w:val="0027696D"/>
    <w:rsid w:val="00276AFE"/>
    <w:rsid w:val="00277057"/>
    <w:rsid w:val="00277129"/>
    <w:rsid w:val="0027736A"/>
    <w:rsid w:val="00277465"/>
    <w:rsid w:val="00277803"/>
    <w:rsid w:val="002778C0"/>
    <w:rsid w:val="00277AAA"/>
    <w:rsid w:val="00277B86"/>
    <w:rsid w:val="00280566"/>
    <w:rsid w:val="0028089D"/>
    <w:rsid w:val="00280970"/>
    <w:rsid w:val="00280B0C"/>
    <w:rsid w:val="00280B41"/>
    <w:rsid w:val="00280DA5"/>
    <w:rsid w:val="00280EC8"/>
    <w:rsid w:val="00280F08"/>
    <w:rsid w:val="002810E8"/>
    <w:rsid w:val="002814C6"/>
    <w:rsid w:val="00281E18"/>
    <w:rsid w:val="00281EA4"/>
    <w:rsid w:val="00281EC1"/>
    <w:rsid w:val="00281F29"/>
    <w:rsid w:val="00281FFC"/>
    <w:rsid w:val="00282073"/>
    <w:rsid w:val="002821A6"/>
    <w:rsid w:val="0028235E"/>
    <w:rsid w:val="0028238F"/>
    <w:rsid w:val="002824CD"/>
    <w:rsid w:val="0028258C"/>
    <w:rsid w:val="00282851"/>
    <w:rsid w:val="00282951"/>
    <w:rsid w:val="00282BEB"/>
    <w:rsid w:val="00283073"/>
    <w:rsid w:val="002837D2"/>
    <w:rsid w:val="002837FD"/>
    <w:rsid w:val="00283818"/>
    <w:rsid w:val="00283B22"/>
    <w:rsid w:val="00283ECE"/>
    <w:rsid w:val="00283F58"/>
    <w:rsid w:val="002840E4"/>
    <w:rsid w:val="002844E6"/>
    <w:rsid w:val="00284954"/>
    <w:rsid w:val="00284CE2"/>
    <w:rsid w:val="00284E26"/>
    <w:rsid w:val="00284EDE"/>
    <w:rsid w:val="00285308"/>
    <w:rsid w:val="00285404"/>
    <w:rsid w:val="0028597F"/>
    <w:rsid w:val="00286460"/>
    <w:rsid w:val="0028662C"/>
    <w:rsid w:val="00286D0E"/>
    <w:rsid w:val="00286F44"/>
    <w:rsid w:val="00286F48"/>
    <w:rsid w:val="00287083"/>
    <w:rsid w:val="002870D8"/>
    <w:rsid w:val="00287167"/>
    <w:rsid w:val="002871F7"/>
    <w:rsid w:val="0028723E"/>
    <w:rsid w:val="00287450"/>
    <w:rsid w:val="00287533"/>
    <w:rsid w:val="0028770F"/>
    <w:rsid w:val="0028791F"/>
    <w:rsid w:val="0028797C"/>
    <w:rsid w:val="00287B6B"/>
    <w:rsid w:val="00287E95"/>
    <w:rsid w:val="00290575"/>
    <w:rsid w:val="00290A40"/>
    <w:rsid w:val="00290DE0"/>
    <w:rsid w:val="00290FC9"/>
    <w:rsid w:val="0029191F"/>
    <w:rsid w:val="00291CD4"/>
    <w:rsid w:val="00292A93"/>
    <w:rsid w:val="00292C93"/>
    <w:rsid w:val="00292DF6"/>
    <w:rsid w:val="00292ED3"/>
    <w:rsid w:val="002930A3"/>
    <w:rsid w:val="00293243"/>
    <w:rsid w:val="00293B75"/>
    <w:rsid w:val="00293E8F"/>
    <w:rsid w:val="0029462F"/>
    <w:rsid w:val="002946CD"/>
    <w:rsid w:val="00294EDC"/>
    <w:rsid w:val="002952B8"/>
    <w:rsid w:val="0029542B"/>
    <w:rsid w:val="00295ACA"/>
    <w:rsid w:val="00296398"/>
    <w:rsid w:val="002964E2"/>
    <w:rsid w:val="00296988"/>
    <w:rsid w:val="00296EF8"/>
    <w:rsid w:val="002970B3"/>
    <w:rsid w:val="00297299"/>
    <w:rsid w:val="002972DA"/>
    <w:rsid w:val="00297965"/>
    <w:rsid w:val="002A01BF"/>
    <w:rsid w:val="002A033C"/>
    <w:rsid w:val="002A058E"/>
    <w:rsid w:val="002A0655"/>
    <w:rsid w:val="002A07C7"/>
    <w:rsid w:val="002A097C"/>
    <w:rsid w:val="002A0C4C"/>
    <w:rsid w:val="002A0C8A"/>
    <w:rsid w:val="002A10F0"/>
    <w:rsid w:val="002A1243"/>
    <w:rsid w:val="002A1289"/>
    <w:rsid w:val="002A13D9"/>
    <w:rsid w:val="002A15E7"/>
    <w:rsid w:val="002A1864"/>
    <w:rsid w:val="002A1A84"/>
    <w:rsid w:val="002A1F83"/>
    <w:rsid w:val="002A20DF"/>
    <w:rsid w:val="002A2624"/>
    <w:rsid w:val="002A294C"/>
    <w:rsid w:val="002A2B98"/>
    <w:rsid w:val="002A40BA"/>
    <w:rsid w:val="002A41DC"/>
    <w:rsid w:val="002A420F"/>
    <w:rsid w:val="002A4474"/>
    <w:rsid w:val="002A4A9B"/>
    <w:rsid w:val="002A4C83"/>
    <w:rsid w:val="002A4D20"/>
    <w:rsid w:val="002A4E23"/>
    <w:rsid w:val="002A4EFF"/>
    <w:rsid w:val="002A5038"/>
    <w:rsid w:val="002A536B"/>
    <w:rsid w:val="002A54BA"/>
    <w:rsid w:val="002A552B"/>
    <w:rsid w:val="002A5786"/>
    <w:rsid w:val="002A583C"/>
    <w:rsid w:val="002A67F6"/>
    <w:rsid w:val="002A6A1D"/>
    <w:rsid w:val="002A6ED8"/>
    <w:rsid w:val="002A70D0"/>
    <w:rsid w:val="002A7497"/>
    <w:rsid w:val="002A77D2"/>
    <w:rsid w:val="002A7B61"/>
    <w:rsid w:val="002A7D9C"/>
    <w:rsid w:val="002A7EBA"/>
    <w:rsid w:val="002A7F57"/>
    <w:rsid w:val="002B01C7"/>
    <w:rsid w:val="002B04F9"/>
    <w:rsid w:val="002B0D5E"/>
    <w:rsid w:val="002B157B"/>
    <w:rsid w:val="002B191C"/>
    <w:rsid w:val="002B1A33"/>
    <w:rsid w:val="002B1AEF"/>
    <w:rsid w:val="002B2E05"/>
    <w:rsid w:val="002B2F20"/>
    <w:rsid w:val="002B34BA"/>
    <w:rsid w:val="002B352D"/>
    <w:rsid w:val="002B3695"/>
    <w:rsid w:val="002B4029"/>
    <w:rsid w:val="002B424A"/>
    <w:rsid w:val="002B4C0D"/>
    <w:rsid w:val="002B50EC"/>
    <w:rsid w:val="002B52AF"/>
    <w:rsid w:val="002B5374"/>
    <w:rsid w:val="002B55C0"/>
    <w:rsid w:val="002B61FD"/>
    <w:rsid w:val="002B682F"/>
    <w:rsid w:val="002B6DBD"/>
    <w:rsid w:val="002B6E57"/>
    <w:rsid w:val="002B6EF4"/>
    <w:rsid w:val="002B6EF9"/>
    <w:rsid w:val="002B6F35"/>
    <w:rsid w:val="002B7287"/>
    <w:rsid w:val="002B72E4"/>
    <w:rsid w:val="002B77A9"/>
    <w:rsid w:val="002B787A"/>
    <w:rsid w:val="002B78EF"/>
    <w:rsid w:val="002B7A13"/>
    <w:rsid w:val="002B7A21"/>
    <w:rsid w:val="002B7D8A"/>
    <w:rsid w:val="002C0039"/>
    <w:rsid w:val="002C02E7"/>
    <w:rsid w:val="002C02F9"/>
    <w:rsid w:val="002C0999"/>
    <w:rsid w:val="002C0B5C"/>
    <w:rsid w:val="002C0FF9"/>
    <w:rsid w:val="002C1479"/>
    <w:rsid w:val="002C148E"/>
    <w:rsid w:val="002C153E"/>
    <w:rsid w:val="002C15C5"/>
    <w:rsid w:val="002C182A"/>
    <w:rsid w:val="002C1A14"/>
    <w:rsid w:val="002C1A19"/>
    <w:rsid w:val="002C1A95"/>
    <w:rsid w:val="002C1B94"/>
    <w:rsid w:val="002C1ECA"/>
    <w:rsid w:val="002C1F67"/>
    <w:rsid w:val="002C244B"/>
    <w:rsid w:val="002C249E"/>
    <w:rsid w:val="002C24CC"/>
    <w:rsid w:val="002C2C70"/>
    <w:rsid w:val="002C327E"/>
    <w:rsid w:val="002C3301"/>
    <w:rsid w:val="002C34E0"/>
    <w:rsid w:val="002C3796"/>
    <w:rsid w:val="002C37BC"/>
    <w:rsid w:val="002C3B13"/>
    <w:rsid w:val="002C3EF7"/>
    <w:rsid w:val="002C4258"/>
    <w:rsid w:val="002C43CB"/>
    <w:rsid w:val="002C458A"/>
    <w:rsid w:val="002C46A1"/>
    <w:rsid w:val="002C4963"/>
    <w:rsid w:val="002C4E22"/>
    <w:rsid w:val="002C5061"/>
    <w:rsid w:val="002C52CE"/>
    <w:rsid w:val="002C53AC"/>
    <w:rsid w:val="002C5443"/>
    <w:rsid w:val="002C55A9"/>
    <w:rsid w:val="002C5634"/>
    <w:rsid w:val="002C5B75"/>
    <w:rsid w:val="002C6028"/>
    <w:rsid w:val="002C62EA"/>
    <w:rsid w:val="002C6621"/>
    <w:rsid w:val="002C6AF0"/>
    <w:rsid w:val="002C6F06"/>
    <w:rsid w:val="002C721A"/>
    <w:rsid w:val="002C7246"/>
    <w:rsid w:val="002C74CE"/>
    <w:rsid w:val="002C7531"/>
    <w:rsid w:val="002C75E9"/>
    <w:rsid w:val="002C7B9A"/>
    <w:rsid w:val="002C7F1F"/>
    <w:rsid w:val="002D01B8"/>
    <w:rsid w:val="002D02B9"/>
    <w:rsid w:val="002D0321"/>
    <w:rsid w:val="002D03A7"/>
    <w:rsid w:val="002D072A"/>
    <w:rsid w:val="002D079B"/>
    <w:rsid w:val="002D0998"/>
    <w:rsid w:val="002D0C27"/>
    <w:rsid w:val="002D160C"/>
    <w:rsid w:val="002D16A9"/>
    <w:rsid w:val="002D193F"/>
    <w:rsid w:val="002D2198"/>
    <w:rsid w:val="002D2455"/>
    <w:rsid w:val="002D247D"/>
    <w:rsid w:val="002D26CA"/>
    <w:rsid w:val="002D2748"/>
    <w:rsid w:val="002D2A47"/>
    <w:rsid w:val="002D2CBC"/>
    <w:rsid w:val="002D3003"/>
    <w:rsid w:val="002D3995"/>
    <w:rsid w:val="002D3998"/>
    <w:rsid w:val="002D4F69"/>
    <w:rsid w:val="002D5070"/>
    <w:rsid w:val="002D55D5"/>
    <w:rsid w:val="002D5968"/>
    <w:rsid w:val="002D5A25"/>
    <w:rsid w:val="002D5B6C"/>
    <w:rsid w:val="002D5CFA"/>
    <w:rsid w:val="002D6A7A"/>
    <w:rsid w:val="002D6CEA"/>
    <w:rsid w:val="002D6D00"/>
    <w:rsid w:val="002D6F0E"/>
    <w:rsid w:val="002D72A3"/>
    <w:rsid w:val="002D72B9"/>
    <w:rsid w:val="002D77F8"/>
    <w:rsid w:val="002D7F98"/>
    <w:rsid w:val="002D7FA6"/>
    <w:rsid w:val="002E01EC"/>
    <w:rsid w:val="002E0861"/>
    <w:rsid w:val="002E0CDE"/>
    <w:rsid w:val="002E0D65"/>
    <w:rsid w:val="002E1049"/>
    <w:rsid w:val="002E10E3"/>
    <w:rsid w:val="002E1109"/>
    <w:rsid w:val="002E1112"/>
    <w:rsid w:val="002E118F"/>
    <w:rsid w:val="002E14F8"/>
    <w:rsid w:val="002E1613"/>
    <w:rsid w:val="002E17EE"/>
    <w:rsid w:val="002E1AEB"/>
    <w:rsid w:val="002E1E0A"/>
    <w:rsid w:val="002E273B"/>
    <w:rsid w:val="002E2908"/>
    <w:rsid w:val="002E293D"/>
    <w:rsid w:val="002E2CFC"/>
    <w:rsid w:val="002E2F7A"/>
    <w:rsid w:val="002E3059"/>
    <w:rsid w:val="002E306F"/>
    <w:rsid w:val="002E31BF"/>
    <w:rsid w:val="002E351F"/>
    <w:rsid w:val="002E35E6"/>
    <w:rsid w:val="002E3737"/>
    <w:rsid w:val="002E3932"/>
    <w:rsid w:val="002E3B0E"/>
    <w:rsid w:val="002E3BC0"/>
    <w:rsid w:val="002E428C"/>
    <w:rsid w:val="002E47C6"/>
    <w:rsid w:val="002E48C0"/>
    <w:rsid w:val="002E4ABF"/>
    <w:rsid w:val="002E4E1F"/>
    <w:rsid w:val="002E4F24"/>
    <w:rsid w:val="002E50CC"/>
    <w:rsid w:val="002E5591"/>
    <w:rsid w:val="002E5871"/>
    <w:rsid w:val="002E624A"/>
    <w:rsid w:val="002E6804"/>
    <w:rsid w:val="002E6C9E"/>
    <w:rsid w:val="002E6CEC"/>
    <w:rsid w:val="002E77FB"/>
    <w:rsid w:val="002E7CE2"/>
    <w:rsid w:val="002E7ECF"/>
    <w:rsid w:val="002E7F23"/>
    <w:rsid w:val="002F000F"/>
    <w:rsid w:val="002F03BB"/>
    <w:rsid w:val="002F0761"/>
    <w:rsid w:val="002F1505"/>
    <w:rsid w:val="002F1707"/>
    <w:rsid w:val="002F1867"/>
    <w:rsid w:val="002F19D8"/>
    <w:rsid w:val="002F1BAF"/>
    <w:rsid w:val="002F22C0"/>
    <w:rsid w:val="002F2412"/>
    <w:rsid w:val="002F26F3"/>
    <w:rsid w:val="002F2A9A"/>
    <w:rsid w:val="002F3283"/>
    <w:rsid w:val="002F33CB"/>
    <w:rsid w:val="002F33F2"/>
    <w:rsid w:val="002F3469"/>
    <w:rsid w:val="002F3A7B"/>
    <w:rsid w:val="002F43A1"/>
    <w:rsid w:val="002F43B0"/>
    <w:rsid w:val="002F43C0"/>
    <w:rsid w:val="002F44B6"/>
    <w:rsid w:val="002F4543"/>
    <w:rsid w:val="002F4655"/>
    <w:rsid w:val="002F4A54"/>
    <w:rsid w:val="002F6020"/>
    <w:rsid w:val="002F651E"/>
    <w:rsid w:val="002F65A8"/>
    <w:rsid w:val="002F68F4"/>
    <w:rsid w:val="002F69A0"/>
    <w:rsid w:val="002F6BEB"/>
    <w:rsid w:val="002F6C48"/>
    <w:rsid w:val="002F72EB"/>
    <w:rsid w:val="002F7A91"/>
    <w:rsid w:val="002F7EA5"/>
    <w:rsid w:val="003000BA"/>
    <w:rsid w:val="0030086E"/>
    <w:rsid w:val="00300956"/>
    <w:rsid w:val="00300B2F"/>
    <w:rsid w:val="0030109E"/>
    <w:rsid w:val="003010E6"/>
    <w:rsid w:val="0030147A"/>
    <w:rsid w:val="003016A8"/>
    <w:rsid w:val="0030181C"/>
    <w:rsid w:val="00301937"/>
    <w:rsid w:val="00301A6F"/>
    <w:rsid w:val="00301B03"/>
    <w:rsid w:val="00301C63"/>
    <w:rsid w:val="00302434"/>
    <w:rsid w:val="00302D41"/>
    <w:rsid w:val="00302FF1"/>
    <w:rsid w:val="00303090"/>
    <w:rsid w:val="0030322A"/>
    <w:rsid w:val="003035AC"/>
    <w:rsid w:val="00303907"/>
    <w:rsid w:val="003039A6"/>
    <w:rsid w:val="00303E76"/>
    <w:rsid w:val="00303FE7"/>
    <w:rsid w:val="00304096"/>
    <w:rsid w:val="003042BE"/>
    <w:rsid w:val="0030438E"/>
    <w:rsid w:val="00304A5B"/>
    <w:rsid w:val="00304C33"/>
    <w:rsid w:val="003054A9"/>
    <w:rsid w:val="00305577"/>
    <w:rsid w:val="00305597"/>
    <w:rsid w:val="00305C64"/>
    <w:rsid w:val="00305E0C"/>
    <w:rsid w:val="00305E67"/>
    <w:rsid w:val="00306B54"/>
    <w:rsid w:val="00306C05"/>
    <w:rsid w:val="00306E4D"/>
    <w:rsid w:val="003072E9"/>
    <w:rsid w:val="00307427"/>
    <w:rsid w:val="003076EE"/>
    <w:rsid w:val="003076F2"/>
    <w:rsid w:val="0030783B"/>
    <w:rsid w:val="0030795D"/>
    <w:rsid w:val="00307963"/>
    <w:rsid w:val="00307BF4"/>
    <w:rsid w:val="00307E89"/>
    <w:rsid w:val="0031001C"/>
    <w:rsid w:val="0031018E"/>
    <w:rsid w:val="00310233"/>
    <w:rsid w:val="003102E7"/>
    <w:rsid w:val="003103C9"/>
    <w:rsid w:val="003105A2"/>
    <w:rsid w:val="0031063A"/>
    <w:rsid w:val="003109B2"/>
    <w:rsid w:val="00311438"/>
    <w:rsid w:val="003114D6"/>
    <w:rsid w:val="00311EEE"/>
    <w:rsid w:val="00311F78"/>
    <w:rsid w:val="003120A5"/>
    <w:rsid w:val="00312B59"/>
    <w:rsid w:val="00313384"/>
    <w:rsid w:val="003133DF"/>
    <w:rsid w:val="00313F08"/>
    <w:rsid w:val="00313FA6"/>
    <w:rsid w:val="003144FD"/>
    <w:rsid w:val="0031454A"/>
    <w:rsid w:val="003148C3"/>
    <w:rsid w:val="003148E5"/>
    <w:rsid w:val="00314AD0"/>
    <w:rsid w:val="00314EA9"/>
    <w:rsid w:val="00315171"/>
    <w:rsid w:val="003154AC"/>
    <w:rsid w:val="00315A1E"/>
    <w:rsid w:val="003160DA"/>
    <w:rsid w:val="00316561"/>
    <w:rsid w:val="003165A6"/>
    <w:rsid w:val="00316666"/>
    <w:rsid w:val="003166FC"/>
    <w:rsid w:val="00316C87"/>
    <w:rsid w:val="00316D0D"/>
    <w:rsid w:val="00316D61"/>
    <w:rsid w:val="00317630"/>
    <w:rsid w:val="00317712"/>
    <w:rsid w:val="00317DC4"/>
    <w:rsid w:val="003205D3"/>
    <w:rsid w:val="00320993"/>
    <w:rsid w:val="00320D82"/>
    <w:rsid w:val="00321186"/>
    <w:rsid w:val="003218FB"/>
    <w:rsid w:val="00321A3A"/>
    <w:rsid w:val="00321D95"/>
    <w:rsid w:val="00321E43"/>
    <w:rsid w:val="003221D7"/>
    <w:rsid w:val="00322229"/>
    <w:rsid w:val="003224F9"/>
    <w:rsid w:val="0032254D"/>
    <w:rsid w:val="003227BB"/>
    <w:rsid w:val="00322AD4"/>
    <w:rsid w:val="00322E61"/>
    <w:rsid w:val="0032324F"/>
    <w:rsid w:val="003238A5"/>
    <w:rsid w:val="00323D48"/>
    <w:rsid w:val="00324023"/>
    <w:rsid w:val="00324115"/>
    <w:rsid w:val="00324585"/>
    <w:rsid w:val="003245FD"/>
    <w:rsid w:val="003248FE"/>
    <w:rsid w:val="00324CF2"/>
    <w:rsid w:val="00324CF8"/>
    <w:rsid w:val="00324E20"/>
    <w:rsid w:val="00324EF7"/>
    <w:rsid w:val="00324F6A"/>
    <w:rsid w:val="0032555F"/>
    <w:rsid w:val="00325B41"/>
    <w:rsid w:val="00325E8B"/>
    <w:rsid w:val="00325FB0"/>
    <w:rsid w:val="003261C0"/>
    <w:rsid w:val="003261F1"/>
    <w:rsid w:val="0032636C"/>
    <w:rsid w:val="003263C1"/>
    <w:rsid w:val="00326658"/>
    <w:rsid w:val="003266DA"/>
    <w:rsid w:val="003267F1"/>
    <w:rsid w:val="00326A95"/>
    <w:rsid w:val="00326AA6"/>
    <w:rsid w:val="00326AD5"/>
    <w:rsid w:val="00326BF6"/>
    <w:rsid w:val="00326F04"/>
    <w:rsid w:val="00327235"/>
    <w:rsid w:val="003272D2"/>
    <w:rsid w:val="00327B42"/>
    <w:rsid w:val="00327D12"/>
    <w:rsid w:val="00327E28"/>
    <w:rsid w:val="00327EE6"/>
    <w:rsid w:val="003300A7"/>
    <w:rsid w:val="003300B3"/>
    <w:rsid w:val="00330294"/>
    <w:rsid w:val="003303F3"/>
    <w:rsid w:val="003305AA"/>
    <w:rsid w:val="0033094C"/>
    <w:rsid w:val="003311F1"/>
    <w:rsid w:val="00331237"/>
    <w:rsid w:val="0033130C"/>
    <w:rsid w:val="003313DE"/>
    <w:rsid w:val="00331BD2"/>
    <w:rsid w:val="0033224D"/>
    <w:rsid w:val="003322EE"/>
    <w:rsid w:val="0033231A"/>
    <w:rsid w:val="00332449"/>
    <w:rsid w:val="003328BD"/>
    <w:rsid w:val="00332BCF"/>
    <w:rsid w:val="00332BF6"/>
    <w:rsid w:val="0033307D"/>
    <w:rsid w:val="003331D1"/>
    <w:rsid w:val="00333275"/>
    <w:rsid w:val="003333F2"/>
    <w:rsid w:val="00333657"/>
    <w:rsid w:val="003338BC"/>
    <w:rsid w:val="00333B5C"/>
    <w:rsid w:val="003341D9"/>
    <w:rsid w:val="00334274"/>
    <w:rsid w:val="0033444E"/>
    <w:rsid w:val="003347BA"/>
    <w:rsid w:val="0033511E"/>
    <w:rsid w:val="00335BF3"/>
    <w:rsid w:val="00336595"/>
    <w:rsid w:val="003369D0"/>
    <w:rsid w:val="00336AAA"/>
    <w:rsid w:val="00336B50"/>
    <w:rsid w:val="00336CA7"/>
    <w:rsid w:val="00336FE1"/>
    <w:rsid w:val="003372C5"/>
    <w:rsid w:val="00337382"/>
    <w:rsid w:val="003373FE"/>
    <w:rsid w:val="003374C3"/>
    <w:rsid w:val="00337690"/>
    <w:rsid w:val="003377E7"/>
    <w:rsid w:val="00340744"/>
    <w:rsid w:val="00340B0B"/>
    <w:rsid w:val="00340B63"/>
    <w:rsid w:val="00340BA4"/>
    <w:rsid w:val="00340C54"/>
    <w:rsid w:val="00340D83"/>
    <w:rsid w:val="00340F65"/>
    <w:rsid w:val="00341331"/>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556"/>
    <w:rsid w:val="00343661"/>
    <w:rsid w:val="003439C0"/>
    <w:rsid w:val="00343C1B"/>
    <w:rsid w:val="00343F28"/>
    <w:rsid w:val="00344431"/>
    <w:rsid w:val="00344607"/>
    <w:rsid w:val="00344914"/>
    <w:rsid w:val="00344A80"/>
    <w:rsid w:val="00344B86"/>
    <w:rsid w:val="00344CF4"/>
    <w:rsid w:val="003458D2"/>
    <w:rsid w:val="00345A73"/>
    <w:rsid w:val="00345B0A"/>
    <w:rsid w:val="00345BA6"/>
    <w:rsid w:val="00345F3D"/>
    <w:rsid w:val="00345F7A"/>
    <w:rsid w:val="003463D3"/>
    <w:rsid w:val="00346A28"/>
    <w:rsid w:val="00346B9E"/>
    <w:rsid w:val="00346E43"/>
    <w:rsid w:val="003476A2"/>
    <w:rsid w:val="003478E8"/>
    <w:rsid w:val="00347A30"/>
    <w:rsid w:val="00347BB4"/>
    <w:rsid w:val="003505F1"/>
    <w:rsid w:val="00350630"/>
    <w:rsid w:val="0035066D"/>
    <w:rsid w:val="00350691"/>
    <w:rsid w:val="00350702"/>
    <w:rsid w:val="00350E50"/>
    <w:rsid w:val="00350F06"/>
    <w:rsid w:val="003513CF"/>
    <w:rsid w:val="00351425"/>
    <w:rsid w:val="0035149D"/>
    <w:rsid w:val="0035162C"/>
    <w:rsid w:val="00351961"/>
    <w:rsid w:val="00351DEE"/>
    <w:rsid w:val="00352519"/>
    <w:rsid w:val="00352547"/>
    <w:rsid w:val="00352649"/>
    <w:rsid w:val="003526E9"/>
    <w:rsid w:val="003527DE"/>
    <w:rsid w:val="00352A9F"/>
    <w:rsid w:val="00352AC9"/>
    <w:rsid w:val="00352B5E"/>
    <w:rsid w:val="00352B93"/>
    <w:rsid w:val="0035326A"/>
    <w:rsid w:val="0035326B"/>
    <w:rsid w:val="00353F0F"/>
    <w:rsid w:val="00353FD3"/>
    <w:rsid w:val="00354028"/>
    <w:rsid w:val="0035402E"/>
    <w:rsid w:val="0035452B"/>
    <w:rsid w:val="00355012"/>
    <w:rsid w:val="00355600"/>
    <w:rsid w:val="003557D5"/>
    <w:rsid w:val="003558D5"/>
    <w:rsid w:val="00355C4E"/>
    <w:rsid w:val="00355E58"/>
    <w:rsid w:val="003565DE"/>
    <w:rsid w:val="00356787"/>
    <w:rsid w:val="00356E9D"/>
    <w:rsid w:val="003577D1"/>
    <w:rsid w:val="003579D0"/>
    <w:rsid w:val="00357BD6"/>
    <w:rsid w:val="00357F58"/>
    <w:rsid w:val="00360021"/>
    <w:rsid w:val="0036030B"/>
    <w:rsid w:val="0036046A"/>
    <w:rsid w:val="0036067D"/>
    <w:rsid w:val="00361596"/>
    <w:rsid w:val="003617B5"/>
    <w:rsid w:val="003618F9"/>
    <w:rsid w:val="00361D22"/>
    <w:rsid w:val="00361F2C"/>
    <w:rsid w:val="00361F9D"/>
    <w:rsid w:val="0036205C"/>
    <w:rsid w:val="00362185"/>
    <w:rsid w:val="003622AD"/>
    <w:rsid w:val="00362602"/>
    <w:rsid w:val="00362817"/>
    <w:rsid w:val="0036312A"/>
    <w:rsid w:val="00363132"/>
    <w:rsid w:val="00363157"/>
    <w:rsid w:val="00363538"/>
    <w:rsid w:val="00363658"/>
    <w:rsid w:val="00363CE4"/>
    <w:rsid w:val="00363E01"/>
    <w:rsid w:val="00363F52"/>
    <w:rsid w:val="00363FB5"/>
    <w:rsid w:val="003640E1"/>
    <w:rsid w:val="003643D3"/>
    <w:rsid w:val="0036487B"/>
    <w:rsid w:val="00364F72"/>
    <w:rsid w:val="003650AD"/>
    <w:rsid w:val="003650F6"/>
    <w:rsid w:val="00365466"/>
    <w:rsid w:val="0036560C"/>
    <w:rsid w:val="003656ED"/>
    <w:rsid w:val="003657EA"/>
    <w:rsid w:val="0036583B"/>
    <w:rsid w:val="00365A9B"/>
    <w:rsid w:val="00365CC9"/>
    <w:rsid w:val="0036619A"/>
    <w:rsid w:val="00366425"/>
    <w:rsid w:val="003669FF"/>
    <w:rsid w:val="00366B50"/>
    <w:rsid w:val="00366BAE"/>
    <w:rsid w:val="00366DF6"/>
    <w:rsid w:val="00367372"/>
    <w:rsid w:val="0036737C"/>
    <w:rsid w:val="0036751D"/>
    <w:rsid w:val="00367D6B"/>
    <w:rsid w:val="003703A1"/>
    <w:rsid w:val="00370B07"/>
    <w:rsid w:val="00370ED8"/>
    <w:rsid w:val="00371B40"/>
    <w:rsid w:val="00371DE4"/>
    <w:rsid w:val="00372620"/>
    <w:rsid w:val="00372929"/>
    <w:rsid w:val="00372AE4"/>
    <w:rsid w:val="00372C63"/>
    <w:rsid w:val="00372D43"/>
    <w:rsid w:val="003734CC"/>
    <w:rsid w:val="003736CA"/>
    <w:rsid w:val="00373744"/>
    <w:rsid w:val="00373DE3"/>
    <w:rsid w:val="003740F3"/>
    <w:rsid w:val="0037428C"/>
    <w:rsid w:val="003743C6"/>
    <w:rsid w:val="00374BB8"/>
    <w:rsid w:val="00374CDE"/>
    <w:rsid w:val="00374D54"/>
    <w:rsid w:val="00374E89"/>
    <w:rsid w:val="0037500A"/>
    <w:rsid w:val="0037556C"/>
    <w:rsid w:val="0037564C"/>
    <w:rsid w:val="00375D5B"/>
    <w:rsid w:val="00375F26"/>
    <w:rsid w:val="00376132"/>
    <w:rsid w:val="00376385"/>
    <w:rsid w:val="00376B07"/>
    <w:rsid w:val="0037741D"/>
    <w:rsid w:val="003776F0"/>
    <w:rsid w:val="00377751"/>
    <w:rsid w:val="00377994"/>
    <w:rsid w:val="00377B0D"/>
    <w:rsid w:val="00377C7B"/>
    <w:rsid w:val="00377E1C"/>
    <w:rsid w:val="00377E70"/>
    <w:rsid w:val="003800E8"/>
    <w:rsid w:val="00380658"/>
    <w:rsid w:val="00380BF8"/>
    <w:rsid w:val="00380F28"/>
    <w:rsid w:val="003814FA"/>
    <w:rsid w:val="003815A1"/>
    <w:rsid w:val="00381633"/>
    <w:rsid w:val="00381A85"/>
    <w:rsid w:val="00381B6C"/>
    <w:rsid w:val="00381E3A"/>
    <w:rsid w:val="00381E97"/>
    <w:rsid w:val="00381EE1"/>
    <w:rsid w:val="00382189"/>
    <w:rsid w:val="00382644"/>
    <w:rsid w:val="00382705"/>
    <w:rsid w:val="0038289C"/>
    <w:rsid w:val="003829AA"/>
    <w:rsid w:val="00382B06"/>
    <w:rsid w:val="00382E02"/>
    <w:rsid w:val="00382FDA"/>
    <w:rsid w:val="003833AF"/>
    <w:rsid w:val="0038400F"/>
    <w:rsid w:val="003841C1"/>
    <w:rsid w:val="00384257"/>
    <w:rsid w:val="003842FE"/>
    <w:rsid w:val="00384A93"/>
    <w:rsid w:val="00384C1E"/>
    <w:rsid w:val="0038510B"/>
    <w:rsid w:val="00385896"/>
    <w:rsid w:val="003859BF"/>
    <w:rsid w:val="003859F3"/>
    <w:rsid w:val="00385C0D"/>
    <w:rsid w:val="00385ECC"/>
    <w:rsid w:val="00386137"/>
    <w:rsid w:val="0038616D"/>
    <w:rsid w:val="003861CF"/>
    <w:rsid w:val="00386229"/>
    <w:rsid w:val="003863B9"/>
    <w:rsid w:val="00386CA1"/>
    <w:rsid w:val="00386EC9"/>
    <w:rsid w:val="00386F55"/>
    <w:rsid w:val="003874FB"/>
    <w:rsid w:val="0039011C"/>
    <w:rsid w:val="0039025C"/>
    <w:rsid w:val="0039048B"/>
    <w:rsid w:val="003908DE"/>
    <w:rsid w:val="00390D91"/>
    <w:rsid w:val="003910FF"/>
    <w:rsid w:val="0039117C"/>
    <w:rsid w:val="00391219"/>
    <w:rsid w:val="003917CA"/>
    <w:rsid w:val="00391CFB"/>
    <w:rsid w:val="00391D99"/>
    <w:rsid w:val="003922D7"/>
    <w:rsid w:val="003923E1"/>
    <w:rsid w:val="00392428"/>
    <w:rsid w:val="00392493"/>
    <w:rsid w:val="003925D7"/>
    <w:rsid w:val="00392746"/>
    <w:rsid w:val="0039279F"/>
    <w:rsid w:val="003927CE"/>
    <w:rsid w:val="003928CB"/>
    <w:rsid w:val="00392BA9"/>
    <w:rsid w:val="00392C9E"/>
    <w:rsid w:val="00393283"/>
    <w:rsid w:val="0039335C"/>
    <w:rsid w:val="0039348D"/>
    <w:rsid w:val="00393607"/>
    <w:rsid w:val="00393CFB"/>
    <w:rsid w:val="003940D7"/>
    <w:rsid w:val="0039418A"/>
    <w:rsid w:val="0039454D"/>
    <w:rsid w:val="003949C2"/>
    <w:rsid w:val="00394AA3"/>
    <w:rsid w:val="00394DC4"/>
    <w:rsid w:val="00395310"/>
    <w:rsid w:val="003953D0"/>
    <w:rsid w:val="003957DF"/>
    <w:rsid w:val="00395DA6"/>
    <w:rsid w:val="0039703B"/>
    <w:rsid w:val="00397A77"/>
    <w:rsid w:val="00397F47"/>
    <w:rsid w:val="003A0222"/>
    <w:rsid w:val="003A084E"/>
    <w:rsid w:val="003A0C62"/>
    <w:rsid w:val="003A0DD0"/>
    <w:rsid w:val="003A1B39"/>
    <w:rsid w:val="003A1DD5"/>
    <w:rsid w:val="003A224B"/>
    <w:rsid w:val="003A25A2"/>
    <w:rsid w:val="003A287C"/>
    <w:rsid w:val="003A288E"/>
    <w:rsid w:val="003A2B34"/>
    <w:rsid w:val="003A34BC"/>
    <w:rsid w:val="003A35E4"/>
    <w:rsid w:val="003A37CD"/>
    <w:rsid w:val="003A37EB"/>
    <w:rsid w:val="003A3BFA"/>
    <w:rsid w:val="003A3CCD"/>
    <w:rsid w:val="003A40FA"/>
    <w:rsid w:val="003A43B1"/>
    <w:rsid w:val="003A4447"/>
    <w:rsid w:val="003A45DC"/>
    <w:rsid w:val="003A479B"/>
    <w:rsid w:val="003A4DE3"/>
    <w:rsid w:val="003A4EB4"/>
    <w:rsid w:val="003A5108"/>
    <w:rsid w:val="003A53BC"/>
    <w:rsid w:val="003A55A7"/>
    <w:rsid w:val="003A55B7"/>
    <w:rsid w:val="003A57D7"/>
    <w:rsid w:val="003A58F7"/>
    <w:rsid w:val="003A5C78"/>
    <w:rsid w:val="003A5F94"/>
    <w:rsid w:val="003A665D"/>
    <w:rsid w:val="003A67F5"/>
    <w:rsid w:val="003A6981"/>
    <w:rsid w:val="003A6B24"/>
    <w:rsid w:val="003A6DA5"/>
    <w:rsid w:val="003A6F94"/>
    <w:rsid w:val="003A7251"/>
    <w:rsid w:val="003A725F"/>
    <w:rsid w:val="003A7384"/>
    <w:rsid w:val="003A77A1"/>
    <w:rsid w:val="003A7C0E"/>
    <w:rsid w:val="003A7FBB"/>
    <w:rsid w:val="003B0117"/>
    <w:rsid w:val="003B0395"/>
    <w:rsid w:val="003B05AC"/>
    <w:rsid w:val="003B072A"/>
    <w:rsid w:val="003B0C63"/>
    <w:rsid w:val="003B0CB9"/>
    <w:rsid w:val="003B0E93"/>
    <w:rsid w:val="003B0FAF"/>
    <w:rsid w:val="003B14DF"/>
    <w:rsid w:val="003B15BD"/>
    <w:rsid w:val="003B16F0"/>
    <w:rsid w:val="003B1802"/>
    <w:rsid w:val="003B1865"/>
    <w:rsid w:val="003B190B"/>
    <w:rsid w:val="003B1BF2"/>
    <w:rsid w:val="003B1DDA"/>
    <w:rsid w:val="003B1E37"/>
    <w:rsid w:val="003B20DC"/>
    <w:rsid w:val="003B225F"/>
    <w:rsid w:val="003B2C54"/>
    <w:rsid w:val="003B2E5D"/>
    <w:rsid w:val="003B2F08"/>
    <w:rsid w:val="003B3321"/>
    <w:rsid w:val="003B370C"/>
    <w:rsid w:val="003B3C8D"/>
    <w:rsid w:val="003B3EFC"/>
    <w:rsid w:val="003B3FF7"/>
    <w:rsid w:val="003B40EA"/>
    <w:rsid w:val="003B414B"/>
    <w:rsid w:val="003B43BC"/>
    <w:rsid w:val="003B4503"/>
    <w:rsid w:val="003B464D"/>
    <w:rsid w:val="003B46F9"/>
    <w:rsid w:val="003B4B35"/>
    <w:rsid w:val="003B4C48"/>
    <w:rsid w:val="003B5348"/>
    <w:rsid w:val="003B56BC"/>
    <w:rsid w:val="003B5CD5"/>
    <w:rsid w:val="003B5DF6"/>
    <w:rsid w:val="003B65D1"/>
    <w:rsid w:val="003B69C1"/>
    <w:rsid w:val="003B69E0"/>
    <w:rsid w:val="003B6E8A"/>
    <w:rsid w:val="003B70F2"/>
    <w:rsid w:val="003B7152"/>
    <w:rsid w:val="003B7B18"/>
    <w:rsid w:val="003B7DDF"/>
    <w:rsid w:val="003B7DE7"/>
    <w:rsid w:val="003B7EFF"/>
    <w:rsid w:val="003B7F03"/>
    <w:rsid w:val="003C0147"/>
    <w:rsid w:val="003C021E"/>
    <w:rsid w:val="003C03EC"/>
    <w:rsid w:val="003C06A3"/>
    <w:rsid w:val="003C0859"/>
    <w:rsid w:val="003C08CC"/>
    <w:rsid w:val="003C0E87"/>
    <w:rsid w:val="003C10F0"/>
    <w:rsid w:val="003C1594"/>
    <w:rsid w:val="003C16F4"/>
    <w:rsid w:val="003C174F"/>
    <w:rsid w:val="003C1A84"/>
    <w:rsid w:val="003C1D18"/>
    <w:rsid w:val="003C2610"/>
    <w:rsid w:val="003C2BF6"/>
    <w:rsid w:val="003C2E18"/>
    <w:rsid w:val="003C3349"/>
    <w:rsid w:val="003C36D0"/>
    <w:rsid w:val="003C370B"/>
    <w:rsid w:val="003C3BD8"/>
    <w:rsid w:val="003C48F6"/>
    <w:rsid w:val="003C4DE5"/>
    <w:rsid w:val="003C4E04"/>
    <w:rsid w:val="003C4EFA"/>
    <w:rsid w:val="003C50FB"/>
    <w:rsid w:val="003C5444"/>
    <w:rsid w:val="003C54F8"/>
    <w:rsid w:val="003C67D1"/>
    <w:rsid w:val="003C6961"/>
    <w:rsid w:val="003C6C14"/>
    <w:rsid w:val="003C6DC6"/>
    <w:rsid w:val="003C6F61"/>
    <w:rsid w:val="003C71D3"/>
    <w:rsid w:val="003C78B3"/>
    <w:rsid w:val="003D00E7"/>
    <w:rsid w:val="003D03B9"/>
    <w:rsid w:val="003D063C"/>
    <w:rsid w:val="003D0D36"/>
    <w:rsid w:val="003D12A3"/>
    <w:rsid w:val="003D1649"/>
    <w:rsid w:val="003D1742"/>
    <w:rsid w:val="003D1AEE"/>
    <w:rsid w:val="003D1B83"/>
    <w:rsid w:val="003D1C87"/>
    <w:rsid w:val="003D1D5F"/>
    <w:rsid w:val="003D1EE1"/>
    <w:rsid w:val="003D20FC"/>
    <w:rsid w:val="003D2259"/>
    <w:rsid w:val="003D23C6"/>
    <w:rsid w:val="003D280E"/>
    <w:rsid w:val="003D2D77"/>
    <w:rsid w:val="003D2DE8"/>
    <w:rsid w:val="003D3460"/>
    <w:rsid w:val="003D3529"/>
    <w:rsid w:val="003D39B3"/>
    <w:rsid w:val="003D39D4"/>
    <w:rsid w:val="003D3C30"/>
    <w:rsid w:val="003D4B5B"/>
    <w:rsid w:val="003D4B8B"/>
    <w:rsid w:val="003D4DCD"/>
    <w:rsid w:val="003D535E"/>
    <w:rsid w:val="003D5BD1"/>
    <w:rsid w:val="003D5CB4"/>
    <w:rsid w:val="003D6B89"/>
    <w:rsid w:val="003D6B93"/>
    <w:rsid w:val="003D6F1D"/>
    <w:rsid w:val="003D6FDB"/>
    <w:rsid w:val="003D7717"/>
    <w:rsid w:val="003D7987"/>
    <w:rsid w:val="003D7A2B"/>
    <w:rsid w:val="003D7D31"/>
    <w:rsid w:val="003D7DBB"/>
    <w:rsid w:val="003D7FBF"/>
    <w:rsid w:val="003E002E"/>
    <w:rsid w:val="003E0132"/>
    <w:rsid w:val="003E015D"/>
    <w:rsid w:val="003E03B8"/>
    <w:rsid w:val="003E0745"/>
    <w:rsid w:val="003E0884"/>
    <w:rsid w:val="003E0D9E"/>
    <w:rsid w:val="003E1252"/>
    <w:rsid w:val="003E154B"/>
    <w:rsid w:val="003E16B2"/>
    <w:rsid w:val="003E1A76"/>
    <w:rsid w:val="003E1EE3"/>
    <w:rsid w:val="003E1F66"/>
    <w:rsid w:val="003E1F69"/>
    <w:rsid w:val="003E20F5"/>
    <w:rsid w:val="003E26F5"/>
    <w:rsid w:val="003E281F"/>
    <w:rsid w:val="003E2ABB"/>
    <w:rsid w:val="003E3345"/>
    <w:rsid w:val="003E3576"/>
    <w:rsid w:val="003E3995"/>
    <w:rsid w:val="003E3AAB"/>
    <w:rsid w:val="003E3FD3"/>
    <w:rsid w:val="003E408C"/>
    <w:rsid w:val="003E4158"/>
    <w:rsid w:val="003E41C5"/>
    <w:rsid w:val="003E42F2"/>
    <w:rsid w:val="003E44A4"/>
    <w:rsid w:val="003E4768"/>
    <w:rsid w:val="003E49C1"/>
    <w:rsid w:val="003E50F4"/>
    <w:rsid w:val="003E522B"/>
    <w:rsid w:val="003E5841"/>
    <w:rsid w:val="003E5915"/>
    <w:rsid w:val="003E59BB"/>
    <w:rsid w:val="003E5BE4"/>
    <w:rsid w:val="003E5C92"/>
    <w:rsid w:val="003E5D87"/>
    <w:rsid w:val="003E6277"/>
    <w:rsid w:val="003E62E5"/>
    <w:rsid w:val="003E64D0"/>
    <w:rsid w:val="003E6516"/>
    <w:rsid w:val="003E6B8F"/>
    <w:rsid w:val="003E6D0B"/>
    <w:rsid w:val="003E6F1A"/>
    <w:rsid w:val="003E705C"/>
    <w:rsid w:val="003E72D2"/>
    <w:rsid w:val="003E7B95"/>
    <w:rsid w:val="003E7DC6"/>
    <w:rsid w:val="003E7F99"/>
    <w:rsid w:val="003E7FD1"/>
    <w:rsid w:val="003F0082"/>
    <w:rsid w:val="003F03D2"/>
    <w:rsid w:val="003F064C"/>
    <w:rsid w:val="003F0C04"/>
    <w:rsid w:val="003F1627"/>
    <w:rsid w:val="003F16AD"/>
    <w:rsid w:val="003F1AFF"/>
    <w:rsid w:val="003F246D"/>
    <w:rsid w:val="003F25DF"/>
    <w:rsid w:val="003F262C"/>
    <w:rsid w:val="003F2999"/>
    <w:rsid w:val="003F2BF1"/>
    <w:rsid w:val="003F2D4B"/>
    <w:rsid w:val="003F3540"/>
    <w:rsid w:val="003F3648"/>
    <w:rsid w:val="003F3B02"/>
    <w:rsid w:val="003F3E1D"/>
    <w:rsid w:val="003F406C"/>
    <w:rsid w:val="003F4550"/>
    <w:rsid w:val="003F524B"/>
    <w:rsid w:val="003F53D6"/>
    <w:rsid w:val="003F596D"/>
    <w:rsid w:val="003F5BB0"/>
    <w:rsid w:val="003F5CF5"/>
    <w:rsid w:val="003F5E52"/>
    <w:rsid w:val="003F69A8"/>
    <w:rsid w:val="003F6B87"/>
    <w:rsid w:val="003F727A"/>
    <w:rsid w:val="003F7399"/>
    <w:rsid w:val="003F741F"/>
    <w:rsid w:val="003F7741"/>
    <w:rsid w:val="003F790C"/>
    <w:rsid w:val="003F7A9D"/>
    <w:rsid w:val="003F7B1A"/>
    <w:rsid w:val="003F7B6A"/>
    <w:rsid w:val="004000DC"/>
    <w:rsid w:val="00400120"/>
    <w:rsid w:val="0040086F"/>
    <w:rsid w:val="00400B47"/>
    <w:rsid w:val="00400CDA"/>
    <w:rsid w:val="00400E48"/>
    <w:rsid w:val="00401282"/>
    <w:rsid w:val="00401290"/>
    <w:rsid w:val="00401414"/>
    <w:rsid w:val="00401BA3"/>
    <w:rsid w:val="00401D43"/>
    <w:rsid w:val="00401F0E"/>
    <w:rsid w:val="004024C9"/>
    <w:rsid w:val="0040274B"/>
    <w:rsid w:val="00402CF2"/>
    <w:rsid w:val="00402EB2"/>
    <w:rsid w:val="004037F9"/>
    <w:rsid w:val="004038EC"/>
    <w:rsid w:val="00403D4D"/>
    <w:rsid w:val="00404098"/>
    <w:rsid w:val="004045D1"/>
    <w:rsid w:val="0040478F"/>
    <w:rsid w:val="004048AC"/>
    <w:rsid w:val="00404D7B"/>
    <w:rsid w:val="00405005"/>
    <w:rsid w:val="00405035"/>
    <w:rsid w:val="004057BE"/>
    <w:rsid w:val="00405E36"/>
    <w:rsid w:val="0040622D"/>
    <w:rsid w:val="004065DF"/>
    <w:rsid w:val="00406FD9"/>
    <w:rsid w:val="00407251"/>
    <w:rsid w:val="00407307"/>
    <w:rsid w:val="00407337"/>
    <w:rsid w:val="004074E0"/>
    <w:rsid w:val="00407647"/>
    <w:rsid w:val="00407DB2"/>
    <w:rsid w:val="00407E60"/>
    <w:rsid w:val="004106AF"/>
    <w:rsid w:val="004108E4"/>
    <w:rsid w:val="004109D6"/>
    <w:rsid w:val="00410B01"/>
    <w:rsid w:val="00410B42"/>
    <w:rsid w:val="00410C45"/>
    <w:rsid w:val="00410DD9"/>
    <w:rsid w:val="0041112C"/>
    <w:rsid w:val="0041148A"/>
    <w:rsid w:val="004115F3"/>
    <w:rsid w:val="00411A82"/>
    <w:rsid w:val="00411D9B"/>
    <w:rsid w:val="00411E32"/>
    <w:rsid w:val="004120CB"/>
    <w:rsid w:val="004124E8"/>
    <w:rsid w:val="004125A0"/>
    <w:rsid w:val="00412657"/>
    <w:rsid w:val="00412C3E"/>
    <w:rsid w:val="00412C94"/>
    <w:rsid w:val="00413519"/>
    <w:rsid w:val="00413569"/>
    <w:rsid w:val="004138C0"/>
    <w:rsid w:val="00414160"/>
    <w:rsid w:val="004141FD"/>
    <w:rsid w:val="0041424F"/>
    <w:rsid w:val="00414388"/>
    <w:rsid w:val="00414419"/>
    <w:rsid w:val="004145FD"/>
    <w:rsid w:val="00414633"/>
    <w:rsid w:val="00414686"/>
    <w:rsid w:val="00414825"/>
    <w:rsid w:val="00414B3E"/>
    <w:rsid w:val="00414BB4"/>
    <w:rsid w:val="004151D2"/>
    <w:rsid w:val="0041520E"/>
    <w:rsid w:val="00415A30"/>
    <w:rsid w:val="00415D53"/>
    <w:rsid w:val="0041652D"/>
    <w:rsid w:val="00416538"/>
    <w:rsid w:val="00416B35"/>
    <w:rsid w:val="00416EA3"/>
    <w:rsid w:val="004174EF"/>
    <w:rsid w:val="00417824"/>
    <w:rsid w:val="00417870"/>
    <w:rsid w:val="00417DE8"/>
    <w:rsid w:val="00417FDB"/>
    <w:rsid w:val="004203FA"/>
    <w:rsid w:val="0042042C"/>
    <w:rsid w:val="0042051D"/>
    <w:rsid w:val="004205AE"/>
    <w:rsid w:val="004205C1"/>
    <w:rsid w:val="0042064D"/>
    <w:rsid w:val="004208DA"/>
    <w:rsid w:val="00421001"/>
    <w:rsid w:val="00421255"/>
    <w:rsid w:val="004212CF"/>
    <w:rsid w:val="00421A59"/>
    <w:rsid w:val="00421CE1"/>
    <w:rsid w:val="00421CE2"/>
    <w:rsid w:val="00422064"/>
    <w:rsid w:val="004223A7"/>
    <w:rsid w:val="00422B65"/>
    <w:rsid w:val="00423271"/>
    <w:rsid w:val="00423443"/>
    <w:rsid w:val="00423894"/>
    <w:rsid w:val="00423E03"/>
    <w:rsid w:val="0042430D"/>
    <w:rsid w:val="00424697"/>
    <w:rsid w:val="00424943"/>
    <w:rsid w:val="00424C0C"/>
    <w:rsid w:val="00424D5C"/>
    <w:rsid w:val="00424D84"/>
    <w:rsid w:val="004253A1"/>
    <w:rsid w:val="00425DC1"/>
    <w:rsid w:val="00425E28"/>
    <w:rsid w:val="00426028"/>
    <w:rsid w:val="00426433"/>
    <w:rsid w:val="004265BE"/>
    <w:rsid w:val="00426654"/>
    <w:rsid w:val="004267BD"/>
    <w:rsid w:val="004268DF"/>
    <w:rsid w:val="00426B03"/>
    <w:rsid w:val="00426D1A"/>
    <w:rsid w:val="00426D4C"/>
    <w:rsid w:val="00427A69"/>
    <w:rsid w:val="00430447"/>
    <w:rsid w:val="00430634"/>
    <w:rsid w:val="00430A7B"/>
    <w:rsid w:val="00430AAB"/>
    <w:rsid w:val="004316BC"/>
    <w:rsid w:val="00431966"/>
    <w:rsid w:val="00431B5D"/>
    <w:rsid w:val="004322F9"/>
    <w:rsid w:val="0043236A"/>
    <w:rsid w:val="004323CF"/>
    <w:rsid w:val="0043262B"/>
    <w:rsid w:val="004327A2"/>
    <w:rsid w:val="00432933"/>
    <w:rsid w:val="00432AEE"/>
    <w:rsid w:val="00432BAC"/>
    <w:rsid w:val="004330C5"/>
    <w:rsid w:val="00434456"/>
    <w:rsid w:val="00434652"/>
    <w:rsid w:val="00434966"/>
    <w:rsid w:val="00434B15"/>
    <w:rsid w:val="00434DC2"/>
    <w:rsid w:val="00434E72"/>
    <w:rsid w:val="004350EB"/>
    <w:rsid w:val="00435697"/>
    <w:rsid w:val="00435A77"/>
    <w:rsid w:val="00436179"/>
    <w:rsid w:val="00436288"/>
    <w:rsid w:val="00436C62"/>
    <w:rsid w:val="00436FEE"/>
    <w:rsid w:val="0043742A"/>
    <w:rsid w:val="00437440"/>
    <w:rsid w:val="0043757C"/>
    <w:rsid w:val="00437C36"/>
    <w:rsid w:val="00437F74"/>
    <w:rsid w:val="00437FE9"/>
    <w:rsid w:val="00440073"/>
    <w:rsid w:val="00440274"/>
    <w:rsid w:val="00440499"/>
    <w:rsid w:val="00440532"/>
    <w:rsid w:val="004406BF"/>
    <w:rsid w:val="0044098F"/>
    <w:rsid w:val="004409DA"/>
    <w:rsid w:val="00440A9B"/>
    <w:rsid w:val="00440D73"/>
    <w:rsid w:val="00440DB3"/>
    <w:rsid w:val="004411F4"/>
    <w:rsid w:val="004414D5"/>
    <w:rsid w:val="0044187C"/>
    <w:rsid w:val="00441947"/>
    <w:rsid w:val="00441FCC"/>
    <w:rsid w:val="004422D2"/>
    <w:rsid w:val="00442DED"/>
    <w:rsid w:val="00442EF0"/>
    <w:rsid w:val="00442F39"/>
    <w:rsid w:val="00443082"/>
    <w:rsid w:val="00443094"/>
    <w:rsid w:val="004432A6"/>
    <w:rsid w:val="004435E4"/>
    <w:rsid w:val="004438DB"/>
    <w:rsid w:val="00443A84"/>
    <w:rsid w:val="004440AE"/>
    <w:rsid w:val="00444366"/>
    <w:rsid w:val="0044441B"/>
    <w:rsid w:val="00444B9F"/>
    <w:rsid w:val="00444C9D"/>
    <w:rsid w:val="00444EAA"/>
    <w:rsid w:val="004451B3"/>
    <w:rsid w:val="00445298"/>
    <w:rsid w:val="004456A1"/>
    <w:rsid w:val="00445971"/>
    <w:rsid w:val="00445AFA"/>
    <w:rsid w:val="00445E07"/>
    <w:rsid w:val="004462D5"/>
    <w:rsid w:val="004463B2"/>
    <w:rsid w:val="00446D98"/>
    <w:rsid w:val="004470F9"/>
    <w:rsid w:val="0044769B"/>
    <w:rsid w:val="00447705"/>
    <w:rsid w:val="00447A70"/>
    <w:rsid w:val="00447C81"/>
    <w:rsid w:val="00447E40"/>
    <w:rsid w:val="00447F4D"/>
    <w:rsid w:val="00450122"/>
    <w:rsid w:val="00450208"/>
    <w:rsid w:val="0045077D"/>
    <w:rsid w:val="0045087D"/>
    <w:rsid w:val="00450A02"/>
    <w:rsid w:val="00450CEC"/>
    <w:rsid w:val="00450E20"/>
    <w:rsid w:val="00450E71"/>
    <w:rsid w:val="00451436"/>
    <w:rsid w:val="00451753"/>
    <w:rsid w:val="00452314"/>
    <w:rsid w:val="00452915"/>
    <w:rsid w:val="00452D3C"/>
    <w:rsid w:val="00452FB3"/>
    <w:rsid w:val="00453098"/>
    <w:rsid w:val="0045341F"/>
    <w:rsid w:val="0045374E"/>
    <w:rsid w:val="00453831"/>
    <w:rsid w:val="0045383F"/>
    <w:rsid w:val="00453966"/>
    <w:rsid w:val="00453996"/>
    <w:rsid w:val="00453C9E"/>
    <w:rsid w:val="00453F63"/>
    <w:rsid w:val="0045407D"/>
    <w:rsid w:val="004548D6"/>
    <w:rsid w:val="004549C3"/>
    <w:rsid w:val="004549DB"/>
    <w:rsid w:val="00454D2F"/>
    <w:rsid w:val="004555F1"/>
    <w:rsid w:val="0045597A"/>
    <w:rsid w:val="00455ECC"/>
    <w:rsid w:val="00455F02"/>
    <w:rsid w:val="0045604D"/>
    <w:rsid w:val="004563F2"/>
    <w:rsid w:val="004563F3"/>
    <w:rsid w:val="0045647A"/>
    <w:rsid w:val="004564E0"/>
    <w:rsid w:val="00456762"/>
    <w:rsid w:val="00456DC5"/>
    <w:rsid w:val="00456FBB"/>
    <w:rsid w:val="0045723C"/>
    <w:rsid w:val="004575EB"/>
    <w:rsid w:val="004600FE"/>
    <w:rsid w:val="00460674"/>
    <w:rsid w:val="00460936"/>
    <w:rsid w:val="00460A52"/>
    <w:rsid w:val="00460D78"/>
    <w:rsid w:val="00460F38"/>
    <w:rsid w:val="00460F9D"/>
    <w:rsid w:val="004611AB"/>
    <w:rsid w:val="004611C0"/>
    <w:rsid w:val="0046148C"/>
    <w:rsid w:val="004614D8"/>
    <w:rsid w:val="0046165A"/>
    <w:rsid w:val="00461D67"/>
    <w:rsid w:val="0046222E"/>
    <w:rsid w:val="004625F0"/>
    <w:rsid w:val="00462744"/>
    <w:rsid w:val="00462771"/>
    <w:rsid w:val="00462A21"/>
    <w:rsid w:val="0046301A"/>
    <w:rsid w:val="004631BC"/>
    <w:rsid w:val="004632CC"/>
    <w:rsid w:val="00463395"/>
    <w:rsid w:val="0046343E"/>
    <w:rsid w:val="00463990"/>
    <w:rsid w:val="00463A13"/>
    <w:rsid w:val="0046428E"/>
    <w:rsid w:val="004642D6"/>
    <w:rsid w:val="004642FB"/>
    <w:rsid w:val="00464810"/>
    <w:rsid w:val="0046481C"/>
    <w:rsid w:val="00464863"/>
    <w:rsid w:val="00464A93"/>
    <w:rsid w:val="004656DB"/>
    <w:rsid w:val="00466205"/>
    <w:rsid w:val="004664E0"/>
    <w:rsid w:val="004664FF"/>
    <w:rsid w:val="0046666E"/>
    <w:rsid w:val="00466701"/>
    <w:rsid w:val="00466755"/>
    <w:rsid w:val="00466865"/>
    <w:rsid w:val="00466C81"/>
    <w:rsid w:val="00467409"/>
    <w:rsid w:val="00467551"/>
    <w:rsid w:val="00467931"/>
    <w:rsid w:val="00467D3C"/>
    <w:rsid w:val="00467D86"/>
    <w:rsid w:val="004702FA"/>
    <w:rsid w:val="004708C2"/>
    <w:rsid w:val="004709AE"/>
    <w:rsid w:val="004709B5"/>
    <w:rsid w:val="00470BD0"/>
    <w:rsid w:val="00470D72"/>
    <w:rsid w:val="00471052"/>
    <w:rsid w:val="00471286"/>
    <w:rsid w:val="004715B7"/>
    <w:rsid w:val="004716BD"/>
    <w:rsid w:val="00471A96"/>
    <w:rsid w:val="00471D14"/>
    <w:rsid w:val="00471D2E"/>
    <w:rsid w:val="00471F74"/>
    <w:rsid w:val="00471FBF"/>
    <w:rsid w:val="00472367"/>
    <w:rsid w:val="00472452"/>
    <w:rsid w:val="004724B7"/>
    <w:rsid w:val="0047267B"/>
    <w:rsid w:val="00472AE3"/>
    <w:rsid w:val="00473173"/>
    <w:rsid w:val="0047331F"/>
    <w:rsid w:val="004735FC"/>
    <w:rsid w:val="004736B8"/>
    <w:rsid w:val="00473727"/>
    <w:rsid w:val="00474092"/>
    <w:rsid w:val="004740B6"/>
    <w:rsid w:val="004740E3"/>
    <w:rsid w:val="00474369"/>
    <w:rsid w:val="00474532"/>
    <w:rsid w:val="00474B47"/>
    <w:rsid w:val="00474EFD"/>
    <w:rsid w:val="00475806"/>
    <w:rsid w:val="0047585E"/>
    <w:rsid w:val="00475AF7"/>
    <w:rsid w:val="00475D0E"/>
    <w:rsid w:val="00475FDC"/>
    <w:rsid w:val="004762E4"/>
    <w:rsid w:val="0047657A"/>
    <w:rsid w:val="0047676D"/>
    <w:rsid w:val="00476A5A"/>
    <w:rsid w:val="00476ABB"/>
    <w:rsid w:val="00476B2E"/>
    <w:rsid w:val="00476B84"/>
    <w:rsid w:val="00476BE1"/>
    <w:rsid w:val="00476DAC"/>
    <w:rsid w:val="00476DD4"/>
    <w:rsid w:val="00476F06"/>
    <w:rsid w:val="0047713D"/>
    <w:rsid w:val="00477427"/>
    <w:rsid w:val="00477AFB"/>
    <w:rsid w:val="00477BE4"/>
    <w:rsid w:val="0048024D"/>
    <w:rsid w:val="0048042F"/>
    <w:rsid w:val="00480441"/>
    <w:rsid w:val="0048045A"/>
    <w:rsid w:val="00480684"/>
    <w:rsid w:val="004807D8"/>
    <w:rsid w:val="0048087F"/>
    <w:rsid w:val="0048104A"/>
    <w:rsid w:val="004810CB"/>
    <w:rsid w:val="004810D4"/>
    <w:rsid w:val="0048112F"/>
    <w:rsid w:val="00481297"/>
    <w:rsid w:val="0048169B"/>
    <w:rsid w:val="004817E8"/>
    <w:rsid w:val="004819BB"/>
    <w:rsid w:val="00481A4A"/>
    <w:rsid w:val="004822C4"/>
    <w:rsid w:val="004828A0"/>
    <w:rsid w:val="00482A75"/>
    <w:rsid w:val="00482A7B"/>
    <w:rsid w:val="00482B98"/>
    <w:rsid w:val="00482F55"/>
    <w:rsid w:val="00483D7B"/>
    <w:rsid w:val="00483FA1"/>
    <w:rsid w:val="00484002"/>
    <w:rsid w:val="0048447E"/>
    <w:rsid w:val="00484B0C"/>
    <w:rsid w:val="00484B8B"/>
    <w:rsid w:val="00484F38"/>
    <w:rsid w:val="0048509B"/>
    <w:rsid w:val="004858AE"/>
    <w:rsid w:val="004859DF"/>
    <w:rsid w:val="00485D30"/>
    <w:rsid w:val="00485DFE"/>
    <w:rsid w:val="004860E4"/>
    <w:rsid w:val="00486461"/>
    <w:rsid w:val="00486BE2"/>
    <w:rsid w:val="00486C9D"/>
    <w:rsid w:val="00486CBC"/>
    <w:rsid w:val="00487340"/>
    <w:rsid w:val="00487B87"/>
    <w:rsid w:val="00487E1D"/>
    <w:rsid w:val="00487E3B"/>
    <w:rsid w:val="00487FBC"/>
    <w:rsid w:val="00487FBD"/>
    <w:rsid w:val="0049017F"/>
    <w:rsid w:val="00490222"/>
    <w:rsid w:val="00490889"/>
    <w:rsid w:val="00490E35"/>
    <w:rsid w:val="0049119F"/>
    <w:rsid w:val="0049126B"/>
    <w:rsid w:val="00491450"/>
    <w:rsid w:val="004915DF"/>
    <w:rsid w:val="0049181E"/>
    <w:rsid w:val="0049193C"/>
    <w:rsid w:val="00491C94"/>
    <w:rsid w:val="00492098"/>
    <w:rsid w:val="004926E5"/>
    <w:rsid w:val="00492848"/>
    <w:rsid w:val="00492FB5"/>
    <w:rsid w:val="00493040"/>
    <w:rsid w:val="004930FC"/>
    <w:rsid w:val="00493548"/>
    <w:rsid w:val="004935C9"/>
    <w:rsid w:val="00493B4E"/>
    <w:rsid w:val="00493C30"/>
    <w:rsid w:val="00493D7E"/>
    <w:rsid w:val="00493E2F"/>
    <w:rsid w:val="00493EBC"/>
    <w:rsid w:val="00494743"/>
    <w:rsid w:val="004949FA"/>
    <w:rsid w:val="00494A1E"/>
    <w:rsid w:val="00494D3A"/>
    <w:rsid w:val="00494D6E"/>
    <w:rsid w:val="00494FF4"/>
    <w:rsid w:val="0049505D"/>
    <w:rsid w:val="004950B1"/>
    <w:rsid w:val="004950BE"/>
    <w:rsid w:val="00495232"/>
    <w:rsid w:val="004959CF"/>
    <w:rsid w:val="00495C9C"/>
    <w:rsid w:val="00495D6F"/>
    <w:rsid w:val="00495DAA"/>
    <w:rsid w:val="00495DE7"/>
    <w:rsid w:val="00495E37"/>
    <w:rsid w:val="00495F81"/>
    <w:rsid w:val="00495FFB"/>
    <w:rsid w:val="004963EA"/>
    <w:rsid w:val="00496412"/>
    <w:rsid w:val="0049694D"/>
    <w:rsid w:val="00496B4B"/>
    <w:rsid w:val="00497377"/>
    <w:rsid w:val="0049747C"/>
    <w:rsid w:val="004976DA"/>
    <w:rsid w:val="004977D4"/>
    <w:rsid w:val="00497A49"/>
    <w:rsid w:val="004A0540"/>
    <w:rsid w:val="004A19F1"/>
    <w:rsid w:val="004A1B78"/>
    <w:rsid w:val="004A1F54"/>
    <w:rsid w:val="004A2616"/>
    <w:rsid w:val="004A2F9F"/>
    <w:rsid w:val="004A33BF"/>
    <w:rsid w:val="004A3A31"/>
    <w:rsid w:val="004A3B16"/>
    <w:rsid w:val="004A3F5F"/>
    <w:rsid w:val="004A405D"/>
    <w:rsid w:val="004A4374"/>
    <w:rsid w:val="004A468F"/>
    <w:rsid w:val="004A4FE6"/>
    <w:rsid w:val="004A50FF"/>
    <w:rsid w:val="004A5856"/>
    <w:rsid w:val="004A5C33"/>
    <w:rsid w:val="004A5D0D"/>
    <w:rsid w:val="004A5ED4"/>
    <w:rsid w:val="004A6493"/>
    <w:rsid w:val="004A6DC4"/>
    <w:rsid w:val="004A6E80"/>
    <w:rsid w:val="004A6F2D"/>
    <w:rsid w:val="004A713B"/>
    <w:rsid w:val="004A7378"/>
    <w:rsid w:val="004A796C"/>
    <w:rsid w:val="004B004A"/>
    <w:rsid w:val="004B0376"/>
    <w:rsid w:val="004B09CF"/>
    <w:rsid w:val="004B0B14"/>
    <w:rsid w:val="004B0C20"/>
    <w:rsid w:val="004B1611"/>
    <w:rsid w:val="004B1813"/>
    <w:rsid w:val="004B188C"/>
    <w:rsid w:val="004B1BF8"/>
    <w:rsid w:val="004B1D41"/>
    <w:rsid w:val="004B1EBC"/>
    <w:rsid w:val="004B21BF"/>
    <w:rsid w:val="004B276B"/>
    <w:rsid w:val="004B2DF1"/>
    <w:rsid w:val="004B32B4"/>
    <w:rsid w:val="004B367C"/>
    <w:rsid w:val="004B36DA"/>
    <w:rsid w:val="004B3EC6"/>
    <w:rsid w:val="004B42B6"/>
    <w:rsid w:val="004B4748"/>
    <w:rsid w:val="004B476E"/>
    <w:rsid w:val="004B4808"/>
    <w:rsid w:val="004B4890"/>
    <w:rsid w:val="004B4985"/>
    <w:rsid w:val="004B4B6E"/>
    <w:rsid w:val="004B4C77"/>
    <w:rsid w:val="004B4EEE"/>
    <w:rsid w:val="004B5061"/>
    <w:rsid w:val="004B54D3"/>
    <w:rsid w:val="004B55C6"/>
    <w:rsid w:val="004B59A1"/>
    <w:rsid w:val="004B59DF"/>
    <w:rsid w:val="004B5CC5"/>
    <w:rsid w:val="004B5DF2"/>
    <w:rsid w:val="004B6283"/>
    <w:rsid w:val="004B6549"/>
    <w:rsid w:val="004B6677"/>
    <w:rsid w:val="004B6751"/>
    <w:rsid w:val="004B68D0"/>
    <w:rsid w:val="004B697D"/>
    <w:rsid w:val="004B6ED5"/>
    <w:rsid w:val="004B710C"/>
    <w:rsid w:val="004B75A7"/>
    <w:rsid w:val="004B7763"/>
    <w:rsid w:val="004B7C08"/>
    <w:rsid w:val="004B7DDF"/>
    <w:rsid w:val="004C08F5"/>
    <w:rsid w:val="004C0C22"/>
    <w:rsid w:val="004C13CD"/>
    <w:rsid w:val="004C1564"/>
    <w:rsid w:val="004C17DE"/>
    <w:rsid w:val="004C18CB"/>
    <w:rsid w:val="004C1A38"/>
    <w:rsid w:val="004C1B70"/>
    <w:rsid w:val="004C1CCB"/>
    <w:rsid w:val="004C1ED3"/>
    <w:rsid w:val="004C208E"/>
    <w:rsid w:val="004C248A"/>
    <w:rsid w:val="004C2572"/>
    <w:rsid w:val="004C27F1"/>
    <w:rsid w:val="004C2867"/>
    <w:rsid w:val="004C2CC0"/>
    <w:rsid w:val="004C3118"/>
    <w:rsid w:val="004C4360"/>
    <w:rsid w:val="004C4DEC"/>
    <w:rsid w:val="004C4E26"/>
    <w:rsid w:val="004C4FE1"/>
    <w:rsid w:val="004C5028"/>
    <w:rsid w:val="004C5670"/>
    <w:rsid w:val="004C5966"/>
    <w:rsid w:val="004C59CA"/>
    <w:rsid w:val="004C5A4B"/>
    <w:rsid w:val="004C5CDD"/>
    <w:rsid w:val="004C6247"/>
    <w:rsid w:val="004C62FC"/>
    <w:rsid w:val="004C6810"/>
    <w:rsid w:val="004C69E3"/>
    <w:rsid w:val="004C6AB2"/>
    <w:rsid w:val="004C6C65"/>
    <w:rsid w:val="004C6C9D"/>
    <w:rsid w:val="004C710B"/>
    <w:rsid w:val="004C7340"/>
    <w:rsid w:val="004C7677"/>
    <w:rsid w:val="004C79AF"/>
    <w:rsid w:val="004C79FA"/>
    <w:rsid w:val="004C7A00"/>
    <w:rsid w:val="004C7F90"/>
    <w:rsid w:val="004D0022"/>
    <w:rsid w:val="004D137D"/>
    <w:rsid w:val="004D15FB"/>
    <w:rsid w:val="004D1943"/>
    <w:rsid w:val="004D1BBF"/>
    <w:rsid w:val="004D1C7A"/>
    <w:rsid w:val="004D1D9D"/>
    <w:rsid w:val="004D1F44"/>
    <w:rsid w:val="004D2072"/>
    <w:rsid w:val="004D2776"/>
    <w:rsid w:val="004D27CE"/>
    <w:rsid w:val="004D2892"/>
    <w:rsid w:val="004D28D5"/>
    <w:rsid w:val="004D2D82"/>
    <w:rsid w:val="004D2E5B"/>
    <w:rsid w:val="004D2EF0"/>
    <w:rsid w:val="004D2F1C"/>
    <w:rsid w:val="004D3113"/>
    <w:rsid w:val="004D3882"/>
    <w:rsid w:val="004D3F0E"/>
    <w:rsid w:val="004D4198"/>
    <w:rsid w:val="004D42ED"/>
    <w:rsid w:val="004D4464"/>
    <w:rsid w:val="004D4682"/>
    <w:rsid w:val="004D46ED"/>
    <w:rsid w:val="004D5075"/>
    <w:rsid w:val="004D5454"/>
    <w:rsid w:val="004D55DA"/>
    <w:rsid w:val="004D5C8D"/>
    <w:rsid w:val="004D5DF9"/>
    <w:rsid w:val="004D6055"/>
    <w:rsid w:val="004D61CB"/>
    <w:rsid w:val="004D6531"/>
    <w:rsid w:val="004D6804"/>
    <w:rsid w:val="004D6E90"/>
    <w:rsid w:val="004D72E7"/>
    <w:rsid w:val="004D73D7"/>
    <w:rsid w:val="004D783E"/>
    <w:rsid w:val="004D7D94"/>
    <w:rsid w:val="004D7F31"/>
    <w:rsid w:val="004E018C"/>
    <w:rsid w:val="004E025E"/>
    <w:rsid w:val="004E054E"/>
    <w:rsid w:val="004E0C26"/>
    <w:rsid w:val="004E0F16"/>
    <w:rsid w:val="004E11C9"/>
    <w:rsid w:val="004E1407"/>
    <w:rsid w:val="004E1507"/>
    <w:rsid w:val="004E1753"/>
    <w:rsid w:val="004E1E86"/>
    <w:rsid w:val="004E257E"/>
    <w:rsid w:val="004E26D2"/>
    <w:rsid w:val="004E2E64"/>
    <w:rsid w:val="004E31BA"/>
    <w:rsid w:val="004E3299"/>
    <w:rsid w:val="004E35EF"/>
    <w:rsid w:val="004E3E01"/>
    <w:rsid w:val="004E405F"/>
    <w:rsid w:val="004E4C9C"/>
    <w:rsid w:val="004E4F64"/>
    <w:rsid w:val="004E4FA0"/>
    <w:rsid w:val="004E506D"/>
    <w:rsid w:val="004E52BE"/>
    <w:rsid w:val="004E5380"/>
    <w:rsid w:val="004E53F8"/>
    <w:rsid w:val="004E57DB"/>
    <w:rsid w:val="004E585A"/>
    <w:rsid w:val="004E5A6F"/>
    <w:rsid w:val="004E5AE9"/>
    <w:rsid w:val="004E5B9E"/>
    <w:rsid w:val="004E6100"/>
    <w:rsid w:val="004E6421"/>
    <w:rsid w:val="004E64F2"/>
    <w:rsid w:val="004E6628"/>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784"/>
    <w:rsid w:val="004F17A0"/>
    <w:rsid w:val="004F17F7"/>
    <w:rsid w:val="004F1804"/>
    <w:rsid w:val="004F235A"/>
    <w:rsid w:val="004F2A98"/>
    <w:rsid w:val="004F2F92"/>
    <w:rsid w:val="004F3208"/>
    <w:rsid w:val="004F3475"/>
    <w:rsid w:val="004F34EC"/>
    <w:rsid w:val="004F35DE"/>
    <w:rsid w:val="004F3AA7"/>
    <w:rsid w:val="004F3B4E"/>
    <w:rsid w:val="004F3E50"/>
    <w:rsid w:val="004F412D"/>
    <w:rsid w:val="004F4134"/>
    <w:rsid w:val="004F4362"/>
    <w:rsid w:val="004F44B8"/>
    <w:rsid w:val="004F4CDD"/>
    <w:rsid w:val="004F5269"/>
    <w:rsid w:val="004F5383"/>
    <w:rsid w:val="004F55A7"/>
    <w:rsid w:val="004F5862"/>
    <w:rsid w:val="004F5D35"/>
    <w:rsid w:val="004F5E6D"/>
    <w:rsid w:val="004F5F02"/>
    <w:rsid w:val="004F74E4"/>
    <w:rsid w:val="004F756B"/>
    <w:rsid w:val="004F7835"/>
    <w:rsid w:val="004F7A1B"/>
    <w:rsid w:val="00500000"/>
    <w:rsid w:val="005007AE"/>
    <w:rsid w:val="00500F35"/>
    <w:rsid w:val="00500F85"/>
    <w:rsid w:val="005013DE"/>
    <w:rsid w:val="005019A0"/>
    <w:rsid w:val="005019B0"/>
    <w:rsid w:val="00501B4D"/>
    <w:rsid w:val="00501B7B"/>
    <w:rsid w:val="00501D26"/>
    <w:rsid w:val="00502163"/>
    <w:rsid w:val="005022A6"/>
    <w:rsid w:val="005023C0"/>
    <w:rsid w:val="005024BD"/>
    <w:rsid w:val="00502AEB"/>
    <w:rsid w:val="005031CA"/>
    <w:rsid w:val="005036F5"/>
    <w:rsid w:val="00503BB4"/>
    <w:rsid w:val="00503CB0"/>
    <w:rsid w:val="00503CFF"/>
    <w:rsid w:val="00503EC9"/>
    <w:rsid w:val="00503FE4"/>
    <w:rsid w:val="00504064"/>
    <w:rsid w:val="0050439B"/>
    <w:rsid w:val="00504832"/>
    <w:rsid w:val="00504877"/>
    <w:rsid w:val="00504AF9"/>
    <w:rsid w:val="00504E62"/>
    <w:rsid w:val="00504F31"/>
    <w:rsid w:val="0050544D"/>
    <w:rsid w:val="00505468"/>
    <w:rsid w:val="005054EF"/>
    <w:rsid w:val="00505877"/>
    <w:rsid w:val="00505B87"/>
    <w:rsid w:val="00505CB5"/>
    <w:rsid w:val="00505E74"/>
    <w:rsid w:val="00505F5D"/>
    <w:rsid w:val="00506135"/>
    <w:rsid w:val="00506214"/>
    <w:rsid w:val="005063C1"/>
    <w:rsid w:val="0050684C"/>
    <w:rsid w:val="005068D4"/>
    <w:rsid w:val="00506E53"/>
    <w:rsid w:val="0050710A"/>
    <w:rsid w:val="005071EF"/>
    <w:rsid w:val="00507456"/>
    <w:rsid w:val="00507587"/>
    <w:rsid w:val="00507927"/>
    <w:rsid w:val="00507CE3"/>
    <w:rsid w:val="00507DA8"/>
    <w:rsid w:val="00507ED8"/>
    <w:rsid w:val="00507FEF"/>
    <w:rsid w:val="0051014E"/>
    <w:rsid w:val="00510E7D"/>
    <w:rsid w:val="005111C6"/>
    <w:rsid w:val="00511389"/>
    <w:rsid w:val="005115B8"/>
    <w:rsid w:val="005117C9"/>
    <w:rsid w:val="005119F7"/>
    <w:rsid w:val="00511D7A"/>
    <w:rsid w:val="005121F7"/>
    <w:rsid w:val="00512989"/>
    <w:rsid w:val="005129CF"/>
    <w:rsid w:val="00512AE3"/>
    <w:rsid w:val="00512AE8"/>
    <w:rsid w:val="00512C00"/>
    <w:rsid w:val="00512EC1"/>
    <w:rsid w:val="00513072"/>
    <w:rsid w:val="005134C8"/>
    <w:rsid w:val="00513545"/>
    <w:rsid w:val="00513A26"/>
    <w:rsid w:val="0051414A"/>
    <w:rsid w:val="00514770"/>
    <w:rsid w:val="005153D3"/>
    <w:rsid w:val="00515466"/>
    <w:rsid w:val="00515561"/>
    <w:rsid w:val="00515581"/>
    <w:rsid w:val="005157C3"/>
    <w:rsid w:val="00515C17"/>
    <w:rsid w:val="00515DA2"/>
    <w:rsid w:val="00515FB6"/>
    <w:rsid w:val="005164F5"/>
    <w:rsid w:val="0051665F"/>
    <w:rsid w:val="00516F14"/>
    <w:rsid w:val="005170C8"/>
    <w:rsid w:val="00517167"/>
    <w:rsid w:val="00517186"/>
    <w:rsid w:val="0051727C"/>
    <w:rsid w:val="005172F3"/>
    <w:rsid w:val="005173E4"/>
    <w:rsid w:val="00517522"/>
    <w:rsid w:val="00517583"/>
    <w:rsid w:val="0051783B"/>
    <w:rsid w:val="00517A2D"/>
    <w:rsid w:val="00517CC2"/>
    <w:rsid w:val="0052011B"/>
    <w:rsid w:val="00520307"/>
    <w:rsid w:val="005203AC"/>
    <w:rsid w:val="005203CE"/>
    <w:rsid w:val="0052051A"/>
    <w:rsid w:val="005205FC"/>
    <w:rsid w:val="00520618"/>
    <w:rsid w:val="00520682"/>
    <w:rsid w:val="00521601"/>
    <w:rsid w:val="005217E9"/>
    <w:rsid w:val="00521AC9"/>
    <w:rsid w:val="00521FCF"/>
    <w:rsid w:val="00522282"/>
    <w:rsid w:val="00522399"/>
    <w:rsid w:val="005229CF"/>
    <w:rsid w:val="005229F2"/>
    <w:rsid w:val="00522B15"/>
    <w:rsid w:val="00522B85"/>
    <w:rsid w:val="005230AC"/>
    <w:rsid w:val="00523744"/>
    <w:rsid w:val="005238BB"/>
    <w:rsid w:val="005238E5"/>
    <w:rsid w:val="00523F24"/>
    <w:rsid w:val="0052471E"/>
    <w:rsid w:val="00524E2C"/>
    <w:rsid w:val="00524EB6"/>
    <w:rsid w:val="0052506E"/>
    <w:rsid w:val="005255BB"/>
    <w:rsid w:val="00525631"/>
    <w:rsid w:val="0052593C"/>
    <w:rsid w:val="005259F7"/>
    <w:rsid w:val="00525C48"/>
    <w:rsid w:val="00525F9D"/>
    <w:rsid w:val="005263CD"/>
    <w:rsid w:val="0052648C"/>
    <w:rsid w:val="005267C1"/>
    <w:rsid w:val="0052684D"/>
    <w:rsid w:val="005270D9"/>
    <w:rsid w:val="00527227"/>
    <w:rsid w:val="0052735C"/>
    <w:rsid w:val="00527CEE"/>
    <w:rsid w:val="00527EC9"/>
    <w:rsid w:val="005300B3"/>
    <w:rsid w:val="005303F0"/>
    <w:rsid w:val="0053060B"/>
    <w:rsid w:val="00530725"/>
    <w:rsid w:val="005308A1"/>
    <w:rsid w:val="0053099E"/>
    <w:rsid w:val="00530A08"/>
    <w:rsid w:val="00530BF9"/>
    <w:rsid w:val="00530ECD"/>
    <w:rsid w:val="00530F2F"/>
    <w:rsid w:val="00530FD0"/>
    <w:rsid w:val="005313F6"/>
    <w:rsid w:val="005315B0"/>
    <w:rsid w:val="00531CE6"/>
    <w:rsid w:val="00531DCB"/>
    <w:rsid w:val="00532170"/>
    <w:rsid w:val="005322F2"/>
    <w:rsid w:val="005323E2"/>
    <w:rsid w:val="005328F3"/>
    <w:rsid w:val="00532B6A"/>
    <w:rsid w:val="00532C94"/>
    <w:rsid w:val="00533486"/>
    <w:rsid w:val="005335F5"/>
    <w:rsid w:val="005338BB"/>
    <w:rsid w:val="005339B5"/>
    <w:rsid w:val="00533A70"/>
    <w:rsid w:val="00533CFF"/>
    <w:rsid w:val="00533D09"/>
    <w:rsid w:val="00533F5F"/>
    <w:rsid w:val="00533FF7"/>
    <w:rsid w:val="00534098"/>
    <w:rsid w:val="00534659"/>
    <w:rsid w:val="005346EC"/>
    <w:rsid w:val="00534A1F"/>
    <w:rsid w:val="00534AA8"/>
    <w:rsid w:val="0053500B"/>
    <w:rsid w:val="005353B3"/>
    <w:rsid w:val="00535496"/>
    <w:rsid w:val="005355B4"/>
    <w:rsid w:val="0053589D"/>
    <w:rsid w:val="005359E9"/>
    <w:rsid w:val="00535B96"/>
    <w:rsid w:val="00536591"/>
    <w:rsid w:val="0053661C"/>
    <w:rsid w:val="005366C2"/>
    <w:rsid w:val="005367AF"/>
    <w:rsid w:val="00537093"/>
    <w:rsid w:val="00537243"/>
    <w:rsid w:val="0053732C"/>
    <w:rsid w:val="00537438"/>
    <w:rsid w:val="005374D2"/>
    <w:rsid w:val="00537935"/>
    <w:rsid w:val="00537B2E"/>
    <w:rsid w:val="00537F6F"/>
    <w:rsid w:val="0054040F"/>
    <w:rsid w:val="005407B4"/>
    <w:rsid w:val="00540C10"/>
    <w:rsid w:val="00540C86"/>
    <w:rsid w:val="00540D99"/>
    <w:rsid w:val="00540DC1"/>
    <w:rsid w:val="0054138E"/>
    <w:rsid w:val="005417A2"/>
    <w:rsid w:val="00541972"/>
    <w:rsid w:val="00541FC9"/>
    <w:rsid w:val="0054246C"/>
    <w:rsid w:val="00542696"/>
    <w:rsid w:val="00542905"/>
    <w:rsid w:val="00542A92"/>
    <w:rsid w:val="00542C1E"/>
    <w:rsid w:val="00542F16"/>
    <w:rsid w:val="00542F96"/>
    <w:rsid w:val="00542FDB"/>
    <w:rsid w:val="00543184"/>
    <w:rsid w:val="0054339B"/>
    <w:rsid w:val="00543796"/>
    <w:rsid w:val="00543BAF"/>
    <w:rsid w:val="00543DBB"/>
    <w:rsid w:val="005444EF"/>
    <w:rsid w:val="00544546"/>
    <w:rsid w:val="00544646"/>
    <w:rsid w:val="0054464E"/>
    <w:rsid w:val="0054489F"/>
    <w:rsid w:val="005449F5"/>
    <w:rsid w:val="00544A03"/>
    <w:rsid w:val="00544DA5"/>
    <w:rsid w:val="00544F1C"/>
    <w:rsid w:val="005450A4"/>
    <w:rsid w:val="0054524E"/>
    <w:rsid w:val="0054582E"/>
    <w:rsid w:val="00545C1E"/>
    <w:rsid w:val="00545C65"/>
    <w:rsid w:val="00546643"/>
    <w:rsid w:val="00546B3D"/>
    <w:rsid w:val="0054717E"/>
    <w:rsid w:val="005475B4"/>
    <w:rsid w:val="005479A6"/>
    <w:rsid w:val="00547A6B"/>
    <w:rsid w:val="00547B73"/>
    <w:rsid w:val="00547CB4"/>
    <w:rsid w:val="00547EEF"/>
    <w:rsid w:val="00550268"/>
    <w:rsid w:val="005505FB"/>
    <w:rsid w:val="005506BE"/>
    <w:rsid w:val="005507EF"/>
    <w:rsid w:val="00550C1E"/>
    <w:rsid w:val="00550DA7"/>
    <w:rsid w:val="0055124F"/>
    <w:rsid w:val="00551325"/>
    <w:rsid w:val="00552275"/>
    <w:rsid w:val="00552298"/>
    <w:rsid w:val="00552582"/>
    <w:rsid w:val="005525AE"/>
    <w:rsid w:val="005525BC"/>
    <w:rsid w:val="00552694"/>
    <w:rsid w:val="0055271D"/>
    <w:rsid w:val="0055281C"/>
    <w:rsid w:val="00552A2A"/>
    <w:rsid w:val="00553004"/>
    <w:rsid w:val="00553197"/>
    <w:rsid w:val="005539AA"/>
    <w:rsid w:val="005539DA"/>
    <w:rsid w:val="00553A66"/>
    <w:rsid w:val="00553D9C"/>
    <w:rsid w:val="00553DF5"/>
    <w:rsid w:val="00553F63"/>
    <w:rsid w:val="00554207"/>
    <w:rsid w:val="00554253"/>
    <w:rsid w:val="00554534"/>
    <w:rsid w:val="00554699"/>
    <w:rsid w:val="00554CB1"/>
    <w:rsid w:val="00555125"/>
    <w:rsid w:val="00555423"/>
    <w:rsid w:val="005558B3"/>
    <w:rsid w:val="00555991"/>
    <w:rsid w:val="00555B7D"/>
    <w:rsid w:val="005561C3"/>
    <w:rsid w:val="00556B51"/>
    <w:rsid w:val="00556BEB"/>
    <w:rsid w:val="00556C1F"/>
    <w:rsid w:val="00556D48"/>
    <w:rsid w:val="00556E7C"/>
    <w:rsid w:val="00557085"/>
    <w:rsid w:val="00557471"/>
    <w:rsid w:val="005574CB"/>
    <w:rsid w:val="0055793C"/>
    <w:rsid w:val="00557C7D"/>
    <w:rsid w:val="00557DA1"/>
    <w:rsid w:val="00557F29"/>
    <w:rsid w:val="00557F7D"/>
    <w:rsid w:val="005600C0"/>
    <w:rsid w:val="005604DD"/>
    <w:rsid w:val="00560857"/>
    <w:rsid w:val="005608C7"/>
    <w:rsid w:val="00560C9A"/>
    <w:rsid w:val="00560CA4"/>
    <w:rsid w:val="00560DB1"/>
    <w:rsid w:val="00560DD3"/>
    <w:rsid w:val="00561335"/>
    <w:rsid w:val="005615F5"/>
    <w:rsid w:val="00562025"/>
    <w:rsid w:val="005620B5"/>
    <w:rsid w:val="00562127"/>
    <w:rsid w:val="0056251B"/>
    <w:rsid w:val="00562605"/>
    <w:rsid w:val="0056334E"/>
    <w:rsid w:val="0056358A"/>
    <w:rsid w:val="005638D3"/>
    <w:rsid w:val="005638F0"/>
    <w:rsid w:val="0056397E"/>
    <w:rsid w:val="00563D43"/>
    <w:rsid w:val="005640AA"/>
    <w:rsid w:val="005648B1"/>
    <w:rsid w:val="00564C07"/>
    <w:rsid w:val="00564EFC"/>
    <w:rsid w:val="00564FA5"/>
    <w:rsid w:val="00565088"/>
    <w:rsid w:val="00565162"/>
    <w:rsid w:val="005651D7"/>
    <w:rsid w:val="00565943"/>
    <w:rsid w:val="00565C3B"/>
    <w:rsid w:val="00565D57"/>
    <w:rsid w:val="00565E1B"/>
    <w:rsid w:val="005660CA"/>
    <w:rsid w:val="00566215"/>
    <w:rsid w:val="005665A3"/>
    <w:rsid w:val="0056673F"/>
    <w:rsid w:val="005667CB"/>
    <w:rsid w:val="00566A1D"/>
    <w:rsid w:val="00566A7D"/>
    <w:rsid w:val="00566E67"/>
    <w:rsid w:val="00566FDA"/>
    <w:rsid w:val="00566FEA"/>
    <w:rsid w:val="00567399"/>
    <w:rsid w:val="005674A5"/>
    <w:rsid w:val="00567E47"/>
    <w:rsid w:val="005701E1"/>
    <w:rsid w:val="00570462"/>
    <w:rsid w:val="005704BC"/>
    <w:rsid w:val="00570663"/>
    <w:rsid w:val="0057074B"/>
    <w:rsid w:val="00570DAA"/>
    <w:rsid w:val="00570E61"/>
    <w:rsid w:val="005711E5"/>
    <w:rsid w:val="0057131F"/>
    <w:rsid w:val="00571E77"/>
    <w:rsid w:val="0057220C"/>
    <w:rsid w:val="00572491"/>
    <w:rsid w:val="00572975"/>
    <w:rsid w:val="00572D26"/>
    <w:rsid w:val="00572DCE"/>
    <w:rsid w:val="00573509"/>
    <w:rsid w:val="00573579"/>
    <w:rsid w:val="0057357E"/>
    <w:rsid w:val="0057360D"/>
    <w:rsid w:val="00573AF4"/>
    <w:rsid w:val="00573C71"/>
    <w:rsid w:val="00573EBA"/>
    <w:rsid w:val="0057444E"/>
    <w:rsid w:val="00574685"/>
    <w:rsid w:val="00574792"/>
    <w:rsid w:val="00574A27"/>
    <w:rsid w:val="005750FF"/>
    <w:rsid w:val="00575145"/>
    <w:rsid w:val="0057556C"/>
    <w:rsid w:val="00575E2F"/>
    <w:rsid w:val="0057616C"/>
    <w:rsid w:val="00576FD9"/>
    <w:rsid w:val="0057729B"/>
    <w:rsid w:val="005773DB"/>
    <w:rsid w:val="005773FE"/>
    <w:rsid w:val="00577534"/>
    <w:rsid w:val="00577575"/>
    <w:rsid w:val="005775B0"/>
    <w:rsid w:val="00577AF2"/>
    <w:rsid w:val="00577D8F"/>
    <w:rsid w:val="00577FD1"/>
    <w:rsid w:val="00577FD5"/>
    <w:rsid w:val="0058003D"/>
    <w:rsid w:val="00580225"/>
    <w:rsid w:val="0058095B"/>
    <w:rsid w:val="00580E4A"/>
    <w:rsid w:val="00580E90"/>
    <w:rsid w:val="00580EC1"/>
    <w:rsid w:val="0058122B"/>
    <w:rsid w:val="0058129E"/>
    <w:rsid w:val="00581383"/>
    <w:rsid w:val="00581849"/>
    <w:rsid w:val="0058190F"/>
    <w:rsid w:val="00581A04"/>
    <w:rsid w:val="00581C40"/>
    <w:rsid w:val="005820D2"/>
    <w:rsid w:val="00582115"/>
    <w:rsid w:val="00582469"/>
    <w:rsid w:val="00582A1F"/>
    <w:rsid w:val="00582A35"/>
    <w:rsid w:val="005837C3"/>
    <w:rsid w:val="00583809"/>
    <w:rsid w:val="00583906"/>
    <w:rsid w:val="00583FCC"/>
    <w:rsid w:val="00584870"/>
    <w:rsid w:val="00584B2B"/>
    <w:rsid w:val="00584BC9"/>
    <w:rsid w:val="00584E3F"/>
    <w:rsid w:val="0058530F"/>
    <w:rsid w:val="0058536A"/>
    <w:rsid w:val="005854E0"/>
    <w:rsid w:val="00585C36"/>
    <w:rsid w:val="00585D32"/>
    <w:rsid w:val="00585E18"/>
    <w:rsid w:val="00585FFC"/>
    <w:rsid w:val="00586164"/>
    <w:rsid w:val="00586812"/>
    <w:rsid w:val="00586C84"/>
    <w:rsid w:val="00587139"/>
    <w:rsid w:val="005872EF"/>
    <w:rsid w:val="00587498"/>
    <w:rsid w:val="00587521"/>
    <w:rsid w:val="00587B0C"/>
    <w:rsid w:val="00587CFE"/>
    <w:rsid w:val="00587F38"/>
    <w:rsid w:val="005901CA"/>
    <w:rsid w:val="00590478"/>
    <w:rsid w:val="00590516"/>
    <w:rsid w:val="00590840"/>
    <w:rsid w:val="00590A98"/>
    <w:rsid w:val="00591191"/>
    <w:rsid w:val="00591749"/>
    <w:rsid w:val="00591D1B"/>
    <w:rsid w:val="00591F18"/>
    <w:rsid w:val="00591FD6"/>
    <w:rsid w:val="00592125"/>
    <w:rsid w:val="005922BC"/>
    <w:rsid w:val="00592468"/>
    <w:rsid w:val="005928BF"/>
    <w:rsid w:val="00592BE7"/>
    <w:rsid w:val="00592E7C"/>
    <w:rsid w:val="00592FDC"/>
    <w:rsid w:val="00593029"/>
    <w:rsid w:val="00593155"/>
    <w:rsid w:val="0059338E"/>
    <w:rsid w:val="00593681"/>
    <w:rsid w:val="0059381C"/>
    <w:rsid w:val="00593CDB"/>
    <w:rsid w:val="00593D43"/>
    <w:rsid w:val="005940AF"/>
    <w:rsid w:val="00594640"/>
    <w:rsid w:val="0059494C"/>
    <w:rsid w:val="00594EFA"/>
    <w:rsid w:val="00594F2A"/>
    <w:rsid w:val="00595085"/>
    <w:rsid w:val="0059555B"/>
    <w:rsid w:val="00595675"/>
    <w:rsid w:val="0059577F"/>
    <w:rsid w:val="005958BB"/>
    <w:rsid w:val="00596135"/>
    <w:rsid w:val="00596264"/>
    <w:rsid w:val="005962A7"/>
    <w:rsid w:val="0059661C"/>
    <w:rsid w:val="005966BC"/>
    <w:rsid w:val="005969C9"/>
    <w:rsid w:val="00597077"/>
    <w:rsid w:val="005970F2"/>
    <w:rsid w:val="00597992"/>
    <w:rsid w:val="005A08F7"/>
    <w:rsid w:val="005A0D9A"/>
    <w:rsid w:val="005A10EE"/>
    <w:rsid w:val="005A175C"/>
    <w:rsid w:val="005A1C12"/>
    <w:rsid w:val="005A1F8C"/>
    <w:rsid w:val="005A22FA"/>
    <w:rsid w:val="005A23D3"/>
    <w:rsid w:val="005A2527"/>
    <w:rsid w:val="005A25B2"/>
    <w:rsid w:val="005A27B7"/>
    <w:rsid w:val="005A2DC9"/>
    <w:rsid w:val="005A2FAC"/>
    <w:rsid w:val="005A34EC"/>
    <w:rsid w:val="005A3D5B"/>
    <w:rsid w:val="005A3DDD"/>
    <w:rsid w:val="005A45A9"/>
    <w:rsid w:val="005A4E77"/>
    <w:rsid w:val="005A52A3"/>
    <w:rsid w:val="005A5484"/>
    <w:rsid w:val="005A5495"/>
    <w:rsid w:val="005A57D5"/>
    <w:rsid w:val="005A5818"/>
    <w:rsid w:val="005A5D38"/>
    <w:rsid w:val="005A61D5"/>
    <w:rsid w:val="005A68F3"/>
    <w:rsid w:val="005A6A6A"/>
    <w:rsid w:val="005A6C3C"/>
    <w:rsid w:val="005A6CD3"/>
    <w:rsid w:val="005A6D63"/>
    <w:rsid w:val="005A75BC"/>
    <w:rsid w:val="005A78C6"/>
    <w:rsid w:val="005A7D07"/>
    <w:rsid w:val="005B0064"/>
    <w:rsid w:val="005B045A"/>
    <w:rsid w:val="005B0B2E"/>
    <w:rsid w:val="005B0BE3"/>
    <w:rsid w:val="005B0CB8"/>
    <w:rsid w:val="005B0E1F"/>
    <w:rsid w:val="005B1422"/>
    <w:rsid w:val="005B14F8"/>
    <w:rsid w:val="005B16DB"/>
    <w:rsid w:val="005B16ED"/>
    <w:rsid w:val="005B1BEF"/>
    <w:rsid w:val="005B1C10"/>
    <w:rsid w:val="005B1D6C"/>
    <w:rsid w:val="005B1EAA"/>
    <w:rsid w:val="005B2531"/>
    <w:rsid w:val="005B2762"/>
    <w:rsid w:val="005B29FA"/>
    <w:rsid w:val="005B31CE"/>
    <w:rsid w:val="005B35DF"/>
    <w:rsid w:val="005B36B1"/>
    <w:rsid w:val="005B39F9"/>
    <w:rsid w:val="005B3C1C"/>
    <w:rsid w:val="005B3F12"/>
    <w:rsid w:val="005B3F97"/>
    <w:rsid w:val="005B4744"/>
    <w:rsid w:val="005B4847"/>
    <w:rsid w:val="005B4B88"/>
    <w:rsid w:val="005B5109"/>
    <w:rsid w:val="005B5553"/>
    <w:rsid w:val="005B571A"/>
    <w:rsid w:val="005B5742"/>
    <w:rsid w:val="005B59E8"/>
    <w:rsid w:val="005B5AD1"/>
    <w:rsid w:val="005B602B"/>
    <w:rsid w:val="005B6408"/>
    <w:rsid w:val="005B6423"/>
    <w:rsid w:val="005B6D9B"/>
    <w:rsid w:val="005B71E3"/>
    <w:rsid w:val="005B74B9"/>
    <w:rsid w:val="005B7910"/>
    <w:rsid w:val="005B7B1F"/>
    <w:rsid w:val="005B7C3E"/>
    <w:rsid w:val="005B7DF2"/>
    <w:rsid w:val="005C0475"/>
    <w:rsid w:val="005C0A68"/>
    <w:rsid w:val="005C0CFA"/>
    <w:rsid w:val="005C0D0F"/>
    <w:rsid w:val="005C0E3B"/>
    <w:rsid w:val="005C0EE1"/>
    <w:rsid w:val="005C1319"/>
    <w:rsid w:val="005C18DC"/>
    <w:rsid w:val="005C1C17"/>
    <w:rsid w:val="005C23FB"/>
    <w:rsid w:val="005C2978"/>
    <w:rsid w:val="005C2C22"/>
    <w:rsid w:val="005C2CD8"/>
    <w:rsid w:val="005C3249"/>
    <w:rsid w:val="005C3765"/>
    <w:rsid w:val="005C38B7"/>
    <w:rsid w:val="005C3F49"/>
    <w:rsid w:val="005C40DF"/>
    <w:rsid w:val="005C49F8"/>
    <w:rsid w:val="005C4A8C"/>
    <w:rsid w:val="005C52C7"/>
    <w:rsid w:val="005C5770"/>
    <w:rsid w:val="005C6024"/>
    <w:rsid w:val="005C6047"/>
    <w:rsid w:val="005C62C4"/>
    <w:rsid w:val="005C639E"/>
    <w:rsid w:val="005C665F"/>
    <w:rsid w:val="005C666C"/>
    <w:rsid w:val="005C6A3D"/>
    <w:rsid w:val="005C6BFF"/>
    <w:rsid w:val="005C73D7"/>
    <w:rsid w:val="005C76F4"/>
    <w:rsid w:val="005C7B64"/>
    <w:rsid w:val="005C7CED"/>
    <w:rsid w:val="005C7DF5"/>
    <w:rsid w:val="005C7FB5"/>
    <w:rsid w:val="005D051C"/>
    <w:rsid w:val="005D0583"/>
    <w:rsid w:val="005D05A4"/>
    <w:rsid w:val="005D0728"/>
    <w:rsid w:val="005D0B93"/>
    <w:rsid w:val="005D0CD6"/>
    <w:rsid w:val="005D0FD7"/>
    <w:rsid w:val="005D10A7"/>
    <w:rsid w:val="005D11F7"/>
    <w:rsid w:val="005D1515"/>
    <w:rsid w:val="005D1726"/>
    <w:rsid w:val="005D1D5F"/>
    <w:rsid w:val="005D1F50"/>
    <w:rsid w:val="005D1FF1"/>
    <w:rsid w:val="005D2507"/>
    <w:rsid w:val="005D297D"/>
    <w:rsid w:val="005D2B33"/>
    <w:rsid w:val="005D2CBB"/>
    <w:rsid w:val="005D2E40"/>
    <w:rsid w:val="005D30C6"/>
    <w:rsid w:val="005D31F5"/>
    <w:rsid w:val="005D364D"/>
    <w:rsid w:val="005D387A"/>
    <w:rsid w:val="005D3A45"/>
    <w:rsid w:val="005D3C8A"/>
    <w:rsid w:val="005D3F86"/>
    <w:rsid w:val="005D415B"/>
    <w:rsid w:val="005D42DC"/>
    <w:rsid w:val="005D45D3"/>
    <w:rsid w:val="005D478E"/>
    <w:rsid w:val="005D47BB"/>
    <w:rsid w:val="005D4A42"/>
    <w:rsid w:val="005D4C23"/>
    <w:rsid w:val="005D4D01"/>
    <w:rsid w:val="005D4DE6"/>
    <w:rsid w:val="005D56F7"/>
    <w:rsid w:val="005D5957"/>
    <w:rsid w:val="005D59F9"/>
    <w:rsid w:val="005D5BDC"/>
    <w:rsid w:val="005D5DAF"/>
    <w:rsid w:val="005D5F6B"/>
    <w:rsid w:val="005D63BB"/>
    <w:rsid w:val="005D6861"/>
    <w:rsid w:val="005D6C61"/>
    <w:rsid w:val="005D6F24"/>
    <w:rsid w:val="005D7012"/>
    <w:rsid w:val="005D74EF"/>
    <w:rsid w:val="005D758D"/>
    <w:rsid w:val="005D772C"/>
    <w:rsid w:val="005D77F6"/>
    <w:rsid w:val="005D799F"/>
    <w:rsid w:val="005D7A48"/>
    <w:rsid w:val="005D7AE4"/>
    <w:rsid w:val="005E0181"/>
    <w:rsid w:val="005E0442"/>
    <w:rsid w:val="005E04E5"/>
    <w:rsid w:val="005E0A18"/>
    <w:rsid w:val="005E0E3B"/>
    <w:rsid w:val="005E0ED4"/>
    <w:rsid w:val="005E14CE"/>
    <w:rsid w:val="005E14DF"/>
    <w:rsid w:val="005E15E8"/>
    <w:rsid w:val="005E177D"/>
    <w:rsid w:val="005E1C5A"/>
    <w:rsid w:val="005E264B"/>
    <w:rsid w:val="005E2EA3"/>
    <w:rsid w:val="005E2F42"/>
    <w:rsid w:val="005E31CA"/>
    <w:rsid w:val="005E32CF"/>
    <w:rsid w:val="005E3416"/>
    <w:rsid w:val="005E35F6"/>
    <w:rsid w:val="005E38BB"/>
    <w:rsid w:val="005E3CE3"/>
    <w:rsid w:val="005E3E22"/>
    <w:rsid w:val="005E3E7A"/>
    <w:rsid w:val="005E4069"/>
    <w:rsid w:val="005E40A8"/>
    <w:rsid w:val="005E41F9"/>
    <w:rsid w:val="005E496F"/>
    <w:rsid w:val="005E4F80"/>
    <w:rsid w:val="005E5C07"/>
    <w:rsid w:val="005E5D68"/>
    <w:rsid w:val="005E5EAA"/>
    <w:rsid w:val="005E5FDF"/>
    <w:rsid w:val="005E6108"/>
    <w:rsid w:val="005E6343"/>
    <w:rsid w:val="005E68E0"/>
    <w:rsid w:val="005E69AA"/>
    <w:rsid w:val="005E70C9"/>
    <w:rsid w:val="005E736A"/>
    <w:rsid w:val="005E7699"/>
    <w:rsid w:val="005E769E"/>
    <w:rsid w:val="005E7787"/>
    <w:rsid w:val="005E7842"/>
    <w:rsid w:val="005E7D00"/>
    <w:rsid w:val="005E7E51"/>
    <w:rsid w:val="005F00E6"/>
    <w:rsid w:val="005F024C"/>
    <w:rsid w:val="005F02F7"/>
    <w:rsid w:val="005F046D"/>
    <w:rsid w:val="005F0553"/>
    <w:rsid w:val="005F058A"/>
    <w:rsid w:val="005F07BF"/>
    <w:rsid w:val="005F0A59"/>
    <w:rsid w:val="005F0B74"/>
    <w:rsid w:val="005F0C25"/>
    <w:rsid w:val="005F0CBC"/>
    <w:rsid w:val="005F0D49"/>
    <w:rsid w:val="005F0D78"/>
    <w:rsid w:val="005F101E"/>
    <w:rsid w:val="005F108A"/>
    <w:rsid w:val="005F1798"/>
    <w:rsid w:val="005F19C8"/>
    <w:rsid w:val="005F20B7"/>
    <w:rsid w:val="005F20E8"/>
    <w:rsid w:val="005F223D"/>
    <w:rsid w:val="005F2C18"/>
    <w:rsid w:val="005F3262"/>
    <w:rsid w:val="005F36DF"/>
    <w:rsid w:val="005F3B2B"/>
    <w:rsid w:val="005F3B76"/>
    <w:rsid w:val="005F3BF5"/>
    <w:rsid w:val="005F3CF3"/>
    <w:rsid w:val="005F46B1"/>
    <w:rsid w:val="005F48AE"/>
    <w:rsid w:val="005F4EBA"/>
    <w:rsid w:val="005F51B6"/>
    <w:rsid w:val="005F5B6B"/>
    <w:rsid w:val="005F6167"/>
    <w:rsid w:val="005F636B"/>
    <w:rsid w:val="005F6CA5"/>
    <w:rsid w:val="005F6EC1"/>
    <w:rsid w:val="005F7056"/>
    <w:rsid w:val="005F710C"/>
    <w:rsid w:val="005F770A"/>
    <w:rsid w:val="006004AF"/>
    <w:rsid w:val="00600600"/>
    <w:rsid w:val="0060073F"/>
    <w:rsid w:val="00600782"/>
    <w:rsid w:val="00600DFE"/>
    <w:rsid w:val="00600EDD"/>
    <w:rsid w:val="0060130D"/>
    <w:rsid w:val="006018F2"/>
    <w:rsid w:val="00601A29"/>
    <w:rsid w:val="00601B6A"/>
    <w:rsid w:val="00601FF2"/>
    <w:rsid w:val="00602192"/>
    <w:rsid w:val="00603109"/>
    <w:rsid w:val="00603233"/>
    <w:rsid w:val="0060335B"/>
    <w:rsid w:val="0060363B"/>
    <w:rsid w:val="0060395A"/>
    <w:rsid w:val="00603BB6"/>
    <w:rsid w:val="00604257"/>
    <w:rsid w:val="006044D4"/>
    <w:rsid w:val="00604964"/>
    <w:rsid w:val="00604CE1"/>
    <w:rsid w:val="00605036"/>
    <w:rsid w:val="0060518D"/>
    <w:rsid w:val="006051C9"/>
    <w:rsid w:val="00605655"/>
    <w:rsid w:val="006057EF"/>
    <w:rsid w:val="00606051"/>
    <w:rsid w:val="006066DE"/>
    <w:rsid w:val="006066F9"/>
    <w:rsid w:val="00606ED6"/>
    <w:rsid w:val="00606FE0"/>
    <w:rsid w:val="00607661"/>
    <w:rsid w:val="00607753"/>
    <w:rsid w:val="00607837"/>
    <w:rsid w:val="006078A7"/>
    <w:rsid w:val="00607981"/>
    <w:rsid w:val="0061024C"/>
    <w:rsid w:val="0061027C"/>
    <w:rsid w:val="00610850"/>
    <w:rsid w:val="00610BBD"/>
    <w:rsid w:val="00610E16"/>
    <w:rsid w:val="006114E9"/>
    <w:rsid w:val="00611A77"/>
    <w:rsid w:val="00611B54"/>
    <w:rsid w:val="00611BE6"/>
    <w:rsid w:val="00611DB3"/>
    <w:rsid w:val="00611E6A"/>
    <w:rsid w:val="00611F3B"/>
    <w:rsid w:val="00611FB8"/>
    <w:rsid w:val="006122A4"/>
    <w:rsid w:val="00612742"/>
    <w:rsid w:val="00612EEF"/>
    <w:rsid w:val="00613219"/>
    <w:rsid w:val="006134A7"/>
    <w:rsid w:val="00613503"/>
    <w:rsid w:val="00613832"/>
    <w:rsid w:val="006139CD"/>
    <w:rsid w:val="006141F1"/>
    <w:rsid w:val="0061429C"/>
    <w:rsid w:val="0061471F"/>
    <w:rsid w:val="006149FA"/>
    <w:rsid w:val="00614D8D"/>
    <w:rsid w:val="00614ED5"/>
    <w:rsid w:val="00615053"/>
    <w:rsid w:val="0061519F"/>
    <w:rsid w:val="006151FE"/>
    <w:rsid w:val="00615786"/>
    <w:rsid w:val="00615918"/>
    <w:rsid w:val="00615AAB"/>
    <w:rsid w:val="00615E5C"/>
    <w:rsid w:val="00615FEC"/>
    <w:rsid w:val="006164B2"/>
    <w:rsid w:val="006169CB"/>
    <w:rsid w:val="00616C78"/>
    <w:rsid w:val="00616DCF"/>
    <w:rsid w:val="00616F71"/>
    <w:rsid w:val="006174A0"/>
    <w:rsid w:val="0061750F"/>
    <w:rsid w:val="0061778A"/>
    <w:rsid w:val="00617841"/>
    <w:rsid w:val="00617B18"/>
    <w:rsid w:val="00617C92"/>
    <w:rsid w:val="00620003"/>
    <w:rsid w:val="006207F2"/>
    <w:rsid w:val="00620FA8"/>
    <w:rsid w:val="006210AC"/>
    <w:rsid w:val="006212CE"/>
    <w:rsid w:val="006213C6"/>
    <w:rsid w:val="00621780"/>
    <w:rsid w:val="006217D2"/>
    <w:rsid w:val="0062189F"/>
    <w:rsid w:val="006219CE"/>
    <w:rsid w:val="00621E23"/>
    <w:rsid w:val="00622949"/>
    <w:rsid w:val="00622993"/>
    <w:rsid w:val="006229F9"/>
    <w:rsid w:val="00622F4C"/>
    <w:rsid w:val="006231EC"/>
    <w:rsid w:val="0062322F"/>
    <w:rsid w:val="00623397"/>
    <w:rsid w:val="006235CF"/>
    <w:rsid w:val="00623626"/>
    <w:rsid w:val="0062366E"/>
    <w:rsid w:val="006236AE"/>
    <w:rsid w:val="00623A2E"/>
    <w:rsid w:val="00623A51"/>
    <w:rsid w:val="00623D34"/>
    <w:rsid w:val="00623FEE"/>
    <w:rsid w:val="0062400B"/>
    <w:rsid w:val="00624342"/>
    <w:rsid w:val="00624706"/>
    <w:rsid w:val="00624A4D"/>
    <w:rsid w:val="00624BCB"/>
    <w:rsid w:val="00624C5F"/>
    <w:rsid w:val="00624C8E"/>
    <w:rsid w:val="00624FC3"/>
    <w:rsid w:val="006254AF"/>
    <w:rsid w:val="006254D6"/>
    <w:rsid w:val="00625689"/>
    <w:rsid w:val="00625906"/>
    <w:rsid w:val="00625C4E"/>
    <w:rsid w:val="00625CBC"/>
    <w:rsid w:val="00625DD9"/>
    <w:rsid w:val="0062611E"/>
    <w:rsid w:val="00626127"/>
    <w:rsid w:val="006268B9"/>
    <w:rsid w:val="00626A62"/>
    <w:rsid w:val="00626C3D"/>
    <w:rsid w:val="006272B1"/>
    <w:rsid w:val="006279A4"/>
    <w:rsid w:val="00627AD3"/>
    <w:rsid w:val="00627E0E"/>
    <w:rsid w:val="00627F8D"/>
    <w:rsid w:val="00627FD5"/>
    <w:rsid w:val="00630247"/>
    <w:rsid w:val="006303CC"/>
    <w:rsid w:val="00630588"/>
    <w:rsid w:val="00630729"/>
    <w:rsid w:val="006307E3"/>
    <w:rsid w:val="00631328"/>
    <w:rsid w:val="00631D55"/>
    <w:rsid w:val="00631E1C"/>
    <w:rsid w:val="00631FE9"/>
    <w:rsid w:val="00632200"/>
    <w:rsid w:val="006322E6"/>
    <w:rsid w:val="00632ABF"/>
    <w:rsid w:val="0063302F"/>
    <w:rsid w:val="0063330B"/>
    <w:rsid w:val="00633B92"/>
    <w:rsid w:val="00633BC5"/>
    <w:rsid w:val="006343E1"/>
    <w:rsid w:val="006344F1"/>
    <w:rsid w:val="0063471D"/>
    <w:rsid w:val="00634D1D"/>
    <w:rsid w:val="00634D5F"/>
    <w:rsid w:val="00634F3C"/>
    <w:rsid w:val="00635BD6"/>
    <w:rsid w:val="00635EFF"/>
    <w:rsid w:val="00636514"/>
    <w:rsid w:val="00636910"/>
    <w:rsid w:val="00636962"/>
    <w:rsid w:val="006373C2"/>
    <w:rsid w:val="00637477"/>
    <w:rsid w:val="006374D3"/>
    <w:rsid w:val="006379D9"/>
    <w:rsid w:val="00637D02"/>
    <w:rsid w:val="00640230"/>
    <w:rsid w:val="0064083A"/>
    <w:rsid w:val="0064090F"/>
    <w:rsid w:val="00640BF6"/>
    <w:rsid w:val="00640D06"/>
    <w:rsid w:val="0064106B"/>
    <w:rsid w:val="0064145A"/>
    <w:rsid w:val="00641462"/>
    <w:rsid w:val="00641514"/>
    <w:rsid w:val="00641739"/>
    <w:rsid w:val="0064189C"/>
    <w:rsid w:val="00641AB5"/>
    <w:rsid w:val="00641BE5"/>
    <w:rsid w:val="00641CF6"/>
    <w:rsid w:val="00641F38"/>
    <w:rsid w:val="00642122"/>
    <w:rsid w:val="006421F5"/>
    <w:rsid w:val="006424B9"/>
    <w:rsid w:val="006424FE"/>
    <w:rsid w:val="0064265E"/>
    <w:rsid w:val="006427E1"/>
    <w:rsid w:val="0064295E"/>
    <w:rsid w:val="00642A00"/>
    <w:rsid w:val="00642D12"/>
    <w:rsid w:val="006430AE"/>
    <w:rsid w:val="00643149"/>
    <w:rsid w:val="0064315A"/>
    <w:rsid w:val="00643509"/>
    <w:rsid w:val="00643519"/>
    <w:rsid w:val="0064454F"/>
    <w:rsid w:val="00644A9E"/>
    <w:rsid w:val="00644BC1"/>
    <w:rsid w:val="0064554B"/>
    <w:rsid w:val="00645665"/>
    <w:rsid w:val="006457A4"/>
    <w:rsid w:val="006459DE"/>
    <w:rsid w:val="00645BEC"/>
    <w:rsid w:val="00645CD4"/>
    <w:rsid w:val="006462AC"/>
    <w:rsid w:val="006463FC"/>
    <w:rsid w:val="006464C9"/>
    <w:rsid w:val="006467C5"/>
    <w:rsid w:val="00646833"/>
    <w:rsid w:val="00646AF0"/>
    <w:rsid w:val="00646B7A"/>
    <w:rsid w:val="00646E66"/>
    <w:rsid w:val="00647217"/>
    <w:rsid w:val="00647276"/>
    <w:rsid w:val="0064727C"/>
    <w:rsid w:val="0064746D"/>
    <w:rsid w:val="006477C6"/>
    <w:rsid w:val="00647A2B"/>
    <w:rsid w:val="0065003D"/>
    <w:rsid w:val="0065027A"/>
    <w:rsid w:val="006502EF"/>
    <w:rsid w:val="006503B4"/>
    <w:rsid w:val="00650587"/>
    <w:rsid w:val="0065065B"/>
    <w:rsid w:val="006508EF"/>
    <w:rsid w:val="00650A27"/>
    <w:rsid w:val="00650BE1"/>
    <w:rsid w:val="006515C7"/>
    <w:rsid w:val="00651845"/>
    <w:rsid w:val="0065272D"/>
    <w:rsid w:val="00652827"/>
    <w:rsid w:val="006529F2"/>
    <w:rsid w:val="00652BE7"/>
    <w:rsid w:val="006535AD"/>
    <w:rsid w:val="00653B36"/>
    <w:rsid w:val="00653EE1"/>
    <w:rsid w:val="0065405A"/>
    <w:rsid w:val="00654132"/>
    <w:rsid w:val="00654BDA"/>
    <w:rsid w:val="00654C6F"/>
    <w:rsid w:val="006550E4"/>
    <w:rsid w:val="00655228"/>
    <w:rsid w:val="006552CD"/>
    <w:rsid w:val="006553DA"/>
    <w:rsid w:val="0065558F"/>
    <w:rsid w:val="006555FB"/>
    <w:rsid w:val="0065562B"/>
    <w:rsid w:val="00655C2B"/>
    <w:rsid w:val="00655C6B"/>
    <w:rsid w:val="00655FD0"/>
    <w:rsid w:val="00656385"/>
    <w:rsid w:val="00656873"/>
    <w:rsid w:val="00656D61"/>
    <w:rsid w:val="006570AD"/>
    <w:rsid w:val="00657288"/>
    <w:rsid w:val="0065728E"/>
    <w:rsid w:val="0065772F"/>
    <w:rsid w:val="00657872"/>
    <w:rsid w:val="00657C95"/>
    <w:rsid w:val="00657D0C"/>
    <w:rsid w:val="00657D76"/>
    <w:rsid w:val="00657E15"/>
    <w:rsid w:val="006603C8"/>
    <w:rsid w:val="006605B7"/>
    <w:rsid w:val="00660649"/>
    <w:rsid w:val="00660703"/>
    <w:rsid w:val="006607F6"/>
    <w:rsid w:val="00660B9F"/>
    <w:rsid w:val="00660F5F"/>
    <w:rsid w:val="0066129E"/>
    <w:rsid w:val="006615FB"/>
    <w:rsid w:val="0066164A"/>
    <w:rsid w:val="00661AE8"/>
    <w:rsid w:val="00661D0C"/>
    <w:rsid w:val="00661E74"/>
    <w:rsid w:val="00661E7A"/>
    <w:rsid w:val="006621B0"/>
    <w:rsid w:val="006621F2"/>
    <w:rsid w:val="006624BD"/>
    <w:rsid w:val="006624E3"/>
    <w:rsid w:val="0066280C"/>
    <w:rsid w:val="00662AFC"/>
    <w:rsid w:val="00662F76"/>
    <w:rsid w:val="00663284"/>
    <w:rsid w:val="00663480"/>
    <w:rsid w:val="0066366B"/>
    <w:rsid w:val="006636E1"/>
    <w:rsid w:val="00663720"/>
    <w:rsid w:val="006637DE"/>
    <w:rsid w:val="00663A0D"/>
    <w:rsid w:val="006645B1"/>
    <w:rsid w:val="006646D3"/>
    <w:rsid w:val="0066511E"/>
    <w:rsid w:val="0066537B"/>
    <w:rsid w:val="00665757"/>
    <w:rsid w:val="00665A58"/>
    <w:rsid w:val="00665BE1"/>
    <w:rsid w:val="00666183"/>
    <w:rsid w:val="006663CB"/>
    <w:rsid w:val="0066675A"/>
    <w:rsid w:val="00667208"/>
    <w:rsid w:val="0067007D"/>
    <w:rsid w:val="0067050D"/>
    <w:rsid w:val="0067094A"/>
    <w:rsid w:val="00670AB4"/>
    <w:rsid w:val="00670B72"/>
    <w:rsid w:val="00670EDE"/>
    <w:rsid w:val="0067127B"/>
    <w:rsid w:val="00671764"/>
    <w:rsid w:val="00671A87"/>
    <w:rsid w:val="00671E6E"/>
    <w:rsid w:val="00671EC3"/>
    <w:rsid w:val="00672475"/>
    <w:rsid w:val="00672741"/>
    <w:rsid w:val="0067298D"/>
    <w:rsid w:val="00672F6C"/>
    <w:rsid w:val="00673262"/>
    <w:rsid w:val="00673441"/>
    <w:rsid w:val="00673AE1"/>
    <w:rsid w:val="00673B03"/>
    <w:rsid w:val="00673CE0"/>
    <w:rsid w:val="006747E1"/>
    <w:rsid w:val="0067486C"/>
    <w:rsid w:val="00674CCE"/>
    <w:rsid w:val="00674E4A"/>
    <w:rsid w:val="00674EC1"/>
    <w:rsid w:val="006751B7"/>
    <w:rsid w:val="00675269"/>
    <w:rsid w:val="00675509"/>
    <w:rsid w:val="006757D1"/>
    <w:rsid w:val="00675881"/>
    <w:rsid w:val="00675A42"/>
    <w:rsid w:val="00675A6B"/>
    <w:rsid w:val="00675C8F"/>
    <w:rsid w:val="00676004"/>
    <w:rsid w:val="00676593"/>
    <w:rsid w:val="00676635"/>
    <w:rsid w:val="006766A2"/>
    <w:rsid w:val="00676970"/>
    <w:rsid w:val="00676DEF"/>
    <w:rsid w:val="006779CE"/>
    <w:rsid w:val="00677AB4"/>
    <w:rsid w:val="00677C94"/>
    <w:rsid w:val="00677D85"/>
    <w:rsid w:val="00677DB5"/>
    <w:rsid w:val="00680275"/>
    <w:rsid w:val="0068059E"/>
    <w:rsid w:val="006805C7"/>
    <w:rsid w:val="00680AE1"/>
    <w:rsid w:val="00680D2A"/>
    <w:rsid w:val="0068105E"/>
    <w:rsid w:val="00681550"/>
    <w:rsid w:val="00681660"/>
    <w:rsid w:val="00681EF1"/>
    <w:rsid w:val="006820EA"/>
    <w:rsid w:val="00682475"/>
    <w:rsid w:val="0068260E"/>
    <w:rsid w:val="006826C7"/>
    <w:rsid w:val="006828BF"/>
    <w:rsid w:val="006828EA"/>
    <w:rsid w:val="00682A2B"/>
    <w:rsid w:val="00682E70"/>
    <w:rsid w:val="00682FD7"/>
    <w:rsid w:val="00683295"/>
    <w:rsid w:val="006832B0"/>
    <w:rsid w:val="006836F5"/>
    <w:rsid w:val="00683911"/>
    <w:rsid w:val="00683AE3"/>
    <w:rsid w:val="00683B7D"/>
    <w:rsid w:val="00683E40"/>
    <w:rsid w:val="00684327"/>
    <w:rsid w:val="0068439E"/>
    <w:rsid w:val="00684B9A"/>
    <w:rsid w:val="0068513F"/>
    <w:rsid w:val="006852D9"/>
    <w:rsid w:val="00685538"/>
    <w:rsid w:val="00685ACB"/>
    <w:rsid w:val="00685C1C"/>
    <w:rsid w:val="00685D0A"/>
    <w:rsid w:val="00685D98"/>
    <w:rsid w:val="00685F35"/>
    <w:rsid w:val="00686102"/>
    <w:rsid w:val="0068645B"/>
    <w:rsid w:val="0068649E"/>
    <w:rsid w:val="0068740B"/>
    <w:rsid w:val="00687BE9"/>
    <w:rsid w:val="00687C0F"/>
    <w:rsid w:val="006902F4"/>
    <w:rsid w:val="006904FD"/>
    <w:rsid w:val="0069064B"/>
    <w:rsid w:val="00690668"/>
    <w:rsid w:val="006906B3"/>
    <w:rsid w:val="006907EB"/>
    <w:rsid w:val="00690A7F"/>
    <w:rsid w:val="00690AAB"/>
    <w:rsid w:val="006912D6"/>
    <w:rsid w:val="00691328"/>
    <w:rsid w:val="00691438"/>
    <w:rsid w:val="006914D9"/>
    <w:rsid w:val="00691820"/>
    <w:rsid w:val="00691960"/>
    <w:rsid w:val="00691CAC"/>
    <w:rsid w:val="00691D6B"/>
    <w:rsid w:val="00691E83"/>
    <w:rsid w:val="00691EA8"/>
    <w:rsid w:val="0069223E"/>
    <w:rsid w:val="006924A2"/>
    <w:rsid w:val="0069251E"/>
    <w:rsid w:val="006928F7"/>
    <w:rsid w:val="00692945"/>
    <w:rsid w:val="00692E58"/>
    <w:rsid w:val="00692EAB"/>
    <w:rsid w:val="00693383"/>
    <w:rsid w:val="0069359E"/>
    <w:rsid w:val="006938EB"/>
    <w:rsid w:val="006939F1"/>
    <w:rsid w:val="00693E8E"/>
    <w:rsid w:val="00693FB5"/>
    <w:rsid w:val="0069409C"/>
    <w:rsid w:val="006940B0"/>
    <w:rsid w:val="00694A0A"/>
    <w:rsid w:val="00694A2A"/>
    <w:rsid w:val="00694C76"/>
    <w:rsid w:val="00694CA1"/>
    <w:rsid w:val="00694D9D"/>
    <w:rsid w:val="0069506B"/>
    <w:rsid w:val="0069522F"/>
    <w:rsid w:val="00695299"/>
    <w:rsid w:val="0069529C"/>
    <w:rsid w:val="0069538A"/>
    <w:rsid w:val="00695AC3"/>
    <w:rsid w:val="00695AE6"/>
    <w:rsid w:val="00695B76"/>
    <w:rsid w:val="006960E4"/>
    <w:rsid w:val="006960EC"/>
    <w:rsid w:val="006960EF"/>
    <w:rsid w:val="006964D3"/>
    <w:rsid w:val="00696608"/>
    <w:rsid w:val="0069667A"/>
    <w:rsid w:val="00696A48"/>
    <w:rsid w:val="00696A6D"/>
    <w:rsid w:val="00696BDF"/>
    <w:rsid w:val="00696E40"/>
    <w:rsid w:val="00696F26"/>
    <w:rsid w:val="006971DA"/>
    <w:rsid w:val="00697B0B"/>
    <w:rsid w:val="00697C9B"/>
    <w:rsid w:val="00697CDE"/>
    <w:rsid w:val="00697DB5"/>
    <w:rsid w:val="00697EB7"/>
    <w:rsid w:val="006A07F5"/>
    <w:rsid w:val="006A093A"/>
    <w:rsid w:val="006A1209"/>
    <w:rsid w:val="006A13BF"/>
    <w:rsid w:val="006A1468"/>
    <w:rsid w:val="006A1762"/>
    <w:rsid w:val="006A1C81"/>
    <w:rsid w:val="006A1CFC"/>
    <w:rsid w:val="006A1D99"/>
    <w:rsid w:val="006A1EC2"/>
    <w:rsid w:val="006A1EEA"/>
    <w:rsid w:val="006A241D"/>
    <w:rsid w:val="006A25B4"/>
    <w:rsid w:val="006A2F16"/>
    <w:rsid w:val="006A320C"/>
    <w:rsid w:val="006A321A"/>
    <w:rsid w:val="006A381A"/>
    <w:rsid w:val="006A428E"/>
    <w:rsid w:val="006A47ED"/>
    <w:rsid w:val="006A4933"/>
    <w:rsid w:val="006A4D71"/>
    <w:rsid w:val="006A5403"/>
    <w:rsid w:val="006A5668"/>
    <w:rsid w:val="006A5955"/>
    <w:rsid w:val="006A611C"/>
    <w:rsid w:val="006A61BA"/>
    <w:rsid w:val="006A6896"/>
    <w:rsid w:val="006A6B23"/>
    <w:rsid w:val="006A70E7"/>
    <w:rsid w:val="006A70F2"/>
    <w:rsid w:val="006A7263"/>
    <w:rsid w:val="006A727D"/>
    <w:rsid w:val="006A72D1"/>
    <w:rsid w:val="006A751A"/>
    <w:rsid w:val="006A76A7"/>
    <w:rsid w:val="006A777D"/>
    <w:rsid w:val="006A7801"/>
    <w:rsid w:val="006A7BB8"/>
    <w:rsid w:val="006A7BCC"/>
    <w:rsid w:val="006A7C95"/>
    <w:rsid w:val="006A7F26"/>
    <w:rsid w:val="006B0547"/>
    <w:rsid w:val="006B057D"/>
    <w:rsid w:val="006B0598"/>
    <w:rsid w:val="006B0AC9"/>
    <w:rsid w:val="006B1015"/>
    <w:rsid w:val="006B110A"/>
    <w:rsid w:val="006B13B1"/>
    <w:rsid w:val="006B148D"/>
    <w:rsid w:val="006B1F12"/>
    <w:rsid w:val="006B2873"/>
    <w:rsid w:val="006B28BB"/>
    <w:rsid w:val="006B28E0"/>
    <w:rsid w:val="006B2941"/>
    <w:rsid w:val="006B34EB"/>
    <w:rsid w:val="006B36A3"/>
    <w:rsid w:val="006B399A"/>
    <w:rsid w:val="006B3A12"/>
    <w:rsid w:val="006B4044"/>
    <w:rsid w:val="006B40C6"/>
    <w:rsid w:val="006B428E"/>
    <w:rsid w:val="006B44A7"/>
    <w:rsid w:val="006B4586"/>
    <w:rsid w:val="006B459F"/>
    <w:rsid w:val="006B45F8"/>
    <w:rsid w:val="006B4663"/>
    <w:rsid w:val="006B51AF"/>
    <w:rsid w:val="006B5A17"/>
    <w:rsid w:val="006B5B91"/>
    <w:rsid w:val="006B5FCF"/>
    <w:rsid w:val="006B688F"/>
    <w:rsid w:val="006B6B59"/>
    <w:rsid w:val="006B6DB2"/>
    <w:rsid w:val="006B6E27"/>
    <w:rsid w:val="006B7CE8"/>
    <w:rsid w:val="006B7D81"/>
    <w:rsid w:val="006B7EA0"/>
    <w:rsid w:val="006C02D1"/>
    <w:rsid w:val="006C06ED"/>
    <w:rsid w:val="006C09D9"/>
    <w:rsid w:val="006C0A44"/>
    <w:rsid w:val="006C128D"/>
    <w:rsid w:val="006C1587"/>
    <w:rsid w:val="006C1A62"/>
    <w:rsid w:val="006C1DF9"/>
    <w:rsid w:val="006C2261"/>
    <w:rsid w:val="006C22C4"/>
    <w:rsid w:val="006C24CD"/>
    <w:rsid w:val="006C267A"/>
    <w:rsid w:val="006C2E22"/>
    <w:rsid w:val="006C305C"/>
    <w:rsid w:val="006C32D3"/>
    <w:rsid w:val="006C38C4"/>
    <w:rsid w:val="006C3E0F"/>
    <w:rsid w:val="006C409C"/>
    <w:rsid w:val="006C42A6"/>
    <w:rsid w:val="006C48F3"/>
    <w:rsid w:val="006C4C5E"/>
    <w:rsid w:val="006C4D7E"/>
    <w:rsid w:val="006C55D4"/>
    <w:rsid w:val="006C58EE"/>
    <w:rsid w:val="006C5AA2"/>
    <w:rsid w:val="006C5F2E"/>
    <w:rsid w:val="006C65A6"/>
    <w:rsid w:val="006C6B06"/>
    <w:rsid w:val="006C701B"/>
    <w:rsid w:val="006C74E7"/>
    <w:rsid w:val="006C7887"/>
    <w:rsid w:val="006C7EAC"/>
    <w:rsid w:val="006D028D"/>
    <w:rsid w:val="006D06BA"/>
    <w:rsid w:val="006D0A1C"/>
    <w:rsid w:val="006D0BDD"/>
    <w:rsid w:val="006D0D64"/>
    <w:rsid w:val="006D0E0C"/>
    <w:rsid w:val="006D106E"/>
    <w:rsid w:val="006D1A1D"/>
    <w:rsid w:val="006D1B9F"/>
    <w:rsid w:val="006D246C"/>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7D2"/>
    <w:rsid w:val="006D68F5"/>
    <w:rsid w:val="006D69B3"/>
    <w:rsid w:val="006D69E4"/>
    <w:rsid w:val="006D6B4A"/>
    <w:rsid w:val="006D6FB3"/>
    <w:rsid w:val="006D705A"/>
    <w:rsid w:val="006D7075"/>
    <w:rsid w:val="006D72BC"/>
    <w:rsid w:val="006D7941"/>
    <w:rsid w:val="006D7AC5"/>
    <w:rsid w:val="006E0292"/>
    <w:rsid w:val="006E071E"/>
    <w:rsid w:val="006E0795"/>
    <w:rsid w:val="006E07B2"/>
    <w:rsid w:val="006E0EA3"/>
    <w:rsid w:val="006E0F22"/>
    <w:rsid w:val="006E0FEC"/>
    <w:rsid w:val="006E1040"/>
    <w:rsid w:val="006E134A"/>
    <w:rsid w:val="006E197D"/>
    <w:rsid w:val="006E198F"/>
    <w:rsid w:val="006E1CBC"/>
    <w:rsid w:val="006E1D63"/>
    <w:rsid w:val="006E1E83"/>
    <w:rsid w:val="006E1F3C"/>
    <w:rsid w:val="006E2284"/>
    <w:rsid w:val="006E2AF4"/>
    <w:rsid w:val="006E2E2B"/>
    <w:rsid w:val="006E2E41"/>
    <w:rsid w:val="006E310E"/>
    <w:rsid w:val="006E34A8"/>
    <w:rsid w:val="006E35F3"/>
    <w:rsid w:val="006E3AC0"/>
    <w:rsid w:val="006E3EF1"/>
    <w:rsid w:val="006E4024"/>
    <w:rsid w:val="006E46B4"/>
    <w:rsid w:val="006E47BE"/>
    <w:rsid w:val="006E4CEF"/>
    <w:rsid w:val="006E51A2"/>
    <w:rsid w:val="006E5564"/>
    <w:rsid w:val="006E59D8"/>
    <w:rsid w:val="006E5ACD"/>
    <w:rsid w:val="006E5D2C"/>
    <w:rsid w:val="006E5DA6"/>
    <w:rsid w:val="006E5FCC"/>
    <w:rsid w:val="006E6108"/>
    <w:rsid w:val="006E6BA6"/>
    <w:rsid w:val="006E6E2D"/>
    <w:rsid w:val="006E74A9"/>
    <w:rsid w:val="006E7B72"/>
    <w:rsid w:val="006E7DF3"/>
    <w:rsid w:val="006F009B"/>
    <w:rsid w:val="006F10B5"/>
    <w:rsid w:val="006F1186"/>
    <w:rsid w:val="006F12C3"/>
    <w:rsid w:val="006F14A9"/>
    <w:rsid w:val="006F1756"/>
    <w:rsid w:val="006F17E3"/>
    <w:rsid w:val="006F1862"/>
    <w:rsid w:val="006F1B55"/>
    <w:rsid w:val="006F22B5"/>
    <w:rsid w:val="006F2602"/>
    <w:rsid w:val="006F2AD0"/>
    <w:rsid w:val="006F3534"/>
    <w:rsid w:val="006F35FF"/>
    <w:rsid w:val="006F3836"/>
    <w:rsid w:val="006F393E"/>
    <w:rsid w:val="006F3F90"/>
    <w:rsid w:val="006F42F5"/>
    <w:rsid w:val="006F4553"/>
    <w:rsid w:val="006F460E"/>
    <w:rsid w:val="006F4D25"/>
    <w:rsid w:val="006F504A"/>
    <w:rsid w:val="006F523B"/>
    <w:rsid w:val="006F534B"/>
    <w:rsid w:val="006F5C9E"/>
    <w:rsid w:val="006F5D24"/>
    <w:rsid w:val="006F6022"/>
    <w:rsid w:val="006F6029"/>
    <w:rsid w:val="006F6577"/>
    <w:rsid w:val="006F65CD"/>
    <w:rsid w:val="006F6C82"/>
    <w:rsid w:val="006F6DFA"/>
    <w:rsid w:val="006F7567"/>
    <w:rsid w:val="006F7A17"/>
    <w:rsid w:val="00700355"/>
    <w:rsid w:val="0070083B"/>
    <w:rsid w:val="007009F6"/>
    <w:rsid w:val="00700B19"/>
    <w:rsid w:val="00700D9D"/>
    <w:rsid w:val="007011E9"/>
    <w:rsid w:val="007013D9"/>
    <w:rsid w:val="00701619"/>
    <w:rsid w:val="00701AB7"/>
    <w:rsid w:val="00701BA7"/>
    <w:rsid w:val="007020EF"/>
    <w:rsid w:val="00702464"/>
    <w:rsid w:val="0070251E"/>
    <w:rsid w:val="00702560"/>
    <w:rsid w:val="007025EA"/>
    <w:rsid w:val="00702667"/>
    <w:rsid w:val="007028CF"/>
    <w:rsid w:val="00702A23"/>
    <w:rsid w:val="00702BFA"/>
    <w:rsid w:val="00702C02"/>
    <w:rsid w:val="00702FBB"/>
    <w:rsid w:val="00702FC8"/>
    <w:rsid w:val="00703CE7"/>
    <w:rsid w:val="00704163"/>
    <w:rsid w:val="00704306"/>
    <w:rsid w:val="0070436D"/>
    <w:rsid w:val="00704809"/>
    <w:rsid w:val="00704ACC"/>
    <w:rsid w:val="007050BE"/>
    <w:rsid w:val="007053AA"/>
    <w:rsid w:val="00705590"/>
    <w:rsid w:val="007058EC"/>
    <w:rsid w:val="00705C65"/>
    <w:rsid w:val="00705C83"/>
    <w:rsid w:val="00705CBE"/>
    <w:rsid w:val="00705EE7"/>
    <w:rsid w:val="00705FC5"/>
    <w:rsid w:val="00705FE8"/>
    <w:rsid w:val="00706CB4"/>
    <w:rsid w:val="00706EF5"/>
    <w:rsid w:val="0070749F"/>
    <w:rsid w:val="00707599"/>
    <w:rsid w:val="007076F1"/>
    <w:rsid w:val="0070770E"/>
    <w:rsid w:val="0070784B"/>
    <w:rsid w:val="00707CD9"/>
    <w:rsid w:val="007100AF"/>
    <w:rsid w:val="00710625"/>
    <w:rsid w:val="00710935"/>
    <w:rsid w:val="00710A3C"/>
    <w:rsid w:val="00710D55"/>
    <w:rsid w:val="00710FFF"/>
    <w:rsid w:val="0071128C"/>
    <w:rsid w:val="0071180A"/>
    <w:rsid w:val="007118E9"/>
    <w:rsid w:val="007118F3"/>
    <w:rsid w:val="00711941"/>
    <w:rsid w:val="00711B4B"/>
    <w:rsid w:val="00711BC1"/>
    <w:rsid w:val="0071275B"/>
    <w:rsid w:val="00712898"/>
    <w:rsid w:val="007129DE"/>
    <w:rsid w:val="00712ABE"/>
    <w:rsid w:val="00712B72"/>
    <w:rsid w:val="00712C21"/>
    <w:rsid w:val="00713375"/>
    <w:rsid w:val="00713787"/>
    <w:rsid w:val="00713914"/>
    <w:rsid w:val="007144E1"/>
    <w:rsid w:val="00714500"/>
    <w:rsid w:val="00714623"/>
    <w:rsid w:val="0071466E"/>
    <w:rsid w:val="0071491A"/>
    <w:rsid w:val="00714A51"/>
    <w:rsid w:val="00715081"/>
    <w:rsid w:val="00715139"/>
    <w:rsid w:val="007151A2"/>
    <w:rsid w:val="007152C6"/>
    <w:rsid w:val="007155B5"/>
    <w:rsid w:val="00715A75"/>
    <w:rsid w:val="00715CC5"/>
    <w:rsid w:val="007163EB"/>
    <w:rsid w:val="00716B0E"/>
    <w:rsid w:val="00716C8A"/>
    <w:rsid w:val="00716CEF"/>
    <w:rsid w:val="00716FE7"/>
    <w:rsid w:val="00717299"/>
    <w:rsid w:val="00717884"/>
    <w:rsid w:val="00717A1A"/>
    <w:rsid w:val="00717BD5"/>
    <w:rsid w:val="00717C37"/>
    <w:rsid w:val="00717D13"/>
    <w:rsid w:val="007200AF"/>
    <w:rsid w:val="00720169"/>
    <w:rsid w:val="0072020E"/>
    <w:rsid w:val="007204FF"/>
    <w:rsid w:val="00720DC1"/>
    <w:rsid w:val="007212A5"/>
    <w:rsid w:val="007213CD"/>
    <w:rsid w:val="00721437"/>
    <w:rsid w:val="007215F7"/>
    <w:rsid w:val="00721A3B"/>
    <w:rsid w:val="00721FF4"/>
    <w:rsid w:val="0072209A"/>
    <w:rsid w:val="00723079"/>
    <w:rsid w:val="007234BA"/>
    <w:rsid w:val="007236CF"/>
    <w:rsid w:val="0072397A"/>
    <w:rsid w:val="00723AA9"/>
    <w:rsid w:val="00723B99"/>
    <w:rsid w:val="00723D9B"/>
    <w:rsid w:val="00723F6A"/>
    <w:rsid w:val="00724093"/>
    <w:rsid w:val="007240D5"/>
    <w:rsid w:val="0072430E"/>
    <w:rsid w:val="00724803"/>
    <w:rsid w:val="00724CE4"/>
    <w:rsid w:val="0072530A"/>
    <w:rsid w:val="007256D5"/>
    <w:rsid w:val="007258CC"/>
    <w:rsid w:val="00725DA3"/>
    <w:rsid w:val="007260DA"/>
    <w:rsid w:val="00726686"/>
    <w:rsid w:val="007269E6"/>
    <w:rsid w:val="00726BD5"/>
    <w:rsid w:val="00726C9E"/>
    <w:rsid w:val="00727025"/>
    <w:rsid w:val="00727157"/>
    <w:rsid w:val="0072716D"/>
    <w:rsid w:val="007272EC"/>
    <w:rsid w:val="007277DA"/>
    <w:rsid w:val="00727B1C"/>
    <w:rsid w:val="00727E79"/>
    <w:rsid w:val="007301FB"/>
    <w:rsid w:val="007304A6"/>
    <w:rsid w:val="0073078F"/>
    <w:rsid w:val="00730A7F"/>
    <w:rsid w:val="00730D98"/>
    <w:rsid w:val="00731165"/>
    <w:rsid w:val="00731277"/>
    <w:rsid w:val="00731780"/>
    <w:rsid w:val="00731B27"/>
    <w:rsid w:val="00731BAB"/>
    <w:rsid w:val="00731E3B"/>
    <w:rsid w:val="00731F14"/>
    <w:rsid w:val="00732368"/>
    <w:rsid w:val="007325C0"/>
    <w:rsid w:val="007325C1"/>
    <w:rsid w:val="007327A1"/>
    <w:rsid w:val="00732B92"/>
    <w:rsid w:val="00732CE5"/>
    <w:rsid w:val="00732E4C"/>
    <w:rsid w:val="0073311F"/>
    <w:rsid w:val="00733337"/>
    <w:rsid w:val="00733348"/>
    <w:rsid w:val="0073350A"/>
    <w:rsid w:val="00733657"/>
    <w:rsid w:val="00733A76"/>
    <w:rsid w:val="00733C63"/>
    <w:rsid w:val="007341F7"/>
    <w:rsid w:val="00734484"/>
    <w:rsid w:val="00734600"/>
    <w:rsid w:val="00734A2C"/>
    <w:rsid w:val="00734EFB"/>
    <w:rsid w:val="007354EA"/>
    <w:rsid w:val="007355D6"/>
    <w:rsid w:val="00735E67"/>
    <w:rsid w:val="00736448"/>
    <w:rsid w:val="00736606"/>
    <w:rsid w:val="0073663E"/>
    <w:rsid w:val="007369E8"/>
    <w:rsid w:val="00736B50"/>
    <w:rsid w:val="00736C23"/>
    <w:rsid w:val="00736DF7"/>
    <w:rsid w:val="00737734"/>
    <w:rsid w:val="00737A96"/>
    <w:rsid w:val="00737BDC"/>
    <w:rsid w:val="00737CC3"/>
    <w:rsid w:val="00737ED0"/>
    <w:rsid w:val="00737F40"/>
    <w:rsid w:val="00740032"/>
    <w:rsid w:val="00740089"/>
    <w:rsid w:val="007401DD"/>
    <w:rsid w:val="007403CE"/>
    <w:rsid w:val="0074077F"/>
    <w:rsid w:val="00740AC7"/>
    <w:rsid w:val="00740C27"/>
    <w:rsid w:val="00740CC4"/>
    <w:rsid w:val="00740D1A"/>
    <w:rsid w:val="00741271"/>
    <w:rsid w:val="00741583"/>
    <w:rsid w:val="007416A2"/>
    <w:rsid w:val="00741ADD"/>
    <w:rsid w:val="00742520"/>
    <w:rsid w:val="00742D84"/>
    <w:rsid w:val="00742DD4"/>
    <w:rsid w:val="00742FB1"/>
    <w:rsid w:val="00742FE8"/>
    <w:rsid w:val="0074302B"/>
    <w:rsid w:val="00743258"/>
    <w:rsid w:val="0074381F"/>
    <w:rsid w:val="00743E65"/>
    <w:rsid w:val="007441D1"/>
    <w:rsid w:val="00744272"/>
    <w:rsid w:val="007442A4"/>
    <w:rsid w:val="007442F2"/>
    <w:rsid w:val="00744829"/>
    <w:rsid w:val="00744EBA"/>
    <w:rsid w:val="0074552D"/>
    <w:rsid w:val="00745854"/>
    <w:rsid w:val="00745B98"/>
    <w:rsid w:val="00745D7C"/>
    <w:rsid w:val="00746108"/>
    <w:rsid w:val="007463C6"/>
    <w:rsid w:val="007466DE"/>
    <w:rsid w:val="0074682B"/>
    <w:rsid w:val="00746937"/>
    <w:rsid w:val="00746B6A"/>
    <w:rsid w:val="00747037"/>
    <w:rsid w:val="007471C5"/>
    <w:rsid w:val="007474EC"/>
    <w:rsid w:val="0074755A"/>
    <w:rsid w:val="007475E5"/>
    <w:rsid w:val="007479B8"/>
    <w:rsid w:val="00747F1C"/>
    <w:rsid w:val="00750003"/>
    <w:rsid w:val="00750360"/>
    <w:rsid w:val="007503A9"/>
    <w:rsid w:val="0075047C"/>
    <w:rsid w:val="0075098C"/>
    <w:rsid w:val="00750E09"/>
    <w:rsid w:val="00750FD9"/>
    <w:rsid w:val="007521F3"/>
    <w:rsid w:val="007527C1"/>
    <w:rsid w:val="007529DA"/>
    <w:rsid w:val="00752A99"/>
    <w:rsid w:val="00752D13"/>
    <w:rsid w:val="0075312D"/>
    <w:rsid w:val="007532ED"/>
    <w:rsid w:val="00753432"/>
    <w:rsid w:val="00753D56"/>
    <w:rsid w:val="00754125"/>
    <w:rsid w:val="007546B2"/>
    <w:rsid w:val="00754B60"/>
    <w:rsid w:val="00754C31"/>
    <w:rsid w:val="00754E8C"/>
    <w:rsid w:val="00754F7E"/>
    <w:rsid w:val="00755219"/>
    <w:rsid w:val="00755A9C"/>
    <w:rsid w:val="00755CEC"/>
    <w:rsid w:val="00756239"/>
    <w:rsid w:val="00756841"/>
    <w:rsid w:val="00756B22"/>
    <w:rsid w:val="00756B8F"/>
    <w:rsid w:val="00756BB3"/>
    <w:rsid w:val="00756D46"/>
    <w:rsid w:val="0075715A"/>
    <w:rsid w:val="00757182"/>
    <w:rsid w:val="007572BE"/>
    <w:rsid w:val="007573DB"/>
    <w:rsid w:val="00757522"/>
    <w:rsid w:val="00757773"/>
    <w:rsid w:val="007579E8"/>
    <w:rsid w:val="00757A09"/>
    <w:rsid w:val="00760003"/>
    <w:rsid w:val="0076019B"/>
    <w:rsid w:val="00760A0B"/>
    <w:rsid w:val="00760A26"/>
    <w:rsid w:val="0076103F"/>
    <w:rsid w:val="00761068"/>
    <w:rsid w:val="00761B59"/>
    <w:rsid w:val="0076214E"/>
    <w:rsid w:val="00762B60"/>
    <w:rsid w:val="00762BE8"/>
    <w:rsid w:val="00762DE4"/>
    <w:rsid w:val="00762DF7"/>
    <w:rsid w:val="007631BF"/>
    <w:rsid w:val="007633F3"/>
    <w:rsid w:val="007639B5"/>
    <w:rsid w:val="00763C64"/>
    <w:rsid w:val="00763E11"/>
    <w:rsid w:val="00763E32"/>
    <w:rsid w:val="007642D8"/>
    <w:rsid w:val="007643BB"/>
    <w:rsid w:val="007643D3"/>
    <w:rsid w:val="00764674"/>
    <w:rsid w:val="007649B1"/>
    <w:rsid w:val="007649B9"/>
    <w:rsid w:val="007649E1"/>
    <w:rsid w:val="00764B75"/>
    <w:rsid w:val="00764E3D"/>
    <w:rsid w:val="00765348"/>
    <w:rsid w:val="00765505"/>
    <w:rsid w:val="007658EA"/>
    <w:rsid w:val="00765B21"/>
    <w:rsid w:val="00765BCB"/>
    <w:rsid w:val="00765CEC"/>
    <w:rsid w:val="00765EB8"/>
    <w:rsid w:val="0076610C"/>
    <w:rsid w:val="00766B87"/>
    <w:rsid w:val="00767024"/>
    <w:rsid w:val="00767066"/>
    <w:rsid w:val="007676DC"/>
    <w:rsid w:val="007677E4"/>
    <w:rsid w:val="00767841"/>
    <w:rsid w:val="00767A3E"/>
    <w:rsid w:val="00767D22"/>
    <w:rsid w:val="00767EE0"/>
    <w:rsid w:val="00770057"/>
    <w:rsid w:val="007701E1"/>
    <w:rsid w:val="007702DF"/>
    <w:rsid w:val="00770389"/>
    <w:rsid w:val="007705D7"/>
    <w:rsid w:val="007707A8"/>
    <w:rsid w:val="007707E7"/>
    <w:rsid w:val="007707FA"/>
    <w:rsid w:val="0077092D"/>
    <w:rsid w:val="00770933"/>
    <w:rsid w:val="00770C8B"/>
    <w:rsid w:val="00770DC2"/>
    <w:rsid w:val="00770EB7"/>
    <w:rsid w:val="00770F54"/>
    <w:rsid w:val="007711E3"/>
    <w:rsid w:val="0077129D"/>
    <w:rsid w:val="007715A7"/>
    <w:rsid w:val="00771DBE"/>
    <w:rsid w:val="00771E65"/>
    <w:rsid w:val="00771FB6"/>
    <w:rsid w:val="007721C6"/>
    <w:rsid w:val="0077231F"/>
    <w:rsid w:val="007727B4"/>
    <w:rsid w:val="00772A79"/>
    <w:rsid w:val="00772F3B"/>
    <w:rsid w:val="00772FC7"/>
    <w:rsid w:val="007730EC"/>
    <w:rsid w:val="00773707"/>
    <w:rsid w:val="007739C1"/>
    <w:rsid w:val="00774228"/>
    <w:rsid w:val="007742CD"/>
    <w:rsid w:val="00774470"/>
    <w:rsid w:val="0077483F"/>
    <w:rsid w:val="00774977"/>
    <w:rsid w:val="00774B50"/>
    <w:rsid w:val="00774C72"/>
    <w:rsid w:val="00774E46"/>
    <w:rsid w:val="00774FC7"/>
    <w:rsid w:val="00775397"/>
    <w:rsid w:val="00775786"/>
    <w:rsid w:val="00775E52"/>
    <w:rsid w:val="00776548"/>
    <w:rsid w:val="00776A6A"/>
    <w:rsid w:val="00776FC2"/>
    <w:rsid w:val="00777220"/>
    <w:rsid w:val="007773D3"/>
    <w:rsid w:val="00777B6C"/>
    <w:rsid w:val="00777EB0"/>
    <w:rsid w:val="00780014"/>
    <w:rsid w:val="00780087"/>
    <w:rsid w:val="007805FD"/>
    <w:rsid w:val="0078068C"/>
    <w:rsid w:val="00780A22"/>
    <w:rsid w:val="00780A23"/>
    <w:rsid w:val="00780AE5"/>
    <w:rsid w:val="0078177A"/>
    <w:rsid w:val="0078200B"/>
    <w:rsid w:val="0078202E"/>
    <w:rsid w:val="007820ED"/>
    <w:rsid w:val="007824E9"/>
    <w:rsid w:val="00782D2E"/>
    <w:rsid w:val="00782F37"/>
    <w:rsid w:val="007831F6"/>
    <w:rsid w:val="00783218"/>
    <w:rsid w:val="00783905"/>
    <w:rsid w:val="007839F6"/>
    <w:rsid w:val="00783C6D"/>
    <w:rsid w:val="00783D06"/>
    <w:rsid w:val="00783EBE"/>
    <w:rsid w:val="0078428E"/>
    <w:rsid w:val="00784308"/>
    <w:rsid w:val="007846D2"/>
    <w:rsid w:val="007848D7"/>
    <w:rsid w:val="00784B52"/>
    <w:rsid w:val="00784BE6"/>
    <w:rsid w:val="00784EE4"/>
    <w:rsid w:val="007851B4"/>
    <w:rsid w:val="0078558A"/>
    <w:rsid w:val="007855DC"/>
    <w:rsid w:val="00785948"/>
    <w:rsid w:val="00785F27"/>
    <w:rsid w:val="00786A60"/>
    <w:rsid w:val="00786A9A"/>
    <w:rsid w:val="00786B7F"/>
    <w:rsid w:val="00786B93"/>
    <w:rsid w:val="00786BB2"/>
    <w:rsid w:val="00786C06"/>
    <w:rsid w:val="007872C6"/>
    <w:rsid w:val="00787431"/>
    <w:rsid w:val="0078771E"/>
    <w:rsid w:val="00787779"/>
    <w:rsid w:val="00787D88"/>
    <w:rsid w:val="00787D93"/>
    <w:rsid w:val="00787E24"/>
    <w:rsid w:val="00787E58"/>
    <w:rsid w:val="00787ECB"/>
    <w:rsid w:val="0079050A"/>
    <w:rsid w:val="00790563"/>
    <w:rsid w:val="00790861"/>
    <w:rsid w:val="00790A42"/>
    <w:rsid w:val="00790B9B"/>
    <w:rsid w:val="00790DEC"/>
    <w:rsid w:val="007912B8"/>
    <w:rsid w:val="00791934"/>
    <w:rsid w:val="00791AFC"/>
    <w:rsid w:val="00791F16"/>
    <w:rsid w:val="00791FA5"/>
    <w:rsid w:val="00792410"/>
    <w:rsid w:val="00792870"/>
    <w:rsid w:val="00792F36"/>
    <w:rsid w:val="00792F7D"/>
    <w:rsid w:val="00793073"/>
    <w:rsid w:val="0079379B"/>
    <w:rsid w:val="00793AF5"/>
    <w:rsid w:val="0079442F"/>
    <w:rsid w:val="007947E4"/>
    <w:rsid w:val="00794C1A"/>
    <w:rsid w:val="007950FE"/>
    <w:rsid w:val="007954E5"/>
    <w:rsid w:val="00795A0F"/>
    <w:rsid w:val="00795D76"/>
    <w:rsid w:val="00795E0A"/>
    <w:rsid w:val="00795FB1"/>
    <w:rsid w:val="007961E9"/>
    <w:rsid w:val="007967DF"/>
    <w:rsid w:val="00796B88"/>
    <w:rsid w:val="00796C85"/>
    <w:rsid w:val="00796E3E"/>
    <w:rsid w:val="00796E42"/>
    <w:rsid w:val="007971CB"/>
    <w:rsid w:val="00797A9A"/>
    <w:rsid w:val="00797B50"/>
    <w:rsid w:val="00797BA9"/>
    <w:rsid w:val="00797F4F"/>
    <w:rsid w:val="007A0151"/>
    <w:rsid w:val="007A0252"/>
    <w:rsid w:val="007A02A9"/>
    <w:rsid w:val="007A0330"/>
    <w:rsid w:val="007A0898"/>
    <w:rsid w:val="007A0C38"/>
    <w:rsid w:val="007A0D93"/>
    <w:rsid w:val="007A161D"/>
    <w:rsid w:val="007A16F7"/>
    <w:rsid w:val="007A1A26"/>
    <w:rsid w:val="007A1D63"/>
    <w:rsid w:val="007A1DEA"/>
    <w:rsid w:val="007A1ECD"/>
    <w:rsid w:val="007A2036"/>
    <w:rsid w:val="007A23ED"/>
    <w:rsid w:val="007A2784"/>
    <w:rsid w:val="007A29EB"/>
    <w:rsid w:val="007A2CF0"/>
    <w:rsid w:val="007A3277"/>
    <w:rsid w:val="007A3715"/>
    <w:rsid w:val="007A3A26"/>
    <w:rsid w:val="007A3B3A"/>
    <w:rsid w:val="007A3C3D"/>
    <w:rsid w:val="007A3E6A"/>
    <w:rsid w:val="007A4069"/>
    <w:rsid w:val="007A45CF"/>
    <w:rsid w:val="007A5056"/>
    <w:rsid w:val="007A5202"/>
    <w:rsid w:val="007A5A83"/>
    <w:rsid w:val="007A5AF8"/>
    <w:rsid w:val="007A5C7D"/>
    <w:rsid w:val="007A5E16"/>
    <w:rsid w:val="007A617E"/>
    <w:rsid w:val="007A67EA"/>
    <w:rsid w:val="007A6ABD"/>
    <w:rsid w:val="007A6AEE"/>
    <w:rsid w:val="007A6C16"/>
    <w:rsid w:val="007A6CD5"/>
    <w:rsid w:val="007A6FE7"/>
    <w:rsid w:val="007A709C"/>
    <w:rsid w:val="007A7473"/>
    <w:rsid w:val="007A76C5"/>
    <w:rsid w:val="007A7733"/>
    <w:rsid w:val="007A7755"/>
    <w:rsid w:val="007A7AFA"/>
    <w:rsid w:val="007A7C1F"/>
    <w:rsid w:val="007A7E12"/>
    <w:rsid w:val="007A7FE9"/>
    <w:rsid w:val="007B0524"/>
    <w:rsid w:val="007B06EE"/>
    <w:rsid w:val="007B0788"/>
    <w:rsid w:val="007B0821"/>
    <w:rsid w:val="007B0A60"/>
    <w:rsid w:val="007B0FB3"/>
    <w:rsid w:val="007B13EC"/>
    <w:rsid w:val="007B13FB"/>
    <w:rsid w:val="007B1449"/>
    <w:rsid w:val="007B15B1"/>
    <w:rsid w:val="007B1BA5"/>
    <w:rsid w:val="007B1BB7"/>
    <w:rsid w:val="007B1D82"/>
    <w:rsid w:val="007B1E4C"/>
    <w:rsid w:val="007B1E4F"/>
    <w:rsid w:val="007B2207"/>
    <w:rsid w:val="007B227E"/>
    <w:rsid w:val="007B26C0"/>
    <w:rsid w:val="007B2874"/>
    <w:rsid w:val="007B2A36"/>
    <w:rsid w:val="007B2B14"/>
    <w:rsid w:val="007B2EDB"/>
    <w:rsid w:val="007B3555"/>
    <w:rsid w:val="007B36EA"/>
    <w:rsid w:val="007B3BD3"/>
    <w:rsid w:val="007B3ECD"/>
    <w:rsid w:val="007B442C"/>
    <w:rsid w:val="007B47FE"/>
    <w:rsid w:val="007B4BCA"/>
    <w:rsid w:val="007B4E31"/>
    <w:rsid w:val="007B4FD6"/>
    <w:rsid w:val="007B5114"/>
    <w:rsid w:val="007B5145"/>
    <w:rsid w:val="007B54B8"/>
    <w:rsid w:val="007B57C2"/>
    <w:rsid w:val="007B58E4"/>
    <w:rsid w:val="007B5A2C"/>
    <w:rsid w:val="007B5AE6"/>
    <w:rsid w:val="007B5FF7"/>
    <w:rsid w:val="007B62B0"/>
    <w:rsid w:val="007B64C3"/>
    <w:rsid w:val="007B675E"/>
    <w:rsid w:val="007B6CE1"/>
    <w:rsid w:val="007B6FA3"/>
    <w:rsid w:val="007B6FCE"/>
    <w:rsid w:val="007B71E3"/>
    <w:rsid w:val="007B7404"/>
    <w:rsid w:val="007B75D1"/>
    <w:rsid w:val="007B7622"/>
    <w:rsid w:val="007B77AC"/>
    <w:rsid w:val="007B781E"/>
    <w:rsid w:val="007B7EA5"/>
    <w:rsid w:val="007C02C9"/>
    <w:rsid w:val="007C0356"/>
    <w:rsid w:val="007C0C29"/>
    <w:rsid w:val="007C0D5E"/>
    <w:rsid w:val="007C0F29"/>
    <w:rsid w:val="007C0F83"/>
    <w:rsid w:val="007C193C"/>
    <w:rsid w:val="007C19D5"/>
    <w:rsid w:val="007C1BE1"/>
    <w:rsid w:val="007C1CCA"/>
    <w:rsid w:val="007C1D82"/>
    <w:rsid w:val="007C1EE7"/>
    <w:rsid w:val="007C20BD"/>
    <w:rsid w:val="007C2302"/>
    <w:rsid w:val="007C23FA"/>
    <w:rsid w:val="007C2AC7"/>
    <w:rsid w:val="007C2B2F"/>
    <w:rsid w:val="007C32D4"/>
    <w:rsid w:val="007C3388"/>
    <w:rsid w:val="007C356F"/>
    <w:rsid w:val="007C3581"/>
    <w:rsid w:val="007C3DF9"/>
    <w:rsid w:val="007C3E6F"/>
    <w:rsid w:val="007C45AF"/>
    <w:rsid w:val="007C470A"/>
    <w:rsid w:val="007C4BA0"/>
    <w:rsid w:val="007C5714"/>
    <w:rsid w:val="007C5B94"/>
    <w:rsid w:val="007C6161"/>
    <w:rsid w:val="007C620F"/>
    <w:rsid w:val="007C67CB"/>
    <w:rsid w:val="007C6A50"/>
    <w:rsid w:val="007C6B84"/>
    <w:rsid w:val="007C6FEE"/>
    <w:rsid w:val="007C74D3"/>
    <w:rsid w:val="007C7728"/>
    <w:rsid w:val="007C7F5E"/>
    <w:rsid w:val="007D012E"/>
    <w:rsid w:val="007D02BE"/>
    <w:rsid w:val="007D0339"/>
    <w:rsid w:val="007D03E7"/>
    <w:rsid w:val="007D091F"/>
    <w:rsid w:val="007D0DCA"/>
    <w:rsid w:val="007D1399"/>
    <w:rsid w:val="007D13ED"/>
    <w:rsid w:val="007D1503"/>
    <w:rsid w:val="007D1516"/>
    <w:rsid w:val="007D169B"/>
    <w:rsid w:val="007D181A"/>
    <w:rsid w:val="007D18A3"/>
    <w:rsid w:val="007D1C91"/>
    <w:rsid w:val="007D1DC9"/>
    <w:rsid w:val="007D1E02"/>
    <w:rsid w:val="007D2AAC"/>
    <w:rsid w:val="007D2E08"/>
    <w:rsid w:val="007D2E5A"/>
    <w:rsid w:val="007D3464"/>
    <w:rsid w:val="007D3F26"/>
    <w:rsid w:val="007D3F38"/>
    <w:rsid w:val="007D41E5"/>
    <w:rsid w:val="007D479F"/>
    <w:rsid w:val="007D4856"/>
    <w:rsid w:val="007D4895"/>
    <w:rsid w:val="007D48C3"/>
    <w:rsid w:val="007D4BBD"/>
    <w:rsid w:val="007D4D88"/>
    <w:rsid w:val="007D4FA3"/>
    <w:rsid w:val="007D532E"/>
    <w:rsid w:val="007D538B"/>
    <w:rsid w:val="007D5421"/>
    <w:rsid w:val="007D572F"/>
    <w:rsid w:val="007D57B2"/>
    <w:rsid w:val="007D5957"/>
    <w:rsid w:val="007D5AD8"/>
    <w:rsid w:val="007D5B22"/>
    <w:rsid w:val="007D5C04"/>
    <w:rsid w:val="007D64CA"/>
    <w:rsid w:val="007D704C"/>
    <w:rsid w:val="007D71C3"/>
    <w:rsid w:val="007D7A1D"/>
    <w:rsid w:val="007D7C79"/>
    <w:rsid w:val="007D7E64"/>
    <w:rsid w:val="007D7FDD"/>
    <w:rsid w:val="007E00D5"/>
    <w:rsid w:val="007E01E3"/>
    <w:rsid w:val="007E06EA"/>
    <w:rsid w:val="007E0776"/>
    <w:rsid w:val="007E07EB"/>
    <w:rsid w:val="007E0985"/>
    <w:rsid w:val="007E0C4A"/>
    <w:rsid w:val="007E0C6F"/>
    <w:rsid w:val="007E0FB9"/>
    <w:rsid w:val="007E13B0"/>
    <w:rsid w:val="007E155D"/>
    <w:rsid w:val="007E1585"/>
    <w:rsid w:val="007E187C"/>
    <w:rsid w:val="007E1BCC"/>
    <w:rsid w:val="007E1C95"/>
    <w:rsid w:val="007E1DF0"/>
    <w:rsid w:val="007E1F70"/>
    <w:rsid w:val="007E277B"/>
    <w:rsid w:val="007E2802"/>
    <w:rsid w:val="007E2B57"/>
    <w:rsid w:val="007E36F8"/>
    <w:rsid w:val="007E383E"/>
    <w:rsid w:val="007E3C85"/>
    <w:rsid w:val="007E3E67"/>
    <w:rsid w:val="007E403E"/>
    <w:rsid w:val="007E4531"/>
    <w:rsid w:val="007E4A2E"/>
    <w:rsid w:val="007E4EB4"/>
    <w:rsid w:val="007E541F"/>
    <w:rsid w:val="007E5516"/>
    <w:rsid w:val="007E57D3"/>
    <w:rsid w:val="007E5802"/>
    <w:rsid w:val="007E5B55"/>
    <w:rsid w:val="007E601D"/>
    <w:rsid w:val="007E65D6"/>
    <w:rsid w:val="007E6713"/>
    <w:rsid w:val="007E684B"/>
    <w:rsid w:val="007E6D3F"/>
    <w:rsid w:val="007E72C8"/>
    <w:rsid w:val="007E7588"/>
    <w:rsid w:val="007E7611"/>
    <w:rsid w:val="007E773A"/>
    <w:rsid w:val="007E78D5"/>
    <w:rsid w:val="007E7925"/>
    <w:rsid w:val="007F037A"/>
    <w:rsid w:val="007F0430"/>
    <w:rsid w:val="007F055E"/>
    <w:rsid w:val="007F083A"/>
    <w:rsid w:val="007F0957"/>
    <w:rsid w:val="007F0970"/>
    <w:rsid w:val="007F0B56"/>
    <w:rsid w:val="007F0B60"/>
    <w:rsid w:val="007F0E95"/>
    <w:rsid w:val="007F1014"/>
    <w:rsid w:val="007F12E6"/>
    <w:rsid w:val="007F150C"/>
    <w:rsid w:val="007F16B1"/>
    <w:rsid w:val="007F1974"/>
    <w:rsid w:val="007F1AEF"/>
    <w:rsid w:val="007F1BB3"/>
    <w:rsid w:val="007F1E0B"/>
    <w:rsid w:val="007F1EC3"/>
    <w:rsid w:val="007F226E"/>
    <w:rsid w:val="007F26CA"/>
    <w:rsid w:val="007F27D7"/>
    <w:rsid w:val="007F2D5A"/>
    <w:rsid w:val="007F32AA"/>
    <w:rsid w:val="007F34E7"/>
    <w:rsid w:val="007F370B"/>
    <w:rsid w:val="007F3AB0"/>
    <w:rsid w:val="007F3F10"/>
    <w:rsid w:val="007F41D0"/>
    <w:rsid w:val="007F44E2"/>
    <w:rsid w:val="007F44E7"/>
    <w:rsid w:val="007F47C9"/>
    <w:rsid w:val="007F4916"/>
    <w:rsid w:val="007F4ABA"/>
    <w:rsid w:val="007F4B8C"/>
    <w:rsid w:val="007F4E71"/>
    <w:rsid w:val="007F4F0D"/>
    <w:rsid w:val="007F512E"/>
    <w:rsid w:val="007F518A"/>
    <w:rsid w:val="007F5310"/>
    <w:rsid w:val="007F5585"/>
    <w:rsid w:val="007F55DD"/>
    <w:rsid w:val="007F562B"/>
    <w:rsid w:val="007F582C"/>
    <w:rsid w:val="007F6213"/>
    <w:rsid w:val="007F648B"/>
    <w:rsid w:val="007F65CA"/>
    <w:rsid w:val="007F7329"/>
    <w:rsid w:val="007F73B0"/>
    <w:rsid w:val="007F7B3B"/>
    <w:rsid w:val="007F7CDC"/>
    <w:rsid w:val="00800837"/>
    <w:rsid w:val="00800917"/>
    <w:rsid w:val="00800980"/>
    <w:rsid w:val="0080098E"/>
    <w:rsid w:val="00800B68"/>
    <w:rsid w:val="00800D15"/>
    <w:rsid w:val="00800D37"/>
    <w:rsid w:val="008010A2"/>
    <w:rsid w:val="00801A6C"/>
    <w:rsid w:val="00801DDA"/>
    <w:rsid w:val="00801ECB"/>
    <w:rsid w:val="00802341"/>
    <w:rsid w:val="00802BC2"/>
    <w:rsid w:val="00802FEC"/>
    <w:rsid w:val="008034B3"/>
    <w:rsid w:val="00803741"/>
    <w:rsid w:val="00803857"/>
    <w:rsid w:val="00803C6E"/>
    <w:rsid w:val="00803C7C"/>
    <w:rsid w:val="00803CEE"/>
    <w:rsid w:val="00803F08"/>
    <w:rsid w:val="008043FE"/>
    <w:rsid w:val="0080471F"/>
    <w:rsid w:val="00804C54"/>
    <w:rsid w:val="00804DBC"/>
    <w:rsid w:val="00805064"/>
    <w:rsid w:val="0080530C"/>
    <w:rsid w:val="00805C51"/>
    <w:rsid w:val="00805E74"/>
    <w:rsid w:val="008066BE"/>
    <w:rsid w:val="00806705"/>
    <w:rsid w:val="00806BBC"/>
    <w:rsid w:val="00806D3F"/>
    <w:rsid w:val="00806E21"/>
    <w:rsid w:val="008076B5"/>
    <w:rsid w:val="00807724"/>
    <w:rsid w:val="0080778E"/>
    <w:rsid w:val="00807855"/>
    <w:rsid w:val="00807CC5"/>
    <w:rsid w:val="00807CD6"/>
    <w:rsid w:val="008103CB"/>
    <w:rsid w:val="00810895"/>
    <w:rsid w:val="00810900"/>
    <w:rsid w:val="00810950"/>
    <w:rsid w:val="008109F4"/>
    <w:rsid w:val="00810B01"/>
    <w:rsid w:val="00810CCE"/>
    <w:rsid w:val="00810DE5"/>
    <w:rsid w:val="0081104D"/>
    <w:rsid w:val="00811100"/>
    <w:rsid w:val="008111E2"/>
    <w:rsid w:val="0081151B"/>
    <w:rsid w:val="0081175F"/>
    <w:rsid w:val="0081176D"/>
    <w:rsid w:val="008117BF"/>
    <w:rsid w:val="008118E5"/>
    <w:rsid w:val="00811E51"/>
    <w:rsid w:val="008125E5"/>
    <w:rsid w:val="008127C0"/>
    <w:rsid w:val="00812FFE"/>
    <w:rsid w:val="00813180"/>
    <w:rsid w:val="0081323D"/>
    <w:rsid w:val="008134C2"/>
    <w:rsid w:val="008137E5"/>
    <w:rsid w:val="00813E83"/>
    <w:rsid w:val="00813EAE"/>
    <w:rsid w:val="008140BD"/>
    <w:rsid w:val="00814AD8"/>
    <w:rsid w:val="00814C2F"/>
    <w:rsid w:val="00814EAA"/>
    <w:rsid w:val="008150FB"/>
    <w:rsid w:val="008151D5"/>
    <w:rsid w:val="0081534E"/>
    <w:rsid w:val="008156BC"/>
    <w:rsid w:val="0081598D"/>
    <w:rsid w:val="00815CC2"/>
    <w:rsid w:val="00815E1C"/>
    <w:rsid w:val="00815E2F"/>
    <w:rsid w:val="00815FDD"/>
    <w:rsid w:val="00816019"/>
    <w:rsid w:val="008165AC"/>
    <w:rsid w:val="008165FC"/>
    <w:rsid w:val="008166BD"/>
    <w:rsid w:val="008166DB"/>
    <w:rsid w:val="008166FC"/>
    <w:rsid w:val="0081683D"/>
    <w:rsid w:val="008168DB"/>
    <w:rsid w:val="008169FA"/>
    <w:rsid w:val="00816D72"/>
    <w:rsid w:val="00816DA3"/>
    <w:rsid w:val="0081717E"/>
    <w:rsid w:val="0081718F"/>
    <w:rsid w:val="008172C6"/>
    <w:rsid w:val="00817303"/>
    <w:rsid w:val="008173B7"/>
    <w:rsid w:val="00817694"/>
    <w:rsid w:val="0081773D"/>
    <w:rsid w:val="008177D1"/>
    <w:rsid w:val="00817915"/>
    <w:rsid w:val="00817A8A"/>
    <w:rsid w:val="0082018C"/>
    <w:rsid w:val="00820251"/>
    <w:rsid w:val="00821445"/>
    <w:rsid w:val="00821446"/>
    <w:rsid w:val="008219BF"/>
    <w:rsid w:val="00821BBD"/>
    <w:rsid w:val="00821CC5"/>
    <w:rsid w:val="00822289"/>
    <w:rsid w:val="0082291B"/>
    <w:rsid w:val="00822CCD"/>
    <w:rsid w:val="00823363"/>
    <w:rsid w:val="008236E7"/>
    <w:rsid w:val="00823723"/>
    <w:rsid w:val="0082413C"/>
    <w:rsid w:val="00824154"/>
    <w:rsid w:val="00824485"/>
    <w:rsid w:val="0082455A"/>
    <w:rsid w:val="0082456F"/>
    <w:rsid w:val="00824681"/>
    <w:rsid w:val="00825AB9"/>
    <w:rsid w:val="00825F1C"/>
    <w:rsid w:val="00825FD0"/>
    <w:rsid w:val="0082615A"/>
    <w:rsid w:val="0082615B"/>
    <w:rsid w:val="0082646E"/>
    <w:rsid w:val="008265D9"/>
    <w:rsid w:val="00826775"/>
    <w:rsid w:val="0082693A"/>
    <w:rsid w:val="0082696F"/>
    <w:rsid w:val="00826B10"/>
    <w:rsid w:val="00826CB9"/>
    <w:rsid w:val="00827807"/>
    <w:rsid w:val="00827987"/>
    <w:rsid w:val="00827C19"/>
    <w:rsid w:val="00830029"/>
    <w:rsid w:val="00830512"/>
    <w:rsid w:val="00830582"/>
    <w:rsid w:val="008309AD"/>
    <w:rsid w:val="008313BF"/>
    <w:rsid w:val="008317CF"/>
    <w:rsid w:val="00832348"/>
    <w:rsid w:val="008324F0"/>
    <w:rsid w:val="00832B56"/>
    <w:rsid w:val="00832CAA"/>
    <w:rsid w:val="00832CCB"/>
    <w:rsid w:val="00832F21"/>
    <w:rsid w:val="00833049"/>
    <w:rsid w:val="008333C3"/>
    <w:rsid w:val="008334D4"/>
    <w:rsid w:val="00833A7D"/>
    <w:rsid w:val="00833D91"/>
    <w:rsid w:val="00833F87"/>
    <w:rsid w:val="008344B3"/>
    <w:rsid w:val="008344BA"/>
    <w:rsid w:val="00834530"/>
    <w:rsid w:val="00834ACA"/>
    <w:rsid w:val="00834EA9"/>
    <w:rsid w:val="0083508B"/>
    <w:rsid w:val="008359DE"/>
    <w:rsid w:val="00836145"/>
    <w:rsid w:val="0083677B"/>
    <w:rsid w:val="0083685E"/>
    <w:rsid w:val="0083697F"/>
    <w:rsid w:val="00836B7E"/>
    <w:rsid w:val="0083705E"/>
    <w:rsid w:val="00837233"/>
    <w:rsid w:val="00837826"/>
    <w:rsid w:val="00837BC0"/>
    <w:rsid w:val="00837C58"/>
    <w:rsid w:val="00837DA8"/>
    <w:rsid w:val="00837FAB"/>
    <w:rsid w:val="00840097"/>
    <w:rsid w:val="008402C0"/>
    <w:rsid w:val="00840334"/>
    <w:rsid w:val="0084060D"/>
    <w:rsid w:val="00840704"/>
    <w:rsid w:val="0084073B"/>
    <w:rsid w:val="008408BE"/>
    <w:rsid w:val="008408C7"/>
    <w:rsid w:val="00840DA9"/>
    <w:rsid w:val="00840FF2"/>
    <w:rsid w:val="0084174C"/>
    <w:rsid w:val="00841896"/>
    <w:rsid w:val="00841A3E"/>
    <w:rsid w:val="00841ABD"/>
    <w:rsid w:val="00841B17"/>
    <w:rsid w:val="00841D28"/>
    <w:rsid w:val="00841E17"/>
    <w:rsid w:val="00841F7B"/>
    <w:rsid w:val="0084219B"/>
    <w:rsid w:val="00842270"/>
    <w:rsid w:val="008423F0"/>
    <w:rsid w:val="008424EF"/>
    <w:rsid w:val="00842556"/>
    <w:rsid w:val="00842687"/>
    <w:rsid w:val="008426FE"/>
    <w:rsid w:val="00842785"/>
    <w:rsid w:val="00842873"/>
    <w:rsid w:val="00842874"/>
    <w:rsid w:val="00842C7E"/>
    <w:rsid w:val="00842EA4"/>
    <w:rsid w:val="00842F11"/>
    <w:rsid w:val="00843BD3"/>
    <w:rsid w:val="00844732"/>
    <w:rsid w:val="00844A57"/>
    <w:rsid w:val="00845174"/>
    <w:rsid w:val="00845183"/>
    <w:rsid w:val="00845641"/>
    <w:rsid w:val="008456FA"/>
    <w:rsid w:val="0084596B"/>
    <w:rsid w:val="00845B69"/>
    <w:rsid w:val="00845D3C"/>
    <w:rsid w:val="00846181"/>
    <w:rsid w:val="008461EE"/>
    <w:rsid w:val="00846BA9"/>
    <w:rsid w:val="00846E24"/>
    <w:rsid w:val="00846EC7"/>
    <w:rsid w:val="0084702D"/>
    <w:rsid w:val="008471E7"/>
    <w:rsid w:val="00847813"/>
    <w:rsid w:val="00847A12"/>
    <w:rsid w:val="00847D08"/>
    <w:rsid w:val="00847F3A"/>
    <w:rsid w:val="008501E5"/>
    <w:rsid w:val="0085023D"/>
    <w:rsid w:val="0085046F"/>
    <w:rsid w:val="0085050D"/>
    <w:rsid w:val="0085098E"/>
    <w:rsid w:val="00850C45"/>
    <w:rsid w:val="00850C79"/>
    <w:rsid w:val="00850E7B"/>
    <w:rsid w:val="008514CA"/>
    <w:rsid w:val="00851512"/>
    <w:rsid w:val="00851581"/>
    <w:rsid w:val="00851D34"/>
    <w:rsid w:val="00852258"/>
    <w:rsid w:val="008527AD"/>
    <w:rsid w:val="00852E55"/>
    <w:rsid w:val="00852F59"/>
    <w:rsid w:val="00852FD7"/>
    <w:rsid w:val="00853192"/>
    <w:rsid w:val="008532D1"/>
    <w:rsid w:val="00853720"/>
    <w:rsid w:val="008538DF"/>
    <w:rsid w:val="00853AF4"/>
    <w:rsid w:val="00853BAB"/>
    <w:rsid w:val="00853C5A"/>
    <w:rsid w:val="00853F6F"/>
    <w:rsid w:val="00854273"/>
    <w:rsid w:val="0085427D"/>
    <w:rsid w:val="008542F9"/>
    <w:rsid w:val="0085470C"/>
    <w:rsid w:val="008548AF"/>
    <w:rsid w:val="00854A29"/>
    <w:rsid w:val="00855718"/>
    <w:rsid w:val="0085582A"/>
    <w:rsid w:val="00855AC9"/>
    <w:rsid w:val="00855B0C"/>
    <w:rsid w:val="00855E9A"/>
    <w:rsid w:val="00856000"/>
    <w:rsid w:val="00856255"/>
    <w:rsid w:val="008565C7"/>
    <w:rsid w:val="00856AE8"/>
    <w:rsid w:val="00856DEB"/>
    <w:rsid w:val="00856F38"/>
    <w:rsid w:val="00857205"/>
    <w:rsid w:val="008575C7"/>
    <w:rsid w:val="0085765F"/>
    <w:rsid w:val="00857829"/>
    <w:rsid w:val="008579E2"/>
    <w:rsid w:val="00857A89"/>
    <w:rsid w:val="00857C58"/>
    <w:rsid w:val="00857F63"/>
    <w:rsid w:val="00857FE5"/>
    <w:rsid w:val="008601EE"/>
    <w:rsid w:val="008603BD"/>
    <w:rsid w:val="00860410"/>
    <w:rsid w:val="00860C9B"/>
    <w:rsid w:val="00860DDF"/>
    <w:rsid w:val="0086101E"/>
    <w:rsid w:val="00861199"/>
    <w:rsid w:val="008611A9"/>
    <w:rsid w:val="008614AF"/>
    <w:rsid w:val="00861583"/>
    <w:rsid w:val="0086177E"/>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312D"/>
    <w:rsid w:val="0086326E"/>
    <w:rsid w:val="008633B0"/>
    <w:rsid w:val="00863495"/>
    <w:rsid w:val="00863561"/>
    <w:rsid w:val="00863857"/>
    <w:rsid w:val="00863962"/>
    <w:rsid w:val="00864350"/>
    <w:rsid w:val="00864712"/>
    <w:rsid w:val="0086483D"/>
    <w:rsid w:val="00864AAB"/>
    <w:rsid w:val="00864D2D"/>
    <w:rsid w:val="00864E56"/>
    <w:rsid w:val="008652A6"/>
    <w:rsid w:val="008654FA"/>
    <w:rsid w:val="0086585E"/>
    <w:rsid w:val="00865C17"/>
    <w:rsid w:val="008661AC"/>
    <w:rsid w:val="0086626A"/>
    <w:rsid w:val="00866563"/>
    <w:rsid w:val="00866843"/>
    <w:rsid w:val="00866A22"/>
    <w:rsid w:val="00866D5E"/>
    <w:rsid w:val="00867063"/>
    <w:rsid w:val="008674F9"/>
    <w:rsid w:val="008675BB"/>
    <w:rsid w:val="008675C1"/>
    <w:rsid w:val="00867BFA"/>
    <w:rsid w:val="008701E1"/>
    <w:rsid w:val="008703E9"/>
    <w:rsid w:val="00870414"/>
    <w:rsid w:val="008705EF"/>
    <w:rsid w:val="00870DE4"/>
    <w:rsid w:val="00871A14"/>
    <w:rsid w:val="00871FF0"/>
    <w:rsid w:val="008725BC"/>
    <w:rsid w:val="008738CE"/>
    <w:rsid w:val="008738D7"/>
    <w:rsid w:val="008742BD"/>
    <w:rsid w:val="008747FA"/>
    <w:rsid w:val="008748BF"/>
    <w:rsid w:val="008750A1"/>
    <w:rsid w:val="00875123"/>
    <w:rsid w:val="0087515B"/>
    <w:rsid w:val="00875AC2"/>
    <w:rsid w:val="00876376"/>
    <w:rsid w:val="0087670F"/>
    <w:rsid w:val="00876862"/>
    <w:rsid w:val="00876E63"/>
    <w:rsid w:val="00876F74"/>
    <w:rsid w:val="00877017"/>
    <w:rsid w:val="00877098"/>
    <w:rsid w:val="008772EA"/>
    <w:rsid w:val="00877590"/>
    <w:rsid w:val="008778D0"/>
    <w:rsid w:val="00880485"/>
    <w:rsid w:val="00880500"/>
    <w:rsid w:val="00880528"/>
    <w:rsid w:val="00880896"/>
    <w:rsid w:val="008808BB"/>
    <w:rsid w:val="0088130C"/>
    <w:rsid w:val="00881496"/>
    <w:rsid w:val="00881653"/>
    <w:rsid w:val="00881E8C"/>
    <w:rsid w:val="008820E0"/>
    <w:rsid w:val="0088245D"/>
    <w:rsid w:val="0088251D"/>
    <w:rsid w:val="0088363D"/>
    <w:rsid w:val="00883B89"/>
    <w:rsid w:val="00884126"/>
    <w:rsid w:val="008842DC"/>
    <w:rsid w:val="00884A62"/>
    <w:rsid w:val="00884C4A"/>
    <w:rsid w:val="00884C95"/>
    <w:rsid w:val="00884E7B"/>
    <w:rsid w:val="008850C0"/>
    <w:rsid w:val="00885346"/>
    <w:rsid w:val="00885388"/>
    <w:rsid w:val="00885573"/>
    <w:rsid w:val="008858C5"/>
    <w:rsid w:val="00885C80"/>
    <w:rsid w:val="00885DF3"/>
    <w:rsid w:val="00885F8F"/>
    <w:rsid w:val="00886421"/>
    <w:rsid w:val="008865DC"/>
    <w:rsid w:val="008866DD"/>
    <w:rsid w:val="00887801"/>
    <w:rsid w:val="00887CE5"/>
    <w:rsid w:val="00887F33"/>
    <w:rsid w:val="0089020D"/>
    <w:rsid w:val="0089043E"/>
    <w:rsid w:val="0089053F"/>
    <w:rsid w:val="008906C9"/>
    <w:rsid w:val="00890EF1"/>
    <w:rsid w:val="008910B0"/>
    <w:rsid w:val="0089116B"/>
    <w:rsid w:val="00891381"/>
    <w:rsid w:val="00891BBC"/>
    <w:rsid w:val="00891C6F"/>
    <w:rsid w:val="00891D60"/>
    <w:rsid w:val="00892146"/>
    <w:rsid w:val="00892174"/>
    <w:rsid w:val="008921F4"/>
    <w:rsid w:val="008922E7"/>
    <w:rsid w:val="0089230A"/>
    <w:rsid w:val="00892930"/>
    <w:rsid w:val="00892F3E"/>
    <w:rsid w:val="008930F7"/>
    <w:rsid w:val="008937B9"/>
    <w:rsid w:val="00893B19"/>
    <w:rsid w:val="00893BE0"/>
    <w:rsid w:val="00893C84"/>
    <w:rsid w:val="00893C88"/>
    <w:rsid w:val="0089412C"/>
    <w:rsid w:val="0089426E"/>
    <w:rsid w:val="008946C6"/>
    <w:rsid w:val="00894758"/>
    <w:rsid w:val="00894C2B"/>
    <w:rsid w:val="00894EFA"/>
    <w:rsid w:val="00894F32"/>
    <w:rsid w:val="00895006"/>
    <w:rsid w:val="0089508F"/>
    <w:rsid w:val="00895771"/>
    <w:rsid w:val="00895814"/>
    <w:rsid w:val="00895A22"/>
    <w:rsid w:val="00895A7B"/>
    <w:rsid w:val="00895F31"/>
    <w:rsid w:val="008960FA"/>
    <w:rsid w:val="008964A4"/>
    <w:rsid w:val="00896809"/>
    <w:rsid w:val="00896B9F"/>
    <w:rsid w:val="00896D3F"/>
    <w:rsid w:val="0089723D"/>
    <w:rsid w:val="008978A2"/>
    <w:rsid w:val="00897BA6"/>
    <w:rsid w:val="00897E4D"/>
    <w:rsid w:val="008A0576"/>
    <w:rsid w:val="008A0E1B"/>
    <w:rsid w:val="008A1327"/>
    <w:rsid w:val="008A133E"/>
    <w:rsid w:val="008A15B1"/>
    <w:rsid w:val="008A1BF5"/>
    <w:rsid w:val="008A1E78"/>
    <w:rsid w:val="008A206D"/>
    <w:rsid w:val="008A22A7"/>
    <w:rsid w:val="008A25E0"/>
    <w:rsid w:val="008A2ACE"/>
    <w:rsid w:val="008A2AE2"/>
    <w:rsid w:val="008A2D01"/>
    <w:rsid w:val="008A34EB"/>
    <w:rsid w:val="008A3A26"/>
    <w:rsid w:val="008A3AC4"/>
    <w:rsid w:val="008A3BD9"/>
    <w:rsid w:val="008A3D15"/>
    <w:rsid w:val="008A41A8"/>
    <w:rsid w:val="008A4999"/>
    <w:rsid w:val="008A4AAF"/>
    <w:rsid w:val="008A4C21"/>
    <w:rsid w:val="008A4DE8"/>
    <w:rsid w:val="008A5179"/>
    <w:rsid w:val="008A5AA4"/>
    <w:rsid w:val="008A5BC5"/>
    <w:rsid w:val="008A5C98"/>
    <w:rsid w:val="008A612E"/>
    <w:rsid w:val="008A61DE"/>
    <w:rsid w:val="008A61E2"/>
    <w:rsid w:val="008A6271"/>
    <w:rsid w:val="008A6523"/>
    <w:rsid w:val="008A654F"/>
    <w:rsid w:val="008A68DB"/>
    <w:rsid w:val="008A6D44"/>
    <w:rsid w:val="008A704F"/>
    <w:rsid w:val="008A70BA"/>
    <w:rsid w:val="008A72EA"/>
    <w:rsid w:val="008A7BAD"/>
    <w:rsid w:val="008B02C1"/>
    <w:rsid w:val="008B05EE"/>
    <w:rsid w:val="008B07F2"/>
    <w:rsid w:val="008B0CB4"/>
    <w:rsid w:val="008B0DA5"/>
    <w:rsid w:val="008B0EE1"/>
    <w:rsid w:val="008B1875"/>
    <w:rsid w:val="008B18F9"/>
    <w:rsid w:val="008B1BFE"/>
    <w:rsid w:val="008B22F7"/>
    <w:rsid w:val="008B252A"/>
    <w:rsid w:val="008B261F"/>
    <w:rsid w:val="008B3004"/>
    <w:rsid w:val="008B317C"/>
    <w:rsid w:val="008B3466"/>
    <w:rsid w:val="008B3528"/>
    <w:rsid w:val="008B3B3A"/>
    <w:rsid w:val="008B3B40"/>
    <w:rsid w:val="008B4BFF"/>
    <w:rsid w:val="008B4C23"/>
    <w:rsid w:val="008B4C84"/>
    <w:rsid w:val="008B4ECA"/>
    <w:rsid w:val="008B59CC"/>
    <w:rsid w:val="008B5A95"/>
    <w:rsid w:val="008B5B71"/>
    <w:rsid w:val="008B5E6B"/>
    <w:rsid w:val="008B5F4E"/>
    <w:rsid w:val="008B5F97"/>
    <w:rsid w:val="008B63D8"/>
    <w:rsid w:val="008B65F8"/>
    <w:rsid w:val="008B6CEB"/>
    <w:rsid w:val="008B6D0D"/>
    <w:rsid w:val="008B6E73"/>
    <w:rsid w:val="008B727C"/>
    <w:rsid w:val="008B7364"/>
    <w:rsid w:val="008B739A"/>
    <w:rsid w:val="008B74A9"/>
    <w:rsid w:val="008B7645"/>
    <w:rsid w:val="008B775C"/>
    <w:rsid w:val="008B7BA1"/>
    <w:rsid w:val="008B7BB5"/>
    <w:rsid w:val="008C047E"/>
    <w:rsid w:val="008C0685"/>
    <w:rsid w:val="008C118C"/>
    <w:rsid w:val="008C1644"/>
    <w:rsid w:val="008C1796"/>
    <w:rsid w:val="008C1799"/>
    <w:rsid w:val="008C17DB"/>
    <w:rsid w:val="008C1962"/>
    <w:rsid w:val="008C1A33"/>
    <w:rsid w:val="008C24CF"/>
    <w:rsid w:val="008C25E8"/>
    <w:rsid w:val="008C3040"/>
    <w:rsid w:val="008C30C0"/>
    <w:rsid w:val="008C3D48"/>
    <w:rsid w:val="008C3E6C"/>
    <w:rsid w:val="008C3F63"/>
    <w:rsid w:val="008C441B"/>
    <w:rsid w:val="008C4661"/>
    <w:rsid w:val="008C4714"/>
    <w:rsid w:val="008C47A2"/>
    <w:rsid w:val="008C47F4"/>
    <w:rsid w:val="008C48E0"/>
    <w:rsid w:val="008C4AC8"/>
    <w:rsid w:val="008C4E15"/>
    <w:rsid w:val="008C502A"/>
    <w:rsid w:val="008C50F8"/>
    <w:rsid w:val="008C518F"/>
    <w:rsid w:val="008C591D"/>
    <w:rsid w:val="008C5D6C"/>
    <w:rsid w:val="008C5F8F"/>
    <w:rsid w:val="008C63D6"/>
    <w:rsid w:val="008C6681"/>
    <w:rsid w:val="008C67AD"/>
    <w:rsid w:val="008C6897"/>
    <w:rsid w:val="008C6E77"/>
    <w:rsid w:val="008C71E7"/>
    <w:rsid w:val="008C71F8"/>
    <w:rsid w:val="008C721E"/>
    <w:rsid w:val="008C787F"/>
    <w:rsid w:val="008C78C3"/>
    <w:rsid w:val="008C7A73"/>
    <w:rsid w:val="008C7D61"/>
    <w:rsid w:val="008C7E20"/>
    <w:rsid w:val="008D04A7"/>
    <w:rsid w:val="008D074D"/>
    <w:rsid w:val="008D07CD"/>
    <w:rsid w:val="008D0C1E"/>
    <w:rsid w:val="008D0C80"/>
    <w:rsid w:val="008D0FAA"/>
    <w:rsid w:val="008D14E7"/>
    <w:rsid w:val="008D16BA"/>
    <w:rsid w:val="008D1826"/>
    <w:rsid w:val="008D1A3E"/>
    <w:rsid w:val="008D1C82"/>
    <w:rsid w:val="008D1C9A"/>
    <w:rsid w:val="008D2ACC"/>
    <w:rsid w:val="008D3256"/>
    <w:rsid w:val="008D3454"/>
    <w:rsid w:val="008D399E"/>
    <w:rsid w:val="008D39C7"/>
    <w:rsid w:val="008D3A0C"/>
    <w:rsid w:val="008D3D54"/>
    <w:rsid w:val="008D3E26"/>
    <w:rsid w:val="008D4366"/>
    <w:rsid w:val="008D4FC4"/>
    <w:rsid w:val="008D534A"/>
    <w:rsid w:val="008D5372"/>
    <w:rsid w:val="008D54FC"/>
    <w:rsid w:val="008D56A3"/>
    <w:rsid w:val="008D594B"/>
    <w:rsid w:val="008D5C27"/>
    <w:rsid w:val="008D5E6A"/>
    <w:rsid w:val="008D675A"/>
    <w:rsid w:val="008D686A"/>
    <w:rsid w:val="008D6925"/>
    <w:rsid w:val="008D6B6E"/>
    <w:rsid w:val="008D6EC2"/>
    <w:rsid w:val="008D6F16"/>
    <w:rsid w:val="008D70B4"/>
    <w:rsid w:val="008D7282"/>
    <w:rsid w:val="008D72AE"/>
    <w:rsid w:val="008D7370"/>
    <w:rsid w:val="008D795F"/>
    <w:rsid w:val="008D7C64"/>
    <w:rsid w:val="008D7F5E"/>
    <w:rsid w:val="008D7F6F"/>
    <w:rsid w:val="008E0546"/>
    <w:rsid w:val="008E0A11"/>
    <w:rsid w:val="008E0AC4"/>
    <w:rsid w:val="008E0C87"/>
    <w:rsid w:val="008E0C93"/>
    <w:rsid w:val="008E0E58"/>
    <w:rsid w:val="008E1625"/>
    <w:rsid w:val="008E1C4E"/>
    <w:rsid w:val="008E1DFF"/>
    <w:rsid w:val="008E1EE1"/>
    <w:rsid w:val="008E29E2"/>
    <w:rsid w:val="008E33E9"/>
    <w:rsid w:val="008E34B7"/>
    <w:rsid w:val="008E37F6"/>
    <w:rsid w:val="008E3C9B"/>
    <w:rsid w:val="008E3E5D"/>
    <w:rsid w:val="008E4291"/>
    <w:rsid w:val="008E438D"/>
    <w:rsid w:val="008E43FD"/>
    <w:rsid w:val="008E4566"/>
    <w:rsid w:val="008E4CA8"/>
    <w:rsid w:val="008E4E3C"/>
    <w:rsid w:val="008E4FC5"/>
    <w:rsid w:val="008E50C0"/>
    <w:rsid w:val="008E518F"/>
    <w:rsid w:val="008E5482"/>
    <w:rsid w:val="008E54C2"/>
    <w:rsid w:val="008E55B2"/>
    <w:rsid w:val="008E5668"/>
    <w:rsid w:val="008E5AB6"/>
    <w:rsid w:val="008E60BF"/>
    <w:rsid w:val="008E61C4"/>
    <w:rsid w:val="008E61D3"/>
    <w:rsid w:val="008E69DB"/>
    <w:rsid w:val="008E6A3F"/>
    <w:rsid w:val="008E7779"/>
    <w:rsid w:val="008E7980"/>
    <w:rsid w:val="008E7F2C"/>
    <w:rsid w:val="008F0159"/>
    <w:rsid w:val="008F036A"/>
    <w:rsid w:val="008F03DD"/>
    <w:rsid w:val="008F0C1D"/>
    <w:rsid w:val="008F0F77"/>
    <w:rsid w:val="008F12CB"/>
    <w:rsid w:val="008F1582"/>
    <w:rsid w:val="008F1648"/>
    <w:rsid w:val="008F168A"/>
    <w:rsid w:val="008F1830"/>
    <w:rsid w:val="008F1A85"/>
    <w:rsid w:val="008F1C56"/>
    <w:rsid w:val="008F1C7B"/>
    <w:rsid w:val="008F1FE0"/>
    <w:rsid w:val="008F219A"/>
    <w:rsid w:val="008F27B9"/>
    <w:rsid w:val="008F27E3"/>
    <w:rsid w:val="008F3C12"/>
    <w:rsid w:val="008F3E30"/>
    <w:rsid w:val="008F40D4"/>
    <w:rsid w:val="008F41A2"/>
    <w:rsid w:val="008F41F4"/>
    <w:rsid w:val="008F42CB"/>
    <w:rsid w:val="008F441A"/>
    <w:rsid w:val="008F452F"/>
    <w:rsid w:val="008F45C3"/>
    <w:rsid w:val="008F45EA"/>
    <w:rsid w:val="008F47C4"/>
    <w:rsid w:val="008F47FB"/>
    <w:rsid w:val="008F48AD"/>
    <w:rsid w:val="008F4E8C"/>
    <w:rsid w:val="008F5028"/>
    <w:rsid w:val="008F547D"/>
    <w:rsid w:val="008F5849"/>
    <w:rsid w:val="008F6136"/>
    <w:rsid w:val="008F668B"/>
    <w:rsid w:val="008F6777"/>
    <w:rsid w:val="008F6AA4"/>
    <w:rsid w:val="008F6AC4"/>
    <w:rsid w:val="008F6D02"/>
    <w:rsid w:val="008F6E7F"/>
    <w:rsid w:val="008F7031"/>
    <w:rsid w:val="008F74E8"/>
    <w:rsid w:val="008F7776"/>
    <w:rsid w:val="008F7793"/>
    <w:rsid w:val="008F7F49"/>
    <w:rsid w:val="009000FE"/>
    <w:rsid w:val="0090015A"/>
    <w:rsid w:val="009003A6"/>
    <w:rsid w:val="00900DF6"/>
    <w:rsid w:val="009010DF"/>
    <w:rsid w:val="0090128B"/>
    <w:rsid w:val="009015F3"/>
    <w:rsid w:val="00901C15"/>
    <w:rsid w:val="00901CC0"/>
    <w:rsid w:val="0090291F"/>
    <w:rsid w:val="00902D1C"/>
    <w:rsid w:val="00902D5A"/>
    <w:rsid w:val="00903347"/>
    <w:rsid w:val="0090349F"/>
    <w:rsid w:val="00903622"/>
    <w:rsid w:val="009037FD"/>
    <w:rsid w:val="00903B35"/>
    <w:rsid w:val="00903DA7"/>
    <w:rsid w:val="00903E0B"/>
    <w:rsid w:val="00904185"/>
    <w:rsid w:val="00904223"/>
    <w:rsid w:val="0090436B"/>
    <w:rsid w:val="009043DD"/>
    <w:rsid w:val="009043E5"/>
    <w:rsid w:val="00904561"/>
    <w:rsid w:val="0090467D"/>
    <w:rsid w:val="00904750"/>
    <w:rsid w:val="00904F65"/>
    <w:rsid w:val="009051D5"/>
    <w:rsid w:val="00905214"/>
    <w:rsid w:val="0090571B"/>
    <w:rsid w:val="00905795"/>
    <w:rsid w:val="009058F6"/>
    <w:rsid w:val="00906028"/>
    <w:rsid w:val="009060BA"/>
    <w:rsid w:val="0090617F"/>
    <w:rsid w:val="0090648E"/>
    <w:rsid w:val="00906E25"/>
    <w:rsid w:val="00906E83"/>
    <w:rsid w:val="00907063"/>
    <w:rsid w:val="00907144"/>
    <w:rsid w:val="009072CB"/>
    <w:rsid w:val="00907534"/>
    <w:rsid w:val="00907B68"/>
    <w:rsid w:val="00907C4D"/>
    <w:rsid w:val="00907F4F"/>
    <w:rsid w:val="00907FA8"/>
    <w:rsid w:val="00910026"/>
    <w:rsid w:val="00910163"/>
    <w:rsid w:val="00910614"/>
    <w:rsid w:val="00910738"/>
    <w:rsid w:val="009107F5"/>
    <w:rsid w:val="00910D33"/>
    <w:rsid w:val="009113A7"/>
    <w:rsid w:val="00911CE8"/>
    <w:rsid w:val="00911ED8"/>
    <w:rsid w:val="00912A2D"/>
    <w:rsid w:val="00912E22"/>
    <w:rsid w:val="00912E7C"/>
    <w:rsid w:val="00912EA4"/>
    <w:rsid w:val="009130E5"/>
    <w:rsid w:val="009133C6"/>
    <w:rsid w:val="0091407D"/>
    <w:rsid w:val="009143FB"/>
    <w:rsid w:val="00914632"/>
    <w:rsid w:val="009146DA"/>
    <w:rsid w:val="0091485D"/>
    <w:rsid w:val="0091491F"/>
    <w:rsid w:val="009149E5"/>
    <w:rsid w:val="0091528C"/>
    <w:rsid w:val="00915750"/>
    <w:rsid w:val="009159A4"/>
    <w:rsid w:val="00915A27"/>
    <w:rsid w:val="00915AED"/>
    <w:rsid w:val="00915B06"/>
    <w:rsid w:val="00916051"/>
    <w:rsid w:val="00916345"/>
    <w:rsid w:val="009163E8"/>
    <w:rsid w:val="00916551"/>
    <w:rsid w:val="009165EA"/>
    <w:rsid w:val="009168CC"/>
    <w:rsid w:val="00916938"/>
    <w:rsid w:val="009169B3"/>
    <w:rsid w:val="00917052"/>
    <w:rsid w:val="00917835"/>
    <w:rsid w:val="00917F4A"/>
    <w:rsid w:val="00917FEE"/>
    <w:rsid w:val="00920386"/>
    <w:rsid w:val="00920960"/>
    <w:rsid w:val="00920BE3"/>
    <w:rsid w:val="0092138D"/>
    <w:rsid w:val="0092183D"/>
    <w:rsid w:val="00921CE0"/>
    <w:rsid w:val="00921FE3"/>
    <w:rsid w:val="00922129"/>
    <w:rsid w:val="009224D1"/>
    <w:rsid w:val="0092268B"/>
    <w:rsid w:val="009226E7"/>
    <w:rsid w:val="00922A66"/>
    <w:rsid w:val="00922FF6"/>
    <w:rsid w:val="00923444"/>
    <w:rsid w:val="00923725"/>
    <w:rsid w:val="009240DA"/>
    <w:rsid w:val="009245C4"/>
    <w:rsid w:val="00924727"/>
    <w:rsid w:val="0092490D"/>
    <w:rsid w:val="00924CA3"/>
    <w:rsid w:val="00924CE9"/>
    <w:rsid w:val="00924DD4"/>
    <w:rsid w:val="00924F70"/>
    <w:rsid w:val="00925150"/>
    <w:rsid w:val="009253C0"/>
    <w:rsid w:val="00925A17"/>
    <w:rsid w:val="00925A9E"/>
    <w:rsid w:val="00925D14"/>
    <w:rsid w:val="00925E63"/>
    <w:rsid w:val="00925E71"/>
    <w:rsid w:val="00926026"/>
    <w:rsid w:val="0092663B"/>
    <w:rsid w:val="00926C65"/>
    <w:rsid w:val="00926FDE"/>
    <w:rsid w:val="0092774A"/>
    <w:rsid w:val="0092792E"/>
    <w:rsid w:val="00927D4E"/>
    <w:rsid w:val="009302A1"/>
    <w:rsid w:val="00930486"/>
    <w:rsid w:val="00930714"/>
    <w:rsid w:val="009307D7"/>
    <w:rsid w:val="0093087E"/>
    <w:rsid w:val="00930A6B"/>
    <w:rsid w:val="00930ADA"/>
    <w:rsid w:val="00931054"/>
    <w:rsid w:val="009310B0"/>
    <w:rsid w:val="009310F4"/>
    <w:rsid w:val="00931433"/>
    <w:rsid w:val="00931A4C"/>
    <w:rsid w:val="009322D4"/>
    <w:rsid w:val="009323D1"/>
    <w:rsid w:val="00932400"/>
    <w:rsid w:val="00932879"/>
    <w:rsid w:val="00932B7B"/>
    <w:rsid w:val="00932E5A"/>
    <w:rsid w:val="009331B3"/>
    <w:rsid w:val="00933563"/>
    <w:rsid w:val="00933573"/>
    <w:rsid w:val="009336E7"/>
    <w:rsid w:val="00933D87"/>
    <w:rsid w:val="00933F33"/>
    <w:rsid w:val="00933F9D"/>
    <w:rsid w:val="00934043"/>
    <w:rsid w:val="0093409A"/>
    <w:rsid w:val="00934585"/>
    <w:rsid w:val="0093502D"/>
    <w:rsid w:val="00935465"/>
    <w:rsid w:val="009355DC"/>
    <w:rsid w:val="0093563C"/>
    <w:rsid w:val="0093579B"/>
    <w:rsid w:val="00935D67"/>
    <w:rsid w:val="00935E03"/>
    <w:rsid w:val="00936752"/>
    <w:rsid w:val="009367F6"/>
    <w:rsid w:val="0093683B"/>
    <w:rsid w:val="00936A7D"/>
    <w:rsid w:val="00936E5B"/>
    <w:rsid w:val="00936FE5"/>
    <w:rsid w:val="00937024"/>
    <w:rsid w:val="00937A26"/>
    <w:rsid w:val="00937D48"/>
    <w:rsid w:val="00937DA6"/>
    <w:rsid w:val="009408D4"/>
    <w:rsid w:val="009409E1"/>
    <w:rsid w:val="00940AEB"/>
    <w:rsid w:val="00941090"/>
    <w:rsid w:val="0094152C"/>
    <w:rsid w:val="0094187B"/>
    <w:rsid w:val="00941AF5"/>
    <w:rsid w:val="00941DB1"/>
    <w:rsid w:val="00941F00"/>
    <w:rsid w:val="009423A4"/>
    <w:rsid w:val="00942792"/>
    <w:rsid w:val="009429A0"/>
    <w:rsid w:val="00942D01"/>
    <w:rsid w:val="00942E10"/>
    <w:rsid w:val="00942EAA"/>
    <w:rsid w:val="009430E3"/>
    <w:rsid w:val="00943364"/>
    <w:rsid w:val="00943674"/>
    <w:rsid w:val="00943782"/>
    <w:rsid w:val="00943821"/>
    <w:rsid w:val="00943869"/>
    <w:rsid w:val="0094386C"/>
    <w:rsid w:val="00943945"/>
    <w:rsid w:val="009439FB"/>
    <w:rsid w:val="00943F6A"/>
    <w:rsid w:val="00944272"/>
    <w:rsid w:val="00944663"/>
    <w:rsid w:val="009448BF"/>
    <w:rsid w:val="00944CA1"/>
    <w:rsid w:val="00944D91"/>
    <w:rsid w:val="00945548"/>
    <w:rsid w:val="00945B10"/>
    <w:rsid w:val="00945BD5"/>
    <w:rsid w:val="00945FE5"/>
    <w:rsid w:val="009460B4"/>
    <w:rsid w:val="009467D7"/>
    <w:rsid w:val="00946BA3"/>
    <w:rsid w:val="00947054"/>
    <w:rsid w:val="00947157"/>
    <w:rsid w:val="00947769"/>
    <w:rsid w:val="00947852"/>
    <w:rsid w:val="0095003E"/>
    <w:rsid w:val="009502C8"/>
    <w:rsid w:val="0095042F"/>
    <w:rsid w:val="009504A4"/>
    <w:rsid w:val="009504D7"/>
    <w:rsid w:val="009507F5"/>
    <w:rsid w:val="009508BE"/>
    <w:rsid w:val="00950947"/>
    <w:rsid w:val="0095096A"/>
    <w:rsid w:val="00950B5C"/>
    <w:rsid w:val="00950CFD"/>
    <w:rsid w:val="00950FEC"/>
    <w:rsid w:val="009511F9"/>
    <w:rsid w:val="009514A8"/>
    <w:rsid w:val="00951719"/>
    <w:rsid w:val="009520E1"/>
    <w:rsid w:val="00952940"/>
    <w:rsid w:val="009529B5"/>
    <w:rsid w:val="009534C8"/>
    <w:rsid w:val="0095376A"/>
    <w:rsid w:val="0095392C"/>
    <w:rsid w:val="00953962"/>
    <w:rsid w:val="00953B12"/>
    <w:rsid w:val="00953FAA"/>
    <w:rsid w:val="009541C3"/>
    <w:rsid w:val="0095454E"/>
    <w:rsid w:val="0095489A"/>
    <w:rsid w:val="00954BAE"/>
    <w:rsid w:val="00954FC8"/>
    <w:rsid w:val="0095547C"/>
    <w:rsid w:val="009559EA"/>
    <w:rsid w:val="00955DB3"/>
    <w:rsid w:val="00955E29"/>
    <w:rsid w:val="00955FAE"/>
    <w:rsid w:val="0095612E"/>
    <w:rsid w:val="00956654"/>
    <w:rsid w:val="00956817"/>
    <w:rsid w:val="009568AE"/>
    <w:rsid w:val="00956AE3"/>
    <w:rsid w:val="00957025"/>
    <w:rsid w:val="009570FC"/>
    <w:rsid w:val="00957298"/>
    <w:rsid w:val="00957404"/>
    <w:rsid w:val="009577DF"/>
    <w:rsid w:val="009578CD"/>
    <w:rsid w:val="00957C96"/>
    <w:rsid w:val="00960997"/>
    <w:rsid w:val="00960A2F"/>
    <w:rsid w:val="00960AC6"/>
    <w:rsid w:val="00960C8D"/>
    <w:rsid w:val="009610A4"/>
    <w:rsid w:val="00961B6D"/>
    <w:rsid w:val="00961EC3"/>
    <w:rsid w:val="009626F7"/>
    <w:rsid w:val="00962971"/>
    <w:rsid w:val="00962A3E"/>
    <w:rsid w:val="00962C34"/>
    <w:rsid w:val="00962F24"/>
    <w:rsid w:val="009631B2"/>
    <w:rsid w:val="009632D0"/>
    <w:rsid w:val="00963480"/>
    <w:rsid w:val="00963A06"/>
    <w:rsid w:val="00963DF5"/>
    <w:rsid w:val="009641B6"/>
    <w:rsid w:val="00964691"/>
    <w:rsid w:val="00964AD1"/>
    <w:rsid w:val="00964BE1"/>
    <w:rsid w:val="009650E5"/>
    <w:rsid w:val="0096516C"/>
    <w:rsid w:val="00965333"/>
    <w:rsid w:val="00965428"/>
    <w:rsid w:val="00965837"/>
    <w:rsid w:val="009658F3"/>
    <w:rsid w:val="00965930"/>
    <w:rsid w:val="00965A9B"/>
    <w:rsid w:val="00965CD0"/>
    <w:rsid w:val="00965F71"/>
    <w:rsid w:val="00966127"/>
    <w:rsid w:val="00966528"/>
    <w:rsid w:val="009669B2"/>
    <w:rsid w:val="00966CED"/>
    <w:rsid w:val="00966F70"/>
    <w:rsid w:val="00967283"/>
    <w:rsid w:val="009675A0"/>
    <w:rsid w:val="00967991"/>
    <w:rsid w:val="009679C2"/>
    <w:rsid w:val="00967BF4"/>
    <w:rsid w:val="00967F55"/>
    <w:rsid w:val="009701F7"/>
    <w:rsid w:val="009704AE"/>
    <w:rsid w:val="009709F5"/>
    <w:rsid w:val="00970FB1"/>
    <w:rsid w:val="009710F0"/>
    <w:rsid w:val="009712F7"/>
    <w:rsid w:val="0097142C"/>
    <w:rsid w:val="0097161D"/>
    <w:rsid w:val="009716BC"/>
    <w:rsid w:val="00971713"/>
    <w:rsid w:val="00971859"/>
    <w:rsid w:val="00971874"/>
    <w:rsid w:val="00971AB7"/>
    <w:rsid w:val="00971BCA"/>
    <w:rsid w:val="00971F14"/>
    <w:rsid w:val="00972791"/>
    <w:rsid w:val="00972C51"/>
    <w:rsid w:val="00972EF7"/>
    <w:rsid w:val="00973E2E"/>
    <w:rsid w:val="00974172"/>
    <w:rsid w:val="00974186"/>
    <w:rsid w:val="00974303"/>
    <w:rsid w:val="0097432F"/>
    <w:rsid w:val="0097442A"/>
    <w:rsid w:val="009746A9"/>
    <w:rsid w:val="00974BA2"/>
    <w:rsid w:val="00974CBB"/>
    <w:rsid w:val="00974DD9"/>
    <w:rsid w:val="00974EE6"/>
    <w:rsid w:val="00975018"/>
    <w:rsid w:val="00975847"/>
    <w:rsid w:val="00975870"/>
    <w:rsid w:val="00975A6E"/>
    <w:rsid w:val="009761AD"/>
    <w:rsid w:val="00976211"/>
    <w:rsid w:val="0097694B"/>
    <w:rsid w:val="00976A60"/>
    <w:rsid w:val="00976E61"/>
    <w:rsid w:val="009770DE"/>
    <w:rsid w:val="00977282"/>
    <w:rsid w:val="00977728"/>
    <w:rsid w:val="00977D08"/>
    <w:rsid w:val="00980000"/>
    <w:rsid w:val="00980091"/>
    <w:rsid w:val="00980505"/>
    <w:rsid w:val="00981090"/>
    <w:rsid w:val="00981C1D"/>
    <w:rsid w:val="0098203F"/>
    <w:rsid w:val="00982219"/>
    <w:rsid w:val="0098278B"/>
    <w:rsid w:val="00982931"/>
    <w:rsid w:val="00982A02"/>
    <w:rsid w:val="00982AA7"/>
    <w:rsid w:val="00982C7B"/>
    <w:rsid w:val="00982DE2"/>
    <w:rsid w:val="00982F08"/>
    <w:rsid w:val="00982F29"/>
    <w:rsid w:val="0098324D"/>
    <w:rsid w:val="0098337E"/>
    <w:rsid w:val="00983673"/>
    <w:rsid w:val="0098368A"/>
    <w:rsid w:val="00983C7C"/>
    <w:rsid w:val="00983FB2"/>
    <w:rsid w:val="00984001"/>
    <w:rsid w:val="0098404C"/>
    <w:rsid w:val="00984349"/>
    <w:rsid w:val="009843D1"/>
    <w:rsid w:val="00984646"/>
    <w:rsid w:val="009846C1"/>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312"/>
    <w:rsid w:val="00986E0F"/>
    <w:rsid w:val="00987848"/>
    <w:rsid w:val="00987D2C"/>
    <w:rsid w:val="009900BA"/>
    <w:rsid w:val="009902ED"/>
    <w:rsid w:val="00990903"/>
    <w:rsid w:val="00990C5C"/>
    <w:rsid w:val="00990C7D"/>
    <w:rsid w:val="00990C85"/>
    <w:rsid w:val="00990DC7"/>
    <w:rsid w:val="00990F03"/>
    <w:rsid w:val="00990F5B"/>
    <w:rsid w:val="00991221"/>
    <w:rsid w:val="00991449"/>
    <w:rsid w:val="0099154A"/>
    <w:rsid w:val="00991DEC"/>
    <w:rsid w:val="009920D7"/>
    <w:rsid w:val="00992A84"/>
    <w:rsid w:val="00992BF9"/>
    <w:rsid w:val="00992FA4"/>
    <w:rsid w:val="0099300D"/>
    <w:rsid w:val="00993530"/>
    <w:rsid w:val="0099354B"/>
    <w:rsid w:val="00993663"/>
    <w:rsid w:val="009936CB"/>
    <w:rsid w:val="009936E2"/>
    <w:rsid w:val="00993B85"/>
    <w:rsid w:val="00993CEA"/>
    <w:rsid w:val="00994045"/>
    <w:rsid w:val="009944BB"/>
    <w:rsid w:val="00994587"/>
    <w:rsid w:val="009947AE"/>
    <w:rsid w:val="00994801"/>
    <w:rsid w:val="00994C70"/>
    <w:rsid w:val="00994E36"/>
    <w:rsid w:val="00995079"/>
    <w:rsid w:val="009953F2"/>
    <w:rsid w:val="009956A1"/>
    <w:rsid w:val="00995A43"/>
    <w:rsid w:val="00995BAE"/>
    <w:rsid w:val="00995C3D"/>
    <w:rsid w:val="00995F81"/>
    <w:rsid w:val="00995F87"/>
    <w:rsid w:val="00995FE2"/>
    <w:rsid w:val="009966D1"/>
    <w:rsid w:val="00996AC4"/>
    <w:rsid w:val="00996BA8"/>
    <w:rsid w:val="00996F10"/>
    <w:rsid w:val="009971D4"/>
    <w:rsid w:val="00997508"/>
    <w:rsid w:val="00997C84"/>
    <w:rsid w:val="00997DB4"/>
    <w:rsid w:val="00997DE0"/>
    <w:rsid w:val="009A028B"/>
    <w:rsid w:val="009A0711"/>
    <w:rsid w:val="009A10ED"/>
    <w:rsid w:val="009A1143"/>
    <w:rsid w:val="009A1D6D"/>
    <w:rsid w:val="009A1DD9"/>
    <w:rsid w:val="009A1DE1"/>
    <w:rsid w:val="009A1E9E"/>
    <w:rsid w:val="009A2780"/>
    <w:rsid w:val="009A2C14"/>
    <w:rsid w:val="009A2C60"/>
    <w:rsid w:val="009A2D11"/>
    <w:rsid w:val="009A2EC1"/>
    <w:rsid w:val="009A3541"/>
    <w:rsid w:val="009A375F"/>
    <w:rsid w:val="009A37B9"/>
    <w:rsid w:val="009A380E"/>
    <w:rsid w:val="009A4023"/>
    <w:rsid w:val="009A4491"/>
    <w:rsid w:val="009A44C0"/>
    <w:rsid w:val="009A4720"/>
    <w:rsid w:val="009A48B6"/>
    <w:rsid w:val="009A54C3"/>
    <w:rsid w:val="009A576D"/>
    <w:rsid w:val="009A5AC6"/>
    <w:rsid w:val="009A5B23"/>
    <w:rsid w:val="009A68CB"/>
    <w:rsid w:val="009A72A3"/>
    <w:rsid w:val="009A739E"/>
    <w:rsid w:val="009A7507"/>
    <w:rsid w:val="009A7519"/>
    <w:rsid w:val="009A7573"/>
    <w:rsid w:val="009A79BD"/>
    <w:rsid w:val="009B0411"/>
    <w:rsid w:val="009B04CF"/>
    <w:rsid w:val="009B0870"/>
    <w:rsid w:val="009B0F58"/>
    <w:rsid w:val="009B100E"/>
    <w:rsid w:val="009B1209"/>
    <w:rsid w:val="009B1369"/>
    <w:rsid w:val="009B1728"/>
    <w:rsid w:val="009B17C1"/>
    <w:rsid w:val="009B1D48"/>
    <w:rsid w:val="009B205A"/>
    <w:rsid w:val="009B24BE"/>
    <w:rsid w:val="009B2613"/>
    <w:rsid w:val="009B2C78"/>
    <w:rsid w:val="009B2DDA"/>
    <w:rsid w:val="009B2E8B"/>
    <w:rsid w:val="009B3338"/>
    <w:rsid w:val="009B3613"/>
    <w:rsid w:val="009B3785"/>
    <w:rsid w:val="009B37D8"/>
    <w:rsid w:val="009B39D2"/>
    <w:rsid w:val="009B3A12"/>
    <w:rsid w:val="009B3F94"/>
    <w:rsid w:val="009B45E4"/>
    <w:rsid w:val="009B49A1"/>
    <w:rsid w:val="009B4E96"/>
    <w:rsid w:val="009B5000"/>
    <w:rsid w:val="009B5BEA"/>
    <w:rsid w:val="009B5FE6"/>
    <w:rsid w:val="009B60B7"/>
    <w:rsid w:val="009B618B"/>
    <w:rsid w:val="009B6327"/>
    <w:rsid w:val="009B638F"/>
    <w:rsid w:val="009B6627"/>
    <w:rsid w:val="009B6861"/>
    <w:rsid w:val="009B6B14"/>
    <w:rsid w:val="009B6F11"/>
    <w:rsid w:val="009B71C8"/>
    <w:rsid w:val="009B7598"/>
    <w:rsid w:val="009B7B39"/>
    <w:rsid w:val="009C0115"/>
    <w:rsid w:val="009C055F"/>
    <w:rsid w:val="009C0592"/>
    <w:rsid w:val="009C0655"/>
    <w:rsid w:val="009C0659"/>
    <w:rsid w:val="009C1A6F"/>
    <w:rsid w:val="009C1CE6"/>
    <w:rsid w:val="009C2156"/>
    <w:rsid w:val="009C23EE"/>
    <w:rsid w:val="009C24E5"/>
    <w:rsid w:val="009C26AA"/>
    <w:rsid w:val="009C2B82"/>
    <w:rsid w:val="009C2EB4"/>
    <w:rsid w:val="009C3052"/>
    <w:rsid w:val="009C30F0"/>
    <w:rsid w:val="009C33E3"/>
    <w:rsid w:val="009C3559"/>
    <w:rsid w:val="009C355F"/>
    <w:rsid w:val="009C383C"/>
    <w:rsid w:val="009C3848"/>
    <w:rsid w:val="009C3F90"/>
    <w:rsid w:val="009C4516"/>
    <w:rsid w:val="009C477B"/>
    <w:rsid w:val="009C4DF3"/>
    <w:rsid w:val="009C4E1B"/>
    <w:rsid w:val="009C50E4"/>
    <w:rsid w:val="009C5168"/>
    <w:rsid w:val="009C53E5"/>
    <w:rsid w:val="009C5645"/>
    <w:rsid w:val="009C5A3A"/>
    <w:rsid w:val="009C5C3D"/>
    <w:rsid w:val="009C5D9A"/>
    <w:rsid w:val="009C5F37"/>
    <w:rsid w:val="009C6735"/>
    <w:rsid w:val="009C699D"/>
    <w:rsid w:val="009C6A1E"/>
    <w:rsid w:val="009C6AC0"/>
    <w:rsid w:val="009C6B8B"/>
    <w:rsid w:val="009C6C75"/>
    <w:rsid w:val="009C71F0"/>
    <w:rsid w:val="009C7369"/>
    <w:rsid w:val="009C73D1"/>
    <w:rsid w:val="009C75CA"/>
    <w:rsid w:val="009C765F"/>
    <w:rsid w:val="009D0C4A"/>
    <w:rsid w:val="009D0D4A"/>
    <w:rsid w:val="009D0E43"/>
    <w:rsid w:val="009D0F5A"/>
    <w:rsid w:val="009D12C8"/>
    <w:rsid w:val="009D138A"/>
    <w:rsid w:val="009D1715"/>
    <w:rsid w:val="009D171D"/>
    <w:rsid w:val="009D1770"/>
    <w:rsid w:val="009D1A23"/>
    <w:rsid w:val="009D229A"/>
    <w:rsid w:val="009D22CD"/>
    <w:rsid w:val="009D27E5"/>
    <w:rsid w:val="009D3060"/>
    <w:rsid w:val="009D31CD"/>
    <w:rsid w:val="009D3228"/>
    <w:rsid w:val="009D3872"/>
    <w:rsid w:val="009D3983"/>
    <w:rsid w:val="009D3C1A"/>
    <w:rsid w:val="009D4061"/>
    <w:rsid w:val="009D48EE"/>
    <w:rsid w:val="009D4E60"/>
    <w:rsid w:val="009D501A"/>
    <w:rsid w:val="009D51A8"/>
    <w:rsid w:val="009D53EC"/>
    <w:rsid w:val="009D5415"/>
    <w:rsid w:val="009D54D9"/>
    <w:rsid w:val="009D5744"/>
    <w:rsid w:val="009D59B4"/>
    <w:rsid w:val="009D59EA"/>
    <w:rsid w:val="009D59EB"/>
    <w:rsid w:val="009D5B3A"/>
    <w:rsid w:val="009D5E01"/>
    <w:rsid w:val="009D5EC7"/>
    <w:rsid w:val="009D5FFF"/>
    <w:rsid w:val="009D6260"/>
    <w:rsid w:val="009D63AA"/>
    <w:rsid w:val="009D64E1"/>
    <w:rsid w:val="009D68EA"/>
    <w:rsid w:val="009D69FE"/>
    <w:rsid w:val="009D705E"/>
    <w:rsid w:val="009D7420"/>
    <w:rsid w:val="009D76DC"/>
    <w:rsid w:val="009D76E9"/>
    <w:rsid w:val="009D7732"/>
    <w:rsid w:val="009D7896"/>
    <w:rsid w:val="009D7A6F"/>
    <w:rsid w:val="009D7F95"/>
    <w:rsid w:val="009E01CE"/>
    <w:rsid w:val="009E04F6"/>
    <w:rsid w:val="009E0798"/>
    <w:rsid w:val="009E0852"/>
    <w:rsid w:val="009E0895"/>
    <w:rsid w:val="009E09B1"/>
    <w:rsid w:val="009E0C45"/>
    <w:rsid w:val="009E0DC5"/>
    <w:rsid w:val="009E13F7"/>
    <w:rsid w:val="009E1498"/>
    <w:rsid w:val="009E17DA"/>
    <w:rsid w:val="009E1F98"/>
    <w:rsid w:val="009E203E"/>
    <w:rsid w:val="009E265B"/>
    <w:rsid w:val="009E2CA1"/>
    <w:rsid w:val="009E2D84"/>
    <w:rsid w:val="009E3228"/>
    <w:rsid w:val="009E3291"/>
    <w:rsid w:val="009E35BF"/>
    <w:rsid w:val="009E3E3D"/>
    <w:rsid w:val="009E40B3"/>
    <w:rsid w:val="009E40EB"/>
    <w:rsid w:val="009E44CA"/>
    <w:rsid w:val="009E47B5"/>
    <w:rsid w:val="009E4B7F"/>
    <w:rsid w:val="009E4CAA"/>
    <w:rsid w:val="009E4CBD"/>
    <w:rsid w:val="009E4EE7"/>
    <w:rsid w:val="009E5014"/>
    <w:rsid w:val="009E574D"/>
    <w:rsid w:val="009E5BAA"/>
    <w:rsid w:val="009E60D3"/>
    <w:rsid w:val="009E62BC"/>
    <w:rsid w:val="009E64DE"/>
    <w:rsid w:val="009E67C6"/>
    <w:rsid w:val="009E6B02"/>
    <w:rsid w:val="009E6FD4"/>
    <w:rsid w:val="009E7089"/>
    <w:rsid w:val="009E775F"/>
    <w:rsid w:val="009E7B98"/>
    <w:rsid w:val="009E7C16"/>
    <w:rsid w:val="009E7DE9"/>
    <w:rsid w:val="009F03F2"/>
    <w:rsid w:val="009F08E9"/>
    <w:rsid w:val="009F098B"/>
    <w:rsid w:val="009F11C9"/>
    <w:rsid w:val="009F142B"/>
    <w:rsid w:val="009F1889"/>
    <w:rsid w:val="009F1E49"/>
    <w:rsid w:val="009F1F3F"/>
    <w:rsid w:val="009F1F7E"/>
    <w:rsid w:val="009F2080"/>
    <w:rsid w:val="009F2254"/>
    <w:rsid w:val="009F23A1"/>
    <w:rsid w:val="009F2607"/>
    <w:rsid w:val="009F2E5A"/>
    <w:rsid w:val="009F2F57"/>
    <w:rsid w:val="009F2FFA"/>
    <w:rsid w:val="009F3083"/>
    <w:rsid w:val="009F30BD"/>
    <w:rsid w:val="009F313C"/>
    <w:rsid w:val="009F37BC"/>
    <w:rsid w:val="009F3B1F"/>
    <w:rsid w:val="009F3F58"/>
    <w:rsid w:val="009F3F75"/>
    <w:rsid w:val="009F467A"/>
    <w:rsid w:val="009F4967"/>
    <w:rsid w:val="009F4B49"/>
    <w:rsid w:val="009F4D98"/>
    <w:rsid w:val="009F4E7F"/>
    <w:rsid w:val="009F5023"/>
    <w:rsid w:val="009F517D"/>
    <w:rsid w:val="009F5217"/>
    <w:rsid w:val="009F5338"/>
    <w:rsid w:val="009F535A"/>
    <w:rsid w:val="009F55E4"/>
    <w:rsid w:val="009F5C62"/>
    <w:rsid w:val="009F5C72"/>
    <w:rsid w:val="009F5DEF"/>
    <w:rsid w:val="009F5EF1"/>
    <w:rsid w:val="009F62D6"/>
    <w:rsid w:val="009F6449"/>
    <w:rsid w:val="009F6486"/>
    <w:rsid w:val="009F67C9"/>
    <w:rsid w:val="009F6986"/>
    <w:rsid w:val="009F6DB4"/>
    <w:rsid w:val="009F6DB8"/>
    <w:rsid w:val="009F7135"/>
    <w:rsid w:val="009F71EF"/>
    <w:rsid w:val="009F724D"/>
    <w:rsid w:val="009F7262"/>
    <w:rsid w:val="009F731B"/>
    <w:rsid w:val="009F73DC"/>
    <w:rsid w:val="009F7F79"/>
    <w:rsid w:val="00A00226"/>
    <w:rsid w:val="00A00704"/>
    <w:rsid w:val="00A007F3"/>
    <w:rsid w:val="00A00D97"/>
    <w:rsid w:val="00A00DBC"/>
    <w:rsid w:val="00A01426"/>
    <w:rsid w:val="00A0146C"/>
    <w:rsid w:val="00A01BE6"/>
    <w:rsid w:val="00A02294"/>
    <w:rsid w:val="00A02330"/>
    <w:rsid w:val="00A02412"/>
    <w:rsid w:val="00A02E13"/>
    <w:rsid w:val="00A02E3C"/>
    <w:rsid w:val="00A03045"/>
    <w:rsid w:val="00A03190"/>
    <w:rsid w:val="00A033E2"/>
    <w:rsid w:val="00A0391D"/>
    <w:rsid w:val="00A03A33"/>
    <w:rsid w:val="00A03AF3"/>
    <w:rsid w:val="00A03C76"/>
    <w:rsid w:val="00A03EB8"/>
    <w:rsid w:val="00A045BC"/>
    <w:rsid w:val="00A049FE"/>
    <w:rsid w:val="00A04A06"/>
    <w:rsid w:val="00A04A98"/>
    <w:rsid w:val="00A04BCD"/>
    <w:rsid w:val="00A04CA8"/>
    <w:rsid w:val="00A04D7E"/>
    <w:rsid w:val="00A050B3"/>
    <w:rsid w:val="00A051F0"/>
    <w:rsid w:val="00A053F0"/>
    <w:rsid w:val="00A0566B"/>
    <w:rsid w:val="00A0573D"/>
    <w:rsid w:val="00A05A0C"/>
    <w:rsid w:val="00A05C79"/>
    <w:rsid w:val="00A05E78"/>
    <w:rsid w:val="00A064A9"/>
    <w:rsid w:val="00A064ED"/>
    <w:rsid w:val="00A069CD"/>
    <w:rsid w:val="00A06A16"/>
    <w:rsid w:val="00A06D09"/>
    <w:rsid w:val="00A06E33"/>
    <w:rsid w:val="00A0707F"/>
    <w:rsid w:val="00A070A8"/>
    <w:rsid w:val="00A072F9"/>
    <w:rsid w:val="00A07318"/>
    <w:rsid w:val="00A07741"/>
    <w:rsid w:val="00A07969"/>
    <w:rsid w:val="00A0797F"/>
    <w:rsid w:val="00A07A9D"/>
    <w:rsid w:val="00A07B04"/>
    <w:rsid w:val="00A07DE1"/>
    <w:rsid w:val="00A07F25"/>
    <w:rsid w:val="00A105CE"/>
    <w:rsid w:val="00A107B4"/>
    <w:rsid w:val="00A10D3B"/>
    <w:rsid w:val="00A10F4B"/>
    <w:rsid w:val="00A11125"/>
    <w:rsid w:val="00A11576"/>
    <w:rsid w:val="00A119B0"/>
    <w:rsid w:val="00A1209F"/>
    <w:rsid w:val="00A121B8"/>
    <w:rsid w:val="00A1249B"/>
    <w:rsid w:val="00A12DE3"/>
    <w:rsid w:val="00A13291"/>
    <w:rsid w:val="00A133A8"/>
    <w:rsid w:val="00A1413F"/>
    <w:rsid w:val="00A1439C"/>
    <w:rsid w:val="00A14438"/>
    <w:rsid w:val="00A14531"/>
    <w:rsid w:val="00A14BBF"/>
    <w:rsid w:val="00A15001"/>
    <w:rsid w:val="00A150A4"/>
    <w:rsid w:val="00A150F0"/>
    <w:rsid w:val="00A15269"/>
    <w:rsid w:val="00A1532D"/>
    <w:rsid w:val="00A155B5"/>
    <w:rsid w:val="00A15C11"/>
    <w:rsid w:val="00A15F4A"/>
    <w:rsid w:val="00A1626F"/>
    <w:rsid w:val="00A163E9"/>
    <w:rsid w:val="00A1649B"/>
    <w:rsid w:val="00A165B0"/>
    <w:rsid w:val="00A1680B"/>
    <w:rsid w:val="00A169E6"/>
    <w:rsid w:val="00A16C0C"/>
    <w:rsid w:val="00A16F32"/>
    <w:rsid w:val="00A16F4E"/>
    <w:rsid w:val="00A16FC5"/>
    <w:rsid w:val="00A17151"/>
    <w:rsid w:val="00A17184"/>
    <w:rsid w:val="00A17824"/>
    <w:rsid w:val="00A17F70"/>
    <w:rsid w:val="00A20A0E"/>
    <w:rsid w:val="00A20B4E"/>
    <w:rsid w:val="00A20D63"/>
    <w:rsid w:val="00A21043"/>
    <w:rsid w:val="00A21322"/>
    <w:rsid w:val="00A21672"/>
    <w:rsid w:val="00A218AF"/>
    <w:rsid w:val="00A21C92"/>
    <w:rsid w:val="00A21EEC"/>
    <w:rsid w:val="00A22381"/>
    <w:rsid w:val="00A2262F"/>
    <w:rsid w:val="00A227F1"/>
    <w:rsid w:val="00A22941"/>
    <w:rsid w:val="00A229C8"/>
    <w:rsid w:val="00A22C29"/>
    <w:rsid w:val="00A22E6B"/>
    <w:rsid w:val="00A23144"/>
    <w:rsid w:val="00A231A2"/>
    <w:rsid w:val="00A2348C"/>
    <w:rsid w:val="00A23791"/>
    <w:rsid w:val="00A2425C"/>
    <w:rsid w:val="00A24371"/>
    <w:rsid w:val="00A243B1"/>
    <w:rsid w:val="00A24456"/>
    <w:rsid w:val="00A244B2"/>
    <w:rsid w:val="00A244E1"/>
    <w:rsid w:val="00A24544"/>
    <w:rsid w:val="00A24D5C"/>
    <w:rsid w:val="00A24DAC"/>
    <w:rsid w:val="00A24E15"/>
    <w:rsid w:val="00A2531C"/>
    <w:rsid w:val="00A256EC"/>
    <w:rsid w:val="00A25FBD"/>
    <w:rsid w:val="00A26767"/>
    <w:rsid w:val="00A2698E"/>
    <w:rsid w:val="00A27822"/>
    <w:rsid w:val="00A27978"/>
    <w:rsid w:val="00A27D61"/>
    <w:rsid w:val="00A27E42"/>
    <w:rsid w:val="00A27ED0"/>
    <w:rsid w:val="00A27FFC"/>
    <w:rsid w:val="00A3041A"/>
    <w:rsid w:val="00A30766"/>
    <w:rsid w:val="00A30DE1"/>
    <w:rsid w:val="00A30E71"/>
    <w:rsid w:val="00A30F5A"/>
    <w:rsid w:val="00A31573"/>
    <w:rsid w:val="00A31670"/>
    <w:rsid w:val="00A317C2"/>
    <w:rsid w:val="00A31F12"/>
    <w:rsid w:val="00A323C3"/>
    <w:rsid w:val="00A324A8"/>
    <w:rsid w:val="00A32A52"/>
    <w:rsid w:val="00A32D58"/>
    <w:rsid w:val="00A33FB8"/>
    <w:rsid w:val="00A34160"/>
    <w:rsid w:val="00A34232"/>
    <w:rsid w:val="00A34397"/>
    <w:rsid w:val="00A34720"/>
    <w:rsid w:val="00A34F6A"/>
    <w:rsid w:val="00A3530B"/>
    <w:rsid w:val="00A35743"/>
    <w:rsid w:val="00A35800"/>
    <w:rsid w:val="00A35839"/>
    <w:rsid w:val="00A35FB6"/>
    <w:rsid w:val="00A35FCD"/>
    <w:rsid w:val="00A362D3"/>
    <w:rsid w:val="00A36BAA"/>
    <w:rsid w:val="00A371D5"/>
    <w:rsid w:val="00A3759A"/>
    <w:rsid w:val="00A3769E"/>
    <w:rsid w:val="00A377A8"/>
    <w:rsid w:val="00A3787F"/>
    <w:rsid w:val="00A37D3D"/>
    <w:rsid w:val="00A4004A"/>
    <w:rsid w:val="00A40288"/>
    <w:rsid w:val="00A40991"/>
    <w:rsid w:val="00A40CA7"/>
    <w:rsid w:val="00A40D1A"/>
    <w:rsid w:val="00A41167"/>
    <w:rsid w:val="00A411DB"/>
    <w:rsid w:val="00A41B0D"/>
    <w:rsid w:val="00A41BA9"/>
    <w:rsid w:val="00A41FF0"/>
    <w:rsid w:val="00A421F1"/>
    <w:rsid w:val="00A426C9"/>
    <w:rsid w:val="00A42A19"/>
    <w:rsid w:val="00A42A6F"/>
    <w:rsid w:val="00A42CFD"/>
    <w:rsid w:val="00A43344"/>
    <w:rsid w:val="00A433C0"/>
    <w:rsid w:val="00A4367D"/>
    <w:rsid w:val="00A43AB1"/>
    <w:rsid w:val="00A43C5E"/>
    <w:rsid w:val="00A43D11"/>
    <w:rsid w:val="00A43ECA"/>
    <w:rsid w:val="00A443B6"/>
    <w:rsid w:val="00A4494A"/>
    <w:rsid w:val="00A451F8"/>
    <w:rsid w:val="00A45316"/>
    <w:rsid w:val="00A454CA"/>
    <w:rsid w:val="00A45A01"/>
    <w:rsid w:val="00A45BB8"/>
    <w:rsid w:val="00A45D99"/>
    <w:rsid w:val="00A45E1A"/>
    <w:rsid w:val="00A461CD"/>
    <w:rsid w:val="00A46200"/>
    <w:rsid w:val="00A462AE"/>
    <w:rsid w:val="00A464DC"/>
    <w:rsid w:val="00A46584"/>
    <w:rsid w:val="00A4683B"/>
    <w:rsid w:val="00A46BB9"/>
    <w:rsid w:val="00A46C0F"/>
    <w:rsid w:val="00A46C57"/>
    <w:rsid w:val="00A46CEB"/>
    <w:rsid w:val="00A46D9D"/>
    <w:rsid w:val="00A4722D"/>
    <w:rsid w:val="00A4729A"/>
    <w:rsid w:val="00A47472"/>
    <w:rsid w:val="00A474E8"/>
    <w:rsid w:val="00A4798D"/>
    <w:rsid w:val="00A47B1A"/>
    <w:rsid w:val="00A505C1"/>
    <w:rsid w:val="00A50D94"/>
    <w:rsid w:val="00A51274"/>
    <w:rsid w:val="00A51B3C"/>
    <w:rsid w:val="00A51B5E"/>
    <w:rsid w:val="00A5219D"/>
    <w:rsid w:val="00A52307"/>
    <w:rsid w:val="00A523E7"/>
    <w:rsid w:val="00A52689"/>
    <w:rsid w:val="00A533C1"/>
    <w:rsid w:val="00A534D6"/>
    <w:rsid w:val="00A53719"/>
    <w:rsid w:val="00A537CF"/>
    <w:rsid w:val="00A53851"/>
    <w:rsid w:val="00A538D1"/>
    <w:rsid w:val="00A53993"/>
    <w:rsid w:val="00A53C4E"/>
    <w:rsid w:val="00A54879"/>
    <w:rsid w:val="00A54AE8"/>
    <w:rsid w:val="00A54B2D"/>
    <w:rsid w:val="00A54CD8"/>
    <w:rsid w:val="00A55394"/>
    <w:rsid w:val="00A553C4"/>
    <w:rsid w:val="00A55735"/>
    <w:rsid w:val="00A559CE"/>
    <w:rsid w:val="00A55B48"/>
    <w:rsid w:val="00A55CB5"/>
    <w:rsid w:val="00A560CE"/>
    <w:rsid w:val="00A565B8"/>
    <w:rsid w:val="00A565CA"/>
    <w:rsid w:val="00A56B24"/>
    <w:rsid w:val="00A56E31"/>
    <w:rsid w:val="00A57291"/>
    <w:rsid w:val="00A57358"/>
    <w:rsid w:val="00A573E6"/>
    <w:rsid w:val="00A576AD"/>
    <w:rsid w:val="00A577A3"/>
    <w:rsid w:val="00A57B08"/>
    <w:rsid w:val="00A6102A"/>
    <w:rsid w:val="00A6115F"/>
    <w:rsid w:val="00A617E9"/>
    <w:rsid w:val="00A61AAD"/>
    <w:rsid w:val="00A61DD5"/>
    <w:rsid w:val="00A6205D"/>
    <w:rsid w:val="00A62306"/>
    <w:rsid w:val="00A6253E"/>
    <w:rsid w:val="00A628BB"/>
    <w:rsid w:val="00A62F6A"/>
    <w:rsid w:val="00A63517"/>
    <w:rsid w:val="00A63583"/>
    <w:rsid w:val="00A6378C"/>
    <w:rsid w:val="00A63A2D"/>
    <w:rsid w:val="00A63A4D"/>
    <w:rsid w:val="00A63B87"/>
    <w:rsid w:val="00A63C76"/>
    <w:rsid w:val="00A63F85"/>
    <w:rsid w:val="00A64293"/>
    <w:rsid w:val="00A644B4"/>
    <w:rsid w:val="00A64510"/>
    <w:rsid w:val="00A64972"/>
    <w:rsid w:val="00A64ABE"/>
    <w:rsid w:val="00A64C57"/>
    <w:rsid w:val="00A64C5C"/>
    <w:rsid w:val="00A652A2"/>
    <w:rsid w:val="00A65618"/>
    <w:rsid w:val="00A65BFD"/>
    <w:rsid w:val="00A662FE"/>
    <w:rsid w:val="00A66528"/>
    <w:rsid w:val="00A66615"/>
    <w:rsid w:val="00A66FC9"/>
    <w:rsid w:val="00A672EA"/>
    <w:rsid w:val="00A6758A"/>
    <w:rsid w:val="00A6777E"/>
    <w:rsid w:val="00A67AA2"/>
    <w:rsid w:val="00A67BA2"/>
    <w:rsid w:val="00A67FEE"/>
    <w:rsid w:val="00A7001A"/>
    <w:rsid w:val="00A70087"/>
    <w:rsid w:val="00A706EA"/>
    <w:rsid w:val="00A70A78"/>
    <w:rsid w:val="00A70AD5"/>
    <w:rsid w:val="00A70BF4"/>
    <w:rsid w:val="00A70DE5"/>
    <w:rsid w:val="00A71041"/>
    <w:rsid w:val="00A71252"/>
    <w:rsid w:val="00A714B5"/>
    <w:rsid w:val="00A71835"/>
    <w:rsid w:val="00A7200A"/>
    <w:rsid w:val="00A724CD"/>
    <w:rsid w:val="00A7265E"/>
    <w:rsid w:val="00A72B66"/>
    <w:rsid w:val="00A72DFA"/>
    <w:rsid w:val="00A7309B"/>
    <w:rsid w:val="00A730B8"/>
    <w:rsid w:val="00A7335A"/>
    <w:rsid w:val="00A7367E"/>
    <w:rsid w:val="00A73761"/>
    <w:rsid w:val="00A74098"/>
    <w:rsid w:val="00A7412F"/>
    <w:rsid w:val="00A74228"/>
    <w:rsid w:val="00A742EE"/>
    <w:rsid w:val="00A74356"/>
    <w:rsid w:val="00A746DA"/>
    <w:rsid w:val="00A74C2C"/>
    <w:rsid w:val="00A74C91"/>
    <w:rsid w:val="00A74CB3"/>
    <w:rsid w:val="00A7530A"/>
    <w:rsid w:val="00A75A31"/>
    <w:rsid w:val="00A75E2C"/>
    <w:rsid w:val="00A7608D"/>
    <w:rsid w:val="00A761EE"/>
    <w:rsid w:val="00A7648E"/>
    <w:rsid w:val="00A7652B"/>
    <w:rsid w:val="00A768D1"/>
    <w:rsid w:val="00A76C16"/>
    <w:rsid w:val="00A76CF9"/>
    <w:rsid w:val="00A76D8E"/>
    <w:rsid w:val="00A76FFF"/>
    <w:rsid w:val="00A773A7"/>
    <w:rsid w:val="00A776E2"/>
    <w:rsid w:val="00A7789E"/>
    <w:rsid w:val="00A778F5"/>
    <w:rsid w:val="00A77B71"/>
    <w:rsid w:val="00A77EBB"/>
    <w:rsid w:val="00A8032E"/>
    <w:rsid w:val="00A80698"/>
    <w:rsid w:val="00A808B6"/>
    <w:rsid w:val="00A810D5"/>
    <w:rsid w:val="00A813C7"/>
    <w:rsid w:val="00A8143C"/>
    <w:rsid w:val="00A81A03"/>
    <w:rsid w:val="00A81BF0"/>
    <w:rsid w:val="00A82784"/>
    <w:rsid w:val="00A82804"/>
    <w:rsid w:val="00A8289E"/>
    <w:rsid w:val="00A82E81"/>
    <w:rsid w:val="00A82F61"/>
    <w:rsid w:val="00A839AF"/>
    <w:rsid w:val="00A83EC6"/>
    <w:rsid w:val="00A8467A"/>
    <w:rsid w:val="00A84790"/>
    <w:rsid w:val="00A847BB"/>
    <w:rsid w:val="00A84998"/>
    <w:rsid w:val="00A84CD2"/>
    <w:rsid w:val="00A84CDC"/>
    <w:rsid w:val="00A84F62"/>
    <w:rsid w:val="00A84F7F"/>
    <w:rsid w:val="00A84FDD"/>
    <w:rsid w:val="00A850FC"/>
    <w:rsid w:val="00A851DC"/>
    <w:rsid w:val="00A853E1"/>
    <w:rsid w:val="00A85824"/>
    <w:rsid w:val="00A85D1B"/>
    <w:rsid w:val="00A85E09"/>
    <w:rsid w:val="00A86240"/>
    <w:rsid w:val="00A862B8"/>
    <w:rsid w:val="00A863F3"/>
    <w:rsid w:val="00A866BB"/>
    <w:rsid w:val="00A867FD"/>
    <w:rsid w:val="00A86948"/>
    <w:rsid w:val="00A8713A"/>
    <w:rsid w:val="00A87353"/>
    <w:rsid w:val="00A87459"/>
    <w:rsid w:val="00A87696"/>
    <w:rsid w:val="00A87BB9"/>
    <w:rsid w:val="00A901B2"/>
    <w:rsid w:val="00A9023E"/>
    <w:rsid w:val="00A90463"/>
    <w:rsid w:val="00A90494"/>
    <w:rsid w:val="00A9051A"/>
    <w:rsid w:val="00A90695"/>
    <w:rsid w:val="00A90BEE"/>
    <w:rsid w:val="00A90CC3"/>
    <w:rsid w:val="00A914D5"/>
    <w:rsid w:val="00A91AD3"/>
    <w:rsid w:val="00A91AEE"/>
    <w:rsid w:val="00A921D5"/>
    <w:rsid w:val="00A926EB"/>
    <w:rsid w:val="00A9278A"/>
    <w:rsid w:val="00A92A94"/>
    <w:rsid w:val="00A92BEE"/>
    <w:rsid w:val="00A92F55"/>
    <w:rsid w:val="00A9314F"/>
    <w:rsid w:val="00A93ADA"/>
    <w:rsid w:val="00A93FB5"/>
    <w:rsid w:val="00A941F8"/>
    <w:rsid w:val="00A94D83"/>
    <w:rsid w:val="00A9538D"/>
    <w:rsid w:val="00A9573C"/>
    <w:rsid w:val="00A95991"/>
    <w:rsid w:val="00A95B98"/>
    <w:rsid w:val="00A96175"/>
    <w:rsid w:val="00A96495"/>
    <w:rsid w:val="00A96580"/>
    <w:rsid w:val="00A969D7"/>
    <w:rsid w:val="00A96A53"/>
    <w:rsid w:val="00A96DA1"/>
    <w:rsid w:val="00A97563"/>
    <w:rsid w:val="00A977CF"/>
    <w:rsid w:val="00A97980"/>
    <w:rsid w:val="00A97BED"/>
    <w:rsid w:val="00A97D8A"/>
    <w:rsid w:val="00A97DF3"/>
    <w:rsid w:val="00A97E39"/>
    <w:rsid w:val="00A97EA5"/>
    <w:rsid w:val="00AA022C"/>
    <w:rsid w:val="00AA06B4"/>
    <w:rsid w:val="00AA0739"/>
    <w:rsid w:val="00AA0838"/>
    <w:rsid w:val="00AA1056"/>
    <w:rsid w:val="00AA11C9"/>
    <w:rsid w:val="00AA1B16"/>
    <w:rsid w:val="00AA1B47"/>
    <w:rsid w:val="00AA1B4A"/>
    <w:rsid w:val="00AA1E80"/>
    <w:rsid w:val="00AA1EBA"/>
    <w:rsid w:val="00AA25BE"/>
    <w:rsid w:val="00AA2753"/>
    <w:rsid w:val="00AA27D9"/>
    <w:rsid w:val="00AA2CEC"/>
    <w:rsid w:val="00AA3113"/>
    <w:rsid w:val="00AA311D"/>
    <w:rsid w:val="00AA3575"/>
    <w:rsid w:val="00AA3AAD"/>
    <w:rsid w:val="00AA3ADA"/>
    <w:rsid w:val="00AA3B96"/>
    <w:rsid w:val="00AA3E74"/>
    <w:rsid w:val="00AA40C1"/>
    <w:rsid w:val="00AA4193"/>
    <w:rsid w:val="00AA43E7"/>
    <w:rsid w:val="00AA4411"/>
    <w:rsid w:val="00AA51BA"/>
    <w:rsid w:val="00AA52B1"/>
    <w:rsid w:val="00AA52CE"/>
    <w:rsid w:val="00AA54DF"/>
    <w:rsid w:val="00AA55D7"/>
    <w:rsid w:val="00AA5826"/>
    <w:rsid w:val="00AA5EE4"/>
    <w:rsid w:val="00AA5F0E"/>
    <w:rsid w:val="00AA611A"/>
    <w:rsid w:val="00AA62CB"/>
    <w:rsid w:val="00AA6460"/>
    <w:rsid w:val="00AA649E"/>
    <w:rsid w:val="00AA6DEE"/>
    <w:rsid w:val="00AA6DFC"/>
    <w:rsid w:val="00AA6F43"/>
    <w:rsid w:val="00AA6FDD"/>
    <w:rsid w:val="00AA7410"/>
    <w:rsid w:val="00AA747D"/>
    <w:rsid w:val="00AA77A4"/>
    <w:rsid w:val="00AA7A68"/>
    <w:rsid w:val="00AB00CB"/>
    <w:rsid w:val="00AB030B"/>
    <w:rsid w:val="00AB0471"/>
    <w:rsid w:val="00AB04A0"/>
    <w:rsid w:val="00AB0585"/>
    <w:rsid w:val="00AB06BC"/>
    <w:rsid w:val="00AB0795"/>
    <w:rsid w:val="00AB0E35"/>
    <w:rsid w:val="00AB1035"/>
    <w:rsid w:val="00AB1498"/>
    <w:rsid w:val="00AB162E"/>
    <w:rsid w:val="00AB16AF"/>
    <w:rsid w:val="00AB1802"/>
    <w:rsid w:val="00AB18A6"/>
    <w:rsid w:val="00AB1AE7"/>
    <w:rsid w:val="00AB1BF6"/>
    <w:rsid w:val="00AB1C7F"/>
    <w:rsid w:val="00AB212A"/>
    <w:rsid w:val="00AB2195"/>
    <w:rsid w:val="00AB233A"/>
    <w:rsid w:val="00AB2E92"/>
    <w:rsid w:val="00AB314B"/>
    <w:rsid w:val="00AB3309"/>
    <w:rsid w:val="00AB34E0"/>
    <w:rsid w:val="00AB350E"/>
    <w:rsid w:val="00AB358C"/>
    <w:rsid w:val="00AB3892"/>
    <w:rsid w:val="00AB38F6"/>
    <w:rsid w:val="00AB3A14"/>
    <w:rsid w:val="00AB3B71"/>
    <w:rsid w:val="00AB3CF1"/>
    <w:rsid w:val="00AB436D"/>
    <w:rsid w:val="00AB49CA"/>
    <w:rsid w:val="00AB4C9B"/>
    <w:rsid w:val="00AB4CDB"/>
    <w:rsid w:val="00AB4DCE"/>
    <w:rsid w:val="00AB4EBA"/>
    <w:rsid w:val="00AB50BD"/>
    <w:rsid w:val="00AB537E"/>
    <w:rsid w:val="00AB59CC"/>
    <w:rsid w:val="00AB5B21"/>
    <w:rsid w:val="00AB5F60"/>
    <w:rsid w:val="00AB6617"/>
    <w:rsid w:val="00AB68FF"/>
    <w:rsid w:val="00AB6E5C"/>
    <w:rsid w:val="00AB700A"/>
    <w:rsid w:val="00AB7195"/>
    <w:rsid w:val="00AB73EF"/>
    <w:rsid w:val="00AB754F"/>
    <w:rsid w:val="00AC037E"/>
    <w:rsid w:val="00AC047A"/>
    <w:rsid w:val="00AC07E1"/>
    <w:rsid w:val="00AC0D57"/>
    <w:rsid w:val="00AC1529"/>
    <w:rsid w:val="00AC16DA"/>
    <w:rsid w:val="00AC170F"/>
    <w:rsid w:val="00AC1845"/>
    <w:rsid w:val="00AC1CC6"/>
    <w:rsid w:val="00AC1D09"/>
    <w:rsid w:val="00AC1EED"/>
    <w:rsid w:val="00AC1F96"/>
    <w:rsid w:val="00AC220B"/>
    <w:rsid w:val="00AC2A4F"/>
    <w:rsid w:val="00AC2BD6"/>
    <w:rsid w:val="00AC2D82"/>
    <w:rsid w:val="00AC2EAD"/>
    <w:rsid w:val="00AC2FA9"/>
    <w:rsid w:val="00AC353D"/>
    <w:rsid w:val="00AC37E8"/>
    <w:rsid w:val="00AC3848"/>
    <w:rsid w:val="00AC3956"/>
    <w:rsid w:val="00AC40CA"/>
    <w:rsid w:val="00AC42E0"/>
    <w:rsid w:val="00AC43AD"/>
    <w:rsid w:val="00AC4519"/>
    <w:rsid w:val="00AC4920"/>
    <w:rsid w:val="00AC49E7"/>
    <w:rsid w:val="00AC4C63"/>
    <w:rsid w:val="00AC554C"/>
    <w:rsid w:val="00AC5CF9"/>
    <w:rsid w:val="00AC68EC"/>
    <w:rsid w:val="00AC6B15"/>
    <w:rsid w:val="00AC6EB0"/>
    <w:rsid w:val="00AC6EBE"/>
    <w:rsid w:val="00AC7178"/>
    <w:rsid w:val="00AC73E7"/>
    <w:rsid w:val="00AC7821"/>
    <w:rsid w:val="00AC7C0B"/>
    <w:rsid w:val="00AC7CA8"/>
    <w:rsid w:val="00AC7D05"/>
    <w:rsid w:val="00AD012E"/>
    <w:rsid w:val="00AD0376"/>
    <w:rsid w:val="00AD048D"/>
    <w:rsid w:val="00AD0CF4"/>
    <w:rsid w:val="00AD0D51"/>
    <w:rsid w:val="00AD10B6"/>
    <w:rsid w:val="00AD11DE"/>
    <w:rsid w:val="00AD194D"/>
    <w:rsid w:val="00AD1D15"/>
    <w:rsid w:val="00AD1D36"/>
    <w:rsid w:val="00AD27E7"/>
    <w:rsid w:val="00AD2A35"/>
    <w:rsid w:val="00AD3036"/>
    <w:rsid w:val="00AD33CC"/>
    <w:rsid w:val="00AD347E"/>
    <w:rsid w:val="00AD3726"/>
    <w:rsid w:val="00AD3740"/>
    <w:rsid w:val="00AD3749"/>
    <w:rsid w:val="00AD380C"/>
    <w:rsid w:val="00AD3CEF"/>
    <w:rsid w:val="00AD4BEA"/>
    <w:rsid w:val="00AD4D60"/>
    <w:rsid w:val="00AD4F3A"/>
    <w:rsid w:val="00AD5340"/>
    <w:rsid w:val="00AD581F"/>
    <w:rsid w:val="00AD586D"/>
    <w:rsid w:val="00AD58E4"/>
    <w:rsid w:val="00AD59E3"/>
    <w:rsid w:val="00AD5B27"/>
    <w:rsid w:val="00AD5BB2"/>
    <w:rsid w:val="00AD5BF1"/>
    <w:rsid w:val="00AD616B"/>
    <w:rsid w:val="00AD6220"/>
    <w:rsid w:val="00AD649C"/>
    <w:rsid w:val="00AD6C1B"/>
    <w:rsid w:val="00AD6C23"/>
    <w:rsid w:val="00AD6DB2"/>
    <w:rsid w:val="00AD6E2A"/>
    <w:rsid w:val="00AD6FB6"/>
    <w:rsid w:val="00AD7276"/>
    <w:rsid w:val="00AD7357"/>
    <w:rsid w:val="00AD76E7"/>
    <w:rsid w:val="00AD79A6"/>
    <w:rsid w:val="00AE0161"/>
    <w:rsid w:val="00AE0415"/>
    <w:rsid w:val="00AE0997"/>
    <w:rsid w:val="00AE0B53"/>
    <w:rsid w:val="00AE12EA"/>
    <w:rsid w:val="00AE187B"/>
    <w:rsid w:val="00AE1AE2"/>
    <w:rsid w:val="00AE1E7F"/>
    <w:rsid w:val="00AE25E5"/>
    <w:rsid w:val="00AE2AB7"/>
    <w:rsid w:val="00AE2D1B"/>
    <w:rsid w:val="00AE3142"/>
    <w:rsid w:val="00AE3165"/>
    <w:rsid w:val="00AE348B"/>
    <w:rsid w:val="00AE3516"/>
    <w:rsid w:val="00AE379B"/>
    <w:rsid w:val="00AE37EC"/>
    <w:rsid w:val="00AE3931"/>
    <w:rsid w:val="00AE3AF7"/>
    <w:rsid w:val="00AE4498"/>
    <w:rsid w:val="00AE48B6"/>
    <w:rsid w:val="00AE5084"/>
    <w:rsid w:val="00AE51D2"/>
    <w:rsid w:val="00AE53A2"/>
    <w:rsid w:val="00AE56E4"/>
    <w:rsid w:val="00AE5A67"/>
    <w:rsid w:val="00AE5A71"/>
    <w:rsid w:val="00AE5AE8"/>
    <w:rsid w:val="00AE5B2B"/>
    <w:rsid w:val="00AE5BB1"/>
    <w:rsid w:val="00AE5F39"/>
    <w:rsid w:val="00AE6013"/>
    <w:rsid w:val="00AE617D"/>
    <w:rsid w:val="00AE7556"/>
    <w:rsid w:val="00AE7AEC"/>
    <w:rsid w:val="00AE7CD0"/>
    <w:rsid w:val="00AE7D4C"/>
    <w:rsid w:val="00AE7EB2"/>
    <w:rsid w:val="00AF00C8"/>
    <w:rsid w:val="00AF03D0"/>
    <w:rsid w:val="00AF05B6"/>
    <w:rsid w:val="00AF0C56"/>
    <w:rsid w:val="00AF0C8C"/>
    <w:rsid w:val="00AF0CB1"/>
    <w:rsid w:val="00AF17BE"/>
    <w:rsid w:val="00AF1C06"/>
    <w:rsid w:val="00AF1F58"/>
    <w:rsid w:val="00AF213C"/>
    <w:rsid w:val="00AF23A9"/>
    <w:rsid w:val="00AF23BA"/>
    <w:rsid w:val="00AF2547"/>
    <w:rsid w:val="00AF25F6"/>
    <w:rsid w:val="00AF2B2C"/>
    <w:rsid w:val="00AF2FDB"/>
    <w:rsid w:val="00AF32DA"/>
    <w:rsid w:val="00AF34C2"/>
    <w:rsid w:val="00AF35B8"/>
    <w:rsid w:val="00AF386C"/>
    <w:rsid w:val="00AF3ECB"/>
    <w:rsid w:val="00AF416D"/>
    <w:rsid w:val="00AF4340"/>
    <w:rsid w:val="00AF47E3"/>
    <w:rsid w:val="00AF4CAB"/>
    <w:rsid w:val="00AF5414"/>
    <w:rsid w:val="00AF5444"/>
    <w:rsid w:val="00AF54D5"/>
    <w:rsid w:val="00AF5640"/>
    <w:rsid w:val="00AF5B80"/>
    <w:rsid w:val="00AF5B81"/>
    <w:rsid w:val="00AF5B9F"/>
    <w:rsid w:val="00AF5C6F"/>
    <w:rsid w:val="00AF5CC0"/>
    <w:rsid w:val="00AF5CE1"/>
    <w:rsid w:val="00AF5D2E"/>
    <w:rsid w:val="00AF5D5A"/>
    <w:rsid w:val="00AF5E35"/>
    <w:rsid w:val="00AF607C"/>
    <w:rsid w:val="00AF66AC"/>
    <w:rsid w:val="00AF6710"/>
    <w:rsid w:val="00AF6A25"/>
    <w:rsid w:val="00AF6CD1"/>
    <w:rsid w:val="00AF6EF5"/>
    <w:rsid w:val="00AF6FDE"/>
    <w:rsid w:val="00AF70A0"/>
    <w:rsid w:val="00AF7146"/>
    <w:rsid w:val="00AF7438"/>
    <w:rsid w:val="00AF75C6"/>
    <w:rsid w:val="00AF7C88"/>
    <w:rsid w:val="00AF7D0C"/>
    <w:rsid w:val="00AF7FE4"/>
    <w:rsid w:val="00B00063"/>
    <w:rsid w:val="00B003F6"/>
    <w:rsid w:val="00B0066B"/>
    <w:rsid w:val="00B009C9"/>
    <w:rsid w:val="00B00F5D"/>
    <w:rsid w:val="00B01851"/>
    <w:rsid w:val="00B018F6"/>
    <w:rsid w:val="00B01BEB"/>
    <w:rsid w:val="00B02423"/>
    <w:rsid w:val="00B02555"/>
    <w:rsid w:val="00B02A99"/>
    <w:rsid w:val="00B030B0"/>
    <w:rsid w:val="00B038B4"/>
    <w:rsid w:val="00B03BF8"/>
    <w:rsid w:val="00B048D1"/>
    <w:rsid w:val="00B04C99"/>
    <w:rsid w:val="00B05072"/>
    <w:rsid w:val="00B0515D"/>
    <w:rsid w:val="00B05236"/>
    <w:rsid w:val="00B05486"/>
    <w:rsid w:val="00B054CD"/>
    <w:rsid w:val="00B05CB1"/>
    <w:rsid w:val="00B05E53"/>
    <w:rsid w:val="00B065E9"/>
    <w:rsid w:val="00B06634"/>
    <w:rsid w:val="00B0686D"/>
    <w:rsid w:val="00B06C96"/>
    <w:rsid w:val="00B076A3"/>
    <w:rsid w:val="00B079C5"/>
    <w:rsid w:val="00B07AEC"/>
    <w:rsid w:val="00B07D28"/>
    <w:rsid w:val="00B07FB1"/>
    <w:rsid w:val="00B10043"/>
    <w:rsid w:val="00B100F8"/>
    <w:rsid w:val="00B10386"/>
    <w:rsid w:val="00B105A3"/>
    <w:rsid w:val="00B10848"/>
    <w:rsid w:val="00B108CC"/>
    <w:rsid w:val="00B10998"/>
    <w:rsid w:val="00B10B67"/>
    <w:rsid w:val="00B11031"/>
    <w:rsid w:val="00B11123"/>
    <w:rsid w:val="00B113E0"/>
    <w:rsid w:val="00B1153D"/>
    <w:rsid w:val="00B11947"/>
    <w:rsid w:val="00B119F0"/>
    <w:rsid w:val="00B11C73"/>
    <w:rsid w:val="00B11F12"/>
    <w:rsid w:val="00B1237C"/>
    <w:rsid w:val="00B1249C"/>
    <w:rsid w:val="00B12999"/>
    <w:rsid w:val="00B12CAB"/>
    <w:rsid w:val="00B1318C"/>
    <w:rsid w:val="00B1328B"/>
    <w:rsid w:val="00B13296"/>
    <w:rsid w:val="00B133A3"/>
    <w:rsid w:val="00B136F2"/>
    <w:rsid w:val="00B13A13"/>
    <w:rsid w:val="00B13A7F"/>
    <w:rsid w:val="00B13BB3"/>
    <w:rsid w:val="00B13E3F"/>
    <w:rsid w:val="00B13F42"/>
    <w:rsid w:val="00B13F7F"/>
    <w:rsid w:val="00B1419A"/>
    <w:rsid w:val="00B141F4"/>
    <w:rsid w:val="00B1423D"/>
    <w:rsid w:val="00B143F2"/>
    <w:rsid w:val="00B145BF"/>
    <w:rsid w:val="00B1470B"/>
    <w:rsid w:val="00B1486D"/>
    <w:rsid w:val="00B14E1B"/>
    <w:rsid w:val="00B15272"/>
    <w:rsid w:val="00B15298"/>
    <w:rsid w:val="00B155EC"/>
    <w:rsid w:val="00B159D1"/>
    <w:rsid w:val="00B163B6"/>
    <w:rsid w:val="00B168E7"/>
    <w:rsid w:val="00B16A12"/>
    <w:rsid w:val="00B16C97"/>
    <w:rsid w:val="00B16E00"/>
    <w:rsid w:val="00B16E30"/>
    <w:rsid w:val="00B1703B"/>
    <w:rsid w:val="00B1713E"/>
    <w:rsid w:val="00B17696"/>
    <w:rsid w:val="00B177C6"/>
    <w:rsid w:val="00B17A74"/>
    <w:rsid w:val="00B17B5F"/>
    <w:rsid w:val="00B17BA8"/>
    <w:rsid w:val="00B17DE8"/>
    <w:rsid w:val="00B17E03"/>
    <w:rsid w:val="00B20545"/>
    <w:rsid w:val="00B2087E"/>
    <w:rsid w:val="00B208AD"/>
    <w:rsid w:val="00B20E85"/>
    <w:rsid w:val="00B21165"/>
    <w:rsid w:val="00B21175"/>
    <w:rsid w:val="00B2118C"/>
    <w:rsid w:val="00B212FC"/>
    <w:rsid w:val="00B21C14"/>
    <w:rsid w:val="00B21CB6"/>
    <w:rsid w:val="00B2289B"/>
    <w:rsid w:val="00B22B75"/>
    <w:rsid w:val="00B22EDD"/>
    <w:rsid w:val="00B236DC"/>
    <w:rsid w:val="00B23C30"/>
    <w:rsid w:val="00B24C0F"/>
    <w:rsid w:val="00B24E46"/>
    <w:rsid w:val="00B250E3"/>
    <w:rsid w:val="00B25326"/>
    <w:rsid w:val="00B258DB"/>
    <w:rsid w:val="00B25926"/>
    <w:rsid w:val="00B2597A"/>
    <w:rsid w:val="00B25D55"/>
    <w:rsid w:val="00B25F0A"/>
    <w:rsid w:val="00B2601A"/>
    <w:rsid w:val="00B2624E"/>
    <w:rsid w:val="00B2625F"/>
    <w:rsid w:val="00B263C8"/>
    <w:rsid w:val="00B269F2"/>
    <w:rsid w:val="00B2706E"/>
    <w:rsid w:val="00B27153"/>
    <w:rsid w:val="00B27EE4"/>
    <w:rsid w:val="00B302EF"/>
    <w:rsid w:val="00B30B1D"/>
    <w:rsid w:val="00B30C5A"/>
    <w:rsid w:val="00B30CFF"/>
    <w:rsid w:val="00B30D31"/>
    <w:rsid w:val="00B312C3"/>
    <w:rsid w:val="00B31672"/>
    <w:rsid w:val="00B317E9"/>
    <w:rsid w:val="00B3188D"/>
    <w:rsid w:val="00B31A66"/>
    <w:rsid w:val="00B31E53"/>
    <w:rsid w:val="00B32229"/>
    <w:rsid w:val="00B325CE"/>
    <w:rsid w:val="00B32EB8"/>
    <w:rsid w:val="00B32EC7"/>
    <w:rsid w:val="00B33634"/>
    <w:rsid w:val="00B33685"/>
    <w:rsid w:val="00B3384B"/>
    <w:rsid w:val="00B338E3"/>
    <w:rsid w:val="00B339E0"/>
    <w:rsid w:val="00B33A39"/>
    <w:rsid w:val="00B33A3E"/>
    <w:rsid w:val="00B33BC6"/>
    <w:rsid w:val="00B34308"/>
    <w:rsid w:val="00B343E9"/>
    <w:rsid w:val="00B34959"/>
    <w:rsid w:val="00B34D94"/>
    <w:rsid w:val="00B3505D"/>
    <w:rsid w:val="00B3567A"/>
    <w:rsid w:val="00B358C9"/>
    <w:rsid w:val="00B35B3A"/>
    <w:rsid w:val="00B35D95"/>
    <w:rsid w:val="00B35F57"/>
    <w:rsid w:val="00B363C7"/>
    <w:rsid w:val="00B36726"/>
    <w:rsid w:val="00B36870"/>
    <w:rsid w:val="00B36FD2"/>
    <w:rsid w:val="00B371AC"/>
    <w:rsid w:val="00B375F8"/>
    <w:rsid w:val="00B376CF"/>
    <w:rsid w:val="00B37885"/>
    <w:rsid w:val="00B37BB2"/>
    <w:rsid w:val="00B4022A"/>
    <w:rsid w:val="00B40414"/>
    <w:rsid w:val="00B406A1"/>
    <w:rsid w:val="00B40740"/>
    <w:rsid w:val="00B40CC7"/>
    <w:rsid w:val="00B411CF"/>
    <w:rsid w:val="00B41708"/>
    <w:rsid w:val="00B41757"/>
    <w:rsid w:val="00B41C63"/>
    <w:rsid w:val="00B41E6D"/>
    <w:rsid w:val="00B4201E"/>
    <w:rsid w:val="00B42333"/>
    <w:rsid w:val="00B427A0"/>
    <w:rsid w:val="00B428D4"/>
    <w:rsid w:val="00B429EB"/>
    <w:rsid w:val="00B42B42"/>
    <w:rsid w:val="00B42C09"/>
    <w:rsid w:val="00B42DFD"/>
    <w:rsid w:val="00B4364C"/>
    <w:rsid w:val="00B43822"/>
    <w:rsid w:val="00B43B3D"/>
    <w:rsid w:val="00B43BFF"/>
    <w:rsid w:val="00B43E95"/>
    <w:rsid w:val="00B443CB"/>
    <w:rsid w:val="00B44598"/>
    <w:rsid w:val="00B44CF0"/>
    <w:rsid w:val="00B4511F"/>
    <w:rsid w:val="00B45376"/>
    <w:rsid w:val="00B45470"/>
    <w:rsid w:val="00B45692"/>
    <w:rsid w:val="00B45D10"/>
    <w:rsid w:val="00B45EB4"/>
    <w:rsid w:val="00B462EE"/>
    <w:rsid w:val="00B46901"/>
    <w:rsid w:val="00B46F97"/>
    <w:rsid w:val="00B4718F"/>
    <w:rsid w:val="00B4735B"/>
    <w:rsid w:val="00B47377"/>
    <w:rsid w:val="00B473B4"/>
    <w:rsid w:val="00B473E2"/>
    <w:rsid w:val="00B47600"/>
    <w:rsid w:val="00B4770D"/>
    <w:rsid w:val="00B47E4D"/>
    <w:rsid w:val="00B47FED"/>
    <w:rsid w:val="00B50D8C"/>
    <w:rsid w:val="00B50EC5"/>
    <w:rsid w:val="00B50F2D"/>
    <w:rsid w:val="00B50F6D"/>
    <w:rsid w:val="00B515D0"/>
    <w:rsid w:val="00B51706"/>
    <w:rsid w:val="00B5194F"/>
    <w:rsid w:val="00B5201B"/>
    <w:rsid w:val="00B5220B"/>
    <w:rsid w:val="00B524BE"/>
    <w:rsid w:val="00B526E5"/>
    <w:rsid w:val="00B52821"/>
    <w:rsid w:val="00B52901"/>
    <w:rsid w:val="00B52D78"/>
    <w:rsid w:val="00B52D8C"/>
    <w:rsid w:val="00B5305E"/>
    <w:rsid w:val="00B53512"/>
    <w:rsid w:val="00B53AD8"/>
    <w:rsid w:val="00B53C12"/>
    <w:rsid w:val="00B54321"/>
    <w:rsid w:val="00B543AE"/>
    <w:rsid w:val="00B5495B"/>
    <w:rsid w:val="00B54B86"/>
    <w:rsid w:val="00B5546A"/>
    <w:rsid w:val="00B55673"/>
    <w:rsid w:val="00B5587A"/>
    <w:rsid w:val="00B5599F"/>
    <w:rsid w:val="00B56011"/>
    <w:rsid w:val="00B5632F"/>
    <w:rsid w:val="00B56780"/>
    <w:rsid w:val="00B56A8E"/>
    <w:rsid w:val="00B56CC0"/>
    <w:rsid w:val="00B56E76"/>
    <w:rsid w:val="00B56F56"/>
    <w:rsid w:val="00B57866"/>
    <w:rsid w:val="00B5786B"/>
    <w:rsid w:val="00B6095B"/>
    <w:rsid w:val="00B60EE8"/>
    <w:rsid w:val="00B61423"/>
    <w:rsid w:val="00B616EF"/>
    <w:rsid w:val="00B6175C"/>
    <w:rsid w:val="00B6185C"/>
    <w:rsid w:val="00B61947"/>
    <w:rsid w:val="00B61AC1"/>
    <w:rsid w:val="00B62D8E"/>
    <w:rsid w:val="00B630B2"/>
    <w:rsid w:val="00B6311E"/>
    <w:rsid w:val="00B6378C"/>
    <w:rsid w:val="00B63A98"/>
    <w:rsid w:val="00B64202"/>
    <w:rsid w:val="00B643BE"/>
    <w:rsid w:val="00B646B8"/>
    <w:rsid w:val="00B646BC"/>
    <w:rsid w:val="00B64784"/>
    <w:rsid w:val="00B647B7"/>
    <w:rsid w:val="00B648E2"/>
    <w:rsid w:val="00B649D3"/>
    <w:rsid w:val="00B64CE9"/>
    <w:rsid w:val="00B64EDE"/>
    <w:rsid w:val="00B64EEA"/>
    <w:rsid w:val="00B64F76"/>
    <w:rsid w:val="00B652F0"/>
    <w:rsid w:val="00B6570D"/>
    <w:rsid w:val="00B66652"/>
    <w:rsid w:val="00B668EC"/>
    <w:rsid w:val="00B66A37"/>
    <w:rsid w:val="00B66D30"/>
    <w:rsid w:val="00B66E98"/>
    <w:rsid w:val="00B66F66"/>
    <w:rsid w:val="00B66FA5"/>
    <w:rsid w:val="00B66FD2"/>
    <w:rsid w:val="00B6711D"/>
    <w:rsid w:val="00B676CB"/>
    <w:rsid w:val="00B70061"/>
    <w:rsid w:val="00B702C2"/>
    <w:rsid w:val="00B702EC"/>
    <w:rsid w:val="00B70714"/>
    <w:rsid w:val="00B70C8B"/>
    <w:rsid w:val="00B70D6E"/>
    <w:rsid w:val="00B710EE"/>
    <w:rsid w:val="00B71657"/>
    <w:rsid w:val="00B71D77"/>
    <w:rsid w:val="00B71FFB"/>
    <w:rsid w:val="00B72072"/>
    <w:rsid w:val="00B720B2"/>
    <w:rsid w:val="00B72136"/>
    <w:rsid w:val="00B72229"/>
    <w:rsid w:val="00B7235D"/>
    <w:rsid w:val="00B726E5"/>
    <w:rsid w:val="00B727DB"/>
    <w:rsid w:val="00B72E60"/>
    <w:rsid w:val="00B72F26"/>
    <w:rsid w:val="00B72FF6"/>
    <w:rsid w:val="00B7313D"/>
    <w:rsid w:val="00B73A12"/>
    <w:rsid w:val="00B73DD4"/>
    <w:rsid w:val="00B74666"/>
    <w:rsid w:val="00B74767"/>
    <w:rsid w:val="00B74F65"/>
    <w:rsid w:val="00B750F2"/>
    <w:rsid w:val="00B75327"/>
    <w:rsid w:val="00B75350"/>
    <w:rsid w:val="00B755F2"/>
    <w:rsid w:val="00B75798"/>
    <w:rsid w:val="00B75818"/>
    <w:rsid w:val="00B759D3"/>
    <w:rsid w:val="00B76305"/>
    <w:rsid w:val="00B766A7"/>
    <w:rsid w:val="00B76AA4"/>
    <w:rsid w:val="00B76DDA"/>
    <w:rsid w:val="00B7774C"/>
    <w:rsid w:val="00B77D73"/>
    <w:rsid w:val="00B77DFE"/>
    <w:rsid w:val="00B77ECD"/>
    <w:rsid w:val="00B8008C"/>
    <w:rsid w:val="00B80272"/>
    <w:rsid w:val="00B8027D"/>
    <w:rsid w:val="00B802AD"/>
    <w:rsid w:val="00B803C6"/>
    <w:rsid w:val="00B803D5"/>
    <w:rsid w:val="00B80497"/>
    <w:rsid w:val="00B805B7"/>
    <w:rsid w:val="00B80AEA"/>
    <w:rsid w:val="00B80C06"/>
    <w:rsid w:val="00B8181E"/>
    <w:rsid w:val="00B818B9"/>
    <w:rsid w:val="00B826D1"/>
    <w:rsid w:val="00B82891"/>
    <w:rsid w:val="00B8326E"/>
    <w:rsid w:val="00B83ACE"/>
    <w:rsid w:val="00B8492A"/>
    <w:rsid w:val="00B84D83"/>
    <w:rsid w:val="00B85081"/>
    <w:rsid w:val="00B859CF"/>
    <w:rsid w:val="00B85A3F"/>
    <w:rsid w:val="00B85C22"/>
    <w:rsid w:val="00B86370"/>
    <w:rsid w:val="00B863BB"/>
    <w:rsid w:val="00B86497"/>
    <w:rsid w:val="00B86732"/>
    <w:rsid w:val="00B867B6"/>
    <w:rsid w:val="00B876AB"/>
    <w:rsid w:val="00B8771C"/>
    <w:rsid w:val="00B87A8D"/>
    <w:rsid w:val="00B87B7E"/>
    <w:rsid w:val="00B87FD3"/>
    <w:rsid w:val="00B908EB"/>
    <w:rsid w:val="00B90E69"/>
    <w:rsid w:val="00B911D9"/>
    <w:rsid w:val="00B918B6"/>
    <w:rsid w:val="00B9197A"/>
    <w:rsid w:val="00B919B6"/>
    <w:rsid w:val="00B91F79"/>
    <w:rsid w:val="00B938B3"/>
    <w:rsid w:val="00B93B1B"/>
    <w:rsid w:val="00B93B70"/>
    <w:rsid w:val="00B94165"/>
    <w:rsid w:val="00B94285"/>
    <w:rsid w:val="00B9495A"/>
    <w:rsid w:val="00B94BC6"/>
    <w:rsid w:val="00B94EC6"/>
    <w:rsid w:val="00B95136"/>
    <w:rsid w:val="00B95177"/>
    <w:rsid w:val="00B95357"/>
    <w:rsid w:val="00B95A83"/>
    <w:rsid w:val="00B95A9D"/>
    <w:rsid w:val="00B96526"/>
    <w:rsid w:val="00B96611"/>
    <w:rsid w:val="00B96654"/>
    <w:rsid w:val="00B966CD"/>
    <w:rsid w:val="00B96B91"/>
    <w:rsid w:val="00B96EAE"/>
    <w:rsid w:val="00B97008"/>
    <w:rsid w:val="00B970E4"/>
    <w:rsid w:val="00B97352"/>
    <w:rsid w:val="00B9753C"/>
    <w:rsid w:val="00B97593"/>
    <w:rsid w:val="00B977CA"/>
    <w:rsid w:val="00B979C1"/>
    <w:rsid w:val="00B97AF6"/>
    <w:rsid w:val="00B97DDA"/>
    <w:rsid w:val="00BA0106"/>
    <w:rsid w:val="00BA02C7"/>
    <w:rsid w:val="00BA0412"/>
    <w:rsid w:val="00BA07CF"/>
    <w:rsid w:val="00BA0894"/>
    <w:rsid w:val="00BA09C8"/>
    <w:rsid w:val="00BA0D98"/>
    <w:rsid w:val="00BA0DAB"/>
    <w:rsid w:val="00BA10C9"/>
    <w:rsid w:val="00BA1184"/>
    <w:rsid w:val="00BA1712"/>
    <w:rsid w:val="00BA190A"/>
    <w:rsid w:val="00BA2422"/>
    <w:rsid w:val="00BA2460"/>
    <w:rsid w:val="00BA26C8"/>
    <w:rsid w:val="00BA2DAB"/>
    <w:rsid w:val="00BA2E75"/>
    <w:rsid w:val="00BA36FF"/>
    <w:rsid w:val="00BA391D"/>
    <w:rsid w:val="00BA3943"/>
    <w:rsid w:val="00BA3EE1"/>
    <w:rsid w:val="00BA4090"/>
    <w:rsid w:val="00BA44F8"/>
    <w:rsid w:val="00BA4518"/>
    <w:rsid w:val="00BA4ACC"/>
    <w:rsid w:val="00BA4CE7"/>
    <w:rsid w:val="00BA523F"/>
    <w:rsid w:val="00BA540A"/>
    <w:rsid w:val="00BA55FF"/>
    <w:rsid w:val="00BA5635"/>
    <w:rsid w:val="00BA5C35"/>
    <w:rsid w:val="00BA614E"/>
    <w:rsid w:val="00BA663A"/>
    <w:rsid w:val="00BA6655"/>
    <w:rsid w:val="00BA6795"/>
    <w:rsid w:val="00BA6829"/>
    <w:rsid w:val="00BA6AD9"/>
    <w:rsid w:val="00BA6D19"/>
    <w:rsid w:val="00BA7B3E"/>
    <w:rsid w:val="00BA7BE4"/>
    <w:rsid w:val="00BA7C35"/>
    <w:rsid w:val="00BB015D"/>
    <w:rsid w:val="00BB0189"/>
    <w:rsid w:val="00BB0EB7"/>
    <w:rsid w:val="00BB116F"/>
    <w:rsid w:val="00BB1B81"/>
    <w:rsid w:val="00BB1BBA"/>
    <w:rsid w:val="00BB1CA7"/>
    <w:rsid w:val="00BB2BF7"/>
    <w:rsid w:val="00BB3033"/>
    <w:rsid w:val="00BB3808"/>
    <w:rsid w:val="00BB399C"/>
    <w:rsid w:val="00BB3BEC"/>
    <w:rsid w:val="00BB3EB4"/>
    <w:rsid w:val="00BB3F25"/>
    <w:rsid w:val="00BB40D5"/>
    <w:rsid w:val="00BB4286"/>
    <w:rsid w:val="00BB4705"/>
    <w:rsid w:val="00BB4A71"/>
    <w:rsid w:val="00BB4A96"/>
    <w:rsid w:val="00BB4F2B"/>
    <w:rsid w:val="00BB5F14"/>
    <w:rsid w:val="00BB5F49"/>
    <w:rsid w:val="00BB6060"/>
    <w:rsid w:val="00BB61A8"/>
    <w:rsid w:val="00BB6911"/>
    <w:rsid w:val="00BB6AF9"/>
    <w:rsid w:val="00BB6DB6"/>
    <w:rsid w:val="00BB724D"/>
    <w:rsid w:val="00BB75C5"/>
    <w:rsid w:val="00BB7677"/>
    <w:rsid w:val="00BB76E8"/>
    <w:rsid w:val="00BB7752"/>
    <w:rsid w:val="00BB7814"/>
    <w:rsid w:val="00BB7DAD"/>
    <w:rsid w:val="00BB7E49"/>
    <w:rsid w:val="00BC027A"/>
    <w:rsid w:val="00BC08DA"/>
    <w:rsid w:val="00BC09C9"/>
    <w:rsid w:val="00BC0BD9"/>
    <w:rsid w:val="00BC0C55"/>
    <w:rsid w:val="00BC0F08"/>
    <w:rsid w:val="00BC1914"/>
    <w:rsid w:val="00BC1A2E"/>
    <w:rsid w:val="00BC1F38"/>
    <w:rsid w:val="00BC254B"/>
    <w:rsid w:val="00BC2583"/>
    <w:rsid w:val="00BC2730"/>
    <w:rsid w:val="00BC2A1B"/>
    <w:rsid w:val="00BC2A25"/>
    <w:rsid w:val="00BC2A85"/>
    <w:rsid w:val="00BC2B4C"/>
    <w:rsid w:val="00BC2F7A"/>
    <w:rsid w:val="00BC3283"/>
    <w:rsid w:val="00BC33CD"/>
    <w:rsid w:val="00BC3B56"/>
    <w:rsid w:val="00BC3D7F"/>
    <w:rsid w:val="00BC4058"/>
    <w:rsid w:val="00BC4255"/>
    <w:rsid w:val="00BC4462"/>
    <w:rsid w:val="00BC48D0"/>
    <w:rsid w:val="00BC4D69"/>
    <w:rsid w:val="00BC4D97"/>
    <w:rsid w:val="00BC50FC"/>
    <w:rsid w:val="00BC5C4D"/>
    <w:rsid w:val="00BC6306"/>
    <w:rsid w:val="00BC690B"/>
    <w:rsid w:val="00BC6DF9"/>
    <w:rsid w:val="00BC6E2F"/>
    <w:rsid w:val="00BC6F9D"/>
    <w:rsid w:val="00BC6FCD"/>
    <w:rsid w:val="00BC7183"/>
    <w:rsid w:val="00BC78AA"/>
    <w:rsid w:val="00BC7A19"/>
    <w:rsid w:val="00BC7A7E"/>
    <w:rsid w:val="00BC7EB4"/>
    <w:rsid w:val="00BD06CA"/>
    <w:rsid w:val="00BD0B4A"/>
    <w:rsid w:val="00BD0DA0"/>
    <w:rsid w:val="00BD0F49"/>
    <w:rsid w:val="00BD0FEE"/>
    <w:rsid w:val="00BD123D"/>
    <w:rsid w:val="00BD1457"/>
    <w:rsid w:val="00BD1941"/>
    <w:rsid w:val="00BD1A64"/>
    <w:rsid w:val="00BD2609"/>
    <w:rsid w:val="00BD2804"/>
    <w:rsid w:val="00BD2844"/>
    <w:rsid w:val="00BD2A47"/>
    <w:rsid w:val="00BD2C05"/>
    <w:rsid w:val="00BD2F0B"/>
    <w:rsid w:val="00BD3560"/>
    <w:rsid w:val="00BD39A7"/>
    <w:rsid w:val="00BD3C26"/>
    <w:rsid w:val="00BD3EC6"/>
    <w:rsid w:val="00BD42B0"/>
    <w:rsid w:val="00BD46D4"/>
    <w:rsid w:val="00BD4A14"/>
    <w:rsid w:val="00BD4A9A"/>
    <w:rsid w:val="00BD4F8A"/>
    <w:rsid w:val="00BD541D"/>
    <w:rsid w:val="00BD542C"/>
    <w:rsid w:val="00BD5E5F"/>
    <w:rsid w:val="00BD6194"/>
    <w:rsid w:val="00BD6373"/>
    <w:rsid w:val="00BD6783"/>
    <w:rsid w:val="00BD69B1"/>
    <w:rsid w:val="00BD6CAF"/>
    <w:rsid w:val="00BD6EC2"/>
    <w:rsid w:val="00BD7055"/>
    <w:rsid w:val="00BD7057"/>
    <w:rsid w:val="00BD70C0"/>
    <w:rsid w:val="00BD7152"/>
    <w:rsid w:val="00BD739A"/>
    <w:rsid w:val="00BD743D"/>
    <w:rsid w:val="00BD7529"/>
    <w:rsid w:val="00BD7583"/>
    <w:rsid w:val="00BD79F7"/>
    <w:rsid w:val="00BD7AF2"/>
    <w:rsid w:val="00BD7BCD"/>
    <w:rsid w:val="00BD7C38"/>
    <w:rsid w:val="00BE0467"/>
    <w:rsid w:val="00BE0FFE"/>
    <w:rsid w:val="00BE103B"/>
    <w:rsid w:val="00BE1364"/>
    <w:rsid w:val="00BE13AD"/>
    <w:rsid w:val="00BE178C"/>
    <w:rsid w:val="00BE1E63"/>
    <w:rsid w:val="00BE20C2"/>
    <w:rsid w:val="00BE25B2"/>
    <w:rsid w:val="00BE2B34"/>
    <w:rsid w:val="00BE2BF8"/>
    <w:rsid w:val="00BE2C16"/>
    <w:rsid w:val="00BE2F55"/>
    <w:rsid w:val="00BE3096"/>
    <w:rsid w:val="00BE30DF"/>
    <w:rsid w:val="00BE3220"/>
    <w:rsid w:val="00BE3375"/>
    <w:rsid w:val="00BE38D4"/>
    <w:rsid w:val="00BE3C74"/>
    <w:rsid w:val="00BE3CD7"/>
    <w:rsid w:val="00BE40BA"/>
    <w:rsid w:val="00BE4399"/>
    <w:rsid w:val="00BE48C6"/>
    <w:rsid w:val="00BE4A8E"/>
    <w:rsid w:val="00BE4C9B"/>
    <w:rsid w:val="00BE5021"/>
    <w:rsid w:val="00BE54B8"/>
    <w:rsid w:val="00BE5A05"/>
    <w:rsid w:val="00BE5DB0"/>
    <w:rsid w:val="00BE5E6B"/>
    <w:rsid w:val="00BE6168"/>
    <w:rsid w:val="00BE78EC"/>
    <w:rsid w:val="00BE7926"/>
    <w:rsid w:val="00BE7A53"/>
    <w:rsid w:val="00BE7ED6"/>
    <w:rsid w:val="00BF0042"/>
    <w:rsid w:val="00BF02F6"/>
    <w:rsid w:val="00BF045F"/>
    <w:rsid w:val="00BF07DC"/>
    <w:rsid w:val="00BF0AA0"/>
    <w:rsid w:val="00BF0ADE"/>
    <w:rsid w:val="00BF0C32"/>
    <w:rsid w:val="00BF0F35"/>
    <w:rsid w:val="00BF12F1"/>
    <w:rsid w:val="00BF1400"/>
    <w:rsid w:val="00BF14A4"/>
    <w:rsid w:val="00BF1537"/>
    <w:rsid w:val="00BF15B0"/>
    <w:rsid w:val="00BF160D"/>
    <w:rsid w:val="00BF16A3"/>
    <w:rsid w:val="00BF173E"/>
    <w:rsid w:val="00BF1AA5"/>
    <w:rsid w:val="00BF1E5B"/>
    <w:rsid w:val="00BF21C6"/>
    <w:rsid w:val="00BF292F"/>
    <w:rsid w:val="00BF2F1F"/>
    <w:rsid w:val="00BF304C"/>
    <w:rsid w:val="00BF30D0"/>
    <w:rsid w:val="00BF315F"/>
    <w:rsid w:val="00BF407B"/>
    <w:rsid w:val="00BF4286"/>
    <w:rsid w:val="00BF428E"/>
    <w:rsid w:val="00BF4896"/>
    <w:rsid w:val="00BF4906"/>
    <w:rsid w:val="00BF4ADD"/>
    <w:rsid w:val="00BF4BDB"/>
    <w:rsid w:val="00BF4F6A"/>
    <w:rsid w:val="00BF52D0"/>
    <w:rsid w:val="00BF535D"/>
    <w:rsid w:val="00BF54A7"/>
    <w:rsid w:val="00BF5899"/>
    <w:rsid w:val="00BF5CC8"/>
    <w:rsid w:val="00BF6B11"/>
    <w:rsid w:val="00BF6CB0"/>
    <w:rsid w:val="00BF6E37"/>
    <w:rsid w:val="00BF7139"/>
    <w:rsid w:val="00BF7484"/>
    <w:rsid w:val="00BF7820"/>
    <w:rsid w:val="00BF7E7B"/>
    <w:rsid w:val="00BF7E9A"/>
    <w:rsid w:val="00BF7FAC"/>
    <w:rsid w:val="00C00CC5"/>
    <w:rsid w:val="00C00D3C"/>
    <w:rsid w:val="00C01161"/>
    <w:rsid w:val="00C012F9"/>
    <w:rsid w:val="00C01303"/>
    <w:rsid w:val="00C01A51"/>
    <w:rsid w:val="00C01C8B"/>
    <w:rsid w:val="00C02067"/>
    <w:rsid w:val="00C02220"/>
    <w:rsid w:val="00C02B43"/>
    <w:rsid w:val="00C02FF0"/>
    <w:rsid w:val="00C0327B"/>
    <w:rsid w:val="00C03541"/>
    <w:rsid w:val="00C0354E"/>
    <w:rsid w:val="00C0388E"/>
    <w:rsid w:val="00C03A04"/>
    <w:rsid w:val="00C04231"/>
    <w:rsid w:val="00C043EA"/>
    <w:rsid w:val="00C048C4"/>
    <w:rsid w:val="00C04A69"/>
    <w:rsid w:val="00C04D16"/>
    <w:rsid w:val="00C0566F"/>
    <w:rsid w:val="00C05694"/>
    <w:rsid w:val="00C056F8"/>
    <w:rsid w:val="00C05DB1"/>
    <w:rsid w:val="00C05F23"/>
    <w:rsid w:val="00C05F62"/>
    <w:rsid w:val="00C06963"/>
    <w:rsid w:val="00C06DFE"/>
    <w:rsid w:val="00C06F30"/>
    <w:rsid w:val="00C0738C"/>
    <w:rsid w:val="00C07418"/>
    <w:rsid w:val="00C074BF"/>
    <w:rsid w:val="00C10216"/>
    <w:rsid w:val="00C10D6C"/>
    <w:rsid w:val="00C10D7F"/>
    <w:rsid w:val="00C11091"/>
    <w:rsid w:val="00C1161A"/>
    <w:rsid w:val="00C11851"/>
    <w:rsid w:val="00C1186F"/>
    <w:rsid w:val="00C118AE"/>
    <w:rsid w:val="00C119F8"/>
    <w:rsid w:val="00C11B41"/>
    <w:rsid w:val="00C11F0C"/>
    <w:rsid w:val="00C121ED"/>
    <w:rsid w:val="00C123E8"/>
    <w:rsid w:val="00C1247C"/>
    <w:rsid w:val="00C1256C"/>
    <w:rsid w:val="00C12A12"/>
    <w:rsid w:val="00C12A64"/>
    <w:rsid w:val="00C12AE4"/>
    <w:rsid w:val="00C13874"/>
    <w:rsid w:val="00C139E3"/>
    <w:rsid w:val="00C14092"/>
    <w:rsid w:val="00C141D1"/>
    <w:rsid w:val="00C14683"/>
    <w:rsid w:val="00C146FE"/>
    <w:rsid w:val="00C15291"/>
    <w:rsid w:val="00C152F5"/>
    <w:rsid w:val="00C1549B"/>
    <w:rsid w:val="00C154C9"/>
    <w:rsid w:val="00C15D3A"/>
    <w:rsid w:val="00C15F20"/>
    <w:rsid w:val="00C16833"/>
    <w:rsid w:val="00C16B15"/>
    <w:rsid w:val="00C16CFB"/>
    <w:rsid w:val="00C17730"/>
    <w:rsid w:val="00C178D5"/>
    <w:rsid w:val="00C17F62"/>
    <w:rsid w:val="00C20002"/>
    <w:rsid w:val="00C200F1"/>
    <w:rsid w:val="00C2031E"/>
    <w:rsid w:val="00C20519"/>
    <w:rsid w:val="00C20E97"/>
    <w:rsid w:val="00C2128F"/>
    <w:rsid w:val="00C216F6"/>
    <w:rsid w:val="00C21D3C"/>
    <w:rsid w:val="00C21D5C"/>
    <w:rsid w:val="00C21E8C"/>
    <w:rsid w:val="00C221D3"/>
    <w:rsid w:val="00C22688"/>
    <w:rsid w:val="00C226A0"/>
    <w:rsid w:val="00C22953"/>
    <w:rsid w:val="00C229D4"/>
    <w:rsid w:val="00C22F02"/>
    <w:rsid w:val="00C22F91"/>
    <w:rsid w:val="00C230B7"/>
    <w:rsid w:val="00C230FB"/>
    <w:rsid w:val="00C23399"/>
    <w:rsid w:val="00C237AE"/>
    <w:rsid w:val="00C23A67"/>
    <w:rsid w:val="00C23BDA"/>
    <w:rsid w:val="00C24637"/>
    <w:rsid w:val="00C24A71"/>
    <w:rsid w:val="00C24CD4"/>
    <w:rsid w:val="00C25032"/>
    <w:rsid w:val="00C25518"/>
    <w:rsid w:val="00C258B1"/>
    <w:rsid w:val="00C258D2"/>
    <w:rsid w:val="00C25A8B"/>
    <w:rsid w:val="00C26897"/>
    <w:rsid w:val="00C26B3A"/>
    <w:rsid w:val="00C27209"/>
    <w:rsid w:val="00C27691"/>
    <w:rsid w:val="00C278D5"/>
    <w:rsid w:val="00C30149"/>
    <w:rsid w:val="00C302A3"/>
    <w:rsid w:val="00C30A37"/>
    <w:rsid w:val="00C30A5B"/>
    <w:rsid w:val="00C30ACC"/>
    <w:rsid w:val="00C30FDC"/>
    <w:rsid w:val="00C30FDE"/>
    <w:rsid w:val="00C310F0"/>
    <w:rsid w:val="00C315E6"/>
    <w:rsid w:val="00C3193E"/>
    <w:rsid w:val="00C31ED1"/>
    <w:rsid w:val="00C320CB"/>
    <w:rsid w:val="00C32195"/>
    <w:rsid w:val="00C321BE"/>
    <w:rsid w:val="00C325C7"/>
    <w:rsid w:val="00C339DF"/>
    <w:rsid w:val="00C33AE9"/>
    <w:rsid w:val="00C34547"/>
    <w:rsid w:val="00C345C2"/>
    <w:rsid w:val="00C34730"/>
    <w:rsid w:val="00C35107"/>
    <w:rsid w:val="00C35237"/>
    <w:rsid w:val="00C36239"/>
    <w:rsid w:val="00C36262"/>
    <w:rsid w:val="00C363B8"/>
    <w:rsid w:val="00C3691C"/>
    <w:rsid w:val="00C37251"/>
    <w:rsid w:val="00C37410"/>
    <w:rsid w:val="00C37865"/>
    <w:rsid w:val="00C378C0"/>
    <w:rsid w:val="00C3794B"/>
    <w:rsid w:val="00C37B49"/>
    <w:rsid w:val="00C37D47"/>
    <w:rsid w:val="00C37F4E"/>
    <w:rsid w:val="00C4012D"/>
    <w:rsid w:val="00C407F5"/>
    <w:rsid w:val="00C408AB"/>
    <w:rsid w:val="00C409D0"/>
    <w:rsid w:val="00C40B6D"/>
    <w:rsid w:val="00C40E1C"/>
    <w:rsid w:val="00C40FC9"/>
    <w:rsid w:val="00C4100E"/>
    <w:rsid w:val="00C41452"/>
    <w:rsid w:val="00C41467"/>
    <w:rsid w:val="00C419D4"/>
    <w:rsid w:val="00C41BFB"/>
    <w:rsid w:val="00C41D97"/>
    <w:rsid w:val="00C41EF8"/>
    <w:rsid w:val="00C41F02"/>
    <w:rsid w:val="00C420AA"/>
    <w:rsid w:val="00C42132"/>
    <w:rsid w:val="00C4228F"/>
    <w:rsid w:val="00C422B4"/>
    <w:rsid w:val="00C42326"/>
    <w:rsid w:val="00C42828"/>
    <w:rsid w:val="00C42ED0"/>
    <w:rsid w:val="00C433B1"/>
    <w:rsid w:val="00C433EE"/>
    <w:rsid w:val="00C43A66"/>
    <w:rsid w:val="00C43E61"/>
    <w:rsid w:val="00C442CB"/>
    <w:rsid w:val="00C4458D"/>
    <w:rsid w:val="00C446D7"/>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47DBD"/>
    <w:rsid w:val="00C5033C"/>
    <w:rsid w:val="00C507F6"/>
    <w:rsid w:val="00C50885"/>
    <w:rsid w:val="00C50AC7"/>
    <w:rsid w:val="00C5109E"/>
    <w:rsid w:val="00C51339"/>
    <w:rsid w:val="00C51485"/>
    <w:rsid w:val="00C51CBE"/>
    <w:rsid w:val="00C51D18"/>
    <w:rsid w:val="00C520EA"/>
    <w:rsid w:val="00C521F7"/>
    <w:rsid w:val="00C52238"/>
    <w:rsid w:val="00C5231E"/>
    <w:rsid w:val="00C5245F"/>
    <w:rsid w:val="00C528D0"/>
    <w:rsid w:val="00C52B00"/>
    <w:rsid w:val="00C5301C"/>
    <w:rsid w:val="00C53293"/>
    <w:rsid w:val="00C53441"/>
    <w:rsid w:val="00C53575"/>
    <w:rsid w:val="00C53989"/>
    <w:rsid w:val="00C53A5C"/>
    <w:rsid w:val="00C53C82"/>
    <w:rsid w:val="00C54495"/>
    <w:rsid w:val="00C54618"/>
    <w:rsid w:val="00C54A86"/>
    <w:rsid w:val="00C5513A"/>
    <w:rsid w:val="00C5554F"/>
    <w:rsid w:val="00C55626"/>
    <w:rsid w:val="00C558FA"/>
    <w:rsid w:val="00C55C08"/>
    <w:rsid w:val="00C55C34"/>
    <w:rsid w:val="00C563B8"/>
    <w:rsid w:val="00C56781"/>
    <w:rsid w:val="00C56860"/>
    <w:rsid w:val="00C56C57"/>
    <w:rsid w:val="00C56FA0"/>
    <w:rsid w:val="00C57006"/>
    <w:rsid w:val="00C57014"/>
    <w:rsid w:val="00C57533"/>
    <w:rsid w:val="00C57D66"/>
    <w:rsid w:val="00C57FC0"/>
    <w:rsid w:val="00C6012C"/>
    <w:rsid w:val="00C602F4"/>
    <w:rsid w:val="00C60B6A"/>
    <w:rsid w:val="00C60BE1"/>
    <w:rsid w:val="00C60C93"/>
    <w:rsid w:val="00C613CF"/>
    <w:rsid w:val="00C619C3"/>
    <w:rsid w:val="00C61BE4"/>
    <w:rsid w:val="00C61CF9"/>
    <w:rsid w:val="00C62678"/>
    <w:rsid w:val="00C628A7"/>
    <w:rsid w:val="00C638D9"/>
    <w:rsid w:val="00C63906"/>
    <w:rsid w:val="00C639EA"/>
    <w:rsid w:val="00C63C54"/>
    <w:rsid w:val="00C63C7E"/>
    <w:rsid w:val="00C63FD3"/>
    <w:rsid w:val="00C64224"/>
    <w:rsid w:val="00C6423D"/>
    <w:rsid w:val="00C64300"/>
    <w:rsid w:val="00C64379"/>
    <w:rsid w:val="00C6437F"/>
    <w:rsid w:val="00C64591"/>
    <w:rsid w:val="00C64AAB"/>
    <w:rsid w:val="00C6511A"/>
    <w:rsid w:val="00C655F2"/>
    <w:rsid w:val="00C65796"/>
    <w:rsid w:val="00C65942"/>
    <w:rsid w:val="00C65F4E"/>
    <w:rsid w:val="00C6602B"/>
    <w:rsid w:val="00C6613E"/>
    <w:rsid w:val="00C663E7"/>
    <w:rsid w:val="00C66841"/>
    <w:rsid w:val="00C66B21"/>
    <w:rsid w:val="00C67356"/>
    <w:rsid w:val="00C673FE"/>
    <w:rsid w:val="00C674CF"/>
    <w:rsid w:val="00C6762B"/>
    <w:rsid w:val="00C676FC"/>
    <w:rsid w:val="00C6777D"/>
    <w:rsid w:val="00C6785B"/>
    <w:rsid w:val="00C67997"/>
    <w:rsid w:val="00C67B21"/>
    <w:rsid w:val="00C67B5D"/>
    <w:rsid w:val="00C67C68"/>
    <w:rsid w:val="00C67C99"/>
    <w:rsid w:val="00C70079"/>
    <w:rsid w:val="00C70082"/>
    <w:rsid w:val="00C707F4"/>
    <w:rsid w:val="00C70864"/>
    <w:rsid w:val="00C71007"/>
    <w:rsid w:val="00C711C3"/>
    <w:rsid w:val="00C71274"/>
    <w:rsid w:val="00C716FC"/>
    <w:rsid w:val="00C718F7"/>
    <w:rsid w:val="00C71E5F"/>
    <w:rsid w:val="00C72005"/>
    <w:rsid w:val="00C72076"/>
    <w:rsid w:val="00C732E8"/>
    <w:rsid w:val="00C73335"/>
    <w:rsid w:val="00C733FE"/>
    <w:rsid w:val="00C73A24"/>
    <w:rsid w:val="00C73B45"/>
    <w:rsid w:val="00C73D9B"/>
    <w:rsid w:val="00C73FB3"/>
    <w:rsid w:val="00C74063"/>
    <w:rsid w:val="00C7429D"/>
    <w:rsid w:val="00C74501"/>
    <w:rsid w:val="00C748E1"/>
    <w:rsid w:val="00C74D3D"/>
    <w:rsid w:val="00C7528D"/>
    <w:rsid w:val="00C755A7"/>
    <w:rsid w:val="00C75CCB"/>
    <w:rsid w:val="00C75D2C"/>
    <w:rsid w:val="00C75D52"/>
    <w:rsid w:val="00C75E47"/>
    <w:rsid w:val="00C75E5A"/>
    <w:rsid w:val="00C75F5B"/>
    <w:rsid w:val="00C764BF"/>
    <w:rsid w:val="00C764CE"/>
    <w:rsid w:val="00C769BC"/>
    <w:rsid w:val="00C76D73"/>
    <w:rsid w:val="00C76EB0"/>
    <w:rsid w:val="00C76F24"/>
    <w:rsid w:val="00C776D3"/>
    <w:rsid w:val="00C77A13"/>
    <w:rsid w:val="00C77D2C"/>
    <w:rsid w:val="00C77D66"/>
    <w:rsid w:val="00C8024B"/>
    <w:rsid w:val="00C80800"/>
    <w:rsid w:val="00C80A0E"/>
    <w:rsid w:val="00C80AC7"/>
    <w:rsid w:val="00C80BF1"/>
    <w:rsid w:val="00C80E6D"/>
    <w:rsid w:val="00C81748"/>
    <w:rsid w:val="00C817AA"/>
    <w:rsid w:val="00C818CE"/>
    <w:rsid w:val="00C81952"/>
    <w:rsid w:val="00C8205E"/>
    <w:rsid w:val="00C82609"/>
    <w:rsid w:val="00C8273F"/>
    <w:rsid w:val="00C82B19"/>
    <w:rsid w:val="00C82B2F"/>
    <w:rsid w:val="00C82C05"/>
    <w:rsid w:val="00C82C3A"/>
    <w:rsid w:val="00C82EE7"/>
    <w:rsid w:val="00C8306C"/>
    <w:rsid w:val="00C831CC"/>
    <w:rsid w:val="00C831D7"/>
    <w:rsid w:val="00C83868"/>
    <w:rsid w:val="00C83946"/>
    <w:rsid w:val="00C83B52"/>
    <w:rsid w:val="00C83E78"/>
    <w:rsid w:val="00C84007"/>
    <w:rsid w:val="00C841FC"/>
    <w:rsid w:val="00C8453F"/>
    <w:rsid w:val="00C84C85"/>
    <w:rsid w:val="00C853DA"/>
    <w:rsid w:val="00C8549B"/>
    <w:rsid w:val="00C857C2"/>
    <w:rsid w:val="00C858F1"/>
    <w:rsid w:val="00C85DC7"/>
    <w:rsid w:val="00C861AF"/>
    <w:rsid w:val="00C86249"/>
    <w:rsid w:val="00C863EE"/>
    <w:rsid w:val="00C8641D"/>
    <w:rsid w:val="00C8657F"/>
    <w:rsid w:val="00C866AB"/>
    <w:rsid w:val="00C8689A"/>
    <w:rsid w:val="00C869E9"/>
    <w:rsid w:val="00C86D84"/>
    <w:rsid w:val="00C86D90"/>
    <w:rsid w:val="00C870F8"/>
    <w:rsid w:val="00C87260"/>
    <w:rsid w:val="00C87335"/>
    <w:rsid w:val="00C875F0"/>
    <w:rsid w:val="00C8798C"/>
    <w:rsid w:val="00C87A6F"/>
    <w:rsid w:val="00C901BB"/>
    <w:rsid w:val="00C9038D"/>
    <w:rsid w:val="00C904C3"/>
    <w:rsid w:val="00C90BFC"/>
    <w:rsid w:val="00C9180E"/>
    <w:rsid w:val="00C91BBD"/>
    <w:rsid w:val="00C92109"/>
    <w:rsid w:val="00C92398"/>
    <w:rsid w:val="00C924DE"/>
    <w:rsid w:val="00C93150"/>
    <w:rsid w:val="00C934AA"/>
    <w:rsid w:val="00C9356A"/>
    <w:rsid w:val="00C93618"/>
    <w:rsid w:val="00C93943"/>
    <w:rsid w:val="00C93A01"/>
    <w:rsid w:val="00C93BB5"/>
    <w:rsid w:val="00C93CE4"/>
    <w:rsid w:val="00C94075"/>
    <w:rsid w:val="00C940D4"/>
    <w:rsid w:val="00C942F9"/>
    <w:rsid w:val="00C945EE"/>
    <w:rsid w:val="00C950D0"/>
    <w:rsid w:val="00C952EB"/>
    <w:rsid w:val="00C95458"/>
    <w:rsid w:val="00C956F4"/>
    <w:rsid w:val="00C95F23"/>
    <w:rsid w:val="00C960E8"/>
    <w:rsid w:val="00C965C1"/>
    <w:rsid w:val="00C96708"/>
    <w:rsid w:val="00C9684F"/>
    <w:rsid w:val="00C968C1"/>
    <w:rsid w:val="00C969EF"/>
    <w:rsid w:val="00C975B3"/>
    <w:rsid w:val="00C976DC"/>
    <w:rsid w:val="00C97F8B"/>
    <w:rsid w:val="00CA0286"/>
    <w:rsid w:val="00CA047C"/>
    <w:rsid w:val="00CA0B1F"/>
    <w:rsid w:val="00CA0DF3"/>
    <w:rsid w:val="00CA1D1D"/>
    <w:rsid w:val="00CA1D50"/>
    <w:rsid w:val="00CA1F37"/>
    <w:rsid w:val="00CA1F46"/>
    <w:rsid w:val="00CA200E"/>
    <w:rsid w:val="00CA2276"/>
    <w:rsid w:val="00CA2460"/>
    <w:rsid w:val="00CA247D"/>
    <w:rsid w:val="00CA298C"/>
    <w:rsid w:val="00CA2AA1"/>
    <w:rsid w:val="00CA2AF9"/>
    <w:rsid w:val="00CA35A9"/>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E07"/>
    <w:rsid w:val="00CA4ED3"/>
    <w:rsid w:val="00CA4F58"/>
    <w:rsid w:val="00CA50AE"/>
    <w:rsid w:val="00CA537F"/>
    <w:rsid w:val="00CA56DD"/>
    <w:rsid w:val="00CA5868"/>
    <w:rsid w:val="00CA5888"/>
    <w:rsid w:val="00CA5F1A"/>
    <w:rsid w:val="00CA6273"/>
    <w:rsid w:val="00CA629D"/>
    <w:rsid w:val="00CA65A2"/>
    <w:rsid w:val="00CA663E"/>
    <w:rsid w:val="00CA6682"/>
    <w:rsid w:val="00CA66C6"/>
    <w:rsid w:val="00CA6969"/>
    <w:rsid w:val="00CA6B8C"/>
    <w:rsid w:val="00CA7727"/>
    <w:rsid w:val="00CA7798"/>
    <w:rsid w:val="00CA787B"/>
    <w:rsid w:val="00CA7F48"/>
    <w:rsid w:val="00CB01DB"/>
    <w:rsid w:val="00CB03A6"/>
    <w:rsid w:val="00CB0576"/>
    <w:rsid w:val="00CB0DAD"/>
    <w:rsid w:val="00CB119A"/>
    <w:rsid w:val="00CB17D3"/>
    <w:rsid w:val="00CB17EF"/>
    <w:rsid w:val="00CB1D3D"/>
    <w:rsid w:val="00CB2541"/>
    <w:rsid w:val="00CB2874"/>
    <w:rsid w:val="00CB28C6"/>
    <w:rsid w:val="00CB2A4E"/>
    <w:rsid w:val="00CB2A90"/>
    <w:rsid w:val="00CB2DA8"/>
    <w:rsid w:val="00CB2E56"/>
    <w:rsid w:val="00CB300F"/>
    <w:rsid w:val="00CB31C2"/>
    <w:rsid w:val="00CB325D"/>
    <w:rsid w:val="00CB33D4"/>
    <w:rsid w:val="00CB3436"/>
    <w:rsid w:val="00CB34B0"/>
    <w:rsid w:val="00CB3A34"/>
    <w:rsid w:val="00CB3D16"/>
    <w:rsid w:val="00CB3E75"/>
    <w:rsid w:val="00CB4E56"/>
    <w:rsid w:val="00CB4ED6"/>
    <w:rsid w:val="00CB509F"/>
    <w:rsid w:val="00CB5332"/>
    <w:rsid w:val="00CB5659"/>
    <w:rsid w:val="00CB5805"/>
    <w:rsid w:val="00CB5A34"/>
    <w:rsid w:val="00CB5DBB"/>
    <w:rsid w:val="00CB6308"/>
    <w:rsid w:val="00CB6C0A"/>
    <w:rsid w:val="00CB6FBC"/>
    <w:rsid w:val="00CB70F4"/>
    <w:rsid w:val="00CB720A"/>
    <w:rsid w:val="00CB7477"/>
    <w:rsid w:val="00CB7693"/>
    <w:rsid w:val="00CB79D6"/>
    <w:rsid w:val="00CC0045"/>
    <w:rsid w:val="00CC0053"/>
    <w:rsid w:val="00CC05AB"/>
    <w:rsid w:val="00CC08AA"/>
    <w:rsid w:val="00CC08AE"/>
    <w:rsid w:val="00CC0C91"/>
    <w:rsid w:val="00CC0FC1"/>
    <w:rsid w:val="00CC1297"/>
    <w:rsid w:val="00CC1476"/>
    <w:rsid w:val="00CC1689"/>
    <w:rsid w:val="00CC17C4"/>
    <w:rsid w:val="00CC1925"/>
    <w:rsid w:val="00CC1D5C"/>
    <w:rsid w:val="00CC1D78"/>
    <w:rsid w:val="00CC1F8F"/>
    <w:rsid w:val="00CC2076"/>
    <w:rsid w:val="00CC2357"/>
    <w:rsid w:val="00CC24D2"/>
    <w:rsid w:val="00CC2768"/>
    <w:rsid w:val="00CC2874"/>
    <w:rsid w:val="00CC3019"/>
    <w:rsid w:val="00CC3095"/>
    <w:rsid w:val="00CC3116"/>
    <w:rsid w:val="00CC38BA"/>
    <w:rsid w:val="00CC3B08"/>
    <w:rsid w:val="00CC427A"/>
    <w:rsid w:val="00CC460B"/>
    <w:rsid w:val="00CC4DF1"/>
    <w:rsid w:val="00CC4F0E"/>
    <w:rsid w:val="00CC5174"/>
    <w:rsid w:val="00CC5336"/>
    <w:rsid w:val="00CC54EB"/>
    <w:rsid w:val="00CC5777"/>
    <w:rsid w:val="00CC5BA9"/>
    <w:rsid w:val="00CC5D15"/>
    <w:rsid w:val="00CC5DC3"/>
    <w:rsid w:val="00CC647E"/>
    <w:rsid w:val="00CC688C"/>
    <w:rsid w:val="00CC693E"/>
    <w:rsid w:val="00CC7134"/>
    <w:rsid w:val="00CC7599"/>
    <w:rsid w:val="00CC78B0"/>
    <w:rsid w:val="00CC7BBC"/>
    <w:rsid w:val="00CC7E89"/>
    <w:rsid w:val="00CC7F49"/>
    <w:rsid w:val="00CD0136"/>
    <w:rsid w:val="00CD0309"/>
    <w:rsid w:val="00CD032E"/>
    <w:rsid w:val="00CD0A7C"/>
    <w:rsid w:val="00CD10D7"/>
    <w:rsid w:val="00CD15BA"/>
    <w:rsid w:val="00CD1DF0"/>
    <w:rsid w:val="00CD1EAF"/>
    <w:rsid w:val="00CD221C"/>
    <w:rsid w:val="00CD235C"/>
    <w:rsid w:val="00CD23E3"/>
    <w:rsid w:val="00CD23F6"/>
    <w:rsid w:val="00CD2514"/>
    <w:rsid w:val="00CD254B"/>
    <w:rsid w:val="00CD2B45"/>
    <w:rsid w:val="00CD2C0B"/>
    <w:rsid w:val="00CD2F39"/>
    <w:rsid w:val="00CD3629"/>
    <w:rsid w:val="00CD36EE"/>
    <w:rsid w:val="00CD3801"/>
    <w:rsid w:val="00CD3887"/>
    <w:rsid w:val="00CD3D81"/>
    <w:rsid w:val="00CD4183"/>
    <w:rsid w:val="00CD437B"/>
    <w:rsid w:val="00CD45AF"/>
    <w:rsid w:val="00CD4E5B"/>
    <w:rsid w:val="00CD4F55"/>
    <w:rsid w:val="00CD50AE"/>
    <w:rsid w:val="00CD51F2"/>
    <w:rsid w:val="00CD54C5"/>
    <w:rsid w:val="00CD5601"/>
    <w:rsid w:val="00CD58AD"/>
    <w:rsid w:val="00CD5AD5"/>
    <w:rsid w:val="00CD5C01"/>
    <w:rsid w:val="00CD5E41"/>
    <w:rsid w:val="00CD5EAE"/>
    <w:rsid w:val="00CD5F8D"/>
    <w:rsid w:val="00CD6394"/>
    <w:rsid w:val="00CD64E7"/>
    <w:rsid w:val="00CD65F8"/>
    <w:rsid w:val="00CD6B03"/>
    <w:rsid w:val="00CD6C11"/>
    <w:rsid w:val="00CD6D05"/>
    <w:rsid w:val="00CD7172"/>
    <w:rsid w:val="00CD72B8"/>
    <w:rsid w:val="00CD78B8"/>
    <w:rsid w:val="00CD7A79"/>
    <w:rsid w:val="00CD7C04"/>
    <w:rsid w:val="00CE0049"/>
    <w:rsid w:val="00CE0095"/>
    <w:rsid w:val="00CE04D7"/>
    <w:rsid w:val="00CE0AB0"/>
    <w:rsid w:val="00CE1345"/>
    <w:rsid w:val="00CE1356"/>
    <w:rsid w:val="00CE1518"/>
    <w:rsid w:val="00CE1700"/>
    <w:rsid w:val="00CE1B07"/>
    <w:rsid w:val="00CE1B95"/>
    <w:rsid w:val="00CE25A2"/>
    <w:rsid w:val="00CE29AF"/>
    <w:rsid w:val="00CE2B57"/>
    <w:rsid w:val="00CE330D"/>
    <w:rsid w:val="00CE331E"/>
    <w:rsid w:val="00CE3771"/>
    <w:rsid w:val="00CE3856"/>
    <w:rsid w:val="00CE421A"/>
    <w:rsid w:val="00CE4226"/>
    <w:rsid w:val="00CE47E5"/>
    <w:rsid w:val="00CE4924"/>
    <w:rsid w:val="00CE5030"/>
    <w:rsid w:val="00CE55B5"/>
    <w:rsid w:val="00CE5B00"/>
    <w:rsid w:val="00CE5BA3"/>
    <w:rsid w:val="00CE5CBF"/>
    <w:rsid w:val="00CE5D17"/>
    <w:rsid w:val="00CE5D3B"/>
    <w:rsid w:val="00CE5D81"/>
    <w:rsid w:val="00CE6EF8"/>
    <w:rsid w:val="00CE709E"/>
    <w:rsid w:val="00CE7760"/>
    <w:rsid w:val="00CE7833"/>
    <w:rsid w:val="00CE7BC4"/>
    <w:rsid w:val="00CF02FE"/>
    <w:rsid w:val="00CF0543"/>
    <w:rsid w:val="00CF0835"/>
    <w:rsid w:val="00CF0C29"/>
    <w:rsid w:val="00CF1333"/>
    <w:rsid w:val="00CF1670"/>
    <w:rsid w:val="00CF168A"/>
    <w:rsid w:val="00CF1D94"/>
    <w:rsid w:val="00CF204F"/>
    <w:rsid w:val="00CF20F8"/>
    <w:rsid w:val="00CF2354"/>
    <w:rsid w:val="00CF258E"/>
    <w:rsid w:val="00CF2CEC"/>
    <w:rsid w:val="00CF2F46"/>
    <w:rsid w:val="00CF2FAB"/>
    <w:rsid w:val="00CF30FD"/>
    <w:rsid w:val="00CF33FC"/>
    <w:rsid w:val="00CF350D"/>
    <w:rsid w:val="00CF361C"/>
    <w:rsid w:val="00CF3767"/>
    <w:rsid w:val="00CF3845"/>
    <w:rsid w:val="00CF388E"/>
    <w:rsid w:val="00CF3EA8"/>
    <w:rsid w:val="00CF4071"/>
    <w:rsid w:val="00CF40B7"/>
    <w:rsid w:val="00CF41D5"/>
    <w:rsid w:val="00CF4431"/>
    <w:rsid w:val="00CF45E1"/>
    <w:rsid w:val="00CF57C5"/>
    <w:rsid w:val="00CF5B70"/>
    <w:rsid w:val="00CF5CB9"/>
    <w:rsid w:val="00CF5DDD"/>
    <w:rsid w:val="00CF6179"/>
    <w:rsid w:val="00CF6979"/>
    <w:rsid w:val="00CF6B21"/>
    <w:rsid w:val="00CF6B86"/>
    <w:rsid w:val="00CF6CDD"/>
    <w:rsid w:val="00CF6E2F"/>
    <w:rsid w:val="00CF71F0"/>
    <w:rsid w:val="00CF777D"/>
    <w:rsid w:val="00CF7A3B"/>
    <w:rsid w:val="00CF7B1B"/>
    <w:rsid w:val="00CF7B7F"/>
    <w:rsid w:val="00D00131"/>
    <w:rsid w:val="00D0063D"/>
    <w:rsid w:val="00D006DD"/>
    <w:rsid w:val="00D00B88"/>
    <w:rsid w:val="00D00D51"/>
    <w:rsid w:val="00D0102E"/>
    <w:rsid w:val="00D01141"/>
    <w:rsid w:val="00D0124D"/>
    <w:rsid w:val="00D013A9"/>
    <w:rsid w:val="00D015FC"/>
    <w:rsid w:val="00D0184D"/>
    <w:rsid w:val="00D01987"/>
    <w:rsid w:val="00D01C70"/>
    <w:rsid w:val="00D01CBF"/>
    <w:rsid w:val="00D01F8C"/>
    <w:rsid w:val="00D025CE"/>
    <w:rsid w:val="00D02722"/>
    <w:rsid w:val="00D027EA"/>
    <w:rsid w:val="00D02BDA"/>
    <w:rsid w:val="00D02C0B"/>
    <w:rsid w:val="00D02E16"/>
    <w:rsid w:val="00D02F17"/>
    <w:rsid w:val="00D02F85"/>
    <w:rsid w:val="00D034D0"/>
    <w:rsid w:val="00D037A7"/>
    <w:rsid w:val="00D041CF"/>
    <w:rsid w:val="00D042E1"/>
    <w:rsid w:val="00D0439F"/>
    <w:rsid w:val="00D047FA"/>
    <w:rsid w:val="00D04901"/>
    <w:rsid w:val="00D049A0"/>
    <w:rsid w:val="00D04D39"/>
    <w:rsid w:val="00D04E71"/>
    <w:rsid w:val="00D04F5C"/>
    <w:rsid w:val="00D05140"/>
    <w:rsid w:val="00D05340"/>
    <w:rsid w:val="00D054AB"/>
    <w:rsid w:val="00D05FFE"/>
    <w:rsid w:val="00D067C8"/>
    <w:rsid w:val="00D067CF"/>
    <w:rsid w:val="00D06A26"/>
    <w:rsid w:val="00D072B6"/>
    <w:rsid w:val="00D07413"/>
    <w:rsid w:val="00D07A4E"/>
    <w:rsid w:val="00D101BD"/>
    <w:rsid w:val="00D1022E"/>
    <w:rsid w:val="00D1032E"/>
    <w:rsid w:val="00D1033E"/>
    <w:rsid w:val="00D10AF0"/>
    <w:rsid w:val="00D10FE5"/>
    <w:rsid w:val="00D11615"/>
    <w:rsid w:val="00D11781"/>
    <w:rsid w:val="00D120D6"/>
    <w:rsid w:val="00D1269C"/>
    <w:rsid w:val="00D1281B"/>
    <w:rsid w:val="00D12C76"/>
    <w:rsid w:val="00D12D9C"/>
    <w:rsid w:val="00D13167"/>
    <w:rsid w:val="00D1338B"/>
    <w:rsid w:val="00D1355F"/>
    <w:rsid w:val="00D13738"/>
    <w:rsid w:val="00D138A9"/>
    <w:rsid w:val="00D139B1"/>
    <w:rsid w:val="00D139ED"/>
    <w:rsid w:val="00D13D5C"/>
    <w:rsid w:val="00D14416"/>
    <w:rsid w:val="00D14559"/>
    <w:rsid w:val="00D148C8"/>
    <w:rsid w:val="00D1497F"/>
    <w:rsid w:val="00D149CD"/>
    <w:rsid w:val="00D15467"/>
    <w:rsid w:val="00D1563A"/>
    <w:rsid w:val="00D15897"/>
    <w:rsid w:val="00D158C4"/>
    <w:rsid w:val="00D15E5B"/>
    <w:rsid w:val="00D1688B"/>
    <w:rsid w:val="00D174C7"/>
    <w:rsid w:val="00D179F5"/>
    <w:rsid w:val="00D17C26"/>
    <w:rsid w:val="00D17C39"/>
    <w:rsid w:val="00D17F42"/>
    <w:rsid w:val="00D201B0"/>
    <w:rsid w:val="00D20244"/>
    <w:rsid w:val="00D2037C"/>
    <w:rsid w:val="00D20931"/>
    <w:rsid w:val="00D20C34"/>
    <w:rsid w:val="00D21683"/>
    <w:rsid w:val="00D2170E"/>
    <w:rsid w:val="00D21E8B"/>
    <w:rsid w:val="00D21F45"/>
    <w:rsid w:val="00D22039"/>
    <w:rsid w:val="00D22358"/>
    <w:rsid w:val="00D2285B"/>
    <w:rsid w:val="00D2298A"/>
    <w:rsid w:val="00D22B25"/>
    <w:rsid w:val="00D22E28"/>
    <w:rsid w:val="00D232E9"/>
    <w:rsid w:val="00D233F9"/>
    <w:rsid w:val="00D2379E"/>
    <w:rsid w:val="00D237C2"/>
    <w:rsid w:val="00D23891"/>
    <w:rsid w:val="00D23A01"/>
    <w:rsid w:val="00D23AEC"/>
    <w:rsid w:val="00D23B14"/>
    <w:rsid w:val="00D23E36"/>
    <w:rsid w:val="00D23EC7"/>
    <w:rsid w:val="00D23F4B"/>
    <w:rsid w:val="00D2428B"/>
    <w:rsid w:val="00D245B4"/>
    <w:rsid w:val="00D247CF"/>
    <w:rsid w:val="00D248C6"/>
    <w:rsid w:val="00D24AC8"/>
    <w:rsid w:val="00D2521B"/>
    <w:rsid w:val="00D25412"/>
    <w:rsid w:val="00D25517"/>
    <w:rsid w:val="00D2556C"/>
    <w:rsid w:val="00D255F9"/>
    <w:rsid w:val="00D25645"/>
    <w:rsid w:val="00D25721"/>
    <w:rsid w:val="00D259F5"/>
    <w:rsid w:val="00D25EC4"/>
    <w:rsid w:val="00D261DC"/>
    <w:rsid w:val="00D2629A"/>
    <w:rsid w:val="00D26342"/>
    <w:rsid w:val="00D265BE"/>
    <w:rsid w:val="00D267D1"/>
    <w:rsid w:val="00D26B9E"/>
    <w:rsid w:val="00D26E97"/>
    <w:rsid w:val="00D26EF6"/>
    <w:rsid w:val="00D26FA2"/>
    <w:rsid w:val="00D270F4"/>
    <w:rsid w:val="00D27124"/>
    <w:rsid w:val="00D271CE"/>
    <w:rsid w:val="00D27215"/>
    <w:rsid w:val="00D2721B"/>
    <w:rsid w:val="00D27452"/>
    <w:rsid w:val="00D277DD"/>
    <w:rsid w:val="00D300E5"/>
    <w:rsid w:val="00D30493"/>
    <w:rsid w:val="00D30AE7"/>
    <w:rsid w:val="00D310A9"/>
    <w:rsid w:val="00D311A8"/>
    <w:rsid w:val="00D31236"/>
    <w:rsid w:val="00D312A0"/>
    <w:rsid w:val="00D31778"/>
    <w:rsid w:val="00D31BA7"/>
    <w:rsid w:val="00D326BB"/>
    <w:rsid w:val="00D32734"/>
    <w:rsid w:val="00D328DD"/>
    <w:rsid w:val="00D32B93"/>
    <w:rsid w:val="00D32DAA"/>
    <w:rsid w:val="00D32F9D"/>
    <w:rsid w:val="00D3301A"/>
    <w:rsid w:val="00D33407"/>
    <w:rsid w:val="00D334C7"/>
    <w:rsid w:val="00D33549"/>
    <w:rsid w:val="00D3356A"/>
    <w:rsid w:val="00D33650"/>
    <w:rsid w:val="00D33768"/>
    <w:rsid w:val="00D338C3"/>
    <w:rsid w:val="00D339B5"/>
    <w:rsid w:val="00D3404F"/>
    <w:rsid w:val="00D342B1"/>
    <w:rsid w:val="00D342FA"/>
    <w:rsid w:val="00D34312"/>
    <w:rsid w:val="00D3442E"/>
    <w:rsid w:val="00D344E7"/>
    <w:rsid w:val="00D34733"/>
    <w:rsid w:val="00D34CF7"/>
    <w:rsid w:val="00D34DEE"/>
    <w:rsid w:val="00D34E3A"/>
    <w:rsid w:val="00D34F2F"/>
    <w:rsid w:val="00D35507"/>
    <w:rsid w:val="00D35721"/>
    <w:rsid w:val="00D358F4"/>
    <w:rsid w:val="00D35C48"/>
    <w:rsid w:val="00D35C50"/>
    <w:rsid w:val="00D35D1D"/>
    <w:rsid w:val="00D35E64"/>
    <w:rsid w:val="00D363D3"/>
    <w:rsid w:val="00D374C8"/>
    <w:rsid w:val="00D37868"/>
    <w:rsid w:val="00D378B0"/>
    <w:rsid w:val="00D37914"/>
    <w:rsid w:val="00D37CBB"/>
    <w:rsid w:val="00D37E8A"/>
    <w:rsid w:val="00D37EBB"/>
    <w:rsid w:val="00D37EC5"/>
    <w:rsid w:val="00D37F6E"/>
    <w:rsid w:val="00D403FE"/>
    <w:rsid w:val="00D4081A"/>
    <w:rsid w:val="00D40861"/>
    <w:rsid w:val="00D4093D"/>
    <w:rsid w:val="00D409E2"/>
    <w:rsid w:val="00D40F10"/>
    <w:rsid w:val="00D41134"/>
    <w:rsid w:val="00D41211"/>
    <w:rsid w:val="00D412DA"/>
    <w:rsid w:val="00D41410"/>
    <w:rsid w:val="00D41BE7"/>
    <w:rsid w:val="00D41C5B"/>
    <w:rsid w:val="00D42093"/>
    <w:rsid w:val="00D420B0"/>
    <w:rsid w:val="00D420E0"/>
    <w:rsid w:val="00D42111"/>
    <w:rsid w:val="00D42257"/>
    <w:rsid w:val="00D428B7"/>
    <w:rsid w:val="00D42A6A"/>
    <w:rsid w:val="00D42EBD"/>
    <w:rsid w:val="00D42F26"/>
    <w:rsid w:val="00D42F43"/>
    <w:rsid w:val="00D431C1"/>
    <w:rsid w:val="00D432A7"/>
    <w:rsid w:val="00D43369"/>
    <w:rsid w:val="00D433E8"/>
    <w:rsid w:val="00D434B4"/>
    <w:rsid w:val="00D43F20"/>
    <w:rsid w:val="00D44006"/>
    <w:rsid w:val="00D44077"/>
    <w:rsid w:val="00D44104"/>
    <w:rsid w:val="00D44AD1"/>
    <w:rsid w:val="00D45493"/>
    <w:rsid w:val="00D454D8"/>
    <w:rsid w:val="00D45D05"/>
    <w:rsid w:val="00D46285"/>
    <w:rsid w:val="00D46306"/>
    <w:rsid w:val="00D46592"/>
    <w:rsid w:val="00D46C3B"/>
    <w:rsid w:val="00D46D93"/>
    <w:rsid w:val="00D47004"/>
    <w:rsid w:val="00D47581"/>
    <w:rsid w:val="00D47610"/>
    <w:rsid w:val="00D47AE8"/>
    <w:rsid w:val="00D50245"/>
    <w:rsid w:val="00D5060C"/>
    <w:rsid w:val="00D50AD5"/>
    <w:rsid w:val="00D5112A"/>
    <w:rsid w:val="00D51180"/>
    <w:rsid w:val="00D51315"/>
    <w:rsid w:val="00D5143E"/>
    <w:rsid w:val="00D515DA"/>
    <w:rsid w:val="00D518AE"/>
    <w:rsid w:val="00D51AE7"/>
    <w:rsid w:val="00D51C89"/>
    <w:rsid w:val="00D51EEA"/>
    <w:rsid w:val="00D51F97"/>
    <w:rsid w:val="00D52184"/>
    <w:rsid w:val="00D52304"/>
    <w:rsid w:val="00D52568"/>
    <w:rsid w:val="00D52790"/>
    <w:rsid w:val="00D52D66"/>
    <w:rsid w:val="00D52F60"/>
    <w:rsid w:val="00D536E2"/>
    <w:rsid w:val="00D53A21"/>
    <w:rsid w:val="00D53C99"/>
    <w:rsid w:val="00D54322"/>
    <w:rsid w:val="00D54A1A"/>
    <w:rsid w:val="00D54F52"/>
    <w:rsid w:val="00D54F6C"/>
    <w:rsid w:val="00D552AF"/>
    <w:rsid w:val="00D556FF"/>
    <w:rsid w:val="00D55A1E"/>
    <w:rsid w:val="00D560DC"/>
    <w:rsid w:val="00D562B0"/>
    <w:rsid w:val="00D56367"/>
    <w:rsid w:val="00D566C2"/>
    <w:rsid w:val="00D56B00"/>
    <w:rsid w:val="00D56E4F"/>
    <w:rsid w:val="00D56F27"/>
    <w:rsid w:val="00D57109"/>
    <w:rsid w:val="00D572D8"/>
    <w:rsid w:val="00D57305"/>
    <w:rsid w:val="00D574AB"/>
    <w:rsid w:val="00D57A22"/>
    <w:rsid w:val="00D57C3A"/>
    <w:rsid w:val="00D60052"/>
    <w:rsid w:val="00D603FE"/>
    <w:rsid w:val="00D60473"/>
    <w:rsid w:val="00D605D4"/>
    <w:rsid w:val="00D60878"/>
    <w:rsid w:val="00D6110E"/>
    <w:rsid w:val="00D6127F"/>
    <w:rsid w:val="00D6151F"/>
    <w:rsid w:val="00D617BC"/>
    <w:rsid w:val="00D61DF1"/>
    <w:rsid w:val="00D61FFA"/>
    <w:rsid w:val="00D62122"/>
    <w:rsid w:val="00D62365"/>
    <w:rsid w:val="00D624F4"/>
    <w:rsid w:val="00D6250C"/>
    <w:rsid w:val="00D6293F"/>
    <w:rsid w:val="00D62D78"/>
    <w:rsid w:val="00D62EA3"/>
    <w:rsid w:val="00D62F18"/>
    <w:rsid w:val="00D63108"/>
    <w:rsid w:val="00D631DE"/>
    <w:rsid w:val="00D63401"/>
    <w:rsid w:val="00D634B8"/>
    <w:rsid w:val="00D635FB"/>
    <w:rsid w:val="00D636AE"/>
    <w:rsid w:val="00D636D3"/>
    <w:rsid w:val="00D63CA5"/>
    <w:rsid w:val="00D644AB"/>
    <w:rsid w:val="00D64578"/>
    <w:rsid w:val="00D6487B"/>
    <w:rsid w:val="00D64CF5"/>
    <w:rsid w:val="00D65475"/>
    <w:rsid w:val="00D6552B"/>
    <w:rsid w:val="00D65D8F"/>
    <w:rsid w:val="00D662C3"/>
    <w:rsid w:val="00D66E30"/>
    <w:rsid w:val="00D67476"/>
    <w:rsid w:val="00D67753"/>
    <w:rsid w:val="00D67949"/>
    <w:rsid w:val="00D67AD5"/>
    <w:rsid w:val="00D67CD8"/>
    <w:rsid w:val="00D67D83"/>
    <w:rsid w:val="00D700C2"/>
    <w:rsid w:val="00D70399"/>
    <w:rsid w:val="00D70559"/>
    <w:rsid w:val="00D70946"/>
    <w:rsid w:val="00D70DE7"/>
    <w:rsid w:val="00D716F9"/>
    <w:rsid w:val="00D71753"/>
    <w:rsid w:val="00D71BF7"/>
    <w:rsid w:val="00D71BFF"/>
    <w:rsid w:val="00D71D22"/>
    <w:rsid w:val="00D71E06"/>
    <w:rsid w:val="00D722A4"/>
    <w:rsid w:val="00D723CA"/>
    <w:rsid w:val="00D726A0"/>
    <w:rsid w:val="00D72DAE"/>
    <w:rsid w:val="00D73004"/>
    <w:rsid w:val="00D73340"/>
    <w:rsid w:val="00D733D1"/>
    <w:rsid w:val="00D7349C"/>
    <w:rsid w:val="00D735FC"/>
    <w:rsid w:val="00D736C0"/>
    <w:rsid w:val="00D73DE1"/>
    <w:rsid w:val="00D73F02"/>
    <w:rsid w:val="00D73FA2"/>
    <w:rsid w:val="00D74E77"/>
    <w:rsid w:val="00D755EE"/>
    <w:rsid w:val="00D75982"/>
    <w:rsid w:val="00D75D0A"/>
    <w:rsid w:val="00D75E78"/>
    <w:rsid w:val="00D76482"/>
    <w:rsid w:val="00D764DF"/>
    <w:rsid w:val="00D766C3"/>
    <w:rsid w:val="00D7677E"/>
    <w:rsid w:val="00D76D35"/>
    <w:rsid w:val="00D76E8C"/>
    <w:rsid w:val="00D775F7"/>
    <w:rsid w:val="00D80362"/>
    <w:rsid w:val="00D804B0"/>
    <w:rsid w:val="00D8079B"/>
    <w:rsid w:val="00D8086D"/>
    <w:rsid w:val="00D80B57"/>
    <w:rsid w:val="00D80FC3"/>
    <w:rsid w:val="00D81C29"/>
    <w:rsid w:val="00D81CB7"/>
    <w:rsid w:val="00D82AFD"/>
    <w:rsid w:val="00D82B3F"/>
    <w:rsid w:val="00D82E29"/>
    <w:rsid w:val="00D831A7"/>
    <w:rsid w:val="00D83757"/>
    <w:rsid w:val="00D837F3"/>
    <w:rsid w:val="00D8394D"/>
    <w:rsid w:val="00D841DA"/>
    <w:rsid w:val="00D84222"/>
    <w:rsid w:val="00D842AD"/>
    <w:rsid w:val="00D8471F"/>
    <w:rsid w:val="00D84AAE"/>
    <w:rsid w:val="00D84C3C"/>
    <w:rsid w:val="00D84D0B"/>
    <w:rsid w:val="00D84E7A"/>
    <w:rsid w:val="00D84EB1"/>
    <w:rsid w:val="00D84FA1"/>
    <w:rsid w:val="00D85099"/>
    <w:rsid w:val="00D85793"/>
    <w:rsid w:val="00D859F0"/>
    <w:rsid w:val="00D866AB"/>
    <w:rsid w:val="00D86718"/>
    <w:rsid w:val="00D87328"/>
    <w:rsid w:val="00D87528"/>
    <w:rsid w:val="00D87602"/>
    <w:rsid w:val="00D876D4"/>
    <w:rsid w:val="00D87BB8"/>
    <w:rsid w:val="00D9104F"/>
    <w:rsid w:val="00D91143"/>
    <w:rsid w:val="00D912E4"/>
    <w:rsid w:val="00D9137B"/>
    <w:rsid w:val="00D91511"/>
    <w:rsid w:val="00D919A0"/>
    <w:rsid w:val="00D91C96"/>
    <w:rsid w:val="00D92648"/>
    <w:rsid w:val="00D92C88"/>
    <w:rsid w:val="00D93090"/>
    <w:rsid w:val="00D9328F"/>
    <w:rsid w:val="00D936EB"/>
    <w:rsid w:val="00D939B5"/>
    <w:rsid w:val="00D93BDD"/>
    <w:rsid w:val="00D93FCB"/>
    <w:rsid w:val="00D94175"/>
    <w:rsid w:val="00D942AB"/>
    <w:rsid w:val="00D9438D"/>
    <w:rsid w:val="00D94808"/>
    <w:rsid w:val="00D94A10"/>
    <w:rsid w:val="00D94FED"/>
    <w:rsid w:val="00D952A0"/>
    <w:rsid w:val="00D95300"/>
    <w:rsid w:val="00D954EC"/>
    <w:rsid w:val="00D95B62"/>
    <w:rsid w:val="00D95C3A"/>
    <w:rsid w:val="00D963FD"/>
    <w:rsid w:val="00D964FF"/>
    <w:rsid w:val="00D96637"/>
    <w:rsid w:val="00D9687F"/>
    <w:rsid w:val="00D96A11"/>
    <w:rsid w:val="00D96DF7"/>
    <w:rsid w:val="00D97012"/>
    <w:rsid w:val="00D97669"/>
    <w:rsid w:val="00D97D5A"/>
    <w:rsid w:val="00D97E9F"/>
    <w:rsid w:val="00D97F57"/>
    <w:rsid w:val="00DA08F4"/>
    <w:rsid w:val="00DA0A4C"/>
    <w:rsid w:val="00DA0D1B"/>
    <w:rsid w:val="00DA101E"/>
    <w:rsid w:val="00DA10E6"/>
    <w:rsid w:val="00DA1297"/>
    <w:rsid w:val="00DA1394"/>
    <w:rsid w:val="00DA18DE"/>
    <w:rsid w:val="00DA1FF6"/>
    <w:rsid w:val="00DA2234"/>
    <w:rsid w:val="00DA2587"/>
    <w:rsid w:val="00DA2637"/>
    <w:rsid w:val="00DA265A"/>
    <w:rsid w:val="00DA2952"/>
    <w:rsid w:val="00DA2BA5"/>
    <w:rsid w:val="00DA2BE9"/>
    <w:rsid w:val="00DA2C96"/>
    <w:rsid w:val="00DA2FCF"/>
    <w:rsid w:val="00DA309F"/>
    <w:rsid w:val="00DA3473"/>
    <w:rsid w:val="00DA35A5"/>
    <w:rsid w:val="00DA3712"/>
    <w:rsid w:val="00DA38D7"/>
    <w:rsid w:val="00DA3A8F"/>
    <w:rsid w:val="00DA411D"/>
    <w:rsid w:val="00DA42B7"/>
    <w:rsid w:val="00DA4398"/>
    <w:rsid w:val="00DA449D"/>
    <w:rsid w:val="00DA45C6"/>
    <w:rsid w:val="00DA46C0"/>
    <w:rsid w:val="00DA470F"/>
    <w:rsid w:val="00DA4720"/>
    <w:rsid w:val="00DA540A"/>
    <w:rsid w:val="00DA56BD"/>
    <w:rsid w:val="00DA57BD"/>
    <w:rsid w:val="00DA5AC2"/>
    <w:rsid w:val="00DA6058"/>
    <w:rsid w:val="00DA606B"/>
    <w:rsid w:val="00DA6112"/>
    <w:rsid w:val="00DA6312"/>
    <w:rsid w:val="00DA654C"/>
    <w:rsid w:val="00DA662B"/>
    <w:rsid w:val="00DA6773"/>
    <w:rsid w:val="00DA68E3"/>
    <w:rsid w:val="00DA6A13"/>
    <w:rsid w:val="00DA6D7F"/>
    <w:rsid w:val="00DA7A81"/>
    <w:rsid w:val="00DA7A83"/>
    <w:rsid w:val="00DA7EB4"/>
    <w:rsid w:val="00DA7FD1"/>
    <w:rsid w:val="00DB01D9"/>
    <w:rsid w:val="00DB026E"/>
    <w:rsid w:val="00DB03A3"/>
    <w:rsid w:val="00DB0847"/>
    <w:rsid w:val="00DB0A29"/>
    <w:rsid w:val="00DB0D4B"/>
    <w:rsid w:val="00DB132B"/>
    <w:rsid w:val="00DB14C8"/>
    <w:rsid w:val="00DB178A"/>
    <w:rsid w:val="00DB18DC"/>
    <w:rsid w:val="00DB1E1F"/>
    <w:rsid w:val="00DB1F35"/>
    <w:rsid w:val="00DB1F6F"/>
    <w:rsid w:val="00DB22DF"/>
    <w:rsid w:val="00DB24DB"/>
    <w:rsid w:val="00DB252C"/>
    <w:rsid w:val="00DB29A8"/>
    <w:rsid w:val="00DB3507"/>
    <w:rsid w:val="00DB39EF"/>
    <w:rsid w:val="00DB3B9B"/>
    <w:rsid w:val="00DB3E44"/>
    <w:rsid w:val="00DB4177"/>
    <w:rsid w:val="00DB422E"/>
    <w:rsid w:val="00DB4530"/>
    <w:rsid w:val="00DB4901"/>
    <w:rsid w:val="00DB4980"/>
    <w:rsid w:val="00DB498C"/>
    <w:rsid w:val="00DB4A5C"/>
    <w:rsid w:val="00DB4D2D"/>
    <w:rsid w:val="00DB4D2E"/>
    <w:rsid w:val="00DB52A8"/>
    <w:rsid w:val="00DB561B"/>
    <w:rsid w:val="00DB5B3A"/>
    <w:rsid w:val="00DB5BCA"/>
    <w:rsid w:val="00DB5ED7"/>
    <w:rsid w:val="00DB682A"/>
    <w:rsid w:val="00DB6C1C"/>
    <w:rsid w:val="00DB6EB9"/>
    <w:rsid w:val="00DB74BC"/>
    <w:rsid w:val="00DB76E4"/>
    <w:rsid w:val="00DB7BB3"/>
    <w:rsid w:val="00DB7EF2"/>
    <w:rsid w:val="00DC0371"/>
    <w:rsid w:val="00DC05AD"/>
    <w:rsid w:val="00DC094F"/>
    <w:rsid w:val="00DC099A"/>
    <w:rsid w:val="00DC0ED5"/>
    <w:rsid w:val="00DC1187"/>
    <w:rsid w:val="00DC1345"/>
    <w:rsid w:val="00DC1BC4"/>
    <w:rsid w:val="00DC235A"/>
    <w:rsid w:val="00DC2729"/>
    <w:rsid w:val="00DC27C7"/>
    <w:rsid w:val="00DC29A7"/>
    <w:rsid w:val="00DC2B83"/>
    <w:rsid w:val="00DC2D45"/>
    <w:rsid w:val="00DC2F25"/>
    <w:rsid w:val="00DC2F94"/>
    <w:rsid w:val="00DC3296"/>
    <w:rsid w:val="00DC3384"/>
    <w:rsid w:val="00DC391F"/>
    <w:rsid w:val="00DC3AD4"/>
    <w:rsid w:val="00DC4146"/>
    <w:rsid w:val="00DC4D9F"/>
    <w:rsid w:val="00DC4DD7"/>
    <w:rsid w:val="00DC4E3B"/>
    <w:rsid w:val="00DC51BD"/>
    <w:rsid w:val="00DC54DD"/>
    <w:rsid w:val="00DC56DD"/>
    <w:rsid w:val="00DC597C"/>
    <w:rsid w:val="00DC5ABC"/>
    <w:rsid w:val="00DC5F5A"/>
    <w:rsid w:val="00DC6193"/>
    <w:rsid w:val="00DC6297"/>
    <w:rsid w:val="00DC62ED"/>
    <w:rsid w:val="00DC667D"/>
    <w:rsid w:val="00DC677C"/>
    <w:rsid w:val="00DC67CB"/>
    <w:rsid w:val="00DC68CF"/>
    <w:rsid w:val="00DC6DE2"/>
    <w:rsid w:val="00DC6EC1"/>
    <w:rsid w:val="00DC6F3B"/>
    <w:rsid w:val="00DC7084"/>
    <w:rsid w:val="00DC72D2"/>
    <w:rsid w:val="00DC737D"/>
    <w:rsid w:val="00DC73BE"/>
    <w:rsid w:val="00DC7675"/>
    <w:rsid w:val="00DD0756"/>
    <w:rsid w:val="00DD0B8B"/>
    <w:rsid w:val="00DD0C1A"/>
    <w:rsid w:val="00DD0DE4"/>
    <w:rsid w:val="00DD0FF8"/>
    <w:rsid w:val="00DD125C"/>
    <w:rsid w:val="00DD12AE"/>
    <w:rsid w:val="00DD1673"/>
    <w:rsid w:val="00DD16F7"/>
    <w:rsid w:val="00DD1AF2"/>
    <w:rsid w:val="00DD2346"/>
    <w:rsid w:val="00DD239C"/>
    <w:rsid w:val="00DD2D80"/>
    <w:rsid w:val="00DD2D87"/>
    <w:rsid w:val="00DD30E7"/>
    <w:rsid w:val="00DD32AD"/>
    <w:rsid w:val="00DD34FF"/>
    <w:rsid w:val="00DD3545"/>
    <w:rsid w:val="00DD3CF7"/>
    <w:rsid w:val="00DD3D45"/>
    <w:rsid w:val="00DD3E40"/>
    <w:rsid w:val="00DD3E92"/>
    <w:rsid w:val="00DD409D"/>
    <w:rsid w:val="00DD40A9"/>
    <w:rsid w:val="00DD42F4"/>
    <w:rsid w:val="00DD43D1"/>
    <w:rsid w:val="00DD45F9"/>
    <w:rsid w:val="00DD4AD2"/>
    <w:rsid w:val="00DD4B1C"/>
    <w:rsid w:val="00DD4C8A"/>
    <w:rsid w:val="00DD5004"/>
    <w:rsid w:val="00DD5167"/>
    <w:rsid w:val="00DD52C4"/>
    <w:rsid w:val="00DD52C7"/>
    <w:rsid w:val="00DD5562"/>
    <w:rsid w:val="00DD583F"/>
    <w:rsid w:val="00DD5859"/>
    <w:rsid w:val="00DD631A"/>
    <w:rsid w:val="00DD631B"/>
    <w:rsid w:val="00DD6330"/>
    <w:rsid w:val="00DD63B7"/>
    <w:rsid w:val="00DD64D6"/>
    <w:rsid w:val="00DD6586"/>
    <w:rsid w:val="00DD6594"/>
    <w:rsid w:val="00DD6945"/>
    <w:rsid w:val="00DD6A69"/>
    <w:rsid w:val="00DD6FC2"/>
    <w:rsid w:val="00DD70DD"/>
    <w:rsid w:val="00DD74F1"/>
    <w:rsid w:val="00DD7552"/>
    <w:rsid w:val="00DD7947"/>
    <w:rsid w:val="00DD798F"/>
    <w:rsid w:val="00DD7C75"/>
    <w:rsid w:val="00DE007E"/>
    <w:rsid w:val="00DE0111"/>
    <w:rsid w:val="00DE01A6"/>
    <w:rsid w:val="00DE0250"/>
    <w:rsid w:val="00DE02D4"/>
    <w:rsid w:val="00DE0444"/>
    <w:rsid w:val="00DE0B50"/>
    <w:rsid w:val="00DE1627"/>
    <w:rsid w:val="00DE16D2"/>
    <w:rsid w:val="00DE1B44"/>
    <w:rsid w:val="00DE1E38"/>
    <w:rsid w:val="00DE2055"/>
    <w:rsid w:val="00DE276E"/>
    <w:rsid w:val="00DE290C"/>
    <w:rsid w:val="00DE2D56"/>
    <w:rsid w:val="00DE2D58"/>
    <w:rsid w:val="00DE2DF2"/>
    <w:rsid w:val="00DE2E61"/>
    <w:rsid w:val="00DE3349"/>
    <w:rsid w:val="00DE3A71"/>
    <w:rsid w:val="00DE3A75"/>
    <w:rsid w:val="00DE3AF5"/>
    <w:rsid w:val="00DE3B1E"/>
    <w:rsid w:val="00DE3F01"/>
    <w:rsid w:val="00DE3FFA"/>
    <w:rsid w:val="00DE4261"/>
    <w:rsid w:val="00DE42CB"/>
    <w:rsid w:val="00DE480C"/>
    <w:rsid w:val="00DE4C92"/>
    <w:rsid w:val="00DE4D97"/>
    <w:rsid w:val="00DE55F6"/>
    <w:rsid w:val="00DE5784"/>
    <w:rsid w:val="00DE5AEE"/>
    <w:rsid w:val="00DE60E6"/>
    <w:rsid w:val="00DE6D73"/>
    <w:rsid w:val="00DE6FD8"/>
    <w:rsid w:val="00DE7271"/>
    <w:rsid w:val="00DE7C2A"/>
    <w:rsid w:val="00DF04F5"/>
    <w:rsid w:val="00DF05B3"/>
    <w:rsid w:val="00DF082F"/>
    <w:rsid w:val="00DF0BAC"/>
    <w:rsid w:val="00DF0C10"/>
    <w:rsid w:val="00DF1498"/>
    <w:rsid w:val="00DF15D4"/>
    <w:rsid w:val="00DF170C"/>
    <w:rsid w:val="00DF180A"/>
    <w:rsid w:val="00DF1945"/>
    <w:rsid w:val="00DF1AD1"/>
    <w:rsid w:val="00DF201A"/>
    <w:rsid w:val="00DF2119"/>
    <w:rsid w:val="00DF23B4"/>
    <w:rsid w:val="00DF24BC"/>
    <w:rsid w:val="00DF2557"/>
    <w:rsid w:val="00DF2674"/>
    <w:rsid w:val="00DF2850"/>
    <w:rsid w:val="00DF2A97"/>
    <w:rsid w:val="00DF3592"/>
    <w:rsid w:val="00DF35CD"/>
    <w:rsid w:val="00DF3E1F"/>
    <w:rsid w:val="00DF4048"/>
    <w:rsid w:val="00DF4372"/>
    <w:rsid w:val="00DF4916"/>
    <w:rsid w:val="00DF4CFD"/>
    <w:rsid w:val="00DF52A8"/>
    <w:rsid w:val="00DF5A25"/>
    <w:rsid w:val="00DF5B61"/>
    <w:rsid w:val="00DF5B9D"/>
    <w:rsid w:val="00DF63DB"/>
    <w:rsid w:val="00DF656C"/>
    <w:rsid w:val="00DF7118"/>
    <w:rsid w:val="00DF729B"/>
    <w:rsid w:val="00DF7720"/>
    <w:rsid w:val="00DF779B"/>
    <w:rsid w:val="00DF7AB8"/>
    <w:rsid w:val="00DF7AD4"/>
    <w:rsid w:val="00DF7E1D"/>
    <w:rsid w:val="00DF7F44"/>
    <w:rsid w:val="00E0024B"/>
    <w:rsid w:val="00E003AB"/>
    <w:rsid w:val="00E00695"/>
    <w:rsid w:val="00E00BA5"/>
    <w:rsid w:val="00E00C5B"/>
    <w:rsid w:val="00E00CD5"/>
    <w:rsid w:val="00E00FE0"/>
    <w:rsid w:val="00E012D3"/>
    <w:rsid w:val="00E013FD"/>
    <w:rsid w:val="00E0152C"/>
    <w:rsid w:val="00E015A1"/>
    <w:rsid w:val="00E018A3"/>
    <w:rsid w:val="00E018CF"/>
    <w:rsid w:val="00E01978"/>
    <w:rsid w:val="00E01B42"/>
    <w:rsid w:val="00E01C30"/>
    <w:rsid w:val="00E01D21"/>
    <w:rsid w:val="00E02C0C"/>
    <w:rsid w:val="00E02FF3"/>
    <w:rsid w:val="00E035EF"/>
    <w:rsid w:val="00E03613"/>
    <w:rsid w:val="00E038AD"/>
    <w:rsid w:val="00E03BE1"/>
    <w:rsid w:val="00E042B3"/>
    <w:rsid w:val="00E0451D"/>
    <w:rsid w:val="00E047B4"/>
    <w:rsid w:val="00E047F9"/>
    <w:rsid w:val="00E049B9"/>
    <w:rsid w:val="00E04E74"/>
    <w:rsid w:val="00E04F76"/>
    <w:rsid w:val="00E05459"/>
    <w:rsid w:val="00E05475"/>
    <w:rsid w:val="00E05A82"/>
    <w:rsid w:val="00E05F16"/>
    <w:rsid w:val="00E06550"/>
    <w:rsid w:val="00E0693E"/>
    <w:rsid w:val="00E06A72"/>
    <w:rsid w:val="00E06AA0"/>
    <w:rsid w:val="00E06DA2"/>
    <w:rsid w:val="00E070E2"/>
    <w:rsid w:val="00E0719F"/>
    <w:rsid w:val="00E07523"/>
    <w:rsid w:val="00E075AD"/>
    <w:rsid w:val="00E078B3"/>
    <w:rsid w:val="00E07AB5"/>
    <w:rsid w:val="00E07BC9"/>
    <w:rsid w:val="00E07D08"/>
    <w:rsid w:val="00E07D7E"/>
    <w:rsid w:val="00E07E91"/>
    <w:rsid w:val="00E07EEC"/>
    <w:rsid w:val="00E07EEE"/>
    <w:rsid w:val="00E10923"/>
    <w:rsid w:val="00E114C1"/>
    <w:rsid w:val="00E115B8"/>
    <w:rsid w:val="00E11783"/>
    <w:rsid w:val="00E11806"/>
    <w:rsid w:val="00E11848"/>
    <w:rsid w:val="00E118FC"/>
    <w:rsid w:val="00E11BCE"/>
    <w:rsid w:val="00E12007"/>
    <w:rsid w:val="00E1221E"/>
    <w:rsid w:val="00E12710"/>
    <w:rsid w:val="00E128CF"/>
    <w:rsid w:val="00E12989"/>
    <w:rsid w:val="00E129D8"/>
    <w:rsid w:val="00E12A8C"/>
    <w:rsid w:val="00E12B0E"/>
    <w:rsid w:val="00E12E55"/>
    <w:rsid w:val="00E13080"/>
    <w:rsid w:val="00E13AAD"/>
    <w:rsid w:val="00E13BFA"/>
    <w:rsid w:val="00E13C28"/>
    <w:rsid w:val="00E13CC6"/>
    <w:rsid w:val="00E142F7"/>
    <w:rsid w:val="00E14347"/>
    <w:rsid w:val="00E14763"/>
    <w:rsid w:val="00E148A9"/>
    <w:rsid w:val="00E148EF"/>
    <w:rsid w:val="00E149A5"/>
    <w:rsid w:val="00E14F34"/>
    <w:rsid w:val="00E15067"/>
    <w:rsid w:val="00E15B3F"/>
    <w:rsid w:val="00E15F2F"/>
    <w:rsid w:val="00E16078"/>
    <w:rsid w:val="00E16234"/>
    <w:rsid w:val="00E16EA8"/>
    <w:rsid w:val="00E16FD4"/>
    <w:rsid w:val="00E17094"/>
    <w:rsid w:val="00E17157"/>
    <w:rsid w:val="00E17447"/>
    <w:rsid w:val="00E178F3"/>
    <w:rsid w:val="00E20107"/>
    <w:rsid w:val="00E20295"/>
    <w:rsid w:val="00E203AD"/>
    <w:rsid w:val="00E204F3"/>
    <w:rsid w:val="00E208E7"/>
    <w:rsid w:val="00E20A63"/>
    <w:rsid w:val="00E21058"/>
    <w:rsid w:val="00E21366"/>
    <w:rsid w:val="00E21A4C"/>
    <w:rsid w:val="00E22815"/>
    <w:rsid w:val="00E22B58"/>
    <w:rsid w:val="00E22F5F"/>
    <w:rsid w:val="00E22FFA"/>
    <w:rsid w:val="00E23090"/>
    <w:rsid w:val="00E23220"/>
    <w:rsid w:val="00E23379"/>
    <w:rsid w:val="00E23940"/>
    <w:rsid w:val="00E23D14"/>
    <w:rsid w:val="00E23EBF"/>
    <w:rsid w:val="00E240DF"/>
    <w:rsid w:val="00E2456F"/>
    <w:rsid w:val="00E24894"/>
    <w:rsid w:val="00E248AB"/>
    <w:rsid w:val="00E24D5B"/>
    <w:rsid w:val="00E24E31"/>
    <w:rsid w:val="00E24F83"/>
    <w:rsid w:val="00E2511D"/>
    <w:rsid w:val="00E255E6"/>
    <w:rsid w:val="00E25867"/>
    <w:rsid w:val="00E2598B"/>
    <w:rsid w:val="00E25C3C"/>
    <w:rsid w:val="00E25C70"/>
    <w:rsid w:val="00E25E83"/>
    <w:rsid w:val="00E25FA3"/>
    <w:rsid w:val="00E261CC"/>
    <w:rsid w:val="00E265A7"/>
    <w:rsid w:val="00E26909"/>
    <w:rsid w:val="00E26F2A"/>
    <w:rsid w:val="00E26FE3"/>
    <w:rsid w:val="00E27234"/>
    <w:rsid w:val="00E27341"/>
    <w:rsid w:val="00E27539"/>
    <w:rsid w:val="00E27C82"/>
    <w:rsid w:val="00E27DBD"/>
    <w:rsid w:val="00E27DD6"/>
    <w:rsid w:val="00E305B6"/>
    <w:rsid w:val="00E30C90"/>
    <w:rsid w:val="00E3114B"/>
    <w:rsid w:val="00E31208"/>
    <w:rsid w:val="00E31666"/>
    <w:rsid w:val="00E31985"/>
    <w:rsid w:val="00E31A84"/>
    <w:rsid w:val="00E31C4E"/>
    <w:rsid w:val="00E31E68"/>
    <w:rsid w:val="00E3228F"/>
    <w:rsid w:val="00E323F5"/>
    <w:rsid w:val="00E3295E"/>
    <w:rsid w:val="00E32B62"/>
    <w:rsid w:val="00E32BD7"/>
    <w:rsid w:val="00E32DB5"/>
    <w:rsid w:val="00E335B3"/>
    <w:rsid w:val="00E33625"/>
    <w:rsid w:val="00E338AF"/>
    <w:rsid w:val="00E33918"/>
    <w:rsid w:val="00E33C93"/>
    <w:rsid w:val="00E33DBE"/>
    <w:rsid w:val="00E34206"/>
    <w:rsid w:val="00E34353"/>
    <w:rsid w:val="00E34947"/>
    <w:rsid w:val="00E349A4"/>
    <w:rsid w:val="00E355B1"/>
    <w:rsid w:val="00E35DFF"/>
    <w:rsid w:val="00E36405"/>
    <w:rsid w:val="00E36447"/>
    <w:rsid w:val="00E368A2"/>
    <w:rsid w:val="00E3694F"/>
    <w:rsid w:val="00E36B81"/>
    <w:rsid w:val="00E36C43"/>
    <w:rsid w:val="00E36DB7"/>
    <w:rsid w:val="00E36EC8"/>
    <w:rsid w:val="00E3730B"/>
    <w:rsid w:val="00E3740E"/>
    <w:rsid w:val="00E37672"/>
    <w:rsid w:val="00E3771A"/>
    <w:rsid w:val="00E3777D"/>
    <w:rsid w:val="00E37864"/>
    <w:rsid w:val="00E3797C"/>
    <w:rsid w:val="00E37D61"/>
    <w:rsid w:val="00E37F39"/>
    <w:rsid w:val="00E400FD"/>
    <w:rsid w:val="00E405D4"/>
    <w:rsid w:val="00E40D79"/>
    <w:rsid w:val="00E40F0F"/>
    <w:rsid w:val="00E4109B"/>
    <w:rsid w:val="00E411A2"/>
    <w:rsid w:val="00E4145E"/>
    <w:rsid w:val="00E41537"/>
    <w:rsid w:val="00E4191E"/>
    <w:rsid w:val="00E41A2A"/>
    <w:rsid w:val="00E41A68"/>
    <w:rsid w:val="00E41C13"/>
    <w:rsid w:val="00E41C81"/>
    <w:rsid w:val="00E41E5A"/>
    <w:rsid w:val="00E42160"/>
    <w:rsid w:val="00E42347"/>
    <w:rsid w:val="00E42431"/>
    <w:rsid w:val="00E4248C"/>
    <w:rsid w:val="00E42DD4"/>
    <w:rsid w:val="00E42F29"/>
    <w:rsid w:val="00E42F35"/>
    <w:rsid w:val="00E42FB0"/>
    <w:rsid w:val="00E4302E"/>
    <w:rsid w:val="00E4309A"/>
    <w:rsid w:val="00E435BE"/>
    <w:rsid w:val="00E4397E"/>
    <w:rsid w:val="00E43D9D"/>
    <w:rsid w:val="00E43F6D"/>
    <w:rsid w:val="00E44389"/>
    <w:rsid w:val="00E443ED"/>
    <w:rsid w:val="00E44AA6"/>
    <w:rsid w:val="00E44B48"/>
    <w:rsid w:val="00E44B65"/>
    <w:rsid w:val="00E44B96"/>
    <w:rsid w:val="00E44FAD"/>
    <w:rsid w:val="00E4508F"/>
    <w:rsid w:val="00E453B8"/>
    <w:rsid w:val="00E455B1"/>
    <w:rsid w:val="00E4564B"/>
    <w:rsid w:val="00E456A8"/>
    <w:rsid w:val="00E45802"/>
    <w:rsid w:val="00E45978"/>
    <w:rsid w:val="00E4631E"/>
    <w:rsid w:val="00E464DD"/>
    <w:rsid w:val="00E468EE"/>
    <w:rsid w:val="00E46923"/>
    <w:rsid w:val="00E469A2"/>
    <w:rsid w:val="00E476C4"/>
    <w:rsid w:val="00E47C76"/>
    <w:rsid w:val="00E47EF1"/>
    <w:rsid w:val="00E5042E"/>
    <w:rsid w:val="00E50B67"/>
    <w:rsid w:val="00E50BFF"/>
    <w:rsid w:val="00E50E4F"/>
    <w:rsid w:val="00E50E91"/>
    <w:rsid w:val="00E51633"/>
    <w:rsid w:val="00E516E3"/>
    <w:rsid w:val="00E518B2"/>
    <w:rsid w:val="00E51B53"/>
    <w:rsid w:val="00E51BE4"/>
    <w:rsid w:val="00E51DC3"/>
    <w:rsid w:val="00E51DF8"/>
    <w:rsid w:val="00E52C34"/>
    <w:rsid w:val="00E53462"/>
    <w:rsid w:val="00E5355E"/>
    <w:rsid w:val="00E53848"/>
    <w:rsid w:val="00E5384A"/>
    <w:rsid w:val="00E53B9A"/>
    <w:rsid w:val="00E53BAC"/>
    <w:rsid w:val="00E53E80"/>
    <w:rsid w:val="00E53EC4"/>
    <w:rsid w:val="00E54271"/>
    <w:rsid w:val="00E54308"/>
    <w:rsid w:val="00E543CC"/>
    <w:rsid w:val="00E545D1"/>
    <w:rsid w:val="00E546DA"/>
    <w:rsid w:val="00E549C9"/>
    <w:rsid w:val="00E54AE8"/>
    <w:rsid w:val="00E54B96"/>
    <w:rsid w:val="00E54E1F"/>
    <w:rsid w:val="00E5507B"/>
    <w:rsid w:val="00E551DC"/>
    <w:rsid w:val="00E55274"/>
    <w:rsid w:val="00E5536C"/>
    <w:rsid w:val="00E558A1"/>
    <w:rsid w:val="00E5598C"/>
    <w:rsid w:val="00E55DA8"/>
    <w:rsid w:val="00E55F8B"/>
    <w:rsid w:val="00E55FCE"/>
    <w:rsid w:val="00E5600A"/>
    <w:rsid w:val="00E561CC"/>
    <w:rsid w:val="00E566A1"/>
    <w:rsid w:val="00E56C1C"/>
    <w:rsid w:val="00E56D4D"/>
    <w:rsid w:val="00E578E5"/>
    <w:rsid w:val="00E57A75"/>
    <w:rsid w:val="00E600C8"/>
    <w:rsid w:val="00E600DE"/>
    <w:rsid w:val="00E60478"/>
    <w:rsid w:val="00E60625"/>
    <w:rsid w:val="00E60800"/>
    <w:rsid w:val="00E60859"/>
    <w:rsid w:val="00E60938"/>
    <w:rsid w:val="00E60D58"/>
    <w:rsid w:val="00E60DFE"/>
    <w:rsid w:val="00E60F27"/>
    <w:rsid w:val="00E6102A"/>
    <w:rsid w:val="00E615C3"/>
    <w:rsid w:val="00E622A0"/>
    <w:rsid w:val="00E622FE"/>
    <w:rsid w:val="00E624F0"/>
    <w:rsid w:val="00E625B4"/>
    <w:rsid w:val="00E626D0"/>
    <w:rsid w:val="00E62888"/>
    <w:rsid w:val="00E629A8"/>
    <w:rsid w:val="00E629B6"/>
    <w:rsid w:val="00E62A50"/>
    <w:rsid w:val="00E62CE7"/>
    <w:rsid w:val="00E631E8"/>
    <w:rsid w:val="00E63350"/>
    <w:rsid w:val="00E636A1"/>
    <w:rsid w:val="00E63845"/>
    <w:rsid w:val="00E64353"/>
    <w:rsid w:val="00E645B1"/>
    <w:rsid w:val="00E64AB7"/>
    <w:rsid w:val="00E64BD3"/>
    <w:rsid w:val="00E65172"/>
    <w:rsid w:val="00E657F8"/>
    <w:rsid w:val="00E65B25"/>
    <w:rsid w:val="00E662CB"/>
    <w:rsid w:val="00E66624"/>
    <w:rsid w:val="00E668B2"/>
    <w:rsid w:val="00E66ABA"/>
    <w:rsid w:val="00E66B2A"/>
    <w:rsid w:val="00E66B96"/>
    <w:rsid w:val="00E66CB3"/>
    <w:rsid w:val="00E66DC3"/>
    <w:rsid w:val="00E670C4"/>
    <w:rsid w:val="00E67366"/>
    <w:rsid w:val="00E674A1"/>
    <w:rsid w:val="00E675B6"/>
    <w:rsid w:val="00E67B57"/>
    <w:rsid w:val="00E67E4F"/>
    <w:rsid w:val="00E67F6F"/>
    <w:rsid w:val="00E70627"/>
    <w:rsid w:val="00E708AB"/>
    <w:rsid w:val="00E708B5"/>
    <w:rsid w:val="00E7092B"/>
    <w:rsid w:val="00E70A5F"/>
    <w:rsid w:val="00E70FF2"/>
    <w:rsid w:val="00E71082"/>
    <w:rsid w:val="00E71893"/>
    <w:rsid w:val="00E719EB"/>
    <w:rsid w:val="00E71DFC"/>
    <w:rsid w:val="00E72089"/>
    <w:rsid w:val="00E7215D"/>
    <w:rsid w:val="00E72374"/>
    <w:rsid w:val="00E7252A"/>
    <w:rsid w:val="00E72589"/>
    <w:rsid w:val="00E7287C"/>
    <w:rsid w:val="00E72B38"/>
    <w:rsid w:val="00E72C85"/>
    <w:rsid w:val="00E72CC2"/>
    <w:rsid w:val="00E72FEF"/>
    <w:rsid w:val="00E73438"/>
    <w:rsid w:val="00E734B3"/>
    <w:rsid w:val="00E735E6"/>
    <w:rsid w:val="00E739FF"/>
    <w:rsid w:val="00E73C0B"/>
    <w:rsid w:val="00E73CDD"/>
    <w:rsid w:val="00E74352"/>
    <w:rsid w:val="00E74370"/>
    <w:rsid w:val="00E7486B"/>
    <w:rsid w:val="00E748B0"/>
    <w:rsid w:val="00E74C18"/>
    <w:rsid w:val="00E74C4D"/>
    <w:rsid w:val="00E75A35"/>
    <w:rsid w:val="00E75F68"/>
    <w:rsid w:val="00E76113"/>
    <w:rsid w:val="00E761E8"/>
    <w:rsid w:val="00E763C5"/>
    <w:rsid w:val="00E76639"/>
    <w:rsid w:val="00E76A34"/>
    <w:rsid w:val="00E76A8E"/>
    <w:rsid w:val="00E76C79"/>
    <w:rsid w:val="00E76DE3"/>
    <w:rsid w:val="00E77016"/>
    <w:rsid w:val="00E770F4"/>
    <w:rsid w:val="00E777D1"/>
    <w:rsid w:val="00E77B22"/>
    <w:rsid w:val="00E804B2"/>
    <w:rsid w:val="00E80A30"/>
    <w:rsid w:val="00E80A37"/>
    <w:rsid w:val="00E80EFF"/>
    <w:rsid w:val="00E80FAF"/>
    <w:rsid w:val="00E81164"/>
    <w:rsid w:val="00E81500"/>
    <w:rsid w:val="00E816CC"/>
    <w:rsid w:val="00E817D7"/>
    <w:rsid w:val="00E8188E"/>
    <w:rsid w:val="00E819FF"/>
    <w:rsid w:val="00E81D54"/>
    <w:rsid w:val="00E81D98"/>
    <w:rsid w:val="00E81EA3"/>
    <w:rsid w:val="00E821F7"/>
    <w:rsid w:val="00E82582"/>
    <w:rsid w:val="00E82A5C"/>
    <w:rsid w:val="00E82A92"/>
    <w:rsid w:val="00E82CA4"/>
    <w:rsid w:val="00E82D43"/>
    <w:rsid w:val="00E82D60"/>
    <w:rsid w:val="00E82EC1"/>
    <w:rsid w:val="00E83026"/>
    <w:rsid w:val="00E831FD"/>
    <w:rsid w:val="00E83269"/>
    <w:rsid w:val="00E83821"/>
    <w:rsid w:val="00E83858"/>
    <w:rsid w:val="00E83E31"/>
    <w:rsid w:val="00E83EEC"/>
    <w:rsid w:val="00E841E0"/>
    <w:rsid w:val="00E84A75"/>
    <w:rsid w:val="00E8503E"/>
    <w:rsid w:val="00E85153"/>
    <w:rsid w:val="00E851F9"/>
    <w:rsid w:val="00E85E3A"/>
    <w:rsid w:val="00E86055"/>
    <w:rsid w:val="00E86073"/>
    <w:rsid w:val="00E861F3"/>
    <w:rsid w:val="00E8645F"/>
    <w:rsid w:val="00E86703"/>
    <w:rsid w:val="00E86AF1"/>
    <w:rsid w:val="00E86E0F"/>
    <w:rsid w:val="00E86E7B"/>
    <w:rsid w:val="00E86EF0"/>
    <w:rsid w:val="00E86F82"/>
    <w:rsid w:val="00E86FFE"/>
    <w:rsid w:val="00E87786"/>
    <w:rsid w:val="00E87DF8"/>
    <w:rsid w:val="00E902C1"/>
    <w:rsid w:val="00E9048E"/>
    <w:rsid w:val="00E9064E"/>
    <w:rsid w:val="00E907C7"/>
    <w:rsid w:val="00E909EB"/>
    <w:rsid w:val="00E90AB4"/>
    <w:rsid w:val="00E90CE0"/>
    <w:rsid w:val="00E91458"/>
    <w:rsid w:val="00E916E0"/>
    <w:rsid w:val="00E9198B"/>
    <w:rsid w:val="00E91A3B"/>
    <w:rsid w:val="00E91B2A"/>
    <w:rsid w:val="00E91F4A"/>
    <w:rsid w:val="00E91FA5"/>
    <w:rsid w:val="00E92329"/>
    <w:rsid w:val="00E924FF"/>
    <w:rsid w:val="00E925BB"/>
    <w:rsid w:val="00E92832"/>
    <w:rsid w:val="00E92E12"/>
    <w:rsid w:val="00E92FB8"/>
    <w:rsid w:val="00E93058"/>
    <w:rsid w:val="00E937CB"/>
    <w:rsid w:val="00E93B28"/>
    <w:rsid w:val="00E93EEF"/>
    <w:rsid w:val="00E93F2A"/>
    <w:rsid w:val="00E9423B"/>
    <w:rsid w:val="00E94F58"/>
    <w:rsid w:val="00E95184"/>
    <w:rsid w:val="00E952AE"/>
    <w:rsid w:val="00E955A7"/>
    <w:rsid w:val="00E957C2"/>
    <w:rsid w:val="00E95840"/>
    <w:rsid w:val="00E95B3D"/>
    <w:rsid w:val="00E95EC5"/>
    <w:rsid w:val="00E96335"/>
    <w:rsid w:val="00E966BF"/>
    <w:rsid w:val="00E96A4E"/>
    <w:rsid w:val="00E96D6D"/>
    <w:rsid w:val="00E96E0A"/>
    <w:rsid w:val="00E96F96"/>
    <w:rsid w:val="00E96FE7"/>
    <w:rsid w:val="00E97062"/>
    <w:rsid w:val="00E97296"/>
    <w:rsid w:val="00E97670"/>
    <w:rsid w:val="00E97A31"/>
    <w:rsid w:val="00E97ABE"/>
    <w:rsid w:val="00E97B7E"/>
    <w:rsid w:val="00E97D62"/>
    <w:rsid w:val="00EA0183"/>
    <w:rsid w:val="00EA033A"/>
    <w:rsid w:val="00EA08A7"/>
    <w:rsid w:val="00EA0D28"/>
    <w:rsid w:val="00EA156A"/>
    <w:rsid w:val="00EA1654"/>
    <w:rsid w:val="00EA18CB"/>
    <w:rsid w:val="00EA19D0"/>
    <w:rsid w:val="00EA2065"/>
    <w:rsid w:val="00EA21BB"/>
    <w:rsid w:val="00EA22C6"/>
    <w:rsid w:val="00EA22D1"/>
    <w:rsid w:val="00EA262B"/>
    <w:rsid w:val="00EA268D"/>
    <w:rsid w:val="00EA2BE2"/>
    <w:rsid w:val="00EA34AC"/>
    <w:rsid w:val="00EA35A9"/>
    <w:rsid w:val="00EA3961"/>
    <w:rsid w:val="00EA3CC9"/>
    <w:rsid w:val="00EA42A5"/>
    <w:rsid w:val="00EA462B"/>
    <w:rsid w:val="00EA4973"/>
    <w:rsid w:val="00EA5365"/>
    <w:rsid w:val="00EA5AB5"/>
    <w:rsid w:val="00EA5ACF"/>
    <w:rsid w:val="00EA5AD0"/>
    <w:rsid w:val="00EA5F5F"/>
    <w:rsid w:val="00EA5F6C"/>
    <w:rsid w:val="00EA5FD1"/>
    <w:rsid w:val="00EA6096"/>
    <w:rsid w:val="00EA67FD"/>
    <w:rsid w:val="00EA6801"/>
    <w:rsid w:val="00EA6F36"/>
    <w:rsid w:val="00EA7154"/>
    <w:rsid w:val="00EA734C"/>
    <w:rsid w:val="00EA75B2"/>
    <w:rsid w:val="00EA7AE1"/>
    <w:rsid w:val="00EA7DDB"/>
    <w:rsid w:val="00EA7EBD"/>
    <w:rsid w:val="00EB028A"/>
    <w:rsid w:val="00EB0464"/>
    <w:rsid w:val="00EB04B3"/>
    <w:rsid w:val="00EB07C9"/>
    <w:rsid w:val="00EB08FA"/>
    <w:rsid w:val="00EB0C50"/>
    <w:rsid w:val="00EB0CD8"/>
    <w:rsid w:val="00EB10BE"/>
    <w:rsid w:val="00EB1562"/>
    <w:rsid w:val="00EB1881"/>
    <w:rsid w:val="00EB2026"/>
    <w:rsid w:val="00EB2035"/>
    <w:rsid w:val="00EB2146"/>
    <w:rsid w:val="00EB234D"/>
    <w:rsid w:val="00EB24AF"/>
    <w:rsid w:val="00EB2545"/>
    <w:rsid w:val="00EB274D"/>
    <w:rsid w:val="00EB2860"/>
    <w:rsid w:val="00EB2BA3"/>
    <w:rsid w:val="00EB2D04"/>
    <w:rsid w:val="00EB308F"/>
    <w:rsid w:val="00EB3151"/>
    <w:rsid w:val="00EB3C42"/>
    <w:rsid w:val="00EB3E07"/>
    <w:rsid w:val="00EB4309"/>
    <w:rsid w:val="00EB4446"/>
    <w:rsid w:val="00EB4AB6"/>
    <w:rsid w:val="00EB4F2E"/>
    <w:rsid w:val="00EB4FA1"/>
    <w:rsid w:val="00EB5157"/>
    <w:rsid w:val="00EB5324"/>
    <w:rsid w:val="00EB54F1"/>
    <w:rsid w:val="00EB5AB1"/>
    <w:rsid w:val="00EB65BC"/>
    <w:rsid w:val="00EB6859"/>
    <w:rsid w:val="00EB6A89"/>
    <w:rsid w:val="00EB6F01"/>
    <w:rsid w:val="00EB7126"/>
    <w:rsid w:val="00EB72C2"/>
    <w:rsid w:val="00EB7395"/>
    <w:rsid w:val="00EB76D2"/>
    <w:rsid w:val="00EB783C"/>
    <w:rsid w:val="00EB79DC"/>
    <w:rsid w:val="00EB7B9C"/>
    <w:rsid w:val="00EC0779"/>
    <w:rsid w:val="00EC0F79"/>
    <w:rsid w:val="00EC1437"/>
    <w:rsid w:val="00EC1883"/>
    <w:rsid w:val="00EC1C76"/>
    <w:rsid w:val="00EC1D48"/>
    <w:rsid w:val="00EC212F"/>
    <w:rsid w:val="00EC28DB"/>
    <w:rsid w:val="00EC2D45"/>
    <w:rsid w:val="00EC3622"/>
    <w:rsid w:val="00EC4138"/>
    <w:rsid w:val="00EC41AA"/>
    <w:rsid w:val="00EC41EC"/>
    <w:rsid w:val="00EC477B"/>
    <w:rsid w:val="00EC4CF5"/>
    <w:rsid w:val="00EC5119"/>
    <w:rsid w:val="00EC54E6"/>
    <w:rsid w:val="00EC575E"/>
    <w:rsid w:val="00EC5BEB"/>
    <w:rsid w:val="00EC627D"/>
    <w:rsid w:val="00EC63D2"/>
    <w:rsid w:val="00EC66E9"/>
    <w:rsid w:val="00EC68FD"/>
    <w:rsid w:val="00EC6957"/>
    <w:rsid w:val="00EC6A32"/>
    <w:rsid w:val="00EC6B1B"/>
    <w:rsid w:val="00EC6BC4"/>
    <w:rsid w:val="00EC71B8"/>
    <w:rsid w:val="00EC7229"/>
    <w:rsid w:val="00EC7641"/>
    <w:rsid w:val="00EC785C"/>
    <w:rsid w:val="00EC7865"/>
    <w:rsid w:val="00EC7AE8"/>
    <w:rsid w:val="00EC7D13"/>
    <w:rsid w:val="00ED0114"/>
    <w:rsid w:val="00ED01D6"/>
    <w:rsid w:val="00ED02C4"/>
    <w:rsid w:val="00ED0E7D"/>
    <w:rsid w:val="00ED0FEC"/>
    <w:rsid w:val="00ED1055"/>
    <w:rsid w:val="00ED1120"/>
    <w:rsid w:val="00ED1144"/>
    <w:rsid w:val="00ED1454"/>
    <w:rsid w:val="00ED145F"/>
    <w:rsid w:val="00ED162F"/>
    <w:rsid w:val="00ED17E6"/>
    <w:rsid w:val="00ED1A9C"/>
    <w:rsid w:val="00ED1C41"/>
    <w:rsid w:val="00ED1CBB"/>
    <w:rsid w:val="00ED1CDD"/>
    <w:rsid w:val="00ED1DEF"/>
    <w:rsid w:val="00ED2054"/>
    <w:rsid w:val="00ED2FC7"/>
    <w:rsid w:val="00ED34B0"/>
    <w:rsid w:val="00ED3513"/>
    <w:rsid w:val="00ED352D"/>
    <w:rsid w:val="00ED3D2D"/>
    <w:rsid w:val="00ED405F"/>
    <w:rsid w:val="00ED43B6"/>
    <w:rsid w:val="00ED4550"/>
    <w:rsid w:val="00ED464A"/>
    <w:rsid w:val="00ED4DFD"/>
    <w:rsid w:val="00ED4E91"/>
    <w:rsid w:val="00ED52EB"/>
    <w:rsid w:val="00ED57AA"/>
    <w:rsid w:val="00ED588E"/>
    <w:rsid w:val="00ED5B77"/>
    <w:rsid w:val="00ED5CFF"/>
    <w:rsid w:val="00ED606E"/>
    <w:rsid w:val="00ED6564"/>
    <w:rsid w:val="00ED69C2"/>
    <w:rsid w:val="00ED6F43"/>
    <w:rsid w:val="00ED7CA5"/>
    <w:rsid w:val="00EE06BE"/>
    <w:rsid w:val="00EE06F7"/>
    <w:rsid w:val="00EE0893"/>
    <w:rsid w:val="00EE098E"/>
    <w:rsid w:val="00EE0A85"/>
    <w:rsid w:val="00EE0D15"/>
    <w:rsid w:val="00EE13A9"/>
    <w:rsid w:val="00EE16C7"/>
    <w:rsid w:val="00EE1A06"/>
    <w:rsid w:val="00EE1B9A"/>
    <w:rsid w:val="00EE2019"/>
    <w:rsid w:val="00EE21D4"/>
    <w:rsid w:val="00EE249F"/>
    <w:rsid w:val="00EE26D8"/>
    <w:rsid w:val="00EE2FD3"/>
    <w:rsid w:val="00EE3B6C"/>
    <w:rsid w:val="00EE411E"/>
    <w:rsid w:val="00EE441B"/>
    <w:rsid w:val="00EE4796"/>
    <w:rsid w:val="00EE4A61"/>
    <w:rsid w:val="00EE4E67"/>
    <w:rsid w:val="00EE578F"/>
    <w:rsid w:val="00EE5885"/>
    <w:rsid w:val="00EE600A"/>
    <w:rsid w:val="00EE63A9"/>
    <w:rsid w:val="00EE63BA"/>
    <w:rsid w:val="00EE67D2"/>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04C"/>
    <w:rsid w:val="00EF2292"/>
    <w:rsid w:val="00EF28A6"/>
    <w:rsid w:val="00EF301E"/>
    <w:rsid w:val="00EF30E2"/>
    <w:rsid w:val="00EF316B"/>
    <w:rsid w:val="00EF3466"/>
    <w:rsid w:val="00EF39E3"/>
    <w:rsid w:val="00EF3E0D"/>
    <w:rsid w:val="00EF3FBA"/>
    <w:rsid w:val="00EF4173"/>
    <w:rsid w:val="00EF4A84"/>
    <w:rsid w:val="00EF4F6B"/>
    <w:rsid w:val="00EF53E8"/>
    <w:rsid w:val="00EF5CBE"/>
    <w:rsid w:val="00EF5ECA"/>
    <w:rsid w:val="00EF65B4"/>
    <w:rsid w:val="00EF6948"/>
    <w:rsid w:val="00EF6E19"/>
    <w:rsid w:val="00EF6E45"/>
    <w:rsid w:val="00EF71F5"/>
    <w:rsid w:val="00EF7342"/>
    <w:rsid w:val="00EF780A"/>
    <w:rsid w:val="00EF792C"/>
    <w:rsid w:val="00EF7ACC"/>
    <w:rsid w:val="00F0007E"/>
    <w:rsid w:val="00F00343"/>
    <w:rsid w:val="00F0070F"/>
    <w:rsid w:val="00F0094F"/>
    <w:rsid w:val="00F00ED5"/>
    <w:rsid w:val="00F01280"/>
    <w:rsid w:val="00F018CB"/>
    <w:rsid w:val="00F0191C"/>
    <w:rsid w:val="00F021C3"/>
    <w:rsid w:val="00F02316"/>
    <w:rsid w:val="00F02790"/>
    <w:rsid w:val="00F027AE"/>
    <w:rsid w:val="00F0284A"/>
    <w:rsid w:val="00F02AD3"/>
    <w:rsid w:val="00F02BFD"/>
    <w:rsid w:val="00F02F7F"/>
    <w:rsid w:val="00F03402"/>
    <w:rsid w:val="00F0371C"/>
    <w:rsid w:val="00F037D7"/>
    <w:rsid w:val="00F039C1"/>
    <w:rsid w:val="00F03CB5"/>
    <w:rsid w:val="00F03E26"/>
    <w:rsid w:val="00F043F6"/>
    <w:rsid w:val="00F046B1"/>
    <w:rsid w:val="00F04A88"/>
    <w:rsid w:val="00F04E86"/>
    <w:rsid w:val="00F05496"/>
    <w:rsid w:val="00F054F8"/>
    <w:rsid w:val="00F0578F"/>
    <w:rsid w:val="00F0583C"/>
    <w:rsid w:val="00F059E3"/>
    <w:rsid w:val="00F05BED"/>
    <w:rsid w:val="00F05ED7"/>
    <w:rsid w:val="00F06207"/>
    <w:rsid w:val="00F065F2"/>
    <w:rsid w:val="00F0670A"/>
    <w:rsid w:val="00F06A53"/>
    <w:rsid w:val="00F06B93"/>
    <w:rsid w:val="00F06D6B"/>
    <w:rsid w:val="00F06E73"/>
    <w:rsid w:val="00F06F4B"/>
    <w:rsid w:val="00F06FBE"/>
    <w:rsid w:val="00F0713F"/>
    <w:rsid w:val="00F0728F"/>
    <w:rsid w:val="00F07A06"/>
    <w:rsid w:val="00F07A0C"/>
    <w:rsid w:val="00F103D2"/>
    <w:rsid w:val="00F1050B"/>
    <w:rsid w:val="00F10799"/>
    <w:rsid w:val="00F10803"/>
    <w:rsid w:val="00F10D8C"/>
    <w:rsid w:val="00F1108D"/>
    <w:rsid w:val="00F11307"/>
    <w:rsid w:val="00F113A2"/>
    <w:rsid w:val="00F11604"/>
    <w:rsid w:val="00F118C0"/>
    <w:rsid w:val="00F118E3"/>
    <w:rsid w:val="00F11B22"/>
    <w:rsid w:val="00F11D33"/>
    <w:rsid w:val="00F11E1C"/>
    <w:rsid w:val="00F11E4D"/>
    <w:rsid w:val="00F11EB1"/>
    <w:rsid w:val="00F12061"/>
    <w:rsid w:val="00F121C0"/>
    <w:rsid w:val="00F1243E"/>
    <w:rsid w:val="00F12528"/>
    <w:rsid w:val="00F12613"/>
    <w:rsid w:val="00F12973"/>
    <w:rsid w:val="00F12BA5"/>
    <w:rsid w:val="00F13038"/>
    <w:rsid w:val="00F1312D"/>
    <w:rsid w:val="00F1341D"/>
    <w:rsid w:val="00F13718"/>
    <w:rsid w:val="00F137D1"/>
    <w:rsid w:val="00F13A69"/>
    <w:rsid w:val="00F14191"/>
    <w:rsid w:val="00F141BA"/>
    <w:rsid w:val="00F14D0A"/>
    <w:rsid w:val="00F14D61"/>
    <w:rsid w:val="00F15036"/>
    <w:rsid w:val="00F150F7"/>
    <w:rsid w:val="00F15158"/>
    <w:rsid w:val="00F151BA"/>
    <w:rsid w:val="00F1568D"/>
    <w:rsid w:val="00F15802"/>
    <w:rsid w:val="00F15EA9"/>
    <w:rsid w:val="00F160A3"/>
    <w:rsid w:val="00F16158"/>
    <w:rsid w:val="00F1662A"/>
    <w:rsid w:val="00F1694A"/>
    <w:rsid w:val="00F16DA6"/>
    <w:rsid w:val="00F16F74"/>
    <w:rsid w:val="00F16FF2"/>
    <w:rsid w:val="00F179FC"/>
    <w:rsid w:val="00F17CD8"/>
    <w:rsid w:val="00F20286"/>
    <w:rsid w:val="00F2035C"/>
    <w:rsid w:val="00F2064F"/>
    <w:rsid w:val="00F20742"/>
    <w:rsid w:val="00F20792"/>
    <w:rsid w:val="00F207E3"/>
    <w:rsid w:val="00F20AEF"/>
    <w:rsid w:val="00F20DA9"/>
    <w:rsid w:val="00F20DCA"/>
    <w:rsid w:val="00F21089"/>
    <w:rsid w:val="00F216A3"/>
    <w:rsid w:val="00F216C8"/>
    <w:rsid w:val="00F2172F"/>
    <w:rsid w:val="00F21ACF"/>
    <w:rsid w:val="00F21BC0"/>
    <w:rsid w:val="00F21D09"/>
    <w:rsid w:val="00F22391"/>
    <w:rsid w:val="00F22A40"/>
    <w:rsid w:val="00F22C71"/>
    <w:rsid w:val="00F22F19"/>
    <w:rsid w:val="00F2311F"/>
    <w:rsid w:val="00F23500"/>
    <w:rsid w:val="00F23703"/>
    <w:rsid w:val="00F23DA9"/>
    <w:rsid w:val="00F23DE8"/>
    <w:rsid w:val="00F24105"/>
    <w:rsid w:val="00F2416E"/>
    <w:rsid w:val="00F24221"/>
    <w:rsid w:val="00F2474C"/>
    <w:rsid w:val="00F2476A"/>
    <w:rsid w:val="00F2478E"/>
    <w:rsid w:val="00F247B4"/>
    <w:rsid w:val="00F24924"/>
    <w:rsid w:val="00F24ACD"/>
    <w:rsid w:val="00F2527D"/>
    <w:rsid w:val="00F252C5"/>
    <w:rsid w:val="00F254E4"/>
    <w:rsid w:val="00F2585C"/>
    <w:rsid w:val="00F258B0"/>
    <w:rsid w:val="00F25A02"/>
    <w:rsid w:val="00F25B94"/>
    <w:rsid w:val="00F25F15"/>
    <w:rsid w:val="00F26183"/>
    <w:rsid w:val="00F27832"/>
    <w:rsid w:val="00F27BC9"/>
    <w:rsid w:val="00F27C82"/>
    <w:rsid w:val="00F30268"/>
    <w:rsid w:val="00F30B19"/>
    <w:rsid w:val="00F30B33"/>
    <w:rsid w:val="00F30E9C"/>
    <w:rsid w:val="00F31010"/>
    <w:rsid w:val="00F31089"/>
    <w:rsid w:val="00F31366"/>
    <w:rsid w:val="00F31BC9"/>
    <w:rsid w:val="00F31BCC"/>
    <w:rsid w:val="00F31C82"/>
    <w:rsid w:val="00F32389"/>
    <w:rsid w:val="00F32638"/>
    <w:rsid w:val="00F3277D"/>
    <w:rsid w:val="00F3296D"/>
    <w:rsid w:val="00F32B19"/>
    <w:rsid w:val="00F32BB8"/>
    <w:rsid w:val="00F32C18"/>
    <w:rsid w:val="00F32D0F"/>
    <w:rsid w:val="00F331DE"/>
    <w:rsid w:val="00F336C7"/>
    <w:rsid w:val="00F33837"/>
    <w:rsid w:val="00F33B97"/>
    <w:rsid w:val="00F33FE9"/>
    <w:rsid w:val="00F34574"/>
    <w:rsid w:val="00F34776"/>
    <w:rsid w:val="00F347F0"/>
    <w:rsid w:val="00F34D26"/>
    <w:rsid w:val="00F34ED5"/>
    <w:rsid w:val="00F34EE0"/>
    <w:rsid w:val="00F350B8"/>
    <w:rsid w:val="00F35763"/>
    <w:rsid w:val="00F35F18"/>
    <w:rsid w:val="00F35FBD"/>
    <w:rsid w:val="00F36398"/>
    <w:rsid w:val="00F363CC"/>
    <w:rsid w:val="00F366DC"/>
    <w:rsid w:val="00F36895"/>
    <w:rsid w:val="00F36D8C"/>
    <w:rsid w:val="00F36EC9"/>
    <w:rsid w:val="00F3743C"/>
    <w:rsid w:val="00F37517"/>
    <w:rsid w:val="00F37666"/>
    <w:rsid w:val="00F37D9D"/>
    <w:rsid w:val="00F37F1B"/>
    <w:rsid w:val="00F37F8A"/>
    <w:rsid w:val="00F4029D"/>
    <w:rsid w:val="00F4075C"/>
    <w:rsid w:val="00F40D85"/>
    <w:rsid w:val="00F40E96"/>
    <w:rsid w:val="00F40EAD"/>
    <w:rsid w:val="00F41000"/>
    <w:rsid w:val="00F410F0"/>
    <w:rsid w:val="00F41732"/>
    <w:rsid w:val="00F41CB4"/>
    <w:rsid w:val="00F42195"/>
    <w:rsid w:val="00F426AA"/>
    <w:rsid w:val="00F4275E"/>
    <w:rsid w:val="00F42826"/>
    <w:rsid w:val="00F42BD5"/>
    <w:rsid w:val="00F4327E"/>
    <w:rsid w:val="00F43AE0"/>
    <w:rsid w:val="00F43C0F"/>
    <w:rsid w:val="00F43E50"/>
    <w:rsid w:val="00F43F1E"/>
    <w:rsid w:val="00F440EB"/>
    <w:rsid w:val="00F4414E"/>
    <w:rsid w:val="00F4429F"/>
    <w:rsid w:val="00F442DA"/>
    <w:rsid w:val="00F4438B"/>
    <w:rsid w:val="00F4452A"/>
    <w:rsid w:val="00F445EA"/>
    <w:rsid w:val="00F446EE"/>
    <w:rsid w:val="00F44D64"/>
    <w:rsid w:val="00F454DC"/>
    <w:rsid w:val="00F4565B"/>
    <w:rsid w:val="00F45722"/>
    <w:rsid w:val="00F45877"/>
    <w:rsid w:val="00F4599F"/>
    <w:rsid w:val="00F45E2C"/>
    <w:rsid w:val="00F45FB7"/>
    <w:rsid w:val="00F460BC"/>
    <w:rsid w:val="00F460DA"/>
    <w:rsid w:val="00F460E9"/>
    <w:rsid w:val="00F4640A"/>
    <w:rsid w:val="00F468DC"/>
    <w:rsid w:val="00F46AF6"/>
    <w:rsid w:val="00F46D3D"/>
    <w:rsid w:val="00F4714C"/>
    <w:rsid w:val="00F471C5"/>
    <w:rsid w:val="00F4722F"/>
    <w:rsid w:val="00F472BA"/>
    <w:rsid w:val="00F47564"/>
    <w:rsid w:val="00F4762B"/>
    <w:rsid w:val="00F47936"/>
    <w:rsid w:val="00F47A47"/>
    <w:rsid w:val="00F47B64"/>
    <w:rsid w:val="00F50076"/>
    <w:rsid w:val="00F502F8"/>
    <w:rsid w:val="00F506CF"/>
    <w:rsid w:val="00F50892"/>
    <w:rsid w:val="00F50BC0"/>
    <w:rsid w:val="00F51138"/>
    <w:rsid w:val="00F51845"/>
    <w:rsid w:val="00F51CC7"/>
    <w:rsid w:val="00F51D76"/>
    <w:rsid w:val="00F51DE6"/>
    <w:rsid w:val="00F52829"/>
    <w:rsid w:val="00F52970"/>
    <w:rsid w:val="00F52ED5"/>
    <w:rsid w:val="00F534B1"/>
    <w:rsid w:val="00F534E5"/>
    <w:rsid w:val="00F538B4"/>
    <w:rsid w:val="00F53DD5"/>
    <w:rsid w:val="00F5472F"/>
    <w:rsid w:val="00F547F8"/>
    <w:rsid w:val="00F54823"/>
    <w:rsid w:val="00F54AB7"/>
    <w:rsid w:val="00F54B7E"/>
    <w:rsid w:val="00F54CC3"/>
    <w:rsid w:val="00F54CD9"/>
    <w:rsid w:val="00F54D59"/>
    <w:rsid w:val="00F54EF4"/>
    <w:rsid w:val="00F553FD"/>
    <w:rsid w:val="00F5570C"/>
    <w:rsid w:val="00F558B8"/>
    <w:rsid w:val="00F55E11"/>
    <w:rsid w:val="00F5627D"/>
    <w:rsid w:val="00F562D3"/>
    <w:rsid w:val="00F5669A"/>
    <w:rsid w:val="00F5696E"/>
    <w:rsid w:val="00F56D31"/>
    <w:rsid w:val="00F57103"/>
    <w:rsid w:val="00F5750F"/>
    <w:rsid w:val="00F579DD"/>
    <w:rsid w:val="00F57BB6"/>
    <w:rsid w:val="00F57DD6"/>
    <w:rsid w:val="00F57EE7"/>
    <w:rsid w:val="00F60405"/>
    <w:rsid w:val="00F60D46"/>
    <w:rsid w:val="00F61904"/>
    <w:rsid w:val="00F61FB7"/>
    <w:rsid w:val="00F62794"/>
    <w:rsid w:val="00F63008"/>
    <w:rsid w:val="00F63656"/>
    <w:rsid w:val="00F63728"/>
    <w:rsid w:val="00F639F5"/>
    <w:rsid w:val="00F63C31"/>
    <w:rsid w:val="00F64CAE"/>
    <w:rsid w:val="00F64D58"/>
    <w:rsid w:val="00F650EC"/>
    <w:rsid w:val="00F651F2"/>
    <w:rsid w:val="00F65230"/>
    <w:rsid w:val="00F65384"/>
    <w:rsid w:val="00F6555B"/>
    <w:rsid w:val="00F657F1"/>
    <w:rsid w:val="00F65A24"/>
    <w:rsid w:val="00F65E96"/>
    <w:rsid w:val="00F660AE"/>
    <w:rsid w:val="00F6611D"/>
    <w:rsid w:val="00F663F8"/>
    <w:rsid w:val="00F6658F"/>
    <w:rsid w:val="00F66640"/>
    <w:rsid w:val="00F66681"/>
    <w:rsid w:val="00F667CA"/>
    <w:rsid w:val="00F66B7E"/>
    <w:rsid w:val="00F67100"/>
    <w:rsid w:val="00F6734C"/>
    <w:rsid w:val="00F677FD"/>
    <w:rsid w:val="00F67DFE"/>
    <w:rsid w:val="00F7034E"/>
    <w:rsid w:val="00F70352"/>
    <w:rsid w:val="00F703C1"/>
    <w:rsid w:val="00F704B1"/>
    <w:rsid w:val="00F70882"/>
    <w:rsid w:val="00F71CC0"/>
    <w:rsid w:val="00F71F71"/>
    <w:rsid w:val="00F7208C"/>
    <w:rsid w:val="00F721B2"/>
    <w:rsid w:val="00F721D1"/>
    <w:rsid w:val="00F727E8"/>
    <w:rsid w:val="00F728A1"/>
    <w:rsid w:val="00F72907"/>
    <w:rsid w:val="00F7356A"/>
    <w:rsid w:val="00F73F38"/>
    <w:rsid w:val="00F743CD"/>
    <w:rsid w:val="00F74403"/>
    <w:rsid w:val="00F74B96"/>
    <w:rsid w:val="00F74FED"/>
    <w:rsid w:val="00F752B3"/>
    <w:rsid w:val="00F759F3"/>
    <w:rsid w:val="00F75EC1"/>
    <w:rsid w:val="00F75FD2"/>
    <w:rsid w:val="00F7629D"/>
    <w:rsid w:val="00F764E4"/>
    <w:rsid w:val="00F767E6"/>
    <w:rsid w:val="00F76C7D"/>
    <w:rsid w:val="00F771FE"/>
    <w:rsid w:val="00F7725A"/>
    <w:rsid w:val="00F7741D"/>
    <w:rsid w:val="00F774A0"/>
    <w:rsid w:val="00F77F27"/>
    <w:rsid w:val="00F77FF1"/>
    <w:rsid w:val="00F800E2"/>
    <w:rsid w:val="00F801E3"/>
    <w:rsid w:val="00F804FC"/>
    <w:rsid w:val="00F80671"/>
    <w:rsid w:val="00F8080E"/>
    <w:rsid w:val="00F80DAC"/>
    <w:rsid w:val="00F8129C"/>
    <w:rsid w:val="00F81CBA"/>
    <w:rsid w:val="00F81E7A"/>
    <w:rsid w:val="00F81FC1"/>
    <w:rsid w:val="00F8218A"/>
    <w:rsid w:val="00F82700"/>
    <w:rsid w:val="00F8284C"/>
    <w:rsid w:val="00F82CAD"/>
    <w:rsid w:val="00F82CEF"/>
    <w:rsid w:val="00F82E65"/>
    <w:rsid w:val="00F82E73"/>
    <w:rsid w:val="00F83672"/>
    <w:rsid w:val="00F83985"/>
    <w:rsid w:val="00F84116"/>
    <w:rsid w:val="00F844A7"/>
    <w:rsid w:val="00F84541"/>
    <w:rsid w:val="00F8468C"/>
    <w:rsid w:val="00F84C4D"/>
    <w:rsid w:val="00F84D83"/>
    <w:rsid w:val="00F84D9D"/>
    <w:rsid w:val="00F84DEF"/>
    <w:rsid w:val="00F85328"/>
    <w:rsid w:val="00F854B4"/>
    <w:rsid w:val="00F85770"/>
    <w:rsid w:val="00F85858"/>
    <w:rsid w:val="00F85949"/>
    <w:rsid w:val="00F85AE0"/>
    <w:rsid w:val="00F85EEC"/>
    <w:rsid w:val="00F86009"/>
    <w:rsid w:val="00F86163"/>
    <w:rsid w:val="00F8619C"/>
    <w:rsid w:val="00F8623C"/>
    <w:rsid w:val="00F86589"/>
    <w:rsid w:val="00F86743"/>
    <w:rsid w:val="00F86CC4"/>
    <w:rsid w:val="00F86EE7"/>
    <w:rsid w:val="00F8757C"/>
    <w:rsid w:val="00F8767D"/>
    <w:rsid w:val="00F87D7A"/>
    <w:rsid w:val="00F90726"/>
    <w:rsid w:val="00F90791"/>
    <w:rsid w:val="00F907EF"/>
    <w:rsid w:val="00F90E05"/>
    <w:rsid w:val="00F90FF2"/>
    <w:rsid w:val="00F910AF"/>
    <w:rsid w:val="00F913EE"/>
    <w:rsid w:val="00F91501"/>
    <w:rsid w:val="00F91B1A"/>
    <w:rsid w:val="00F91F27"/>
    <w:rsid w:val="00F92E0E"/>
    <w:rsid w:val="00F93212"/>
    <w:rsid w:val="00F938B4"/>
    <w:rsid w:val="00F93CE7"/>
    <w:rsid w:val="00F93ED4"/>
    <w:rsid w:val="00F9420D"/>
    <w:rsid w:val="00F94C9E"/>
    <w:rsid w:val="00F94D70"/>
    <w:rsid w:val="00F94EFA"/>
    <w:rsid w:val="00F95108"/>
    <w:rsid w:val="00F95218"/>
    <w:rsid w:val="00F952A6"/>
    <w:rsid w:val="00F956E7"/>
    <w:rsid w:val="00F95BCB"/>
    <w:rsid w:val="00F960B4"/>
    <w:rsid w:val="00F96235"/>
    <w:rsid w:val="00F969E2"/>
    <w:rsid w:val="00F96B8C"/>
    <w:rsid w:val="00F96C88"/>
    <w:rsid w:val="00F96E0E"/>
    <w:rsid w:val="00F97227"/>
    <w:rsid w:val="00F973EB"/>
    <w:rsid w:val="00F97971"/>
    <w:rsid w:val="00FA046B"/>
    <w:rsid w:val="00FA04B0"/>
    <w:rsid w:val="00FA082D"/>
    <w:rsid w:val="00FA0DED"/>
    <w:rsid w:val="00FA100F"/>
    <w:rsid w:val="00FA111D"/>
    <w:rsid w:val="00FA11A7"/>
    <w:rsid w:val="00FA19C5"/>
    <w:rsid w:val="00FA1E58"/>
    <w:rsid w:val="00FA2643"/>
    <w:rsid w:val="00FA2CE0"/>
    <w:rsid w:val="00FA2F24"/>
    <w:rsid w:val="00FA3C91"/>
    <w:rsid w:val="00FA3CD0"/>
    <w:rsid w:val="00FA424A"/>
    <w:rsid w:val="00FA45AE"/>
    <w:rsid w:val="00FA47D5"/>
    <w:rsid w:val="00FA47EC"/>
    <w:rsid w:val="00FA48E7"/>
    <w:rsid w:val="00FA4A10"/>
    <w:rsid w:val="00FA4C5E"/>
    <w:rsid w:val="00FA554D"/>
    <w:rsid w:val="00FA5C3C"/>
    <w:rsid w:val="00FA5F13"/>
    <w:rsid w:val="00FA5FB5"/>
    <w:rsid w:val="00FA61F1"/>
    <w:rsid w:val="00FA620B"/>
    <w:rsid w:val="00FA7196"/>
    <w:rsid w:val="00FA7215"/>
    <w:rsid w:val="00FA725A"/>
    <w:rsid w:val="00FA7643"/>
    <w:rsid w:val="00FA77FE"/>
    <w:rsid w:val="00FA7935"/>
    <w:rsid w:val="00FA7EB3"/>
    <w:rsid w:val="00FB036A"/>
    <w:rsid w:val="00FB0AB9"/>
    <w:rsid w:val="00FB0ADB"/>
    <w:rsid w:val="00FB0AE5"/>
    <w:rsid w:val="00FB0DD4"/>
    <w:rsid w:val="00FB0F13"/>
    <w:rsid w:val="00FB1490"/>
    <w:rsid w:val="00FB14C5"/>
    <w:rsid w:val="00FB177F"/>
    <w:rsid w:val="00FB1896"/>
    <w:rsid w:val="00FB1953"/>
    <w:rsid w:val="00FB1B79"/>
    <w:rsid w:val="00FB21EE"/>
    <w:rsid w:val="00FB2779"/>
    <w:rsid w:val="00FB2899"/>
    <w:rsid w:val="00FB295D"/>
    <w:rsid w:val="00FB2C82"/>
    <w:rsid w:val="00FB35A9"/>
    <w:rsid w:val="00FB3625"/>
    <w:rsid w:val="00FB3DB2"/>
    <w:rsid w:val="00FB3E41"/>
    <w:rsid w:val="00FB402A"/>
    <w:rsid w:val="00FB40BF"/>
    <w:rsid w:val="00FB4110"/>
    <w:rsid w:val="00FB4197"/>
    <w:rsid w:val="00FB41A3"/>
    <w:rsid w:val="00FB41DA"/>
    <w:rsid w:val="00FB45E2"/>
    <w:rsid w:val="00FB46CC"/>
    <w:rsid w:val="00FB46F1"/>
    <w:rsid w:val="00FB48A2"/>
    <w:rsid w:val="00FB4970"/>
    <w:rsid w:val="00FB4981"/>
    <w:rsid w:val="00FB4E35"/>
    <w:rsid w:val="00FB4FE2"/>
    <w:rsid w:val="00FB582E"/>
    <w:rsid w:val="00FB5E44"/>
    <w:rsid w:val="00FB5F22"/>
    <w:rsid w:val="00FB60AC"/>
    <w:rsid w:val="00FB61BE"/>
    <w:rsid w:val="00FB61D1"/>
    <w:rsid w:val="00FB685E"/>
    <w:rsid w:val="00FB68F7"/>
    <w:rsid w:val="00FB6934"/>
    <w:rsid w:val="00FB6FF4"/>
    <w:rsid w:val="00FB7069"/>
    <w:rsid w:val="00FB7510"/>
    <w:rsid w:val="00FB75C6"/>
    <w:rsid w:val="00FB7702"/>
    <w:rsid w:val="00FB78BB"/>
    <w:rsid w:val="00FB7916"/>
    <w:rsid w:val="00FB7ED9"/>
    <w:rsid w:val="00FC0105"/>
    <w:rsid w:val="00FC04BE"/>
    <w:rsid w:val="00FC0991"/>
    <w:rsid w:val="00FC123C"/>
    <w:rsid w:val="00FC12FD"/>
    <w:rsid w:val="00FC1E47"/>
    <w:rsid w:val="00FC1F98"/>
    <w:rsid w:val="00FC2326"/>
    <w:rsid w:val="00FC2483"/>
    <w:rsid w:val="00FC24AF"/>
    <w:rsid w:val="00FC24B3"/>
    <w:rsid w:val="00FC263B"/>
    <w:rsid w:val="00FC26EE"/>
    <w:rsid w:val="00FC296F"/>
    <w:rsid w:val="00FC2BFC"/>
    <w:rsid w:val="00FC32AA"/>
    <w:rsid w:val="00FC3674"/>
    <w:rsid w:val="00FC3696"/>
    <w:rsid w:val="00FC36E1"/>
    <w:rsid w:val="00FC3761"/>
    <w:rsid w:val="00FC382A"/>
    <w:rsid w:val="00FC3A7D"/>
    <w:rsid w:val="00FC3B39"/>
    <w:rsid w:val="00FC3B4E"/>
    <w:rsid w:val="00FC417B"/>
    <w:rsid w:val="00FC4276"/>
    <w:rsid w:val="00FC446E"/>
    <w:rsid w:val="00FC44F3"/>
    <w:rsid w:val="00FC455D"/>
    <w:rsid w:val="00FC4855"/>
    <w:rsid w:val="00FC4DA7"/>
    <w:rsid w:val="00FC5408"/>
    <w:rsid w:val="00FC5531"/>
    <w:rsid w:val="00FC67EC"/>
    <w:rsid w:val="00FC67FD"/>
    <w:rsid w:val="00FC683A"/>
    <w:rsid w:val="00FC6E6D"/>
    <w:rsid w:val="00FC6FD8"/>
    <w:rsid w:val="00FC755A"/>
    <w:rsid w:val="00FC75A9"/>
    <w:rsid w:val="00FC7CC4"/>
    <w:rsid w:val="00FC7F1B"/>
    <w:rsid w:val="00FD0584"/>
    <w:rsid w:val="00FD0732"/>
    <w:rsid w:val="00FD08B4"/>
    <w:rsid w:val="00FD0ADC"/>
    <w:rsid w:val="00FD0C14"/>
    <w:rsid w:val="00FD0DED"/>
    <w:rsid w:val="00FD0F69"/>
    <w:rsid w:val="00FD13EE"/>
    <w:rsid w:val="00FD1788"/>
    <w:rsid w:val="00FD1F2F"/>
    <w:rsid w:val="00FD1F8E"/>
    <w:rsid w:val="00FD2229"/>
    <w:rsid w:val="00FD22CA"/>
    <w:rsid w:val="00FD264A"/>
    <w:rsid w:val="00FD2A14"/>
    <w:rsid w:val="00FD2C0A"/>
    <w:rsid w:val="00FD32E9"/>
    <w:rsid w:val="00FD344E"/>
    <w:rsid w:val="00FD3BF3"/>
    <w:rsid w:val="00FD4227"/>
    <w:rsid w:val="00FD4234"/>
    <w:rsid w:val="00FD4480"/>
    <w:rsid w:val="00FD48F2"/>
    <w:rsid w:val="00FD4E14"/>
    <w:rsid w:val="00FD4E92"/>
    <w:rsid w:val="00FD51DB"/>
    <w:rsid w:val="00FD5691"/>
    <w:rsid w:val="00FD583E"/>
    <w:rsid w:val="00FD5920"/>
    <w:rsid w:val="00FD5A66"/>
    <w:rsid w:val="00FD5B66"/>
    <w:rsid w:val="00FD5B89"/>
    <w:rsid w:val="00FD5D75"/>
    <w:rsid w:val="00FD6188"/>
    <w:rsid w:val="00FD618E"/>
    <w:rsid w:val="00FD629A"/>
    <w:rsid w:val="00FD664A"/>
    <w:rsid w:val="00FD6892"/>
    <w:rsid w:val="00FD76DB"/>
    <w:rsid w:val="00FD7857"/>
    <w:rsid w:val="00FD7B62"/>
    <w:rsid w:val="00FD7DC6"/>
    <w:rsid w:val="00FE0365"/>
    <w:rsid w:val="00FE0B2D"/>
    <w:rsid w:val="00FE0B46"/>
    <w:rsid w:val="00FE11F2"/>
    <w:rsid w:val="00FE1321"/>
    <w:rsid w:val="00FE1672"/>
    <w:rsid w:val="00FE16CE"/>
    <w:rsid w:val="00FE1726"/>
    <w:rsid w:val="00FE1744"/>
    <w:rsid w:val="00FE1A4B"/>
    <w:rsid w:val="00FE1D92"/>
    <w:rsid w:val="00FE23A3"/>
    <w:rsid w:val="00FE23EF"/>
    <w:rsid w:val="00FE26AE"/>
    <w:rsid w:val="00FE27F0"/>
    <w:rsid w:val="00FE298F"/>
    <w:rsid w:val="00FE2CC4"/>
    <w:rsid w:val="00FE2E60"/>
    <w:rsid w:val="00FE2FB9"/>
    <w:rsid w:val="00FE2FED"/>
    <w:rsid w:val="00FE3A1E"/>
    <w:rsid w:val="00FE3D29"/>
    <w:rsid w:val="00FE3D5B"/>
    <w:rsid w:val="00FE3FF3"/>
    <w:rsid w:val="00FE41E6"/>
    <w:rsid w:val="00FE443F"/>
    <w:rsid w:val="00FE4684"/>
    <w:rsid w:val="00FE47C0"/>
    <w:rsid w:val="00FE47EC"/>
    <w:rsid w:val="00FE4C1F"/>
    <w:rsid w:val="00FE4DE7"/>
    <w:rsid w:val="00FE50A6"/>
    <w:rsid w:val="00FE53EB"/>
    <w:rsid w:val="00FE57B4"/>
    <w:rsid w:val="00FE5DE5"/>
    <w:rsid w:val="00FE5E8D"/>
    <w:rsid w:val="00FE6037"/>
    <w:rsid w:val="00FE60E3"/>
    <w:rsid w:val="00FE6271"/>
    <w:rsid w:val="00FE65E7"/>
    <w:rsid w:val="00FE7033"/>
    <w:rsid w:val="00FE7237"/>
    <w:rsid w:val="00FE764D"/>
    <w:rsid w:val="00FF013B"/>
    <w:rsid w:val="00FF0353"/>
    <w:rsid w:val="00FF1035"/>
    <w:rsid w:val="00FF1375"/>
    <w:rsid w:val="00FF1501"/>
    <w:rsid w:val="00FF15B8"/>
    <w:rsid w:val="00FF1730"/>
    <w:rsid w:val="00FF1C97"/>
    <w:rsid w:val="00FF2001"/>
    <w:rsid w:val="00FF2056"/>
    <w:rsid w:val="00FF2621"/>
    <w:rsid w:val="00FF26E5"/>
    <w:rsid w:val="00FF278E"/>
    <w:rsid w:val="00FF28F7"/>
    <w:rsid w:val="00FF29A5"/>
    <w:rsid w:val="00FF2B87"/>
    <w:rsid w:val="00FF2C49"/>
    <w:rsid w:val="00FF339F"/>
    <w:rsid w:val="00FF3DA3"/>
    <w:rsid w:val="00FF3DEF"/>
    <w:rsid w:val="00FF40B1"/>
    <w:rsid w:val="00FF4131"/>
    <w:rsid w:val="00FF4280"/>
    <w:rsid w:val="00FF479E"/>
    <w:rsid w:val="00FF48DA"/>
    <w:rsid w:val="00FF4AB5"/>
    <w:rsid w:val="00FF4CDD"/>
    <w:rsid w:val="00FF5FDD"/>
    <w:rsid w:val="00FF5FEF"/>
    <w:rsid w:val="00FF6027"/>
    <w:rsid w:val="00FF605D"/>
    <w:rsid w:val="00FF620E"/>
    <w:rsid w:val="00FF63D9"/>
    <w:rsid w:val="00FF6493"/>
    <w:rsid w:val="00FF6DD5"/>
    <w:rsid w:val="00FF759A"/>
    <w:rsid w:val="00FF75EF"/>
    <w:rsid w:val="00FF7628"/>
    <w:rsid w:val="00FF767F"/>
    <w:rsid w:val="00FF778A"/>
    <w:rsid w:val="00FF7BF1"/>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CF1D94"/>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CF1D94"/>
    <w:rPr>
      <w:rFonts w:ascii="宋体" w:eastAsia="黑体" w:hAnsi="Times New Roman"/>
      <w:color w:val="000000"/>
      <w:spacing w:val="10"/>
      <w:kern w:val="2"/>
      <w:sz w:val="21"/>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 w:type="table" w:styleId="4-3">
    <w:name w:val="Grid Table 4 Accent 3"/>
    <w:basedOn w:val="a3"/>
    <w:uiPriority w:val="49"/>
    <w:rsid w:val="00AB18A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EEACA"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054936067">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comments" Target="comments.xml"/><Relationship Id="rId34" Type="http://schemas.openxmlformats.org/officeDocument/2006/relationships/image" Target="media/image9.png"/><Relationship Id="rId42" Type="http://schemas.openxmlformats.org/officeDocument/2006/relationships/package" Target="embeddings/Microsoft_Visio___3.vsdx"/><Relationship Id="rId47" Type="http://schemas.openxmlformats.org/officeDocument/2006/relationships/image" Target="media/image17.png"/><Relationship Id="rId50" Type="http://schemas.openxmlformats.org/officeDocument/2006/relationships/package" Target="embeddings/Microsoft_Visio___6.vsdx"/><Relationship Id="rId55" Type="http://schemas.openxmlformats.org/officeDocument/2006/relationships/image" Target="media/image23.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jp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baike.baidu.com/item/Content%20Provider" TargetMode="External"/><Relationship Id="rId37" Type="http://schemas.openxmlformats.org/officeDocument/2006/relationships/image" Target="media/image12.emf"/><Relationship Id="rId40" Type="http://schemas.openxmlformats.org/officeDocument/2006/relationships/package" Target="embeddings/Microsoft_Visio___2.vsdx"/><Relationship Id="rId45" Type="http://schemas.openxmlformats.org/officeDocument/2006/relationships/image" Target="media/image16.emf"/><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eader" Target="header6.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4.jpg"/><Relationship Id="rId30" Type="http://schemas.openxmlformats.org/officeDocument/2006/relationships/hyperlink" Target="http://baike.baidu.com/item/Content%20Provider" TargetMode="External"/><Relationship Id="rId35" Type="http://schemas.openxmlformats.org/officeDocument/2006/relationships/image" Target="media/image10.png"/><Relationship Id="rId43" Type="http://schemas.openxmlformats.org/officeDocument/2006/relationships/image" Target="media/image15.emf"/><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20.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package" Target="embeddings/Microsoft_Visio___1.vsdx"/><Relationship Id="rId46" Type="http://schemas.openxmlformats.org/officeDocument/2006/relationships/package" Target="embeddings/Microsoft_Visio___5.vsdx"/><Relationship Id="rId59" Type="http://schemas.openxmlformats.org/officeDocument/2006/relationships/image" Target="media/image27.png"/><Relationship Id="rId67" Type="http://schemas.microsoft.com/office/2011/relationships/people" Target="people.xml"/><Relationship Id="rId20" Type="http://schemas.openxmlformats.org/officeDocument/2006/relationships/footer" Target="footer6.xml"/><Relationship Id="rId41" Type="http://schemas.openxmlformats.org/officeDocument/2006/relationships/image" Target="media/image14.emf"/><Relationship Id="rId54" Type="http://schemas.openxmlformats.org/officeDocument/2006/relationships/image" Target="media/image22.png"/><Relationship Id="rId62" Type="http://schemas.openxmlformats.org/officeDocument/2006/relationships/hyperlink" Target="http://VendingConfig.IP:VendingConfig.PORT/vendingfile/drinkImages/**.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5.jpg"/><Relationship Id="rId36" Type="http://schemas.openxmlformats.org/officeDocument/2006/relationships/image" Target="media/image11.png"/><Relationship Id="rId49" Type="http://schemas.openxmlformats.org/officeDocument/2006/relationships/image" Target="media/image19.emf"/><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package" Target="embeddings/Microsoft_Visio___4.vsdx"/><Relationship Id="rId52" Type="http://schemas.openxmlformats.org/officeDocument/2006/relationships/package" Target="embeddings/Microsoft_Visio___7.vsdx"/><Relationship Id="rId60" Type="http://schemas.openxmlformats.org/officeDocument/2006/relationships/image" Target="media/image28.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emf"/></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B476D-3996-4577-931E-8C81C413F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77</Pages>
  <Words>7194</Words>
  <Characters>41009</Characters>
  <Application>Microsoft Office Word</Application>
  <DocSecurity>0</DocSecurity>
  <Lines>341</Lines>
  <Paragraphs>96</Paragraphs>
  <ScaleCrop>false</ScaleCrop>
  <Company>Microsoft</Company>
  <LinksUpToDate>false</LinksUpToDate>
  <CharactersWithSpaces>48107</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802</cp:revision>
  <cp:lastPrinted>2017-11-07T09:13:00Z</cp:lastPrinted>
  <dcterms:created xsi:type="dcterms:W3CDTF">2017-11-16T09:24:00Z</dcterms:created>
  <dcterms:modified xsi:type="dcterms:W3CDTF">2017-11-17T13:17:00Z</dcterms:modified>
</cp:coreProperties>
</file>